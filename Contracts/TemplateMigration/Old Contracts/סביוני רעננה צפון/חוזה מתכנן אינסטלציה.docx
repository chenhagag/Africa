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D69961" w14:textId="59CF7357" w:rsidR="00D5041C" w:rsidRPr="00D5041C" w:rsidRDefault="00D5041C" w:rsidP="001F474B">
      <w:pPr>
        <w:widowControl w:val="0"/>
        <w:spacing w:before="0" w:beforeAutospacing="0" w:after="0" w:afterAutospacing="0" w:line="240" w:lineRule="auto"/>
        <w:rPr>
          <w:rFonts w:ascii="Times New Roman" w:eastAsia="Times New Roman" w:hAnsi="Times New Roman" w:cs="David" w:hint="cs"/>
          <w:bCs/>
          <w:sz w:val="32"/>
          <w:szCs w:val="32"/>
          <w:u w:val="single"/>
          <w:rtl/>
          <w:lang w:eastAsia="he-IL"/>
        </w:rPr>
      </w:pPr>
      <w:bookmarkStart w:id="0" w:name="_GoBack"/>
      <w:bookmarkEnd w:id="0"/>
    </w:p>
    <w:p w14:paraId="62C6ED1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4815BF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1B14AA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714E63F5" wp14:editId="675DA53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989A62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B937D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A0C42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91956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1CB78F"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22BA8C1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99D2F7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32C24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C549DD4"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3774AE"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4068F"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2FC837F" w14:textId="77777777" w:rsidR="003235F8" w:rsidRPr="00B27B4C" w:rsidRDefault="00B439E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0-05-14T17:21:00Z">
            <w:r>
              <w:rPr>
                <w:rFonts w:ascii="Times New Roman" w:eastAsia="Times New Roman" w:hAnsi="Times New Roman" w:cs="David" w:hint="cs"/>
                <w:bCs/>
                <w:sz w:val="32"/>
                <w:szCs w:val="32"/>
                <w:u w:val="single"/>
                <w:rtl/>
                <w:lang w:eastAsia="he-IL"/>
              </w:rPr>
              <w:t>הקמה 150 יח''ד ומסחר על גבי החניון תת קרקעי</w:t>
            </w:r>
          </w:ins>
        </w:p>
      </w:sdtContent>
    </w:sdt>
    <w:p w14:paraId="5C4DA063"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90EDC8B" w14:textId="77777777" w:rsidR="003235F8" w:rsidRPr="00B27B4C" w:rsidRDefault="00B439E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גרמן קגנובסקי" w:date="2020-05-14T17:20:00Z">
            <w:r>
              <w:rPr>
                <w:rFonts w:ascii="Times New Roman" w:eastAsia="Times New Roman" w:hAnsi="Times New Roman" w:cs="David" w:hint="cs"/>
                <w:bCs/>
                <w:sz w:val="32"/>
                <w:szCs w:val="32"/>
                <w:u w:val="single"/>
                <w:rtl/>
                <w:lang w:eastAsia="he-IL"/>
              </w:rPr>
              <w:t>סביוני רעננה צפון</w:t>
            </w:r>
          </w:ins>
        </w:p>
      </w:sdtContent>
    </w:sdt>
    <w:p w14:paraId="3A2F8D86"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551D0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477D1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296DC9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09A0CC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0EA4DA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7B0A03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DFFDE9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C0BE51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6F602B5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6CC622"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57ACB" w:rsidRPr="003235F8">
            <w:rPr>
              <w:rStyle w:val="AutoFieldChar"/>
              <w:rFonts w:eastAsiaTheme="minorHAnsi"/>
              <w:color w:val="00B0F0"/>
              <w:rtl/>
            </w:rPr>
            <w:t>[תאריך חתימת חוזה]</w:t>
          </w:r>
        </w:sdtContent>
      </w:sdt>
    </w:p>
    <w:p w14:paraId="02F9F27A"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49D7E9E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B35AD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46D09"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2E7CC1C" w14:textId="77777777" w:rsidR="00D5041C" w:rsidRPr="00D5041C" w:rsidRDefault="00220E23"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גרמן קגנובסקי" w:date="2020-05-14T16:49: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318E1FD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34687AD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273E1826"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431358F"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3EE07AE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4D8B6FB" w14:textId="77777777" w:rsidR="00D5041C" w:rsidRPr="00D5041C" w:rsidRDefault="0090582F" w:rsidP="00157ACB">
          <w:pPr>
            <w:pStyle w:val="AutoField"/>
            <w:rPr>
              <w:sz w:val="20"/>
              <w:rtl/>
              <w:lang w:eastAsia="he-IL"/>
            </w:rPr>
          </w:pPr>
          <w:ins w:id="4" w:author="גרמן קגנובסקי" w:date="2020-05-14T17:16:00Z">
            <w:r>
              <w:rPr>
                <w:rFonts w:hint="cs"/>
                <w:color w:val="800080"/>
                <w:rtl/>
              </w:rPr>
              <w:br/>
              <w:t>א.ח. תכנון וייעוץ בהנדסת מים וביוב בע''מ</w:t>
            </w:r>
            <w:r>
              <w:rPr>
                <w:rFonts w:hint="cs"/>
                <w:color w:val="800080"/>
                <w:rtl/>
              </w:rPr>
              <w:br/>
              <w:t>רח' המגשימים 6 פתח תקווה</w:t>
            </w:r>
            <w:r>
              <w:rPr>
                <w:rFonts w:hint="cs"/>
                <w:color w:val="800080"/>
                <w:rtl/>
              </w:rPr>
              <w:br/>
              <w:t>513024430</w:t>
            </w:r>
            <w:r>
              <w:rPr>
                <w:rFonts w:hint="cs"/>
                <w:color w:val="800080"/>
                <w:rtl/>
              </w:rPr>
              <w:br/>
            </w:r>
          </w:ins>
        </w:p>
      </w:sdtContent>
    </w:sdt>
    <w:p w14:paraId="48F08FB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FC5C20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70B19E5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9149652"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5D7A779"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4D40A51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440994C1"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3E9C9B9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908A8E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C4535C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C2D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67C7CEB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75126C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498F4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409D7A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A210AE"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C66D13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74AA9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w:t>
      </w:r>
      <w:r w:rsidRPr="00D5041C">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19C1D9A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C85B6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6D672F9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2A98D3E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4404F82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B046A9"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E9383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9881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A878A3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CD427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697C49D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602A93C0"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C731F3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478255F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294A7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411A674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CF8397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C0CEE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04CDB9B4"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6359DCB2"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747C3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54CF3FB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2DCC76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7FBFA7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38C50EF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7ADCAC4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7EC99AE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1749311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6DEC3137"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1928F53B"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5354A1CA"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70CF958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66A933E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04387A70"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05BDCE8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5DA9524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43C67F4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310EA3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19A0B9D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605F86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6E180B1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2B6F6D7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6CC759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36D0CD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365DEF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7628443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01CD9D3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815197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6C7F36A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675FE9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658CB4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1ECE22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7ACF4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2131344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7B0652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526958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443A47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6209B1E3"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28FA3C1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2E004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0707CAA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50F5318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97A7E0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1B41DF4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91EC5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C8A1B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1950E33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4F28B44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797F93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4C4026B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5419363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66425EC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1B3B07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295183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CCE51F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22A563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6D3ADA9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5E0C5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B10EF2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73B3DFBE"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569B72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248F5F1D" w14:textId="53174A75"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del w:id="5" w:author="גרמן קגנובסקי" w:date="2020-08-18T09:40:00Z">
        <w:r w:rsidRPr="00D5041C" w:rsidDel="00294E69">
          <w:rPr>
            <w:rFonts w:ascii="Times New Roman" w:eastAsia="Times New Roman" w:hAnsi="Times New Roman" w:cs="David"/>
            <w:sz w:val="20"/>
            <w:szCs w:val="24"/>
            <w:rtl/>
            <w:lang w:eastAsia="he-IL"/>
          </w:rPr>
          <w:delText xml:space="preserve">ב- 1 לכל חודש גרגוריאני וכן </w:delText>
        </w:r>
      </w:del>
      <w:r w:rsidRPr="00D5041C">
        <w:rPr>
          <w:rFonts w:ascii="Times New Roman" w:eastAsia="Times New Roman" w:hAnsi="Times New Roman" w:cs="David"/>
          <w:sz w:val="20"/>
          <w:szCs w:val="24"/>
          <w:rtl/>
          <w:lang w:eastAsia="he-IL"/>
        </w:rPr>
        <w:t>בכל מועד שיידרש על ידי המזמין, ימסור המתכנן למזמין דו"ח על התקדמות ביצוע שרותי המתכנן ועם תחילת ביצוע העבודות באתר גם דו"ח פיקוח על ביצוען.</w:t>
      </w:r>
    </w:p>
    <w:p w14:paraId="2B40AA10"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6AC8E91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38A25FC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4840780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6C48B918"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3CF1BBC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20BE07C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353D3D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96D3A0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3E58194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54CE80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112481D3"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0952E8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3626D7B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B2D9B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6FB96D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37AF54B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C50BB61"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031511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1F013C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D7F6200"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6ADF635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16F36D3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13B23BE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37B049E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11120D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092538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3E394FF"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7CD7FD4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051C479E"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8F41C24"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7E85D35" w14:textId="0C9173C0" w:rsidR="00B55126" w:rsidRPr="00013687" w:rsidRDefault="00B55126" w:rsidP="00B5512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id="6" w:author="גרמן קגנובסקי" w:date="2020-08-04T09:23:00Z">
        <w:r w:rsidR="009A7F2D">
          <w:rPr>
            <w:rFonts w:eastAsia="Times New Roman" w:cs="David" w:hint="cs"/>
            <w:color w:val="auto"/>
            <w:szCs w:val="24"/>
            <w:rtl/>
          </w:rPr>
          <w:t xml:space="preserve"> כאשר הסכום יקבע על פי פסק דין חלוט.</w:t>
        </w:r>
      </w:ins>
      <w:del w:id="7" w:author="גרמן קגנובסקי" w:date="2020-08-04T09:23:00Z">
        <w:r w:rsidRPr="00013687" w:rsidDel="009A7F2D">
          <w:rPr>
            <w:rFonts w:eastAsia="Times New Roman" w:cs="David" w:hint="cs"/>
            <w:color w:val="auto"/>
            <w:szCs w:val="24"/>
            <w:rtl/>
          </w:rPr>
          <w:delText>.</w:delText>
        </w:r>
      </w:del>
    </w:p>
    <w:p w14:paraId="684C82B5"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A3F4C65"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9629515"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FE310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3ABB0A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4CA60CE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194ADAC2"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67B7053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734FE66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5B47961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456276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83290F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26EFC81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7DCFAD1"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538F0E8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322DFCE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294C2746"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698B7DD9"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767CA5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53CB5E8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3BF532FC" w14:textId="662CCAF3"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ins w:id="8" w:author="גרמן קגנובסקי" w:date="2020-08-04T09:27:00Z">
        <w:r w:rsidR="009A7F2D">
          <w:rPr>
            <w:rFonts w:ascii="Times New Roman" w:eastAsia="Times New Roman" w:hAnsi="Times New Roman" w:cs="David"/>
            <w:color w:val="000000"/>
            <w:sz w:val="20"/>
            <w:szCs w:val="24"/>
            <w:lang w:eastAsia="he-IL"/>
          </w:rPr>
          <w:t xml:space="preserve"> </w:t>
        </w:r>
      </w:ins>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w:t>
      </w:r>
      <w:ins w:id="9" w:author="גרמן קגנובסקי" w:date="2020-08-04T09:27:00Z">
        <w:r w:rsidR="009A7F2D">
          <w:rPr>
            <w:rFonts w:ascii="Times New Roman" w:eastAsia="Times New Roman" w:hAnsi="Times New Roman" w:cs="David" w:hint="cs"/>
            <w:sz w:val="20"/>
            <w:szCs w:val="24"/>
            <w:rtl/>
            <w:lang w:eastAsia="he-IL"/>
          </w:rPr>
          <w:t>כאשר קבלן יכין את תכניות עדות והמתכנן יבדוק ויאשר אותן</w:t>
        </w:r>
      </w:ins>
      <w:ins w:id="10" w:author="גרמן קגנובסקי" w:date="2020-08-04T09:28:00Z">
        <w:r w:rsidR="009A7F2D">
          <w:rPr>
            <w:rFonts w:ascii="Times New Roman" w:eastAsia="Times New Roman" w:hAnsi="Times New Roman" w:cs="David" w:hint="cs"/>
            <w:sz w:val="20"/>
            <w:szCs w:val="24"/>
            <w:rtl/>
            <w:lang w:eastAsia="he-IL"/>
          </w:rPr>
          <w:t>,</w:t>
        </w:r>
      </w:ins>
      <w:r w:rsidRPr="00D5041C">
        <w:rPr>
          <w:rFonts w:ascii="Times New Roman" w:eastAsia="Times New Roman" w:hAnsi="Times New Roman" w:cs="David"/>
          <w:sz w:val="20"/>
          <w:szCs w:val="24"/>
          <w:rtl/>
          <w:lang w:eastAsia="he-IL"/>
        </w:rPr>
        <w:t xml:space="preserve">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48B1C94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782CF6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05B87E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72784D9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C45F3C0"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72A4C85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36A5B4C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0E14F8C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97E2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3ED443A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0355D0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A3DAD54"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3B2F51BF"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15FEB40"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7D0A813"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1ACCD91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3FB10852"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0598F7C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5866336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3CFEE4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AF4380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4615A3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4728B2D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7F621209"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05ACFFD"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66EA0C54"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3BE7D040"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472D0A0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25E5B1A4"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7DC9BE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556812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42A690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0B00D5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9F98FC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60D0F58" w14:textId="723A03E9" w:rsidR="00D5041C" w:rsidRPr="003235F8" w:rsidRDefault="00D5041C" w:rsidP="009A7F2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w:t>
      </w:r>
      <w:del w:id="11" w:author="גרמן קגנובסקי" w:date="2020-08-04T09:25:00Z">
        <w:r w:rsidRPr="00D5041C" w:rsidDel="009A7F2D">
          <w:rPr>
            <w:rFonts w:ascii="Times New Roman" w:eastAsia="Times New Roman" w:hAnsi="Times New Roman" w:cs="David"/>
            <w:sz w:val="20"/>
            <w:szCs w:val="24"/>
            <w:rtl/>
            <w:lang w:eastAsia="he-IL"/>
          </w:rPr>
          <w:delText>, בתוספת 15% לכ</w:delText>
        </w:r>
        <w:r w:rsidRPr="00D5041C" w:rsidDel="009A7F2D">
          <w:rPr>
            <w:rFonts w:ascii="Times New Roman" w:eastAsia="Times New Roman" w:hAnsi="Times New Roman" w:cs="David" w:hint="cs"/>
            <w:sz w:val="20"/>
            <w:szCs w:val="24"/>
            <w:rtl/>
            <w:lang w:eastAsia="he-IL"/>
          </w:rPr>
          <w:delText>י</w:delText>
        </w:r>
        <w:r w:rsidRPr="00D5041C" w:rsidDel="009A7F2D">
          <w:rPr>
            <w:rFonts w:ascii="Times New Roman" w:eastAsia="Times New Roman" w:hAnsi="Times New Roman" w:cs="David"/>
            <w:sz w:val="20"/>
            <w:szCs w:val="24"/>
            <w:rtl/>
            <w:lang w:eastAsia="he-IL"/>
          </w:rPr>
          <w:delText>סוי הוצאותיו הכלליות, וזאת מבלי שיהיה עליו להוכיח את הסכומים הנ"ל.</w:delText>
        </w:r>
      </w:del>
    </w:p>
    <w:p w14:paraId="2E128533"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178CD46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10BCB22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320B7A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7D61B60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2890CA2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5A879E9"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3B59B28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7B2247B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D274366"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1651982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534763B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4C84E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37380E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4124270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22F9477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5036EAC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65DACD7B"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1609D01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17FAA4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69B3ABD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2CD57A8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14CB6CAF"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B1539E8"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585B6C4C" w14:textId="6852F974" w:rsidR="00D5041C" w:rsidRPr="00D5041C" w:rsidRDefault="00D5041C" w:rsidP="009A7F2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del w:id="12" w:author="גרמן קגנובסקי" w:date="2020-08-04T09:30:00Z">
        <w:r w:rsidRPr="00D5041C" w:rsidDel="009A7F2D">
          <w:rPr>
            <w:rFonts w:ascii="Times New Roman" w:eastAsia="Times New Roman" w:hAnsi="Times New Roman" w:cs="David"/>
            <w:sz w:val="20"/>
            <w:szCs w:val="24"/>
            <w:rtl/>
            <w:lang w:eastAsia="he-IL"/>
          </w:rPr>
          <w:delText>המזמין זכאי לקזז כנגד כל סכום המגיע למתכנן מאת המזמין לפי חוזה</w:delText>
        </w:r>
        <w:r w:rsidRPr="00D5041C" w:rsidDel="009A7F2D">
          <w:rPr>
            <w:rFonts w:ascii="Times New Roman" w:eastAsia="Times New Roman" w:hAnsi="Times New Roman" w:cs="David" w:hint="cs"/>
            <w:sz w:val="20"/>
            <w:szCs w:val="24"/>
            <w:rtl/>
            <w:lang w:eastAsia="he-IL"/>
          </w:rPr>
          <w:delText xml:space="preserve"> זה,</w:delText>
        </w:r>
        <w:r w:rsidRPr="00D5041C" w:rsidDel="009A7F2D">
          <w:rPr>
            <w:rFonts w:ascii="Times New Roman" w:eastAsia="Times New Roman" w:hAnsi="Times New Roman" w:cs="David"/>
            <w:sz w:val="20"/>
            <w:szCs w:val="24"/>
            <w:rtl/>
            <w:lang w:eastAsia="he-IL"/>
          </w:rPr>
          <w:delText xml:space="preserve"> כל סכום שלפי טענתו מגיע לו מהמתכנן, וכל זכות של המתכנן לתשלום מהמזמין כפופה לזכות הקיזוז הנ"ל.</w:delText>
        </w:r>
      </w:del>
    </w:p>
    <w:p w14:paraId="4656727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D72AE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339C5756"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0FCF4FF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F3C7D4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6E9E8A2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327861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2E50CEFE"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6D21B2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0CBA19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F03EE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E1CF5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5DBF57A"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72651DF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3C567E"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1CEE2B0"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8DB3549"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7DF9A"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69E59E"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 w:author="גרמן קגנובסקי" w:date="2020-05-14T17:16:00Z">
            <w:r w:rsidR="0090582F">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4" w:author="גרמן קגנובסקי" w:date="2020-05-14T16:49:00Z">
            <w:r w:rsidR="00220E23" w:rsidRPr="003E6FC4">
              <w:rPr>
                <w:rStyle w:val="PlaceholderText"/>
                <w:rtl/>
              </w:rPr>
              <w:t>[שם צד א]</w:t>
            </w:r>
          </w:ins>
        </w:sdtContent>
      </w:sdt>
    </w:p>
    <w:p w14:paraId="4E9AD3F6"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4C25DF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9C495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B567D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5C8A0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2804DD"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64F4F5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BA40AF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453BFD"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E1B0A6F"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E6C4700"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AEC9C73"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3AAC4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FEF60E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66551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5" w:author="גרמן קגנובסקי" w:date="2020-05-14T16:49:00Z">
            <w:r w:rsidR="00220E23">
              <w:rPr>
                <w:rFonts w:ascii="Times New Roman" w:eastAsia="Times New Roman" w:hAnsi="Times New Roman" w:cs="David" w:hint="cs"/>
                <w:color w:val="00B0F0"/>
                <w:sz w:val="24"/>
                <w:szCs w:val="24"/>
                <w:rtl/>
                <w:lang w:eastAsia="he-IL"/>
              </w:rPr>
              <w:t>רעננה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 w:author="גרמן קגנובסקי" w:date="2020-05-14T17:20:00Z">
            <w:r w:rsidR="00B439E8">
              <w:rPr>
                <w:rFonts w:ascii="Times New Roman" w:eastAsia="Times New Roman" w:hAnsi="Times New Roman" w:cs="David" w:hint="cs"/>
                <w:color w:val="00B0F0"/>
                <w:sz w:val="24"/>
                <w:szCs w:val="24"/>
                <w:rtl/>
              </w:rPr>
              <w:t>סביוני רעננה צפון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7" w:author="גרמן קגנובסקי" w:date="2020-05-14T17:21:00Z">
            <w:r w:rsidR="00B439E8">
              <w:rPr>
                <w:rFonts w:ascii="Times New Roman" w:eastAsia="Times New Roman" w:hAnsi="Times New Roman" w:cs="David" w:hint="cs"/>
                <w:color w:val="00B0F0"/>
                <w:sz w:val="24"/>
                <w:szCs w:val="24"/>
                <w:rtl/>
              </w:rPr>
              <w:t>הקמה 150 יח''ד ומסחר על גבי החניון תת קרקעי</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9DB29E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E32E87" w14:textId="77777777" w:rsidR="007B54F0" w:rsidRPr="00B27B4C" w:rsidRDefault="007B54F0" w:rsidP="0090582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8" w:author="גרמן קגנובסקי" w:date="2020-05-14T17:17:00Z">
            <w:r w:rsidR="0090582F">
              <w:rPr>
                <w:rFonts w:ascii="Times New Roman" w:eastAsia="Times New Roman" w:hAnsi="Times New Roman" w:cs="David" w:hint="cs"/>
                <w:color w:val="008000"/>
                <w:sz w:val="24"/>
                <w:szCs w:val="24"/>
                <w:rtl/>
              </w:rPr>
              <w:t>רע/708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9" w:author="גרמן קגנובסקי" w:date="2020-05-14T17:17:00Z">
            <w:r w:rsidR="0090582F">
              <w:rPr>
                <w:rFonts w:ascii="Times New Roman" w:eastAsia="Times New Roman" w:hAnsi="Times New Roman" w:cs="David" w:hint="cs"/>
                <w:sz w:val="24"/>
                <w:szCs w:val="24"/>
                <w:rtl/>
                <w:lang w:eastAsia="he-IL"/>
              </w:rPr>
              <w:t>גוש 6578 חלקה 151</w:t>
            </w:r>
          </w:ins>
        </w:sdtContent>
      </w:sdt>
      <w:r w:rsidRPr="00B27B4C">
        <w:rPr>
          <w:rFonts w:ascii="Times New Roman" w:eastAsia="Times New Roman" w:hAnsi="Times New Roman" w:cs="David" w:hint="cs"/>
          <w:sz w:val="24"/>
          <w:szCs w:val="24"/>
          <w:rtl/>
          <w:lang w:eastAsia="he-IL"/>
        </w:rPr>
        <w:t>.</w:t>
      </w:r>
    </w:p>
    <w:p w14:paraId="517CBFF1"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9DC64A8"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0E4E48"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0" w:author="גרמן קגנובסקי" w:date="2020-05-14T16:49:00Z">
            <w:r w:rsidR="00220E23">
              <w:rPr>
                <w:rFonts w:ascii="Times New Roman" w:eastAsia="Times New Roman" w:hAnsi="Times New Roman" w:cs="David" w:hint="cs"/>
                <w:color w:val="008000"/>
                <w:sz w:val="24"/>
                <w:szCs w:val="24"/>
                <w:rtl/>
              </w:rPr>
              <w:t>רעננה</w:t>
            </w:r>
          </w:ins>
        </w:sdtContent>
      </w:sdt>
      <w:r w:rsidRPr="00B27B4C">
        <w:rPr>
          <w:rFonts w:ascii="Times New Roman" w:eastAsia="Times New Roman" w:hAnsi="Times New Roman" w:cs="David" w:hint="cs"/>
          <w:color w:val="008000"/>
          <w:sz w:val="24"/>
          <w:szCs w:val="24"/>
          <w:rtl/>
        </w:rPr>
        <w:t>.</w:t>
      </w:r>
    </w:p>
    <w:p w14:paraId="5ADE0469"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125C0B56"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02B97E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6EE1C4" w14:textId="77777777" w:rsidR="007B54F0" w:rsidRPr="00B27B4C" w:rsidRDefault="007B54F0" w:rsidP="00B439E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1" w:author="גרמן קגנובסקי" w:date="2020-05-14T17:21:00Z">
            <w:r w:rsidR="00B439E8">
              <w:rPr>
                <w:rFonts w:ascii="Times New Roman" w:eastAsia="Times New Roman" w:hAnsi="Times New Roman" w:cs="David" w:hint="cs"/>
                <w:sz w:val="24"/>
                <w:szCs w:val="24"/>
                <w:rtl/>
                <w:lang w:eastAsia="he-IL"/>
              </w:rPr>
              <w:t>גרמן קגנובסקי</w:t>
            </w:r>
          </w:ins>
        </w:sdtContent>
      </w:sdt>
    </w:p>
    <w:p w14:paraId="5FD7F13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A4EDDF1"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EA5618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699A94E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4FA2EE" w14:textId="77777777" w:rsidR="007B54F0" w:rsidRPr="00B27B4C" w:rsidRDefault="007B54F0" w:rsidP="00B439E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2" w:author="גרמן קגנובסקי" w:date="2020-05-14T17:21:00Z">
            <w:r w:rsidR="00B439E8">
              <w:rPr>
                <w:rFonts w:ascii="Times New Roman" w:eastAsia="Times New Roman" w:hAnsi="Times New Roman" w:cs="David" w:hint="cs"/>
                <w:color w:val="008000"/>
                <w:sz w:val="24"/>
                <w:szCs w:val="24"/>
                <w:rtl/>
                <w:lang w:eastAsia="he-IL"/>
              </w:rPr>
              <w:t>ולי אנטונוב.</w:t>
            </w:r>
          </w:ins>
        </w:sdtContent>
      </w:sdt>
    </w:p>
    <w:p w14:paraId="0C2A8112"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5A645A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CA5D9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7C75992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82A1C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C8512F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34F54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2B382E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BB2DD3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DE8C3C"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FB6A52C"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CEB7ED9"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16E1A09"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48133894" w14:textId="77777777" w:rsidTr="007B54F0">
        <w:tc>
          <w:tcPr>
            <w:tcW w:w="3366" w:type="dxa"/>
          </w:tcPr>
          <w:p w14:paraId="77E97E84" w14:textId="77777777" w:rsidR="007B54F0" w:rsidRDefault="001F474B"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B54F0" w:rsidRPr="00E95AE9">
                  <w:rPr>
                    <w:rStyle w:val="PlaceholderText"/>
                    <w:color w:val="00B0F0"/>
                    <w:rtl/>
                  </w:rPr>
                  <w:t>[אחוז השתתפות צד א]</w:t>
                </w:r>
              </w:sdtContent>
            </w:sdt>
          </w:p>
          <w:p w14:paraId="53A79772"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F69E1C7" w14:textId="77777777" w:rsidR="007B54F0" w:rsidRDefault="007B54F0" w:rsidP="007B54F0">
            <w:pPr>
              <w:widowControl w:val="0"/>
              <w:spacing w:before="0" w:beforeAutospacing="0" w:after="0" w:afterAutospacing="0" w:line="240" w:lineRule="auto"/>
              <w:ind w:left="720"/>
              <w:outlineLvl w:val="2"/>
            </w:pPr>
          </w:p>
          <w:p w14:paraId="7C0788AC"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46E569E"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7FD9E80"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17B669B2"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01994C"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462C4F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2AEEB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66153BFF"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57AB8B17"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6B03C8F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0D2B8"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50E09869"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5343DD7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6D951372"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0B17F31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D5FB7F"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1C1E02D1" w14:textId="0A32BC6F" w:rsidR="007E40BD" w:rsidRPr="00B27B4C" w:rsidRDefault="007E40BD" w:rsidP="007472DA">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w:t>
      </w:r>
      <w:del w:id="23" w:author="גרמן קגנובסקי" w:date="2020-08-18T10:34:00Z">
        <w:r w:rsidRPr="00B27B4C" w:rsidDel="007472DA">
          <w:rPr>
            <w:rFonts w:ascii="Times New Roman" w:eastAsia="Times New Roman" w:hAnsi="Times New Roman" w:cs="David"/>
            <w:sz w:val="24"/>
            <w:szCs w:val="24"/>
            <w:rtl/>
            <w:lang w:eastAsia="he-IL"/>
          </w:rPr>
          <w:delText xml:space="preserve">בכל </w:delText>
        </w:r>
      </w:del>
      <w:ins w:id="24" w:author="גרמן קגנובסקי" w:date="2020-08-18T10:34:00Z">
        <w:r w:rsidR="007472DA">
          <w:rPr>
            <w:rFonts w:ascii="Times New Roman" w:eastAsia="Times New Roman" w:hAnsi="Times New Roman" w:cs="David" w:hint="cs"/>
            <w:sz w:val="24"/>
            <w:szCs w:val="24"/>
            <w:rtl/>
            <w:lang w:eastAsia="he-IL"/>
          </w:rPr>
          <w:t>ב</w:t>
        </w:r>
      </w:ins>
      <w:r w:rsidRPr="00B27B4C">
        <w:rPr>
          <w:rFonts w:ascii="Times New Roman" w:eastAsia="Times New Roman" w:hAnsi="Times New Roman" w:cs="David"/>
          <w:sz w:val="24"/>
          <w:szCs w:val="24"/>
          <w:rtl/>
          <w:lang w:eastAsia="he-IL"/>
        </w:rPr>
        <w:t>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465ED0EF"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E8245D4"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6BDAA29"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535C00F"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A15DF23"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41DF379"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C120D73"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2B9AB9D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69D918E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489CD937"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4445EC85"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98F867A"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2226E032"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4873AAE4"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186FC6AB"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13255FC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1BD8C82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82B4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3F644D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6755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5AFF5E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EA3E7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269FD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0DE2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2E9817F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BDC8B11"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76CFDC52"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442B21"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153755DA"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06E53CE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235E1FF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CFC38F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322427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45C5D8A"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67D6B9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94A45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5728C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7D643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137AE16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253E0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6BCA3D3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9AF4FE" w14:textId="5773B2CF" w:rsidR="00D5041C" w:rsidRPr="00D5041C" w:rsidRDefault="00D5041C" w:rsidP="007472DA">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w:t>
      </w:r>
      <w:del w:id="25" w:author="גרמן קגנובסקי" w:date="2020-08-18T10:36:00Z">
        <w:r w:rsidRPr="00D5041C" w:rsidDel="007472DA">
          <w:rPr>
            <w:rFonts w:ascii="Times New Roman" w:eastAsia="Times New Roman" w:hAnsi="Times New Roman" w:cs="David"/>
            <w:sz w:val="24"/>
            <w:szCs w:val="24"/>
            <w:rtl/>
            <w:lang w:eastAsia="he-IL"/>
          </w:rPr>
          <w:delText>לביקורת</w:delText>
        </w:r>
      </w:del>
      <w:r w:rsidRPr="00D5041C">
        <w:rPr>
          <w:rFonts w:ascii="Times New Roman" w:eastAsia="Times New Roman" w:hAnsi="Times New Roman" w:cs="David"/>
          <w:sz w:val="24"/>
          <w:szCs w:val="24"/>
          <w:rtl/>
          <w:lang w:eastAsia="he-IL"/>
        </w:rPr>
        <w:t xml:space="preserve">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7BB58CE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EEBC24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3588EC8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0E766BD"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285D3D2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FEADA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145875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A25733" w14:textId="7FC10BC3" w:rsidR="00D5041C" w:rsidRPr="00D5041C" w:rsidRDefault="007472DA"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ins w:id="26" w:author="גרמן קגנובסקי" w:date="2020-08-18T10:37:00Z">
        <w:r>
          <w:rPr>
            <w:rFonts w:ascii="Times New Roman" w:eastAsia="Times New Roman" w:hAnsi="Times New Roman" w:cs="David" w:hint="cs"/>
            <w:sz w:val="24"/>
            <w:szCs w:val="24"/>
            <w:rtl/>
            <w:lang w:eastAsia="he-IL"/>
          </w:rPr>
          <w:t>עזרה ב</w:t>
        </w:r>
      </w:ins>
      <w:r w:rsidR="00D5041C"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00D5041C" w:rsidRPr="00D5041C">
        <w:rPr>
          <w:rFonts w:ascii="Times New Roman" w:eastAsia="Times New Roman" w:hAnsi="Times New Roman" w:cs="David" w:hint="cs"/>
          <w:sz w:val="24"/>
          <w:szCs w:val="24"/>
          <w:rtl/>
          <w:lang w:eastAsia="he-IL"/>
        </w:rPr>
        <w:t>בכתב להתאמתם</w:t>
      </w:r>
      <w:r w:rsidR="00D5041C" w:rsidRPr="00D5041C">
        <w:rPr>
          <w:rFonts w:ascii="Times New Roman" w:eastAsia="Times New Roman" w:hAnsi="Times New Roman" w:cs="David"/>
          <w:sz w:val="24"/>
          <w:szCs w:val="24"/>
          <w:rtl/>
          <w:lang w:eastAsia="he-IL"/>
        </w:rPr>
        <w:t>.</w:t>
      </w:r>
    </w:p>
    <w:p w14:paraId="0EF8031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B9C433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14CC04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C81E3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253BF9D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8ECD9F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0172B44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7B79B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3FA0EFF"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4B1E089E"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5A3D6B87"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52FF33"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6815033E"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2A58D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389DE9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042D24" w14:textId="5E85186B" w:rsidR="00D5041C" w:rsidRPr="00D5041C" w:rsidRDefault="00D5041C" w:rsidP="008243EA">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תרשים של צינורות הגז תוך </w:t>
      </w:r>
      <w:del w:id="27" w:author="גרמן קגנובסקי" w:date="2020-08-04T09:51:00Z">
        <w:r w:rsidRPr="00D5041C" w:rsidDel="008243EA">
          <w:rPr>
            <w:rFonts w:ascii="Times New Roman" w:eastAsia="Times New Roman" w:hAnsi="Times New Roman" w:cs="David"/>
            <w:sz w:val="24"/>
            <w:szCs w:val="24"/>
            <w:rtl/>
            <w:lang w:eastAsia="he-IL"/>
          </w:rPr>
          <w:delText xml:space="preserve">ציון קוטרם </w:delText>
        </w:r>
      </w:del>
      <w:r w:rsidRPr="00D5041C">
        <w:rPr>
          <w:rFonts w:ascii="Times New Roman" w:eastAsia="Times New Roman" w:hAnsi="Times New Roman" w:cs="David"/>
          <w:sz w:val="24"/>
          <w:szCs w:val="24"/>
          <w:rtl/>
          <w:lang w:eastAsia="he-IL"/>
        </w:rPr>
        <w:t>וסידור מונים לגז.</w:t>
      </w:r>
    </w:p>
    <w:p w14:paraId="4444756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157BFAA" w14:textId="7FFFE230"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28" w:author="גרמן קגנובסקי" w:date="2020-08-04T09:51:00Z">
        <w:r w:rsidRPr="00D5041C" w:rsidDel="008243EA">
          <w:rPr>
            <w:rFonts w:ascii="Times New Roman" w:eastAsia="Times New Roman" w:hAnsi="Times New Roman" w:cs="David"/>
            <w:sz w:val="24"/>
            <w:szCs w:val="24"/>
            <w:rtl/>
            <w:lang w:eastAsia="he-IL"/>
          </w:rPr>
          <w:delText xml:space="preserve">מבט איזומטרי </w:delText>
        </w:r>
      </w:del>
      <w:ins w:id="29" w:author="גרמן קגנובסקי" w:date="2020-08-04T09:51:00Z">
        <w:r w:rsidR="008243EA">
          <w:rPr>
            <w:rFonts w:ascii="Times New Roman" w:eastAsia="Times New Roman" w:hAnsi="Times New Roman" w:cs="David" w:hint="cs"/>
            <w:sz w:val="24"/>
            <w:szCs w:val="24"/>
            <w:rtl/>
            <w:lang w:eastAsia="he-IL"/>
          </w:rPr>
          <w:t xml:space="preserve">סכמה </w:t>
        </w:r>
      </w:ins>
      <w:r w:rsidRPr="00D5041C">
        <w:rPr>
          <w:rFonts w:ascii="Times New Roman" w:eastAsia="Times New Roman" w:hAnsi="Times New Roman" w:cs="David"/>
          <w:sz w:val="24"/>
          <w:szCs w:val="24"/>
          <w:rtl/>
          <w:lang w:eastAsia="he-IL"/>
        </w:rPr>
        <w:t>של סידור מדי-המים ושל אינסטלציית המים.</w:t>
      </w:r>
    </w:p>
    <w:p w14:paraId="6E60A3C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C785DB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00B00D8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03919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0CF430E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041E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2C2429B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62333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0C53B2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05ED2E"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868A55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19BC890"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706A0A9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F25FBC2" w14:textId="76058108" w:rsidR="00D5041C" w:rsidRPr="00D5041C" w:rsidDel="008243EA" w:rsidRDefault="00D5041C" w:rsidP="00D5041C">
      <w:pPr>
        <w:widowControl w:val="0"/>
        <w:spacing w:before="0" w:beforeAutospacing="0" w:after="0" w:afterAutospacing="0" w:line="240" w:lineRule="auto"/>
        <w:ind w:left="2160"/>
        <w:jc w:val="both"/>
        <w:rPr>
          <w:del w:id="30" w:author="גרמן קגנובסקי" w:date="2020-08-04T09:51:00Z"/>
          <w:rFonts w:ascii="Times New Roman" w:eastAsia="Times New Roman" w:hAnsi="Times New Roman" w:cs="David"/>
          <w:sz w:val="24"/>
          <w:szCs w:val="24"/>
          <w:rtl/>
          <w:lang w:eastAsia="he-IL"/>
        </w:rPr>
      </w:pPr>
      <w:del w:id="31" w:author="גרמן קגנובסקי" w:date="2020-08-04T09:51:00Z">
        <w:r w:rsidRPr="00D5041C" w:rsidDel="008243EA">
          <w:rPr>
            <w:rFonts w:ascii="Times New Roman" w:eastAsia="Times New Roman" w:hAnsi="Times New Roman" w:cs="David"/>
            <w:sz w:val="24"/>
            <w:szCs w:val="24"/>
            <w:rtl/>
            <w:lang w:eastAsia="he-IL"/>
          </w:rPr>
          <w:delText>תרשים של צינורות הגז תוך ציון קוטרם.</w:delText>
        </w:r>
      </w:del>
    </w:p>
    <w:p w14:paraId="5F38095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CAE324" w14:textId="6C461C5E"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32" w:author="גרמן קגנובסקי" w:date="2020-08-04T09:52:00Z">
        <w:r w:rsidRPr="00D5041C" w:rsidDel="008243EA">
          <w:rPr>
            <w:rFonts w:ascii="Times New Roman" w:eastAsia="Times New Roman" w:hAnsi="Times New Roman" w:cs="David"/>
            <w:sz w:val="24"/>
            <w:szCs w:val="24"/>
            <w:rtl/>
            <w:lang w:eastAsia="he-IL"/>
          </w:rPr>
          <w:delText>מבט איזומטרי</w:delText>
        </w:r>
      </w:del>
      <w:ins w:id="33" w:author="גרמן קגנובסקי" w:date="2020-08-04T09:52:00Z">
        <w:r w:rsidR="008243EA">
          <w:rPr>
            <w:rFonts w:ascii="Times New Roman" w:eastAsia="Times New Roman" w:hAnsi="Times New Roman" w:cs="David" w:hint="cs"/>
            <w:sz w:val="24"/>
            <w:szCs w:val="24"/>
            <w:rtl/>
            <w:lang w:eastAsia="he-IL"/>
          </w:rPr>
          <w:t>סכמה</w:t>
        </w:r>
      </w:ins>
      <w:r w:rsidRPr="00D5041C">
        <w:rPr>
          <w:rFonts w:ascii="Times New Roman" w:eastAsia="Times New Roman" w:hAnsi="Times New Roman" w:cs="David"/>
          <w:sz w:val="24"/>
          <w:szCs w:val="24"/>
          <w:rtl/>
          <w:lang w:eastAsia="he-IL"/>
        </w:rPr>
        <w:t xml:space="preserve"> של אינסטלציית המים.</w:t>
      </w:r>
    </w:p>
    <w:p w14:paraId="197886B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D4DB85" w14:textId="1D590D60"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34" w:author="גרמן קגנובסקי" w:date="2020-08-18T10:39:00Z">
        <w:r w:rsidRPr="00D5041C" w:rsidDel="007472DA">
          <w:rPr>
            <w:rFonts w:ascii="Times New Roman" w:eastAsia="Times New Roman" w:hAnsi="Times New Roman" w:cs="David"/>
            <w:sz w:val="24"/>
            <w:szCs w:val="24"/>
            <w:rtl/>
            <w:lang w:eastAsia="he-IL"/>
          </w:rPr>
          <w:delText>חתכים אופייניים</w:delText>
        </w:r>
      </w:del>
      <w:ins w:id="35" w:author="גרמן קגנובסקי" w:date="2020-08-18T10:39:00Z">
        <w:r w:rsidR="007472DA">
          <w:rPr>
            <w:rFonts w:ascii="Times New Roman" w:eastAsia="Times New Roman" w:hAnsi="Times New Roman" w:cs="David" w:hint="cs"/>
            <w:sz w:val="24"/>
            <w:szCs w:val="24"/>
            <w:rtl/>
            <w:lang w:eastAsia="he-IL"/>
          </w:rPr>
          <w:t>סכמה ביוב</w:t>
        </w:r>
      </w:ins>
      <w:r w:rsidRPr="00D5041C">
        <w:rPr>
          <w:rFonts w:ascii="Times New Roman" w:eastAsia="Times New Roman" w:hAnsi="Times New Roman" w:cs="David"/>
          <w:sz w:val="24"/>
          <w:szCs w:val="24"/>
          <w:rtl/>
          <w:lang w:eastAsia="he-IL"/>
        </w:rPr>
        <w:t xml:space="preserve"> לאורך מערכת איסוף הדלוחין והשפכים.</w:t>
      </w:r>
    </w:p>
    <w:p w14:paraId="63F64A4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A8C017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68205E1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C64C9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1E74BA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2D7B04"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0ED540C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23546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346AF20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D2D560"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0450828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ABD61A"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1E41564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4B968E9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69E84F2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317C6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557DA70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507E63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583E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1D920E7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417AAB" w14:textId="77777777" w:rsidR="00D5041C" w:rsidRPr="00D5041C" w:rsidRDefault="00D5041C" w:rsidP="00B439E8">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w:t>
      </w:r>
      <w:del w:id="36" w:author="גרמן קגנובסקי" w:date="2020-05-14T17:26:00Z">
        <w:r w:rsidRPr="00D5041C" w:rsidDel="00B439E8">
          <w:rPr>
            <w:rFonts w:ascii="Times New Roman" w:eastAsia="Times New Roman" w:hAnsi="Times New Roman" w:cs="David"/>
            <w:sz w:val="24"/>
            <w:szCs w:val="24"/>
            <w:rtl/>
            <w:lang w:eastAsia="he-IL"/>
          </w:rPr>
          <w:delText>חיבור גז למתקן מרכזי, מיקום מכלי גז ודלק לפי הנחיות חב' הגז, תאי מילוי לגז ולדלק</w:delText>
        </w:r>
      </w:del>
      <w:r w:rsidRPr="00D5041C">
        <w:rPr>
          <w:rFonts w:ascii="Times New Roman" w:eastAsia="Times New Roman" w:hAnsi="Times New Roman" w:cs="David"/>
          <w:sz w:val="24"/>
          <w:szCs w:val="24"/>
          <w:rtl/>
          <w:lang w:eastAsia="he-IL"/>
        </w:rPr>
        <w:t>,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760BB5A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43D494" w14:textId="77777777" w:rsidR="00D5041C" w:rsidRPr="00D5041C" w:rsidRDefault="00D5041C" w:rsidP="00B439E8">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del w:id="37" w:author="גרמן קגנובסקי" w:date="2020-05-14T17:26:00Z">
        <w:r w:rsidRPr="00D5041C" w:rsidDel="00B439E8">
          <w:rPr>
            <w:rFonts w:ascii="Times New Roman" w:eastAsia="Times New Roman" w:hAnsi="Times New Roman" w:cs="David"/>
            <w:sz w:val="24"/>
            <w:szCs w:val="24"/>
            <w:rtl/>
            <w:lang w:eastAsia="he-IL"/>
          </w:rPr>
          <w:delText>תכניות תאום מערכות בשטחי המגרשים ובשטחים ציבוריים.</w:delText>
        </w:r>
      </w:del>
    </w:p>
    <w:p w14:paraId="573F0B9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D0AFB" w14:textId="77777777" w:rsidR="00D5041C" w:rsidRPr="00D5041C" w:rsidRDefault="00D5041C" w:rsidP="00B439E8">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r>
      <w:del w:id="38" w:author="גרמן קגנובסקי" w:date="2020-05-14T17:27:00Z">
        <w:r w:rsidRPr="00D5041C" w:rsidDel="00B439E8">
          <w:rPr>
            <w:rFonts w:ascii="Times New Roman" w:eastAsia="Times New Roman" w:hAnsi="Times New Roman" w:cs="David"/>
            <w:sz w:val="24"/>
            <w:szCs w:val="24"/>
            <w:rtl/>
            <w:lang w:eastAsia="he-IL"/>
          </w:rPr>
          <w:delText>תכניות תאום מערכות תחת תקרות מרתפים וקומות עמודים.</w:delText>
        </w:r>
      </w:del>
    </w:p>
    <w:p w14:paraId="118B189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3A8DA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0158253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998781" w14:textId="77777777" w:rsidR="00D5041C" w:rsidRPr="00D5041C" w:rsidRDefault="00D5041C" w:rsidP="00B439E8">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w:t>
      </w:r>
      <w:del w:id="39" w:author="גרמן קגנובסקי" w:date="2020-05-14T17:27:00Z">
        <w:r w:rsidRPr="00D5041C" w:rsidDel="00B439E8">
          <w:rPr>
            <w:rFonts w:ascii="Times New Roman" w:eastAsia="Times New Roman" w:hAnsi="Times New Roman" w:cs="David"/>
            <w:sz w:val="24"/>
            <w:szCs w:val="24"/>
            <w:rtl/>
            <w:lang w:eastAsia="he-IL"/>
          </w:rPr>
          <w:delText xml:space="preserve">ראשונה </w:delText>
        </w:r>
      </w:del>
      <w:r w:rsidRPr="00D5041C">
        <w:rPr>
          <w:rFonts w:ascii="Times New Roman" w:eastAsia="Times New Roman" w:hAnsi="Times New Roman" w:cs="David"/>
          <w:sz w:val="24"/>
          <w:szCs w:val="24"/>
          <w:rtl/>
          <w:lang w:eastAsia="he-IL"/>
        </w:rPr>
        <w:t xml:space="preserve">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75F01A6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73101A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4E1815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CEDF58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FF07A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7979CF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w:t>
      </w:r>
      <w:ins w:id="40" w:author="גרמן קגנובסקי" w:date="2020-05-14T17:27:00Z">
        <w:r w:rsidR="00B439E8">
          <w:rPr>
            <w:rFonts w:ascii="Times New Roman" w:eastAsia="Times New Roman" w:hAnsi="Times New Roman" w:cs="David" w:hint="cs"/>
            <w:sz w:val="24"/>
            <w:szCs w:val="24"/>
            <w:rtl/>
            <w:lang w:eastAsia="he-IL"/>
          </w:rPr>
          <w:t xml:space="preserve"> במידה וידרש</w:t>
        </w:r>
      </w:ins>
      <w:r w:rsidRPr="00D5041C">
        <w:rPr>
          <w:rFonts w:ascii="Times New Roman" w:eastAsia="Times New Roman" w:hAnsi="Times New Roman" w:cs="David"/>
          <w:sz w:val="24"/>
          <w:szCs w:val="24"/>
          <w:rtl/>
          <w:lang w:eastAsia="he-IL"/>
        </w:rPr>
        <w:t xml:space="preserve"> יוכנו באמצעות תוכנה לכתבי כמויות "סופר מכרז" והניתנת להמרה גם לתוכנות אחרות לכתבי כמויות ע"ג דיסקט ובתדפיס.</w:t>
      </w:r>
    </w:p>
    <w:p w14:paraId="3E6EB41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FF747A"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E2446E8"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30C12346"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7C730AF8"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6478C46D"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08147F0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55961C5"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2108879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45F76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1A3124E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62714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D9FF70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D4794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5E3E237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E3515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7BB3560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F8674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399F81C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42D82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1A6C469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DCB538"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1C20FF2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EA7FB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7339BC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31EBEF8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43508D1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0440B78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41CD23D6" w14:textId="77777777" w:rsidR="00D5041C" w:rsidRPr="00D5041C" w:rsidDel="00B4197E" w:rsidRDefault="00D5041C" w:rsidP="00D5041C">
      <w:pPr>
        <w:widowControl w:val="0"/>
        <w:spacing w:before="0" w:beforeAutospacing="0" w:after="0" w:afterAutospacing="0" w:line="240" w:lineRule="auto"/>
        <w:ind w:left="2880" w:hanging="720"/>
        <w:jc w:val="both"/>
        <w:rPr>
          <w:del w:id="41" w:author="גרמן קגנובסקי" w:date="2020-05-14T17:31:00Z"/>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r>
      <w:del w:id="42" w:author="גרמן קגנובסקי" w:date="2020-05-14T17:31:00Z">
        <w:r w:rsidRPr="00D5041C" w:rsidDel="00B4197E">
          <w:rPr>
            <w:rFonts w:ascii="Times New Roman" w:eastAsia="Times New Roman" w:hAnsi="Times New Roman" w:cs="David"/>
            <w:sz w:val="24"/>
            <w:szCs w:val="24"/>
            <w:rtl/>
            <w:lang w:eastAsia="he-IL"/>
          </w:rPr>
          <w:delText xml:space="preserve">הכנת תכניות הביצוע על רקע התכנית המקורית תוך ציון כל השינויים שחלו בזמן הביצוע לפי תכנית מדידות </w:delText>
        </w:r>
        <w:r w:rsidRPr="00D5041C" w:rsidDel="00B4197E">
          <w:rPr>
            <w:rFonts w:ascii="Times New Roman" w:eastAsia="Times New Roman" w:hAnsi="Times New Roman" w:cs="David"/>
            <w:sz w:val="24"/>
            <w:szCs w:val="24"/>
            <w:lang w:eastAsia="he-IL"/>
          </w:rPr>
          <w:delText>AS MADE</w:delText>
        </w:r>
        <w:r w:rsidRPr="00D5041C" w:rsidDel="00B4197E">
          <w:rPr>
            <w:rFonts w:ascii="Times New Roman" w:eastAsia="Times New Roman" w:hAnsi="Times New Roman" w:cs="David"/>
            <w:sz w:val="24"/>
            <w:szCs w:val="24"/>
            <w:rtl/>
            <w:lang w:eastAsia="he-IL"/>
          </w:rPr>
          <w:delText xml:space="preserve"> שתימסר ע"י הקבלן המבצע למתכנן, ומסירתה למזמין ע"ג דיסקט.</w:delText>
        </w:r>
      </w:del>
    </w:p>
    <w:p w14:paraId="75E49D42" w14:textId="77777777" w:rsidR="00D5041C" w:rsidRPr="00D5041C" w:rsidRDefault="00D5041C" w:rsidP="00B4197E">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5E71E8F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5303D6B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555071FC"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0A31AC0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2EA1A6C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888534"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326ACBF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20C0A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718B269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549F51" w14:textId="77777777" w:rsidR="00D5041C" w:rsidRPr="00D5041C" w:rsidRDefault="00D5041C" w:rsidP="00B4197E">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del w:id="43" w:author="גרמן קגנובסקי" w:date="2020-05-14T17:31:00Z">
        <w:r w:rsidRPr="00D5041C" w:rsidDel="00B4197E">
          <w:rPr>
            <w:rFonts w:ascii="Times New Roman" w:eastAsia="Times New Roman" w:hAnsi="Times New Roman" w:cs="David"/>
            <w:sz w:val="24"/>
            <w:szCs w:val="24"/>
            <w:rtl/>
            <w:lang w:eastAsia="he-IL"/>
          </w:rPr>
          <w:delText>בצוע מערכת ניקוז היסודות.</w:delText>
        </w:r>
      </w:del>
    </w:p>
    <w:p w14:paraId="037090E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1074141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5034625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04AE391B" w14:textId="77777777" w:rsidR="00D5041C" w:rsidRPr="00D5041C" w:rsidRDefault="00D5041C" w:rsidP="00B4197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 xml:space="preserve">ביצוע אינסטלציה </w:t>
      </w:r>
      <w:del w:id="44" w:author="גרמן קגנובסקי" w:date="2020-05-14T17:32:00Z">
        <w:r w:rsidRPr="00D5041C" w:rsidDel="00B4197E">
          <w:rPr>
            <w:rFonts w:ascii="Times New Roman" w:eastAsia="Times New Roman" w:hAnsi="Times New Roman" w:cs="David"/>
            <w:sz w:val="24"/>
            <w:szCs w:val="24"/>
            <w:rtl/>
            <w:lang w:eastAsia="he-IL"/>
          </w:rPr>
          <w:delText>לכל קומה.</w:delText>
        </w:r>
      </w:del>
    </w:p>
    <w:p w14:paraId="2AD17C27" w14:textId="77777777" w:rsidR="00D5041C" w:rsidRPr="00D5041C" w:rsidDel="00B4197E" w:rsidRDefault="00D5041C" w:rsidP="00D5041C">
      <w:pPr>
        <w:widowControl w:val="0"/>
        <w:spacing w:before="0" w:beforeAutospacing="0" w:after="0" w:afterAutospacing="0" w:line="240" w:lineRule="auto"/>
        <w:ind w:left="2160"/>
        <w:jc w:val="both"/>
        <w:rPr>
          <w:del w:id="45" w:author="גרמן קגנובסקי" w:date="2020-05-14T17:33:00Z"/>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4194B89D" w14:textId="62163C27" w:rsidR="00D5041C" w:rsidRPr="00D5041C" w:rsidRDefault="00D5041C" w:rsidP="00A053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del w:id="46" w:author="גרמן קגנובסקי" w:date="2020-08-18T11:00:00Z">
        <w:r w:rsidRPr="00D5041C" w:rsidDel="00A0531C">
          <w:rPr>
            <w:rFonts w:ascii="Times New Roman" w:eastAsia="Times New Roman" w:hAnsi="Times New Roman" w:cs="David"/>
            <w:sz w:val="24"/>
            <w:szCs w:val="24"/>
            <w:rtl/>
            <w:lang w:eastAsia="he-IL"/>
          </w:rPr>
          <w:delText>עם גמר צבע.</w:delText>
        </w:r>
      </w:del>
    </w:p>
    <w:p w14:paraId="017B2DB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6D956E5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B5F3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1739B54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D2FAE" w14:textId="1E14AAA2"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del w:id="47" w:author="גרמן קגנובסקי" w:date="2020-08-04T09:54:00Z">
        <w:r w:rsidRPr="00D5041C" w:rsidDel="008243EA">
          <w:rPr>
            <w:rFonts w:ascii="Times New Roman" w:eastAsia="Times New Roman" w:hAnsi="Times New Roman" w:cs="David"/>
            <w:sz w:val="24"/>
            <w:szCs w:val="24"/>
            <w:rtl/>
            <w:lang w:eastAsia="he-IL"/>
          </w:rPr>
          <w:delText xml:space="preserve">סימון </w:delText>
        </w:r>
      </w:del>
      <w:ins w:id="48" w:author="גרמן קגנובסקי" w:date="2020-08-04T09:54:00Z">
        <w:r w:rsidR="008243EA">
          <w:rPr>
            <w:rFonts w:ascii="Times New Roman" w:eastAsia="Times New Roman" w:hAnsi="Times New Roman" w:cs="David" w:hint="cs"/>
            <w:sz w:val="24"/>
            <w:szCs w:val="24"/>
            <w:rtl/>
            <w:lang w:eastAsia="he-IL"/>
          </w:rPr>
          <w:t>ביצוע</w:t>
        </w:r>
        <w:r w:rsidR="008243EA"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תוואי קווי ההולכה ומיקום התאים.</w:t>
      </w:r>
    </w:p>
    <w:p w14:paraId="754ADE7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5445FE55" w14:textId="38550CAF" w:rsidR="00D5041C" w:rsidRPr="00D5041C" w:rsidDel="00A0531C" w:rsidRDefault="00D5041C" w:rsidP="00A0531C">
      <w:pPr>
        <w:widowControl w:val="0"/>
        <w:spacing w:before="0" w:beforeAutospacing="0" w:after="0" w:afterAutospacing="0" w:line="240" w:lineRule="auto"/>
        <w:ind w:left="2880"/>
        <w:jc w:val="both"/>
        <w:rPr>
          <w:del w:id="49" w:author="גרמן קגנובסקי" w:date="2020-08-18T11:02:00Z"/>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w:t>
      </w:r>
      <w:del w:id="50" w:author="גרמן קגנובסקי" w:date="2020-08-18T11:02:00Z">
        <w:r w:rsidRPr="00D5041C" w:rsidDel="00A0531C">
          <w:rPr>
            <w:rFonts w:ascii="Times New Roman" w:eastAsia="Times New Roman" w:hAnsi="Times New Roman" w:cs="David"/>
            <w:sz w:val="24"/>
            <w:szCs w:val="24"/>
            <w:rtl/>
            <w:lang w:eastAsia="he-IL"/>
          </w:rPr>
          <w:delText xml:space="preserve">תאים. </w:delText>
        </w:r>
      </w:del>
    </w:p>
    <w:p w14:paraId="1C3AE137" w14:textId="3C6CF692" w:rsidR="00D5041C" w:rsidRPr="00D5041C" w:rsidRDefault="00D5041C" w:rsidP="00A053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del w:id="51" w:author="גרמן קגנובסקי" w:date="2020-08-18T11:02:00Z">
        <w:r w:rsidRPr="00D5041C" w:rsidDel="00A0531C">
          <w:rPr>
            <w:rFonts w:ascii="Times New Roman" w:eastAsia="Times New Roman" w:hAnsi="Times New Roman" w:cs="David"/>
            <w:sz w:val="24"/>
            <w:szCs w:val="24"/>
            <w:rtl/>
            <w:lang w:eastAsia="he-IL"/>
          </w:rPr>
          <w:delText xml:space="preserve">הנחת צנרת בחפירה. </w:delText>
        </w:r>
      </w:del>
    </w:p>
    <w:p w14:paraId="19DEC8C2" w14:textId="5FF462B2" w:rsidR="00D5041C" w:rsidRPr="00D5041C" w:rsidRDefault="00D5041C" w:rsidP="00A053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כיסוי הצנרת</w:t>
      </w:r>
      <w:del w:id="52" w:author="גרמן קגנובסקי" w:date="2020-05-14T17:34:00Z">
        <w:r w:rsidRPr="00D5041C" w:rsidDel="00B4197E">
          <w:rPr>
            <w:rFonts w:ascii="Times New Roman" w:eastAsia="Times New Roman" w:hAnsi="Times New Roman" w:cs="David"/>
            <w:sz w:val="24"/>
            <w:szCs w:val="24"/>
            <w:rtl/>
            <w:lang w:eastAsia="he-IL"/>
          </w:rPr>
          <w:delText xml:space="preserve">. </w:delText>
        </w:r>
      </w:del>
    </w:p>
    <w:p w14:paraId="12C882C9" w14:textId="77777777" w:rsidR="00D5041C" w:rsidRPr="00D5041C" w:rsidDel="00B4197E" w:rsidRDefault="00D5041C" w:rsidP="00D5041C">
      <w:pPr>
        <w:widowControl w:val="0"/>
        <w:spacing w:before="0" w:beforeAutospacing="0" w:after="0" w:afterAutospacing="0" w:line="240" w:lineRule="auto"/>
        <w:ind w:left="2880"/>
        <w:jc w:val="both"/>
        <w:rPr>
          <w:del w:id="53" w:author="גרמן קגנובסקי" w:date="2020-05-14T17:34:00Z"/>
          <w:rFonts w:ascii="Times New Roman" w:eastAsia="Times New Roman" w:hAnsi="Times New Roman" w:cs="David"/>
          <w:sz w:val="24"/>
          <w:szCs w:val="24"/>
          <w:rtl/>
          <w:lang w:eastAsia="he-IL"/>
        </w:rPr>
      </w:pPr>
      <w:del w:id="54" w:author="גרמן קגנובסקי" w:date="2020-05-14T17:34:00Z">
        <w:r w:rsidRPr="00D5041C" w:rsidDel="00B4197E">
          <w:rPr>
            <w:rFonts w:ascii="Times New Roman" w:eastAsia="Times New Roman" w:hAnsi="Times New Roman" w:cs="David"/>
            <w:sz w:val="24"/>
            <w:szCs w:val="24"/>
            <w:rtl/>
            <w:lang w:eastAsia="he-IL"/>
          </w:rPr>
          <w:delText>צילום פנים המתקן.</w:delText>
        </w:r>
      </w:del>
    </w:p>
    <w:p w14:paraId="314E175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3030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6EF919BB"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655D1F7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408D97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130B8FE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D9BB0E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DFA6E1" w14:textId="3D1D2887" w:rsidR="00D5041C" w:rsidRPr="00D5041C" w:rsidRDefault="00D5041C" w:rsidP="00A053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del w:id="55" w:author="גרמן קגנובסקי" w:date="2020-08-18T11:02:00Z">
        <w:r w:rsidRPr="00D5041C" w:rsidDel="00A0531C">
          <w:rPr>
            <w:rFonts w:ascii="Times New Roman" w:eastAsia="Times New Roman" w:hAnsi="Times New Roman" w:cs="David"/>
            <w:sz w:val="24"/>
            <w:szCs w:val="24"/>
            <w:rtl/>
            <w:lang w:eastAsia="he-IL"/>
          </w:rPr>
          <w:delText>יעוץ למזמין בדבר תכנון ואחזקת המתקן</w:delText>
        </w:r>
      </w:del>
      <w:ins w:id="56" w:author="גרמן קגנובסקי" w:date="2020-08-18T11:02:00Z">
        <w:r w:rsidR="00A0531C">
          <w:rPr>
            <w:rFonts w:ascii="Times New Roman" w:eastAsia="Times New Roman" w:hAnsi="Times New Roman" w:cs="David" w:hint="cs"/>
            <w:sz w:val="24"/>
            <w:szCs w:val="24"/>
            <w:rtl/>
            <w:lang w:eastAsia="he-IL"/>
          </w:rPr>
          <w:t>אישור תיק מתקן של הקבלן</w:t>
        </w:r>
      </w:ins>
      <w:r w:rsidRPr="00D5041C">
        <w:rPr>
          <w:rFonts w:ascii="Times New Roman" w:eastAsia="Times New Roman" w:hAnsi="Times New Roman" w:cs="David"/>
          <w:sz w:val="24"/>
          <w:szCs w:val="24"/>
          <w:rtl/>
          <w:lang w:eastAsia="he-IL"/>
        </w:rPr>
        <w:t>.</w:t>
      </w:r>
    </w:p>
    <w:p w14:paraId="5711C85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3FEA8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0F1521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C51AA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7C9B9622"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77DB9C0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3EFD6DD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6ACA7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6AE5DB0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112E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13002E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9EC9EA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8E553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068DB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B2FB0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A545F3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D63CA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2E2249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A3999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474807A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5B5F2D"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195F075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A9146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7FB88A"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60D73DCE" w14:textId="6623879F" w:rsidR="00D5041C" w:rsidRDefault="00D5041C" w:rsidP="00D56BEB">
      <w:pPr>
        <w:widowControl w:val="0"/>
        <w:numPr>
          <w:ilvl w:val="1"/>
          <w:numId w:val="7"/>
        </w:numPr>
        <w:tabs>
          <w:tab w:val="left" w:pos="656"/>
        </w:tabs>
        <w:spacing w:before="0" w:beforeAutospacing="0" w:after="0" w:afterAutospacing="0" w:line="240" w:lineRule="auto"/>
        <w:jc w:val="both"/>
        <w:rPr>
          <w:ins w:id="57" w:author="גרמן קגנובסקי" w:date="2020-05-14T17:40:00Z"/>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w:t>
      </w:r>
      <w:ins w:id="58" w:author="גרמן קגנובסקי" w:date="2020-05-14T17:46:00Z">
        <w:r w:rsidR="00D56BEB">
          <w:rPr>
            <w:rFonts w:ascii="Times New Roman" w:eastAsia="Times New Roman" w:hAnsi="Times New Roman" w:cs="David" w:hint="cs"/>
            <w:sz w:val="24"/>
            <w:szCs w:val="24"/>
            <w:rtl/>
            <w:lang w:eastAsia="he-IL"/>
          </w:rPr>
          <w:t>226,800</w:t>
        </w:r>
      </w:ins>
      <w:r w:rsidRPr="00D5041C">
        <w:rPr>
          <w:rFonts w:ascii="Times New Roman" w:eastAsia="Times New Roman" w:hAnsi="Times New Roman" w:cs="David" w:hint="cs"/>
          <w:sz w:val="24"/>
          <w:szCs w:val="24"/>
          <w:rtl/>
          <w:lang w:eastAsia="he-IL"/>
        </w:rPr>
        <w:t>____ ₪ /</w:t>
      </w:r>
      <w:del w:id="59" w:author="גרמן קגנובסקי" w:date="2020-05-14T17:46:00Z">
        <w:r w:rsidRPr="00D5041C" w:rsidDel="00D56BEB">
          <w:rPr>
            <w:rFonts w:ascii="Times New Roman" w:eastAsia="Times New Roman" w:hAnsi="Times New Roman" w:cs="David" w:hint="cs"/>
            <w:sz w:val="24"/>
            <w:szCs w:val="24"/>
            <w:rtl/>
            <w:lang w:eastAsia="he-IL"/>
          </w:rPr>
          <w:delText xml:space="preserve">יח"ד </w:delText>
        </w:r>
      </w:del>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w:t>
      </w:r>
      <w:del w:id="60" w:author="גרמן קגנובסקי" w:date="2020-05-14T17:46:00Z">
        <w:r w:rsidRPr="00D5041C" w:rsidDel="00D56BEB">
          <w:rPr>
            <w:rFonts w:ascii="Times New Roman" w:eastAsia="Times New Roman" w:hAnsi="Times New Roman" w:cs="David" w:hint="cs"/>
            <w:sz w:val="24"/>
            <w:szCs w:val="24"/>
            <w:rtl/>
            <w:lang w:eastAsia="he-IL"/>
          </w:rPr>
          <w:delText xml:space="preserve">שבע מאות שישים </w:delText>
        </w:r>
        <w:r w:rsidRPr="00D5041C" w:rsidDel="00D56BEB">
          <w:rPr>
            <w:rFonts w:ascii="Times New Roman" w:eastAsia="Times New Roman" w:hAnsi="Times New Roman" w:cs="David"/>
            <w:sz w:val="24"/>
            <w:szCs w:val="24"/>
            <w:rtl/>
            <w:lang w:eastAsia="he-IL"/>
          </w:rPr>
          <w:delText xml:space="preserve"> </w:delText>
        </w:r>
      </w:del>
      <w:ins w:id="61" w:author="גרמן קגנובסקי" w:date="2020-05-14T17:46:00Z">
        <w:r w:rsidR="00D56BEB">
          <w:rPr>
            <w:rFonts w:ascii="Times New Roman" w:eastAsia="Times New Roman" w:hAnsi="Times New Roman" w:cs="David" w:hint="cs"/>
            <w:sz w:val="24"/>
            <w:szCs w:val="24"/>
            <w:rtl/>
            <w:lang w:eastAsia="he-IL"/>
          </w:rPr>
          <w:t>מאתים עשרים ושש אלפים</w:t>
        </w:r>
      </w:ins>
      <w:ins w:id="62" w:author="גרמן קגנובסקי" w:date="2020-05-14T17:47:00Z">
        <w:r w:rsidR="00D56BEB">
          <w:rPr>
            <w:rFonts w:ascii="Times New Roman" w:eastAsia="Times New Roman" w:hAnsi="Times New Roman" w:cs="David" w:hint="cs"/>
            <w:sz w:val="24"/>
            <w:szCs w:val="24"/>
            <w:rtl/>
            <w:lang w:eastAsia="he-IL"/>
          </w:rPr>
          <w:t xml:space="preserve"> ושמונה מאות </w:t>
        </w:r>
      </w:ins>
      <w:r w:rsidRPr="00D5041C">
        <w:rPr>
          <w:rFonts w:ascii="Times New Roman" w:eastAsia="Times New Roman" w:hAnsi="Times New Roman" w:cs="David"/>
          <w:sz w:val="24"/>
          <w:szCs w:val="24"/>
          <w:rtl/>
          <w:lang w:eastAsia="he-IL"/>
        </w:rPr>
        <w:t xml:space="preserve">ש"ח) </w:t>
      </w:r>
      <w:r w:rsidRPr="00D5041C">
        <w:rPr>
          <w:rFonts w:ascii="Times New Roman" w:eastAsia="Times New Roman" w:hAnsi="Times New Roman" w:cs="David" w:hint="cs"/>
          <w:sz w:val="24"/>
          <w:szCs w:val="24"/>
          <w:rtl/>
          <w:lang w:eastAsia="he-IL"/>
        </w:rPr>
        <w:t>.</w:t>
      </w:r>
    </w:p>
    <w:p w14:paraId="7564E661" w14:textId="743D138A" w:rsidR="00D56BEB" w:rsidRDefault="00D56BEB">
      <w:pPr>
        <w:widowControl w:val="0"/>
        <w:numPr>
          <w:ilvl w:val="0"/>
          <w:numId w:val="7"/>
        </w:numPr>
        <w:tabs>
          <w:tab w:val="left" w:pos="656"/>
        </w:tabs>
        <w:spacing w:before="0" w:beforeAutospacing="0" w:after="0" w:afterAutospacing="0" w:line="240" w:lineRule="auto"/>
        <w:jc w:val="both"/>
        <w:rPr>
          <w:ins w:id="63" w:author="גרמן קגנובסקי" w:date="2020-05-14T17:42:00Z"/>
          <w:rFonts w:ascii="Times New Roman" w:eastAsia="Times New Roman" w:hAnsi="Times New Roman" w:cs="David"/>
          <w:sz w:val="24"/>
          <w:szCs w:val="24"/>
          <w:lang w:eastAsia="he-IL"/>
        </w:rPr>
        <w:pPrChange w:id="64" w:author="גרמן קגנובסקי" w:date="2020-05-14T17:40:00Z">
          <w:pPr>
            <w:widowControl w:val="0"/>
            <w:numPr>
              <w:ilvl w:val="1"/>
              <w:numId w:val="7"/>
            </w:numPr>
            <w:tabs>
              <w:tab w:val="left" w:pos="656"/>
              <w:tab w:val="num" w:pos="1440"/>
            </w:tabs>
            <w:spacing w:before="0" w:beforeAutospacing="0" w:after="0" w:afterAutospacing="0" w:line="240" w:lineRule="auto"/>
            <w:ind w:left="1440" w:hanging="720"/>
            <w:jc w:val="both"/>
          </w:pPr>
        </w:pPrChange>
      </w:pPr>
      <w:ins w:id="65" w:author="גרמן קגנובסקי" w:date="2020-05-14T17:42:00Z">
        <w:r>
          <w:rPr>
            <w:rFonts w:ascii="Times New Roman" w:eastAsia="Times New Roman" w:hAnsi="Times New Roman" w:cs="David" w:hint="cs"/>
            <w:sz w:val="24"/>
            <w:szCs w:val="24"/>
            <w:rtl/>
            <w:lang w:eastAsia="he-IL"/>
          </w:rPr>
          <w:t xml:space="preserve">עבור </w:t>
        </w:r>
      </w:ins>
      <w:ins w:id="66" w:author="גרמן קגנובסקי" w:date="2020-05-14T17:40:00Z">
        <w:r>
          <w:rPr>
            <w:rFonts w:ascii="Times New Roman" w:eastAsia="Times New Roman" w:hAnsi="Times New Roman" w:cs="David" w:hint="cs"/>
            <w:sz w:val="24"/>
            <w:szCs w:val="24"/>
            <w:rtl/>
            <w:lang w:eastAsia="he-IL"/>
          </w:rPr>
          <w:t>דירות מגורים</w:t>
        </w:r>
      </w:ins>
      <w:ins w:id="67" w:author="גרמן קגנובסקי" w:date="2020-05-14T17:42:00Z">
        <w:r>
          <w:rPr>
            <w:rFonts w:ascii="Times New Roman" w:eastAsia="Times New Roman" w:hAnsi="Times New Roman" w:cs="David" w:hint="cs"/>
            <w:sz w:val="24"/>
            <w:szCs w:val="24"/>
            <w:rtl/>
            <w:lang w:eastAsia="he-IL"/>
          </w:rPr>
          <w:t>:</w:t>
        </w:r>
      </w:ins>
      <w:ins w:id="68" w:author="גרמן קגנובסקי" w:date="2020-05-14T17:40:00Z">
        <w:r>
          <w:rPr>
            <w:rFonts w:ascii="Times New Roman" w:eastAsia="Times New Roman" w:hAnsi="Times New Roman" w:cs="David" w:hint="cs"/>
            <w:sz w:val="24"/>
            <w:szCs w:val="24"/>
            <w:rtl/>
            <w:lang w:eastAsia="he-IL"/>
          </w:rPr>
          <w:t xml:space="preserve"> 1000 ש''ח/יח''ד סך הכול לפרויקט</w:t>
        </w:r>
      </w:ins>
      <w:ins w:id="69" w:author="גרמן קגנובסקי" w:date="2020-05-14T17:41:00Z">
        <w:r>
          <w:rPr>
            <w:rFonts w:ascii="Times New Roman" w:eastAsia="Times New Roman" w:hAnsi="Times New Roman" w:cs="David" w:hint="cs"/>
            <w:sz w:val="24"/>
            <w:szCs w:val="24"/>
            <w:rtl/>
            <w:lang w:eastAsia="he-IL"/>
          </w:rPr>
          <w:t xml:space="preserve">: 150 יח''ד * 1000 ש''ח/יח''ד = </w:t>
        </w:r>
        <w:r w:rsidRPr="00AA35E0">
          <w:rPr>
            <w:rFonts w:ascii="Times New Roman" w:eastAsia="Times New Roman" w:hAnsi="Times New Roman" w:cs="David"/>
            <w:b/>
            <w:bCs/>
            <w:sz w:val="24"/>
            <w:szCs w:val="24"/>
            <w:rtl/>
            <w:lang w:eastAsia="he-IL"/>
            <w:rPrChange w:id="70" w:author="גרמן קגנובסקי" w:date="2020-08-18T13:10:00Z">
              <w:rPr>
                <w:rFonts w:ascii="Times New Roman" w:eastAsia="Times New Roman" w:hAnsi="Times New Roman" w:cs="David"/>
                <w:sz w:val="24"/>
                <w:szCs w:val="24"/>
                <w:rtl/>
                <w:lang w:eastAsia="he-IL"/>
              </w:rPr>
            </w:rPrChange>
          </w:rPr>
          <w:t>150,000</w:t>
        </w:r>
        <w:r>
          <w:rPr>
            <w:rFonts w:ascii="Times New Roman" w:eastAsia="Times New Roman" w:hAnsi="Times New Roman" w:cs="David" w:hint="cs"/>
            <w:sz w:val="24"/>
            <w:szCs w:val="24"/>
            <w:rtl/>
            <w:lang w:eastAsia="he-IL"/>
          </w:rPr>
          <w:t xml:space="preserve"> ש''ח ( מאה חמשים אל</w:t>
        </w:r>
      </w:ins>
      <w:ins w:id="71" w:author="גרמן קגנובסקי" w:date="2020-05-14T17:47:00Z">
        <w:r>
          <w:rPr>
            <w:rFonts w:ascii="Times New Roman" w:eastAsia="Times New Roman" w:hAnsi="Times New Roman" w:cs="David" w:hint="cs"/>
            <w:sz w:val="24"/>
            <w:szCs w:val="24"/>
            <w:rtl/>
            <w:lang w:eastAsia="he-IL"/>
          </w:rPr>
          <w:t>פים</w:t>
        </w:r>
      </w:ins>
      <w:ins w:id="72" w:author="גרמן קגנובסקי" w:date="2020-05-14T17:41:00Z">
        <w:r>
          <w:rPr>
            <w:rFonts w:ascii="Times New Roman" w:eastAsia="Times New Roman" w:hAnsi="Times New Roman" w:cs="David" w:hint="cs"/>
            <w:sz w:val="24"/>
            <w:szCs w:val="24"/>
            <w:rtl/>
            <w:lang w:eastAsia="he-IL"/>
          </w:rPr>
          <w:t xml:space="preserve"> </w:t>
        </w:r>
      </w:ins>
      <w:ins w:id="73" w:author="גרמן קגנובסקי" w:date="2020-05-14T17:42:00Z">
        <w:r>
          <w:rPr>
            <w:rFonts w:ascii="Times New Roman" w:eastAsia="Times New Roman" w:hAnsi="Times New Roman" w:cs="David" w:hint="cs"/>
            <w:sz w:val="24"/>
            <w:szCs w:val="24"/>
            <w:rtl/>
            <w:lang w:eastAsia="he-IL"/>
          </w:rPr>
          <w:t xml:space="preserve">ש''ח </w:t>
        </w:r>
      </w:ins>
      <w:ins w:id="74" w:author="גרמן קגנובסקי" w:date="2020-05-14T17:41:00Z">
        <w:r>
          <w:rPr>
            <w:rFonts w:ascii="Times New Roman" w:eastAsia="Times New Roman" w:hAnsi="Times New Roman" w:cs="David" w:hint="cs"/>
            <w:sz w:val="24"/>
            <w:szCs w:val="24"/>
            <w:rtl/>
            <w:lang w:eastAsia="he-IL"/>
          </w:rPr>
          <w:t>בדיוק</w:t>
        </w:r>
      </w:ins>
      <w:ins w:id="75" w:author="גרמן קגנובסקי" w:date="2020-05-14T17:42:00Z">
        <w:r>
          <w:rPr>
            <w:rFonts w:ascii="Times New Roman" w:eastAsia="Times New Roman" w:hAnsi="Times New Roman" w:cs="David" w:hint="cs"/>
            <w:sz w:val="24"/>
            <w:szCs w:val="24"/>
            <w:rtl/>
            <w:lang w:eastAsia="he-IL"/>
          </w:rPr>
          <w:t>).</w:t>
        </w:r>
      </w:ins>
    </w:p>
    <w:p w14:paraId="58070F8F" w14:textId="19DC1469" w:rsidR="00D56BEB" w:rsidRDefault="00D56BEB">
      <w:pPr>
        <w:widowControl w:val="0"/>
        <w:numPr>
          <w:ilvl w:val="0"/>
          <w:numId w:val="7"/>
        </w:numPr>
        <w:tabs>
          <w:tab w:val="left" w:pos="656"/>
        </w:tabs>
        <w:spacing w:before="0" w:beforeAutospacing="0" w:after="0" w:afterAutospacing="0" w:line="240" w:lineRule="auto"/>
        <w:jc w:val="both"/>
        <w:rPr>
          <w:ins w:id="76" w:author="גרמן קגנובסקי" w:date="2020-05-14T17:44:00Z"/>
          <w:rFonts w:ascii="Times New Roman" w:eastAsia="Times New Roman" w:hAnsi="Times New Roman" w:cs="David"/>
          <w:sz w:val="24"/>
          <w:szCs w:val="24"/>
          <w:lang w:eastAsia="he-IL"/>
        </w:rPr>
        <w:pPrChange w:id="77" w:author="גרמן קגנובסקי" w:date="2020-05-14T17:47:00Z">
          <w:pPr>
            <w:widowControl w:val="0"/>
            <w:numPr>
              <w:ilvl w:val="1"/>
              <w:numId w:val="7"/>
            </w:numPr>
            <w:tabs>
              <w:tab w:val="left" w:pos="656"/>
              <w:tab w:val="num" w:pos="1440"/>
            </w:tabs>
            <w:spacing w:before="0" w:beforeAutospacing="0" w:after="0" w:afterAutospacing="0" w:line="240" w:lineRule="auto"/>
            <w:ind w:left="1440" w:hanging="720"/>
            <w:jc w:val="both"/>
          </w:pPr>
        </w:pPrChange>
      </w:pPr>
      <w:ins w:id="78" w:author="גרמן קגנובסקי" w:date="2020-05-14T17:42:00Z">
        <w:r>
          <w:rPr>
            <w:rFonts w:ascii="Times New Roman" w:eastAsia="Times New Roman" w:hAnsi="Times New Roman" w:cs="David" w:hint="cs"/>
            <w:sz w:val="24"/>
            <w:szCs w:val="24"/>
            <w:rtl/>
            <w:lang w:eastAsia="he-IL"/>
          </w:rPr>
          <w:t xml:space="preserve">עבור חניון: 6 ש''ח/מ''ר. סך </w:t>
        </w:r>
      </w:ins>
      <w:ins w:id="79" w:author="גרמן קגנובסקי" w:date="2020-05-14T17:43:00Z">
        <w:r>
          <w:rPr>
            <w:rFonts w:ascii="Times New Roman" w:eastAsia="Times New Roman" w:hAnsi="Times New Roman" w:cs="David" w:hint="cs"/>
            <w:sz w:val="24"/>
            <w:szCs w:val="24"/>
            <w:rtl/>
            <w:lang w:eastAsia="he-IL"/>
          </w:rPr>
          <w:t xml:space="preserve">הכול עבור חניון 6 ש''ח/מ'ר * 12,800 מ''ר = </w:t>
        </w:r>
        <w:r w:rsidRPr="00AA35E0">
          <w:rPr>
            <w:rFonts w:ascii="Times New Roman" w:eastAsia="Times New Roman" w:hAnsi="Times New Roman" w:cs="David"/>
            <w:b/>
            <w:bCs/>
            <w:sz w:val="24"/>
            <w:szCs w:val="24"/>
            <w:rtl/>
            <w:lang w:eastAsia="he-IL"/>
            <w:rPrChange w:id="80" w:author="גרמן קגנובסקי" w:date="2020-08-18T13:10:00Z">
              <w:rPr>
                <w:rFonts w:ascii="Times New Roman" w:eastAsia="Times New Roman" w:hAnsi="Times New Roman" w:cs="David"/>
                <w:sz w:val="24"/>
                <w:szCs w:val="24"/>
                <w:rtl/>
                <w:lang w:eastAsia="he-IL"/>
              </w:rPr>
            </w:rPrChange>
          </w:rPr>
          <w:t>76,800</w:t>
        </w:r>
        <w:r>
          <w:rPr>
            <w:rFonts w:ascii="Times New Roman" w:eastAsia="Times New Roman" w:hAnsi="Times New Roman" w:cs="David" w:hint="cs"/>
            <w:sz w:val="24"/>
            <w:szCs w:val="24"/>
            <w:rtl/>
            <w:lang w:eastAsia="he-IL"/>
          </w:rPr>
          <w:t xml:space="preserve"> ש''ח </w:t>
        </w:r>
      </w:ins>
      <w:ins w:id="81" w:author="גרמן קגנובסקי" w:date="2020-05-14T17:44:00Z">
        <w:r>
          <w:rPr>
            <w:rFonts w:ascii="Times New Roman" w:eastAsia="Times New Roman" w:hAnsi="Times New Roman" w:cs="David" w:hint="cs"/>
            <w:sz w:val="24"/>
            <w:szCs w:val="24"/>
            <w:rtl/>
            <w:lang w:eastAsia="he-IL"/>
          </w:rPr>
          <w:t>( שביעים ושש אל</w:t>
        </w:r>
      </w:ins>
      <w:ins w:id="82" w:author="גרמן קגנובסקי" w:date="2020-05-14T17:47:00Z">
        <w:r>
          <w:rPr>
            <w:rFonts w:ascii="Times New Roman" w:eastAsia="Times New Roman" w:hAnsi="Times New Roman" w:cs="David" w:hint="cs"/>
            <w:sz w:val="24"/>
            <w:szCs w:val="24"/>
            <w:rtl/>
            <w:lang w:eastAsia="he-IL"/>
          </w:rPr>
          <w:t>פים</w:t>
        </w:r>
      </w:ins>
      <w:ins w:id="83" w:author="גרמן קגנובסקי" w:date="2020-05-14T17:44:00Z">
        <w:r>
          <w:rPr>
            <w:rFonts w:ascii="Times New Roman" w:eastAsia="Times New Roman" w:hAnsi="Times New Roman" w:cs="David" w:hint="cs"/>
            <w:sz w:val="24"/>
            <w:szCs w:val="24"/>
            <w:rtl/>
            <w:lang w:eastAsia="he-IL"/>
          </w:rPr>
          <w:t xml:space="preserve"> שמונה מאות ש''ח). </w:t>
        </w:r>
      </w:ins>
    </w:p>
    <w:p w14:paraId="5F58AFCD" w14:textId="3AB6B37B" w:rsidR="00D56BEB" w:rsidRDefault="00D56BEB">
      <w:pPr>
        <w:widowControl w:val="0"/>
        <w:numPr>
          <w:ilvl w:val="0"/>
          <w:numId w:val="7"/>
        </w:numPr>
        <w:tabs>
          <w:tab w:val="left" w:pos="656"/>
        </w:tabs>
        <w:spacing w:before="0" w:beforeAutospacing="0" w:after="0" w:afterAutospacing="0" w:line="240" w:lineRule="auto"/>
        <w:jc w:val="both"/>
        <w:rPr>
          <w:ins w:id="84" w:author="גרמן קגנובסקי" w:date="2020-05-14T17:44:00Z"/>
          <w:rFonts w:ascii="Times New Roman" w:eastAsia="Times New Roman" w:hAnsi="Times New Roman" w:cs="David"/>
          <w:sz w:val="24"/>
          <w:szCs w:val="24"/>
          <w:lang w:eastAsia="he-IL"/>
        </w:rPr>
        <w:pPrChange w:id="85" w:author="גרמן קגנובסקי" w:date="2020-05-14T17:40:00Z">
          <w:pPr>
            <w:widowControl w:val="0"/>
            <w:numPr>
              <w:ilvl w:val="1"/>
              <w:numId w:val="7"/>
            </w:numPr>
            <w:tabs>
              <w:tab w:val="left" w:pos="656"/>
              <w:tab w:val="num" w:pos="1440"/>
            </w:tabs>
            <w:spacing w:before="0" w:beforeAutospacing="0" w:after="0" w:afterAutospacing="0" w:line="240" w:lineRule="auto"/>
            <w:ind w:left="1440" w:hanging="720"/>
            <w:jc w:val="both"/>
          </w:pPr>
        </w:pPrChange>
      </w:pPr>
      <w:ins w:id="86" w:author="גרמן קגנובסקי" w:date="2020-05-14T17:44:00Z">
        <w:r>
          <w:rPr>
            <w:rFonts w:ascii="Times New Roman" w:eastAsia="Times New Roman" w:hAnsi="Times New Roman" w:cs="David" w:hint="cs"/>
            <w:sz w:val="24"/>
            <w:szCs w:val="24"/>
            <w:rtl/>
            <w:lang w:eastAsia="he-IL"/>
          </w:rPr>
          <w:t>עלות תכנון שטח מסחרי כלולה בעלות תכנון דירות.</w:t>
        </w:r>
      </w:ins>
    </w:p>
    <w:p w14:paraId="0258FCB4" w14:textId="374C0E5F" w:rsidR="00622051" w:rsidRDefault="00622051">
      <w:pPr>
        <w:widowControl w:val="0"/>
        <w:numPr>
          <w:ilvl w:val="0"/>
          <w:numId w:val="7"/>
        </w:numPr>
        <w:tabs>
          <w:tab w:val="left" w:pos="656"/>
        </w:tabs>
        <w:spacing w:before="0" w:beforeAutospacing="0" w:after="0" w:afterAutospacing="0" w:line="240" w:lineRule="auto"/>
        <w:jc w:val="both"/>
        <w:rPr>
          <w:ins w:id="87" w:author="גרמן קגנובסקי" w:date="2020-08-18T13:04:00Z"/>
          <w:rFonts w:ascii="Times New Roman" w:eastAsia="Times New Roman" w:hAnsi="Times New Roman" w:cs="David"/>
          <w:sz w:val="24"/>
          <w:szCs w:val="24"/>
          <w:lang w:eastAsia="he-IL"/>
        </w:rPr>
        <w:pPrChange w:id="88" w:author="גרמן קגנובסקי" w:date="2020-05-14T17:40:00Z">
          <w:pPr>
            <w:widowControl w:val="0"/>
            <w:numPr>
              <w:ilvl w:val="1"/>
              <w:numId w:val="7"/>
            </w:numPr>
            <w:tabs>
              <w:tab w:val="left" w:pos="656"/>
              <w:tab w:val="num" w:pos="1440"/>
            </w:tabs>
            <w:spacing w:before="0" w:beforeAutospacing="0" w:after="0" w:afterAutospacing="0" w:line="240" w:lineRule="auto"/>
            <w:ind w:left="1440" w:hanging="720"/>
            <w:jc w:val="both"/>
          </w:pPr>
        </w:pPrChange>
      </w:pPr>
      <w:ins w:id="89" w:author="גרמן קגנובסקי" w:date="2020-08-18T12:58:00Z">
        <w:r>
          <w:rPr>
            <w:rFonts w:ascii="Times New Roman" w:eastAsia="Times New Roman" w:hAnsi="Times New Roman" w:cs="David" w:hint="cs"/>
            <w:sz w:val="24"/>
            <w:szCs w:val="24"/>
            <w:rtl/>
            <w:lang w:eastAsia="he-IL"/>
          </w:rPr>
          <w:t>תו</w:t>
        </w:r>
      </w:ins>
      <w:ins w:id="90" w:author="גרמן קגנובסקי" w:date="2020-08-18T13:04:00Z">
        <w:r>
          <w:rPr>
            <w:rFonts w:ascii="Times New Roman" w:eastAsia="Times New Roman" w:hAnsi="Times New Roman" w:cs="David" w:hint="cs"/>
            <w:sz w:val="24"/>
            <w:szCs w:val="24"/>
            <w:rtl/>
            <w:lang w:eastAsia="he-IL"/>
          </w:rPr>
          <w:t>ס</w:t>
        </w:r>
      </w:ins>
      <w:ins w:id="91" w:author="גרמן קגנובסקי" w:date="2020-08-18T12:58:00Z">
        <w:r>
          <w:rPr>
            <w:rFonts w:ascii="Times New Roman" w:eastAsia="Times New Roman" w:hAnsi="Times New Roman" w:cs="David" w:hint="cs"/>
            <w:sz w:val="24"/>
            <w:szCs w:val="24"/>
            <w:rtl/>
            <w:lang w:eastAsia="he-IL"/>
          </w:rPr>
          <w:t>פת בגין מידול הפרויקט: חניון 1</w:t>
        </w:r>
      </w:ins>
      <w:ins w:id="92" w:author="גרמן קגנובסקי" w:date="2020-08-18T13:02:00Z">
        <w:r>
          <w:rPr>
            <w:rFonts w:ascii="Times New Roman" w:eastAsia="Times New Roman" w:hAnsi="Times New Roman" w:cs="David" w:hint="cs"/>
            <w:sz w:val="24"/>
            <w:szCs w:val="24"/>
            <w:rtl/>
            <w:lang w:eastAsia="he-IL"/>
          </w:rPr>
          <w:t xml:space="preserve">2,800 ש''ח </w:t>
        </w:r>
      </w:ins>
      <w:ins w:id="93" w:author="גרמן קגנובסקי" w:date="2020-08-18T13:03:00Z">
        <w:r>
          <w:rPr>
            <w:rFonts w:ascii="Times New Roman" w:eastAsia="Times New Roman" w:hAnsi="Times New Roman" w:cs="David" w:hint="cs"/>
            <w:sz w:val="24"/>
            <w:szCs w:val="24"/>
            <w:rtl/>
            <w:lang w:eastAsia="he-IL"/>
          </w:rPr>
          <w:t xml:space="preserve">*2 ש''ח/מ''ר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w:t>
        </w:r>
        <w:r w:rsidRPr="00AA35E0">
          <w:rPr>
            <w:rFonts w:ascii="Times New Roman" w:eastAsia="Times New Roman" w:hAnsi="Times New Roman" w:cs="David"/>
            <w:b/>
            <w:bCs/>
            <w:sz w:val="24"/>
            <w:szCs w:val="24"/>
            <w:rtl/>
            <w:lang w:eastAsia="he-IL"/>
            <w:rPrChange w:id="94" w:author="גרמן קגנובסקי" w:date="2020-08-18T13:10:00Z">
              <w:rPr>
                <w:rFonts w:ascii="Times New Roman" w:eastAsia="Times New Roman" w:hAnsi="Times New Roman" w:cs="David"/>
                <w:sz w:val="24"/>
                <w:szCs w:val="24"/>
                <w:rtl/>
                <w:lang w:eastAsia="he-IL"/>
              </w:rPr>
            </w:rPrChange>
          </w:rPr>
          <w:t>25,600</w:t>
        </w:r>
        <w:r>
          <w:rPr>
            <w:rFonts w:ascii="Times New Roman" w:eastAsia="Times New Roman" w:hAnsi="Times New Roman" w:cs="David" w:hint="cs"/>
            <w:sz w:val="24"/>
            <w:szCs w:val="24"/>
            <w:rtl/>
            <w:lang w:eastAsia="he-IL"/>
          </w:rPr>
          <w:t xml:space="preserve"> ש''ח ( עשרים וחמשת אלפים ושש מאות ש''ח )</w:t>
        </w:r>
      </w:ins>
    </w:p>
    <w:p w14:paraId="568C3D15" w14:textId="43A000ED" w:rsidR="00622051" w:rsidRDefault="00622051" w:rsidP="00622051">
      <w:pPr>
        <w:widowControl w:val="0"/>
        <w:numPr>
          <w:ilvl w:val="0"/>
          <w:numId w:val="7"/>
        </w:numPr>
        <w:tabs>
          <w:tab w:val="left" w:pos="656"/>
        </w:tabs>
        <w:spacing w:before="0" w:beforeAutospacing="0" w:after="0" w:afterAutospacing="0" w:line="240" w:lineRule="auto"/>
        <w:jc w:val="both"/>
        <w:rPr>
          <w:ins w:id="95" w:author="גרמן קגנובסקי" w:date="2020-08-18T13:04:00Z"/>
          <w:rFonts w:ascii="Times New Roman" w:eastAsia="Times New Roman" w:hAnsi="Times New Roman" w:cs="David"/>
          <w:sz w:val="24"/>
          <w:szCs w:val="24"/>
          <w:lang w:eastAsia="he-IL"/>
        </w:rPr>
      </w:pPr>
      <w:ins w:id="96" w:author="גרמן קגנובסקי" w:date="2020-08-18T13:04:00Z">
        <w:r>
          <w:rPr>
            <w:rFonts w:ascii="Times New Roman" w:eastAsia="Times New Roman" w:hAnsi="Times New Roman" w:cs="David" w:hint="cs"/>
            <w:sz w:val="24"/>
            <w:szCs w:val="24"/>
            <w:rtl/>
            <w:lang w:eastAsia="he-IL"/>
          </w:rPr>
          <w:t>סך הכול עלות תכנון פרויקט:</w:t>
        </w:r>
      </w:ins>
      <w:ins w:id="97" w:author="גרמן קגנובסקי" w:date="2020-08-18T13:06:00Z">
        <w:r>
          <w:rPr>
            <w:rFonts w:ascii="Times New Roman" w:eastAsia="Times New Roman" w:hAnsi="Times New Roman" w:cs="David" w:hint="cs"/>
            <w:sz w:val="24"/>
            <w:szCs w:val="24"/>
            <w:rtl/>
            <w:lang w:eastAsia="he-IL"/>
          </w:rPr>
          <w:t xml:space="preserve"> </w:t>
        </w:r>
        <w:r w:rsidRPr="00AA35E0">
          <w:rPr>
            <w:rFonts w:ascii="Times New Roman" w:eastAsia="Times New Roman" w:hAnsi="Times New Roman" w:cs="David"/>
            <w:b/>
            <w:bCs/>
            <w:sz w:val="24"/>
            <w:szCs w:val="24"/>
            <w:rtl/>
            <w:lang w:eastAsia="he-IL"/>
            <w:rPrChange w:id="98" w:author="גרמן קגנובסקי" w:date="2020-08-18T13:10:00Z">
              <w:rPr>
                <w:rFonts w:ascii="Times New Roman" w:eastAsia="Times New Roman" w:hAnsi="Times New Roman" w:cs="David"/>
                <w:sz w:val="24"/>
                <w:szCs w:val="24"/>
                <w:rtl/>
                <w:lang w:eastAsia="he-IL"/>
              </w:rPr>
            </w:rPrChange>
          </w:rPr>
          <w:t xml:space="preserve">252,400 </w:t>
        </w:r>
      </w:ins>
      <w:ins w:id="99" w:author="גרמן קגנובסקי" w:date="2020-08-18T13:04:00Z">
        <w:r>
          <w:rPr>
            <w:rFonts w:ascii="Times New Roman" w:eastAsia="Times New Roman" w:hAnsi="Times New Roman" w:cs="David" w:hint="cs"/>
            <w:sz w:val="24"/>
            <w:szCs w:val="24"/>
            <w:rtl/>
            <w:lang w:eastAsia="he-IL"/>
          </w:rPr>
          <w:t xml:space="preserve"> ש''ח ( מאתים </w:t>
        </w:r>
      </w:ins>
      <w:ins w:id="100" w:author="גרמן קגנובסקי" w:date="2020-08-18T13:06:00Z">
        <w:r>
          <w:rPr>
            <w:rFonts w:ascii="Times New Roman" w:eastAsia="Times New Roman" w:hAnsi="Times New Roman" w:cs="David" w:hint="cs"/>
            <w:sz w:val="24"/>
            <w:szCs w:val="24"/>
            <w:rtl/>
            <w:lang w:eastAsia="he-IL"/>
          </w:rPr>
          <w:t>חמישים ושניים ארבע מאות</w:t>
        </w:r>
      </w:ins>
      <w:ins w:id="101" w:author="גרמן קגנובסקי" w:date="2020-08-18T13:04:00Z">
        <w:r>
          <w:rPr>
            <w:rFonts w:ascii="Times New Roman" w:eastAsia="Times New Roman" w:hAnsi="Times New Roman" w:cs="David" w:hint="cs"/>
            <w:sz w:val="24"/>
            <w:szCs w:val="24"/>
            <w:rtl/>
            <w:lang w:eastAsia="he-IL"/>
          </w:rPr>
          <w:t xml:space="preserve"> ש''ח).</w:t>
        </w:r>
      </w:ins>
    </w:p>
    <w:p w14:paraId="2116D458" w14:textId="77777777" w:rsidR="00AA35E0" w:rsidRDefault="00AA35E0" w:rsidP="00AA35E0">
      <w:pPr>
        <w:widowControl w:val="0"/>
        <w:numPr>
          <w:ilvl w:val="0"/>
          <w:numId w:val="7"/>
        </w:numPr>
        <w:tabs>
          <w:tab w:val="left" w:pos="656"/>
        </w:tabs>
        <w:spacing w:before="0" w:beforeAutospacing="0" w:after="0" w:afterAutospacing="0" w:line="240" w:lineRule="auto"/>
        <w:jc w:val="both"/>
        <w:rPr>
          <w:ins w:id="102" w:author="גרמן קגנובסקי" w:date="2020-08-18T13:10:00Z"/>
          <w:rFonts w:ascii="Times New Roman" w:eastAsia="Times New Roman" w:hAnsi="Times New Roman" w:cs="David"/>
          <w:sz w:val="24"/>
          <w:szCs w:val="24"/>
          <w:lang w:eastAsia="he-IL"/>
        </w:rPr>
      </w:pPr>
      <w:ins w:id="103" w:author="גרמן קגנובסקי" w:date="2020-08-18T13:10:00Z">
        <w:r>
          <w:rPr>
            <w:rFonts w:ascii="Times New Roman" w:eastAsia="Times New Roman" w:hAnsi="Times New Roman" w:cs="David" w:hint="cs"/>
            <w:sz w:val="24"/>
            <w:szCs w:val="24"/>
            <w:rtl/>
            <w:lang w:eastAsia="he-IL"/>
          </w:rPr>
          <w:t xml:space="preserve">הערה: המחיר יעודכן בהתאם לשינוי כמות הדירות או שטחי חניון או מסחר. </w:t>
        </w:r>
      </w:ins>
    </w:p>
    <w:p w14:paraId="0991BEA9" w14:textId="77777777" w:rsidR="00622051" w:rsidRPr="00D5041C" w:rsidRDefault="00622051">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Change w:id="104" w:author="גרמן קגנובסקי" w:date="2020-05-14T17:40:00Z">
          <w:pPr>
            <w:widowControl w:val="0"/>
            <w:numPr>
              <w:ilvl w:val="1"/>
              <w:numId w:val="7"/>
            </w:numPr>
            <w:tabs>
              <w:tab w:val="left" w:pos="656"/>
              <w:tab w:val="num" w:pos="1440"/>
            </w:tabs>
            <w:spacing w:before="0" w:beforeAutospacing="0" w:after="0" w:afterAutospacing="0" w:line="240" w:lineRule="auto"/>
            <w:ind w:left="1440" w:hanging="720"/>
            <w:jc w:val="both"/>
          </w:pPr>
        </w:pPrChange>
      </w:pPr>
    </w:p>
    <w:p w14:paraId="3C6AE01A"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6B241E3C"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שטחי השירות במבנה , בשטחי השירות הבנוי והמקורה.</w:t>
      </w:r>
    </w:p>
    <w:p w14:paraId="63A8C700"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5CE737B8"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 xml:space="preserve">_________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ש"ח) בגין תכנון</w:t>
      </w:r>
      <w:r w:rsidRPr="00D5041C">
        <w:rPr>
          <w:rFonts w:ascii="Times New Roman" w:eastAsia="Times New Roman" w:hAnsi="Times New Roman" w:cs="David" w:hint="cs"/>
          <w:sz w:val="24"/>
          <w:szCs w:val="24"/>
          <w:rtl/>
          <w:lang w:eastAsia="he-IL"/>
        </w:rPr>
        <w:t xml:space="preserve"> שטחי מלון בגמר מעטפת.</w:t>
      </w:r>
    </w:p>
    <w:p w14:paraId="2D517D30"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A3C7122"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בגין תכנון שטחי מסחר בגמר מעטפת.</w:t>
      </w:r>
    </w:p>
    <w:p w14:paraId="6BCCDEE5"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D8FE437"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פיתוח ושטחים ציבוריים כולל בניין לשימור וכביש רחוב מונבז.</w:t>
      </w:r>
    </w:p>
    <w:p w14:paraId="0432D08D"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C775809"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אופציה: סכום קבוע ומוחלט של __________ ₪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שטחי המלון ברמת גמר אופציה הנתונה בידי המזמין.</w:t>
      </w:r>
    </w:p>
    <w:p w14:paraId="79792E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FBDCE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315618D4"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4F035C79"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EFF778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399973A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4EF58516"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3BFF6D2B"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10BCBBC" w14:textId="022C621E"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05" w:author="גרמן קגנובסקי" w:date="2020-05-14T17:49:00Z">
            <w:r w:rsidR="00D56BEB">
              <w:rPr>
                <w:rFonts w:ascii="Times New Roman" w:eastAsia="Times New Roman" w:hAnsi="Times New Roman" w:cs="David" w:hint="cs"/>
                <w:color w:val="008000"/>
                <w:sz w:val="24"/>
                <w:szCs w:val="24"/>
                <w:rtl/>
              </w:rPr>
              <w:t>מדד תשומות הבניה</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06" w:author="גרמן קגנובסקי" w:date="2020-05-14T17:49:00Z">
            <w:r w:rsidR="00D56BEB">
              <w:rPr>
                <w:rFonts w:ascii="Times New Roman" w:eastAsia="Times New Roman" w:hAnsi="Times New Roman" w:cs="David" w:hint="cs"/>
                <w:color w:val="008000"/>
                <w:sz w:val="24"/>
                <w:szCs w:val="24"/>
                <w:rtl/>
              </w:rPr>
              <w:t>ידוע</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EndPr/>
        <w:sdtContent>
          <w:ins w:id="107" w:author="גרמן קגנובסקי" w:date="2020-05-14T17:48:00Z">
            <w:r w:rsidR="00D56BEB">
              <w:rPr>
                <w:rFonts w:ascii="Times New Roman" w:eastAsia="Times New Roman" w:hAnsi="Times New Roman" w:cs="David" w:hint="cs"/>
                <w:color w:val="008000"/>
                <w:sz w:val="24"/>
                <w:szCs w:val="24"/>
                <w:rtl/>
              </w:rPr>
              <w:t>‏31/12/2019</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08" w:author="גרמן קגנובסקי" w:date="2020-05-14T17:49:00Z">
            <w:r w:rsidR="00D56BEB">
              <w:rPr>
                <w:rFonts w:ascii="Times New Roman" w:eastAsia="Times New Roman" w:hAnsi="Times New Roman" w:cs="David" w:hint="cs"/>
                <w:color w:val="008000"/>
                <w:sz w:val="24"/>
                <w:szCs w:val="24"/>
                <w:rtl/>
              </w:rPr>
              <w:t>310.2382</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4C93BF3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B1B8B9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4AC77EF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FAD43"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0B86DF2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02A84CC"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0A356C7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E8EC95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6CF5D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3F45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4EE7B6"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281BE25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0C730C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A6EE8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131884C9"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2EAAD62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6AE68CC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B39CBD"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6A90CE9B"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053093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C966FC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47AD185B" w14:textId="77777777" w:rsidTr="00D5041C">
        <w:tc>
          <w:tcPr>
            <w:tcW w:w="992" w:type="dxa"/>
            <w:vAlign w:val="bottom"/>
          </w:tcPr>
          <w:p w14:paraId="524C1B5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4CC1827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36B7E3D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6513B286" w14:textId="77777777" w:rsidTr="00D5041C">
        <w:tc>
          <w:tcPr>
            <w:tcW w:w="992" w:type="dxa"/>
            <w:vAlign w:val="bottom"/>
          </w:tcPr>
          <w:p w14:paraId="568C460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5E686F9C"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678E9C6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25C92DAA" w14:textId="77777777" w:rsidTr="00D5041C">
        <w:tc>
          <w:tcPr>
            <w:tcW w:w="992" w:type="dxa"/>
            <w:vAlign w:val="bottom"/>
          </w:tcPr>
          <w:p w14:paraId="3FB4AFF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1CFAF83" w14:textId="4A7027F4" w:rsidR="00D5041C" w:rsidRPr="00D5041C" w:rsidRDefault="00D5041C" w:rsidP="00C662C7">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אישור </w:t>
            </w:r>
            <w:del w:id="109" w:author="גרמן קגנובסקי" w:date="2020-08-18T10:46:00Z">
              <w:r w:rsidRPr="00D5041C" w:rsidDel="00C662C7">
                <w:rPr>
                  <w:rFonts w:ascii="Times New Roman" w:eastAsia="Times New Roman" w:hAnsi="Times New Roman" w:cs="David"/>
                  <w:sz w:val="24"/>
                  <w:szCs w:val="24"/>
                  <w:rtl/>
                </w:rPr>
                <w:delText>הבקשות להיתרי בניה והוצאת היתר בניה</w:delText>
              </w:r>
            </w:del>
            <w:ins w:id="110" w:author="גרמן קגנובסקי" w:date="2020-08-18T10:46:00Z">
              <w:r w:rsidR="00C662C7">
                <w:rPr>
                  <w:rFonts w:ascii="Times New Roman" w:eastAsia="Times New Roman" w:hAnsi="Times New Roman" w:cs="David" w:hint="cs"/>
                  <w:sz w:val="24"/>
                  <w:szCs w:val="24"/>
                  <w:rtl/>
                </w:rPr>
                <w:t>הנספחים הנדרשים להוצאת היתר</w:t>
              </w:r>
            </w:ins>
            <w:r w:rsidRPr="00D5041C">
              <w:rPr>
                <w:rFonts w:ascii="Times New Roman" w:eastAsia="Times New Roman" w:hAnsi="Times New Roman" w:cs="David"/>
                <w:sz w:val="24"/>
                <w:szCs w:val="24"/>
                <w:rtl/>
              </w:rPr>
              <w:t xml:space="preserve"> -</w:t>
            </w:r>
          </w:p>
        </w:tc>
        <w:tc>
          <w:tcPr>
            <w:tcW w:w="1134" w:type="dxa"/>
          </w:tcPr>
          <w:p w14:paraId="678CF61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247C2866" w14:textId="77777777" w:rsidTr="00D5041C">
        <w:tc>
          <w:tcPr>
            <w:tcW w:w="992" w:type="dxa"/>
            <w:vAlign w:val="bottom"/>
          </w:tcPr>
          <w:p w14:paraId="31E9A8C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6BFCA1D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55D9ED9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7500C89D" w14:textId="77777777" w:rsidTr="00D5041C">
        <w:tc>
          <w:tcPr>
            <w:tcW w:w="992" w:type="dxa"/>
            <w:vAlign w:val="bottom"/>
          </w:tcPr>
          <w:p w14:paraId="4A269E88" w14:textId="0925F8DD"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11" w:author="גרמן קגנובסקי" w:date="2020-05-14T17:50:00Z">
              <w:r w:rsidRPr="00D5041C" w:rsidDel="00D56BEB">
                <w:rPr>
                  <w:rFonts w:ascii="Times New Roman" w:eastAsia="Times New Roman" w:hAnsi="Times New Roman" w:cs="David"/>
                  <w:sz w:val="24"/>
                  <w:szCs w:val="24"/>
                  <w:rtl/>
                </w:rPr>
                <w:delText>12%</w:delText>
              </w:r>
            </w:del>
            <w:ins w:id="112" w:author="גרמן קגנובסקי" w:date="2020-05-14T17:50:00Z">
              <w:r w:rsidR="00D56BEB">
                <w:rPr>
                  <w:rFonts w:ascii="Times New Roman" w:eastAsia="Times New Roman" w:hAnsi="Times New Roman" w:cs="David" w:hint="cs"/>
                  <w:sz w:val="24"/>
                  <w:szCs w:val="24"/>
                  <w:rtl/>
                </w:rPr>
                <w:t>17%</w:t>
              </w:r>
            </w:ins>
          </w:p>
        </w:tc>
        <w:tc>
          <w:tcPr>
            <w:tcW w:w="5953" w:type="dxa"/>
          </w:tcPr>
          <w:p w14:paraId="469C9A34"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00D48BB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729A1C0A" w14:textId="77777777" w:rsidTr="00D5041C">
        <w:tc>
          <w:tcPr>
            <w:tcW w:w="992" w:type="dxa"/>
            <w:vAlign w:val="bottom"/>
          </w:tcPr>
          <w:p w14:paraId="3A1D26C6" w14:textId="42491EBE"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13" w:author="גרמן קגנובסקי" w:date="2020-05-14T17:50:00Z">
              <w:r w:rsidRPr="00D5041C" w:rsidDel="00D56BEB">
                <w:rPr>
                  <w:rFonts w:ascii="Times New Roman" w:eastAsia="Times New Roman" w:hAnsi="Times New Roman" w:cs="David"/>
                  <w:sz w:val="24"/>
                  <w:szCs w:val="24"/>
                  <w:rtl/>
                </w:rPr>
                <w:delText>15%</w:delText>
              </w:r>
            </w:del>
            <w:ins w:id="114" w:author="גרמן קגנובסקי" w:date="2020-05-14T17:50:00Z">
              <w:r w:rsidR="00D56BEB">
                <w:rPr>
                  <w:rFonts w:ascii="Times New Roman" w:eastAsia="Times New Roman" w:hAnsi="Times New Roman" w:cs="David" w:hint="cs"/>
                  <w:sz w:val="24"/>
                  <w:szCs w:val="24"/>
                  <w:rtl/>
                </w:rPr>
                <w:t>13%</w:t>
              </w:r>
            </w:ins>
          </w:p>
        </w:tc>
        <w:tc>
          <w:tcPr>
            <w:tcW w:w="5953" w:type="dxa"/>
          </w:tcPr>
          <w:p w14:paraId="0B6542F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46C79B3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6BF923E2" w14:textId="77777777" w:rsidTr="00D5041C">
        <w:tc>
          <w:tcPr>
            <w:tcW w:w="992" w:type="dxa"/>
            <w:vAlign w:val="bottom"/>
          </w:tcPr>
          <w:p w14:paraId="1D329908" w14:textId="1FA5F13C"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15" w:author="גרמן קגנובסקי" w:date="2020-05-14T17:50:00Z">
              <w:r w:rsidRPr="00D5041C" w:rsidDel="00D56BEB">
                <w:rPr>
                  <w:rFonts w:ascii="Times New Roman" w:eastAsia="Times New Roman" w:hAnsi="Times New Roman" w:cs="David"/>
                  <w:sz w:val="24"/>
                  <w:szCs w:val="24"/>
                  <w:rtl/>
                </w:rPr>
                <w:delText>8%</w:delText>
              </w:r>
            </w:del>
            <w:ins w:id="116" w:author="גרמן קגנובסקי" w:date="2020-05-14T17:50:00Z">
              <w:r w:rsidR="00D56BEB">
                <w:rPr>
                  <w:rFonts w:ascii="Times New Roman" w:eastAsia="Times New Roman" w:hAnsi="Times New Roman" w:cs="David" w:hint="cs"/>
                  <w:sz w:val="24"/>
                  <w:szCs w:val="24"/>
                  <w:rtl/>
                </w:rPr>
                <w:t>5%</w:t>
              </w:r>
            </w:ins>
          </w:p>
        </w:tc>
        <w:tc>
          <w:tcPr>
            <w:tcW w:w="5953" w:type="dxa"/>
          </w:tcPr>
          <w:p w14:paraId="392582E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6F1AA35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6C537E5A" w14:textId="77777777" w:rsidTr="00D5041C">
        <w:tc>
          <w:tcPr>
            <w:tcW w:w="992" w:type="dxa"/>
            <w:vAlign w:val="bottom"/>
          </w:tcPr>
          <w:p w14:paraId="4FE288DD"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40A9788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4082932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5A233E53"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151AEB45"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44C065D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10F182"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90DC55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0598961"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65F82D1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E6F045"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29C7F40"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8CAA19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60A570BF"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5E34240"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A717C8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EC3E4E5" w14:textId="77777777" w:rsidR="00376E23" w:rsidRPr="00B27B4C" w:rsidRDefault="00220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17" w:author="גרמן קגנובסקי" w:date="2020-05-14T16:49: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p>
      </w:sdtContent>
    </w:sdt>
    <w:p w14:paraId="2C30FD7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E784A4B"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7C7027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8B5E280"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4BF117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0E7260"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8"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9"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0"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246ACC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5F61AD"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1"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22" w:author="גרמן קגנובסקי" w:date="2020-05-14T17:21:00Z">
            <w:r w:rsidR="00B439E8">
              <w:rPr>
                <w:rFonts w:ascii="Times New Roman" w:eastAsia="Times New Roman" w:hAnsi="Times New Roman" w:cs="David" w:hint="cs"/>
                <w:bCs/>
                <w:color w:val="008000"/>
                <w:sz w:val="24"/>
                <w:szCs w:val="24"/>
                <w:rtl/>
                <w:lang w:eastAsia="he-IL"/>
              </w:rPr>
              <w:t>הקמה 150 יח''ד ומסחר על גבי החניון תת קרקעי</w:t>
            </w:r>
          </w:ins>
        </w:sdtContent>
      </w:sdt>
      <w:r w:rsidRPr="00B27B4C">
        <w:rPr>
          <w:rFonts w:ascii="Times New Roman" w:eastAsia="Times New Roman" w:hAnsi="Times New Roman" w:cs="David" w:hint="cs"/>
          <w:color w:val="008000"/>
          <w:sz w:val="24"/>
          <w:szCs w:val="24"/>
          <w:rtl/>
          <w:lang w:eastAsia="he-IL"/>
        </w:rPr>
        <w:t>.</w:t>
      </w:r>
    </w:p>
    <w:p w14:paraId="32330EB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C7D599"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3"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C5A2FFD"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AEFDBD8"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4"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ED1CCB4"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A6EA1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B6E2507"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8F66BE"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76561C3"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644E67"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E20BA1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8F8A6D"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BE466D"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A07A60"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835FE3"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5" w:author="גרמן קגנובסקי" w:date="2020-05-14T17:16:00Z">
            <w:r w:rsidR="0090582F">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3D0244FB"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B1D2FE5"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9C32E72"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FD9A57A"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BAE1FE6"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20A8795"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9002E7B"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t>נספח</w:t>
      </w:r>
      <w:r w:rsidRPr="00E779BE">
        <w:rPr>
          <w:rFonts w:ascii="David" w:eastAsia="Times New Roman" w:hAnsi="David" w:cs="David"/>
          <w:bCs/>
          <w:sz w:val="24"/>
          <w:szCs w:val="24"/>
          <w:u w:val="single"/>
          <w:rtl/>
          <w:lang w:eastAsia="he-IL"/>
        </w:rPr>
        <w:t xml:space="preserve"> "ז"</w:t>
      </w:r>
    </w:p>
    <w:p w14:paraId="6703E5DF"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1B9676E7"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765C3C0E"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B78D18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750A3BC5"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24A3E2B7"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E3D3A8E"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4DFC3CA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60AF3E5C"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3DF8470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78C8EDAB"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F52A01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2FD3C28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9DBB0A1"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C13F1AC"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142B1D84" w14:textId="77777777" w:rsidR="002F611D" w:rsidRPr="00547192" w:rsidRDefault="002F611D" w:rsidP="002F611D">
      <w:pPr>
        <w:spacing w:after="0"/>
        <w:ind w:left="364"/>
        <w:contextualSpacing/>
        <w:rPr>
          <w:rFonts w:ascii="Times New Roman" w:hAnsi="Times New Roman"/>
          <w:rtl/>
        </w:rPr>
      </w:pPr>
    </w:p>
    <w:p w14:paraId="5518161C"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15231D"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F0DB6F"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1F319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BEB99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E284C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0BFB9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BFA61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53E99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3638C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2BFC3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78658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DB29B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DCCE4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E2C12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19C28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486D18"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DE01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DB09A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D4A9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F277C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EA556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DC16A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5DFFA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2479B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F0E9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C09DC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11DE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95F00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5273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5E1C1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6826D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6345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3380B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DED24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53AF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24F64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8804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EA52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83606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170E8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958EE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98651F" w14:textId="77777777" w:rsidR="00E779BE" w:rsidRDefault="00E779BE" w:rsidP="002F611D">
      <w:pPr>
        <w:widowControl w:val="0"/>
        <w:spacing w:before="0" w:beforeAutospacing="0" w:after="0" w:afterAutospacing="0" w:line="240" w:lineRule="auto"/>
        <w:jc w:val="center"/>
        <w:rPr>
          <w:ins w:id="126" w:author="רינת הראל" w:date="2020-05-12T17:43:00Z"/>
          <w:rFonts w:ascii="Times New Roman" w:eastAsia="Times New Roman" w:hAnsi="Times New Roman" w:cs="David"/>
          <w:bCs/>
          <w:sz w:val="24"/>
          <w:szCs w:val="24"/>
          <w:u w:val="single"/>
          <w:rtl/>
          <w:lang w:eastAsia="he-IL"/>
        </w:rPr>
      </w:pPr>
      <w:ins w:id="127" w:author="רינת הראל" w:date="2020-05-12T17:43:00Z">
        <w:r>
          <w:rPr>
            <w:rFonts w:ascii="Times New Roman" w:eastAsia="Times New Roman" w:hAnsi="Times New Roman" w:cs="David"/>
            <w:bCs/>
            <w:sz w:val="24"/>
            <w:szCs w:val="24"/>
            <w:u w:val="single"/>
            <w:rtl/>
            <w:lang w:eastAsia="he-IL"/>
          </w:rPr>
          <w:br w:type="page"/>
        </w:r>
      </w:ins>
    </w:p>
    <w:p w14:paraId="246C465B" w14:textId="77777777" w:rsidR="00003310" w:rsidDel="00E779BE" w:rsidRDefault="00003310" w:rsidP="002F611D">
      <w:pPr>
        <w:widowControl w:val="0"/>
        <w:spacing w:before="0" w:beforeAutospacing="0" w:after="0" w:afterAutospacing="0" w:line="240" w:lineRule="auto"/>
        <w:jc w:val="center"/>
        <w:rPr>
          <w:del w:id="128" w:author="רינת הראל" w:date="2020-05-12T17:43:00Z"/>
          <w:rFonts w:ascii="Times New Roman" w:eastAsia="Times New Roman" w:hAnsi="Times New Roman" w:cs="David"/>
          <w:bCs/>
          <w:sz w:val="24"/>
          <w:szCs w:val="24"/>
          <w:u w:val="single"/>
          <w:rtl/>
          <w:lang w:eastAsia="he-IL"/>
        </w:rPr>
      </w:pPr>
    </w:p>
    <w:p w14:paraId="68D3E0B5"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23605CD1"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42D58854"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14DBE685"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05D7C3B4" w14:textId="77777777" w:rsidTr="005A3D56">
        <w:trPr>
          <w:trHeight w:val="463"/>
          <w:tblHeader/>
        </w:trPr>
        <w:tc>
          <w:tcPr>
            <w:tcW w:w="8218" w:type="dxa"/>
            <w:gridSpan w:val="3"/>
            <w:shd w:val="clear" w:color="auto" w:fill="F2F2F2"/>
          </w:tcPr>
          <w:p w14:paraId="5327344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220DC8A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3C1F7A92" w14:textId="77777777" w:rsidTr="005A3D56">
        <w:trPr>
          <w:trHeight w:val="315"/>
        </w:trPr>
        <w:tc>
          <w:tcPr>
            <w:tcW w:w="11535" w:type="dxa"/>
            <w:gridSpan w:val="4"/>
            <w:shd w:val="clear" w:color="auto" w:fill="auto"/>
          </w:tcPr>
          <w:p w14:paraId="417B8EB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0D1E1F53" w14:textId="77777777" w:rsidTr="005A3D56">
        <w:trPr>
          <w:trHeight w:val="278"/>
        </w:trPr>
        <w:tc>
          <w:tcPr>
            <w:tcW w:w="4068" w:type="dxa"/>
            <w:shd w:val="clear" w:color="auto" w:fill="F2F2F2"/>
          </w:tcPr>
          <w:p w14:paraId="1EADF6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12CFAC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4413457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325BF6F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72A73C67" w14:textId="77777777" w:rsidTr="005A3D56">
        <w:trPr>
          <w:trHeight w:val="551"/>
        </w:trPr>
        <w:tc>
          <w:tcPr>
            <w:tcW w:w="4068" w:type="dxa"/>
            <w:shd w:val="clear" w:color="auto" w:fill="auto"/>
          </w:tcPr>
          <w:p w14:paraId="57A4727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5AC82BB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4C42590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285D84C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26BBCB7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0D787F4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62B7765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345017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7955FBB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2004F03" w14:textId="77777777" w:rsidTr="005A3D56">
        <w:trPr>
          <w:trHeight w:val="571"/>
        </w:trPr>
        <w:tc>
          <w:tcPr>
            <w:tcW w:w="4068" w:type="dxa"/>
            <w:shd w:val="clear" w:color="auto" w:fill="auto"/>
          </w:tcPr>
          <w:p w14:paraId="14C524D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6A233BD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64BAE0D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704FC9F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003848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7E5416E2" w14:textId="77777777" w:rsidTr="005A3D56">
        <w:trPr>
          <w:trHeight w:val="391"/>
        </w:trPr>
        <w:tc>
          <w:tcPr>
            <w:tcW w:w="4068" w:type="dxa"/>
            <w:shd w:val="clear" w:color="auto" w:fill="auto"/>
          </w:tcPr>
          <w:p w14:paraId="40E41EB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0A7B89FC"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406935C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1F41EE9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F6AC6A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7AFEE5F7"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06427817" w14:textId="77777777" w:rsidTr="005A3D56">
        <w:trPr>
          <w:trHeight w:val="303"/>
          <w:tblHeader/>
        </w:trPr>
        <w:tc>
          <w:tcPr>
            <w:tcW w:w="11535" w:type="dxa"/>
            <w:gridSpan w:val="8"/>
            <w:shd w:val="clear" w:color="auto" w:fill="auto"/>
          </w:tcPr>
          <w:p w14:paraId="1FC93D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7CF9C5F0" w14:textId="77777777" w:rsidTr="005A3D56">
        <w:trPr>
          <w:trHeight w:val="173"/>
        </w:trPr>
        <w:tc>
          <w:tcPr>
            <w:tcW w:w="1893" w:type="dxa"/>
            <w:vMerge w:val="restart"/>
            <w:shd w:val="clear" w:color="auto" w:fill="F2F2F2"/>
          </w:tcPr>
          <w:p w14:paraId="3F05C32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5B1C7CD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6EEF385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6A51972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5720B7D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1D3A8D6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6A5056E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2722C0A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7B44726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0BE5765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4A979714" w14:textId="77777777" w:rsidTr="005A3D56">
        <w:trPr>
          <w:trHeight w:val="43"/>
        </w:trPr>
        <w:tc>
          <w:tcPr>
            <w:tcW w:w="1893" w:type="dxa"/>
            <w:vMerge/>
            <w:shd w:val="clear" w:color="auto" w:fill="F2F2F2"/>
          </w:tcPr>
          <w:p w14:paraId="152B7C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404D6AF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750D9EB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268F68B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66B0126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0BBF244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3EDEB0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0033498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21D3E461" w14:textId="77777777" w:rsidTr="005A3D56">
        <w:trPr>
          <w:trHeight w:val="850"/>
        </w:trPr>
        <w:tc>
          <w:tcPr>
            <w:tcW w:w="1893" w:type="dxa"/>
            <w:shd w:val="clear" w:color="auto" w:fill="F2F2F2"/>
          </w:tcPr>
          <w:p w14:paraId="348BC3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70D6955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732C97D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10C97CD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1CC7932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F64545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3703A6E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2225DE75"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17E6FAB1" w14:textId="77777777" w:rsidTr="005A3D56">
        <w:trPr>
          <w:trHeight w:val="850"/>
        </w:trPr>
        <w:tc>
          <w:tcPr>
            <w:tcW w:w="1893" w:type="dxa"/>
            <w:shd w:val="clear" w:color="auto" w:fill="FFFFFF"/>
          </w:tcPr>
          <w:p w14:paraId="58ED27B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1D19867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747C3F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1736B56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28DADB7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6F21EE9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03CA336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7F23B516"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65E60071" w14:textId="77777777" w:rsidTr="005A3D56">
        <w:trPr>
          <w:trHeight w:val="850"/>
        </w:trPr>
        <w:tc>
          <w:tcPr>
            <w:tcW w:w="1893" w:type="dxa"/>
            <w:shd w:val="clear" w:color="auto" w:fill="F2F2F2"/>
          </w:tcPr>
          <w:p w14:paraId="132C08C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1B59A824"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59942B7E"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24556661"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B455666"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2E108BFB"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4BD6D8A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0C42488D"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43ABEA3C"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5187AD3C" w14:textId="77777777" w:rsidTr="005A3D56">
        <w:trPr>
          <w:trHeight w:val="57"/>
          <w:tblHeader/>
        </w:trPr>
        <w:tc>
          <w:tcPr>
            <w:tcW w:w="11530" w:type="dxa"/>
            <w:shd w:val="clear" w:color="auto" w:fill="F2F2F2"/>
          </w:tcPr>
          <w:p w14:paraId="3545CAF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717D6C0A" w14:textId="77777777" w:rsidTr="005A3D56">
        <w:trPr>
          <w:trHeight w:val="798"/>
        </w:trPr>
        <w:tc>
          <w:tcPr>
            <w:tcW w:w="11530" w:type="dxa"/>
            <w:shd w:val="clear" w:color="auto" w:fill="auto"/>
          </w:tcPr>
          <w:p w14:paraId="5D0DB24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73A6AD72"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5A487AD6" w14:textId="77777777" w:rsidTr="005A3D56">
        <w:trPr>
          <w:trHeight w:val="227"/>
          <w:tblHeader/>
        </w:trPr>
        <w:tc>
          <w:tcPr>
            <w:tcW w:w="11530" w:type="dxa"/>
            <w:shd w:val="clear" w:color="auto" w:fill="F2F2F2"/>
          </w:tcPr>
          <w:p w14:paraId="5C58EB5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חתימת האישור</w:t>
            </w:r>
          </w:p>
        </w:tc>
      </w:tr>
      <w:tr w:rsidR="00B2329A" w:rsidRPr="00003310" w14:paraId="0FB7F5A9" w14:textId="77777777" w:rsidTr="005A3D56">
        <w:trPr>
          <w:trHeight w:val="598"/>
        </w:trPr>
        <w:tc>
          <w:tcPr>
            <w:tcW w:w="11530" w:type="dxa"/>
            <w:shd w:val="clear" w:color="auto" w:fill="auto"/>
          </w:tcPr>
          <w:p w14:paraId="299D399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1F57FBA9"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734DF1C8" w14:textId="77777777" w:rsidTr="005A3D56">
        <w:trPr>
          <w:trHeight w:val="227"/>
          <w:tblHeader/>
        </w:trPr>
        <w:tc>
          <w:tcPr>
            <w:tcW w:w="11530" w:type="dxa"/>
            <w:shd w:val="clear" w:color="auto" w:fill="F2F2F2"/>
          </w:tcPr>
          <w:p w14:paraId="0D5E3CC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3D5453AF" w14:textId="77777777" w:rsidTr="005A3D56">
        <w:trPr>
          <w:trHeight w:val="334"/>
        </w:trPr>
        <w:tc>
          <w:tcPr>
            <w:tcW w:w="11530" w:type="dxa"/>
            <w:shd w:val="clear" w:color="auto" w:fill="auto"/>
            <w:vAlign w:val="center"/>
          </w:tcPr>
          <w:p w14:paraId="104189E8"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671B4893"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1CBC0DBD"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567D96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0D65F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0EA60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05265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A9C23A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11A8C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84706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D8C2E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BB286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0A18F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6C86E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7F6D2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A93C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55399A"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98F94C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544B42E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51682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5C14DB9B"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2739C1C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6DCC6594"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61E0F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27013E6D"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75C4A061"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13499FB4"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0A80769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7D531DA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A6825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26E30D4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808C1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318B5CD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769D1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43748F0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9F26E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19A44A5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C44D4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BD4C786"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0CF744C3"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0515A19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E4F2E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4F47419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ACF8A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35CB151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F54D6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3FA742C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B9CEBF"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093D31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B14850" w14:textId="6A24059A" w:rsidR="00D5041C" w:rsidRPr="00D5041C" w:rsidRDefault="00D5041C" w:rsidP="004E54A7">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ודלוחין, </w:t>
      </w:r>
      <w:del w:id="129" w:author="גרמן קגנובסקי" w:date="2020-08-18T11:05:00Z">
        <w:r w:rsidRPr="00D5041C" w:rsidDel="004E54A7">
          <w:rPr>
            <w:rFonts w:ascii="Times New Roman" w:eastAsia="Times New Roman" w:hAnsi="Times New Roman" w:cs="David"/>
            <w:sz w:val="20"/>
            <w:szCs w:val="24"/>
            <w:rtl/>
            <w:lang w:eastAsia="he-IL"/>
          </w:rPr>
          <w:delText xml:space="preserve">גז, </w:delText>
        </w:r>
      </w:del>
      <w:r w:rsidRPr="00D5041C">
        <w:rPr>
          <w:rFonts w:ascii="Times New Roman" w:eastAsia="Times New Roman" w:hAnsi="Times New Roman" w:cs="David"/>
          <w:sz w:val="20"/>
          <w:szCs w:val="24"/>
          <w:rtl/>
          <w:lang w:eastAsia="he-IL"/>
        </w:rPr>
        <w:t>מערכת סולרית</w:t>
      </w:r>
      <w:ins w:id="130" w:author="גרמן קגנובסקי" w:date="2020-08-18T11:05:00Z">
        <w:r w:rsidR="004E54A7">
          <w:rPr>
            <w:rFonts w:ascii="Times New Roman" w:eastAsia="Times New Roman" w:hAnsi="Times New Roman" w:cs="David" w:hint="cs"/>
            <w:sz w:val="20"/>
            <w:szCs w:val="24"/>
            <w:rtl/>
            <w:lang w:eastAsia="he-IL"/>
          </w:rPr>
          <w:t xml:space="preserve"> בתאום עם הספק</w:t>
        </w:r>
      </w:ins>
      <w:r w:rsidRPr="00D5041C">
        <w:rPr>
          <w:rFonts w:ascii="Times New Roman" w:eastAsia="Times New Roman" w:hAnsi="Times New Roman" w:cs="David"/>
          <w:sz w:val="20"/>
          <w:szCs w:val="24"/>
          <w:rtl/>
          <w:lang w:eastAsia="he-IL"/>
        </w:rPr>
        <w:t>, ניקוז מזגנים.</w:t>
      </w:r>
    </w:p>
    <w:p w14:paraId="2B2FD82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849873" w14:textId="0F6D479E" w:rsidR="00D5041C" w:rsidRPr="00D5041C" w:rsidRDefault="00D5041C" w:rsidP="004E54A7">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r>
      <w:del w:id="131" w:author="גרמן קגנובסקי" w:date="2020-08-18T11:05:00Z">
        <w:r w:rsidRPr="00D5041C" w:rsidDel="004E54A7">
          <w:rPr>
            <w:rFonts w:ascii="Times New Roman" w:eastAsia="Times New Roman" w:hAnsi="Times New Roman" w:cs="David"/>
            <w:sz w:val="20"/>
            <w:szCs w:val="24"/>
            <w:rtl/>
            <w:lang w:eastAsia="he-IL"/>
          </w:rPr>
          <w:delText xml:space="preserve">איזומטריות </w:delText>
        </w:r>
      </w:del>
      <w:ins w:id="132" w:author="גרמן קגנובסקי" w:date="2020-08-18T11:05:00Z">
        <w:r w:rsidR="004E54A7">
          <w:rPr>
            <w:rFonts w:ascii="Times New Roman" w:eastAsia="Times New Roman" w:hAnsi="Times New Roman" w:cs="David" w:hint="cs"/>
            <w:sz w:val="20"/>
            <w:szCs w:val="24"/>
            <w:rtl/>
            <w:lang w:eastAsia="he-IL"/>
          </w:rPr>
          <w:t>סכמה</w:t>
        </w:r>
        <w:r w:rsidR="004E54A7" w:rsidRPr="00D5041C">
          <w:rPr>
            <w:rFonts w:ascii="Times New Roman" w:eastAsia="Times New Roman" w:hAnsi="Times New Roman" w:cs="David"/>
            <w:sz w:val="20"/>
            <w:szCs w:val="24"/>
            <w:rtl/>
            <w:lang w:eastAsia="he-IL"/>
          </w:rPr>
          <w:t xml:space="preserve"> </w:t>
        </w:r>
      </w:ins>
      <w:r w:rsidRPr="00D5041C">
        <w:rPr>
          <w:rFonts w:ascii="Times New Roman" w:eastAsia="Times New Roman" w:hAnsi="Times New Roman" w:cs="David"/>
          <w:sz w:val="20"/>
          <w:szCs w:val="24"/>
          <w:rtl/>
          <w:lang w:eastAsia="he-IL"/>
        </w:rPr>
        <w:t xml:space="preserve">של מערכות המים, שופכין ודלוחין, </w:t>
      </w:r>
      <w:del w:id="133" w:author="גרמן קגנובסקי" w:date="2020-08-18T11:05:00Z">
        <w:r w:rsidRPr="00D5041C" w:rsidDel="004E54A7">
          <w:rPr>
            <w:rFonts w:ascii="Times New Roman" w:eastAsia="Times New Roman" w:hAnsi="Times New Roman" w:cs="David"/>
            <w:sz w:val="20"/>
            <w:szCs w:val="24"/>
            <w:rtl/>
            <w:lang w:eastAsia="he-IL"/>
          </w:rPr>
          <w:delText>גז</w:delText>
        </w:r>
      </w:del>
      <w:r w:rsidRPr="00D5041C">
        <w:rPr>
          <w:rFonts w:ascii="Times New Roman" w:eastAsia="Times New Roman" w:hAnsi="Times New Roman" w:cs="David"/>
          <w:sz w:val="20"/>
          <w:szCs w:val="24"/>
          <w:rtl/>
          <w:lang w:eastAsia="he-IL"/>
        </w:rPr>
        <w:t xml:space="preserve">, </w:t>
      </w:r>
      <w:ins w:id="134" w:author="גרמן קגנובסקי" w:date="2020-08-18T11:05:00Z">
        <w:r w:rsidR="004E54A7">
          <w:rPr>
            <w:rFonts w:ascii="Times New Roman" w:eastAsia="Times New Roman" w:hAnsi="Times New Roman" w:cs="David" w:hint="cs"/>
            <w:sz w:val="20"/>
            <w:szCs w:val="24"/>
            <w:rtl/>
            <w:lang w:eastAsia="he-IL"/>
          </w:rPr>
          <w:t xml:space="preserve">בתאום עם הספק </w:t>
        </w:r>
      </w:ins>
      <w:r w:rsidRPr="00D5041C">
        <w:rPr>
          <w:rFonts w:ascii="Times New Roman" w:eastAsia="Times New Roman" w:hAnsi="Times New Roman" w:cs="David"/>
          <w:sz w:val="20"/>
          <w:szCs w:val="24"/>
          <w:rtl/>
          <w:lang w:eastAsia="he-IL"/>
        </w:rPr>
        <w:t>מערכת סולרית.</w:t>
      </w:r>
    </w:p>
    <w:p w14:paraId="2AD961C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88B547" w14:textId="0808F375"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r>
      <w:del w:id="135" w:author="גרמן קגנובסקי" w:date="2020-08-18T11:06:00Z">
        <w:r w:rsidRPr="00D5041C" w:rsidDel="004E54A7">
          <w:rPr>
            <w:rFonts w:ascii="Times New Roman" w:eastAsia="Times New Roman" w:hAnsi="Times New Roman" w:cs="David"/>
            <w:sz w:val="20"/>
            <w:szCs w:val="24"/>
            <w:rtl/>
            <w:lang w:eastAsia="he-IL"/>
          </w:rPr>
          <w:delText>חתכים אנכיים</w:delText>
        </w:r>
      </w:del>
      <w:ins w:id="136" w:author="גרמן קגנובסקי" w:date="2020-08-18T11:06:00Z">
        <w:r w:rsidR="004E54A7">
          <w:rPr>
            <w:rFonts w:ascii="Times New Roman" w:eastAsia="Times New Roman" w:hAnsi="Times New Roman" w:cs="David" w:hint="cs"/>
            <w:sz w:val="20"/>
            <w:szCs w:val="24"/>
            <w:rtl/>
            <w:lang w:eastAsia="he-IL"/>
          </w:rPr>
          <w:t>סכמות מים, ביוב, מקוז</w:t>
        </w:r>
      </w:ins>
      <w:r w:rsidRPr="00D5041C">
        <w:rPr>
          <w:rFonts w:ascii="Times New Roman" w:eastAsia="Times New Roman" w:hAnsi="Times New Roman" w:cs="David"/>
          <w:sz w:val="20"/>
          <w:szCs w:val="24"/>
          <w:rtl/>
          <w:lang w:eastAsia="he-IL"/>
        </w:rPr>
        <w:t xml:space="preserve"> במבנה.</w:t>
      </w:r>
    </w:p>
    <w:p w14:paraId="479F688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797661" w14:textId="5A709124"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r>
      <w:del w:id="137" w:author="גרמן קגנובסקי" w:date="2020-08-18T11:06:00Z">
        <w:r w:rsidRPr="00D5041C" w:rsidDel="004E54A7">
          <w:rPr>
            <w:rFonts w:ascii="Times New Roman" w:eastAsia="Times New Roman" w:hAnsi="Times New Roman" w:cs="David"/>
            <w:sz w:val="20"/>
            <w:szCs w:val="24"/>
            <w:rtl/>
            <w:lang w:eastAsia="he-IL"/>
          </w:rPr>
          <w:delText>תכנית תאום מערכות במגרש.</w:delText>
        </w:r>
      </w:del>
    </w:p>
    <w:p w14:paraId="53BF4CB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CEDF9E4" w14:textId="28EC18D4"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r>
      <w:del w:id="138" w:author="גרמן קגנובסקי" w:date="2020-08-18T11:06:00Z">
        <w:r w:rsidRPr="00D5041C" w:rsidDel="004E54A7">
          <w:rPr>
            <w:rFonts w:ascii="Times New Roman" w:eastAsia="Times New Roman" w:hAnsi="Times New Roman" w:cs="David"/>
            <w:sz w:val="20"/>
            <w:szCs w:val="24"/>
            <w:rtl/>
            <w:lang w:eastAsia="he-IL"/>
          </w:rPr>
          <w:delText>תכניות תאום מערכות במרתפים ובקומת הכניסה.</w:delText>
        </w:r>
      </w:del>
    </w:p>
    <w:p w14:paraId="009886A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71B06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0289E2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EB8728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050FA73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8F2D5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43CC4C0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8EBE4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72269A0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F028DB" w14:textId="4BB994E2" w:rsidR="00D5041C" w:rsidRPr="00D5041C" w:rsidRDefault="003B1029" w:rsidP="00C662C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w:t>
      </w:r>
      <w:del w:id="139" w:author="גרמן קגנובסקי" w:date="2020-08-18T10:47:00Z">
        <w:r w:rsidR="00D5041C" w:rsidRPr="00D5041C" w:rsidDel="00C662C7">
          <w:rPr>
            <w:rFonts w:ascii="Times New Roman" w:eastAsia="Times New Roman" w:hAnsi="Times New Roman" w:cs="David"/>
            <w:sz w:val="20"/>
            <w:szCs w:val="24"/>
            <w:rtl/>
            <w:lang w:eastAsia="he-IL"/>
          </w:rPr>
          <w:delText xml:space="preserve"> – לפחות פעם בחודש</w:delText>
        </w:r>
      </w:del>
      <w:r w:rsidR="00D5041C" w:rsidRPr="00D5041C">
        <w:rPr>
          <w:rFonts w:ascii="Times New Roman" w:eastAsia="Times New Roman" w:hAnsi="Times New Roman" w:cs="David"/>
          <w:sz w:val="20"/>
          <w:szCs w:val="24"/>
          <w:rtl/>
          <w:lang w:eastAsia="he-IL"/>
        </w:rPr>
        <w:t>.</w:t>
      </w:r>
    </w:p>
    <w:p w14:paraId="115C2E7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86EEA44"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721DE92C"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00873F3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90C8C4"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5072F25A"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64C84241"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71A2B67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3EE0E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47BAF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3FDB770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17252AF"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79DAE92C"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5E3048E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7D689802"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309C6E6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7C433735"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39A9E065"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45124B26"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69D9BD14" w14:textId="6A04B9D0" w:rsidR="00D5041C" w:rsidRPr="00D5041C" w:rsidRDefault="003B1029" w:rsidP="00C662C7">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w:t>
      </w:r>
      <w:del w:id="140" w:author="גרמן קגנובסקי" w:date="2020-08-18T10:48:00Z">
        <w:r w:rsidR="00D5041C" w:rsidRPr="00D5041C" w:rsidDel="00C662C7">
          <w:rPr>
            <w:rFonts w:ascii="Times New Roman" w:eastAsia="Times New Roman" w:hAnsi="Times New Roman" w:cs="David"/>
            <w:sz w:val="20"/>
            <w:szCs w:val="24"/>
            <w:rtl/>
            <w:lang w:eastAsia="he-IL"/>
          </w:rPr>
          <w:delText xml:space="preserve"> – לפחות פעם בחודש</w:delText>
        </w:r>
      </w:del>
      <w:r w:rsidR="00D5041C" w:rsidRPr="00D5041C">
        <w:rPr>
          <w:rFonts w:ascii="Times New Roman" w:eastAsia="Times New Roman" w:hAnsi="Times New Roman" w:cs="David"/>
          <w:sz w:val="20"/>
          <w:szCs w:val="24"/>
          <w:rtl/>
          <w:lang w:eastAsia="he-IL"/>
        </w:rPr>
        <w:t>.</w:t>
      </w:r>
    </w:p>
    <w:p w14:paraId="6137A505"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2EC29B37"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AC9641E"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1B12DC9F"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3DA66DD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34D0C625"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84E48A4"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E45953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E795BEE"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C89F4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93ADF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53BD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155648C" w14:textId="77777777" w:rsidR="00376E23" w:rsidRDefault="001F474B"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1" w:author="גרמן קגנובסקי" w:date="2020-05-14T16:49:00Z">
            <w:r w:rsidR="00220E23">
              <w:rPr>
                <w:rFonts w:ascii="Times New Roman" w:eastAsia="Times New Roman" w:hAnsi="Times New Roman" w:cs="David" w:hint="cs"/>
                <w:color w:val="008000"/>
                <w:sz w:val="24"/>
                <w:szCs w:val="24"/>
                <w:rtl/>
                <w:lang w:eastAsia="he-IL"/>
              </w:rPr>
              <w:br/>
              <w:t>אפריקה ישראל מגורים בע"מ</w:t>
            </w:r>
            <w:r w:rsidR="00220E23">
              <w:rPr>
                <w:rFonts w:ascii="Times New Roman" w:eastAsia="Times New Roman" w:hAnsi="Times New Roman" w:cs="David" w:hint="cs"/>
                <w:color w:val="008000"/>
                <w:sz w:val="24"/>
                <w:szCs w:val="24"/>
                <w:rtl/>
                <w:lang w:eastAsia="he-IL"/>
              </w:rPr>
              <w:br/>
              <w:t>יוני נתניהו 1 ג' אור יהודה</w:t>
            </w:r>
            <w:r w:rsidR="00220E23">
              <w:rPr>
                <w:rFonts w:ascii="Times New Roman" w:eastAsia="Times New Roman" w:hAnsi="Times New Roman" w:cs="David" w:hint="cs"/>
                <w:color w:val="008000"/>
                <w:sz w:val="24"/>
                <w:szCs w:val="24"/>
                <w:rtl/>
                <w:lang w:eastAsia="he-IL"/>
              </w:rPr>
              <w:br/>
              <w:t>מ.ז 52-003476-0</w:t>
            </w:r>
            <w:r w:rsidR="00220E23">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03FF269B"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E78B051"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11137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25197E"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4FDF6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392F3C"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2" w:author="גרמן קגנובסקי" w:date="2020-05-14T17:16:00Z">
            <w:r w:rsidR="0090582F">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43" w:author="גרמן קגנובסקי" w:date="2020-05-14T17:20:00Z">
            <w:r w:rsidR="00B439E8">
              <w:rPr>
                <w:rFonts w:ascii="Times New Roman" w:eastAsia="Times New Roman" w:hAnsi="Times New Roman" w:cs="David" w:hint="cs"/>
                <w:color w:val="008000"/>
                <w:sz w:val="24"/>
                <w:szCs w:val="24"/>
                <w:rtl/>
                <w:lang w:eastAsia="he-IL"/>
              </w:rPr>
              <w:t>סביוני רעננה צפון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44" w:author="גרמן קגנובסקי" w:date="2020-05-14T16:49:00Z">
            <w:r w:rsidR="00220E23">
              <w:rPr>
                <w:rFonts w:ascii="Times New Roman" w:eastAsia="Times New Roman" w:hAnsi="Times New Roman" w:cs="David" w:hint="cs"/>
                <w:color w:val="008000"/>
                <w:sz w:val="24"/>
                <w:szCs w:val="24"/>
                <w:rtl/>
              </w:rPr>
              <w:t>הקמה 150 יח''ד ומסחר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6D5BD9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0D7AE9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52859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DADEE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A6D60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6CCF23"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C534556"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97C2FF"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206072"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320A48C" w14:textId="77777777" w:rsidR="00376E23" w:rsidRPr="00B27B4C" w:rsidRDefault="001F474B"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5" w:author="גרמן קגנובסקי" w:date="2020-05-14T17:16:00Z">
            <w:r w:rsidR="0090582F">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36554C0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1517E3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E647C4B"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001217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66CA303"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0B679AA"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36644D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46" w:author="גרמן קגנובסקי" w:date="2020-05-14T16:49:00Z">
            <w:r w:rsidR="00220E23">
              <w:rPr>
                <w:rFonts w:ascii="Times New Roman" w:eastAsia="Times New Roman" w:hAnsi="Times New Roman" w:cs="David" w:hint="cs"/>
                <w:color w:val="008000"/>
                <w:sz w:val="24"/>
                <w:szCs w:val="24"/>
                <w:rtl/>
                <w:lang w:eastAsia="he-IL"/>
              </w:rPr>
              <w:br/>
              <w:t>אפריקה ישראל מגורים בע"מ</w:t>
            </w:r>
            <w:r w:rsidR="00220E23">
              <w:rPr>
                <w:rFonts w:ascii="Times New Roman" w:eastAsia="Times New Roman" w:hAnsi="Times New Roman" w:cs="David" w:hint="cs"/>
                <w:color w:val="008000"/>
                <w:sz w:val="24"/>
                <w:szCs w:val="24"/>
                <w:rtl/>
                <w:lang w:eastAsia="he-IL"/>
              </w:rPr>
              <w:br/>
              <w:t>יוני נתניהו 1 ג' אור יהודה</w:t>
            </w:r>
            <w:r w:rsidR="00220E23">
              <w:rPr>
                <w:rFonts w:ascii="Times New Roman" w:eastAsia="Times New Roman" w:hAnsi="Times New Roman" w:cs="David" w:hint="cs"/>
                <w:color w:val="008000"/>
                <w:sz w:val="24"/>
                <w:szCs w:val="24"/>
                <w:rtl/>
                <w:lang w:eastAsia="he-IL"/>
              </w:rPr>
              <w:br/>
              <w:t>מ.ז 52-003476-0</w:t>
            </w:r>
            <w:r w:rsidR="00220E23">
              <w:rPr>
                <w:rFonts w:ascii="Times New Roman" w:eastAsia="Times New Roman" w:hAnsi="Times New Roman" w:cs="David" w:hint="cs"/>
                <w:color w:val="008000"/>
                <w:sz w:val="24"/>
                <w:szCs w:val="24"/>
                <w:rtl/>
                <w:lang w:eastAsia="he-IL"/>
              </w:rPr>
              <w:br/>
            </w:r>
          </w:ins>
        </w:sdtContent>
      </w:sdt>
    </w:p>
    <w:p w14:paraId="656C2DB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22D37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D17847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41122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47" w:author="גרמן קגנובסקי" w:date="2020-05-14T17:20:00Z">
            <w:r w:rsidR="00B439E8">
              <w:rPr>
                <w:rFonts w:ascii="Times New Roman" w:eastAsia="Times New Roman" w:hAnsi="Times New Roman" w:cs="David" w:hint="cs"/>
                <w:color w:val="008000"/>
                <w:sz w:val="24"/>
                <w:szCs w:val="24"/>
                <w:rtl/>
                <w:lang w:eastAsia="he-IL"/>
              </w:rPr>
              <w:t>סביוני רעננה צפון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D628C5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8AE03C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D2AE0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B6BDF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613CE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6A0D7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C9238E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9E177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BF6FB6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16BF8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CBFB7E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1FEE26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412A5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1023508"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B93D30"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96D26A5"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B703101"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A14BB85"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48" w:author="גרמן קגנובסקי" w:date="2020-05-14T17:16:00Z">
            <w:r w:rsidR="0090582F">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686AB41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8B708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67EDC3"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19371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862703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3782DDE"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484A4E4"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FB6B9C9"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00230A2"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F107DCF"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6B74891"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10679867"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4BFAE" w14:textId="77777777" w:rsidR="00294E69" w:rsidRDefault="00294E69" w:rsidP="00AF234B">
      <w:pPr>
        <w:spacing w:before="0" w:after="0" w:line="240" w:lineRule="auto"/>
      </w:pPr>
      <w:r>
        <w:separator/>
      </w:r>
    </w:p>
  </w:endnote>
  <w:endnote w:type="continuationSeparator" w:id="0">
    <w:p w14:paraId="2C9EA60C" w14:textId="77777777" w:rsidR="00294E69" w:rsidRDefault="00294E6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8"/>
      <w:gridCol w:w="2810"/>
      <w:gridCol w:w="232"/>
      <w:gridCol w:w="1037"/>
      <w:gridCol w:w="1809"/>
    </w:tblGrid>
    <w:tr w:rsidR="00294E69" w:rsidRPr="00F9528C" w14:paraId="50E8ED12" w14:textId="77777777" w:rsidTr="002F611D">
      <w:tc>
        <w:tcPr>
          <w:tcW w:w="753" w:type="dxa"/>
        </w:tcPr>
        <w:p w14:paraId="18408D16"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F71461A"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ins w:id="149" w:author="גרמן קגנובסקי" w:date="2020-05-14T17:21:00Z">
                <w:r>
                  <w:rPr>
                    <w:rFonts w:ascii="David" w:hAnsi="David" w:hint="cs"/>
                    <w:color w:val="00B0F0"/>
                    <w:sz w:val="20"/>
                    <w:szCs w:val="20"/>
                    <w:rtl/>
                  </w:rPr>
                  <w:t>הקמה 150 יח''ד ומסחר על גבי החניון תת קרקעי</w:t>
                </w:r>
              </w:ins>
            </w:p>
          </w:tc>
        </w:sdtContent>
      </w:sdt>
      <w:tc>
        <w:tcPr>
          <w:tcW w:w="2232" w:type="dxa"/>
        </w:tcPr>
        <w:p w14:paraId="379B4DBB"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5C01C331" w14:textId="77777777" w:rsidR="00294E69" w:rsidRPr="00F9528C" w:rsidRDefault="00294E69" w:rsidP="002F611D">
          <w:pPr>
            <w:tabs>
              <w:tab w:val="center" w:pos="4153"/>
              <w:tab w:val="right" w:pos="8306"/>
            </w:tabs>
            <w:spacing w:before="0" w:after="0" w:line="240" w:lineRule="auto"/>
            <w:rPr>
              <w:rFonts w:ascii="David" w:hAnsi="David"/>
              <w:sz w:val="16"/>
              <w:szCs w:val="16"/>
              <w:rtl/>
            </w:rPr>
          </w:pPr>
        </w:p>
      </w:tc>
      <w:tc>
        <w:tcPr>
          <w:tcW w:w="1129" w:type="dxa"/>
        </w:tcPr>
        <w:p w14:paraId="4AAA1AD9"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AD4CDD2" w14:textId="4E1FABF1" w:rsidR="00294E69" w:rsidRPr="00F9528C" w:rsidRDefault="00294E69" w:rsidP="002F611D">
              <w:pPr>
                <w:tabs>
                  <w:tab w:val="center" w:pos="4153"/>
                  <w:tab w:val="right" w:pos="8306"/>
                </w:tabs>
                <w:spacing w:before="0" w:after="0" w:line="240" w:lineRule="auto"/>
                <w:rPr>
                  <w:rFonts w:ascii="David" w:hAnsi="David"/>
                  <w:sz w:val="20"/>
                  <w:szCs w:val="20"/>
                  <w:rtl/>
                </w:rPr>
              </w:pPr>
              <w:del w:id="150" w:author="גרמן קגנובסקי" w:date="2020-08-04T09:21:00Z">
                <w:r w:rsidDel="009A7F2D">
                  <w:rPr>
                    <w:rFonts w:ascii="David" w:hAnsi="David" w:hint="cs"/>
                    <w:sz w:val="20"/>
                    <w:szCs w:val="20"/>
                  </w:rPr>
                  <w:delText>CONT-5-564</w:delText>
                </w:r>
              </w:del>
              <w:ins w:id="151" w:author="גרמן קגנובסקי" w:date="2020-08-04T09:21:00Z">
                <w:r>
                  <w:rPr>
                    <w:rFonts w:ascii="David" w:hAnsi="David" w:hint="cs"/>
                    <w:sz w:val="20"/>
                    <w:szCs w:val="20"/>
                  </w:rPr>
                  <w:t>CO</w:t>
                </w:r>
                <w:r>
                  <w:rPr>
                    <w:rFonts w:ascii="David" w:hAnsi="David" w:hint="cs"/>
                    <w:sz w:val="20"/>
                    <w:szCs w:val="20"/>
                    <w:rtl/>
                  </w:rPr>
                  <w:t>NT-10-1912</w:t>
                </w:r>
              </w:ins>
            </w:p>
          </w:tc>
        </w:sdtContent>
      </w:sdt>
    </w:tr>
    <w:tr w:rsidR="00294E69" w:rsidRPr="00F9528C" w14:paraId="15636E3B" w14:textId="77777777" w:rsidTr="002F611D">
      <w:tc>
        <w:tcPr>
          <w:tcW w:w="753" w:type="dxa"/>
        </w:tcPr>
        <w:p w14:paraId="12DBA814"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FCBC742"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ins w:id="152" w:author="גרמן קגנובסקי" w:date="2020-05-14T17:16:00Z">
                <w:r>
                  <w:rPr>
                    <w:rFonts w:ascii="David" w:hAnsi="David" w:hint="cs"/>
                    <w:color w:val="00B0F0"/>
                    <w:sz w:val="20"/>
                    <w:szCs w:val="20"/>
                    <w:rtl/>
                  </w:rPr>
                  <w:t>א.ח. תכנון וייעוץ בהנדסת מים וביוב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94E69" w:rsidRPr="00F9528C" w14:paraId="486EA32C" w14:textId="77777777" w:rsidTr="002F611D">
            <w:trPr>
              <w:trHeight w:val="201"/>
            </w:trPr>
            <w:tc>
              <w:tcPr>
                <w:tcW w:w="926" w:type="dxa"/>
              </w:tcPr>
              <w:p w14:paraId="17A7E71A"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F5985CC" w14:textId="790DCD1F" w:rsidR="00294E69" w:rsidRPr="00F9528C" w:rsidRDefault="001F474B" w:rsidP="002F611D">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tc>
              </w:sdtContent>
            </w:sdt>
          </w:tr>
        </w:tbl>
        <w:p w14:paraId="5776B470"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36" w:type="dxa"/>
        </w:tcPr>
        <w:p w14:paraId="7FF50446"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129" w:type="dxa"/>
        </w:tcPr>
        <w:p w14:paraId="75B1FE97"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880EF26" w14:textId="5D37D5E4" w:rsidR="00294E69" w:rsidRPr="00F9528C" w:rsidRDefault="001F474B"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Pr>
                  <w:rFonts w:ascii="David" w:hAnsi="David" w:hint="cs"/>
                  <w:sz w:val="20"/>
                  <w:szCs w:val="20"/>
                  <w:rtl/>
                </w:rPr>
                <w:t>3;#</w:t>
              </w:r>
              <w:r>
                <w:rPr>
                  <w:rFonts w:ascii="David" w:hAnsi="David" w:hint="cs"/>
                  <w:sz w:val="20"/>
                  <w:szCs w:val="20"/>
                </w:rPr>
                <w:t>Draft</w:t>
              </w:r>
            </w:sdtContent>
          </w:sdt>
        </w:p>
      </w:tc>
    </w:tr>
    <w:tr w:rsidR="00294E69" w:rsidRPr="00F9528C" w14:paraId="01885BF3" w14:textId="77777777" w:rsidTr="002F611D">
      <w:trPr>
        <w:trHeight w:val="80"/>
      </w:trPr>
      <w:tc>
        <w:tcPr>
          <w:tcW w:w="753" w:type="dxa"/>
        </w:tcPr>
        <w:p w14:paraId="228896B7"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883" w:type="dxa"/>
        </w:tcPr>
        <w:p w14:paraId="6D0AB6AE"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F0F26FF"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36" w:type="dxa"/>
        </w:tcPr>
        <w:p w14:paraId="1357F329"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129" w:type="dxa"/>
        </w:tcPr>
        <w:p w14:paraId="30181C4D"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073" w:type="dxa"/>
        </w:tcPr>
        <w:p w14:paraId="2802767D"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r>
  </w:tbl>
  <w:p w14:paraId="673C3824" w14:textId="77777777" w:rsidR="00294E69" w:rsidRPr="00E3073A" w:rsidRDefault="00294E69"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372CA2" w14:textId="77777777" w:rsidR="00294E69" w:rsidRDefault="00294E69" w:rsidP="00AF234B">
      <w:pPr>
        <w:spacing w:before="0" w:after="0" w:line="240" w:lineRule="auto"/>
      </w:pPr>
      <w:r>
        <w:separator/>
      </w:r>
    </w:p>
  </w:footnote>
  <w:footnote w:type="continuationSeparator" w:id="0">
    <w:p w14:paraId="748CFD4D" w14:textId="77777777" w:rsidR="00294E69" w:rsidRDefault="00294E6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1A40F2B8" w14:textId="77777777" w:rsidR="00294E69" w:rsidRDefault="00294E69">
        <w:pPr>
          <w:pStyle w:val="Header"/>
          <w:jc w:val="center"/>
        </w:pPr>
        <w:r>
          <w:fldChar w:fldCharType="begin"/>
        </w:r>
        <w:r>
          <w:instrText xml:space="preserve"> PAGE   \* MERGEFORMAT </w:instrText>
        </w:r>
        <w:r>
          <w:fldChar w:fldCharType="separate"/>
        </w:r>
        <w:r w:rsidR="001F474B">
          <w:rPr>
            <w:noProof/>
            <w:rtl/>
          </w:rPr>
          <w:t>1</w:t>
        </w:r>
        <w:r>
          <w:rPr>
            <w:noProof/>
          </w:rPr>
          <w:fldChar w:fldCharType="end"/>
        </w:r>
      </w:p>
    </w:sdtContent>
  </w:sdt>
  <w:p w14:paraId="48AC2DB2" w14:textId="77777777" w:rsidR="00294E69" w:rsidRDefault="00294E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11634B"/>
    <w:rsid w:val="00130BD3"/>
    <w:rsid w:val="00134C85"/>
    <w:rsid w:val="00157ACB"/>
    <w:rsid w:val="00197EF4"/>
    <w:rsid w:val="001A0C3C"/>
    <w:rsid w:val="001A69D5"/>
    <w:rsid w:val="001F474B"/>
    <w:rsid w:val="00214ACF"/>
    <w:rsid w:val="00220E23"/>
    <w:rsid w:val="00294E69"/>
    <w:rsid w:val="002F611D"/>
    <w:rsid w:val="003235F8"/>
    <w:rsid w:val="00376E23"/>
    <w:rsid w:val="003B1029"/>
    <w:rsid w:val="003B5234"/>
    <w:rsid w:val="004E54A7"/>
    <w:rsid w:val="00552E11"/>
    <w:rsid w:val="0057206A"/>
    <w:rsid w:val="005A3D56"/>
    <w:rsid w:val="00622051"/>
    <w:rsid w:val="0072103C"/>
    <w:rsid w:val="007472DA"/>
    <w:rsid w:val="00762A58"/>
    <w:rsid w:val="007B54F0"/>
    <w:rsid w:val="007E40BD"/>
    <w:rsid w:val="008243EA"/>
    <w:rsid w:val="008C64C6"/>
    <w:rsid w:val="0090582F"/>
    <w:rsid w:val="00942177"/>
    <w:rsid w:val="009906BE"/>
    <w:rsid w:val="009A7F2D"/>
    <w:rsid w:val="009D5E94"/>
    <w:rsid w:val="00A0531C"/>
    <w:rsid w:val="00AA35E0"/>
    <w:rsid w:val="00AD2AC9"/>
    <w:rsid w:val="00AF234B"/>
    <w:rsid w:val="00B2329A"/>
    <w:rsid w:val="00B4197E"/>
    <w:rsid w:val="00B439E8"/>
    <w:rsid w:val="00B55126"/>
    <w:rsid w:val="00B66D2C"/>
    <w:rsid w:val="00BC51AD"/>
    <w:rsid w:val="00BE17B4"/>
    <w:rsid w:val="00C10D56"/>
    <w:rsid w:val="00C43473"/>
    <w:rsid w:val="00C662C7"/>
    <w:rsid w:val="00D13234"/>
    <w:rsid w:val="00D5041C"/>
    <w:rsid w:val="00D56BEB"/>
    <w:rsid w:val="00DB1805"/>
    <w:rsid w:val="00E3073A"/>
    <w:rsid w:val="00E679C7"/>
    <w:rsid w:val="00E779BE"/>
    <w:rsid w:val="00EB00BB"/>
    <w:rsid w:val="00EB51FD"/>
    <w:rsid w:val="00EC37B6"/>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6ABA8B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PlaceholderText"/>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1825"/>
    <w:rsid w:val="000D4A9D"/>
    <w:rsid w:val="001137E3"/>
    <w:rsid w:val="002A4C4E"/>
    <w:rsid w:val="003553A7"/>
    <w:rsid w:val="006865A5"/>
    <w:rsid w:val="006D7931"/>
    <w:rsid w:val="00794045"/>
    <w:rsid w:val="009E27E7"/>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1D185AC1-9FFE-4F50-AD36-9E5B09DBEB43}"/>
</file>

<file path=customXml/itemProps4.xml><?xml version="1.0" encoding="utf-8"?>
<ds:datastoreItem xmlns:ds="http://schemas.openxmlformats.org/officeDocument/2006/customXml" ds:itemID="{989E70F3-96E6-4276-B00B-CCEEED67CCED}"/>
</file>

<file path=customXml/itemProps5.xml><?xml version="1.0" encoding="utf-8"?>
<ds:datastoreItem xmlns:ds="http://schemas.openxmlformats.org/officeDocument/2006/customXml" ds:itemID="{F601DE3B-7A46-419D-979D-387E8EA783F8}"/>
</file>

<file path=docProps/app.xml><?xml version="1.0" encoding="utf-8"?>
<Properties xmlns="http://schemas.openxmlformats.org/officeDocument/2006/extended-properties" xmlns:vt="http://schemas.openxmlformats.org/officeDocument/2006/docPropsVTypes">
  <Template>Normal</Template>
  <TotalTime>337</TotalTime>
  <Pages>41</Pages>
  <Words>11127</Words>
  <Characters>55639</Characters>
  <Application>Microsoft Office Word</Application>
  <DocSecurity>0</DocSecurity>
  <Lines>463</Lines>
  <Paragraphs>133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66633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7</cp:revision>
  <dcterms:created xsi:type="dcterms:W3CDTF">2020-05-14T13:48:00Z</dcterms:created>
  <dcterms:modified xsi:type="dcterms:W3CDTF">2020-09-01T12:08:00Z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afd33189-63f1-41b7-baac-e6ab1b4e5577</vt:lpwstr>
  </property>
</Properties>
</file>