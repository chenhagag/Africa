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ECB5B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Pr>
      </w:pPr>
    </w:p>
    <w:p w14:paraId="61039E32"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62D8BBE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0275EA91" wp14:editId="00B45BA0">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FAD81A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E53E3B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53F3F1"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C2462F"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0B468E"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9E620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4C2328A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DAF8B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8455D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DE703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84275B"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1E69012" w14:textId="77777777" w:rsidR="007561C6" w:rsidRPr="00B27B4C" w:rsidRDefault="00287AAB"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סביוני  רעננה  צפון</w:t>
          </w:r>
        </w:p>
      </w:sdtContent>
    </w:sdt>
    <w:p w14:paraId="4531DD5A"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505A53B" w14:textId="77777777" w:rsidR="007561C6" w:rsidRPr="00B27B4C" w:rsidRDefault="00287AAB"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גרמן קגנובסקי" w:date="2020-04-23T15:40:00Z">
            <w:r>
              <w:rPr>
                <w:rFonts w:ascii="Times New Roman" w:eastAsia="Times New Roman" w:hAnsi="Times New Roman" w:cs="David" w:hint="cs"/>
                <w:bCs/>
                <w:sz w:val="32"/>
                <w:szCs w:val="32"/>
                <w:u w:val="single"/>
                <w:rtl/>
                <w:lang w:eastAsia="he-IL"/>
              </w:rPr>
              <w:t>סביוני רעננה צפון</w:t>
            </w:r>
          </w:ins>
        </w:p>
      </w:sdtContent>
    </w:sdt>
    <w:p w14:paraId="64A0929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25642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7F30A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7B9C9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331FB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54F85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C8E0E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67CA2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C3907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89EB9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1FC8D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68907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79D23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830E7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CE5D1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D548B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5371C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404B8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9DBC3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4ADC8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FB109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B9549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EFF55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A49A9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CBA0B2"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0A096"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357D5EC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A8D7CC" w14:textId="618911B4"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5-07T00:00:00Z">
            <w:dateFormat w:val="dd/MM/yyyy"/>
            <w:lid w:val="he-IL"/>
            <w:storeMappedDataAs w:val="dateTime"/>
            <w:calendar w:val="gregorian"/>
          </w:date>
        </w:sdtPr>
        <w:sdtEndPr/>
        <w:sdtContent>
          <w:ins w:id="1" w:author="גרמן קגנובסקי" w:date="2020-05-07T15:05:00Z">
            <w:r w:rsidR="003E419E">
              <w:rPr>
                <w:rFonts w:ascii="Times New Roman" w:eastAsia="Times New Roman" w:hAnsi="Times New Roman" w:cs="David" w:hint="cs"/>
                <w:color w:val="800080"/>
                <w:sz w:val="24"/>
                <w:szCs w:val="24"/>
                <w:rtl/>
                <w:lang w:eastAsia="he-IL"/>
              </w:rPr>
              <w:t>‏07/05/2020</w:t>
            </w:r>
          </w:ins>
        </w:sdtContent>
      </w:sdt>
    </w:p>
    <w:p w14:paraId="596B841A"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0CB7AED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DBC30D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A9CEA4"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8694837" w14:textId="77777777" w:rsidR="000B5DC0" w:rsidRPr="000B5DC0" w:rsidRDefault="00287AAB" w:rsidP="00287AA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del w:id="2" w:author="גרמן קגנובסקי" w:date="2020-04-23T15:42:00Z">
            <w:r w:rsidDel="00287AAB">
              <w:rPr>
                <w:rFonts w:ascii="Times New Roman" w:eastAsia="Times New Roman" w:hAnsi="Times New Roman" w:cs="David"/>
                <w:color w:val="00B0F0"/>
                <w:sz w:val="24"/>
                <w:szCs w:val="24"/>
                <w:rtl/>
              </w:rPr>
              <w:br/>
            </w:r>
          </w:del>
          <w:ins w:id="3" w:author="גרמן קגנובסקי" w:date="2020-04-23T15:42:00Z">
            <w:r>
              <w:rPr>
                <w:rFonts w:ascii="Times New Roman" w:eastAsia="Times New Roman" w:hAnsi="Times New Roman" w:cs="David" w:hint="cs"/>
                <w:color w:val="00B0F0"/>
                <w:sz w:val="24"/>
                <w:szCs w:val="24"/>
                <w:rtl/>
              </w:rPr>
              <w:t>אפריקה-ישראל מגורים בע''מ, מ.ח. 520034760</w:t>
            </w:r>
            <w:r>
              <w:rPr>
                <w:rFonts w:ascii="Times New Roman" w:eastAsia="Times New Roman" w:hAnsi="Times New Roman" w:cs="David"/>
                <w:color w:val="00B0F0"/>
                <w:sz w:val="24"/>
                <w:szCs w:val="24"/>
                <w:rtl/>
              </w:rPr>
              <w:br/>
            </w:r>
            <w:r>
              <w:rPr>
                <w:rFonts w:ascii="Times New Roman" w:eastAsia="Times New Roman" w:hAnsi="Times New Roman" w:cs="David" w:hint="cs"/>
                <w:color w:val="00B0F0"/>
                <w:sz w:val="24"/>
                <w:szCs w:val="24"/>
                <w:rtl/>
              </w:rPr>
              <w:t>רח' יהונתן נתניהו 7 ג1', אור יהודה.</w:t>
            </w:r>
          </w:ins>
        </w:p>
      </w:sdtContent>
    </w:sdt>
    <w:p w14:paraId="4A042944"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1CAFF3E4"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252C31AB"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B7A3DAC"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0B9CAD1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4A89795" w14:textId="1BF72919" w:rsidR="000B5DC0" w:rsidRPr="000B5DC0" w:rsidRDefault="008E5AEC" w:rsidP="008E5AE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del w:id="4" w:author="גרמן קגנובסקי" w:date="2020-04-26T15:15:00Z">
            <w:r w:rsidDel="008E5AEC">
              <w:rPr>
                <w:rFonts w:ascii="Times New Roman" w:eastAsia="Times New Roman" w:hAnsi="Times New Roman" w:cs="David"/>
                <w:color w:val="800080"/>
                <w:sz w:val="24"/>
                <w:szCs w:val="24"/>
                <w:rtl/>
              </w:rPr>
              <w:br/>
            </w:r>
          </w:del>
          <w:ins w:id="5" w:author="גרמן קגנובסקי" w:date="2020-05-07T16:34:00Z">
            <w:r w:rsidR="00726D74">
              <w:rPr>
                <w:rFonts w:ascii="Times New Roman" w:eastAsia="Times New Roman" w:hAnsi="Times New Roman" w:cs="David" w:hint="cs"/>
                <w:color w:val="800080"/>
                <w:sz w:val="24"/>
                <w:szCs w:val="24"/>
                <w:rtl/>
              </w:rPr>
              <w:br/>
              <w:t>אריאל סדרה - מתכנן נוף ופיתוח בע"מ</w:t>
            </w:r>
            <w:r w:rsidR="00726D74">
              <w:rPr>
                <w:rFonts w:ascii="Times New Roman" w:eastAsia="Times New Roman" w:hAnsi="Times New Roman" w:cs="David" w:hint="cs"/>
                <w:color w:val="800080"/>
                <w:sz w:val="24"/>
                <w:szCs w:val="24"/>
                <w:rtl/>
              </w:rPr>
              <w:br/>
              <w:t>ת.ד. 25 הוד השרון</w:t>
            </w:r>
            <w:r w:rsidR="00726D74">
              <w:rPr>
                <w:rFonts w:ascii="Times New Roman" w:eastAsia="Times New Roman" w:hAnsi="Times New Roman" w:cs="David" w:hint="cs"/>
                <w:color w:val="800080"/>
                <w:sz w:val="24"/>
                <w:szCs w:val="24"/>
                <w:rtl/>
              </w:rPr>
              <w:br/>
            </w:r>
          </w:ins>
        </w:p>
      </w:sdtContent>
    </w:sdt>
    <w:p w14:paraId="22CBF544"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058CE5C8"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0957E65A"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C2CC31F"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C46271F"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lastRenderedPageBreak/>
        <w:t>לפיכך הותנה והוסכם בין הצדדים כדלקמן:</w:t>
      </w:r>
    </w:p>
    <w:p w14:paraId="1A57A635"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2F8FFFD8"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4256CAF9"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6B5939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4EEAE4B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455EFF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0FE2BCC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0870078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DE014A"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BE44AA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10A92F"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A3732B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A04FC5"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6B212B2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813EB9"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63502B0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158F941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403038E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04B364"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062CE4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8F860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3215A27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06ACF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32262B4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7D5697A2"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E042114"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7F75E69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1BFF1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721676F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62DEB87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58C72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09DD66BC"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w:t>
      </w:r>
    </w:p>
    <w:p w14:paraId="0DBAF0EC"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7B9512B"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7B6BCAB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הנספחים לחוזה זה מהווים חלק בלתי נפרד הימנו ואלה הם:</w:t>
      </w:r>
    </w:p>
    <w:p w14:paraId="714DB8F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DBE6CFE"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1D683733"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421A5AB9"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081731B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7CDB1065"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7B10E78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528E209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ז</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על קיום ביטוחי המתכנן;</w:t>
      </w:r>
    </w:p>
    <w:p w14:paraId="3185543E"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62FD8D03"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341798A9"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08486CCE"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5D82D36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7EF51BF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1C3DBA4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071F110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DDD02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32C7E49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399988C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5220901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464551E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w:t>
      </w:r>
      <w:r w:rsidRPr="000B5DC0">
        <w:rPr>
          <w:rFonts w:ascii="Times New Roman" w:eastAsia="Times New Roman" w:hAnsi="Times New Roman" w:cs="David"/>
          <w:sz w:val="20"/>
          <w:szCs w:val="24"/>
          <w:rtl/>
          <w:lang w:eastAsia="he-IL"/>
        </w:rPr>
        <w:lastRenderedPageBreak/>
        <w:t>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C63A23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45532A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22A5147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20DCF1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"רמדורנט"</w:t>
      </w:r>
      <w:r w:rsidRPr="000B5DC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56CDE331"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3391C01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798324C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hint="cs"/>
          <w:b/>
          <w:sz w:val="20"/>
          <w:szCs w:val="24"/>
          <w:rtl/>
          <w:lang w:eastAsia="he-IL"/>
        </w:rPr>
        <w:t>המצ"ב,</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726816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B3FB66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36460AD4"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81A265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5E3D510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7159BA8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1A55B01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64518E0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27C20E9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5AB76AB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498695F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4B354076"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54F6CD20"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1B2831C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00B2B8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המצ"ב</w:t>
      </w:r>
      <w:r w:rsidRPr="000B5DC0">
        <w:rPr>
          <w:rFonts w:ascii="Times New Roman" w:eastAsia="Times New Roman" w:hAnsi="Times New Roman" w:cs="David"/>
          <w:sz w:val="20"/>
          <w:szCs w:val="24"/>
          <w:rtl/>
          <w:lang w:eastAsia="he-IL"/>
        </w:rPr>
        <w:t>.</w:t>
      </w:r>
    </w:p>
    <w:p w14:paraId="77920B1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38C0A05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0D2FBFF"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491A44C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0FCE13D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6FDAD3E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3900076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127F293"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491BF2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660100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0E534E2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CEA332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FB9BBE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036A9178"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2A5B686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0FC23A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95960F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64E9C968"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7E0874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7BB2893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r w:rsidRPr="000B5DC0">
        <w:rPr>
          <w:rFonts w:ascii="Times New Roman" w:eastAsia="Times New Roman" w:hAnsi="Times New Roman" w:cs="David" w:hint="cs"/>
          <w:b/>
          <w:sz w:val="20"/>
          <w:szCs w:val="24"/>
          <w:rtl/>
          <w:lang w:eastAsia="he-IL"/>
        </w:rPr>
        <w:t xml:space="preserve">המצ"ב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0B477F91"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50F59D2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799A422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2DE87E0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4B36A9E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B1FFB7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64FE350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07454DF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08CD09AD"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 מערכת רמדורנט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CF8D88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קול דעתו </w:t>
      </w:r>
      <w:r w:rsidRPr="000B5DC0">
        <w:rPr>
          <w:rFonts w:ascii="Times New Roman" w:eastAsia="Times New Roman" w:hAnsi="Times New Roman" w:cs="David"/>
          <w:sz w:val="20"/>
          <w:szCs w:val="24"/>
          <w:rtl/>
          <w:lang w:eastAsia="he-IL"/>
        </w:rPr>
        <w:lastRenderedPageBreak/>
        <w:t>הבלעדי.</w:t>
      </w:r>
    </w:p>
    <w:p w14:paraId="3196E8F1"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57326B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2DA1FB8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3A3C105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D4C85D8"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BB782F0"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7A27185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8DE8645"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המצ"ב</w:t>
      </w:r>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1BD1E0D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5DABF89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296C9A3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4663FB6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4B081B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026C7D5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711D0EC"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21889E71"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lastRenderedPageBreak/>
        <w:t>אחריות וביטוח</w:t>
      </w:r>
    </w:p>
    <w:p w14:paraId="11332215"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1AF289D"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7B5F695" w14:textId="77777777" w:rsidR="004528C9" w:rsidRPr="00013687" w:rsidRDefault="004528C9" w:rsidP="004528C9">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AC1B388"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411367C"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363F0DD" w14:textId="77777777" w:rsidR="004528C9" w:rsidRPr="00013687"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C1C2281"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6E648EFE"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22CEA834"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6D17852A"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3A5C97E4"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0D3BD495"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4B5707EF"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64D83151" w14:textId="77777777" w:rsidR="004528C9" w:rsidRPr="00B27B4C" w:rsidRDefault="004528C9" w:rsidP="004528C9">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54E8D3EE" w14:textId="77777777" w:rsidR="000B5DC0" w:rsidRPr="000B5DC0" w:rsidRDefault="000B5DC0"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31733B2"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2C26EC2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6C3EB91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3D4F69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A9B5543"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422B91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63247C3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9BDBB99"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4ED294D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7FA558D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י הדין ו/או מכח צו הרחבה ו/או מכח הסכם כלשהו על עובד</w:t>
      </w:r>
      <w:r w:rsidRPr="000B5DC0">
        <w:rPr>
          <w:rFonts w:ascii="Times New Roman" w:eastAsia="Times New Roman" w:hAnsi="Times New Roman" w:cs="David" w:hint="cs"/>
          <w:sz w:val="20"/>
          <w:szCs w:val="24"/>
          <w:rtl/>
          <w:lang w:eastAsia="he-IL"/>
        </w:rPr>
        <w:t>.</w:t>
      </w:r>
    </w:p>
    <w:p w14:paraId="054E34A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446D0F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ישא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4BCAAB6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91F7AC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7B6A3C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04B6B216"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lastRenderedPageBreak/>
        <w:t>הבאת החוזה לגמר או ביטולו</w:t>
      </w:r>
    </w:p>
    <w:p w14:paraId="6FDABBD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35647295"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698C8B61"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4FCBEC7E"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5D3C78F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73F95160"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3EB3D22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1392DD65"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04442564"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455B1B8F"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533D198F"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את הוראת סעיף 7.5 לעיל.</w:t>
      </w:r>
    </w:p>
    <w:p w14:paraId="6A0A7044"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2D81E16E"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6AB2150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CDE5044"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07BA118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084027B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203F602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A57BFF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36CF2E6"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5AF3EEB"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F0D7D48"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438C310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7442061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23F0F98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6EA0664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1A7FEC1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91CB02"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4C25E797"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653259DB"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7AE03C5"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49D374E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5038C80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D5F06B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191879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שלוחיו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370AFE3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3BC7B92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7817154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2899797A"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22D607E0"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7F8EBF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73809F5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286ECE0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3DE316E5"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BF2310C"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25507BB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BA7EE7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473CE7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כויתור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כויתור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39C40AB6"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30DBC867"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AA3DA8D"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7B0449D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6E915EE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י חוזה זה. וזאת מבלי לגרוע מהאמור להלן בסיפא לס"ק זה.</w:t>
      </w:r>
    </w:p>
    <w:p w14:paraId="59F27465"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4568349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9B7306B"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3C95A5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E9C149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4CF0C9F"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0623FDD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CDDEEC"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DEDD7F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8828BC6"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339067F"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3DBAE844"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66D400A"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3E871D"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1D24850" w14:textId="61CD44F4"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גרמן קגנובסקי" w:date="2020-05-07T16:34:00Z">
            <w:r w:rsidR="00726D74">
              <w:rPr>
                <w:rFonts w:ascii="Times New Roman" w:eastAsia="Times New Roman" w:hAnsi="Times New Roman" w:cs="David" w:hint="cs"/>
                <w:color w:val="00B0F0"/>
                <w:sz w:val="20"/>
                <w:szCs w:val="24"/>
                <w:rtl/>
                <w:lang w:eastAsia="he-IL"/>
              </w:rPr>
              <w:t>אריאל סדרה - מתכנן נוף ופיתוח בע"מ</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גרמן קגנובסקי" w:date="2020-04-26T16:11:00Z">
            <w:r w:rsidR="00961821">
              <w:rPr>
                <w:rFonts w:ascii="Times New Roman" w:eastAsia="Times New Roman" w:hAnsi="Times New Roman" w:cs="David" w:hint="cs"/>
                <w:color w:val="00B0F0"/>
                <w:sz w:val="20"/>
                <w:szCs w:val="24"/>
                <w:u w:val="single"/>
                <w:rtl/>
                <w:lang w:eastAsia="he-IL"/>
              </w:rPr>
              <w:t>אפריקה ישראל מגורים בע"מ</w:t>
            </w:r>
          </w:ins>
        </w:sdtContent>
      </w:sdt>
    </w:p>
    <w:p w14:paraId="3B2D0AAA"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49FF014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E12C14"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64DDF3"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A36F3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7FEE9D2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10750F"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12676C6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24B7A9B5"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F63B8C"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557335D"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5D5A57E4"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EAAF40"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F5219E4"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BB8328A"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477DBDC"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53A46FC"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7C21700"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BF93298"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216B1A9"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0BAA5BF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2196D5B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91B628" w14:textId="07567710"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 xml:space="preserve">פרויקט לבניית </w:t>
      </w:r>
      <w:ins w:id="8" w:author="גרמן קגנובסקי" w:date="2020-04-26T15:24:00Z">
        <w:r w:rsidR="0013241B">
          <w:rPr>
            <w:rFonts w:ascii="Times New Roman" w:eastAsia="Times New Roman" w:hAnsi="Times New Roman" w:cs="David" w:hint="cs"/>
            <w:sz w:val="24"/>
            <w:szCs w:val="24"/>
            <w:rtl/>
            <w:lang w:eastAsia="he-IL"/>
          </w:rPr>
          <w:t xml:space="preserve">150 </w:t>
        </w:r>
      </w:ins>
      <w:r w:rsidRPr="000B5DC0">
        <w:rPr>
          <w:rFonts w:ascii="Times New Roman" w:eastAsia="Times New Roman" w:hAnsi="Times New Roman" w:cs="David"/>
          <w:sz w:val="24"/>
          <w:szCs w:val="24"/>
          <w:rtl/>
          <w:lang w:eastAsia="he-IL"/>
        </w:rPr>
        <w:t>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9" w:author="גרמן קגנובסקי" w:date="2020-04-26T15:50:00Z">
            <w:r w:rsidR="00156437">
              <w:rPr>
                <w:rFonts w:ascii="Times New Roman" w:eastAsia="Times New Roman" w:hAnsi="Times New Roman" w:cs="David" w:hint="cs"/>
                <w:color w:val="008000"/>
                <w:sz w:val="24"/>
                <w:szCs w:val="24"/>
                <w:rtl/>
                <w:lang w:eastAsia="he-IL"/>
              </w:rPr>
              <w:t>רמת השרון</w:t>
            </w:r>
          </w:ins>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0" w:author="גרמן קגנובסקי" w:date="2020-04-23T15:40:00Z">
            <w:r w:rsidR="00287AAB">
              <w:rPr>
                <w:rFonts w:ascii="Times New Roman" w:eastAsia="Times New Roman" w:hAnsi="Times New Roman" w:cs="David" w:hint="cs"/>
                <w:color w:val="008000"/>
                <w:sz w:val="24"/>
                <w:szCs w:val="24"/>
                <w:rtl/>
              </w:rPr>
              <w:t>סביוני רעננה צפון</w:t>
            </w:r>
          </w:ins>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00287AAB">
            <w:rPr>
              <w:rFonts w:ascii="Times New Roman" w:eastAsia="Times New Roman" w:hAnsi="Times New Roman" w:cs="David" w:hint="cs"/>
              <w:color w:val="008000"/>
              <w:sz w:val="24"/>
              <w:szCs w:val="24"/>
              <w:rtl/>
            </w:rPr>
            <w:t>סביוני  רעננה  צפון</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1B05ECD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5C5C9C" w14:textId="7DFD61CA" w:rsidR="000B5DC0" w:rsidRPr="000B5DC0" w:rsidRDefault="000B5DC0" w:rsidP="00513BB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1" w:author="גרמן קגנובסקי" w:date="2020-04-26T15:24:00Z">
            <w:r w:rsidR="00513BB1">
              <w:rPr>
                <w:rFonts w:ascii="Times New Roman" w:eastAsia="Times New Roman" w:hAnsi="Times New Roman" w:cs="David" w:hint="cs"/>
                <w:color w:val="008000"/>
                <w:sz w:val="24"/>
                <w:szCs w:val="24"/>
                <w:rtl/>
              </w:rPr>
              <w:t>רע/708</w:t>
            </w:r>
          </w:ins>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ins w:id="12" w:author="גרמן קגנובסקי" w:date="2020-04-26T15:26:00Z">
            <w:r w:rsidR="00513BB1">
              <w:rPr>
                <w:rFonts w:ascii="Times New Roman" w:eastAsia="Times New Roman" w:hAnsi="Times New Roman" w:cs="David" w:hint="cs"/>
                <w:color w:val="008000"/>
                <w:sz w:val="24"/>
                <w:szCs w:val="24"/>
                <w:rtl/>
              </w:rPr>
              <w:t>גוש 6578, חלקה 151</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6B599859"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73679B4"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E7D378" w14:textId="62603A59"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גרמן קגנובסקי" w:date="2020-04-26T15:50:00Z">
            <w:r w:rsidR="00156437">
              <w:rPr>
                <w:rFonts w:ascii="Times New Roman" w:eastAsia="Times New Roman" w:hAnsi="Times New Roman" w:cs="David" w:hint="cs"/>
                <w:color w:val="008000"/>
                <w:sz w:val="24"/>
                <w:szCs w:val="24"/>
                <w:rtl/>
              </w:rPr>
              <w:t>רמת השרון</w:t>
            </w:r>
          </w:ins>
        </w:sdtContent>
      </w:sdt>
    </w:p>
    <w:p w14:paraId="6BA87DB4"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39EB5DCC"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157A3B3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3F951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F57198" w:rsidRPr="00BD05C4">
            <w:rPr>
              <w:rStyle w:val="AutoFieldsChar"/>
              <w:color w:val="00B0F0"/>
              <w:rtl/>
            </w:rPr>
            <w:t>[שדה נוסף 3]</w:t>
          </w:r>
        </w:sdtContent>
      </w:sdt>
    </w:p>
    <w:p w14:paraId="5B47457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8416D61"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מימד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10DF914"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019621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18D5B0F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F23FF4" w14:textId="01CFFBE1" w:rsidR="000B5DC0" w:rsidRPr="000B5DC0" w:rsidRDefault="000B5DC0" w:rsidP="0013241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4" w:author="גרמן קגנובסקי" w:date="2020-04-26T15:24:00Z">
            <w:r w:rsidR="0013241B">
              <w:rPr>
                <w:rFonts w:ascii="Times New Roman" w:eastAsia="Times New Roman" w:hAnsi="Times New Roman" w:cs="David" w:hint="cs"/>
                <w:color w:val="008000"/>
                <w:sz w:val="24"/>
                <w:szCs w:val="24"/>
                <w:rtl/>
                <w:lang w:eastAsia="he-IL"/>
              </w:rPr>
              <w:t>אריאל סדרה</w:t>
            </w:r>
          </w:ins>
        </w:sdtContent>
      </w:sdt>
    </w:p>
    <w:p w14:paraId="608C6023"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57198" w:rsidRPr="00BD05C4">
            <w:rPr>
              <w:rStyle w:val="AutoFieldsChar"/>
              <w:color w:val="00B0F0"/>
              <w:rtl/>
            </w:rPr>
            <w:t>[שדה נוסף 5]</w:t>
          </w:r>
        </w:sdtContent>
      </w:sdt>
    </w:p>
    <w:p w14:paraId="0450F92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73303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F57198" w:rsidRPr="00BD05C4">
            <w:rPr>
              <w:rStyle w:val="AutoFieldsChar"/>
              <w:color w:val="00B0F0"/>
              <w:rtl/>
            </w:rPr>
            <w:t>[שדה נוסף 6]</w:t>
          </w:r>
        </w:sdtContent>
      </w:sdt>
    </w:p>
    <w:p w14:paraId="2B0DD97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5D87F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1837179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906FB8" w14:textId="1D54F750" w:rsidR="000B5DC0" w:rsidRPr="000B5DC0" w:rsidDel="0013241B" w:rsidRDefault="000B5DC0" w:rsidP="0013241B">
      <w:pPr>
        <w:widowControl w:val="0"/>
        <w:spacing w:before="0" w:beforeAutospacing="0" w:after="0" w:afterAutospacing="0" w:line="240" w:lineRule="auto"/>
        <w:ind w:firstLine="720"/>
        <w:jc w:val="both"/>
        <w:rPr>
          <w:del w:id="15" w:author="גרמן קגנובסקי" w:date="2020-04-26T15:24:00Z"/>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r>
      <w:del w:id="16" w:author="גרמן קגנובסקי" w:date="2020-04-26T15:24:00Z">
        <w:r w:rsidRPr="000B5DC0" w:rsidDel="0013241B">
          <w:rPr>
            <w:rFonts w:ascii="Times New Roman" w:eastAsia="Times New Roman" w:hAnsi="Times New Roman" w:cs="David"/>
            <w:sz w:val="24"/>
            <w:szCs w:val="24"/>
            <w:rtl/>
            <w:lang w:eastAsia="he-IL"/>
          </w:rPr>
          <w:delText>התקדמות שרותי המתכנן.</w:delText>
        </w:r>
      </w:del>
    </w:p>
    <w:p w14:paraId="041AAF5A" w14:textId="2841BF32" w:rsidR="000B5DC0" w:rsidRPr="000B5DC0" w:rsidDel="0013241B" w:rsidRDefault="000B5DC0" w:rsidP="0013241B">
      <w:pPr>
        <w:widowControl w:val="0"/>
        <w:spacing w:before="0" w:beforeAutospacing="0" w:after="0" w:afterAutospacing="0" w:line="240" w:lineRule="auto"/>
        <w:ind w:firstLine="720"/>
        <w:jc w:val="both"/>
        <w:rPr>
          <w:del w:id="17" w:author="גרמן קגנובסקי" w:date="2020-04-26T15:24:00Z"/>
          <w:rFonts w:ascii="Times New Roman" w:eastAsia="Times New Roman" w:hAnsi="Times New Roman" w:cs="David"/>
          <w:sz w:val="24"/>
          <w:szCs w:val="24"/>
          <w:rtl/>
          <w:lang w:eastAsia="he-IL"/>
        </w:rPr>
      </w:pPr>
      <w:del w:id="18" w:author="גרמן קגנובסקי" w:date="2020-04-26T15:24:00Z">
        <w:r w:rsidRPr="000B5DC0" w:rsidDel="0013241B">
          <w:rPr>
            <w:rFonts w:ascii="Times New Roman" w:eastAsia="Times New Roman" w:hAnsi="Times New Roman" w:cs="David"/>
            <w:sz w:val="24"/>
            <w:szCs w:val="24"/>
            <w:rtl/>
            <w:lang w:eastAsia="he-IL"/>
          </w:rPr>
          <w:delText>ב.</w:delText>
        </w:r>
        <w:r w:rsidRPr="000B5DC0" w:rsidDel="0013241B">
          <w:rPr>
            <w:rFonts w:ascii="Times New Roman" w:eastAsia="Times New Roman" w:hAnsi="Times New Roman" w:cs="David"/>
            <w:sz w:val="24"/>
            <w:szCs w:val="24"/>
            <w:rtl/>
            <w:lang w:eastAsia="he-IL"/>
          </w:rPr>
          <w:tab/>
          <w:delText>סטיות מלוח הזמנים לרבות סיבת הסטייה.</w:delText>
        </w:r>
      </w:del>
    </w:p>
    <w:p w14:paraId="0EC5CA71" w14:textId="2D97D227" w:rsidR="000B5DC0" w:rsidRPr="000B5DC0" w:rsidDel="0013241B" w:rsidRDefault="000B5DC0" w:rsidP="00513BB1">
      <w:pPr>
        <w:widowControl w:val="0"/>
        <w:spacing w:before="0" w:beforeAutospacing="0" w:after="0" w:afterAutospacing="0" w:line="240" w:lineRule="auto"/>
        <w:ind w:firstLine="720"/>
        <w:jc w:val="both"/>
        <w:rPr>
          <w:del w:id="19" w:author="גרמן קגנובסקי" w:date="2020-04-26T15:24:00Z"/>
          <w:rFonts w:ascii="Times New Roman" w:eastAsia="Times New Roman" w:hAnsi="Times New Roman" w:cs="David"/>
          <w:sz w:val="24"/>
          <w:szCs w:val="24"/>
          <w:rtl/>
          <w:lang w:eastAsia="he-IL"/>
        </w:rPr>
      </w:pPr>
      <w:del w:id="20" w:author="גרמן קגנובסקי" w:date="2020-04-26T15:24:00Z">
        <w:r w:rsidRPr="000B5DC0" w:rsidDel="0013241B">
          <w:rPr>
            <w:rFonts w:ascii="Times New Roman" w:eastAsia="Times New Roman" w:hAnsi="Times New Roman" w:cs="David"/>
            <w:sz w:val="24"/>
            <w:szCs w:val="24"/>
            <w:rtl/>
            <w:lang w:eastAsia="he-IL"/>
          </w:rPr>
          <w:delText>ג.</w:delText>
        </w:r>
        <w:r w:rsidRPr="000B5DC0" w:rsidDel="0013241B">
          <w:rPr>
            <w:rFonts w:ascii="Times New Roman" w:eastAsia="Times New Roman" w:hAnsi="Times New Roman" w:cs="David"/>
            <w:sz w:val="24"/>
            <w:szCs w:val="24"/>
            <w:rtl/>
            <w:lang w:eastAsia="he-IL"/>
          </w:rPr>
          <w:tab/>
          <w:delText>תאום לוח הזמנים המתחייב מסטיות לרבות ת</w:delText>
        </w:r>
        <w:r w:rsidR="00F66953" w:rsidDel="0013241B">
          <w:rPr>
            <w:rFonts w:ascii="Times New Roman" w:eastAsia="Times New Roman" w:hAnsi="Times New Roman" w:cs="David" w:hint="cs"/>
            <w:sz w:val="24"/>
            <w:szCs w:val="24"/>
            <w:rtl/>
            <w:lang w:eastAsia="he-IL"/>
          </w:rPr>
          <w:delText>י</w:delText>
        </w:r>
        <w:r w:rsidRPr="000B5DC0" w:rsidDel="0013241B">
          <w:rPr>
            <w:rFonts w:ascii="Times New Roman" w:eastAsia="Times New Roman" w:hAnsi="Times New Roman" w:cs="David"/>
            <w:sz w:val="24"/>
            <w:szCs w:val="24"/>
            <w:rtl/>
            <w:lang w:eastAsia="he-IL"/>
          </w:rPr>
          <w:delText>אור השלכות התאום על הפרויקט.</w:delText>
        </w:r>
      </w:del>
    </w:p>
    <w:p w14:paraId="54F4141C" w14:textId="4331DC0F" w:rsidR="000B5DC0" w:rsidRPr="000B5DC0" w:rsidDel="0013241B" w:rsidRDefault="000B5DC0" w:rsidP="00D97FB2">
      <w:pPr>
        <w:widowControl w:val="0"/>
        <w:spacing w:before="0" w:beforeAutospacing="0" w:after="0" w:afterAutospacing="0" w:line="240" w:lineRule="auto"/>
        <w:ind w:firstLine="720"/>
        <w:jc w:val="both"/>
        <w:rPr>
          <w:del w:id="21" w:author="גרמן קגנובסקי" w:date="2020-04-26T15:24:00Z"/>
          <w:rFonts w:ascii="Times New Roman" w:eastAsia="Times New Roman" w:hAnsi="Times New Roman" w:cs="David"/>
          <w:sz w:val="24"/>
          <w:szCs w:val="24"/>
          <w:rtl/>
          <w:lang w:eastAsia="he-IL"/>
        </w:rPr>
      </w:pPr>
      <w:del w:id="22" w:author="גרמן קגנובסקי" w:date="2020-04-26T15:24:00Z">
        <w:r w:rsidRPr="000B5DC0" w:rsidDel="0013241B">
          <w:rPr>
            <w:rFonts w:ascii="Times New Roman" w:eastAsia="Times New Roman" w:hAnsi="Times New Roman" w:cs="David"/>
            <w:sz w:val="24"/>
            <w:szCs w:val="24"/>
            <w:rtl/>
            <w:lang w:eastAsia="he-IL"/>
          </w:rPr>
          <w:delText>ד.</w:delText>
        </w:r>
        <w:r w:rsidRPr="000B5DC0" w:rsidDel="0013241B">
          <w:rPr>
            <w:rFonts w:ascii="Times New Roman" w:eastAsia="Times New Roman" w:hAnsi="Times New Roman" w:cs="David"/>
            <w:sz w:val="24"/>
            <w:szCs w:val="24"/>
            <w:rtl/>
            <w:lang w:eastAsia="he-IL"/>
          </w:rPr>
          <w:tab/>
          <w:delText>סטיות מהערכות ו/או תחזיות תקציביות והשלכותיהן.</w:delText>
        </w:r>
      </w:del>
    </w:p>
    <w:p w14:paraId="32B465D1" w14:textId="6AD40E6D" w:rsidR="000B5DC0" w:rsidRPr="000B5DC0" w:rsidRDefault="000B5DC0" w:rsidP="0096182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del w:id="23" w:author="גרמן קגנובסקי" w:date="2020-04-26T15:24:00Z">
        <w:r w:rsidRPr="000B5DC0" w:rsidDel="0013241B">
          <w:rPr>
            <w:rFonts w:ascii="Times New Roman" w:eastAsia="Times New Roman" w:hAnsi="Times New Roman" w:cs="David"/>
            <w:sz w:val="24"/>
            <w:szCs w:val="24"/>
            <w:rtl/>
            <w:lang w:eastAsia="he-IL"/>
          </w:rPr>
          <w:delText>ה.</w:delText>
        </w:r>
        <w:r w:rsidRPr="000B5DC0" w:rsidDel="0013241B">
          <w:rPr>
            <w:rFonts w:ascii="Times New Roman" w:eastAsia="Times New Roman" w:hAnsi="Times New Roman" w:cs="David"/>
            <w:sz w:val="24"/>
            <w:szCs w:val="24"/>
            <w:rtl/>
            <w:lang w:eastAsia="he-IL"/>
          </w:rPr>
          <w:tab/>
          <w:delText>ריכוז הוראות שנויים.</w:delText>
        </w:r>
      </w:del>
    </w:p>
    <w:p w14:paraId="4DB2CF2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C0F469" w14:textId="5D12D58D" w:rsidR="000B5DC0" w:rsidRPr="000B5DC0" w:rsidRDefault="000B5DC0" w:rsidP="00513BB1">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del w:id="24" w:author="גרמן קגנובסקי" w:date="2020-04-26T15:27:00Z">
        <w:r w:rsidRPr="000B5DC0" w:rsidDel="00513BB1">
          <w:rPr>
            <w:rFonts w:ascii="Times New Roman" w:eastAsia="Times New Roman" w:hAnsi="Times New Roman" w:cs="David"/>
            <w:sz w:val="20"/>
            <w:szCs w:val="24"/>
            <w:rtl/>
          </w:rPr>
          <w:delText xml:space="preserve">שיעור חלקו היחסי של כל אחד מיחידי המזמין הינו כדלקמן </w:delText>
        </w:r>
        <w:r w:rsidRPr="000B5DC0" w:rsidDel="00513BB1">
          <w:rPr>
            <w:rFonts w:ascii="Times New Roman" w:eastAsia="Times New Roman" w:hAnsi="Times New Roman" w:cs="David" w:hint="cs"/>
            <w:sz w:val="20"/>
            <w:szCs w:val="24"/>
            <w:rtl/>
          </w:rPr>
          <w:delText>:</w:delText>
        </w:r>
        <w:r w:rsidRPr="000B5DC0" w:rsidDel="00513BB1">
          <w:rPr>
            <w:rFonts w:ascii="Times New Roman" w:eastAsia="Times New Roman" w:hAnsi="Times New Roman" w:cs="David"/>
            <w:sz w:val="20"/>
            <w:szCs w:val="24"/>
            <w:rtl/>
          </w:rPr>
          <w:br/>
        </w:r>
      </w:del>
    </w:p>
    <w:p w14:paraId="086D4EAB" w14:textId="77777777" w:rsidR="000B5DC0" w:rsidRPr="000B5DC0" w:rsidRDefault="000C30A1"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F57198" w:rsidRPr="00BD05C4">
            <w:rPr>
              <w:rStyle w:val="AutoFieldsChar"/>
              <w:color w:val="00B0F0"/>
              <w:rtl/>
            </w:rPr>
            <w:t>[אחוז השתתפות צד א]</w:t>
          </w:r>
        </w:sdtContent>
      </w:sdt>
    </w:p>
    <w:p w14:paraId="646FA686"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2A54498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E96B57B"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76BD3B4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97D58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5FE87C6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FA6B9D"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45FF563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9ADF95"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תכנון אדריכלות גנים ונוף במגרש/ים פרטיים, לרבות בשצ"פים ובמדרכות שבהיקפו/ם.</w:t>
      </w:r>
    </w:p>
    <w:p w14:paraId="2380370A" w14:textId="4CFC6CDF"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תכנון אדריכלות גנים ונוף בשטחים ציבוריים: שצ"פים</w:t>
      </w:r>
      <w:ins w:id="25" w:author="גרמן קגנובסקי" w:date="2020-04-26T15:23:00Z">
        <w:r w:rsidR="0013241B">
          <w:rPr>
            <w:rFonts w:ascii="Times New Roman" w:eastAsia="Times New Roman" w:hAnsi="Times New Roman" w:cs="David" w:hint="cs"/>
            <w:sz w:val="24"/>
            <w:szCs w:val="24"/>
            <w:rtl/>
            <w:lang w:eastAsia="he-IL"/>
          </w:rPr>
          <w:t xml:space="preserve"> בגבולות המגרש אם יהיו </w:t>
        </w:r>
      </w:ins>
      <w:r w:rsidRPr="000B5DC0">
        <w:rPr>
          <w:rFonts w:ascii="Times New Roman" w:eastAsia="Times New Roman" w:hAnsi="Times New Roman" w:cs="David"/>
          <w:sz w:val="24"/>
          <w:szCs w:val="24"/>
          <w:rtl/>
          <w:lang w:eastAsia="he-IL"/>
        </w:rPr>
        <w:t>, דרכים, דרכים משולבות.</w:t>
      </w:r>
    </w:p>
    <w:p w14:paraId="08CC414B"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1EF198BD"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357D50DE"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2394360F"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07EA960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4D8A1CFA"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4686708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978605"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05FD3048"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D31F20D"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601FC9E4"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3E91229E"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60E9EBBA"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090520BB"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4C55777"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1B9262E"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6FA8428"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03ACDD62"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B5ACFB"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B9CB62"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t>פירוט השירותים</w:t>
      </w:r>
      <w:r w:rsidRPr="000B5DC0">
        <w:rPr>
          <w:rFonts w:ascii="Times New Roman" w:eastAsia="Times New Roman" w:hAnsi="Times New Roman" w:cs="David"/>
          <w:sz w:val="24"/>
          <w:szCs w:val="24"/>
          <w:rtl/>
          <w:lang w:eastAsia="he-IL"/>
        </w:rPr>
        <w:t>:</w:t>
      </w:r>
    </w:p>
    <w:p w14:paraId="17BC6345"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38FA6D"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71EBEF73"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034E1667"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65BE183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B351D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22588D5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33E8D9" w14:textId="4F9979EB" w:rsidR="000B5DC0" w:rsidRPr="000B5DC0" w:rsidDel="0013241B" w:rsidRDefault="000B5DC0" w:rsidP="0013241B">
      <w:pPr>
        <w:widowControl w:val="0"/>
        <w:spacing w:before="0" w:beforeAutospacing="0" w:after="0" w:afterAutospacing="0" w:line="240" w:lineRule="auto"/>
        <w:ind w:left="2352" w:hanging="850"/>
        <w:jc w:val="both"/>
        <w:rPr>
          <w:del w:id="26" w:author="גרמן קגנובסקי" w:date="2020-04-26T15:22:00Z"/>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r>
      <w:del w:id="27" w:author="גרמן קגנובסקי" w:date="2020-04-26T15:22:00Z">
        <w:r w:rsidRPr="000B5DC0" w:rsidDel="0013241B">
          <w:rPr>
            <w:rFonts w:ascii="Times New Roman" w:eastAsia="Times New Roman" w:hAnsi="Times New Roman" w:cs="David"/>
            <w:sz w:val="24"/>
            <w:szCs w:val="24"/>
            <w:rtl/>
            <w:lang w:eastAsia="he-IL"/>
          </w:rPr>
          <w:delText>בירור הפרוגרמה עם המזמין, ביקורים באתר, חקירות מוקדמות, התייעצויות ותאום עם המתכננים ועם היועצים האחרים.</w:delText>
        </w:r>
      </w:del>
    </w:p>
    <w:p w14:paraId="7478B248" w14:textId="4DE708AF" w:rsidR="000B5DC0" w:rsidRPr="000B5DC0" w:rsidDel="0013241B" w:rsidRDefault="000B5DC0" w:rsidP="0013241B">
      <w:pPr>
        <w:widowControl w:val="0"/>
        <w:spacing w:before="0" w:beforeAutospacing="0" w:after="0" w:afterAutospacing="0" w:line="240" w:lineRule="auto"/>
        <w:ind w:left="2352" w:hanging="850"/>
        <w:jc w:val="both"/>
        <w:rPr>
          <w:del w:id="28" w:author="גרמן קגנובסקי" w:date="2020-04-26T15:22:00Z"/>
          <w:rFonts w:ascii="Times New Roman" w:eastAsia="Times New Roman" w:hAnsi="Times New Roman" w:cs="David"/>
          <w:sz w:val="24"/>
          <w:szCs w:val="24"/>
          <w:rtl/>
          <w:lang w:eastAsia="he-IL"/>
        </w:rPr>
      </w:pPr>
    </w:p>
    <w:p w14:paraId="555C721C" w14:textId="79EBDE08" w:rsidR="000B5DC0" w:rsidRPr="000B5DC0" w:rsidDel="0013241B" w:rsidRDefault="000B5DC0" w:rsidP="0013241B">
      <w:pPr>
        <w:widowControl w:val="0"/>
        <w:spacing w:before="0" w:beforeAutospacing="0" w:after="0" w:afterAutospacing="0" w:line="240" w:lineRule="auto"/>
        <w:ind w:left="2352" w:hanging="850"/>
        <w:jc w:val="both"/>
        <w:rPr>
          <w:del w:id="29" w:author="גרמן קגנובסקי" w:date="2020-04-26T15:22:00Z"/>
          <w:rFonts w:ascii="Times New Roman" w:eastAsia="Times New Roman" w:hAnsi="Times New Roman" w:cs="David"/>
          <w:sz w:val="24"/>
          <w:szCs w:val="24"/>
          <w:rtl/>
          <w:lang w:eastAsia="he-IL"/>
        </w:rPr>
      </w:pPr>
      <w:del w:id="30" w:author="גרמן קגנובסקי" w:date="2020-04-26T15:22:00Z">
        <w:r w:rsidRPr="000B5DC0" w:rsidDel="0013241B">
          <w:rPr>
            <w:rFonts w:ascii="Times New Roman" w:eastAsia="Times New Roman" w:hAnsi="Times New Roman" w:cs="David"/>
            <w:sz w:val="24"/>
            <w:szCs w:val="24"/>
            <w:rtl/>
            <w:lang w:eastAsia="he-IL"/>
          </w:rPr>
          <w:delText>ב.</w:delText>
        </w:r>
        <w:r w:rsidRPr="000B5DC0" w:rsidDel="0013241B">
          <w:rPr>
            <w:rFonts w:ascii="Times New Roman" w:eastAsia="Times New Roman" w:hAnsi="Times New Roman" w:cs="David"/>
            <w:sz w:val="24"/>
            <w:szCs w:val="24"/>
            <w:rtl/>
            <w:lang w:eastAsia="he-IL"/>
          </w:rPr>
          <w:tab/>
          <w:delText>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רדיוסי בטחון, מפגעי רעש, זיהום אויר וכו', וביקור בשטח התכנון.</w:delText>
        </w:r>
      </w:del>
    </w:p>
    <w:p w14:paraId="5692830C" w14:textId="68B1DCDA" w:rsidR="000B5DC0" w:rsidRPr="000B5DC0" w:rsidDel="0013241B" w:rsidRDefault="000B5DC0" w:rsidP="00513BB1">
      <w:pPr>
        <w:widowControl w:val="0"/>
        <w:spacing w:before="0" w:beforeAutospacing="0" w:after="0" w:afterAutospacing="0" w:line="240" w:lineRule="auto"/>
        <w:ind w:left="2352" w:hanging="850"/>
        <w:jc w:val="both"/>
        <w:rPr>
          <w:del w:id="31" w:author="גרמן קגנובסקי" w:date="2020-04-26T15:22:00Z"/>
          <w:rFonts w:ascii="Times New Roman" w:eastAsia="Times New Roman" w:hAnsi="Times New Roman" w:cs="David"/>
          <w:sz w:val="24"/>
          <w:szCs w:val="24"/>
          <w:rtl/>
          <w:lang w:eastAsia="he-IL"/>
        </w:rPr>
      </w:pPr>
    </w:p>
    <w:p w14:paraId="4DBA4C42" w14:textId="28866D2E" w:rsidR="000B5DC0" w:rsidRPr="000B5DC0" w:rsidDel="0013241B" w:rsidRDefault="000B5DC0">
      <w:pPr>
        <w:widowControl w:val="0"/>
        <w:spacing w:before="0" w:beforeAutospacing="0" w:after="0" w:afterAutospacing="0" w:line="240" w:lineRule="auto"/>
        <w:ind w:left="2352" w:hanging="850"/>
        <w:jc w:val="both"/>
        <w:rPr>
          <w:del w:id="32" w:author="גרמן קגנובסקי" w:date="2020-04-26T15:22:00Z"/>
          <w:rFonts w:ascii="Times New Roman" w:eastAsia="Times New Roman" w:hAnsi="Times New Roman" w:cs="David"/>
          <w:sz w:val="24"/>
          <w:szCs w:val="24"/>
          <w:rtl/>
          <w:lang w:eastAsia="he-IL"/>
        </w:rPr>
        <w:pPrChange w:id="33"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34" w:author="גרמן קגנובסקי" w:date="2020-04-26T15:22:00Z">
        <w:r w:rsidRPr="000B5DC0" w:rsidDel="0013241B">
          <w:rPr>
            <w:rFonts w:ascii="Times New Roman" w:eastAsia="Times New Roman" w:hAnsi="Times New Roman" w:cs="David"/>
            <w:sz w:val="24"/>
            <w:szCs w:val="24"/>
            <w:rtl/>
            <w:lang w:eastAsia="he-IL"/>
          </w:rPr>
          <w:delText>ג.</w:delText>
        </w:r>
        <w:r w:rsidRPr="000B5DC0" w:rsidDel="0013241B">
          <w:rPr>
            <w:rFonts w:ascii="Times New Roman" w:eastAsia="Times New Roman" w:hAnsi="Times New Roman" w:cs="David"/>
            <w:sz w:val="24"/>
            <w:szCs w:val="24"/>
            <w:rtl/>
            <w:lang w:eastAsia="he-IL"/>
          </w:rPr>
          <w:tab/>
          <w:delTex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delText>
        </w:r>
      </w:del>
    </w:p>
    <w:p w14:paraId="7F0C6533" w14:textId="48173336" w:rsidR="000B5DC0" w:rsidRPr="000B5DC0" w:rsidDel="0013241B" w:rsidRDefault="000B5DC0">
      <w:pPr>
        <w:widowControl w:val="0"/>
        <w:spacing w:before="0" w:beforeAutospacing="0" w:after="0" w:afterAutospacing="0" w:line="240" w:lineRule="auto"/>
        <w:ind w:left="2352" w:hanging="850"/>
        <w:jc w:val="both"/>
        <w:rPr>
          <w:del w:id="35" w:author="גרמן קגנובסקי" w:date="2020-04-26T15:22:00Z"/>
          <w:rFonts w:ascii="Times New Roman" w:eastAsia="Times New Roman" w:hAnsi="Times New Roman" w:cs="David"/>
          <w:sz w:val="24"/>
          <w:szCs w:val="24"/>
          <w:rtl/>
          <w:lang w:eastAsia="he-IL"/>
        </w:rPr>
        <w:pPrChange w:id="36"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199364F1" w14:textId="5397C69C" w:rsidR="000B5DC0" w:rsidRPr="000B5DC0" w:rsidDel="0013241B" w:rsidRDefault="000B5DC0">
      <w:pPr>
        <w:widowControl w:val="0"/>
        <w:spacing w:before="0" w:beforeAutospacing="0" w:after="0" w:afterAutospacing="0" w:line="240" w:lineRule="auto"/>
        <w:ind w:left="2352" w:hanging="850"/>
        <w:jc w:val="both"/>
        <w:rPr>
          <w:del w:id="37" w:author="גרמן קגנובסקי" w:date="2020-04-26T15:22:00Z"/>
          <w:rFonts w:ascii="Times New Roman" w:eastAsia="Times New Roman" w:hAnsi="Times New Roman" w:cs="David"/>
          <w:sz w:val="24"/>
          <w:szCs w:val="24"/>
          <w:rtl/>
          <w:lang w:eastAsia="he-IL"/>
        </w:rPr>
        <w:pPrChange w:id="38"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39" w:author="גרמן קגנובסקי" w:date="2020-04-26T15:22:00Z">
        <w:r w:rsidRPr="000B5DC0" w:rsidDel="0013241B">
          <w:rPr>
            <w:rFonts w:ascii="Times New Roman" w:eastAsia="Times New Roman" w:hAnsi="Times New Roman" w:cs="David"/>
            <w:sz w:val="24"/>
            <w:szCs w:val="24"/>
            <w:rtl/>
            <w:lang w:eastAsia="he-IL"/>
          </w:rPr>
          <w:delText>ד.</w:delText>
        </w:r>
        <w:r w:rsidRPr="000B5DC0" w:rsidDel="0013241B">
          <w:rPr>
            <w:rFonts w:ascii="Times New Roman" w:eastAsia="Times New Roman" w:hAnsi="Times New Roman" w:cs="David"/>
            <w:sz w:val="24"/>
            <w:szCs w:val="24"/>
            <w:rtl/>
            <w:lang w:eastAsia="he-IL"/>
          </w:rPr>
          <w:tab/>
          <w:delText>השתתפות בדיונים עם צוות התכנון ונציג המזמין לצורך ניתוח הנתונים והגדרת המטרות והצרכים התכנוניים.</w:delText>
        </w:r>
      </w:del>
    </w:p>
    <w:p w14:paraId="46943E81" w14:textId="00AB2704" w:rsidR="000B5DC0" w:rsidRPr="000B5DC0" w:rsidDel="0013241B" w:rsidRDefault="000B5DC0">
      <w:pPr>
        <w:widowControl w:val="0"/>
        <w:spacing w:before="0" w:beforeAutospacing="0" w:after="0" w:afterAutospacing="0" w:line="240" w:lineRule="auto"/>
        <w:ind w:left="2352" w:hanging="850"/>
        <w:jc w:val="both"/>
        <w:rPr>
          <w:del w:id="40" w:author="גרמן קגנובסקי" w:date="2020-04-26T15:22:00Z"/>
          <w:rFonts w:ascii="Times New Roman" w:eastAsia="Times New Roman" w:hAnsi="Times New Roman" w:cs="David"/>
          <w:sz w:val="24"/>
          <w:szCs w:val="24"/>
          <w:rtl/>
          <w:lang w:eastAsia="he-IL"/>
        </w:rPr>
        <w:pPrChange w:id="41"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402EA33F" w14:textId="572E2591" w:rsidR="000B5DC0" w:rsidRPr="000B5DC0" w:rsidDel="0013241B" w:rsidRDefault="000B5DC0">
      <w:pPr>
        <w:widowControl w:val="0"/>
        <w:spacing w:before="0" w:beforeAutospacing="0" w:after="0" w:afterAutospacing="0" w:line="240" w:lineRule="auto"/>
        <w:ind w:left="2352" w:hanging="850"/>
        <w:jc w:val="both"/>
        <w:rPr>
          <w:del w:id="42" w:author="גרמן קגנובסקי" w:date="2020-04-26T15:22:00Z"/>
          <w:rFonts w:ascii="Times New Roman" w:eastAsia="Times New Roman" w:hAnsi="Times New Roman" w:cs="David"/>
          <w:sz w:val="24"/>
          <w:szCs w:val="24"/>
          <w:rtl/>
          <w:lang w:eastAsia="he-IL"/>
        </w:rPr>
        <w:pPrChange w:id="43"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44" w:author="גרמן קגנובסקי" w:date="2020-04-26T15:22:00Z">
        <w:r w:rsidRPr="000B5DC0" w:rsidDel="0013241B">
          <w:rPr>
            <w:rFonts w:ascii="Times New Roman" w:eastAsia="Times New Roman" w:hAnsi="Times New Roman" w:cs="David"/>
            <w:sz w:val="24"/>
            <w:szCs w:val="24"/>
            <w:rtl/>
            <w:lang w:eastAsia="he-IL"/>
          </w:rPr>
          <w:delText>ה.</w:delText>
        </w:r>
        <w:r w:rsidRPr="000B5DC0" w:rsidDel="0013241B">
          <w:rPr>
            <w:rFonts w:ascii="Times New Roman" w:eastAsia="Times New Roman" w:hAnsi="Times New Roman" w:cs="David"/>
            <w:sz w:val="24"/>
            <w:szCs w:val="24"/>
            <w:rtl/>
            <w:lang w:eastAsia="he-IL"/>
          </w:rPr>
          <w:tab/>
          <w:delText>הכנת פרוגרמה לתכנון, הכוללת: מטרות, בעיות, אילוצים, יעדים, נתונים כמותיים ואיכותיים וניתוח שפועים מפורט, בתאום עם המתכננים והיועצים ובאישור המזמין.</w:delText>
        </w:r>
      </w:del>
    </w:p>
    <w:p w14:paraId="58396D32" w14:textId="20640F7C" w:rsidR="000B5DC0" w:rsidRPr="000B5DC0" w:rsidDel="0013241B" w:rsidRDefault="000B5DC0">
      <w:pPr>
        <w:widowControl w:val="0"/>
        <w:spacing w:before="0" w:beforeAutospacing="0" w:after="0" w:afterAutospacing="0" w:line="240" w:lineRule="auto"/>
        <w:ind w:left="2352" w:hanging="850"/>
        <w:jc w:val="both"/>
        <w:rPr>
          <w:del w:id="45" w:author="גרמן קגנובסקי" w:date="2020-04-26T15:22:00Z"/>
          <w:rFonts w:ascii="Times New Roman" w:eastAsia="Times New Roman" w:hAnsi="Times New Roman" w:cs="David"/>
          <w:sz w:val="24"/>
          <w:szCs w:val="24"/>
          <w:rtl/>
          <w:lang w:eastAsia="he-IL"/>
        </w:rPr>
        <w:pPrChange w:id="46"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2E1EF1AE" w14:textId="0EE22226" w:rsidR="000B5DC0" w:rsidRPr="000B5DC0" w:rsidDel="0013241B" w:rsidRDefault="000B5DC0">
      <w:pPr>
        <w:widowControl w:val="0"/>
        <w:spacing w:before="0" w:beforeAutospacing="0" w:after="0" w:afterAutospacing="0" w:line="240" w:lineRule="auto"/>
        <w:ind w:left="2352" w:hanging="850"/>
        <w:jc w:val="both"/>
        <w:rPr>
          <w:del w:id="47" w:author="גרמן קגנובסקי" w:date="2020-04-26T15:22:00Z"/>
          <w:rFonts w:ascii="Times New Roman" w:eastAsia="Times New Roman" w:hAnsi="Times New Roman" w:cs="David"/>
          <w:sz w:val="24"/>
          <w:szCs w:val="24"/>
          <w:rtl/>
          <w:lang w:eastAsia="he-IL"/>
        </w:rPr>
        <w:pPrChange w:id="48"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49" w:author="גרמן קגנובסקי" w:date="2020-04-26T15:22:00Z">
        <w:r w:rsidRPr="000B5DC0" w:rsidDel="0013241B">
          <w:rPr>
            <w:rFonts w:ascii="Times New Roman" w:eastAsia="Times New Roman" w:hAnsi="Times New Roman" w:cs="David"/>
            <w:sz w:val="24"/>
            <w:szCs w:val="24"/>
            <w:rtl/>
            <w:lang w:eastAsia="he-IL"/>
          </w:rPr>
          <w:delText>ו.</w:delText>
        </w:r>
        <w:r w:rsidRPr="000B5DC0" w:rsidDel="0013241B">
          <w:rPr>
            <w:rFonts w:ascii="Times New Roman" w:eastAsia="Times New Roman" w:hAnsi="Times New Roman" w:cs="David"/>
            <w:sz w:val="24"/>
            <w:szCs w:val="24"/>
            <w:rtl/>
            <w:lang w:eastAsia="he-IL"/>
          </w:rPr>
          <w:tab/>
          <w:delText>סיוע לאדריכל להכנת תכניות מוקדמות במספר חלופות, המתארות את פריסת שימושי הקרקע, פריסת צפיפויות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742A63DE" w14:textId="196EA6AF" w:rsidR="000B5DC0" w:rsidRPr="000B5DC0" w:rsidDel="0013241B" w:rsidRDefault="000B5DC0">
      <w:pPr>
        <w:widowControl w:val="0"/>
        <w:spacing w:before="0" w:beforeAutospacing="0" w:after="0" w:afterAutospacing="0" w:line="240" w:lineRule="auto"/>
        <w:ind w:left="2352" w:hanging="850"/>
        <w:jc w:val="both"/>
        <w:rPr>
          <w:del w:id="50" w:author="גרמן קגנובסקי" w:date="2020-04-26T15:22:00Z"/>
          <w:rFonts w:ascii="Times New Roman" w:eastAsia="Times New Roman" w:hAnsi="Times New Roman" w:cs="David"/>
          <w:sz w:val="24"/>
          <w:szCs w:val="24"/>
          <w:rtl/>
          <w:lang w:eastAsia="he-IL"/>
        </w:rPr>
        <w:pPrChange w:id="51"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52" w:author="גרמן קגנובסקי" w:date="2020-04-26T15:22:00Z">
        <w:r w:rsidRPr="000B5DC0" w:rsidDel="0013241B">
          <w:rPr>
            <w:rFonts w:ascii="Times New Roman" w:eastAsia="Times New Roman" w:hAnsi="Times New Roman" w:cs="David"/>
            <w:sz w:val="24"/>
            <w:szCs w:val="24"/>
            <w:rtl/>
            <w:lang w:eastAsia="he-IL"/>
          </w:rPr>
          <w:tab/>
          <w:delText xml:space="preserve">תכניות הבינוי יגדירו את עקרונות העמדת המבנים, עקרונות החניה, הפנית המבנים, גבהים, תכסיות, חתכים עקרוניים ואיורים מוגדלים לקטעים אופייניים. </w:delText>
        </w:r>
      </w:del>
    </w:p>
    <w:p w14:paraId="19463CAD" w14:textId="44FD3402" w:rsidR="000B5DC0" w:rsidRPr="000B5DC0" w:rsidDel="0013241B" w:rsidRDefault="000B5DC0">
      <w:pPr>
        <w:widowControl w:val="0"/>
        <w:spacing w:before="0" w:beforeAutospacing="0" w:after="0" w:afterAutospacing="0" w:line="240" w:lineRule="auto"/>
        <w:ind w:left="2352" w:hanging="850"/>
        <w:jc w:val="both"/>
        <w:rPr>
          <w:del w:id="53" w:author="גרמן קגנובסקי" w:date="2020-04-26T15:22:00Z"/>
          <w:rFonts w:ascii="Times New Roman" w:eastAsia="Times New Roman" w:hAnsi="Times New Roman" w:cs="David"/>
          <w:sz w:val="24"/>
          <w:szCs w:val="24"/>
          <w:rtl/>
          <w:lang w:eastAsia="he-IL"/>
        </w:rPr>
        <w:pPrChange w:id="54"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36928A98" w14:textId="4718A15C" w:rsidR="000B5DC0" w:rsidRPr="000B5DC0" w:rsidDel="0013241B" w:rsidRDefault="000B5DC0">
      <w:pPr>
        <w:widowControl w:val="0"/>
        <w:spacing w:before="0" w:beforeAutospacing="0" w:after="0" w:afterAutospacing="0" w:line="240" w:lineRule="auto"/>
        <w:ind w:left="2352" w:hanging="850"/>
        <w:jc w:val="both"/>
        <w:rPr>
          <w:del w:id="55" w:author="גרמן קגנובסקי" w:date="2020-04-26T15:22:00Z"/>
          <w:rFonts w:ascii="Times New Roman" w:eastAsia="Times New Roman" w:hAnsi="Times New Roman" w:cs="David"/>
          <w:sz w:val="24"/>
          <w:szCs w:val="24"/>
          <w:rtl/>
          <w:lang w:eastAsia="he-IL"/>
        </w:rPr>
        <w:pPrChange w:id="56"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57" w:author="גרמן קגנובסקי" w:date="2020-04-26T15:22:00Z">
        <w:r w:rsidRPr="000B5DC0" w:rsidDel="0013241B">
          <w:rPr>
            <w:rFonts w:ascii="Times New Roman" w:eastAsia="Times New Roman" w:hAnsi="Times New Roman" w:cs="David"/>
            <w:sz w:val="24"/>
            <w:szCs w:val="24"/>
            <w:rtl/>
            <w:lang w:eastAsia="he-IL"/>
          </w:rPr>
          <w:delText>ז.</w:delText>
        </w:r>
        <w:r w:rsidRPr="000B5DC0" w:rsidDel="0013241B">
          <w:rPr>
            <w:rFonts w:ascii="Times New Roman" w:eastAsia="Times New Roman" w:hAnsi="Times New Roman" w:cs="David"/>
            <w:sz w:val="24"/>
            <w:szCs w:val="24"/>
            <w:rtl/>
            <w:lang w:eastAsia="he-IL"/>
          </w:rPr>
          <w:tab/>
          <w:delText>הצגת החלופות בפני המזמין תוך ניתוחן, פרוט היתרונות והחסרונות של כל חלופה, מידת התאמתן לפרוגרמה והמלצה על חלופה מועדפת.</w:delText>
        </w:r>
      </w:del>
    </w:p>
    <w:p w14:paraId="2EDBC994" w14:textId="16F317CC" w:rsidR="000B5DC0" w:rsidRPr="000B5DC0" w:rsidDel="0013241B" w:rsidRDefault="000B5DC0">
      <w:pPr>
        <w:widowControl w:val="0"/>
        <w:spacing w:before="0" w:beforeAutospacing="0" w:after="0" w:afterAutospacing="0" w:line="240" w:lineRule="auto"/>
        <w:ind w:left="2352" w:hanging="850"/>
        <w:jc w:val="both"/>
        <w:rPr>
          <w:del w:id="58" w:author="גרמן קגנובסקי" w:date="2020-04-26T15:22:00Z"/>
          <w:rFonts w:ascii="Times New Roman" w:eastAsia="Times New Roman" w:hAnsi="Times New Roman" w:cs="David"/>
          <w:sz w:val="24"/>
          <w:szCs w:val="24"/>
          <w:rtl/>
          <w:lang w:eastAsia="he-IL"/>
        </w:rPr>
        <w:pPrChange w:id="59"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40D0FCDF" w14:textId="00AACE00" w:rsidR="000B5DC0" w:rsidRPr="000B5DC0" w:rsidDel="0013241B" w:rsidRDefault="000B5DC0">
      <w:pPr>
        <w:widowControl w:val="0"/>
        <w:spacing w:before="0" w:beforeAutospacing="0" w:after="0" w:afterAutospacing="0" w:line="240" w:lineRule="auto"/>
        <w:ind w:left="2352" w:hanging="850"/>
        <w:jc w:val="both"/>
        <w:rPr>
          <w:del w:id="60" w:author="גרמן קגנובסקי" w:date="2020-04-26T15:22:00Z"/>
          <w:rFonts w:ascii="Times New Roman" w:eastAsia="Times New Roman" w:hAnsi="Times New Roman" w:cs="David"/>
          <w:sz w:val="24"/>
          <w:szCs w:val="24"/>
          <w:rtl/>
          <w:lang w:eastAsia="he-IL"/>
        </w:rPr>
        <w:pPrChange w:id="61"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62" w:author="גרמן קגנובסקי" w:date="2020-04-26T15:22:00Z">
        <w:r w:rsidRPr="000B5DC0" w:rsidDel="0013241B">
          <w:rPr>
            <w:rFonts w:ascii="Times New Roman" w:eastAsia="Times New Roman" w:hAnsi="Times New Roman" w:cs="David"/>
            <w:sz w:val="24"/>
            <w:szCs w:val="24"/>
            <w:rtl/>
            <w:lang w:eastAsia="he-IL"/>
          </w:rPr>
          <w:delText>ח.</w:delText>
        </w:r>
        <w:r w:rsidRPr="000B5DC0" w:rsidDel="0013241B">
          <w:rPr>
            <w:rFonts w:ascii="Times New Roman" w:eastAsia="Times New Roman" w:hAnsi="Times New Roman" w:cs="David"/>
            <w:sz w:val="24"/>
            <w:szCs w:val="24"/>
            <w:rtl/>
            <w:lang w:eastAsia="he-IL"/>
          </w:rPr>
          <w:tab/>
          <w:delText>הכנסת שינויים בתכניות המוקדמות, בהתאם לדרישת המזמין ו/או לפי דרישת הרשויות המוסמכות, באישור המזמין.</w:delText>
        </w:r>
      </w:del>
    </w:p>
    <w:p w14:paraId="2C81C324" w14:textId="33AD89B4" w:rsidR="000B5DC0" w:rsidRPr="000B5DC0" w:rsidDel="0013241B" w:rsidRDefault="000B5DC0">
      <w:pPr>
        <w:widowControl w:val="0"/>
        <w:spacing w:before="0" w:beforeAutospacing="0" w:after="0" w:afterAutospacing="0" w:line="240" w:lineRule="auto"/>
        <w:ind w:left="2352" w:hanging="850"/>
        <w:jc w:val="both"/>
        <w:rPr>
          <w:del w:id="63" w:author="גרמן קגנובסקי" w:date="2020-04-26T15:22:00Z"/>
          <w:rFonts w:ascii="Times New Roman" w:eastAsia="Times New Roman" w:hAnsi="Times New Roman" w:cs="David"/>
          <w:sz w:val="24"/>
          <w:szCs w:val="24"/>
          <w:rtl/>
          <w:lang w:eastAsia="he-IL"/>
        </w:rPr>
        <w:pPrChange w:id="64"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0928048A" w14:textId="466DD8D6" w:rsidR="000B5DC0" w:rsidRPr="000B5DC0" w:rsidDel="0013241B" w:rsidRDefault="000B5DC0">
      <w:pPr>
        <w:widowControl w:val="0"/>
        <w:spacing w:before="0" w:beforeAutospacing="0" w:after="0" w:afterAutospacing="0" w:line="240" w:lineRule="auto"/>
        <w:ind w:left="2352" w:hanging="850"/>
        <w:jc w:val="both"/>
        <w:rPr>
          <w:del w:id="65" w:author="גרמן קגנובסקי" w:date="2020-04-26T15:22:00Z"/>
          <w:rFonts w:ascii="Times New Roman" w:eastAsia="Times New Roman" w:hAnsi="Times New Roman" w:cs="David"/>
          <w:sz w:val="24"/>
          <w:szCs w:val="24"/>
          <w:rtl/>
          <w:lang w:eastAsia="he-IL"/>
        </w:rPr>
        <w:pPrChange w:id="66"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67" w:author="גרמן קגנובסקי" w:date="2020-04-26T15:22:00Z">
        <w:r w:rsidRPr="000B5DC0" w:rsidDel="0013241B">
          <w:rPr>
            <w:rFonts w:ascii="Times New Roman" w:eastAsia="Times New Roman" w:hAnsi="Times New Roman" w:cs="David"/>
            <w:sz w:val="24"/>
            <w:szCs w:val="24"/>
            <w:rtl/>
            <w:lang w:eastAsia="he-IL"/>
          </w:rPr>
          <w:delText>ט.</w:delText>
        </w:r>
        <w:r w:rsidRPr="000B5DC0" w:rsidDel="0013241B">
          <w:rPr>
            <w:rFonts w:ascii="Times New Roman" w:eastAsia="Times New Roman" w:hAnsi="Times New Roman" w:cs="David"/>
            <w:sz w:val="24"/>
            <w:szCs w:val="24"/>
            <w:rtl/>
            <w:lang w:eastAsia="he-IL"/>
          </w:rPr>
          <w:tab/>
          <w:delTex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delText>
        </w:r>
      </w:del>
    </w:p>
    <w:p w14:paraId="5F42C80C" w14:textId="7F2467BC" w:rsidR="000B5DC0" w:rsidRPr="000B5DC0" w:rsidDel="0013241B" w:rsidRDefault="000B5DC0">
      <w:pPr>
        <w:widowControl w:val="0"/>
        <w:spacing w:before="0" w:beforeAutospacing="0" w:after="0" w:afterAutospacing="0" w:line="240" w:lineRule="auto"/>
        <w:ind w:left="2352" w:hanging="850"/>
        <w:jc w:val="both"/>
        <w:rPr>
          <w:del w:id="68" w:author="גרמן קגנובסקי" w:date="2020-04-26T15:22:00Z"/>
          <w:rFonts w:ascii="Times New Roman" w:eastAsia="Times New Roman" w:hAnsi="Times New Roman" w:cs="David"/>
          <w:sz w:val="24"/>
          <w:szCs w:val="24"/>
          <w:rtl/>
          <w:lang w:eastAsia="he-IL"/>
        </w:rPr>
        <w:pPrChange w:id="69"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20014AC1" w14:textId="72E87BC4" w:rsidR="000B5DC0" w:rsidRPr="000B5DC0" w:rsidDel="0013241B" w:rsidRDefault="000B5DC0">
      <w:pPr>
        <w:widowControl w:val="0"/>
        <w:spacing w:before="0" w:beforeAutospacing="0" w:after="0" w:afterAutospacing="0" w:line="240" w:lineRule="auto"/>
        <w:ind w:left="2352" w:hanging="850"/>
        <w:jc w:val="both"/>
        <w:rPr>
          <w:del w:id="70" w:author="גרמן קגנובסקי" w:date="2020-04-26T15:22:00Z"/>
          <w:rFonts w:ascii="Times New Roman" w:eastAsia="Times New Roman" w:hAnsi="Times New Roman" w:cs="David"/>
          <w:sz w:val="24"/>
          <w:szCs w:val="24"/>
          <w:rtl/>
          <w:lang w:eastAsia="he-IL"/>
        </w:rPr>
        <w:pPrChange w:id="71"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72" w:author="גרמן קגנובסקי" w:date="2020-04-26T15:22:00Z">
        <w:r w:rsidRPr="000B5DC0" w:rsidDel="0013241B">
          <w:rPr>
            <w:rFonts w:ascii="Times New Roman" w:eastAsia="Times New Roman" w:hAnsi="Times New Roman" w:cs="David"/>
            <w:sz w:val="24"/>
            <w:szCs w:val="24"/>
            <w:rtl/>
            <w:lang w:eastAsia="he-IL"/>
          </w:rPr>
          <w:delText>י.</w:delText>
        </w:r>
        <w:r w:rsidRPr="000B5DC0" w:rsidDel="0013241B">
          <w:rPr>
            <w:rFonts w:ascii="Times New Roman" w:eastAsia="Times New Roman" w:hAnsi="Times New Roman" w:cs="David"/>
            <w:sz w:val="24"/>
            <w:szCs w:val="24"/>
            <w:rtl/>
            <w:lang w:eastAsia="he-IL"/>
          </w:rPr>
          <w:tab/>
          <w:delText xml:space="preserve">מסירת נתונים ליועצים האחרים לרבות לאדריכל, </w:delText>
        </w:r>
        <w:r w:rsidR="00440B5A" w:rsidDel="0013241B">
          <w:rPr>
            <w:rFonts w:ascii="Times New Roman" w:eastAsia="Times New Roman" w:hAnsi="Times New Roman" w:cs="David"/>
            <w:sz w:val="24"/>
            <w:szCs w:val="24"/>
            <w:rtl/>
            <w:lang w:eastAsia="he-IL"/>
          </w:rPr>
          <w:delText>מתכנן</w:delText>
        </w:r>
        <w:r w:rsidRPr="000B5DC0" w:rsidDel="0013241B">
          <w:rPr>
            <w:rFonts w:ascii="Times New Roman" w:eastAsia="Times New Roman" w:hAnsi="Times New Roman" w:cs="David"/>
            <w:sz w:val="24"/>
            <w:szCs w:val="24"/>
            <w:rtl/>
            <w:lang w:eastAsia="he-IL"/>
          </w:rPr>
          <w:delTex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6C9D9225" w14:textId="5BE0FAB3" w:rsidR="000B5DC0" w:rsidRPr="000B5DC0" w:rsidDel="0013241B" w:rsidRDefault="000B5DC0">
      <w:pPr>
        <w:widowControl w:val="0"/>
        <w:spacing w:before="0" w:beforeAutospacing="0" w:after="0" w:afterAutospacing="0" w:line="240" w:lineRule="auto"/>
        <w:ind w:left="2352" w:hanging="850"/>
        <w:jc w:val="both"/>
        <w:rPr>
          <w:del w:id="73" w:author="גרמן קגנובסקי" w:date="2020-04-26T15:22:00Z"/>
          <w:rFonts w:ascii="Times New Roman" w:eastAsia="Times New Roman" w:hAnsi="Times New Roman" w:cs="David"/>
          <w:sz w:val="24"/>
          <w:szCs w:val="24"/>
          <w:rtl/>
          <w:lang w:eastAsia="he-IL"/>
        </w:rPr>
        <w:pPrChange w:id="74"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73FC92F2" w14:textId="51255E4E" w:rsidR="000B5DC0" w:rsidRPr="000B5DC0" w:rsidDel="0013241B" w:rsidRDefault="000B5DC0">
      <w:pPr>
        <w:widowControl w:val="0"/>
        <w:spacing w:before="0" w:beforeAutospacing="0" w:after="0" w:afterAutospacing="0" w:line="240" w:lineRule="auto"/>
        <w:ind w:left="2352" w:hanging="850"/>
        <w:jc w:val="both"/>
        <w:rPr>
          <w:del w:id="75" w:author="גרמן קגנובסקי" w:date="2020-04-26T15:22:00Z"/>
          <w:rFonts w:ascii="Times New Roman" w:eastAsia="Times New Roman" w:hAnsi="Times New Roman" w:cs="David"/>
          <w:sz w:val="24"/>
          <w:szCs w:val="24"/>
          <w:rtl/>
          <w:lang w:eastAsia="he-IL"/>
        </w:rPr>
        <w:pPrChange w:id="76"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77" w:author="גרמן קגנובסקי" w:date="2020-04-26T15:22:00Z">
        <w:r w:rsidRPr="000B5DC0" w:rsidDel="0013241B">
          <w:rPr>
            <w:rFonts w:ascii="Times New Roman" w:eastAsia="Times New Roman" w:hAnsi="Times New Roman" w:cs="David"/>
            <w:sz w:val="24"/>
            <w:szCs w:val="24"/>
            <w:rtl/>
            <w:lang w:eastAsia="he-IL"/>
          </w:rPr>
          <w:delText>יא.</w:delText>
        </w:r>
        <w:r w:rsidRPr="000B5DC0" w:rsidDel="0013241B">
          <w:rPr>
            <w:rFonts w:ascii="Times New Roman" w:eastAsia="Times New Roman" w:hAnsi="Times New Roman" w:cs="David"/>
            <w:sz w:val="24"/>
            <w:szCs w:val="24"/>
            <w:rtl/>
            <w:lang w:eastAsia="he-IL"/>
          </w:rPr>
          <w:tab/>
          <w:delTex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delText>
        </w:r>
      </w:del>
    </w:p>
    <w:p w14:paraId="3B9E3158" w14:textId="219FA78F" w:rsidR="000B5DC0" w:rsidRPr="000B5DC0" w:rsidDel="0013241B" w:rsidRDefault="000B5DC0">
      <w:pPr>
        <w:widowControl w:val="0"/>
        <w:spacing w:before="0" w:beforeAutospacing="0" w:after="0" w:afterAutospacing="0" w:line="240" w:lineRule="auto"/>
        <w:ind w:left="2352" w:hanging="850"/>
        <w:jc w:val="both"/>
        <w:rPr>
          <w:del w:id="78" w:author="גרמן קגנובסקי" w:date="2020-04-26T15:22:00Z"/>
          <w:rFonts w:ascii="Times New Roman" w:eastAsia="Times New Roman" w:hAnsi="Times New Roman" w:cs="David"/>
          <w:sz w:val="24"/>
          <w:szCs w:val="24"/>
          <w:rtl/>
          <w:lang w:eastAsia="he-IL"/>
        </w:rPr>
        <w:pPrChange w:id="79"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3ED7D84F" w14:textId="06A437FB" w:rsidR="000B5DC0" w:rsidRPr="000B5DC0" w:rsidDel="0013241B" w:rsidRDefault="000B5DC0">
      <w:pPr>
        <w:widowControl w:val="0"/>
        <w:spacing w:before="0" w:beforeAutospacing="0" w:after="0" w:afterAutospacing="0" w:line="240" w:lineRule="auto"/>
        <w:ind w:left="2352" w:hanging="850"/>
        <w:jc w:val="both"/>
        <w:rPr>
          <w:del w:id="80" w:author="גרמן קגנובסקי" w:date="2020-04-26T15:22:00Z"/>
          <w:rFonts w:ascii="Times New Roman" w:eastAsia="Times New Roman" w:hAnsi="Times New Roman" w:cs="David"/>
          <w:sz w:val="24"/>
          <w:szCs w:val="24"/>
          <w:rtl/>
          <w:lang w:eastAsia="he-IL"/>
        </w:rPr>
        <w:pPrChange w:id="81"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82" w:author="גרמן קגנובסקי" w:date="2020-04-26T15:22:00Z">
        <w:r w:rsidRPr="000B5DC0" w:rsidDel="0013241B">
          <w:rPr>
            <w:rFonts w:ascii="Times New Roman" w:eastAsia="Times New Roman" w:hAnsi="Times New Roman" w:cs="David"/>
            <w:sz w:val="24"/>
            <w:szCs w:val="24"/>
            <w:rtl/>
            <w:lang w:eastAsia="he-IL"/>
          </w:rPr>
          <w:delText>יב.</w:delText>
        </w:r>
        <w:r w:rsidRPr="000B5DC0" w:rsidDel="0013241B">
          <w:rPr>
            <w:rFonts w:ascii="Times New Roman" w:eastAsia="Times New Roman" w:hAnsi="Times New Roman" w:cs="David"/>
            <w:sz w:val="24"/>
            <w:szCs w:val="24"/>
            <w:rtl/>
            <w:lang w:eastAsia="he-IL"/>
          </w:rPr>
          <w:tab/>
          <w:delText>ע</w:delText>
        </w:r>
        <w:r w:rsidRPr="000B5DC0" w:rsidDel="0013241B">
          <w:rPr>
            <w:rFonts w:ascii="Times New Roman" w:eastAsia="Times New Roman" w:hAnsi="Times New Roman" w:cs="David" w:hint="cs"/>
            <w:sz w:val="24"/>
            <w:szCs w:val="24"/>
            <w:rtl/>
            <w:lang w:eastAsia="he-IL"/>
          </w:rPr>
          <w:delText>י</w:delText>
        </w:r>
        <w:r w:rsidRPr="000B5DC0" w:rsidDel="0013241B">
          <w:rPr>
            <w:rFonts w:ascii="Times New Roman" w:eastAsia="Times New Roman" w:hAnsi="Times New Roman" w:cs="David"/>
            <w:sz w:val="24"/>
            <w:szCs w:val="24"/>
            <w:rtl/>
            <w:lang w:eastAsia="he-IL"/>
          </w:rPr>
          <w:delText>בוד נספח פ</w:delText>
        </w:r>
        <w:r w:rsidRPr="000B5DC0" w:rsidDel="0013241B">
          <w:rPr>
            <w:rFonts w:ascii="Times New Roman" w:eastAsia="Times New Roman" w:hAnsi="Times New Roman" w:cs="David" w:hint="cs"/>
            <w:sz w:val="24"/>
            <w:szCs w:val="24"/>
            <w:rtl/>
            <w:lang w:eastAsia="he-IL"/>
          </w:rPr>
          <w:delText>י</w:delText>
        </w:r>
        <w:r w:rsidRPr="000B5DC0" w:rsidDel="0013241B">
          <w:rPr>
            <w:rFonts w:ascii="Times New Roman" w:eastAsia="Times New Roman" w:hAnsi="Times New Roman" w:cs="David"/>
            <w:sz w:val="24"/>
            <w:szCs w:val="24"/>
            <w:rtl/>
            <w:lang w:eastAsia="he-IL"/>
          </w:rPr>
          <w:delText>תוח ונוף, החלק בהוראות (תקנונים) המתייחס לפ</w:delText>
        </w:r>
        <w:r w:rsidRPr="000B5DC0" w:rsidDel="0013241B">
          <w:rPr>
            <w:rFonts w:ascii="Times New Roman" w:eastAsia="Times New Roman" w:hAnsi="Times New Roman" w:cs="David" w:hint="cs"/>
            <w:sz w:val="24"/>
            <w:szCs w:val="24"/>
            <w:rtl/>
            <w:lang w:eastAsia="he-IL"/>
          </w:rPr>
          <w:delText>י</w:delText>
        </w:r>
        <w:r w:rsidRPr="000B5DC0" w:rsidDel="0013241B">
          <w:rPr>
            <w:rFonts w:ascii="Times New Roman" w:eastAsia="Times New Roman" w:hAnsi="Times New Roman" w:cs="David"/>
            <w:sz w:val="24"/>
            <w:szCs w:val="24"/>
            <w:rtl/>
            <w:lang w:eastAsia="he-IL"/>
          </w:rPr>
          <w:delText>תוח ונוף, חתכים מנחים והסדרי החניה במגרשים מתואמות עם היועצים והמזמין. הכנת כל המסמכים והנספחים הדרושים עפ"י דרישת הרשויות בתחום מומחיותו של המתכנן.</w:delText>
        </w:r>
      </w:del>
    </w:p>
    <w:p w14:paraId="79921248" w14:textId="65044896" w:rsidR="000B5DC0" w:rsidRPr="000B5DC0" w:rsidDel="0013241B" w:rsidRDefault="000B5DC0">
      <w:pPr>
        <w:widowControl w:val="0"/>
        <w:spacing w:before="0" w:beforeAutospacing="0" w:after="0" w:afterAutospacing="0" w:line="240" w:lineRule="auto"/>
        <w:ind w:left="2352" w:hanging="850"/>
        <w:jc w:val="both"/>
        <w:rPr>
          <w:del w:id="83" w:author="גרמן קגנובסקי" w:date="2020-04-26T15:22:00Z"/>
          <w:rFonts w:ascii="Times New Roman" w:eastAsia="Times New Roman" w:hAnsi="Times New Roman" w:cs="David"/>
          <w:sz w:val="24"/>
          <w:szCs w:val="24"/>
          <w:rtl/>
          <w:lang w:eastAsia="he-IL"/>
        </w:rPr>
        <w:pPrChange w:id="84"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73D44E36" w14:textId="68DFC40C" w:rsidR="000B5DC0" w:rsidRPr="000B5DC0" w:rsidDel="0013241B" w:rsidRDefault="000B5DC0">
      <w:pPr>
        <w:widowControl w:val="0"/>
        <w:spacing w:before="0" w:beforeAutospacing="0" w:after="0" w:afterAutospacing="0" w:line="240" w:lineRule="auto"/>
        <w:ind w:left="2352" w:hanging="850"/>
        <w:jc w:val="both"/>
        <w:rPr>
          <w:del w:id="85" w:author="גרמן קגנובסקי" w:date="2020-04-26T15:22:00Z"/>
          <w:rFonts w:ascii="Times New Roman" w:eastAsia="Times New Roman" w:hAnsi="Times New Roman" w:cs="David"/>
          <w:sz w:val="24"/>
          <w:szCs w:val="24"/>
          <w:rtl/>
          <w:lang w:eastAsia="he-IL"/>
        </w:rPr>
        <w:pPrChange w:id="86"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87" w:author="גרמן קגנובסקי" w:date="2020-04-26T15:22:00Z">
        <w:r w:rsidRPr="000B5DC0" w:rsidDel="0013241B">
          <w:rPr>
            <w:rFonts w:ascii="Times New Roman" w:eastAsia="Times New Roman" w:hAnsi="Times New Roman" w:cs="David"/>
            <w:sz w:val="24"/>
            <w:szCs w:val="24"/>
            <w:rtl/>
            <w:lang w:eastAsia="he-IL"/>
          </w:rPr>
          <w:delText>יג.</w:delText>
        </w:r>
        <w:r w:rsidRPr="000B5DC0" w:rsidDel="0013241B">
          <w:rPr>
            <w:rFonts w:ascii="Times New Roman" w:eastAsia="Times New Roman" w:hAnsi="Times New Roman" w:cs="David"/>
            <w:sz w:val="24"/>
            <w:szCs w:val="24"/>
            <w:rtl/>
            <w:lang w:eastAsia="he-IL"/>
          </w:rPr>
          <w:tab/>
          <w:delText>הצגת אפשרויות מימוש הבינוי המוצע בשלבים.</w:delText>
        </w:r>
      </w:del>
    </w:p>
    <w:p w14:paraId="32C969C6" w14:textId="6B70E596" w:rsidR="000B5DC0" w:rsidRPr="000B5DC0" w:rsidDel="0013241B" w:rsidRDefault="000B5DC0">
      <w:pPr>
        <w:widowControl w:val="0"/>
        <w:spacing w:before="0" w:beforeAutospacing="0" w:after="0" w:afterAutospacing="0" w:line="240" w:lineRule="auto"/>
        <w:ind w:left="2352" w:hanging="850"/>
        <w:jc w:val="both"/>
        <w:rPr>
          <w:del w:id="88" w:author="גרמן קגנובסקי" w:date="2020-04-26T15:22:00Z"/>
          <w:rFonts w:ascii="Times New Roman" w:eastAsia="Times New Roman" w:hAnsi="Times New Roman" w:cs="David"/>
          <w:sz w:val="24"/>
          <w:szCs w:val="24"/>
          <w:rtl/>
          <w:lang w:eastAsia="he-IL"/>
        </w:rPr>
        <w:pPrChange w:id="89"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73EBAA04" w14:textId="4B37B528" w:rsidR="000B5DC0" w:rsidRPr="000B5DC0" w:rsidDel="0013241B" w:rsidRDefault="000B5DC0">
      <w:pPr>
        <w:widowControl w:val="0"/>
        <w:spacing w:before="0" w:beforeAutospacing="0" w:after="0" w:afterAutospacing="0" w:line="240" w:lineRule="auto"/>
        <w:ind w:left="2352" w:hanging="850"/>
        <w:jc w:val="both"/>
        <w:rPr>
          <w:del w:id="90" w:author="גרמן קגנובסקי" w:date="2020-04-26T15:22:00Z"/>
          <w:rFonts w:ascii="Times New Roman" w:eastAsia="Times New Roman" w:hAnsi="Times New Roman" w:cs="David"/>
          <w:sz w:val="24"/>
          <w:szCs w:val="24"/>
          <w:rtl/>
          <w:lang w:eastAsia="he-IL"/>
        </w:rPr>
        <w:pPrChange w:id="91"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92" w:author="גרמן קגנובסקי" w:date="2020-04-26T15:22:00Z">
        <w:r w:rsidRPr="000B5DC0" w:rsidDel="0013241B">
          <w:rPr>
            <w:rFonts w:ascii="Times New Roman" w:eastAsia="Times New Roman" w:hAnsi="Times New Roman" w:cs="David"/>
            <w:sz w:val="24"/>
            <w:szCs w:val="24"/>
            <w:rtl/>
            <w:lang w:eastAsia="he-IL"/>
          </w:rPr>
          <w:delText>יד.</w:delText>
        </w:r>
        <w:r w:rsidRPr="000B5DC0" w:rsidDel="0013241B">
          <w:rPr>
            <w:rFonts w:ascii="Times New Roman" w:eastAsia="Times New Roman" w:hAnsi="Times New Roman" w:cs="David"/>
            <w:sz w:val="24"/>
            <w:szCs w:val="24"/>
            <w:rtl/>
            <w:lang w:eastAsia="he-IL"/>
          </w:rPr>
          <w:tab/>
          <w:delTex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32E65A88" w14:textId="332DAB34" w:rsidR="000B5DC0" w:rsidRPr="000B5DC0" w:rsidDel="0013241B" w:rsidRDefault="000B5DC0">
      <w:pPr>
        <w:widowControl w:val="0"/>
        <w:spacing w:before="0" w:beforeAutospacing="0" w:after="0" w:afterAutospacing="0" w:line="240" w:lineRule="auto"/>
        <w:ind w:left="2352" w:hanging="850"/>
        <w:jc w:val="both"/>
        <w:rPr>
          <w:del w:id="93" w:author="גרמן קגנובסקי" w:date="2020-04-26T15:22:00Z"/>
          <w:rFonts w:ascii="Times New Roman" w:eastAsia="Times New Roman" w:hAnsi="Times New Roman" w:cs="David"/>
          <w:sz w:val="24"/>
          <w:szCs w:val="24"/>
          <w:rtl/>
          <w:lang w:eastAsia="he-IL"/>
        </w:rPr>
        <w:pPrChange w:id="94"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4A2BEFA5" w14:textId="642302C9" w:rsidR="000B5DC0" w:rsidRPr="000B5DC0" w:rsidDel="0013241B" w:rsidRDefault="000B5DC0">
      <w:pPr>
        <w:widowControl w:val="0"/>
        <w:spacing w:before="0" w:beforeAutospacing="0" w:after="0" w:afterAutospacing="0" w:line="240" w:lineRule="auto"/>
        <w:ind w:left="2352" w:hanging="850"/>
        <w:jc w:val="both"/>
        <w:rPr>
          <w:del w:id="95" w:author="גרמן קגנובסקי" w:date="2020-04-26T15:22:00Z"/>
          <w:rFonts w:ascii="Times New Roman" w:eastAsia="Times New Roman" w:hAnsi="Times New Roman" w:cs="David"/>
          <w:sz w:val="24"/>
          <w:szCs w:val="24"/>
          <w:rtl/>
          <w:lang w:eastAsia="he-IL"/>
        </w:rPr>
        <w:pPrChange w:id="96"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97" w:author="גרמן קגנובסקי" w:date="2020-04-26T15:22:00Z">
        <w:r w:rsidRPr="000B5DC0" w:rsidDel="0013241B">
          <w:rPr>
            <w:rFonts w:ascii="Times New Roman" w:eastAsia="Times New Roman" w:hAnsi="Times New Roman" w:cs="David"/>
            <w:sz w:val="24"/>
            <w:szCs w:val="24"/>
            <w:rtl/>
            <w:lang w:eastAsia="he-IL"/>
          </w:rPr>
          <w:delText>טו.</w:delText>
        </w:r>
        <w:r w:rsidRPr="000B5DC0" w:rsidDel="0013241B">
          <w:rPr>
            <w:rFonts w:ascii="Times New Roman" w:eastAsia="Times New Roman" w:hAnsi="Times New Roman" w:cs="David"/>
            <w:sz w:val="24"/>
            <w:szCs w:val="24"/>
            <w:rtl/>
            <w:lang w:eastAsia="he-IL"/>
          </w:rPr>
          <w:tab/>
          <w:delTex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delText>
        </w:r>
      </w:del>
    </w:p>
    <w:p w14:paraId="1295576C" w14:textId="2E2ED806" w:rsidR="000B5DC0" w:rsidRPr="000B5DC0" w:rsidDel="0013241B" w:rsidRDefault="000B5DC0">
      <w:pPr>
        <w:widowControl w:val="0"/>
        <w:spacing w:before="0" w:beforeAutospacing="0" w:after="0" w:afterAutospacing="0" w:line="240" w:lineRule="auto"/>
        <w:ind w:left="2352" w:hanging="850"/>
        <w:jc w:val="both"/>
        <w:rPr>
          <w:del w:id="98" w:author="גרמן קגנובסקי" w:date="2020-04-26T15:22:00Z"/>
          <w:rFonts w:ascii="Times New Roman" w:eastAsia="Times New Roman" w:hAnsi="Times New Roman" w:cs="David"/>
          <w:sz w:val="24"/>
          <w:szCs w:val="24"/>
          <w:rtl/>
          <w:lang w:eastAsia="he-IL"/>
        </w:rPr>
        <w:pPrChange w:id="99"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064792D8" w14:textId="791C9160" w:rsidR="000B5DC0" w:rsidRPr="000B5DC0" w:rsidDel="0013241B" w:rsidRDefault="000B5DC0">
      <w:pPr>
        <w:widowControl w:val="0"/>
        <w:spacing w:before="0" w:beforeAutospacing="0" w:after="0" w:afterAutospacing="0" w:line="240" w:lineRule="auto"/>
        <w:ind w:left="2352" w:hanging="850"/>
        <w:jc w:val="both"/>
        <w:rPr>
          <w:del w:id="100" w:author="גרמן קגנובסקי" w:date="2020-04-26T15:22:00Z"/>
          <w:rFonts w:ascii="Times New Roman" w:eastAsia="Times New Roman" w:hAnsi="Times New Roman" w:cs="David"/>
          <w:sz w:val="24"/>
          <w:szCs w:val="24"/>
          <w:rtl/>
          <w:lang w:eastAsia="he-IL"/>
        </w:rPr>
        <w:pPrChange w:id="101"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102" w:author="גרמן קגנובסקי" w:date="2020-04-26T15:22:00Z">
        <w:r w:rsidRPr="000B5DC0" w:rsidDel="0013241B">
          <w:rPr>
            <w:rFonts w:ascii="Times New Roman" w:eastAsia="Times New Roman" w:hAnsi="Times New Roman" w:cs="David"/>
            <w:sz w:val="24"/>
            <w:szCs w:val="24"/>
            <w:rtl/>
            <w:lang w:eastAsia="he-IL"/>
          </w:rPr>
          <w:delText>טז.</w:delText>
        </w:r>
        <w:r w:rsidRPr="000B5DC0" w:rsidDel="0013241B">
          <w:rPr>
            <w:rFonts w:ascii="Times New Roman" w:eastAsia="Times New Roman" w:hAnsi="Times New Roman" w:cs="David"/>
            <w:sz w:val="24"/>
            <w:szCs w:val="24"/>
            <w:rtl/>
            <w:lang w:eastAsia="he-IL"/>
          </w:rPr>
          <w:tab/>
          <w:delTex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delText>
        </w:r>
      </w:del>
    </w:p>
    <w:p w14:paraId="02D91C53" w14:textId="5801FE78" w:rsidR="000B5DC0" w:rsidRPr="000B5DC0" w:rsidDel="0013241B" w:rsidRDefault="000B5DC0">
      <w:pPr>
        <w:widowControl w:val="0"/>
        <w:spacing w:before="0" w:beforeAutospacing="0" w:after="0" w:afterAutospacing="0" w:line="240" w:lineRule="auto"/>
        <w:ind w:left="2352" w:hanging="850"/>
        <w:jc w:val="both"/>
        <w:rPr>
          <w:del w:id="103" w:author="גרמן קגנובסקי" w:date="2020-04-26T15:22:00Z"/>
          <w:rFonts w:ascii="Times New Roman" w:eastAsia="Times New Roman" w:hAnsi="Times New Roman" w:cs="David"/>
          <w:sz w:val="24"/>
          <w:szCs w:val="24"/>
          <w:rtl/>
          <w:lang w:eastAsia="he-IL"/>
        </w:rPr>
        <w:pPrChange w:id="104"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5E2043F0" w14:textId="54358C57" w:rsidR="000B5DC0" w:rsidRPr="000B5DC0" w:rsidDel="0013241B" w:rsidRDefault="000B5DC0">
      <w:pPr>
        <w:widowControl w:val="0"/>
        <w:spacing w:before="0" w:beforeAutospacing="0" w:after="0" w:afterAutospacing="0" w:line="240" w:lineRule="auto"/>
        <w:ind w:left="2352" w:hanging="850"/>
        <w:jc w:val="both"/>
        <w:rPr>
          <w:del w:id="105" w:author="גרמן קגנובסקי" w:date="2020-04-26T15:22:00Z"/>
          <w:rFonts w:ascii="Times New Roman" w:eastAsia="Times New Roman" w:hAnsi="Times New Roman" w:cs="David"/>
          <w:sz w:val="24"/>
          <w:szCs w:val="24"/>
          <w:rtl/>
          <w:lang w:eastAsia="he-IL"/>
        </w:rPr>
        <w:pPrChange w:id="106"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107" w:author="גרמן קגנובסקי" w:date="2020-04-26T15:22:00Z">
        <w:r w:rsidRPr="000B5DC0" w:rsidDel="0013241B">
          <w:rPr>
            <w:rFonts w:ascii="Times New Roman" w:eastAsia="Times New Roman" w:hAnsi="Times New Roman" w:cs="David"/>
            <w:sz w:val="24"/>
            <w:szCs w:val="24"/>
            <w:rtl/>
            <w:lang w:eastAsia="he-IL"/>
          </w:rPr>
          <w:delText>יז.</w:delText>
        </w:r>
        <w:r w:rsidRPr="000B5DC0" w:rsidDel="0013241B">
          <w:rPr>
            <w:rFonts w:ascii="Times New Roman" w:eastAsia="Times New Roman" w:hAnsi="Times New Roman" w:cs="David"/>
            <w:sz w:val="24"/>
            <w:szCs w:val="24"/>
            <w:rtl/>
            <w:lang w:eastAsia="he-IL"/>
          </w:rPr>
          <w:tab/>
          <w:delText>מתן הסברים והנחיות, לאור התכניות, למתכננים וליועצים האחרים.</w:delText>
        </w:r>
      </w:del>
    </w:p>
    <w:p w14:paraId="16DB3957" w14:textId="2555C750" w:rsidR="000B5DC0" w:rsidRPr="000B5DC0" w:rsidDel="0013241B" w:rsidRDefault="000B5DC0">
      <w:pPr>
        <w:widowControl w:val="0"/>
        <w:spacing w:before="0" w:beforeAutospacing="0" w:after="0" w:afterAutospacing="0" w:line="240" w:lineRule="auto"/>
        <w:ind w:left="2352" w:hanging="850"/>
        <w:jc w:val="both"/>
        <w:rPr>
          <w:del w:id="108" w:author="גרמן קגנובסקי" w:date="2020-04-26T15:22:00Z"/>
          <w:rFonts w:ascii="Times New Roman" w:eastAsia="Times New Roman" w:hAnsi="Times New Roman" w:cs="David"/>
          <w:sz w:val="24"/>
          <w:szCs w:val="24"/>
          <w:rtl/>
          <w:lang w:eastAsia="he-IL"/>
        </w:rPr>
        <w:pPrChange w:id="109"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73337F57" w14:textId="3F6E75E7" w:rsidR="000B5DC0" w:rsidRPr="000B5DC0" w:rsidDel="0013241B" w:rsidRDefault="000B5DC0">
      <w:pPr>
        <w:widowControl w:val="0"/>
        <w:spacing w:before="0" w:beforeAutospacing="0" w:after="0" w:afterAutospacing="0" w:line="240" w:lineRule="auto"/>
        <w:ind w:left="2352" w:hanging="850"/>
        <w:jc w:val="both"/>
        <w:rPr>
          <w:del w:id="110" w:author="גרמן קגנובסקי" w:date="2020-04-26T15:22:00Z"/>
          <w:rFonts w:ascii="Times New Roman" w:eastAsia="Times New Roman" w:hAnsi="Times New Roman" w:cs="David"/>
          <w:sz w:val="24"/>
          <w:szCs w:val="24"/>
          <w:rtl/>
          <w:lang w:eastAsia="he-IL"/>
        </w:rPr>
        <w:pPrChange w:id="111"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112" w:author="גרמן קגנובסקי" w:date="2020-04-26T15:22:00Z">
        <w:r w:rsidRPr="000B5DC0" w:rsidDel="0013241B">
          <w:rPr>
            <w:rFonts w:ascii="Times New Roman" w:eastAsia="Times New Roman" w:hAnsi="Times New Roman" w:cs="David"/>
            <w:sz w:val="24"/>
            <w:szCs w:val="24"/>
            <w:rtl/>
            <w:lang w:eastAsia="he-IL"/>
          </w:rPr>
          <w:delText>יח.</w:delText>
        </w:r>
        <w:r w:rsidRPr="000B5DC0" w:rsidDel="0013241B">
          <w:rPr>
            <w:rFonts w:ascii="Times New Roman" w:eastAsia="Times New Roman" w:hAnsi="Times New Roman" w:cs="David"/>
            <w:sz w:val="24"/>
            <w:szCs w:val="24"/>
            <w:rtl/>
            <w:lang w:eastAsia="he-IL"/>
          </w:rPr>
          <w:tab/>
          <w:delText>הכנת כל המסמכים בתחום מומחיותו של המתכנן הנדרשים למתן תוקף לתכנית, מעקב וטיפול בהליך מתן התוקף לתכנית עד לפרסום ברשומות ובעיתונות.</w:delText>
        </w:r>
      </w:del>
    </w:p>
    <w:p w14:paraId="19A92A6A" w14:textId="0BADEE1F" w:rsidR="000B5DC0" w:rsidRPr="000B5DC0" w:rsidDel="0013241B" w:rsidRDefault="000B5DC0">
      <w:pPr>
        <w:widowControl w:val="0"/>
        <w:spacing w:before="0" w:beforeAutospacing="0" w:after="0" w:afterAutospacing="0" w:line="240" w:lineRule="auto"/>
        <w:ind w:left="2352" w:hanging="850"/>
        <w:jc w:val="both"/>
        <w:rPr>
          <w:del w:id="113" w:author="גרמן קגנובסקי" w:date="2020-04-26T15:22:00Z"/>
          <w:rFonts w:ascii="Times New Roman" w:eastAsia="Times New Roman" w:hAnsi="Times New Roman" w:cs="David"/>
          <w:sz w:val="24"/>
          <w:szCs w:val="24"/>
          <w:rtl/>
          <w:lang w:eastAsia="he-IL"/>
        </w:rPr>
        <w:pPrChange w:id="114"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p>
    <w:p w14:paraId="09CCD717" w14:textId="29C35AB9" w:rsidR="000B5DC0" w:rsidRPr="000B5DC0" w:rsidRDefault="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Change w:id="115" w:author="גרמן קגנובסקי" w:date="2020-04-26T15:22:00Z">
          <w:pPr>
            <w:widowControl w:val="0"/>
            <w:tabs>
              <w:tab w:val="left" w:pos="720"/>
              <w:tab w:val="center" w:pos="4153"/>
              <w:tab w:val="right" w:pos="8306"/>
            </w:tabs>
            <w:spacing w:before="0" w:beforeAutospacing="0" w:after="0" w:afterAutospacing="0" w:line="240" w:lineRule="auto"/>
            <w:ind w:left="2352" w:hanging="850"/>
            <w:jc w:val="both"/>
          </w:pPr>
        </w:pPrChange>
      </w:pPr>
      <w:del w:id="116" w:author="גרמן קגנובסקי" w:date="2020-04-26T15:22:00Z">
        <w:r w:rsidRPr="000B5DC0" w:rsidDel="0013241B">
          <w:rPr>
            <w:rFonts w:ascii="Times New Roman" w:eastAsia="Times New Roman" w:hAnsi="Times New Roman" w:cs="David"/>
            <w:sz w:val="24"/>
            <w:szCs w:val="24"/>
            <w:rtl/>
            <w:lang w:eastAsia="he-IL"/>
          </w:rPr>
          <w:delText>יט.</w:delText>
        </w:r>
        <w:r w:rsidRPr="000B5DC0" w:rsidDel="0013241B">
          <w:rPr>
            <w:rFonts w:ascii="Times New Roman" w:eastAsia="Times New Roman" w:hAnsi="Times New Roman" w:cs="David"/>
            <w:sz w:val="24"/>
            <w:szCs w:val="24"/>
            <w:rtl/>
            <w:lang w:eastAsia="he-IL"/>
          </w:rPr>
          <w:tab/>
          <w:delText>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w:delText>
        </w:r>
      </w:del>
      <w:r w:rsidRPr="000B5DC0">
        <w:rPr>
          <w:rFonts w:ascii="Times New Roman" w:eastAsia="Times New Roman" w:hAnsi="Times New Roman" w:cs="David"/>
          <w:sz w:val="24"/>
          <w:szCs w:val="24"/>
          <w:rtl/>
          <w:lang w:eastAsia="he-IL"/>
        </w:rPr>
        <w:t xml:space="preserve"> </w:t>
      </w:r>
    </w:p>
    <w:p w14:paraId="126431C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28D6370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3D0A911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6CEF0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4319D66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43DE0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33A88E0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5C745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הכנת תכניות מוקדמות במספר חלופות לפי דרישת המנהל ובתאום עם 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49E7D50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E3E91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0B732EF8"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DD985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3C2B116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8AD8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0E353A6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0F5E8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07A9852F"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D671B64"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4792917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E3364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13A73165"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01EA81E"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032431C3"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1E95B56C"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705DB0D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lastRenderedPageBreak/>
        <w:t>ג.</w:t>
      </w:r>
      <w:r w:rsidRPr="000B5DC0">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לרשויות,וטיפול באישורם, כולל קבלת היתרי בניה מתוקנים.</w:t>
      </w:r>
    </w:p>
    <w:p w14:paraId="55556F2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9964FE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26856E1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7DC981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14C42F6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55B7C54"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61BD6A4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AA3BFE6"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3705AFA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7031408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2C84B21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9AFECF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6D21F7A6"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B267F55"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1EEFCC9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088F8EC"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51C272C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2BBA8F5E" w14:textId="77777777" w:rsidR="000B5DC0" w:rsidRPr="00BD05C4" w:rsidRDefault="000B5DC0" w:rsidP="00BD05C4">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הכל בקנ"מ המאפשר ביצוע מושלם של העבודה בתחומים הבאים: </w:t>
      </w:r>
    </w:p>
    <w:p w14:paraId="2F1AD6C7"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השקייה,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33AE4AAA"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40732257"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BF9417E"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פרטים בקנ"מ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4452491A"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23CB4B7B"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491B69C7"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3BB5C4B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4747AC7E"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23B130B9"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5FA6DF9A"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1FDD1234"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7F102702"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29B57AED"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3239B209"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6A6FD83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lastRenderedPageBreak/>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5FC77540"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01E9F0F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06CE0FF9"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2A47679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105D5201"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671FB24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460697E2"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05FD8BAD"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AE425C4"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4D89B9B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37A5FEA4"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7626A1A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4314A031"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095262E1" w14:textId="77777777" w:rsidR="00BD05C4" w:rsidRDefault="00BD05C4"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38A7F481" w14:textId="77777777" w:rsidR="00BD05C4" w:rsidRPr="000B5DC0" w:rsidRDefault="00BD05C4"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1E5BDD7F"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54D0271"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3663707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FDE1651"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260AE4CA"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AF7D82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12CF210"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44F471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40676A8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A6E1B0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4D0FA38C"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02210D"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28BADED8"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403C65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3FDC77C1"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7EB0EE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5FA70A42"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641601E"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3511261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DEEBC8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7AC3A37D"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E63FCCE"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w:t>
      </w:r>
      <w:r w:rsidRPr="000B5DC0">
        <w:rPr>
          <w:rFonts w:ascii="Times New Roman" w:eastAsia="Times New Roman" w:hAnsi="Times New Roman" w:cs="David"/>
          <w:sz w:val="24"/>
          <w:szCs w:val="24"/>
          <w:rtl/>
          <w:lang w:eastAsia="he-IL"/>
        </w:rPr>
        <w:lastRenderedPageBreak/>
        <w:t>הן לפני מסירת העבודות והן בתקופת הבדק.</w:t>
      </w:r>
    </w:p>
    <w:p w14:paraId="1CE6313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5FA142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25E3A623"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969464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6B93EFF"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4BB2A17D"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EA24F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17999298"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99989C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1247E98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BD7475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3CD8F09B"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9934B0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נהול ההגנה, לפי דרישת המזמין ומיד עם דרישתו הראשונה.</w:t>
      </w:r>
    </w:p>
    <w:p w14:paraId="52B2AB9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6D2AA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160A130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87A1A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3D51FF9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DC69E2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17AEA37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21C145BA"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0E9CA6F9"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2ABE4CF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619C5808"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45EA07BE"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3E37DFE3"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0094D578"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68CE1370"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44CCAE6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B4B1D8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0BB9814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6A1D06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68C57F39"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7BAE8C3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450F8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5E70FB04"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F5AADFB"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44D154B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DACDFB5"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5C0EDEB2" w14:textId="77777777"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4182387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BBE0DD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0525E9A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82029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8A9260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C25B57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AF498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8A5B6A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5E393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1C573B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F59FBA" w14:textId="69EB3413" w:rsidR="000B5DC0" w:rsidRDefault="000B5DC0" w:rsidP="00513BB1">
      <w:pPr>
        <w:widowControl w:val="0"/>
        <w:spacing w:before="0" w:beforeAutospacing="0" w:after="0" w:afterAutospacing="0" w:line="240" w:lineRule="auto"/>
        <w:jc w:val="both"/>
        <w:rPr>
          <w:ins w:id="117" w:author="גרמן קגנובסקי" w:date="2020-05-07T14:41:00Z"/>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אם לא יקבע לוח זמנים במעמד חתימת החוזה יעביר המתכנן לוח זמנים ראשוני לאישור המנהל </w:t>
      </w:r>
      <w:del w:id="118" w:author="גרמן קגנובסקי" w:date="2020-04-26T15:28:00Z">
        <w:r w:rsidRPr="000B5DC0" w:rsidDel="00513BB1">
          <w:rPr>
            <w:rFonts w:ascii="Times New Roman" w:eastAsia="Times New Roman" w:hAnsi="Times New Roman" w:cs="David"/>
            <w:sz w:val="20"/>
            <w:szCs w:val="24"/>
            <w:rtl/>
            <w:lang w:eastAsia="he-IL"/>
          </w:rPr>
          <w:delText xml:space="preserve">תוך 7 ימים </w:delText>
        </w:r>
      </w:del>
      <w:ins w:id="119" w:author="גרמן קגנובסקי" w:date="2020-04-26T15:28:00Z">
        <w:r w:rsidR="00513BB1">
          <w:rPr>
            <w:rFonts w:ascii="Times New Roman" w:eastAsia="Times New Roman" w:hAnsi="Times New Roman" w:cs="David" w:hint="cs"/>
            <w:sz w:val="20"/>
            <w:szCs w:val="24"/>
            <w:rtl/>
            <w:lang w:eastAsia="he-IL"/>
          </w:rPr>
          <w:t xml:space="preserve"> בהקדם האפשרי </w:t>
        </w:r>
      </w:ins>
      <w:r w:rsidRPr="000B5DC0">
        <w:rPr>
          <w:rFonts w:ascii="Times New Roman" w:eastAsia="Times New Roman" w:hAnsi="Times New Roman" w:cs="David"/>
          <w:sz w:val="20"/>
          <w:szCs w:val="24"/>
          <w:rtl/>
          <w:lang w:eastAsia="he-IL"/>
        </w:rPr>
        <w:t>ממועד החתימה.</w:t>
      </w:r>
    </w:p>
    <w:p w14:paraId="5CA58A91" w14:textId="6098627F" w:rsidR="00A8699B" w:rsidRDefault="00A8699B" w:rsidP="00513BB1">
      <w:pPr>
        <w:widowControl w:val="0"/>
        <w:spacing w:before="0" w:beforeAutospacing="0" w:after="0" w:afterAutospacing="0" w:line="240" w:lineRule="auto"/>
        <w:jc w:val="both"/>
        <w:rPr>
          <w:ins w:id="120" w:author="גרמן קגנובסקי" w:date="2020-05-07T14:41:00Z"/>
          <w:rFonts w:ascii="Times New Roman" w:eastAsia="Times New Roman" w:hAnsi="Times New Roman" w:cs="David"/>
          <w:sz w:val="20"/>
          <w:szCs w:val="24"/>
          <w:rtl/>
          <w:lang w:eastAsia="he-IL"/>
        </w:rPr>
      </w:pPr>
    </w:p>
    <w:p w14:paraId="0B694568" w14:textId="7262A558" w:rsidR="00A8699B" w:rsidRPr="000B5DC0" w:rsidRDefault="00A8699B" w:rsidP="00D60F56">
      <w:pPr>
        <w:widowControl w:val="0"/>
        <w:spacing w:before="0" w:beforeAutospacing="0" w:after="0" w:afterAutospacing="0" w:line="240" w:lineRule="auto"/>
        <w:jc w:val="both"/>
        <w:rPr>
          <w:rFonts w:ascii="Times New Roman" w:eastAsia="Times New Roman" w:hAnsi="Times New Roman" w:cs="David"/>
          <w:sz w:val="20"/>
          <w:szCs w:val="24"/>
          <w:rtl/>
          <w:lang w:eastAsia="he-IL"/>
        </w:rPr>
      </w:pPr>
      <w:ins w:id="121" w:author="גרמן קגנובסקי" w:date="2020-05-07T14:43:00Z">
        <w:r>
          <w:rPr>
            <w:rFonts w:ascii="Times New Roman" w:eastAsia="Times New Roman" w:hAnsi="Times New Roman" w:cs="David" w:hint="cs"/>
            <w:sz w:val="20"/>
            <w:szCs w:val="24"/>
            <w:rtl/>
            <w:lang w:eastAsia="he-IL"/>
          </w:rPr>
          <w:t xml:space="preserve">במקרה שלא יתקבל היתר בנייה במשך 5 שנים </w:t>
        </w:r>
      </w:ins>
      <w:ins w:id="122" w:author="גרמן קגנובסקי" w:date="2020-05-07T14:44:00Z">
        <w:r>
          <w:rPr>
            <w:rFonts w:ascii="Times New Roman" w:eastAsia="Times New Roman" w:hAnsi="Times New Roman" w:cs="David" w:hint="cs"/>
            <w:sz w:val="20"/>
            <w:szCs w:val="24"/>
            <w:rtl/>
            <w:lang w:eastAsia="he-IL"/>
          </w:rPr>
          <w:t xml:space="preserve">מעת חתימת הסכם </w:t>
        </w:r>
      </w:ins>
      <w:ins w:id="123" w:author="גרמן קגנובסקי" w:date="2020-05-07T14:43:00Z">
        <w:r>
          <w:rPr>
            <w:rFonts w:ascii="Times New Roman" w:eastAsia="Times New Roman" w:hAnsi="Times New Roman" w:cs="David" w:hint="cs"/>
            <w:sz w:val="20"/>
            <w:szCs w:val="24"/>
            <w:rtl/>
            <w:lang w:eastAsia="he-IL"/>
          </w:rPr>
          <w:t xml:space="preserve">והפרויקט לא יוקם </w:t>
        </w:r>
      </w:ins>
      <w:ins w:id="124" w:author="גרמן קגנובסקי" w:date="2020-05-07T14:44:00Z">
        <w:r>
          <w:rPr>
            <w:rFonts w:ascii="Times New Roman" w:eastAsia="Times New Roman" w:hAnsi="Times New Roman" w:cs="David" w:hint="cs"/>
            <w:sz w:val="20"/>
            <w:szCs w:val="24"/>
            <w:rtl/>
            <w:lang w:eastAsia="he-IL"/>
          </w:rPr>
          <w:t xml:space="preserve">אז </w:t>
        </w:r>
      </w:ins>
      <w:ins w:id="125" w:author="גרמן קגנובסקי" w:date="2020-05-07T14:45:00Z">
        <w:r>
          <w:rPr>
            <w:rFonts w:ascii="Times New Roman" w:eastAsia="Times New Roman" w:hAnsi="Times New Roman" w:cs="David" w:hint="cs"/>
            <w:sz w:val="20"/>
            <w:szCs w:val="24"/>
            <w:rtl/>
            <w:lang w:eastAsia="he-IL"/>
          </w:rPr>
          <w:t>במקרה זה יתבטל ההסכם</w:t>
        </w:r>
      </w:ins>
      <w:ins w:id="126" w:author="גרמן קגנובסקי" w:date="2020-05-07T14:51:00Z">
        <w:r w:rsidR="00D60F56">
          <w:rPr>
            <w:rFonts w:ascii="Times New Roman" w:eastAsia="Times New Roman" w:hAnsi="Times New Roman" w:cs="David" w:hint="cs"/>
            <w:sz w:val="20"/>
            <w:szCs w:val="24"/>
            <w:rtl/>
            <w:lang w:eastAsia="he-IL"/>
          </w:rPr>
          <w:t xml:space="preserve">. </w:t>
        </w:r>
      </w:ins>
      <w:ins w:id="127" w:author="גרמן קגנובסקי" w:date="2020-05-07T14:46:00Z">
        <w:r w:rsidR="00D60F56">
          <w:rPr>
            <w:rFonts w:ascii="Times New Roman" w:eastAsia="Times New Roman" w:hAnsi="Times New Roman" w:cs="David" w:hint="cs"/>
            <w:sz w:val="20"/>
            <w:szCs w:val="24"/>
            <w:rtl/>
            <w:lang w:eastAsia="he-IL"/>
          </w:rPr>
          <w:t xml:space="preserve"> המתכנן יהיה זכאי לקבל תשלום בהתאם</w:t>
        </w:r>
      </w:ins>
      <w:ins w:id="128" w:author="גרמן קגנובסקי" w:date="2020-05-07T14:48:00Z">
        <w:r w:rsidR="00D60F56">
          <w:rPr>
            <w:rFonts w:ascii="Times New Roman" w:eastAsia="Times New Roman" w:hAnsi="Times New Roman" w:cs="David" w:hint="cs"/>
            <w:sz w:val="20"/>
            <w:szCs w:val="24"/>
            <w:rtl/>
            <w:lang w:eastAsia="he-IL"/>
          </w:rPr>
          <w:t xml:space="preserve"> להגדרת  </w:t>
        </w:r>
      </w:ins>
      <w:ins w:id="129" w:author="גרמן קגנובסקי" w:date="2020-05-07T14:46:00Z">
        <w:r w:rsidR="00D60F56">
          <w:rPr>
            <w:rFonts w:ascii="Times New Roman" w:eastAsia="Times New Roman" w:hAnsi="Times New Roman" w:cs="David" w:hint="cs"/>
            <w:sz w:val="20"/>
            <w:szCs w:val="24"/>
            <w:rtl/>
            <w:lang w:eastAsia="he-IL"/>
          </w:rPr>
          <w:t xml:space="preserve"> </w:t>
        </w:r>
      </w:ins>
      <w:ins w:id="130" w:author="גרמן קגנובסקי" w:date="2020-05-07T14:48:00Z">
        <w:r w:rsidR="00D60F56">
          <w:rPr>
            <w:rFonts w:ascii="Times New Roman" w:eastAsia="Times New Roman" w:hAnsi="Times New Roman" w:cs="David" w:hint="cs"/>
            <w:sz w:val="20"/>
            <w:szCs w:val="24"/>
            <w:rtl/>
            <w:lang w:eastAsia="he-IL"/>
          </w:rPr>
          <w:t xml:space="preserve">'' </w:t>
        </w:r>
      </w:ins>
      <w:ins w:id="131" w:author="גרמן קגנובסקי" w:date="2020-05-07T14:46:00Z">
        <w:r w:rsidR="00D60F56">
          <w:rPr>
            <w:rFonts w:ascii="Times New Roman" w:eastAsia="Times New Roman" w:hAnsi="Times New Roman" w:cs="David" w:hint="cs"/>
            <w:sz w:val="20"/>
            <w:szCs w:val="24"/>
            <w:rtl/>
            <w:lang w:eastAsia="he-IL"/>
          </w:rPr>
          <w:t>נספח ה'</w:t>
        </w:r>
      </w:ins>
      <w:ins w:id="132" w:author="גרמן קגנובסקי" w:date="2020-05-07T14:47:00Z">
        <w:r w:rsidR="00D60F56">
          <w:rPr>
            <w:rFonts w:ascii="Times New Roman" w:eastAsia="Times New Roman" w:hAnsi="Times New Roman" w:cs="David" w:hint="cs"/>
            <w:sz w:val="20"/>
            <w:szCs w:val="24"/>
            <w:rtl/>
            <w:lang w:eastAsia="he-IL"/>
          </w:rPr>
          <w:t xml:space="preserve"> - שכר המתכנן ''</w:t>
        </w:r>
      </w:ins>
      <w:ins w:id="133" w:author="גרמן קגנובסקי" w:date="2020-05-07T14:49:00Z">
        <w:r w:rsidR="00D60F56">
          <w:rPr>
            <w:rFonts w:ascii="Times New Roman" w:eastAsia="Times New Roman" w:hAnsi="Times New Roman" w:cs="David" w:hint="cs"/>
            <w:sz w:val="20"/>
            <w:szCs w:val="24"/>
            <w:rtl/>
            <w:lang w:eastAsia="he-IL"/>
          </w:rPr>
          <w:t xml:space="preserve">. </w:t>
        </w:r>
      </w:ins>
    </w:p>
    <w:p w14:paraId="5FFD97C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B3CA9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70BA6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AC0BA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48312F"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549382EF"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3A12E0C5"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0145A629"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8041609"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7FCE3860"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2555AFC4" w14:textId="7C653F2C" w:rsidR="000B5DC0" w:rsidRPr="000B5DC0" w:rsidRDefault="000B5DC0" w:rsidP="00C5028D">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w:t>
      </w:r>
      <w:del w:id="134" w:author="גרמן קגנובסקי" w:date="2020-04-26T15:29:00Z">
        <w:r w:rsidRPr="000B5DC0" w:rsidDel="00513BB1">
          <w:rPr>
            <w:rFonts w:ascii="Times New Roman" w:eastAsia="Times New Roman" w:hAnsi="Times New Roman" w:cs="David"/>
            <w:sz w:val="20"/>
            <w:szCs w:val="24"/>
            <w:rtl/>
            <w:lang w:eastAsia="he-IL"/>
          </w:rPr>
          <w:delText xml:space="preserve">לרבות </w:delText>
        </w:r>
      </w:del>
      <w:ins w:id="135" w:author="גרמן קגנובסקי" w:date="2020-04-26T16:01:00Z">
        <w:r w:rsidR="00156437">
          <w:rPr>
            <w:rFonts w:ascii="Times New Roman" w:eastAsia="Times New Roman" w:hAnsi="Times New Roman" w:cs="David" w:hint="cs"/>
            <w:sz w:val="20"/>
            <w:szCs w:val="24"/>
            <w:rtl/>
            <w:lang w:eastAsia="he-IL"/>
          </w:rPr>
          <w:t>,</w:t>
        </w:r>
      </w:ins>
      <w:del w:id="136" w:author="גרמן קגנובסקי" w:date="2020-04-26T15:29:00Z">
        <w:r w:rsidRPr="000B5DC0" w:rsidDel="00513BB1">
          <w:rPr>
            <w:rFonts w:ascii="Times New Roman" w:eastAsia="Times New Roman" w:hAnsi="Times New Roman" w:cs="David"/>
            <w:sz w:val="20"/>
            <w:szCs w:val="24"/>
            <w:rtl/>
            <w:lang w:eastAsia="he-IL"/>
          </w:rPr>
          <w:delText xml:space="preserve">עבור תכנון מבנה מכירות, </w:delText>
        </w:r>
      </w:del>
      <w:r w:rsidRPr="000B5DC0">
        <w:rPr>
          <w:rFonts w:ascii="Times New Roman" w:eastAsia="Times New Roman" w:hAnsi="Times New Roman" w:cs="David"/>
          <w:sz w:val="20"/>
          <w:szCs w:val="24"/>
          <w:rtl/>
          <w:lang w:eastAsia="he-IL"/>
        </w:rPr>
        <w:t xml:space="preserve">דירה לדוגמא, 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ins w:id="137" w:author="גרמן קגנובסקי" w:date="2020-05-21T13:49:00Z">
            <w:r w:rsidR="005861A1">
              <w:rPr>
                <w:rFonts w:ascii="Times New Roman" w:eastAsia="Times New Roman" w:hAnsi="Times New Roman" w:cs="David" w:hint="cs"/>
                <w:color w:val="008000"/>
                <w:sz w:val="24"/>
                <w:szCs w:val="24"/>
                <w:rtl/>
              </w:rPr>
              <w:t>157000</w:t>
            </w:r>
          </w:ins>
        </w:sdtContent>
      </w:sdt>
      <w:ins w:id="138" w:author="גרמן קגנובסקי" w:date="2020-04-26T16:07:00Z">
        <w:r w:rsidR="00C5028D">
          <w:rPr>
            <w:rFonts w:ascii="Times New Roman" w:eastAsia="Times New Roman" w:hAnsi="Times New Roman" w:cs="David" w:hint="cs"/>
            <w:color w:val="008000"/>
            <w:sz w:val="24"/>
            <w:szCs w:val="24"/>
            <w:rtl/>
          </w:rPr>
          <w:t xml:space="preserve">  ש''ח</w:t>
        </w:r>
        <w:r w:rsidR="001A103D">
          <w:rPr>
            <w:rFonts w:ascii="Times New Roman" w:eastAsia="Times New Roman" w:hAnsi="Times New Roman" w:cs="David" w:hint="cs"/>
            <w:sz w:val="20"/>
            <w:szCs w:val="24"/>
            <w:rtl/>
            <w:lang w:eastAsia="he-IL"/>
          </w:rPr>
          <w:t xml:space="preserve"> ( מאה חמישים ושבע אלף חמש מאות</w:t>
        </w:r>
      </w:ins>
      <w:ins w:id="139" w:author="גרמן קגנובסקי" w:date="2020-04-26T16:08:00Z">
        <w:r w:rsidR="001A103D">
          <w:rPr>
            <w:rFonts w:ascii="Times New Roman" w:eastAsia="Times New Roman" w:hAnsi="Times New Roman" w:cs="David" w:hint="cs"/>
            <w:sz w:val="20"/>
            <w:szCs w:val="24"/>
            <w:rtl/>
            <w:lang w:eastAsia="he-IL"/>
          </w:rPr>
          <w:t>)</w:t>
        </w:r>
      </w:ins>
      <w:del w:id="140" w:author="גרמן קגנובסקי" w:date="2020-04-26T16:00:00Z">
        <w:r w:rsidRPr="000B5DC0" w:rsidDel="00156437">
          <w:rPr>
            <w:rFonts w:ascii="Times New Roman" w:eastAsia="Times New Roman" w:hAnsi="Times New Roman" w:cs="David"/>
            <w:color w:val="008000"/>
            <w:sz w:val="24"/>
            <w:szCs w:val="24"/>
            <w:rtl/>
          </w:rPr>
          <w:delText>.</w:delText>
        </w:r>
      </w:del>
    </w:p>
    <w:p w14:paraId="6344B377"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5DA5BE16"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3A7A3460"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7D380D4E" w14:textId="1C286A86" w:rsidR="000B5DC0" w:rsidRPr="000B5DC0" w:rsidRDefault="000B5DC0" w:rsidP="00513BB1">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ins w:id="141" w:author="גרמן קגנובסקי" w:date="2020-05-07T15:05:00Z">
            <w:r w:rsidR="003E419E">
              <w:rPr>
                <w:rFonts w:ascii="Times New Roman" w:eastAsia="Times New Roman" w:hAnsi="Times New Roman" w:cs="David" w:hint="cs"/>
                <w:color w:val="008000"/>
                <w:sz w:val="24"/>
                <w:szCs w:val="24"/>
                <w:rtl/>
              </w:rPr>
              <w:t>מדד המחירים לצרכן</w:t>
            </w:r>
          </w:ins>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42" w:author="גרמן קגנובסקי" w:date="2020-04-26T15:20:00Z">
            <w:r w:rsidR="0013241B">
              <w:rPr>
                <w:rFonts w:ascii="Times New Roman" w:eastAsia="Times New Roman" w:hAnsi="Times New Roman" w:cs="David" w:hint="cs"/>
                <w:color w:val="00B0F0"/>
                <w:sz w:val="24"/>
                <w:szCs w:val="24"/>
                <w:rtl/>
              </w:rPr>
              <w:t>12.2019</w:t>
            </w:r>
          </w:ins>
        </w:sdtContent>
      </w:sdt>
      <w:r w:rsidRPr="00AB51FC">
        <w:rPr>
          <w:rFonts w:ascii="Times New Roman" w:eastAsia="Times New Roman" w:hAnsi="Times New Roman" w:cs="David"/>
          <w:color w:val="00B0F0"/>
          <w:sz w:val="24"/>
          <w:szCs w:val="24"/>
          <w:rtl/>
        </w:rPr>
        <w:t xml:space="preserve"> </w:t>
      </w:r>
      <w:customXmlDelRangeStart w:id="143" w:author="גרמן קגנובסקי" w:date="2020-04-26T15:21:00Z"/>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customXmlDelRangeEnd w:id="143"/>
          <w:customXmlDelRangeStart w:id="144" w:author="גרמן קגנובסקי" w:date="2020-04-26T15:21:00Z"/>
        </w:sdtContent>
      </w:sdt>
      <w:customXmlDelRangeEnd w:id="144"/>
      <w:r w:rsidRPr="000B5DC0">
        <w:rPr>
          <w:rFonts w:ascii="Times New Roman" w:eastAsia="Times New Roman" w:hAnsi="Times New Roman" w:cs="David"/>
          <w:sz w:val="24"/>
          <w:szCs w:val="24"/>
          <w:rtl/>
        </w:rPr>
        <w:t xml:space="preserve"> העומד</w:t>
      </w:r>
      <w:ins w:id="145" w:author="גרמן קגנובסקי" w:date="2020-04-26T15:21:00Z">
        <w:r w:rsidR="0013241B">
          <w:rPr>
            <w:rFonts w:ascii="Times New Roman" w:eastAsia="Times New Roman" w:hAnsi="Times New Roman" w:cs="David" w:hint="cs"/>
            <w:sz w:val="24"/>
            <w:szCs w:val="24"/>
            <w:rtl/>
          </w:rPr>
          <w:t xml:space="preserve"> </w:t>
        </w:r>
      </w:ins>
      <w:r w:rsidRPr="000B5DC0">
        <w:rPr>
          <w:rFonts w:ascii="Times New Roman" w:eastAsia="Times New Roman" w:hAnsi="Times New Roman" w:cs="David"/>
          <w:sz w:val="24"/>
          <w:szCs w:val="24"/>
          <w:rtl/>
        </w:rPr>
        <w:t xml:space="preserve">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46" w:author="גרמן קגנובסקי" w:date="2020-04-26T15:21:00Z">
            <w:r w:rsidR="0013241B">
              <w:rPr>
                <w:rFonts w:ascii="Times New Roman" w:eastAsia="Times New Roman" w:hAnsi="Times New Roman" w:cs="David" w:hint="cs"/>
                <w:color w:val="008000"/>
                <w:sz w:val="24"/>
                <w:szCs w:val="24"/>
                <w:rtl/>
              </w:rPr>
              <w:t>100.8</w:t>
            </w:r>
          </w:ins>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6A635FA5"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015935F4" w14:textId="006BADF6"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47" w:author="גרמן קגנובסקי" w:date="2020-05-07T15:05:00Z">
            <w:r w:rsidR="003E419E">
              <w:rPr>
                <w:rFonts w:ascii="Times New Roman" w:eastAsia="Times New Roman" w:hAnsi="Times New Roman" w:cs="David" w:hint="cs"/>
                <w:color w:val="008000"/>
                <w:sz w:val="24"/>
                <w:szCs w:val="24"/>
                <w:rtl/>
              </w:rPr>
              <w:t>מדד המחירים לצרכן</w:t>
            </w:r>
          </w:ins>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56779287"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443D2A6C"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79914D51"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565025B2"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5BC2EE83"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6044F10D"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FE07B47"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71E640C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95051BD"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095C76B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B43D12E"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33BCA51B"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716DD04"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7329C4FB"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2476CBEB"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7C79BE3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w:t>
      </w:r>
    </w:p>
    <w:p w14:paraId="65839853"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04779FA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7C350BBB"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1A0FF002"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7745EE"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2AC2A70F"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88FBDFF"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D78A76C"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68BB8E2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7E499002" w14:textId="227F97CC" w:rsidR="000B5DC0" w:rsidRPr="000B5DC0" w:rsidRDefault="004C7407" w:rsidP="000B33DD">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D60F56">
        <w:rPr>
          <w:rFonts w:ascii="Times New Roman" w:eastAsia="Times New Roman" w:hAnsi="Times New Roman" w:cs="David" w:hint="cs"/>
          <w:sz w:val="20"/>
          <w:szCs w:val="24"/>
          <w:rtl/>
          <w:lang w:eastAsia="he-IL"/>
        </w:rPr>
        <w:t xml:space="preserve"> </w:t>
      </w:r>
      <w:r w:rsidR="000B33DD">
        <w:rPr>
          <w:rFonts w:ascii="Times New Roman" w:eastAsia="Times New Roman" w:hAnsi="Times New Roman" w:cs="David" w:hint="cs"/>
          <w:sz w:val="20"/>
          <w:szCs w:val="24"/>
          <w:rtl/>
          <w:lang w:eastAsia="he-IL"/>
        </w:rPr>
        <w:t>20%</w:t>
      </w:r>
      <w:r>
        <w:rPr>
          <w:rFonts w:ascii="Times New Roman" w:eastAsia="Times New Roman" w:hAnsi="Times New Roman" w:cs="David" w:hint="cs"/>
          <w:sz w:val="20"/>
          <w:szCs w:val="24"/>
          <w:rtl/>
          <w:lang w:eastAsia="he-IL"/>
        </w:rPr>
        <w:t xml:space="preserve"> </w:t>
      </w:r>
    </w:p>
    <w:p w14:paraId="6726AA1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51591172" w14:textId="7F6F4193" w:rsidR="000B5DC0" w:rsidRPr="000B5DC0" w:rsidRDefault="000B5DC0" w:rsidP="00D60F56">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60FF265E" w14:textId="7B4ADFB3" w:rsidR="000B5DC0" w:rsidRPr="000B5DC0" w:rsidRDefault="000B5DC0" w:rsidP="000B33DD">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ins w:id="148" w:author="גרמן קגנובסקי" w:date="2020-05-07T14:57:00Z">
        <w:r w:rsidR="000B33DD">
          <w:rPr>
            <w:rFonts w:ascii="Times New Roman" w:eastAsia="Times New Roman" w:hAnsi="Times New Roman" w:cs="David" w:hint="cs"/>
            <w:sz w:val="20"/>
            <w:szCs w:val="24"/>
            <w:rtl/>
            <w:lang w:eastAsia="he-IL"/>
          </w:rPr>
          <w:t xml:space="preserve"> </w:t>
        </w:r>
      </w:ins>
    </w:p>
    <w:p w14:paraId="376FC9D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569E9026" w14:textId="500C018A" w:rsidR="000B5DC0" w:rsidRPr="000B5DC0" w:rsidRDefault="000B5DC0" w:rsidP="00D60F56">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1C0CDC3F" w14:textId="3CB058C5" w:rsidR="000B5DC0" w:rsidRPr="000B5DC0" w:rsidRDefault="000B5DC0" w:rsidP="008D0369">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ins w:id="149" w:author="גרמן קגנובסקי" w:date="2020-05-07T14:57:00Z">
        <w:r w:rsidR="000B33DD">
          <w:rPr>
            <w:rFonts w:ascii="Times New Roman" w:eastAsia="Times New Roman" w:hAnsi="Times New Roman" w:cs="David" w:hint="cs"/>
            <w:sz w:val="20"/>
            <w:szCs w:val="24"/>
            <w:rtl/>
            <w:lang w:eastAsia="he-IL"/>
          </w:rPr>
          <w:t xml:space="preserve"> </w:t>
        </w:r>
      </w:ins>
    </w:p>
    <w:p w14:paraId="346A1994" w14:textId="2772094D" w:rsidR="000B5DC0" w:rsidRPr="000B5DC0" w:rsidRDefault="000B5DC0" w:rsidP="000025C8">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000025C8">
        <w:rPr>
          <w:rFonts w:ascii="Times New Roman" w:eastAsia="Times New Roman" w:hAnsi="Times New Roman" w:cs="David" w:hint="cs"/>
          <w:sz w:val="20"/>
          <w:szCs w:val="24"/>
          <w:rtl/>
          <w:lang w:eastAsia="he-IL"/>
        </w:rPr>
        <w:t>10%</w:t>
      </w:r>
      <w:r w:rsidR="004C7407">
        <w:rPr>
          <w:rFonts w:ascii="Times New Roman" w:eastAsia="Times New Roman" w:hAnsi="Times New Roman" w:cs="David" w:hint="cs"/>
          <w:sz w:val="20"/>
          <w:szCs w:val="24"/>
          <w:rtl/>
          <w:lang w:eastAsia="he-IL"/>
        </w:rPr>
        <w:t xml:space="preserve">        </w:t>
      </w:r>
    </w:p>
    <w:p w14:paraId="6564218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4D67EF7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2759BE5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38E89003" w14:textId="700ADAB3" w:rsidR="000B5DC0" w:rsidRPr="000B5DC0" w:rsidRDefault="000B5DC0" w:rsidP="008D0369">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008D0369">
        <w:rPr>
          <w:rFonts w:ascii="Times New Roman" w:eastAsia="Times New Roman" w:hAnsi="Times New Roman" w:cs="David" w:hint="cs"/>
          <w:sz w:val="20"/>
          <w:szCs w:val="24"/>
          <w:rtl/>
          <w:lang w:eastAsia="he-IL"/>
        </w:rPr>
        <w:t>5%</w:t>
      </w:r>
      <w:r w:rsidR="004C7407">
        <w:rPr>
          <w:rFonts w:ascii="Times New Roman" w:eastAsia="Times New Roman" w:hAnsi="Times New Roman" w:cs="David" w:hint="cs"/>
          <w:sz w:val="20"/>
          <w:szCs w:val="24"/>
          <w:rtl/>
          <w:lang w:eastAsia="he-IL"/>
        </w:rPr>
        <w:t xml:space="preserve"> </w:t>
      </w:r>
    </w:p>
    <w:p w14:paraId="4CE98C9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36C3845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05B84D95" w14:textId="064C0935" w:rsidR="000B5DC0" w:rsidRPr="000B5DC0" w:rsidRDefault="000B5DC0" w:rsidP="008D0369">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p>
    <w:p w14:paraId="0A84F00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28F9C890"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11900BBD"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5E1F19D1"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6A2E3DB1"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0B01962E"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56EB253F"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1600C71E"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36E38C96"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5295234B" w14:textId="32E89F2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5-07T00:00:00Z">
            <w:dateFormat w:val="dd/MM/yyyy"/>
            <w:lid w:val="he-IL"/>
            <w:storeMappedDataAs w:val="dateTime"/>
            <w:calendar w:val="gregorian"/>
          </w:date>
        </w:sdtPr>
        <w:sdtEndPr/>
        <w:sdtContent>
          <w:ins w:id="150" w:author="גרמן קגנובסקי" w:date="2020-05-07T15:05:00Z">
            <w:r w:rsidR="003E419E">
              <w:rPr>
                <w:rFonts w:ascii="Times New Roman" w:eastAsia="Times New Roman" w:hAnsi="Times New Roman" w:cs="David" w:hint="cs"/>
                <w:color w:val="008000"/>
                <w:sz w:val="24"/>
                <w:szCs w:val="24"/>
                <w:rtl/>
                <w:lang w:eastAsia="he-IL"/>
              </w:rPr>
              <w:t>‏07/05/2020</w:t>
            </w:r>
          </w:ins>
        </w:sdtContent>
      </w:sdt>
      <w:r w:rsidRPr="00435A20">
        <w:rPr>
          <w:rFonts w:ascii="Times New Roman" w:eastAsia="Times New Roman" w:hAnsi="Times New Roman" w:cs="David"/>
          <w:bCs/>
          <w:color w:val="FF0000"/>
          <w:sz w:val="24"/>
          <w:szCs w:val="24"/>
          <w:rtl/>
          <w:lang w:eastAsia="he-IL"/>
        </w:rPr>
        <w:br/>
      </w:r>
    </w:p>
    <w:p w14:paraId="3E77D50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63547A4" w14:textId="77777777" w:rsidR="00DF6A6B" w:rsidRPr="00435A20" w:rsidRDefault="00287AA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51" w:author="גרמן קגנובסקי" w:date="2020-04-23T15:43:00Z">
            <w:r>
              <w:rPr>
                <w:rFonts w:ascii="Times New Roman" w:eastAsia="Times New Roman" w:hAnsi="Times New Roman" w:cs="David" w:hint="cs"/>
                <w:color w:val="008000"/>
                <w:sz w:val="24"/>
                <w:szCs w:val="24"/>
                <w:rtl/>
                <w:lang w:eastAsia="he-IL"/>
              </w:rPr>
              <w:t>אפריקה-ישראל מגורים בע''מ, מ.ח. 520034760</w:t>
            </w:r>
            <w:r>
              <w:rPr>
                <w:rFonts w:ascii="Times New Roman" w:eastAsia="Times New Roman" w:hAnsi="Times New Roman" w:cs="David" w:hint="cs"/>
                <w:color w:val="008000"/>
                <w:sz w:val="24"/>
                <w:szCs w:val="24"/>
                <w:rtl/>
                <w:lang w:eastAsia="he-IL"/>
              </w:rPr>
              <w:br/>
              <w:t>רח' יהונתן נתניהו 7 ג1', אור יהודה.</w:t>
            </w:r>
          </w:ins>
        </w:p>
      </w:sdtContent>
    </w:sdt>
    <w:p w14:paraId="150A11F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E6094E3"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1A3CA5F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3B835AC"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6CEFD6C2"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0EB10F" w14:textId="453745A8"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2"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3"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4"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76AB6B88"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9492D81" w14:textId="1BD4D598"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5"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287AAB">
            <w:rPr>
              <w:rFonts w:ascii="Times New Roman" w:eastAsia="Times New Roman" w:hAnsi="Times New Roman" w:cs="David" w:hint="cs"/>
              <w:bCs/>
              <w:color w:val="008000"/>
              <w:sz w:val="24"/>
              <w:szCs w:val="24"/>
              <w:rtl/>
              <w:lang w:eastAsia="he-IL"/>
            </w:rPr>
            <w:t>סביוני  רעננה  צפון</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77637352"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4BF93D" w14:textId="4FCDDDA6"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6"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26A57B18"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5700AB5" w14:textId="3B80F6FB"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7"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26578411"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06725081"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6A870D8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1FA5E6"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B2C53E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9C901A"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17510998"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E9BF06"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14520281"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936C09E"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4883841" w14:textId="5B76C52C"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8"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p>
    <w:p w14:paraId="68E2DAB2"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1ECCAA2"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שם:____________</w:t>
      </w:r>
    </w:p>
    <w:p w14:paraId="54269F3D"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68B7C0B3"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6C686F3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7D7E6E4F"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sz w:val="20"/>
          <w:szCs w:val="24"/>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hint="cs"/>
          <w:bCs/>
          <w:sz w:val="20"/>
          <w:szCs w:val="24"/>
          <w:u w:val="single"/>
          <w:rtl/>
          <w:lang w:eastAsia="he-IL"/>
        </w:rPr>
        <w:lastRenderedPageBreak/>
        <w:t>נספח "ז"</w:t>
      </w:r>
    </w:p>
    <w:p w14:paraId="765ABFDC"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27F622C" w14:textId="77777777" w:rsidR="00DF6A6B" w:rsidRPr="00292C74" w:rsidRDefault="00DF6A6B" w:rsidP="00DF6A6B">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92C74">
        <w:rPr>
          <w:rFonts w:ascii="Times New Roman" w:eastAsia="Times New Roman" w:hAnsi="Times New Roman" w:cs="David" w:hint="cs"/>
          <w:b/>
          <w:bCs/>
          <w:sz w:val="24"/>
          <w:szCs w:val="24"/>
          <w:u w:val="single"/>
          <w:rtl/>
          <w:lang w:eastAsia="he-IL"/>
        </w:rPr>
        <w:t>אישור עריכת ביטוח</w:t>
      </w:r>
    </w:p>
    <w:p w14:paraId="3BE5E03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D77A97" w14:textId="77777777" w:rsidR="00DF6A6B" w:rsidRPr="004213A6" w:rsidRDefault="00DF6A6B" w:rsidP="00DF6A6B">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תאריך</w:t>
      </w:r>
      <w:r w:rsidRPr="004213A6">
        <w:rPr>
          <w:rFonts w:ascii="Times New Roman" w:eastAsia="Times New Roman" w:hAnsi="Times New Roman" w:cs="David"/>
          <w:sz w:val="24"/>
          <w:szCs w:val="24"/>
          <w:rtl/>
          <w:lang w:eastAsia="he-IL"/>
        </w:rPr>
        <w:t>: ________________</w:t>
      </w:r>
    </w:p>
    <w:p w14:paraId="7186E02C"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לכבוד</w:t>
      </w:r>
    </w:p>
    <w:sdt>
      <w:sdtPr>
        <w:rPr>
          <w:rFonts w:ascii="Calibri" w:eastAsia="Times New Roman" w:hAnsi="Calibri" w:cs="David"/>
          <w:sz w:val="24"/>
          <w:szCs w:val="24"/>
          <w:rtl/>
          <w:lang w:eastAsia="he-IL"/>
        </w:rPr>
        <w:alias w:val="צד א בחוזה"/>
        <w:tag w:val="cntTzadA"/>
        <w:id w:val="-956559152"/>
        <w:placeholder>
          <w:docPart w:val="087A4928B1994EE49698861E6D5A2F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E52F8C9" w14:textId="77777777" w:rsidR="00DF6A6B" w:rsidRDefault="00287AAB" w:rsidP="00DF6A6B">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ins w:id="159" w:author="גרמן קגנובסקי" w:date="2020-04-23T15:43:00Z">
            <w:r>
              <w:rPr>
                <w:rFonts w:ascii="Calibri" w:eastAsia="Times New Roman" w:hAnsi="Calibri" w:cs="David" w:hint="cs"/>
                <w:sz w:val="24"/>
                <w:szCs w:val="24"/>
                <w:rtl/>
                <w:lang w:eastAsia="he-IL"/>
              </w:rPr>
              <w:t>אפריקה-ישראל מגורים בע''מ, מ.ח. 520034760</w:t>
            </w:r>
            <w:r>
              <w:rPr>
                <w:rFonts w:ascii="Calibri" w:eastAsia="Times New Roman" w:hAnsi="Calibri" w:cs="David" w:hint="cs"/>
                <w:sz w:val="24"/>
                <w:szCs w:val="24"/>
                <w:rtl/>
                <w:lang w:eastAsia="he-IL"/>
              </w:rPr>
              <w:br/>
              <w:t>רח' יהונתן נתניהו 7 ג1', אור יהודה.</w:t>
            </w:r>
          </w:ins>
        </w:p>
      </w:sdtContent>
    </w:sdt>
    <w:p w14:paraId="301F1A27" w14:textId="77777777" w:rsidR="00DF6A6B" w:rsidRPr="004213A6" w:rsidRDefault="00DF6A6B" w:rsidP="00DF6A6B">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4213A6">
        <w:rPr>
          <w:rFonts w:ascii="Calibri" w:eastAsia="Times New Roman" w:hAnsi="Calibri" w:cs="David"/>
          <w:sz w:val="24"/>
          <w:szCs w:val="24"/>
          <w:rtl/>
          <w:lang w:eastAsia="he-IL"/>
        </w:rPr>
        <w:t xml:space="preserve"> (להלן: </w:t>
      </w:r>
      <w:r w:rsidRPr="004213A6">
        <w:rPr>
          <w:rFonts w:ascii="Calibri" w:eastAsia="Times New Roman" w:hAnsi="Calibri" w:cs="David"/>
          <w:b/>
          <w:bCs/>
          <w:sz w:val="24"/>
          <w:szCs w:val="24"/>
          <w:rtl/>
          <w:lang w:eastAsia="he-IL"/>
        </w:rPr>
        <w:t>"</w:t>
      </w:r>
      <w:r w:rsidRPr="004213A6">
        <w:rPr>
          <w:rFonts w:ascii="Calibri" w:eastAsia="Times New Roman" w:hAnsi="Calibri" w:cs="David" w:hint="cs"/>
          <w:b/>
          <w:bCs/>
          <w:sz w:val="24"/>
          <w:szCs w:val="24"/>
          <w:rtl/>
          <w:lang w:eastAsia="he-IL"/>
        </w:rPr>
        <w:t>החברה</w:t>
      </w:r>
      <w:r w:rsidRPr="004213A6">
        <w:rPr>
          <w:rFonts w:ascii="Calibri" w:eastAsia="Times New Roman" w:hAnsi="Calibri" w:cs="David"/>
          <w:b/>
          <w:bCs/>
          <w:sz w:val="24"/>
          <w:szCs w:val="24"/>
          <w:rtl/>
          <w:lang w:eastAsia="he-IL"/>
        </w:rPr>
        <w:t>"</w:t>
      </w:r>
      <w:r w:rsidRPr="004213A6">
        <w:rPr>
          <w:rFonts w:ascii="Calibri" w:eastAsia="Times New Roman" w:hAnsi="Calibri" w:cs="David"/>
          <w:sz w:val="24"/>
          <w:szCs w:val="24"/>
          <w:rtl/>
          <w:lang w:eastAsia="he-IL"/>
        </w:rPr>
        <w:t>)</w:t>
      </w:r>
    </w:p>
    <w:p w14:paraId="343B098F"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EA800D"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א</w:t>
      </w:r>
      <w:r w:rsidRPr="004213A6">
        <w:rPr>
          <w:rFonts w:ascii="Times New Roman" w:eastAsia="Times New Roman" w:hAnsi="Times New Roman" w:cs="David"/>
          <w:sz w:val="24"/>
          <w:szCs w:val="24"/>
          <w:rtl/>
          <w:lang w:eastAsia="he-IL"/>
        </w:rPr>
        <w:t>.ג.נ.,</w:t>
      </w:r>
    </w:p>
    <w:p w14:paraId="5A3F490A"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8E1E810" w14:textId="10D6EB5C"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הנדון</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מבוטחנו</w:t>
      </w:r>
      <w:r w:rsidRPr="004213A6">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1773122498"/>
          <w:placeholder>
            <w:docPart w:val="28039AFEF9CF4EA9B8FB6BB184FE17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0" w:author="גרמן קגנובסקי" w:date="2020-05-07T16:34:00Z">
            <w:r w:rsidR="00726D74">
              <w:rPr>
                <w:rFonts w:ascii="Times New Roman" w:eastAsia="Times New Roman" w:hAnsi="Times New Roman" w:cs="David" w:hint="cs"/>
                <w:color w:val="00B0F0"/>
                <w:sz w:val="20"/>
                <w:szCs w:val="24"/>
                <w:rtl/>
                <w:lang w:eastAsia="he-IL"/>
              </w:rPr>
              <w:t>אריאל סדרה - מתכנן נוף ופיתוח בע"מ</w:t>
            </w:r>
          </w:ins>
        </w:sdtContent>
      </w:sdt>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w:t>
      </w:r>
      <w:r w:rsidR="00440B5A">
        <w:rPr>
          <w:rFonts w:ascii="Times New Roman" w:eastAsia="Times New Roman" w:hAnsi="Times New Roman" w:cs="David" w:hint="eastAsia"/>
          <w:b/>
          <w:bCs/>
          <w:sz w:val="24"/>
          <w:szCs w:val="24"/>
          <w:rtl/>
          <w:lang w:eastAsia="he-IL"/>
        </w:rPr>
        <w:t>מתכנן</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w:t>
      </w:r>
    </w:p>
    <w:p w14:paraId="1D908914"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אישור</w:t>
      </w:r>
      <w:r w:rsidRPr="004213A6">
        <w:rPr>
          <w:rFonts w:ascii="Times New Roman" w:eastAsia="Times New Roman" w:hAnsi="Times New Roman" w:cs="David"/>
          <w:sz w:val="24"/>
          <w:szCs w:val="24"/>
          <w:rtl/>
          <w:lang w:eastAsia="he-IL"/>
        </w:rPr>
        <w:t xml:space="preserve"> עריכת פוליסות ביטוח בקשר להסכם מיום __</w:t>
      </w:r>
      <w:r w:rsidRPr="004213A6">
        <w:rPr>
          <w:rFonts w:ascii="Times New Roman" w:eastAsia="Times New Roman" w:hAnsi="Times New Roman" w:cs="David" w:hint="cs"/>
          <w:sz w:val="24"/>
          <w:szCs w:val="24"/>
          <w:rtl/>
          <w:lang w:eastAsia="he-IL"/>
        </w:rPr>
        <w:t>_</w:t>
      </w:r>
      <w:r w:rsidRPr="004213A6">
        <w:rPr>
          <w:rFonts w:ascii="Times New Roman" w:eastAsia="Times New Roman" w:hAnsi="Times New Roman" w:cs="David"/>
          <w:sz w:val="24"/>
          <w:szCs w:val="24"/>
          <w:rtl/>
          <w:lang w:eastAsia="he-IL"/>
        </w:rPr>
        <w:t>______</w:t>
      </w:r>
    </w:p>
    <w:p w14:paraId="4CE780E2" w14:textId="77777777" w:rsidR="00DF6A6B" w:rsidRPr="004213A6" w:rsidRDefault="00DF6A6B" w:rsidP="00DF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בין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hint="cs"/>
          <w:sz w:val="24"/>
          <w:szCs w:val="24"/>
          <w:rtl/>
          <w:lang w:eastAsia="he-IL"/>
        </w:rPr>
        <w:t xml:space="preserve">  </w:t>
      </w:r>
      <w:r w:rsidRPr="004213A6">
        <w:rPr>
          <w:rFonts w:ascii="Times New Roman" w:eastAsia="Times New Roman" w:hAnsi="Times New Roman" w:cs="David"/>
          <w:sz w:val="24"/>
          <w:szCs w:val="24"/>
          <w:rtl/>
          <w:lang w:eastAsia="he-IL"/>
        </w:rPr>
        <w:t>לבין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sz w:val="24"/>
          <w:szCs w:val="24"/>
          <w:rtl/>
          <w:lang w:eastAsia="he-IL"/>
        </w:rPr>
        <w:t xml:space="preserve"> ל</w:t>
      </w:r>
      <w:r w:rsidRPr="004213A6">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1615043776"/>
          <w:placeholder>
            <w:docPart w:val="A5E768611C684109B7CD90F900436F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61" w:author="גרמן קגנובסקי" w:date="2020-04-23T15:41:00Z">
            <w:r w:rsidR="00287AAB">
              <w:rPr>
                <w:rFonts w:ascii="Times New Roman" w:eastAsia="Times New Roman" w:hAnsi="Times New Roman" w:cs="David" w:hint="cs"/>
                <w:sz w:val="24"/>
                <w:szCs w:val="24"/>
                <w:rtl/>
                <w:lang w:eastAsia="he-IL"/>
              </w:rPr>
              <w:t>הקמה 150 יח''ד ומסחר</w:t>
            </w:r>
          </w:ins>
        </w:sdtContent>
      </w:sdt>
      <w:r w:rsidRPr="004213A6">
        <w:rPr>
          <w:rFonts w:ascii="Times New Roman" w:eastAsia="Times New Roman" w:hAnsi="Times New Roman" w:cs="David" w:hint="cs"/>
          <w:sz w:val="24"/>
          <w:szCs w:val="24"/>
          <w:rtl/>
          <w:lang w:eastAsia="he-IL"/>
        </w:rPr>
        <w:t xml:space="preserve"> </w:t>
      </w:r>
    </w:p>
    <w:p w14:paraId="684835EA" w14:textId="77777777" w:rsidR="00DF6A6B" w:rsidRPr="004213A6" w:rsidRDefault="00DF6A6B" w:rsidP="00DF6A6B">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w:t>
      </w:r>
      <w:r w:rsidRPr="004213A6">
        <w:rPr>
          <w:rFonts w:ascii="Times New Roman" w:eastAsia="Times New Roman" w:hAnsi="Times New Roman" w:cs="David" w:hint="cs"/>
          <w:b/>
          <w:bCs/>
          <w:sz w:val="24"/>
          <w:szCs w:val="24"/>
          <w:rtl/>
          <w:lang w:eastAsia="he-IL"/>
        </w:rPr>
        <w:t>שירותים</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 xml:space="preserve">/או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ההסכם</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לפי</w:t>
      </w:r>
      <w:r w:rsidRPr="004213A6">
        <w:rPr>
          <w:rFonts w:ascii="Times New Roman" w:eastAsia="Times New Roman" w:hAnsi="Times New Roman" w:cs="David"/>
          <w:sz w:val="24"/>
          <w:szCs w:val="24"/>
          <w:rtl/>
          <w:lang w:eastAsia="he-IL"/>
        </w:rPr>
        <w:t xml:space="preserve"> העניין)</w:t>
      </w:r>
    </w:p>
    <w:p w14:paraId="35494DB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373B0C"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p>
    <w:p w14:paraId="59E125D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00440B5A">
        <w:rPr>
          <w:rFonts w:ascii="Times New Roman" w:eastAsia="Times New Roman" w:hAnsi="Times New Roman" w:cs="David" w:hint="cs"/>
          <w:sz w:val="24"/>
          <w:szCs w:val="24"/>
          <w:rtl/>
          <w:lang w:eastAsia="he-IL"/>
        </w:rPr>
        <w:t>מתכנן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ב</w:t>
      </w:r>
      <w:r w:rsidRPr="004213A6">
        <w:rPr>
          <w:rFonts w:ascii="Times New Roman" w:eastAsia="Times New Roman" w:hAnsi="Times New Roman" w:cs="David" w:hint="cs"/>
          <w:sz w:val="24"/>
          <w:szCs w:val="24"/>
          <w:rtl/>
          <w:lang w:eastAsia="he-IL"/>
        </w:rPr>
        <w:t xml:space="preserve">גין השירותים </w:t>
      </w:r>
      <w:r w:rsidRPr="004213A6">
        <w:rPr>
          <w:rFonts w:ascii="Times New Roman" w:eastAsia="Times New Roman" w:hAnsi="Times New Roman" w:cs="David" w:hint="cs"/>
          <w:b/>
          <w:bCs/>
          <w:sz w:val="24"/>
          <w:szCs w:val="24"/>
          <w:rtl/>
          <w:lang w:eastAsia="he-IL"/>
        </w:rPr>
        <w:t>לחברה</w:t>
      </w:r>
      <w:r w:rsidRPr="004213A6">
        <w:rPr>
          <w:rFonts w:ascii="Times New Roman" w:eastAsia="Times New Roman" w:hAnsi="Times New Roman" w:cs="David"/>
          <w:sz w:val="24"/>
          <w:szCs w:val="24"/>
          <w:rtl/>
          <w:lang w:eastAsia="he-IL"/>
        </w:rPr>
        <w:t>:-</w:t>
      </w:r>
    </w:p>
    <w:p w14:paraId="2D753A7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51ACA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590A9D" w14:textId="77777777" w:rsidR="00DF6A6B" w:rsidRPr="004213A6" w:rsidRDefault="00DF6A6B" w:rsidP="00DF6A6B">
      <w:pPr>
        <w:keepNext/>
        <w:widowControl w:val="0"/>
        <w:numPr>
          <w:ilvl w:val="0"/>
          <w:numId w:val="9"/>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4213A6">
        <w:rPr>
          <w:rFonts w:ascii="Calibri Light" w:eastAsia="Times New Roman" w:hAnsi="Calibri Light" w:cs="David" w:hint="eastAsia"/>
          <w:kern w:val="32"/>
          <w:sz w:val="24"/>
          <w:szCs w:val="24"/>
          <w:u w:val="single"/>
          <w:rtl/>
          <w:lang w:eastAsia="he-IL"/>
        </w:rPr>
        <w:t>ביטוח</w:t>
      </w:r>
      <w:r w:rsidRPr="004213A6">
        <w:rPr>
          <w:rFonts w:ascii="Calibri Light" w:eastAsia="Times New Roman" w:hAnsi="Calibri Light" w:cs="David"/>
          <w:kern w:val="32"/>
          <w:sz w:val="24"/>
          <w:szCs w:val="24"/>
          <w:u w:val="single"/>
          <w:rtl/>
          <w:lang w:eastAsia="he-IL"/>
        </w:rPr>
        <w:t xml:space="preserve"> אחריות מקצועית</w:t>
      </w:r>
      <w:r w:rsidRPr="004213A6">
        <w:rPr>
          <w:rFonts w:ascii="Calibri Light" w:eastAsia="Times New Roman" w:hAnsi="Calibri Light" w:cs="David" w:hint="cs"/>
          <w:kern w:val="32"/>
          <w:sz w:val="24"/>
          <w:szCs w:val="24"/>
          <w:rtl/>
          <w:lang w:eastAsia="he-IL"/>
        </w:rPr>
        <w:t xml:space="preserve">  - מ.פ. ______________________</w:t>
      </w:r>
    </w:p>
    <w:p w14:paraId="57F8E640" w14:textId="77777777" w:rsidR="00DF6A6B" w:rsidRPr="004213A6" w:rsidRDefault="00DF6A6B" w:rsidP="00DF6A6B">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4213A6">
        <w:rPr>
          <w:rFonts w:ascii="Calibri Light" w:eastAsia="Times New Roman" w:hAnsi="Calibri Light" w:cs="David" w:hint="eastAsia"/>
          <w:kern w:val="32"/>
          <w:sz w:val="24"/>
          <w:szCs w:val="24"/>
          <w:rtl/>
          <w:lang w:eastAsia="he-IL"/>
        </w:rPr>
        <w:t>לכיסוי</w:t>
      </w:r>
      <w:r w:rsidRPr="004213A6">
        <w:rPr>
          <w:rFonts w:ascii="Calibri Light" w:eastAsia="Times New Roman" w:hAnsi="Calibri Light" w:cs="David"/>
          <w:kern w:val="32"/>
          <w:sz w:val="24"/>
          <w:szCs w:val="24"/>
          <w:rtl/>
          <w:lang w:eastAsia="he-IL"/>
        </w:rPr>
        <w:t xml:space="preserve"> אחריותו ש</w:t>
      </w:r>
      <w:r w:rsidRPr="004213A6">
        <w:rPr>
          <w:rFonts w:ascii="Calibri Light" w:eastAsia="Times New Roman" w:hAnsi="Calibri Light" w:cs="David" w:hint="eastAsia"/>
          <w:kern w:val="32"/>
          <w:sz w:val="24"/>
          <w:szCs w:val="24"/>
          <w:rtl/>
          <w:lang w:eastAsia="he-IL"/>
        </w:rPr>
        <w:t>ל</w:t>
      </w:r>
      <w:r w:rsidRPr="004213A6">
        <w:rPr>
          <w:rFonts w:ascii="Calibri Light" w:eastAsia="Times New Roman" w:hAnsi="Calibri Light" w:cs="David"/>
          <w:kern w:val="32"/>
          <w:sz w:val="24"/>
          <w:szCs w:val="24"/>
          <w:rtl/>
          <w:lang w:eastAsia="he-IL"/>
        </w:rPr>
        <w:t xml:space="preserve"> ה</w:t>
      </w:r>
      <w:r w:rsidR="00440B5A">
        <w:rPr>
          <w:rFonts w:ascii="Calibri Light" w:eastAsia="Times New Roman" w:hAnsi="Calibri Light" w:cs="David"/>
          <w:kern w:val="32"/>
          <w:sz w:val="24"/>
          <w:szCs w:val="24"/>
          <w:rtl/>
          <w:lang w:eastAsia="he-IL"/>
        </w:rPr>
        <w:t>מתכנן</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eastAsia"/>
          <w:kern w:val="32"/>
          <w:sz w:val="24"/>
          <w:szCs w:val="24"/>
          <w:rtl/>
          <w:lang w:eastAsia="he-IL"/>
        </w:rPr>
        <w:t>על</w:t>
      </w:r>
      <w:r w:rsidRPr="004213A6">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לרבות </w:t>
      </w:r>
      <w:r w:rsidRPr="004213A6">
        <w:rPr>
          <w:rFonts w:ascii="Calibri Light" w:eastAsia="Times New Roman" w:hAnsi="Calibri Light" w:cs="David" w:hint="cs"/>
          <w:kern w:val="32"/>
          <w:sz w:val="24"/>
          <w:szCs w:val="24"/>
          <w:rtl/>
          <w:lang w:eastAsia="he-IL"/>
        </w:rPr>
        <w:t>במפורש</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החברה</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 כתוצאה ממעשה ו/או מחדל מקצועי של </w:t>
      </w:r>
      <w:r w:rsidRPr="004213A6">
        <w:rPr>
          <w:rFonts w:ascii="Calibri Light" w:eastAsia="Times New Roman" w:hAnsi="Calibri Light" w:cs="David" w:hint="eastAsia"/>
          <w:kern w:val="32"/>
          <w:sz w:val="24"/>
          <w:szCs w:val="24"/>
          <w:rtl/>
          <w:lang w:eastAsia="he-IL"/>
        </w:rPr>
        <w:t>ה</w:t>
      </w:r>
      <w:r w:rsidR="00440B5A">
        <w:rPr>
          <w:rFonts w:ascii="Calibri Light" w:eastAsia="Times New Roman" w:hAnsi="Calibri Light" w:cs="David" w:hint="eastAsia"/>
          <w:kern w:val="32"/>
          <w:sz w:val="24"/>
          <w:szCs w:val="24"/>
          <w:rtl/>
          <w:lang w:eastAsia="he-IL"/>
        </w:rPr>
        <w:t>מתכנן</w:t>
      </w:r>
      <w:r w:rsidRPr="004213A6">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4213A6">
        <w:rPr>
          <w:rFonts w:ascii="Calibri Light" w:eastAsia="Times New Roman" w:hAnsi="Calibri Light" w:cs="David" w:hint="eastAsia"/>
          <w:kern w:val="32"/>
          <w:sz w:val="24"/>
          <w:szCs w:val="24"/>
          <w:rtl/>
          <w:lang w:eastAsia="he-IL"/>
        </w:rPr>
        <w:t>בגבולות</w:t>
      </w:r>
      <w:r w:rsidRPr="004213A6">
        <w:rPr>
          <w:rFonts w:ascii="Calibri Light" w:eastAsia="Times New Roman" w:hAnsi="Calibri Light" w:cs="David"/>
          <w:kern w:val="32"/>
          <w:sz w:val="24"/>
          <w:szCs w:val="24"/>
          <w:rtl/>
          <w:lang w:eastAsia="he-IL"/>
        </w:rPr>
        <w:t xml:space="preserve"> אחריות בסך של </w:t>
      </w:r>
      <w:r w:rsidRPr="004213A6">
        <w:rPr>
          <w:rFonts w:ascii="Calibri Light" w:eastAsia="Times New Roman" w:hAnsi="Calibri Light" w:cs="David" w:hint="cs"/>
          <w:kern w:val="32"/>
          <w:sz w:val="24"/>
          <w:szCs w:val="24"/>
          <w:rtl/>
          <w:lang w:eastAsia="he-IL"/>
        </w:rPr>
        <w:t xml:space="preserve">___________ ₪ </w:t>
      </w:r>
      <w:r w:rsidRPr="004213A6">
        <w:rPr>
          <w:rFonts w:ascii="Calibri Light" w:eastAsia="Times New Roman" w:hAnsi="Calibri Light" w:cs="David"/>
          <w:kern w:val="32"/>
          <w:sz w:val="24"/>
          <w:szCs w:val="24"/>
          <w:rtl/>
          <w:lang w:eastAsia="he-IL"/>
        </w:rPr>
        <w:t xml:space="preserve">למקרה ובמצטבר לתקופת </w:t>
      </w:r>
      <w:r w:rsidRPr="004213A6">
        <w:rPr>
          <w:rFonts w:ascii="Calibri Light" w:eastAsia="Times New Roman" w:hAnsi="Calibri Light" w:cs="David" w:hint="cs"/>
          <w:kern w:val="32"/>
          <w:sz w:val="24"/>
          <w:szCs w:val="24"/>
          <w:rtl/>
          <w:lang w:eastAsia="he-IL"/>
        </w:rPr>
        <w:t>ה</w:t>
      </w:r>
      <w:r w:rsidRPr="004213A6">
        <w:rPr>
          <w:rFonts w:ascii="Calibri Light" w:eastAsia="Times New Roman" w:hAnsi="Calibri Light" w:cs="David"/>
          <w:kern w:val="32"/>
          <w:sz w:val="24"/>
          <w:szCs w:val="24"/>
          <w:rtl/>
          <w:lang w:eastAsia="he-IL"/>
        </w:rPr>
        <w:t xml:space="preserve">ביטוח. הביטוח אינו </w:t>
      </w:r>
      <w:r w:rsidRPr="004213A6">
        <w:rPr>
          <w:rFonts w:ascii="Calibri Light" w:eastAsia="Times New Roman" w:hAnsi="Calibri Light" w:cs="David" w:hint="eastAsia"/>
          <w:kern w:val="32"/>
          <w:sz w:val="24"/>
          <w:szCs w:val="24"/>
          <w:rtl/>
          <w:lang w:eastAsia="he-IL"/>
        </w:rPr>
        <w:t>כולל</w:t>
      </w:r>
      <w:r w:rsidRPr="004213A6">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4213A6">
        <w:rPr>
          <w:rFonts w:ascii="Calibri Light" w:eastAsia="Times New Roman" w:hAnsi="Calibri Light" w:cs="David" w:hint="eastAsia"/>
          <w:kern w:val="32"/>
          <w:sz w:val="24"/>
          <w:szCs w:val="24"/>
          <w:rtl/>
          <w:lang w:eastAsia="he-IL"/>
        </w:rPr>
        <w:t>מסמכים</w:t>
      </w:r>
      <w:r w:rsidRPr="004213A6">
        <w:rPr>
          <w:rFonts w:ascii="Calibri Light" w:eastAsia="Times New Roman" w:hAnsi="Calibri Light" w:cs="David"/>
          <w:kern w:val="32"/>
          <w:sz w:val="24"/>
          <w:szCs w:val="24"/>
          <w:rtl/>
          <w:lang w:eastAsia="he-IL"/>
        </w:rPr>
        <w:t xml:space="preserve">, הפרת סודיות ואי יושר של עובדים. </w:t>
      </w:r>
    </w:p>
    <w:p w14:paraId="02A60E74"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הינו בעל תחולה רטרואקטיבית </w:t>
      </w:r>
      <w:r w:rsidRPr="004213A6">
        <w:rPr>
          <w:rFonts w:ascii="Times New Roman" w:eastAsia="Times New Roman" w:hAnsi="Times New Roman" w:cs="David" w:hint="eastAsia"/>
          <w:sz w:val="24"/>
          <w:szCs w:val="24"/>
          <w:rtl/>
          <w:lang w:eastAsia="he-IL"/>
        </w:rPr>
        <w:t>מיום</w:t>
      </w:r>
      <w:r w:rsidRPr="004213A6">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התאריך</w:t>
      </w:r>
      <w:r w:rsidRPr="004213A6">
        <w:rPr>
          <w:rFonts w:ascii="Times New Roman" w:eastAsia="Times New Roman" w:hAnsi="Times New Roman" w:cs="David"/>
          <w:b/>
          <w:bCs/>
          <w:sz w:val="24"/>
          <w:szCs w:val="24"/>
          <w:rtl/>
          <w:lang w:eastAsia="he-IL"/>
        </w:rPr>
        <w:t xml:space="preserve"> הרטרואקטיבי"</w:t>
      </w:r>
      <w:r w:rsidRPr="004213A6">
        <w:rPr>
          <w:rFonts w:ascii="Times New Roman" w:eastAsia="Times New Roman" w:hAnsi="Times New Roman" w:cs="David"/>
          <w:sz w:val="24"/>
          <w:szCs w:val="24"/>
          <w:rtl/>
          <w:lang w:eastAsia="he-IL"/>
        </w:rPr>
        <w:t xml:space="preserve">), וכולל תקופת גילוי </w:t>
      </w:r>
      <w:r w:rsidRPr="004213A6">
        <w:rPr>
          <w:rFonts w:ascii="Times New Roman" w:eastAsia="Times New Roman" w:hAnsi="Times New Roman" w:cs="David" w:hint="eastAsia"/>
          <w:sz w:val="24"/>
          <w:szCs w:val="24"/>
          <w:rtl/>
          <w:lang w:eastAsia="he-IL"/>
        </w:rPr>
        <w:t>מורחבת</w:t>
      </w:r>
      <w:r w:rsidRPr="004213A6">
        <w:rPr>
          <w:rFonts w:ascii="Times New Roman" w:eastAsia="Times New Roman" w:hAnsi="Times New Roman" w:cs="David"/>
          <w:sz w:val="24"/>
          <w:szCs w:val="24"/>
          <w:rtl/>
          <w:lang w:eastAsia="he-IL"/>
        </w:rPr>
        <w:t xml:space="preserve"> של </w:t>
      </w:r>
      <w:r w:rsidRPr="004213A6">
        <w:rPr>
          <w:rFonts w:ascii="Times New Roman" w:eastAsia="Times New Roman" w:hAnsi="Times New Roman" w:cs="David" w:hint="cs"/>
          <w:sz w:val="24"/>
          <w:szCs w:val="24"/>
          <w:rtl/>
          <w:lang w:eastAsia="he-IL"/>
        </w:rPr>
        <w:t>6</w:t>
      </w:r>
      <w:r w:rsidRPr="004213A6">
        <w:rPr>
          <w:rFonts w:ascii="Times New Roman" w:eastAsia="Times New Roman" w:hAnsi="Times New Roman" w:cs="David"/>
          <w:sz w:val="24"/>
          <w:szCs w:val="24"/>
          <w:rtl/>
          <w:lang w:eastAsia="he-IL"/>
        </w:rPr>
        <w:t xml:space="preserve"> חודשים לפחות.</w:t>
      </w:r>
    </w:p>
    <w:p w14:paraId="37852C84"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כאמור הורחב </w:t>
      </w:r>
      <w:r w:rsidRPr="004213A6">
        <w:rPr>
          <w:rFonts w:ascii="Times New Roman" w:eastAsia="Times New Roman" w:hAnsi="Times New Roman" w:cs="David" w:hint="cs"/>
          <w:sz w:val="24"/>
          <w:szCs w:val="24"/>
          <w:rtl/>
          <w:lang w:eastAsia="he-IL"/>
        </w:rPr>
        <w:t>לשפות את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hint="eastAsia"/>
          <w:sz w:val="24"/>
          <w:szCs w:val="24"/>
          <w:rtl/>
          <w:lang w:eastAsia="he-IL"/>
        </w:rPr>
        <w:t xml:space="preserve"> </w:t>
      </w:r>
      <w:r w:rsidRPr="004213A6">
        <w:rPr>
          <w:rFonts w:ascii="Times New Roman" w:eastAsia="Times New Roman" w:hAnsi="Times New Roman" w:cs="David" w:hint="cs"/>
          <w:sz w:val="24"/>
          <w:szCs w:val="24"/>
          <w:rtl/>
          <w:lang w:eastAsia="he-IL"/>
        </w:rPr>
        <w:t>בגין</w:t>
      </w:r>
      <w:r w:rsidRPr="004213A6">
        <w:rPr>
          <w:rFonts w:ascii="Times New Roman" w:eastAsia="Times New Roman" w:hAnsi="Times New Roman" w:cs="David"/>
          <w:sz w:val="24"/>
          <w:szCs w:val="24"/>
          <w:rtl/>
          <w:lang w:eastAsia="he-IL"/>
        </w:rPr>
        <w:t xml:space="preserve"> אחריותה למעשי ו/או מחדלי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ו/או עובדיו ו/או מי </w:t>
      </w:r>
      <w:r w:rsidRPr="004213A6">
        <w:rPr>
          <w:rFonts w:ascii="Times New Roman" w:eastAsia="Times New Roman" w:hAnsi="Times New Roman" w:cs="David" w:hint="eastAsia"/>
          <w:sz w:val="24"/>
          <w:szCs w:val="24"/>
          <w:rtl/>
          <w:lang w:eastAsia="he-IL"/>
        </w:rPr>
        <w:t>מטעמו</w:t>
      </w:r>
      <w:r w:rsidRPr="004213A6">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4213A6">
        <w:rPr>
          <w:rFonts w:ascii="Times New Roman" w:eastAsia="Times New Roman" w:hAnsi="Times New Roman" w:cs="David" w:hint="eastAsia"/>
          <w:sz w:val="24"/>
          <w:szCs w:val="24"/>
          <w:rtl/>
          <w:lang w:eastAsia="he-IL"/>
        </w:rPr>
        <w:t>מיחידי</w:t>
      </w:r>
      <w:r w:rsidRPr="004213A6">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w:t>
      </w:r>
    </w:p>
    <w:p w14:paraId="0B099C86"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הפוליסה לא יפחת מהנוסח הידוע כ- "שפי</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hint="cs"/>
          <w:sz w:val="24"/>
          <w:szCs w:val="24"/>
          <w:rtl/>
          <w:lang w:eastAsia="he-IL"/>
        </w:rPr>
        <w:t xml:space="preserve"> ב.ר. 2011". </w:t>
      </w:r>
    </w:p>
    <w:p w14:paraId="0AC67F9F"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C1AC06A"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54918E" w14:textId="77777777" w:rsidR="00DF6A6B" w:rsidRPr="004213A6" w:rsidRDefault="00DF6A6B" w:rsidP="00DF6A6B">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מעבידים</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 מ.פ. __________________________</w:t>
      </w:r>
    </w:p>
    <w:p w14:paraId="2C60AF8E"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חבותו</w:t>
      </w:r>
      <w:r w:rsidRPr="004213A6">
        <w:rPr>
          <w:rFonts w:ascii="Times New Roman" w:eastAsia="Times New Roman" w:hAnsi="Times New Roman" w:cs="David"/>
          <w:sz w:val="24"/>
          <w:szCs w:val="24"/>
          <w:rtl/>
          <w:lang w:eastAsia="he-IL"/>
        </w:rPr>
        <w:t xml:space="preserve"> של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על פי פקודת הנזיקין [נוסח חדש] ו/או חוק האחריות למוצרים פגומים, התש"</w:t>
      </w:r>
      <w:r w:rsidRPr="004213A6">
        <w:rPr>
          <w:rFonts w:ascii="Times New Roman" w:eastAsia="Times New Roman" w:hAnsi="Times New Roman" w:cs="David" w:hint="eastAsia"/>
          <w:sz w:val="24"/>
          <w:szCs w:val="24"/>
          <w:rtl/>
          <w:lang w:eastAsia="he-IL"/>
        </w:rPr>
        <w:t>ם</w:t>
      </w:r>
      <w:r w:rsidRPr="004213A6">
        <w:rPr>
          <w:rFonts w:ascii="Times New Roman" w:eastAsia="Times New Roman" w:hAnsi="Times New Roman" w:cs="David"/>
          <w:sz w:val="24"/>
          <w:szCs w:val="24"/>
          <w:rtl/>
          <w:lang w:eastAsia="he-IL"/>
        </w:rPr>
        <w:t xml:space="preserve">-1980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4213A6">
        <w:rPr>
          <w:rFonts w:ascii="Times New Roman" w:eastAsia="Times New Roman" w:hAnsi="Times New Roman" w:cs="David"/>
          <w:sz w:val="24"/>
          <w:szCs w:val="24"/>
          <w:rtl/>
          <w:lang w:eastAsia="he-IL"/>
        </w:rPr>
        <w:t>בגבולות אחריות של</w:t>
      </w:r>
      <w:r w:rsidRPr="004213A6">
        <w:rPr>
          <w:rFonts w:ascii="Times New Roman" w:eastAsia="Times New Roman" w:hAnsi="Times New Roman" w:cs="David" w:hint="cs"/>
          <w:sz w:val="24"/>
          <w:szCs w:val="24"/>
          <w:rtl/>
          <w:lang w:eastAsia="he-IL"/>
        </w:rPr>
        <w:t xml:space="preserve"> 20,000,000 ₪ לתובע, </w:t>
      </w:r>
      <w:r w:rsidRPr="004213A6">
        <w:rPr>
          <w:rFonts w:ascii="Times New Roman" w:eastAsia="Times New Roman" w:hAnsi="Times New Roman" w:cs="David" w:hint="eastAsia"/>
          <w:sz w:val="24"/>
          <w:szCs w:val="24"/>
          <w:rtl/>
          <w:lang w:eastAsia="he-IL"/>
        </w:rPr>
        <w:t>למקרה</w:t>
      </w:r>
      <w:r w:rsidRPr="004213A6">
        <w:rPr>
          <w:rFonts w:ascii="Times New Roman" w:eastAsia="Times New Roman" w:hAnsi="Times New Roman" w:cs="David"/>
          <w:sz w:val="24"/>
          <w:szCs w:val="24"/>
          <w:rtl/>
          <w:lang w:eastAsia="he-IL"/>
        </w:rPr>
        <w:t xml:space="preserve"> ובמצטבר ל</w:t>
      </w:r>
      <w:r w:rsidRPr="004213A6">
        <w:rPr>
          <w:rFonts w:ascii="Times New Roman" w:eastAsia="Times New Roman" w:hAnsi="Times New Roman" w:cs="David" w:hint="cs"/>
          <w:sz w:val="24"/>
          <w:szCs w:val="24"/>
          <w:rtl/>
          <w:lang w:eastAsia="he-IL"/>
        </w:rPr>
        <w:t>תקופת הביטוח</w:t>
      </w:r>
      <w:r w:rsidRPr="004213A6">
        <w:rPr>
          <w:rFonts w:ascii="Times New Roman" w:eastAsia="Times New Roman" w:hAnsi="Times New Roman" w:cs="David"/>
          <w:sz w:val="24"/>
          <w:szCs w:val="24"/>
          <w:rtl/>
          <w:lang w:eastAsia="he-IL"/>
        </w:rPr>
        <w:t xml:space="preserve">. הביטוח אינו כולל כל סייג בדבר </w:t>
      </w:r>
      <w:r w:rsidRPr="004213A6">
        <w:rPr>
          <w:rFonts w:ascii="Times New Roman" w:eastAsia="Times New Roman" w:hAnsi="Times New Roman" w:cs="David" w:hint="cs"/>
          <w:sz w:val="24"/>
          <w:szCs w:val="24"/>
          <w:rtl/>
          <w:lang w:eastAsia="he-IL"/>
        </w:rPr>
        <w:t xml:space="preserve">שעות עבודה, העסקת נוער וכן בדבר </w:t>
      </w:r>
      <w:r w:rsidRPr="004213A6">
        <w:rPr>
          <w:rFonts w:ascii="Times New Roman" w:eastAsia="Times New Roman" w:hAnsi="Times New Roman" w:cs="David"/>
          <w:sz w:val="24"/>
          <w:szCs w:val="24"/>
          <w:rtl/>
          <w:lang w:eastAsia="he-IL"/>
        </w:rPr>
        <w:t>חבות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w:t>
      </w:r>
      <w:r w:rsidRPr="004213A6">
        <w:rPr>
          <w:rFonts w:ascii="Times New Roman" w:eastAsia="Times New Roman" w:hAnsi="Times New Roman" w:cs="David" w:hint="cs"/>
          <w:sz w:val="24"/>
          <w:szCs w:val="24"/>
          <w:rtl/>
          <w:lang w:eastAsia="he-IL"/>
        </w:rPr>
        <w:t xml:space="preserve"> היה ויחשבו לעובדי ה</w:t>
      </w:r>
      <w:r w:rsidR="00440B5A">
        <w:rPr>
          <w:rFonts w:ascii="Times New Roman" w:eastAsia="Times New Roman" w:hAnsi="Times New Roman" w:cs="David" w:hint="cs"/>
          <w:sz w:val="24"/>
          <w:szCs w:val="24"/>
          <w:rtl/>
          <w:lang w:eastAsia="he-IL"/>
        </w:rPr>
        <w:t>מתכנן</w:t>
      </w:r>
      <w:r w:rsidRPr="004213A6">
        <w:rPr>
          <w:rFonts w:ascii="Times New Roman" w:eastAsia="Times New Roman" w:hAnsi="Times New Roman" w:cs="David"/>
          <w:sz w:val="24"/>
          <w:szCs w:val="24"/>
          <w:rtl/>
          <w:lang w:eastAsia="he-IL"/>
        </w:rPr>
        <w:t>. הביטוח מורחב ל</w:t>
      </w:r>
      <w:r w:rsidRPr="004213A6">
        <w:rPr>
          <w:rFonts w:ascii="Times New Roman" w:eastAsia="Times New Roman" w:hAnsi="Times New Roman" w:cs="David" w:hint="cs"/>
          <w:sz w:val="24"/>
          <w:szCs w:val="24"/>
          <w:rtl/>
          <w:lang w:eastAsia="he-IL"/>
        </w:rPr>
        <w:t xml:space="preserve">שפות את החברה </w:t>
      </w:r>
      <w:r w:rsidRPr="004213A6">
        <w:rPr>
          <w:rFonts w:ascii="Times New Roman" w:eastAsia="Times New Roman" w:hAnsi="Times New Roman" w:cs="David"/>
          <w:sz w:val="24"/>
          <w:szCs w:val="24"/>
          <w:rtl/>
          <w:lang w:eastAsia="he-IL"/>
        </w:rPr>
        <w:t xml:space="preserve">היה ותיחשב למעביד של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w:t>
      </w:r>
      <w:r w:rsidRPr="004213A6">
        <w:rPr>
          <w:rFonts w:ascii="Times New Roman" w:eastAsia="Times New Roman" w:hAnsi="Times New Roman" w:cs="David"/>
          <w:sz w:val="24"/>
          <w:szCs w:val="24"/>
          <w:rtl/>
          <w:lang w:eastAsia="he-IL"/>
        </w:rPr>
        <w:t xml:space="preserve">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או אם ייקבע כי היא נושאת באחריות שילוחית לעניין חבות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כלפי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עובדיו</w:t>
      </w:r>
      <w:r w:rsidRPr="004213A6">
        <w:rPr>
          <w:rFonts w:ascii="Times New Roman" w:eastAsia="Times New Roman" w:hAnsi="Times New Roman" w:cs="David"/>
          <w:sz w:val="24"/>
          <w:szCs w:val="24"/>
          <w:rtl/>
          <w:lang w:eastAsia="he-IL"/>
        </w:rPr>
        <w:t>.</w:t>
      </w:r>
    </w:p>
    <w:p w14:paraId="143BB28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3DAE80" w14:textId="77777777" w:rsidR="00DF6A6B" w:rsidRPr="004213A6" w:rsidRDefault="00DF6A6B" w:rsidP="00DF6A6B">
      <w:pPr>
        <w:widowControl w:val="0"/>
        <w:numPr>
          <w:ilvl w:val="0"/>
          <w:numId w:val="9"/>
        </w:numPr>
        <w:spacing w:before="0" w:beforeAutospacing="0" w:after="0" w:afterAutospacing="0" w:line="240" w:lineRule="exac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כלפי צד שלישי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מ.פ. _______________________</w:t>
      </w:r>
    </w:p>
    <w:p w14:paraId="465C5830" w14:textId="77777777" w:rsidR="00DF6A6B" w:rsidRPr="004213A6" w:rsidRDefault="00DF6A6B" w:rsidP="00DF6A6B">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אחריות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על פי דין </w:t>
      </w:r>
      <w:r w:rsidRPr="004213A6">
        <w:rPr>
          <w:rFonts w:ascii="Times New Roman" w:eastAsia="Times New Roman" w:hAnsi="Times New Roman" w:cs="David" w:hint="eastAsia"/>
          <w:sz w:val="24"/>
          <w:szCs w:val="24"/>
          <w:rtl/>
          <w:lang w:eastAsia="he-IL"/>
        </w:rPr>
        <w:t>בגין</w:t>
      </w:r>
      <w:r w:rsidRPr="004213A6">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במפורש החברה)</w:t>
      </w:r>
      <w:r w:rsidRPr="004213A6">
        <w:rPr>
          <w:rFonts w:ascii="Times New Roman" w:eastAsia="Times New Roman" w:hAnsi="Times New Roman" w:cs="David"/>
          <w:sz w:val="24"/>
          <w:szCs w:val="24"/>
          <w:rtl/>
          <w:lang w:eastAsia="he-IL"/>
        </w:rPr>
        <w:t>, בג</w:t>
      </w:r>
      <w:r w:rsidRPr="004213A6">
        <w:rPr>
          <w:rFonts w:ascii="Times New Roman" w:eastAsia="Times New Roman" w:hAnsi="Times New Roman" w:cs="David" w:hint="eastAsia"/>
          <w:sz w:val="24"/>
          <w:szCs w:val="24"/>
          <w:rtl/>
          <w:lang w:eastAsia="he-IL"/>
        </w:rPr>
        <w:t>בולות</w:t>
      </w:r>
      <w:r w:rsidRPr="004213A6">
        <w:rPr>
          <w:rFonts w:ascii="Times New Roman" w:eastAsia="Times New Roman" w:hAnsi="Times New Roman" w:cs="David"/>
          <w:sz w:val="24"/>
          <w:szCs w:val="24"/>
          <w:rtl/>
          <w:lang w:eastAsia="he-IL"/>
        </w:rPr>
        <w:t xml:space="preserve"> אחריות בסך של </w:t>
      </w:r>
      <w:r w:rsidRPr="004213A6">
        <w:rPr>
          <w:rFonts w:ascii="Times New Roman" w:eastAsia="Times New Roman" w:hAnsi="Times New Roman" w:cs="David" w:hint="cs"/>
          <w:sz w:val="24"/>
          <w:szCs w:val="24"/>
          <w:rtl/>
          <w:lang w:eastAsia="he-IL"/>
        </w:rPr>
        <w:t>4</w:t>
      </w:r>
      <w:r w:rsidRPr="004213A6">
        <w:rPr>
          <w:rFonts w:ascii="Times New Roman" w:eastAsia="Times New Roman" w:hAnsi="Times New Roman" w:cs="David"/>
          <w:sz w:val="24"/>
          <w:szCs w:val="24"/>
          <w:rtl/>
          <w:lang w:eastAsia="he-IL"/>
        </w:rPr>
        <w:t>,000,000</w:t>
      </w:r>
      <w:r w:rsidRPr="004213A6">
        <w:rPr>
          <w:rFonts w:ascii="Times New Roman" w:eastAsia="Times New Roman" w:hAnsi="Times New Roman" w:cs="David" w:hint="cs"/>
          <w:sz w:val="24"/>
          <w:szCs w:val="24"/>
          <w:rtl/>
          <w:lang w:eastAsia="he-IL"/>
        </w:rPr>
        <w:t xml:space="preserve"> ₪ </w:t>
      </w:r>
      <w:r w:rsidRPr="004213A6">
        <w:rPr>
          <w:rFonts w:ascii="Times New Roman" w:eastAsia="Times New Roman" w:hAnsi="Times New Roman" w:cs="David"/>
          <w:sz w:val="24"/>
          <w:szCs w:val="24"/>
          <w:rtl/>
          <w:lang w:eastAsia="he-IL"/>
        </w:rPr>
        <w:t xml:space="preserve">למקרה ובמצטבר לתקופת </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hint="eastAsia"/>
          <w:sz w:val="24"/>
          <w:szCs w:val="24"/>
          <w:rtl/>
          <w:lang w:eastAsia="he-IL"/>
        </w:rPr>
        <w:t>ביטוח</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אינו כולל כל סייג בדבר חבות בגין וכלפי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4213A6">
        <w:rPr>
          <w:rFonts w:ascii="Times New Roman" w:eastAsia="Times New Roman" w:hAnsi="Times New Roman" w:cs="David" w:hint="cs"/>
          <w:sz w:val="24"/>
          <w:szCs w:val="24"/>
          <w:rtl/>
          <w:lang w:eastAsia="he-IL"/>
        </w:rPr>
        <w:t xml:space="preserve">שפות את החברה בגין </w:t>
      </w:r>
      <w:r w:rsidRPr="004213A6">
        <w:rPr>
          <w:rFonts w:ascii="Times New Roman" w:eastAsia="Times New Roman" w:hAnsi="Times New Roman" w:cs="David"/>
          <w:sz w:val="24"/>
          <w:szCs w:val="24"/>
          <w:rtl/>
          <w:lang w:eastAsia="he-IL"/>
        </w:rPr>
        <w:t>אחריותה למעשי ו/או מחדלי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ו/או מי מטעמו, בכפוף </w:t>
      </w:r>
      <w:r w:rsidRPr="004213A6">
        <w:rPr>
          <w:rFonts w:ascii="Times New Roman" w:eastAsia="Times New Roman" w:hAnsi="Times New Roman" w:cs="David" w:hint="eastAsia"/>
          <w:sz w:val="24"/>
          <w:szCs w:val="24"/>
          <w:rtl/>
          <w:lang w:eastAsia="he-IL"/>
        </w:rPr>
        <w:t>לסעיף</w:t>
      </w:r>
      <w:r w:rsidRPr="004213A6">
        <w:rPr>
          <w:rFonts w:ascii="Times New Roman" w:eastAsia="Times New Roman" w:hAnsi="Times New Roman" w:cs="David"/>
          <w:sz w:val="24"/>
          <w:szCs w:val="24"/>
          <w:rtl/>
          <w:lang w:eastAsia="he-IL"/>
        </w:rPr>
        <w:t xml:space="preserve"> אחריות צולבת.</w:t>
      </w:r>
    </w:p>
    <w:p w14:paraId="5FB014A9" w14:textId="77777777" w:rsidR="00DF6A6B" w:rsidRPr="004213A6" w:rsidRDefault="00DF6A6B" w:rsidP="00DF6A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01156E77" w14:textId="77777777" w:rsidR="00DF6A6B" w:rsidRPr="004213A6" w:rsidRDefault="00DF6A6B" w:rsidP="00DF6A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E3B8141"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BDA730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4213A6">
        <w:rPr>
          <w:rFonts w:ascii="Times New Roman" w:eastAsia="Times New Roman" w:hAnsi="Times New Roman" w:cs="David" w:hint="eastAsia"/>
          <w:b/>
          <w:bCs/>
          <w:sz w:val="24"/>
          <w:szCs w:val="24"/>
          <w:u w:val="single"/>
          <w:rtl/>
          <w:lang w:eastAsia="he-IL"/>
        </w:rPr>
        <w:t>כללי</w:t>
      </w:r>
      <w:r w:rsidRPr="004213A6">
        <w:rPr>
          <w:rFonts w:ascii="Times New Roman" w:eastAsia="Times New Roman" w:hAnsi="Times New Roman" w:cs="David"/>
          <w:b/>
          <w:bCs/>
          <w:sz w:val="24"/>
          <w:szCs w:val="24"/>
          <w:u w:val="single"/>
          <w:rtl/>
          <w:lang w:eastAsia="he-IL"/>
        </w:rPr>
        <w:t xml:space="preserve"> לכל הפוליסות</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b/>
          <w:bCs/>
          <w:sz w:val="24"/>
          <w:szCs w:val="24"/>
          <w:rtl/>
          <w:lang w:eastAsia="he-IL"/>
        </w:rPr>
        <w:t>–</w:t>
      </w:r>
      <w:r w:rsidRPr="004213A6">
        <w:rPr>
          <w:rFonts w:ascii="Times New Roman" w:eastAsia="Times New Roman" w:hAnsi="Times New Roman" w:cs="David"/>
          <w:b/>
          <w:bCs/>
          <w:sz w:val="24"/>
          <w:szCs w:val="24"/>
          <w:rtl/>
          <w:lang w:eastAsia="he-IL"/>
        </w:rPr>
        <w:t xml:space="preserve"> </w:t>
      </w:r>
    </w:p>
    <w:p w14:paraId="467BC5C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5F0038"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לצורך</w:t>
      </w:r>
      <w:r w:rsidRPr="004213A6">
        <w:rPr>
          <w:rFonts w:ascii="Times New Roman" w:eastAsia="Times New Roman" w:hAnsi="Times New Roman" w:cs="David"/>
          <w:sz w:val="24"/>
          <w:szCs w:val="24"/>
          <w:rtl/>
          <w:lang w:eastAsia="he-IL"/>
        </w:rPr>
        <w:t xml:space="preserve">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/או אישור זה הינ</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sz w:val="24"/>
          <w:szCs w:val="24"/>
          <w:rtl/>
          <w:lang w:eastAsia="he-IL"/>
        </w:rPr>
        <w:t xml:space="preserve"> לרבות חברת אם ו/או חברות בנות ו/או חברות שלובות</w:t>
      </w:r>
      <w:r w:rsidRPr="004213A6">
        <w:rPr>
          <w:rFonts w:ascii="Times New Roman" w:eastAsia="Times New Roman" w:hAnsi="Times New Roman" w:cs="David" w:hint="cs"/>
          <w:sz w:val="24"/>
          <w:szCs w:val="24"/>
          <w:rtl/>
          <w:lang w:eastAsia="he-IL"/>
        </w:rPr>
        <w:t xml:space="preserve"> ו/או עובדיהן ו/או מנהליהן</w:t>
      </w:r>
      <w:r w:rsidRPr="004213A6">
        <w:rPr>
          <w:rFonts w:ascii="Times New Roman" w:eastAsia="Times New Roman" w:hAnsi="Times New Roman" w:cs="David"/>
          <w:sz w:val="24"/>
          <w:szCs w:val="24"/>
          <w:rtl/>
          <w:lang w:eastAsia="he-IL"/>
        </w:rPr>
        <w:t>.</w:t>
      </w:r>
    </w:p>
    <w:p w14:paraId="78981C2A" w14:textId="77777777" w:rsidR="00DF6A6B" w:rsidRPr="004213A6" w:rsidRDefault="00DF6A6B" w:rsidP="00DF6A6B">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7E7D5D75"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2A77486B" w14:textId="77777777" w:rsidR="00DF6A6B" w:rsidRPr="004213A6" w:rsidRDefault="00DF6A6B" w:rsidP="00DF6A6B">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3D21EE8A"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ידוע לנו שהאחריות </w:t>
      </w:r>
      <w:r w:rsidRPr="004213A6">
        <w:rPr>
          <w:rFonts w:ascii="Times New Roman" w:eastAsia="Times New Roman" w:hAnsi="Times New Roman" w:cs="David" w:hint="eastAsia"/>
          <w:sz w:val="24"/>
          <w:szCs w:val="24"/>
          <w:rtl/>
          <w:lang w:eastAsia="he-IL"/>
        </w:rPr>
        <w:t>לתשלום</w:t>
      </w:r>
      <w:r w:rsidRPr="004213A6">
        <w:rPr>
          <w:rFonts w:ascii="Times New Roman" w:eastAsia="Times New Roman" w:hAnsi="Times New Roman" w:cs="David"/>
          <w:sz w:val="24"/>
          <w:szCs w:val="24"/>
          <w:rtl/>
          <w:lang w:eastAsia="he-IL"/>
        </w:rPr>
        <w:t xml:space="preserve"> פרמיות הביטוח והשתתפות עצמית חלה על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בלבד</w:t>
      </w:r>
      <w:r w:rsidRPr="004213A6">
        <w:rPr>
          <w:rFonts w:ascii="Times New Roman" w:eastAsia="Times New Roman" w:hAnsi="Times New Roman" w:cs="David" w:hint="cs"/>
          <w:sz w:val="24"/>
          <w:szCs w:val="24"/>
          <w:rtl/>
          <w:lang w:eastAsia="he-IL"/>
        </w:rPr>
        <w:t>, ובשום מקרה לא על החברה</w:t>
      </w:r>
      <w:r w:rsidRPr="004213A6">
        <w:rPr>
          <w:rFonts w:ascii="Times New Roman" w:eastAsia="Times New Roman" w:hAnsi="Times New Roman" w:cs="David"/>
          <w:sz w:val="24"/>
          <w:szCs w:val="24"/>
          <w:rtl/>
          <w:lang w:eastAsia="he-IL"/>
        </w:rPr>
        <w:t>.</w:t>
      </w:r>
    </w:p>
    <w:p w14:paraId="59C8EA6A"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D5CCE3"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כל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הינם</w:t>
      </w:r>
      <w:r w:rsidRPr="004213A6">
        <w:rPr>
          <w:rFonts w:ascii="Times New Roman" w:eastAsia="Times New Roman" w:hAnsi="Times New Roman" w:cs="David"/>
          <w:sz w:val="24"/>
          <w:szCs w:val="24"/>
          <w:rtl/>
          <w:lang w:eastAsia="he-IL"/>
        </w:rPr>
        <w:t xml:space="preserve"> ראשוניים וקודמים לכל ביטוח הנערך על ידי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ו/או לטובתה, ואנו מוותרים על </w:t>
      </w:r>
      <w:r w:rsidRPr="004213A6">
        <w:rPr>
          <w:rFonts w:ascii="Times New Roman" w:eastAsia="Times New Roman" w:hAnsi="Times New Roman" w:cs="David" w:hint="eastAsia"/>
          <w:sz w:val="24"/>
          <w:szCs w:val="24"/>
          <w:rtl/>
          <w:lang w:eastAsia="he-IL"/>
        </w:rPr>
        <w:t>כל</w:t>
      </w:r>
      <w:r w:rsidRPr="004213A6">
        <w:rPr>
          <w:rFonts w:ascii="Times New Roman" w:eastAsia="Times New Roman" w:hAnsi="Times New Roman" w:cs="David"/>
          <w:sz w:val="24"/>
          <w:szCs w:val="24"/>
          <w:rtl/>
          <w:lang w:eastAsia="he-IL"/>
        </w:rPr>
        <w:t xml:space="preserve"> טענה ו/או דרישה ו/או תביעה בדבר שיתוף ביטוחי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w:t>
      </w:r>
    </w:p>
    <w:p w14:paraId="2421D4EB" w14:textId="77777777" w:rsidR="00DF6A6B" w:rsidRPr="004213A6" w:rsidRDefault="00DF6A6B" w:rsidP="00DF6A6B">
      <w:pPr>
        <w:spacing w:before="0" w:beforeAutospacing="0" w:after="0" w:afterAutospacing="0" w:line="360" w:lineRule="auto"/>
        <w:ind w:left="720"/>
        <w:rPr>
          <w:rFonts w:ascii="Times New Roman" w:eastAsia="Times New Roman" w:hAnsi="Times New Roman" w:cs="David"/>
          <w:sz w:val="24"/>
          <w:szCs w:val="24"/>
          <w:rtl/>
        </w:rPr>
      </w:pPr>
    </w:p>
    <w:p w14:paraId="40F1F48B"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D3F42AD"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EDB9F2"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מתחייבים כי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לא</w:t>
      </w:r>
      <w:r w:rsidRPr="004213A6">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4213A6">
        <w:rPr>
          <w:rFonts w:ascii="Times New Roman" w:eastAsia="Times New Roman" w:hAnsi="Times New Roman" w:cs="David" w:hint="cs"/>
          <w:sz w:val="24"/>
          <w:szCs w:val="24"/>
          <w:rtl/>
          <w:lang w:eastAsia="he-IL"/>
        </w:rPr>
        <w:t>לחברה</w:t>
      </w:r>
      <w:r w:rsidRPr="004213A6">
        <w:rPr>
          <w:rFonts w:ascii="Times New Roman" w:eastAsia="Times New Roman" w:hAnsi="Times New Roman" w:cs="David"/>
          <w:sz w:val="24"/>
          <w:szCs w:val="24"/>
          <w:rtl/>
          <w:lang w:eastAsia="he-IL"/>
        </w:rPr>
        <w:t xml:space="preserve">, בכתב, </w:t>
      </w:r>
      <w:r w:rsidRPr="004213A6">
        <w:rPr>
          <w:rFonts w:ascii="Times New Roman" w:eastAsia="Times New Roman" w:hAnsi="Times New Roman" w:cs="David" w:hint="eastAsia"/>
          <w:sz w:val="24"/>
          <w:szCs w:val="24"/>
          <w:rtl/>
          <w:lang w:eastAsia="he-IL"/>
        </w:rPr>
        <w:t>בדואר</w:t>
      </w:r>
      <w:r w:rsidRPr="004213A6">
        <w:rPr>
          <w:rFonts w:ascii="Times New Roman" w:eastAsia="Times New Roman" w:hAnsi="Times New Roman" w:cs="David"/>
          <w:sz w:val="24"/>
          <w:szCs w:val="24"/>
          <w:rtl/>
          <w:lang w:eastAsia="he-IL"/>
        </w:rPr>
        <w:t xml:space="preserve"> רשום.</w:t>
      </w:r>
    </w:p>
    <w:p w14:paraId="21033D40"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518CE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974CCB"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bCs/>
          <w:sz w:val="24"/>
          <w:szCs w:val="24"/>
          <w:rtl/>
          <w:lang w:eastAsia="he-IL"/>
        </w:rPr>
        <w:t>אישורנו</w:t>
      </w:r>
      <w:r w:rsidRPr="004213A6">
        <w:rPr>
          <w:rFonts w:ascii="Times New Roman" w:eastAsia="Times New Roman" w:hAnsi="Times New Roman" w:cs="David"/>
          <w:bCs/>
          <w:sz w:val="24"/>
          <w:szCs w:val="24"/>
          <w:rtl/>
          <w:lang w:eastAsia="he-IL"/>
        </w:rPr>
        <w:t xml:space="preserve"> זה הינו בכפוף לתנאי </w:t>
      </w:r>
      <w:r w:rsidRPr="004213A6">
        <w:rPr>
          <w:rFonts w:ascii="Times New Roman" w:eastAsia="Times New Roman" w:hAnsi="Times New Roman" w:cs="David" w:hint="eastAsia"/>
          <w:bCs/>
          <w:sz w:val="24"/>
          <w:szCs w:val="24"/>
          <w:rtl/>
          <w:lang w:eastAsia="he-IL"/>
        </w:rPr>
        <w:t>פוליסות</w:t>
      </w:r>
      <w:r w:rsidRPr="004213A6">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2269B72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A5125D"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BE4B8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6480C3"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ACA97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EDC791"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0DEC42"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2D46A4"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FBD0E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8AFBA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E4EA31"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F9404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24B66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p>
    <w:p w14:paraId="74761429"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sz w:val="24"/>
          <w:szCs w:val="24"/>
          <w:rtl/>
          <w:lang w:eastAsia="he-IL"/>
        </w:rPr>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p>
    <w:p w14:paraId="70F05011"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lastRenderedPageBreak/>
        <w:t xml:space="preserve">(חותמת </w:t>
      </w:r>
      <w:r w:rsidRPr="004213A6">
        <w:rPr>
          <w:rFonts w:ascii="Times New Roman" w:eastAsia="Times New Roman" w:hAnsi="Times New Roman" w:cs="David" w:hint="eastAsia"/>
          <w:sz w:val="24"/>
          <w:szCs w:val="24"/>
          <w:rtl/>
          <w:lang w:eastAsia="he-IL"/>
        </w:rPr>
        <w:t>המבטח</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t>(חתימת המבטח)</w:t>
      </w:r>
      <w:r w:rsidRPr="004213A6">
        <w:rPr>
          <w:rFonts w:ascii="Times New Roman" w:eastAsia="Times New Roman" w:hAnsi="Times New Roman" w:cs="David"/>
          <w:sz w:val="24"/>
          <w:szCs w:val="24"/>
          <w:rtl/>
          <w:lang w:eastAsia="he-IL"/>
        </w:rPr>
        <w:tab/>
        <w:t>(שם החותם)</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sz w:val="24"/>
          <w:szCs w:val="24"/>
          <w:rtl/>
          <w:lang w:eastAsia="he-IL"/>
        </w:rPr>
        <w:tab/>
        <w:t xml:space="preserve">(תפקיד החותם) </w:t>
      </w:r>
    </w:p>
    <w:p w14:paraId="4E3CA10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6FA3EF8" w14:textId="77777777" w:rsidR="00DF6A6B" w:rsidRPr="00435A20" w:rsidRDefault="00DF6A6B" w:rsidP="00DF6A6B">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494E7720" w14:textId="77777777" w:rsidR="00DF6A6B" w:rsidRPr="00435A20" w:rsidRDefault="00DF6A6B" w:rsidP="00DF6A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23CE7F5" w14:textId="77777777" w:rsidR="00DF6A6B" w:rsidRPr="00435A20" w:rsidRDefault="00DF6A6B" w:rsidP="00DF6A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59B79F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8A3026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09EEA34"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B8B91C0"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lastRenderedPageBreak/>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146349D2"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4013B350"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4ED2DC7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611B0D"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4A577652"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8631543"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336D4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4BF410A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6D2F20DE"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440CD4D1"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B4D2C9E"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1AB5894F"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161625B"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500721E9"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3CACD43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D562363"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7C986BE5"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E7035B6"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31C97B55"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198D3B3B"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5A26079F"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FFF39A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7D537BC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6C17A4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477C0985"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C86217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בקנ"מ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מנחים, תכנון עקרוני לשצ"פים.</w:t>
      </w:r>
    </w:p>
    <w:p w14:paraId="40BE862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682D81B9"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34D68434"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49A8B3F"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57DCA6E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46FB1261"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28FCEAC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9C6CDF3"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2AD7A2F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93C6B5"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93AD39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0D4066D"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61072A69"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AF2DB6E"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01D8F5B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5800FD"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7A2AE5FE"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5AC62A66"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7F555EE5"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09268137"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537BE93"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6696CB97"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420D56EB"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CC40E7"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E294FD"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7A9B27"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9F2114"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6EC4C40B" w14:textId="77777777" w:rsidR="000B5DC0" w:rsidRPr="000B5DC0" w:rsidRDefault="000C30A1"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2" w:author="גרמן קגנובסקי" w:date="2020-04-23T15:43:00Z">
            <w:r w:rsidR="00287AAB">
              <w:rPr>
                <w:rFonts w:ascii="Times New Roman" w:eastAsia="Times New Roman" w:hAnsi="Times New Roman" w:cs="David" w:hint="cs"/>
                <w:color w:val="008000"/>
                <w:sz w:val="24"/>
                <w:szCs w:val="24"/>
                <w:rtl/>
                <w:lang w:eastAsia="he-IL"/>
              </w:rPr>
              <w:t>אפריקה-ישראל מגורים בע''מ, מ.ח. 520034760</w:t>
            </w:r>
            <w:r w:rsidR="00287AAB">
              <w:rPr>
                <w:rFonts w:ascii="Times New Roman" w:eastAsia="Times New Roman" w:hAnsi="Times New Roman" w:cs="David" w:hint="cs"/>
                <w:color w:val="008000"/>
                <w:sz w:val="24"/>
                <w:szCs w:val="24"/>
                <w:rtl/>
                <w:lang w:eastAsia="he-IL"/>
              </w:rPr>
              <w:br/>
              <w:t>רח' יהונתן נתניהו 7 ג1', אור יהודה.</w:t>
            </w:r>
          </w:ins>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0DA1DAA7"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4DE780"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8B6E121"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AE7A1B4"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33353C1" w14:textId="7ED76D50"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3"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64" w:author="גרמן קגנובסקי" w:date="2020-04-23T15:40:00Z">
            <w:r w:rsidR="00287AAB">
              <w:rPr>
                <w:rFonts w:ascii="Times New Roman" w:eastAsia="Times New Roman" w:hAnsi="Times New Roman" w:cs="David" w:hint="cs"/>
                <w:color w:val="008000"/>
                <w:sz w:val="24"/>
                <w:szCs w:val="24"/>
                <w:rtl/>
                <w:lang w:eastAsia="he-IL"/>
              </w:rPr>
              <w:t>סביוני רעננה צפון</w:t>
            </w:r>
          </w:ins>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65" w:author="גרמן קגנובסקי" w:date="2020-04-23T15:41:00Z">
            <w:r w:rsidR="00287AAB">
              <w:rPr>
                <w:rFonts w:ascii="Times New Roman" w:eastAsia="Times New Roman" w:hAnsi="Times New Roman" w:cs="David" w:hint="cs"/>
                <w:color w:val="008000"/>
                <w:sz w:val="24"/>
                <w:szCs w:val="24"/>
                <w:rtl/>
              </w:rPr>
              <w:t>הקמה 150 יח''ד ומסחר</w:t>
            </w:r>
          </w:ins>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5320D307"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D4C8B10"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7F9E48"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E81635"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A8D861"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81D516"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17D86A49"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64723C52"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0D8112C6"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2BB9E882" w14:textId="5B8B2D01" w:rsidR="00AA6191" w:rsidRPr="00B27B4C" w:rsidRDefault="000C30A1"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6"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p>
    <w:p w14:paraId="16198E02"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6D69A0D7"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084C4834"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17A9C2C"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07C6476A"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CAE51B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26810F9A"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40405D0A" w14:textId="7777777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7" w:author="גרמן קגנובסקי" w:date="2020-04-23T15:43:00Z">
            <w:r w:rsidR="00287AAB">
              <w:rPr>
                <w:rFonts w:ascii="Times New Roman" w:eastAsia="Times New Roman" w:hAnsi="Times New Roman" w:cs="David" w:hint="cs"/>
                <w:color w:val="008000"/>
                <w:sz w:val="24"/>
                <w:szCs w:val="24"/>
                <w:rtl/>
                <w:lang w:eastAsia="he-IL"/>
              </w:rPr>
              <w:t>אפריקה-ישראל מגורים בע''מ, מ.ח. 520034760</w:t>
            </w:r>
            <w:r w:rsidR="00287AAB">
              <w:rPr>
                <w:rFonts w:ascii="Times New Roman" w:eastAsia="Times New Roman" w:hAnsi="Times New Roman" w:cs="David" w:hint="cs"/>
                <w:color w:val="008000"/>
                <w:sz w:val="24"/>
                <w:szCs w:val="24"/>
                <w:rtl/>
                <w:lang w:eastAsia="he-IL"/>
              </w:rPr>
              <w:br/>
              <w:t>רח' יהונתן נתניהו 7 ג1', אור יהודה.</w:t>
            </w:r>
          </w:ins>
        </w:sdtContent>
      </w:sdt>
    </w:p>
    <w:p w14:paraId="003E172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0B412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ג.א.נ.,</w:t>
      </w:r>
    </w:p>
    <w:p w14:paraId="6FCF7D6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0A2FBC" w14:textId="0493B9CF"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(להלן:"</w:t>
      </w:r>
      <w:r w:rsidRPr="000B5DC0">
        <w:rPr>
          <w:rFonts w:ascii="Times New Roman" w:eastAsia="Times New Roman" w:hAnsi="Times New Roman" w:cs="David"/>
          <w:b/>
          <w:bCs/>
          <w:sz w:val="24"/>
          <w:szCs w:val="24"/>
          <w:rtl/>
          <w:lang w:eastAsia="he-IL"/>
        </w:rPr>
        <w:t>היתרה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68" w:author="גרמן קגנובסקי" w:date="2020-04-23T15:40:00Z">
            <w:r w:rsidR="00287AAB">
              <w:rPr>
                <w:rFonts w:ascii="Times New Roman" w:eastAsia="Times New Roman" w:hAnsi="Times New Roman" w:cs="David" w:hint="cs"/>
                <w:color w:val="008000"/>
                <w:sz w:val="24"/>
                <w:szCs w:val="24"/>
                <w:rtl/>
                <w:lang w:eastAsia="he-IL"/>
              </w:rPr>
              <w:t>סביוני רעננה צפון</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5-07T00:00:00Z">
            <w:dateFormat w:val="dd/MM/yyyy"/>
            <w:lid w:val="he-IL"/>
            <w:storeMappedDataAs w:val="dateTime"/>
            <w:calendar w:val="gregorian"/>
          </w:date>
        </w:sdtPr>
        <w:sdtEndPr>
          <w:rPr>
            <w:rFonts w:hint="cs"/>
          </w:rPr>
        </w:sdtEndPr>
        <w:sdtContent>
          <w:ins w:id="169" w:author="גרמן קגנובסקי" w:date="2020-05-07T15:05:00Z">
            <w:r w:rsidR="003E419E">
              <w:rPr>
                <w:rFonts w:ascii="Times New Roman" w:eastAsia="Times New Roman" w:hAnsi="Times New Roman" w:cs="David" w:hint="cs"/>
                <w:color w:val="008000"/>
                <w:sz w:val="24"/>
                <w:szCs w:val="24"/>
                <w:rtl/>
                <w:lang w:eastAsia="he-IL"/>
              </w:rPr>
              <w:t>‏07/05/2020</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4FD6010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5FF18F0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08EF8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EDB2FF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9CD047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30C68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F3D3AE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0A890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1E38108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DF31A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881DF36"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295D164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2B63FF"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62A82A2A"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8668943"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40ACC0C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E6C92A5"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6642A38C"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589295F"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A04F07D"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4A8AB01E" w14:textId="109CF0E3"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0" w:author="גרמן קגנובסקי" w:date="2020-05-07T16:34:00Z">
            <w:r w:rsidR="00726D74">
              <w:rPr>
                <w:rFonts w:ascii="Times New Roman" w:eastAsia="Times New Roman" w:hAnsi="Times New Roman" w:cs="David" w:hint="cs"/>
                <w:color w:val="008000"/>
                <w:sz w:val="24"/>
                <w:szCs w:val="24"/>
                <w:rtl/>
                <w:lang w:eastAsia="he-IL"/>
              </w:rPr>
              <w:t>אריאל סדרה - מתכנן נוף ופיתוח בע"מ</w:t>
            </w:r>
          </w:ins>
        </w:sdtContent>
      </w:sdt>
    </w:p>
    <w:p w14:paraId="45935E64"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9906F5"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26ACBCA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4BCED9E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0B5DC0">
        <w:rPr>
          <w:rFonts w:ascii="Times New Roman" w:eastAsia="Times New Roman" w:hAnsi="Times New Roman" w:cs="David"/>
          <w:b/>
          <w:bCs/>
          <w:sz w:val="24"/>
          <w:szCs w:val="24"/>
          <w:rtl/>
          <w:lang w:eastAsia="he-IL"/>
        </w:rPr>
        <w:t>החברה</w:t>
      </w:r>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5989DDA3"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9089FF1"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7AEC9F56"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62A9AEAF"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229F66F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83CC639"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2E8D6C06"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5D9C4B" w14:textId="77777777" w:rsidR="008D0369" w:rsidRDefault="008D0369" w:rsidP="00AF234B">
      <w:pPr>
        <w:spacing w:before="0" w:after="0" w:line="240" w:lineRule="auto"/>
      </w:pPr>
      <w:r>
        <w:separator/>
      </w:r>
    </w:p>
  </w:endnote>
  <w:endnote w:type="continuationSeparator" w:id="0">
    <w:p w14:paraId="320B89F5" w14:textId="77777777" w:rsidR="008D0369" w:rsidRDefault="008D036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8D0369" w:rsidRPr="00B17476" w14:paraId="43D2C040" w14:textId="77777777" w:rsidTr="00B17476">
      <w:tc>
        <w:tcPr>
          <w:tcW w:w="810" w:type="dxa"/>
        </w:tcPr>
        <w:p w14:paraId="256A503C"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A94C9E3" w14:textId="77777777" w:rsidR="008D0369" w:rsidRPr="00B17476" w:rsidRDefault="008D0369" w:rsidP="00B17476">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סביוני  רעננה  צפון</w:t>
              </w:r>
            </w:p>
          </w:tc>
        </w:sdtContent>
      </w:sdt>
      <w:tc>
        <w:tcPr>
          <w:tcW w:w="2810" w:type="dxa"/>
        </w:tcPr>
        <w:p w14:paraId="3911FD3B"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אדריכלות נוף</w:t>
              </w:r>
            </w:sdtContent>
          </w:sdt>
        </w:p>
      </w:tc>
      <w:tc>
        <w:tcPr>
          <w:tcW w:w="233" w:type="dxa"/>
        </w:tcPr>
        <w:p w14:paraId="022C8C57" w14:textId="77777777" w:rsidR="008D0369" w:rsidRPr="00B17476" w:rsidRDefault="008D0369" w:rsidP="00B17476">
          <w:pPr>
            <w:tabs>
              <w:tab w:val="center" w:pos="4153"/>
              <w:tab w:val="right" w:pos="8306"/>
            </w:tabs>
            <w:spacing w:before="0" w:after="0" w:line="240" w:lineRule="auto"/>
            <w:rPr>
              <w:rFonts w:ascii="David" w:hAnsi="David"/>
              <w:sz w:val="16"/>
              <w:szCs w:val="16"/>
              <w:rtl/>
            </w:rPr>
          </w:pPr>
        </w:p>
      </w:tc>
      <w:tc>
        <w:tcPr>
          <w:tcW w:w="1044" w:type="dxa"/>
        </w:tcPr>
        <w:p w14:paraId="02109929"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51D06C2C" w14:textId="5458C204" w:rsidR="008D0369" w:rsidRPr="00B17476" w:rsidRDefault="008D0369" w:rsidP="00B17476">
              <w:pPr>
                <w:tabs>
                  <w:tab w:val="center" w:pos="4153"/>
                  <w:tab w:val="right" w:pos="8306"/>
                </w:tabs>
                <w:spacing w:before="0" w:after="0" w:line="240" w:lineRule="auto"/>
                <w:rPr>
                  <w:rFonts w:ascii="David" w:hAnsi="David"/>
                  <w:sz w:val="20"/>
                  <w:szCs w:val="20"/>
                  <w:rtl/>
                </w:rPr>
              </w:pPr>
              <w:del w:id="171" w:author="גרמן קגנובסקי" w:date="2020-04-26T15:14:00Z">
                <w:r w:rsidDel="008E5AEC">
                  <w:rPr>
                    <w:rFonts w:ascii="David" w:hAnsi="David" w:hint="cs"/>
                    <w:sz w:val="20"/>
                    <w:szCs w:val="20"/>
                  </w:rPr>
                  <w:delText>CONT-5-563</w:delText>
                </w:r>
              </w:del>
              <w:ins w:id="172" w:author="גרמן קגנובסקי" w:date="2020-04-26T15:14:00Z">
                <w:r>
                  <w:rPr>
                    <w:rFonts w:ascii="David" w:hAnsi="David" w:hint="cs"/>
                    <w:sz w:val="20"/>
                    <w:szCs w:val="20"/>
                  </w:rPr>
                  <w:t>CO</w:t>
                </w:r>
                <w:r>
                  <w:rPr>
                    <w:rFonts w:ascii="David" w:hAnsi="David" w:hint="cs"/>
                    <w:sz w:val="20"/>
                    <w:szCs w:val="20"/>
                    <w:rtl/>
                  </w:rPr>
                  <w:t>NT-10-1899</w:t>
                </w:r>
              </w:ins>
            </w:p>
          </w:tc>
        </w:sdtContent>
      </w:sdt>
    </w:tr>
    <w:tr w:rsidR="008D0369" w:rsidRPr="00B17476" w14:paraId="5D7EFAFD" w14:textId="77777777" w:rsidTr="00B17476">
      <w:tc>
        <w:tcPr>
          <w:tcW w:w="810" w:type="dxa"/>
        </w:tcPr>
        <w:p w14:paraId="07263B82"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0C59F0D" w14:textId="687B222D" w:rsidR="008D0369" w:rsidRPr="00B17476" w:rsidRDefault="008D0369" w:rsidP="00B17476">
              <w:pPr>
                <w:tabs>
                  <w:tab w:val="center" w:pos="4153"/>
                  <w:tab w:val="right" w:pos="8306"/>
                </w:tabs>
                <w:spacing w:before="0" w:after="0" w:line="240" w:lineRule="auto"/>
                <w:rPr>
                  <w:rFonts w:ascii="David" w:hAnsi="David"/>
                  <w:color w:val="00B0F0"/>
                  <w:sz w:val="20"/>
                  <w:szCs w:val="20"/>
                  <w:rtl/>
                </w:rPr>
              </w:pPr>
              <w:ins w:id="173" w:author="גרמן קגנובסקי" w:date="2020-05-07T16:34:00Z">
                <w:r>
                  <w:rPr>
                    <w:rFonts w:ascii="David" w:hAnsi="David" w:hint="cs"/>
                    <w:color w:val="00B0F0"/>
                    <w:sz w:val="20"/>
                    <w:szCs w:val="20"/>
                    <w:rtl/>
                  </w:rPr>
                  <w:t>אריאל סדרה - מתכנן נוף ופיתוח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D0369" w:rsidRPr="00B17476" w14:paraId="43F793C4" w14:textId="77777777" w:rsidTr="005B2092">
            <w:trPr>
              <w:trHeight w:val="201"/>
            </w:trPr>
            <w:tc>
              <w:tcPr>
                <w:tcW w:w="926" w:type="dxa"/>
              </w:tcPr>
              <w:p w14:paraId="187391BD"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4AAB53C" w14:textId="1B07792F" w:rsidR="008D0369" w:rsidRPr="00B17476" w:rsidRDefault="008D0369" w:rsidP="00B17476">
                    <w:pPr>
                      <w:tabs>
                        <w:tab w:val="center" w:pos="4153"/>
                        <w:tab w:val="right" w:pos="8306"/>
                      </w:tabs>
                      <w:spacing w:before="0" w:after="0" w:line="240" w:lineRule="auto"/>
                      <w:ind w:left="1" w:hanging="1"/>
                      <w:rPr>
                        <w:rFonts w:ascii="David" w:hAnsi="David"/>
                        <w:color w:val="00B0F0"/>
                        <w:sz w:val="20"/>
                        <w:szCs w:val="20"/>
                        <w:rtl/>
                      </w:rPr>
                    </w:pPr>
                    <w:ins w:id="174" w:author="גרמן קגנובסקי" w:date="2020-05-21T13:32:00Z">
                      <w:r>
                        <w:rPr>
                          <w:rFonts w:ascii="David" w:hAnsi="David" w:hint="cs"/>
                          <w:color w:val="00B0F0"/>
                          <w:sz w:val="20"/>
                          <w:szCs w:val="20"/>
                          <w:rtl/>
                        </w:rPr>
                        <w:t>0.4</w:t>
                      </w:r>
                    </w:ins>
                  </w:p>
                </w:tc>
              </w:sdtContent>
            </w:sdt>
          </w:tr>
        </w:tbl>
        <w:p w14:paraId="0BEC9F4C"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p>
      </w:tc>
      <w:tc>
        <w:tcPr>
          <w:tcW w:w="233" w:type="dxa"/>
        </w:tcPr>
        <w:p w14:paraId="0FA7D8F7"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p>
      </w:tc>
      <w:tc>
        <w:tcPr>
          <w:tcW w:w="1044" w:type="dxa"/>
        </w:tcPr>
        <w:p w14:paraId="353B319B"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3AEAD1CA" w14:textId="2599718E" w:rsidR="008D0369" w:rsidRPr="00B17476" w:rsidRDefault="000C30A1"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75" w:author="גרמן קגנובסקי" w:date="2020-04-26T15:17:00Z">
                <w:r w:rsidR="008D0369">
                  <w:rPr>
                    <w:rFonts w:ascii="David" w:hAnsi="David" w:hint="cs"/>
                    <w:sz w:val="20"/>
                    <w:szCs w:val="20"/>
                    <w:rtl/>
                  </w:rPr>
                  <w:t>3;#</w:t>
                </w:r>
                <w:r w:rsidR="008D0369">
                  <w:rPr>
                    <w:rFonts w:ascii="David" w:hAnsi="David" w:hint="cs"/>
                    <w:sz w:val="20"/>
                    <w:szCs w:val="20"/>
                  </w:rPr>
                  <w:t>Draft</w:t>
                </w:r>
              </w:ins>
            </w:sdtContent>
          </w:sdt>
        </w:p>
      </w:tc>
    </w:tr>
    <w:tr w:rsidR="008D0369" w:rsidRPr="00B17476" w14:paraId="0E2D4024" w14:textId="77777777" w:rsidTr="00B17476">
      <w:trPr>
        <w:trHeight w:val="80"/>
      </w:trPr>
      <w:tc>
        <w:tcPr>
          <w:tcW w:w="810" w:type="dxa"/>
        </w:tcPr>
        <w:p w14:paraId="6B6F961F"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p>
      </w:tc>
      <w:tc>
        <w:tcPr>
          <w:tcW w:w="1646" w:type="dxa"/>
        </w:tcPr>
        <w:p w14:paraId="32DF17C7" w14:textId="77777777" w:rsidR="008D0369" w:rsidRPr="00B17476" w:rsidRDefault="008D0369"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339FF227"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p>
      </w:tc>
      <w:tc>
        <w:tcPr>
          <w:tcW w:w="233" w:type="dxa"/>
        </w:tcPr>
        <w:p w14:paraId="1A19993D"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p>
      </w:tc>
      <w:tc>
        <w:tcPr>
          <w:tcW w:w="1044" w:type="dxa"/>
        </w:tcPr>
        <w:p w14:paraId="63186F2F"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p>
      </w:tc>
      <w:tc>
        <w:tcPr>
          <w:tcW w:w="1763" w:type="dxa"/>
        </w:tcPr>
        <w:p w14:paraId="3B6E367D" w14:textId="77777777" w:rsidR="008D0369" w:rsidRPr="00B17476" w:rsidRDefault="008D0369" w:rsidP="00B17476">
          <w:pPr>
            <w:tabs>
              <w:tab w:val="center" w:pos="4153"/>
              <w:tab w:val="right" w:pos="8306"/>
            </w:tabs>
            <w:spacing w:before="0" w:after="0" w:line="240" w:lineRule="auto"/>
            <w:rPr>
              <w:rFonts w:ascii="David" w:hAnsi="David"/>
              <w:sz w:val="20"/>
              <w:szCs w:val="20"/>
              <w:rtl/>
            </w:rPr>
          </w:pPr>
        </w:p>
      </w:tc>
    </w:tr>
  </w:tbl>
  <w:p w14:paraId="790259AD" w14:textId="77777777" w:rsidR="008D0369" w:rsidRPr="00B17476" w:rsidRDefault="008D0369"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D426E0" w14:textId="77777777" w:rsidR="008D0369" w:rsidRDefault="008D0369" w:rsidP="00AF234B">
      <w:pPr>
        <w:spacing w:before="0" w:after="0" w:line="240" w:lineRule="auto"/>
      </w:pPr>
      <w:r>
        <w:separator/>
      </w:r>
    </w:p>
  </w:footnote>
  <w:footnote w:type="continuationSeparator" w:id="0">
    <w:p w14:paraId="2C959510" w14:textId="77777777" w:rsidR="008D0369" w:rsidRDefault="008D036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5D6EB4E4" w14:textId="77777777" w:rsidR="008D0369" w:rsidRDefault="008D0369">
        <w:pPr>
          <w:pStyle w:val="Header"/>
          <w:jc w:val="center"/>
        </w:pPr>
        <w:r>
          <w:fldChar w:fldCharType="begin"/>
        </w:r>
        <w:r>
          <w:instrText xml:space="preserve"> PAGE   \* MERGEFORMAT </w:instrText>
        </w:r>
        <w:r>
          <w:fldChar w:fldCharType="separate"/>
        </w:r>
        <w:r w:rsidR="000C30A1">
          <w:rPr>
            <w:noProof/>
            <w:rtl/>
          </w:rPr>
          <w:t>4</w:t>
        </w:r>
        <w:r>
          <w:rPr>
            <w:noProof/>
          </w:rPr>
          <w:fldChar w:fldCharType="end"/>
        </w:r>
      </w:p>
    </w:sdtContent>
  </w:sdt>
  <w:p w14:paraId="7B1E6CB6" w14:textId="77777777" w:rsidR="008D0369" w:rsidRDefault="008D03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7">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8"/>
  </w:num>
  <w:num w:numId="2">
    <w:abstractNumId w:val="6"/>
  </w:num>
  <w:num w:numId="3">
    <w:abstractNumId w:val="3"/>
  </w:num>
  <w:num w:numId="4">
    <w:abstractNumId w:val="7"/>
  </w:num>
  <w:num w:numId="5">
    <w:abstractNumId w:val="9"/>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5C8"/>
    <w:rsid w:val="000B33DD"/>
    <w:rsid w:val="000B5DC0"/>
    <w:rsid w:val="000C30A1"/>
    <w:rsid w:val="00110276"/>
    <w:rsid w:val="0013241B"/>
    <w:rsid w:val="00134C85"/>
    <w:rsid w:val="001525CB"/>
    <w:rsid w:val="00156437"/>
    <w:rsid w:val="001A0C3C"/>
    <w:rsid w:val="001A103D"/>
    <w:rsid w:val="001A69D5"/>
    <w:rsid w:val="002075CA"/>
    <w:rsid w:val="00214ACF"/>
    <w:rsid w:val="0022489A"/>
    <w:rsid w:val="00250AB0"/>
    <w:rsid w:val="00287AAB"/>
    <w:rsid w:val="00370DA1"/>
    <w:rsid w:val="00373FDE"/>
    <w:rsid w:val="003C6E03"/>
    <w:rsid w:val="003E419E"/>
    <w:rsid w:val="00440B5A"/>
    <w:rsid w:val="004528C9"/>
    <w:rsid w:val="004C7407"/>
    <w:rsid w:val="00501673"/>
    <w:rsid w:val="00513BB1"/>
    <w:rsid w:val="005336F2"/>
    <w:rsid w:val="00552E11"/>
    <w:rsid w:val="005731FE"/>
    <w:rsid w:val="005763BD"/>
    <w:rsid w:val="0058321B"/>
    <w:rsid w:val="005861A1"/>
    <w:rsid w:val="005B2092"/>
    <w:rsid w:val="00607ADA"/>
    <w:rsid w:val="006160EF"/>
    <w:rsid w:val="00666259"/>
    <w:rsid w:val="006B4EB8"/>
    <w:rsid w:val="006C7BFC"/>
    <w:rsid w:val="0072103C"/>
    <w:rsid w:val="00726D74"/>
    <w:rsid w:val="007561C6"/>
    <w:rsid w:val="007C4B64"/>
    <w:rsid w:val="008C30FE"/>
    <w:rsid w:val="008C64C6"/>
    <w:rsid w:val="008D0369"/>
    <w:rsid w:val="008E5AEC"/>
    <w:rsid w:val="00934595"/>
    <w:rsid w:val="00942177"/>
    <w:rsid w:val="00961821"/>
    <w:rsid w:val="00A267D5"/>
    <w:rsid w:val="00A8699B"/>
    <w:rsid w:val="00AA6191"/>
    <w:rsid w:val="00AB51FC"/>
    <w:rsid w:val="00AC51CF"/>
    <w:rsid w:val="00AF234B"/>
    <w:rsid w:val="00B17476"/>
    <w:rsid w:val="00B56B1E"/>
    <w:rsid w:val="00B705B0"/>
    <w:rsid w:val="00BD05C4"/>
    <w:rsid w:val="00BE17B4"/>
    <w:rsid w:val="00C30059"/>
    <w:rsid w:val="00C5028D"/>
    <w:rsid w:val="00CD158F"/>
    <w:rsid w:val="00D231CD"/>
    <w:rsid w:val="00D60F56"/>
    <w:rsid w:val="00D8516B"/>
    <w:rsid w:val="00D97FB2"/>
    <w:rsid w:val="00DF6A6B"/>
    <w:rsid w:val="00E679C7"/>
    <w:rsid w:val="00EC37B6"/>
    <w:rsid w:val="00F57198"/>
    <w:rsid w:val="00F66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752C50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370DA1"/>
    <w:pPr>
      <w:ind w:left="540" w:hanging="540"/>
    </w:pPr>
    <w:rPr>
      <w:szCs w:val="22"/>
    </w:rPr>
  </w:style>
  <w:style w:type="paragraph" w:customStyle="1" w:styleId="a1">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FooterChar"/>
    <w:link w:val="AutoFields"/>
    <w:rsid w:val="00F57198"/>
    <w:rPr>
      <w:rFonts w:ascii="David" w:hAnsi="David" w:cs="David"/>
      <w:color w:val="00B050"/>
      <w:sz w:val="20"/>
      <w:szCs w:val="24"/>
    </w:rPr>
  </w:style>
  <w:style w:type="numbering" w:customStyle="1" w:styleId="NoList2">
    <w:name w:val="No List2"/>
    <w:next w:val="NoList"/>
    <w:semiHidden/>
    <w:rsid w:val="000B5DC0"/>
  </w:style>
  <w:style w:type="paragraph" w:styleId="ListParagraph">
    <w:name w:val="List Paragraph"/>
    <w:basedOn w:val="Normal"/>
    <w:uiPriority w:val="34"/>
    <w:qFormat/>
    <w:rsid w:val="00BD05C4"/>
    <w:pPr>
      <w:ind w:left="720"/>
      <w:contextualSpacing/>
    </w:pPr>
  </w:style>
  <w:style w:type="paragraph" w:customStyle="1" w:styleId="AutoField">
    <w:name w:val="AutoField"/>
    <w:basedOn w:val="Normal"/>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DF6A6B"/>
    <w:rPr>
      <w:rFonts w:ascii="Times New Roman" w:eastAsia="Times New Roman" w:hAnsi="Times New Roman" w:cs="David"/>
      <w:sz w:val="24"/>
      <w:szCs w:val="24"/>
      <w:lang w:eastAsia="he-IL"/>
    </w:rPr>
  </w:style>
  <w:style w:type="table" w:customStyle="1" w:styleId="11">
    <w:name w:val="רשת טבלה1"/>
    <w:basedOn w:val="TableNormal"/>
    <w:next w:val="TableGrid"/>
    <w:rsid w:val="00B174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2">
    <w:name w:val="היסט_כפול"/>
    <w:basedOn w:val="Normal"/>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0C30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PlaceholderText"/>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PlaceholderText"/>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PlaceholderText"/>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PlaceholderText"/>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PlaceholderText"/>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PlaceholderText"/>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PlaceholderText"/>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PlaceholderText"/>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PlaceholderText"/>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PlaceholderText"/>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PlaceholderText"/>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PlaceholderText"/>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PlaceholderText"/>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PlaceholderText"/>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PlaceholderText"/>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PlaceholderText"/>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PlaceholderText"/>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PlaceholderText"/>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PlaceholderText"/>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PlaceholderText"/>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PlaceholderText"/>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PlaceholderText"/>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PlaceholderText"/>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PlaceholderText"/>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PlaceholderText"/>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PlaceholderText"/>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PlaceholderText"/>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PlaceholderText"/>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PlaceholderText"/>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PlaceholderText"/>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PlaceholderText"/>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PlaceholderText"/>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PlaceholderText"/>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PlaceholderText"/>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PlaceholderText"/>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PlaceholderText"/>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PlaceholderText"/>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PlaceholderText"/>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PlaceholderText"/>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PlaceholderText"/>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PlaceholderText"/>
              <w:rtl/>
            </w:rPr>
            <w:t>[שם ספק]</w:t>
          </w:r>
        </w:p>
      </w:docPartBody>
    </w:docPart>
    <w:docPart>
      <w:docPartPr>
        <w:name w:val="087A4928B1994EE49698861E6D5A2F96"/>
        <w:category>
          <w:name w:val="כללי"/>
          <w:gallery w:val="placeholder"/>
        </w:category>
        <w:types>
          <w:type w:val="bbPlcHdr"/>
        </w:types>
        <w:behaviors>
          <w:behavior w:val="content"/>
        </w:behaviors>
        <w:guid w:val="{025B6709-A6FD-434E-956A-90C46DA154EE}"/>
      </w:docPartPr>
      <w:docPartBody>
        <w:p w:rsidR="00B01448" w:rsidRDefault="00C470D4" w:rsidP="00C470D4">
          <w:pPr>
            <w:pStyle w:val="087A4928B1994EE49698861E6D5A2F96"/>
          </w:pPr>
          <w:r w:rsidRPr="009D2AE2">
            <w:rPr>
              <w:rStyle w:val="PlaceholderText"/>
              <w:rtl/>
            </w:rPr>
            <w:t>[צד א בחוזה]</w:t>
          </w:r>
        </w:p>
      </w:docPartBody>
    </w:docPart>
    <w:docPart>
      <w:docPartPr>
        <w:name w:val="28039AFEF9CF4EA9B8FB6BB184FE1753"/>
        <w:category>
          <w:name w:val="כללי"/>
          <w:gallery w:val="placeholder"/>
        </w:category>
        <w:types>
          <w:type w:val="bbPlcHdr"/>
        </w:types>
        <w:behaviors>
          <w:behavior w:val="content"/>
        </w:behaviors>
        <w:guid w:val="{13B6317B-5658-4787-B001-FCBC22CC4D1A}"/>
      </w:docPartPr>
      <w:docPartBody>
        <w:p w:rsidR="00B01448" w:rsidRDefault="00C470D4" w:rsidP="00C470D4">
          <w:pPr>
            <w:pStyle w:val="28039AFEF9CF4EA9B8FB6BB184FE1753"/>
          </w:pPr>
          <w:r w:rsidRPr="003E6FC4">
            <w:rPr>
              <w:rStyle w:val="PlaceholderText"/>
              <w:rtl/>
            </w:rPr>
            <w:t>[שם ספק]</w:t>
          </w:r>
        </w:p>
      </w:docPartBody>
    </w:docPart>
    <w:docPart>
      <w:docPartPr>
        <w:name w:val="A5E768611C684109B7CD90F900436FD2"/>
        <w:category>
          <w:name w:val="כללי"/>
          <w:gallery w:val="placeholder"/>
        </w:category>
        <w:types>
          <w:type w:val="bbPlcHdr"/>
        </w:types>
        <w:behaviors>
          <w:behavior w:val="content"/>
        </w:behaviors>
        <w:guid w:val="{59E3701E-FDE7-462D-ABFA-22F53DA7BE33}"/>
      </w:docPartPr>
      <w:docPartBody>
        <w:p w:rsidR="00B01448" w:rsidRDefault="00C470D4" w:rsidP="00C470D4">
          <w:pPr>
            <w:pStyle w:val="A5E768611C684109B7CD90F900436FD2"/>
          </w:pPr>
          <w:r w:rsidRPr="00CB7E01">
            <w:rPr>
              <w:rStyle w:val="PlaceholderText"/>
              <w:rtl/>
            </w:rPr>
            <w:t>[תיאור עבודה]</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PlaceholderText"/>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PlaceholderText"/>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6C34"/>
    <w:rsid w:val="00037D50"/>
    <w:rsid w:val="00135E8C"/>
    <w:rsid w:val="00175749"/>
    <w:rsid w:val="001B5A10"/>
    <w:rsid w:val="001E19E5"/>
    <w:rsid w:val="002E4440"/>
    <w:rsid w:val="003D2F82"/>
    <w:rsid w:val="003E2F1D"/>
    <w:rsid w:val="006165A5"/>
    <w:rsid w:val="006865A5"/>
    <w:rsid w:val="006B0147"/>
    <w:rsid w:val="007A56EA"/>
    <w:rsid w:val="008F590B"/>
    <w:rsid w:val="00B01448"/>
    <w:rsid w:val="00B6041C"/>
    <w:rsid w:val="00C470D4"/>
    <w:rsid w:val="00D76F6C"/>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19E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6D7472418E54181B9301B28531DCBA5">
    <w:name w:val="F6D7472418E54181B9301B28531DCBA5"/>
    <w:rsid w:val="00037D50"/>
    <w:pPr>
      <w:bidi/>
    </w:p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5E433C7FCB0C4EC9A13FA44BE3CFFD9E">
    <w:name w:val="5E433C7FCB0C4EC9A13FA44BE3CFFD9E"/>
    <w:rsid w:val="006B0147"/>
    <w:pPr>
      <w:bidi/>
    </w:pPr>
  </w:style>
  <w:style w:type="paragraph" w:customStyle="1" w:styleId="3BCD510C03294616A442BE11C5AE1F80">
    <w:name w:val="3BCD510C03294616A442BE11C5AE1F80"/>
    <w:rsid w:val="006B0147"/>
    <w:pPr>
      <w:bidi/>
    </w:pPr>
  </w:style>
  <w:style w:type="paragraph" w:customStyle="1" w:styleId="E93C56E16D024DCE9666778355267C5F">
    <w:name w:val="E93C56E16D024DCE9666778355267C5F"/>
    <w:rsid w:val="001B5A10"/>
    <w:pPr>
      <w:bidi/>
    </w:pPr>
  </w:style>
  <w:style w:type="paragraph" w:customStyle="1" w:styleId="E366468ADD5D436DB52143A3B29A3E74">
    <w:name w:val="E366468ADD5D436DB52143A3B29A3E74"/>
    <w:rsid w:val="001B5A10"/>
    <w:pPr>
      <w:bidi/>
    </w:pPr>
  </w:style>
  <w:style w:type="paragraph" w:customStyle="1" w:styleId="6220EF5F45D24400AF37D9455CF088BD">
    <w:name w:val="6220EF5F45D24400AF37D9455CF088BD"/>
    <w:rsid w:val="001B5A10"/>
    <w:pPr>
      <w:bidi/>
    </w:pPr>
  </w:style>
  <w:style w:type="paragraph" w:customStyle="1" w:styleId="4F33C7DDA5834B6186E27338F4098AA1">
    <w:name w:val="4F33C7DDA5834B6186E27338F4098AA1"/>
    <w:rsid w:val="001B5A10"/>
    <w:pPr>
      <w:bidi/>
    </w:pPr>
  </w:style>
  <w:style w:type="paragraph" w:customStyle="1" w:styleId="7ABDF2F55F8B4BACB1F1FFDA5BE8C151">
    <w:name w:val="7ABDF2F55F8B4BACB1F1FFDA5BE8C151"/>
    <w:rsid w:val="001B5A10"/>
    <w:pPr>
      <w:bidi/>
    </w:pPr>
  </w:style>
  <w:style w:type="paragraph" w:customStyle="1" w:styleId="D17339A738BE4F62BA54BDE69BD26AFE">
    <w:name w:val="D17339A738BE4F62BA54BDE69BD26AFE"/>
    <w:rsid w:val="001B5A10"/>
    <w:pPr>
      <w:bidi/>
    </w:pPr>
  </w:style>
  <w:style w:type="paragraph" w:customStyle="1" w:styleId="827D84C1620F477E88571C169116E0F4">
    <w:name w:val="827D84C1620F477E88571C169116E0F4"/>
    <w:rsid w:val="001B5A10"/>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69745E77356240B284914E1953A06FCA">
    <w:name w:val="69745E77356240B284914E1953A06FCA"/>
    <w:rsid w:val="001B5A10"/>
    <w:pPr>
      <w:bidi/>
    </w:pPr>
  </w:style>
  <w:style w:type="paragraph" w:customStyle="1" w:styleId="12733A4347784BB39233A2C48F165AEE">
    <w:name w:val="12733A4347784BB39233A2C48F165AEE"/>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D81D5074B69149A08C692914D963953A">
    <w:name w:val="D81D5074B69149A08C692914D963953A"/>
    <w:rsid w:val="001B5A10"/>
    <w:pPr>
      <w:bidi/>
    </w:pPr>
  </w:style>
  <w:style w:type="paragraph" w:customStyle="1" w:styleId="C89C0B8BC75348FE871AD75FEBA74A73">
    <w:name w:val="C89C0B8BC75348FE871AD75FEBA74A73"/>
    <w:rsid w:val="003E2F1D"/>
    <w:pPr>
      <w:bidi/>
    </w:pPr>
  </w:style>
  <w:style w:type="paragraph" w:customStyle="1" w:styleId="32EFB310590B4EA98EBB019EEEF32319">
    <w:name w:val="32EFB310590B4EA98EBB019EEEF32319"/>
    <w:rsid w:val="003E2F1D"/>
    <w:pPr>
      <w:bidi/>
    </w:pPr>
  </w:style>
  <w:style w:type="paragraph" w:customStyle="1" w:styleId="464D4B2A2EB54EE4AF74479455C647D4">
    <w:name w:val="464D4B2A2EB54EE4AF74479455C647D4"/>
    <w:rsid w:val="003E2F1D"/>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723BB7C5CF384F249FACC258FE225349">
    <w:name w:val="723BB7C5CF384F249FACC258FE225349"/>
    <w:rsid w:val="00C470D4"/>
    <w:pPr>
      <w:bidi/>
    </w:pPr>
  </w:style>
  <w:style w:type="paragraph" w:customStyle="1" w:styleId="087A4928B1994EE49698861E6D5A2F96">
    <w:name w:val="087A4928B1994EE49698861E6D5A2F96"/>
    <w:rsid w:val="00C470D4"/>
    <w:pPr>
      <w:bidi/>
    </w:pPr>
  </w:style>
  <w:style w:type="paragraph" w:customStyle="1" w:styleId="28039AFEF9CF4EA9B8FB6BB184FE1753">
    <w:name w:val="28039AFEF9CF4EA9B8FB6BB184FE1753"/>
    <w:rsid w:val="00C470D4"/>
    <w:pPr>
      <w:bidi/>
    </w:pPr>
  </w:style>
  <w:style w:type="paragraph" w:customStyle="1" w:styleId="A5E768611C684109B7CD90F900436FD2">
    <w:name w:val="A5E768611C684109B7CD90F900436FD2"/>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 w:type="paragraph" w:customStyle="1" w:styleId="3B23CCA487C64859A5AA72C7B6D82C1B">
    <w:name w:val="3B23CCA487C64859A5AA72C7B6D82C1B"/>
    <w:rsid w:val="00B01448"/>
    <w:pPr>
      <w:bidi/>
    </w:pPr>
  </w:style>
  <w:style w:type="paragraph" w:customStyle="1" w:styleId="21F2277FF30149169436B865C40A68FD">
    <w:name w:val="21F2277FF30149169436B865C40A68FD"/>
    <w:rsid w:val="00B01448"/>
    <w:pPr>
      <w:bidi/>
    </w:pPr>
  </w:style>
  <w:style w:type="paragraph" w:customStyle="1" w:styleId="4A36096EB1D64A53941DE757F4E172F9">
    <w:name w:val="4A36096EB1D64A53941DE757F4E172F9"/>
    <w:rsid w:val="00B014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F9E2E-014A-4401-88FB-0ACD176E0703}"/>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purl.org/dc/terms/"/>
    <ds:schemaRef ds:uri="http://purl.org/dc/dcmitype/"/>
    <ds:schemaRef ds:uri="http://schemas.microsoft.com/office/2006/documentManagement/types"/>
    <ds:schemaRef ds:uri="http://schemas.microsoft.com/office/infopath/2007/PartnerControls"/>
    <ds:schemaRef ds:uri="http://schemas.microsoft.com/office/2006/metadata/properties"/>
    <ds:schemaRef ds:uri="http://www.w3.org/XML/1998/namespace"/>
    <ds:schemaRef ds:uri="http://purl.org/dc/elements/1.1/"/>
    <ds:schemaRef ds:uri="http://schemas.openxmlformats.org/package/2006/metadata/core-properties"/>
    <ds:schemaRef ds:uri="e82e0497-401b-493b-ab66-61f85c09ed30"/>
    <ds:schemaRef ds:uri="http://schemas.microsoft.com/sharepoint/v3"/>
  </ds:schemaRefs>
</ds:datastoreItem>
</file>

<file path=customXml/itemProps4.xml><?xml version="1.0" encoding="utf-8"?>
<ds:datastoreItem xmlns:ds="http://schemas.openxmlformats.org/officeDocument/2006/customXml" ds:itemID="{3FCECFA0-2E44-4DD3-8434-5A96B35C5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C959FB-46B1-4D0E-9F5C-CAC9D129EC5E}">
  <ds:schemaRefs>
    <ds:schemaRef ds:uri="http://schemas.microsoft.com/office/2006/metadata/customXsn"/>
  </ds:schemaRefs>
</ds:datastoreItem>
</file>

<file path=customXml/itemProps6.xml><?xml version="1.0" encoding="utf-8"?>
<ds:datastoreItem xmlns:ds="http://schemas.openxmlformats.org/officeDocument/2006/customXml" ds:itemID="{3518E574-B047-4595-924F-0C4928801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27</Pages>
  <Words>10787</Words>
  <Characters>53936</Characters>
  <Application>Microsoft Office Word</Application>
  <DocSecurity>0</DocSecurity>
  <Lines>449</Lines>
  <Paragraphs>129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23</cp:revision>
  <cp:lastPrinted>2020-05-21T10:41:00Z</cp:lastPrinted>
  <dcterms:created xsi:type="dcterms:W3CDTF">2020-04-23T12:39:00Z</dcterms:created>
  <dcterms:modified xsi:type="dcterms:W3CDTF">2020-06-08T11:22:00Z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efc07c2f-11e4-421a-bf51-ebd26f5afd25</vt:lpwstr>
  </property>
</Properties>
</file>