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7AAD3"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4B139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DF8672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67796807" wp14:editId="3798CA68">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D991F3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64FBD6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C22D1D7"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ED91DD1"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A59A66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1C50ADB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E24C3C1"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376BC7F"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D2A37DE"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7AE106D" w14:textId="77777777" w:rsidR="00E64AE3" w:rsidRPr="00B27B4C" w:rsidRDefault="005139B4"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0" w:author="גרמן קגנובסקי" w:date="2021-03-15T14:13:00Z">
            <w:r>
              <w:rPr>
                <w:rFonts w:ascii="Times New Roman" w:eastAsia="Times New Roman" w:hAnsi="Times New Roman"/>
                <w:bCs/>
                <w:sz w:val="32"/>
                <w:szCs w:val="32"/>
                <w:u w:val="single"/>
                <w:rtl/>
                <w:lang w:eastAsia="he-IL"/>
              </w:rPr>
              <w:t xml:space="preserve">סביוני רעננה </w:t>
            </w:r>
          </w:ins>
        </w:p>
      </w:sdtContent>
    </w:sdt>
    <w:p w14:paraId="0BB8D1BC"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C52CC3F" w14:textId="77777777" w:rsidR="00E64AE3" w:rsidRPr="00B27B4C" w:rsidRDefault="005139B4"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גרמן קגנובסקי" w:date="2021-03-15T14:13:00Z">
            <w:r>
              <w:rPr>
                <w:rFonts w:ascii="Times New Roman" w:eastAsia="Times New Roman" w:hAnsi="Times New Roman"/>
                <w:bCs/>
                <w:sz w:val="32"/>
                <w:szCs w:val="32"/>
                <w:u w:val="single"/>
                <w:rtl/>
                <w:lang w:eastAsia="he-IL"/>
              </w:rPr>
              <w:t>סביוני רעננה צפון</w:t>
            </w:r>
          </w:ins>
        </w:p>
      </w:sdtContent>
    </w:sdt>
    <w:p w14:paraId="1F727A82"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5D29D1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BE1BA0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DAB42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E2D1BF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96A68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57E59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3054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8214A0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21CB0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75C4B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09B5F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F97AC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C5C6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61959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B53F0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C40336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600EF6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CEE0FD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3E2DD3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4D313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966DC1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15F3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1F3EF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4BEA0D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02CD9D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3AD7AA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147FE7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1F9E544"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ADD007F"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68FB1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4575113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72375B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lastRenderedPageBreak/>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64AE3">
            <w:rPr>
              <w:rStyle w:val="PlaceholderText"/>
              <w:color w:val="00B0F0"/>
              <w:rtl/>
            </w:rPr>
            <w:t>[תאריך חתימת חוזה]</w:t>
          </w:r>
        </w:sdtContent>
      </w:sdt>
    </w:p>
    <w:p w14:paraId="66674FB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246AB4D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2CA96CC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ABE2C95"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CC155B9" w14:textId="52415220" w:rsidR="001835AB" w:rsidRPr="001835AB" w:rsidRDefault="00640DB7"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2" w:author="גרמן קגנובסקי" w:date="2021-07-29T10:15:00Z">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ins>
        </w:p>
      </w:sdtContent>
    </w:sdt>
    <w:p w14:paraId="50029550"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0E2708B0"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0A850DA0"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2D6863C1"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18C7B8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0FF15F1" w14:textId="236A88BD" w:rsidR="001835AB" w:rsidRPr="001835AB" w:rsidRDefault="00640DB7" w:rsidP="00D12751">
          <w:pPr>
            <w:pStyle w:val="AutoFields"/>
            <w:spacing w:before="0" w:beforeAutospacing="0" w:after="0" w:afterAutospacing="0"/>
            <w:jc w:val="center"/>
            <w:rPr>
              <w:rFonts w:ascii="Times New Roman" w:eastAsia="Times New Roman" w:hAnsi="Times New Roman"/>
              <w:rtl/>
              <w:lang w:eastAsia="he-IL"/>
            </w:rPr>
          </w:pPr>
          <w:ins w:id="3" w:author="גרמן קגנובסקי" w:date="2021-07-29T10:16:00Z">
            <w:r>
              <w:rPr>
                <w:rFonts w:ascii="Times New Roman" w:eastAsia="Times New Roman" w:hAnsi="Times New Roman"/>
                <w:color w:val="800080"/>
                <w:sz w:val="24"/>
                <w:rtl/>
              </w:rPr>
              <w:br/>
            </w:r>
            <w:proofErr w:type="spellStart"/>
            <w:r>
              <w:rPr>
                <w:rFonts w:ascii="Times New Roman" w:eastAsia="Times New Roman" w:hAnsi="Times New Roman"/>
                <w:color w:val="800080"/>
                <w:sz w:val="24"/>
                <w:rtl/>
              </w:rPr>
              <w:t>וי.אי.אס</w:t>
            </w:r>
            <w:proofErr w:type="spellEnd"/>
            <w:r>
              <w:rPr>
                <w:rFonts w:ascii="Times New Roman" w:eastAsia="Times New Roman" w:hAnsi="Times New Roman"/>
                <w:color w:val="800080"/>
                <w:sz w:val="24"/>
                <w:rtl/>
              </w:rPr>
              <w:t>. הנדסה בע"מ</w:t>
            </w:r>
            <w:r>
              <w:rPr>
                <w:rFonts w:ascii="Times New Roman" w:eastAsia="Times New Roman" w:hAnsi="Times New Roman"/>
                <w:color w:val="800080"/>
                <w:sz w:val="24"/>
                <w:rtl/>
              </w:rPr>
              <w:br/>
              <w:t>הצורן 6 א.ת. נתניה</w:t>
            </w:r>
            <w:r>
              <w:rPr>
                <w:rFonts w:ascii="Times New Roman" w:eastAsia="Times New Roman" w:hAnsi="Times New Roman"/>
                <w:color w:val="800080"/>
                <w:sz w:val="24"/>
                <w:rtl/>
              </w:rPr>
              <w:br/>
            </w:r>
          </w:ins>
        </w:p>
      </w:sdtContent>
    </w:sdt>
    <w:p w14:paraId="14F9A4E8"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48381067"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29DA1B2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2F4FA76B"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DD672F7"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47051EF5"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lastRenderedPageBreak/>
        <w:t>מבוא</w:t>
      </w:r>
    </w:p>
    <w:p w14:paraId="2A8183CF"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למונחים הבאים יהא הפרוש הנקוב </w:t>
      </w:r>
      <w:proofErr w:type="spellStart"/>
      <w:r w:rsidRPr="001835AB">
        <w:rPr>
          <w:rFonts w:ascii="Times New Roman" w:eastAsia="Times New Roman" w:hAnsi="Times New Roman"/>
          <w:sz w:val="20"/>
          <w:rtl/>
          <w:lang w:eastAsia="he-IL"/>
        </w:rPr>
        <w:t>בצידם</w:t>
      </w:r>
      <w:proofErr w:type="spellEnd"/>
      <w:r w:rsidRPr="001835AB">
        <w:rPr>
          <w:rFonts w:ascii="Times New Roman" w:eastAsia="Times New Roman" w:hAnsi="Times New Roman"/>
          <w:sz w:val="20"/>
          <w:rtl/>
          <w:lang w:eastAsia="he-IL"/>
        </w:rPr>
        <w:t xml:space="preserve"> דהיינו:</w:t>
      </w:r>
    </w:p>
    <w:p w14:paraId="45AA57C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32F5E38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1E2780E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C88C7E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5668D1C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0E44FE2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7D650B2"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43E2772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2031A97"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C200ED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E6FF5D"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התכניות, החישובים, התיאורים, הביאורים, המדידות, התרשימים הדיאגרמות, </w:t>
      </w:r>
      <w:r w:rsidRPr="001835AB">
        <w:rPr>
          <w:rFonts w:ascii="Times New Roman" w:eastAsia="Times New Roman" w:hAnsi="Times New Roman"/>
          <w:sz w:val="20"/>
          <w:rtl/>
          <w:lang w:eastAsia="he-IL"/>
        </w:rPr>
        <w:lastRenderedPageBreak/>
        <w:t>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0CDF6CC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25CC78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C5FCA4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31DFFB3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78B4EC0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FCED4B4"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CC2DE6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ADBB7B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ab/>
      </w:r>
      <w:r w:rsidRPr="001835AB">
        <w:rPr>
          <w:rFonts w:ascii="Times New Roman" w:eastAsia="Times New Roman" w:hAnsi="Times New Roman"/>
          <w:sz w:val="20"/>
          <w:rtl/>
          <w:lang w:eastAsia="he-IL"/>
        </w:rPr>
        <w:tab/>
        <w:t>מקום שמדובר בחוזה זה במזמין - גם המנהל במשמע.</w:t>
      </w:r>
    </w:p>
    <w:p w14:paraId="0A22CEB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4609B4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3932662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5D860B89"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7A755C09"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358BA3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DED581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1559C22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w:t>
      </w:r>
    </w:p>
    <w:p w14:paraId="2F7A0A7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7EF545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3383456E"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4E0B4CE0"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229104E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30757EA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2688FF7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70BCA16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0F883F2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78EBECD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0DE927D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44A9CD74"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413BA20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27C39394"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15014E9D"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6E31993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7FCF344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4B14B632"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749E7D7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7F41491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069E4D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w:t>
      </w:r>
      <w:r w:rsidRPr="001835AB">
        <w:rPr>
          <w:rFonts w:ascii="Times New Roman" w:eastAsia="Times New Roman" w:hAnsi="Times New Roman"/>
          <w:sz w:val="20"/>
          <w:rtl/>
          <w:lang w:eastAsia="he-IL"/>
        </w:rPr>
        <w:lastRenderedPageBreak/>
        <w:t>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w:t>
      </w:r>
      <w:proofErr w:type="spellEnd"/>
      <w:r w:rsidRPr="001835AB">
        <w:rPr>
          <w:rFonts w:ascii="Times New Roman" w:eastAsia="Times New Roman" w:hAnsi="Times New Roman"/>
          <w:sz w:val="20"/>
          <w:rtl/>
          <w:lang w:eastAsia="he-IL"/>
        </w:rPr>
        <w:t xml:space="preserve">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021E65B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w:t>
      </w:r>
    </w:p>
    <w:p w14:paraId="6330E11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5371CD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hint="cs"/>
          <w:sz w:val="20"/>
          <w:rtl/>
          <w:lang w:eastAsia="he-IL"/>
        </w:rPr>
        <w:lastRenderedPageBreak/>
        <w:t>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0E5B83B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67D98C4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1FE7567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08EDB2F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והוא מתחייב </w:t>
      </w:r>
      <w:r w:rsidRPr="001835AB">
        <w:rPr>
          <w:rFonts w:ascii="Times New Roman" w:eastAsia="Times New Roman" w:hAnsi="Times New Roman"/>
          <w:sz w:val="20"/>
          <w:rtl/>
          <w:lang w:eastAsia="he-IL"/>
        </w:rPr>
        <w:lastRenderedPageBreak/>
        <w:t>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מתאים למטרותיו, ויש בידיו את כל הנתונים הנוגעים לאתר, כנדרש לשם ביצוע שירותי המתכנן.</w:t>
      </w:r>
    </w:p>
    <w:p w14:paraId="21F727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21B9634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6021547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79B1EDE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w:t>
      </w:r>
      <w:proofErr w:type="spellStart"/>
      <w:r w:rsidRPr="001835AB">
        <w:rPr>
          <w:rFonts w:ascii="Times New Roman" w:eastAsia="Times New Roman" w:hAnsi="Times New Roman" w:hint="cs"/>
          <w:sz w:val="20"/>
          <w:rtl/>
          <w:lang w:eastAsia="he-IL"/>
        </w:rPr>
        <w:t>רמדורנט</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של </w:t>
      </w:r>
      <w:proofErr w:type="spellStart"/>
      <w:r w:rsidRPr="001835AB">
        <w:rPr>
          <w:rFonts w:ascii="Times New Roman" w:eastAsia="Times New Roman" w:hAnsi="Times New Roman"/>
          <w:sz w:val="20"/>
          <w:rtl/>
          <w:lang w:eastAsia="he-IL"/>
        </w:rPr>
        <w:t>רמדור</w:t>
      </w:r>
      <w:proofErr w:type="spellEnd"/>
      <w:r w:rsidRPr="001835AB">
        <w:rPr>
          <w:rFonts w:ascii="Times New Roman" w:eastAsia="Times New Roman" w:hAnsi="Times New Roman"/>
          <w:sz w:val="20"/>
          <w:rtl/>
          <w:lang w:eastAsia="he-IL"/>
        </w:rPr>
        <w:t xml:space="preserve">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3A00E29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4F01270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7A41FF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ברמה </w:t>
      </w:r>
      <w:r w:rsidRPr="001835AB">
        <w:rPr>
          <w:rFonts w:ascii="Times New Roman" w:eastAsia="Times New Roman" w:hAnsi="Times New Roman"/>
          <w:sz w:val="20"/>
          <w:rtl/>
          <w:lang w:eastAsia="he-IL"/>
        </w:rPr>
        <w:lastRenderedPageBreak/>
        <w:t>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50FA26B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27AB8A4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7AE58DA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התכנון. מבלי לגרוע מהתחייבויות המתכנן כמתחייב </w:t>
      </w:r>
      <w:r w:rsidRPr="001835AB">
        <w:rPr>
          <w:rFonts w:ascii="Times New Roman" w:eastAsia="Times New Roman" w:hAnsi="Times New Roman"/>
          <w:sz w:val="20"/>
          <w:rtl/>
          <w:lang w:eastAsia="he-IL"/>
        </w:rPr>
        <w:lastRenderedPageBreak/>
        <w:t>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37920A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68E69BC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71F31DD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16CBFD2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lastRenderedPageBreak/>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2ABB580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702CA10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7B29F13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1316BD7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6A6E6D6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w:t>
      </w:r>
      <w:proofErr w:type="spellStart"/>
      <w:r w:rsidRPr="001835AB">
        <w:rPr>
          <w:rFonts w:ascii="Times New Roman" w:eastAsia="Times New Roman" w:hAnsi="Times New Roman"/>
          <w:sz w:val="20"/>
          <w:rtl/>
          <w:lang w:eastAsia="he-IL"/>
        </w:rPr>
        <w:t>ליתן</w:t>
      </w:r>
      <w:proofErr w:type="spellEnd"/>
      <w:r w:rsidRPr="001835AB">
        <w:rPr>
          <w:rFonts w:ascii="Times New Roman" w:eastAsia="Times New Roman" w:hAnsi="Times New Roman"/>
          <w:sz w:val="20"/>
          <w:rtl/>
          <w:lang w:eastAsia="he-IL"/>
        </w:rPr>
        <w:t xml:space="preserve">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w:t>
      </w:r>
      <w:r w:rsidRPr="001835AB">
        <w:rPr>
          <w:rFonts w:ascii="Times New Roman" w:eastAsia="Times New Roman" w:hAnsi="Times New Roman"/>
          <w:sz w:val="20"/>
          <w:rtl/>
          <w:lang w:eastAsia="he-IL"/>
        </w:rPr>
        <w:lastRenderedPageBreak/>
        <w:t xml:space="preserve">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2967914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053C7B7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7C58C8E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w:t>
      </w:r>
    </w:p>
    <w:p w14:paraId="751F8BB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 xml:space="preserve">י </w:t>
      </w:r>
      <w:r w:rsidRPr="001835AB">
        <w:rPr>
          <w:rFonts w:ascii="Times New Roman" w:eastAsia="Times New Roman" w:hAnsi="Times New Roman" w:hint="cs"/>
          <w:sz w:val="20"/>
          <w:rtl/>
          <w:lang w:eastAsia="he-IL"/>
        </w:rPr>
        <w:lastRenderedPageBreak/>
        <w:t>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563F26C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FBF3E30"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76C1A37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7DA9A30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w:t>
      </w:r>
      <w:r w:rsidRPr="001835AB">
        <w:rPr>
          <w:rFonts w:ascii="Times New Roman" w:eastAsia="Times New Roman" w:hAnsi="Times New Roman"/>
          <w:sz w:val="20"/>
          <w:rtl/>
          <w:lang w:eastAsia="he-IL"/>
        </w:rPr>
        <w:lastRenderedPageBreak/>
        <w:t>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6FE08C2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146C8B3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325332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עבודותיהם ושרותיהם במהירות ובקצב שימנעו כל עיכוב </w:t>
      </w:r>
      <w:r w:rsidRPr="001835AB">
        <w:rPr>
          <w:rFonts w:ascii="Times New Roman" w:eastAsia="Times New Roman" w:hAnsi="Times New Roman"/>
          <w:sz w:val="20"/>
          <w:rtl/>
          <w:lang w:eastAsia="he-IL"/>
        </w:rPr>
        <w:lastRenderedPageBreak/>
        <w:t>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6528B3F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658CDF2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685A900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7554056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335F33D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66551553"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691FF6E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0A4FEF63"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79F58EB"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772312CC"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17951DB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4EA2986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hint="cs"/>
          <w:b/>
          <w:sz w:val="20"/>
          <w:rtl/>
          <w:lang w:eastAsia="he-IL"/>
        </w:rPr>
        <w:t xml:space="preserve">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4EBE735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7B5C10C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15FD386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2E6A910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494A94C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4D3B85D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מודלים, פרוספקטים ופרספקטיבות, המוזמנים לצורכי שיווק (למעט מודלים ופרספקטיבות לצורכי עבודה </w:t>
      </w:r>
      <w:r w:rsidRPr="001835AB">
        <w:rPr>
          <w:rFonts w:ascii="Times New Roman" w:eastAsia="Times New Roman" w:hAnsi="Times New Roman"/>
          <w:sz w:val="20"/>
          <w:rtl/>
          <w:lang w:eastAsia="he-IL"/>
        </w:rPr>
        <w:lastRenderedPageBreak/>
        <w:t>והחלטה).</w:t>
      </w:r>
    </w:p>
    <w:p w14:paraId="7F897AB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5836A05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42B30BC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69D835D2"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w:t>
      </w:r>
      <w:proofErr w:type="spellStart"/>
      <w:r w:rsidRPr="001835AB">
        <w:rPr>
          <w:rFonts w:ascii="Times New Roman" w:eastAsia="Times New Roman" w:hAnsi="Times New Roman"/>
          <w:sz w:val="20"/>
          <w:rtl/>
          <w:lang w:eastAsia="he-IL"/>
        </w:rPr>
        <w:t>רמדורנט</w:t>
      </w:r>
      <w:proofErr w:type="spellEnd"/>
      <w:r w:rsidRPr="001835AB">
        <w:rPr>
          <w:rFonts w:ascii="Times New Roman" w:eastAsia="Times New Roman" w:hAnsi="Times New Roman"/>
          <w:sz w:val="20"/>
          <w:rtl/>
          <w:lang w:eastAsia="he-IL"/>
        </w:rPr>
        <w:t xml:space="preserve">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2695B9A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וכן כל תשלומי ביניים נוספים במידה והמזמין יחליט </w:t>
      </w:r>
      <w:proofErr w:type="spellStart"/>
      <w:r w:rsidRPr="001835AB">
        <w:rPr>
          <w:rFonts w:ascii="Times New Roman" w:eastAsia="Times New Roman" w:hAnsi="Times New Roman"/>
          <w:sz w:val="20"/>
          <w:rtl/>
          <w:lang w:eastAsia="he-IL"/>
        </w:rPr>
        <w:t>לשלמם</w:t>
      </w:r>
      <w:proofErr w:type="spellEnd"/>
      <w:r w:rsidRPr="001835AB">
        <w:rPr>
          <w:rFonts w:ascii="Times New Roman" w:eastAsia="Times New Roman" w:hAnsi="Times New Roman"/>
          <w:sz w:val="20"/>
          <w:rtl/>
          <w:lang w:eastAsia="he-IL"/>
        </w:rPr>
        <w:t xml:space="preserve">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58FFA82F"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w:t>
      </w:r>
      <w:r w:rsidRPr="001835AB">
        <w:rPr>
          <w:rFonts w:ascii="Times New Roman" w:eastAsia="Times New Roman" w:hAnsi="Times New Roman"/>
          <w:sz w:val="20"/>
          <w:rtl/>
          <w:lang w:eastAsia="he-IL"/>
        </w:rPr>
        <w:lastRenderedPageBreak/>
        <w:t>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62E40A9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proofErr w:type="spellStart"/>
      <w:r w:rsidRPr="001835AB">
        <w:rPr>
          <w:rFonts w:ascii="Times New Roman" w:eastAsia="Times New Roman" w:hAnsi="Times New Roman" w:hint="cs"/>
          <w:sz w:val="20"/>
          <w:rtl/>
          <w:lang w:eastAsia="he-IL"/>
        </w:rPr>
        <w:t>המצ"ב</w:t>
      </w:r>
      <w:proofErr w:type="spellEnd"/>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6176EB7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מהקבלן, וכל סכום שיתקבל על ידו כאמור, בין במישרין </w:t>
      </w:r>
      <w:r w:rsidRPr="001835AB">
        <w:rPr>
          <w:rFonts w:ascii="Times New Roman" w:eastAsia="Times New Roman" w:hAnsi="Times New Roman"/>
          <w:sz w:val="20"/>
          <w:rtl/>
          <w:lang w:eastAsia="he-IL"/>
        </w:rPr>
        <w:lastRenderedPageBreak/>
        <w:t>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2A341F4E"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2CA1BC7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53C805DC"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95A09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נדרשו השינויים לאחר שלב התכנון המפורט שהוזמן ע"י המזמין </w:t>
      </w:r>
      <w:r w:rsidRPr="001835AB">
        <w:rPr>
          <w:rFonts w:ascii="Times New Roman" w:eastAsia="Times New Roman" w:hAnsi="Times New Roman"/>
          <w:sz w:val="20"/>
          <w:rtl/>
          <w:lang w:eastAsia="he-IL"/>
        </w:rPr>
        <w:lastRenderedPageBreak/>
        <w:t>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w:t>
      </w:r>
      <w:proofErr w:type="spellStart"/>
      <w:r w:rsidRPr="001835AB">
        <w:rPr>
          <w:rFonts w:ascii="Times New Roman" w:eastAsia="Times New Roman" w:hAnsi="Times New Roman" w:hint="cs"/>
          <w:b/>
          <w:sz w:val="20"/>
          <w:rtl/>
          <w:lang w:eastAsia="he-IL"/>
        </w:rPr>
        <w:t>המצ"ב</w:t>
      </w:r>
      <w:proofErr w:type="spellEnd"/>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763E88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57FE502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5255AB8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3BA23F3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5A5F433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השינויים מתחייבים מדרישת רשויות מוסמכות. </w:t>
      </w:r>
    </w:p>
    <w:p w14:paraId="13A398D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062A1DA3"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18BFA0E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0A8D6C1B"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6E7910A3"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w:t>
      </w:r>
      <w:r w:rsidRPr="00013687">
        <w:rPr>
          <w:rFonts w:eastAsia="Times New Roman" w:cs="David" w:hint="cs"/>
          <w:color w:val="auto"/>
          <w:szCs w:val="24"/>
          <w:rtl/>
        </w:rPr>
        <w:lastRenderedPageBreak/>
        <w:t xml:space="preserve">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5802C56"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131A11B"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7FE55B0"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332A025A"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lastRenderedPageBreak/>
        <w:t>ביטוח</w:t>
      </w:r>
    </w:p>
    <w:p w14:paraId="6DA9001F"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0776A5C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DC2177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להמציא לידי המזמין אישור עריכת ביטוח מעודכן, בגין חידוש תוקף ביטוחי </w:t>
      </w:r>
      <w:r>
        <w:rPr>
          <w:rFonts w:ascii="Times New Roman" w:eastAsia="Times New Roman" w:hAnsi="Times New Roman" w:hint="cs"/>
          <w:sz w:val="20"/>
          <w:rtl/>
          <w:lang w:eastAsia="he-IL"/>
        </w:rPr>
        <w:lastRenderedPageBreak/>
        <w:t>המתכנן לתקופת ביטוח נוספת, ומידי תקופת ביטוח, כל עוד הסכם זה בתוקף או לתקופה מאוחרת יותר כמפורט בסעיף 9.3 לעיל.</w:t>
      </w:r>
    </w:p>
    <w:p w14:paraId="4A0AD9B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1D5019C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24F9B34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1A5F3EF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w:t>
      </w:r>
      <w:r>
        <w:rPr>
          <w:rFonts w:ascii="Times New Roman" w:eastAsia="Times New Roman" w:hAnsi="Times New Roman" w:hint="cs"/>
          <w:sz w:val="20"/>
          <w:rtl/>
          <w:lang w:eastAsia="he-IL"/>
        </w:rPr>
        <w:lastRenderedPageBreak/>
        <w:t xml:space="preserve">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2FEC4C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12D09BC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67F4063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79E5FC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w:t>
      </w:r>
      <w:r>
        <w:rPr>
          <w:rFonts w:ascii="Times New Roman" w:eastAsia="Times New Roman" w:hAnsi="Times New Roman" w:hint="cs"/>
          <w:sz w:val="20"/>
          <w:rtl/>
          <w:lang w:eastAsia="he-IL"/>
        </w:rPr>
        <w:lastRenderedPageBreak/>
        <w:t xml:space="preserve">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31CDA7F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9B28C6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11C1DA3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w:t>
      </w:r>
      <w:r>
        <w:rPr>
          <w:rFonts w:ascii="Times New Roman" w:eastAsia="Times New Roman" w:hAnsi="Times New Roman" w:hint="cs"/>
          <w:sz w:val="20"/>
          <w:rtl/>
          <w:lang w:eastAsia="he-IL"/>
        </w:rPr>
        <w:lastRenderedPageBreak/>
        <w:t xml:space="preserve">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4DD0E53"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3F7B75A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7E5D1F9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w:t>
      </w:r>
      <w:proofErr w:type="spellStart"/>
      <w:r w:rsidRPr="001835AB">
        <w:rPr>
          <w:rFonts w:ascii="Times New Roman" w:eastAsia="Times New Roman" w:hAnsi="Times New Roman"/>
          <w:sz w:val="20"/>
          <w:rtl/>
          <w:lang w:eastAsia="he-IL"/>
        </w:rPr>
        <w:t>המצ"ב</w:t>
      </w:r>
      <w:proofErr w:type="spellEnd"/>
      <w:r w:rsidRPr="001835AB">
        <w:rPr>
          <w:rFonts w:ascii="Times New Roman" w:eastAsia="Times New Roman" w:hAnsi="Times New Roman"/>
          <w:sz w:val="20"/>
          <w:rtl/>
          <w:lang w:eastAsia="he-IL"/>
        </w:rPr>
        <w:t xml:space="preserve">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5590FBB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w:t>
      </w:r>
      <w:r w:rsidRPr="001835AB">
        <w:rPr>
          <w:rFonts w:ascii="Times New Roman" w:eastAsia="Times New Roman" w:hAnsi="Times New Roman"/>
          <w:sz w:val="20"/>
          <w:rtl/>
          <w:lang w:eastAsia="he-IL"/>
        </w:rPr>
        <w:lastRenderedPageBreak/>
        <w:t xml:space="preserve">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361516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w:t>
      </w:r>
      <w:proofErr w:type="spellStart"/>
      <w:r w:rsidRPr="001835AB">
        <w:rPr>
          <w:rFonts w:ascii="Times New Roman" w:eastAsia="Times New Roman" w:hAnsi="Times New Roman"/>
          <w:sz w:val="20"/>
          <w:rtl/>
          <w:lang w:eastAsia="he-IL"/>
        </w:rPr>
        <w:t>הכל</w:t>
      </w:r>
      <w:proofErr w:type="spellEnd"/>
      <w:r w:rsidRPr="001835AB">
        <w:rPr>
          <w:rFonts w:ascii="Times New Roman" w:eastAsia="Times New Roman" w:hAnsi="Times New Roman"/>
          <w:sz w:val="20"/>
          <w:rtl/>
          <w:lang w:eastAsia="he-IL"/>
        </w:rPr>
        <w:t xml:space="preserve"> לפי העניין.</w:t>
      </w:r>
    </w:p>
    <w:p w14:paraId="6205C07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1B4B6E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5CD9551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בתוקף זכות הקניין הנ"ל זכאי המזמין לעשות כל שימוש בתכניות, לרבות להשתמש בהן באמצעות יועצים אחרים ואף </w:t>
      </w:r>
      <w:proofErr w:type="spellStart"/>
      <w:r w:rsidRPr="001835AB">
        <w:rPr>
          <w:rFonts w:ascii="Times New Roman" w:eastAsia="Times New Roman" w:hAnsi="Times New Roman"/>
          <w:sz w:val="20"/>
          <w:rtl/>
          <w:lang w:eastAsia="he-IL"/>
        </w:rPr>
        <w:t>לשנותן</w:t>
      </w:r>
      <w:proofErr w:type="spellEnd"/>
      <w:r w:rsidRPr="001835AB">
        <w:rPr>
          <w:rFonts w:ascii="Times New Roman" w:eastAsia="Times New Roman" w:hAnsi="Times New Roman"/>
          <w:sz w:val="20"/>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w:t>
      </w:r>
      <w:r w:rsidRPr="001835AB">
        <w:rPr>
          <w:rFonts w:ascii="Times New Roman" w:eastAsia="Times New Roman" w:hAnsi="Times New Roman"/>
          <w:sz w:val="20"/>
          <w:rtl/>
          <w:lang w:eastAsia="he-IL"/>
        </w:rPr>
        <w:lastRenderedPageBreak/>
        <w:t>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18A254C2"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269A648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0C10596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 xml:space="preserve">י הדין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צו הרחבה ו/או </w:t>
      </w:r>
      <w:proofErr w:type="spellStart"/>
      <w:r w:rsidRPr="001835AB">
        <w:rPr>
          <w:rFonts w:ascii="Times New Roman" w:eastAsia="Times New Roman" w:hAnsi="Times New Roman"/>
          <w:color w:val="000000"/>
          <w:sz w:val="24"/>
          <w:rtl/>
          <w:lang w:eastAsia="he-IL"/>
        </w:rPr>
        <w:t>מכח</w:t>
      </w:r>
      <w:proofErr w:type="spellEnd"/>
      <w:r w:rsidRPr="001835AB">
        <w:rPr>
          <w:rFonts w:ascii="Times New Roman" w:eastAsia="Times New Roman" w:hAnsi="Times New Roman"/>
          <w:color w:val="000000"/>
          <w:sz w:val="24"/>
          <w:rtl/>
          <w:lang w:eastAsia="he-IL"/>
        </w:rPr>
        <w:t xml:space="preserve"> הסכם כלשהו על עובד</w:t>
      </w:r>
      <w:r w:rsidRPr="001835AB">
        <w:rPr>
          <w:rFonts w:ascii="Times New Roman" w:eastAsia="Times New Roman" w:hAnsi="Times New Roman" w:hint="cs"/>
          <w:sz w:val="20"/>
          <w:rtl/>
          <w:lang w:eastAsia="he-IL"/>
        </w:rPr>
        <w:t>.</w:t>
      </w:r>
    </w:p>
    <w:p w14:paraId="6A4298A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w:t>
      </w:r>
      <w:proofErr w:type="spellStart"/>
      <w:r w:rsidRPr="001835AB">
        <w:rPr>
          <w:rFonts w:ascii="Times New Roman" w:eastAsia="Times New Roman" w:hAnsi="Times New Roman" w:hint="cs"/>
          <w:color w:val="000000"/>
          <w:sz w:val="24"/>
          <w:rtl/>
          <w:lang w:eastAsia="he-IL"/>
        </w:rPr>
        <w:t>שלוחיו</w:t>
      </w:r>
      <w:proofErr w:type="spellEnd"/>
      <w:r w:rsidRPr="001835AB">
        <w:rPr>
          <w:rFonts w:ascii="Times New Roman" w:eastAsia="Times New Roman" w:hAnsi="Times New Roman" w:hint="cs"/>
          <w:color w:val="000000"/>
          <w:sz w:val="24"/>
          <w:rtl/>
          <w:lang w:eastAsia="he-IL"/>
        </w:rPr>
        <w:t xml:space="preserve"> ו/או אחר </w:t>
      </w:r>
      <w:r w:rsidRPr="001835AB">
        <w:rPr>
          <w:rFonts w:ascii="Times New Roman" w:eastAsia="Times New Roman" w:hAnsi="Times New Roman" w:hint="cs"/>
          <w:color w:val="000000"/>
          <w:sz w:val="24"/>
          <w:rtl/>
          <w:lang w:eastAsia="he-IL"/>
        </w:rPr>
        <w:lastRenderedPageBreak/>
        <w:t>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7E6855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w:t>
      </w:r>
      <w:proofErr w:type="spellStart"/>
      <w:r w:rsidRPr="001835AB">
        <w:rPr>
          <w:rFonts w:ascii="Times New Roman" w:eastAsia="Times New Roman" w:hAnsi="Times New Roman"/>
          <w:sz w:val="20"/>
          <w:rtl/>
          <w:lang w:eastAsia="he-IL"/>
        </w:rPr>
        <w:t>ישא</w:t>
      </w:r>
      <w:proofErr w:type="spellEnd"/>
      <w:r w:rsidRPr="001835AB">
        <w:rPr>
          <w:rFonts w:ascii="Times New Roman" w:eastAsia="Times New Roman" w:hAnsi="Times New Roman"/>
          <w:sz w:val="20"/>
          <w:rtl/>
          <w:lang w:eastAsia="he-IL"/>
        </w:rPr>
        <w:t xml:space="preserve">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019682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062863B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w:t>
      </w:r>
      <w:r w:rsidRPr="001835AB">
        <w:rPr>
          <w:rFonts w:ascii="Times New Roman" w:eastAsia="Times New Roman" w:hAnsi="Times New Roman"/>
          <w:color w:val="000000"/>
          <w:sz w:val="24"/>
          <w:rtl/>
          <w:lang w:eastAsia="he-IL"/>
        </w:rPr>
        <w:lastRenderedPageBreak/>
        <w:t>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5684F7E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4627619F"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6FD8DF4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6DFADB25"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4BB5FC5F"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1F9FB1F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w:t>
      </w:r>
      <w:r w:rsidRPr="001835AB">
        <w:rPr>
          <w:rFonts w:ascii="Times New Roman" w:eastAsia="Times New Roman" w:hAnsi="Times New Roman"/>
          <w:sz w:val="20"/>
          <w:rtl/>
          <w:lang w:eastAsia="he-IL"/>
        </w:rPr>
        <w:lastRenderedPageBreak/>
        <w:t>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C7A0D7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016380C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6150E18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76E90CEC"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65A1C254"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הפר ו/או לא קיים איזה מהוראות החוזה </w:t>
      </w:r>
      <w:r w:rsidRPr="001835AB">
        <w:rPr>
          <w:rFonts w:ascii="Times New Roman" w:eastAsia="Times New Roman" w:hAnsi="Times New Roman"/>
          <w:sz w:val="20"/>
          <w:rtl/>
          <w:lang w:eastAsia="he-IL"/>
        </w:rPr>
        <w:lastRenderedPageBreak/>
        <w:t>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09A8EF74"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30F6EDF0"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0C12DDE4"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4AD7352A"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3D1F751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7ADB84E3"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5285E5A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75C76AB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7E55D9C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3E90855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957BFDB"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46681451"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21E0468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33FDD65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2C13F39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1475902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7D26D70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56149C68"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6FC132B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61C2CC9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0930063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26A3BE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1088C5F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w:t>
      </w:r>
      <w:r w:rsidRPr="001835AB">
        <w:rPr>
          <w:rFonts w:ascii="Times New Roman" w:eastAsia="Times New Roman" w:hAnsi="Times New Roman"/>
          <w:sz w:val="20"/>
          <w:rtl/>
          <w:lang w:eastAsia="he-IL"/>
        </w:rPr>
        <w:lastRenderedPageBreak/>
        <w:t xml:space="preserve">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6A1E6AC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2BF3C91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w:t>
      </w:r>
      <w:proofErr w:type="spellStart"/>
      <w:r w:rsidRPr="001835AB">
        <w:rPr>
          <w:rFonts w:ascii="Times New Roman" w:eastAsia="Times New Roman" w:hAnsi="Times New Roman" w:hint="cs"/>
          <w:sz w:val="20"/>
          <w:rtl/>
          <w:lang w:eastAsia="he-IL"/>
        </w:rPr>
        <w:t>שלוחיו</w:t>
      </w:r>
      <w:proofErr w:type="spellEnd"/>
      <w:r w:rsidRPr="001835AB">
        <w:rPr>
          <w:rFonts w:ascii="Times New Roman" w:eastAsia="Times New Roman" w:hAnsi="Times New Roman" w:hint="cs"/>
          <w:sz w:val="20"/>
          <w:rtl/>
          <w:lang w:eastAsia="he-IL"/>
        </w:rPr>
        <w:t xml:space="preserve">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42761494"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47004576"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7075959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69F86D8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7A8F1D13"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5F5B48D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מסירתם </w:t>
      </w:r>
      <w:r w:rsidRPr="001835AB">
        <w:rPr>
          <w:rFonts w:ascii="Times New Roman" w:eastAsia="Times New Roman" w:hAnsi="Times New Roman"/>
          <w:sz w:val="20"/>
          <w:rtl/>
          <w:lang w:eastAsia="he-IL"/>
        </w:rPr>
        <w:lastRenderedPageBreak/>
        <w:t>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C06C33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3A7BDDA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3CF37D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642560C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08FF3746"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w:t>
      </w:r>
      <w:r w:rsidRPr="001835AB">
        <w:rPr>
          <w:rFonts w:ascii="Times New Roman" w:eastAsia="Times New Roman" w:hAnsi="Times New Roman"/>
          <w:sz w:val="20"/>
          <w:rtl/>
          <w:lang w:eastAsia="he-IL"/>
        </w:rPr>
        <w:lastRenderedPageBreak/>
        <w:t>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41F81EA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66BC6BD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6582176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proofErr w:type="spellStart"/>
      <w:r w:rsidRPr="001835AB">
        <w:rPr>
          <w:rFonts w:ascii="Times New Roman" w:eastAsia="Times New Roman" w:hAnsi="Times New Roman"/>
          <w:sz w:val="20"/>
          <w:rtl/>
          <w:lang w:eastAsia="he-IL"/>
        </w:rPr>
        <w:t>כויתור</w:t>
      </w:r>
      <w:proofErr w:type="spellEnd"/>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4AC7E33E"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מבלי לגרוע מכלליות האמור לעיל -</w:t>
      </w:r>
    </w:p>
    <w:p w14:paraId="716596C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156B858"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56EAF6A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0F04AFE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w:t>
      </w:r>
      <w:r w:rsidRPr="001835AB">
        <w:rPr>
          <w:rFonts w:ascii="Times New Roman" w:eastAsia="Times New Roman" w:hAnsi="Times New Roman"/>
          <w:sz w:val="24"/>
          <w:rtl/>
          <w:lang w:eastAsia="he-IL"/>
        </w:rPr>
        <w:lastRenderedPageBreak/>
        <w:t xml:space="preserve">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 xml:space="preserve">י חוזה זה. וזאת מבלי לגרוע מהאמור להלן בסיפא </w:t>
      </w:r>
      <w:proofErr w:type="spellStart"/>
      <w:r w:rsidRPr="001835AB">
        <w:rPr>
          <w:rFonts w:ascii="Times New Roman" w:eastAsia="Times New Roman" w:hAnsi="Times New Roman"/>
          <w:sz w:val="24"/>
          <w:rtl/>
          <w:lang w:eastAsia="he-IL"/>
        </w:rPr>
        <w:t>לס"ק</w:t>
      </w:r>
      <w:proofErr w:type="spellEnd"/>
      <w:r w:rsidRPr="001835AB">
        <w:rPr>
          <w:rFonts w:ascii="Times New Roman" w:eastAsia="Times New Roman" w:hAnsi="Times New Roman"/>
          <w:sz w:val="24"/>
          <w:rtl/>
          <w:lang w:eastAsia="he-IL"/>
        </w:rPr>
        <w:t xml:space="preserve"> זה.</w:t>
      </w:r>
    </w:p>
    <w:p w14:paraId="41DDA901"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6FA975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52FAD246"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B61ADB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 xml:space="preserve">כל ההוצאות ומס הבולים בגין החוזה ובגין כל המסמכים, החשבונות והערבויות שיערכו על פיו ובקשר אליו, חלות על </w:t>
      </w:r>
      <w:r w:rsidRPr="001835AB">
        <w:rPr>
          <w:rFonts w:ascii="Times New Roman" w:eastAsia="Times New Roman" w:hAnsi="Times New Roman"/>
          <w:sz w:val="24"/>
          <w:rtl/>
          <w:lang w:eastAsia="he-IL"/>
        </w:rPr>
        <w:lastRenderedPageBreak/>
        <w:t>המתכנן ותשולמנה על ידו.</w:t>
      </w:r>
    </w:p>
    <w:p w14:paraId="6D51D04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w:t>
      </w:r>
      <w:proofErr w:type="spellStart"/>
      <w:r w:rsidRPr="001835AB">
        <w:rPr>
          <w:rFonts w:ascii="Times New Roman" w:eastAsia="Times New Roman" w:hAnsi="Times New Roman"/>
          <w:sz w:val="20"/>
          <w:rtl/>
          <w:lang w:eastAsia="he-IL"/>
        </w:rPr>
        <w:t>מורשי</w:t>
      </w:r>
      <w:proofErr w:type="spellEnd"/>
      <w:r w:rsidRPr="001835AB">
        <w:rPr>
          <w:rFonts w:ascii="Times New Roman" w:eastAsia="Times New Roman" w:hAnsi="Times New Roman"/>
          <w:sz w:val="20"/>
          <w:rtl/>
          <w:lang w:eastAsia="he-IL"/>
        </w:rPr>
        <w:t xml:space="preserve"> החתימה של המזמין.</w:t>
      </w:r>
    </w:p>
    <w:p w14:paraId="76AFC6E6"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506E4BA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25A423B"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4BAB9A1D"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1442BB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F4DFBDF"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DC48588" w14:textId="15061841"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4" w:author="גרמן קגנובסקי" w:date="2021-07-29T10:16:00Z">
            <w:r w:rsidR="00640DB7">
              <w:rPr>
                <w:rFonts w:ascii="Times New Roman" w:eastAsia="Times New Roman" w:hAnsi="Times New Roman"/>
                <w:color w:val="00B0F0"/>
                <w:sz w:val="20"/>
                <w:u w:val="single"/>
                <w:rtl/>
                <w:lang w:eastAsia="he-IL"/>
              </w:rPr>
              <w:t>וי.אי.אס</w:t>
            </w:r>
            <w:proofErr w:type="spellEnd"/>
            <w:r w:rsidR="00640DB7">
              <w:rPr>
                <w:rFonts w:ascii="Times New Roman" w:eastAsia="Times New Roman" w:hAnsi="Times New Roman"/>
                <w:color w:val="00B0F0"/>
                <w:sz w:val="20"/>
                <w:u w:val="single"/>
                <w:rtl/>
                <w:lang w:eastAsia="he-IL"/>
              </w:rPr>
              <w:t>. הנדסה בע"מ</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 w:author="גרמן קגנובסקי" w:date="2021-07-29T10:15:00Z">
            <w:r w:rsidR="00640DB7" w:rsidRPr="003E6FC4">
              <w:rPr>
                <w:rStyle w:val="PlaceholderText"/>
                <w:rtl/>
              </w:rPr>
              <w:t>[שם צד א]</w:t>
            </w:r>
          </w:ins>
        </w:sdtContent>
      </w:sdt>
    </w:p>
    <w:p w14:paraId="2743A56C"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692DF32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2D7087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E6CDED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21AE235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08DB74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47BC613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20E9D5E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5BF690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5B2D7CF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7B203C36"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1EB2E911"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0A3F7FB"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3D6D4AF9"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24E216C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1090FF2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59A393E"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גרמן קגנובסקי" w:date="2021-03-15T14:13:00Z">
            <w:r w:rsidR="005139B4">
              <w:rPr>
                <w:rFonts w:ascii="Times New Roman" w:eastAsia="Times New Roman" w:hAnsi="Times New Roman" w:hint="cs"/>
                <w:color w:val="00B0F0"/>
                <w:sz w:val="24"/>
                <w:rtl/>
                <w:lang w:eastAsia="he-IL"/>
              </w:rPr>
              <w:t>רעננה</w:t>
            </w:r>
          </w:ins>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 w:author="גרמן קגנובסקי" w:date="2021-03-15T14:13:00Z">
            <w:r w:rsidR="005139B4">
              <w:rPr>
                <w:rFonts w:ascii="Times New Roman" w:eastAsia="Times New Roman" w:hAnsi="Times New Roman" w:hint="cs"/>
                <w:color w:val="00B0F0"/>
                <w:sz w:val="24"/>
                <w:rtl/>
              </w:rPr>
              <w:t>סביוני רעננה צפון</w:t>
            </w:r>
          </w:ins>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גרמן קגנובסקי" w:date="2021-03-15T14:13:00Z">
            <w:r w:rsidR="005139B4">
              <w:rPr>
                <w:rFonts w:ascii="Times New Roman" w:eastAsia="Times New Roman" w:hAnsi="Times New Roman" w:hint="cs"/>
                <w:color w:val="00B0F0"/>
                <w:sz w:val="24"/>
                <w:rtl/>
              </w:rPr>
              <w:t xml:space="preserve">סביוני רעננה </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2892B57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F48B468" w14:textId="1781D6D5"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גרמן קגנובסקי" w:date="2021-07-29T10:20:00Z">
            <w:r w:rsidR="00DC0587">
              <w:rPr>
                <w:rFonts w:ascii="Times New Roman" w:eastAsia="Times New Roman" w:hAnsi="Times New Roman" w:hint="cs"/>
                <w:color w:val="008000"/>
                <w:sz w:val="24"/>
                <w:rtl/>
              </w:rPr>
              <w:t>רן/708</w:t>
            </w:r>
          </w:ins>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גרמן קגנובסקי" w:date="2021-07-29T10:20:00Z">
            <w:r w:rsidR="00DC0587">
              <w:rPr>
                <w:rFonts w:ascii="Times New Roman" w:eastAsia="Times New Roman" w:hAnsi="Times New Roman" w:hint="cs"/>
                <w:sz w:val="24"/>
                <w:rtl/>
                <w:lang w:eastAsia="he-IL"/>
              </w:rPr>
              <w:t>6585</w:t>
            </w:r>
          </w:ins>
        </w:sdtContent>
      </w:sdt>
      <w:r w:rsidRPr="00E64AE3">
        <w:rPr>
          <w:rFonts w:ascii="Times New Roman" w:eastAsia="Times New Roman" w:hAnsi="Times New Roman" w:hint="cs"/>
          <w:sz w:val="24"/>
          <w:rtl/>
          <w:lang w:eastAsia="he-IL"/>
        </w:rPr>
        <w:t>.</w:t>
      </w:r>
    </w:p>
    <w:p w14:paraId="433DBE44"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המזמין שומר לעצמו הזכות לערוך שינויים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64AE3">
        <w:rPr>
          <w:rFonts w:ascii="Times New Roman" w:eastAsia="Times New Roman" w:hAnsi="Times New Roman" w:hint="cs"/>
          <w:sz w:val="24"/>
          <w:rtl/>
          <w:lang w:eastAsia="he-IL"/>
        </w:rPr>
        <w:t>בתב"ע</w:t>
      </w:r>
      <w:proofErr w:type="spellEnd"/>
      <w:r w:rsidRPr="00E64AE3">
        <w:rPr>
          <w:rFonts w:ascii="Times New Roman" w:eastAsia="Times New Roman" w:hAnsi="Times New Roman" w:hint="cs"/>
          <w:sz w:val="24"/>
          <w:rtl/>
          <w:lang w:eastAsia="he-IL"/>
        </w:rPr>
        <w:t xml:space="preserve"> ובתכניות הבינוי על תיקוניהם ולספק את השירותים כנדרש לשם בניית הפרויקט עפ"י </w:t>
      </w:r>
      <w:proofErr w:type="spellStart"/>
      <w:r w:rsidRPr="00E64AE3">
        <w:rPr>
          <w:rFonts w:ascii="Times New Roman" w:eastAsia="Times New Roman" w:hAnsi="Times New Roman" w:hint="cs"/>
          <w:sz w:val="24"/>
          <w:rtl/>
          <w:lang w:eastAsia="he-IL"/>
        </w:rPr>
        <w:t>התב"ע</w:t>
      </w:r>
      <w:proofErr w:type="spellEnd"/>
      <w:r w:rsidRPr="00E64AE3">
        <w:rPr>
          <w:rFonts w:ascii="Times New Roman" w:eastAsia="Times New Roman" w:hAnsi="Times New Roman" w:hint="cs"/>
          <w:sz w:val="24"/>
          <w:rtl/>
          <w:lang w:eastAsia="he-IL"/>
        </w:rPr>
        <w:t xml:space="preserve"> ותכניות הבינוי במתכונת שתאושר ובהתאם להוראות המזמין.</w:t>
      </w:r>
    </w:p>
    <w:p w14:paraId="32B9114B"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0D934E1"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גרמן קגנובסקי" w:date="2021-03-15T14:13:00Z">
            <w:r w:rsidR="005139B4">
              <w:rPr>
                <w:rFonts w:ascii="Times New Roman" w:eastAsia="Times New Roman" w:hAnsi="Times New Roman" w:hint="cs"/>
                <w:color w:val="008000"/>
                <w:sz w:val="24"/>
                <w:rtl/>
              </w:rPr>
              <w:t>רעננה</w:t>
            </w:r>
          </w:ins>
        </w:sdtContent>
      </w:sdt>
      <w:r w:rsidRPr="00E64AE3">
        <w:rPr>
          <w:rFonts w:ascii="Times New Roman" w:eastAsia="Times New Roman" w:hAnsi="Times New Roman" w:hint="cs"/>
          <w:color w:val="008000"/>
          <w:sz w:val="24"/>
          <w:rtl/>
        </w:rPr>
        <w:t>.</w:t>
      </w:r>
    </w:p>
    <w:p w14:paraId="27CE4BEB"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30434858"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203B325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A0832E7" w14:textId="471D88EB"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גרמן קגנובסקי" w:date="2021-07-29T10:20:00Z">
            <w:r w:rsidR="00DC0587">
              <w:rPr>
                <w:rFonts w:ascii="Times New Roman" w:eastAsia="Times New Roman" w:hAnsi="Times New Roman" w:hint="cs"/>
                <w:sz w:val="24"/>
                <w:rtl/>
                <w:lang w:eastAsia="he-IL"/>
              </w:rPr>
              <w:t xml:space="preserve">גרמן קגנובסקי </w:t>
            </w:r>
          </w:ins>
        </w:sdtContent>
      </w:sdt>
    </w:p>
    <w:p w14:paraId="4795959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5098462A"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w:t>
      </w:r>
      <w:proofErr w:type="spellStart"/>
      <w:r w:rsidR="00B158C8" w:rsidRPr="00B158C8">
        <w:rPr>
          <w:rFonts w:ascii="Times New Roman" w:eastAsia="Times New Roman" w:hAnsi="Times New Roman"/>
          <w:sz w:val="24"/>
          <w:rtl/>
          <w:lang w:eastAsia="he-IL"/>
        </w:rPr>
        <w:t>מימד</w:t>
      </w:r>
      <w:proofErr w:type="spellEnd"/>
      <w:r w:rsidR="00B158C8" w:rsidRPr="00B158C8">
        <w:rPr>
          <w:rFonts w:ascii="Times New Roman" w:eastAsia="Times New Roman" w:hAnsi="Times New Roman"/>
          <w:sz w:val="24"/>
          <w:rtl/>
          <w:lang w:eastAsia="he-IL"/>
        </w:rPr>
        <w:t xml:space="preserve">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7CC890EC"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56C9B8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lastRenderedPageBreak/>
        <w:t>3.2</w:t>
      </w:r>
      <w:r w:rsidRPr="00E64AE3">
        <w:rPr>
          <w:rFonts w:ascii="Times New Roman" w:eastAsia="Times New Roman" w:hAnsi="Times New Roman" w:hint="cs"/>
          <w:sz w:val="24"/>
          <w:rtl/>
          <w:lang w:eastAsia="he-IL"/>
        </w:rPr>
        <w:tab/>
        <w:t>בעלי המקצוע במשרד המתכנן הם:</w:t>
      </w:r>
    </w:p>
    <w:p w14:paraId="229681C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2FC6D15" w14:textId="0E463A56"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3" w:author="גרמן קגנובסקי" w:date="2021-07-29T10:20:00Z">
            <w:r w:rsidR="00DC0587">
              <w:rPr>
                <w:rFonts w:ascii="Times New Roman" w:eastAsia="Times New Roman" w:hAnsi="Times New Roman"/>
                <w:color w:val="008000"/>
                <w:sz w:val="24"/>
                <w:rtl/>
                <w:lang w:eastAsia="he-IL"/>
              </w:rPr>
              <w:t xml:space="preserve">מולי </w:t>
            </w:r>
            <w:proofErr w:type="spellStart"/>
            <w:r w:rsidR="00DC0587">
              <w:rPr>
                <w:rFonts w:ascii="Times New Roman" w:eastAsia="Times New Roman" w:hAnsi="Times New Roman"/>
                <w:color w:val="008000"/>
                <w:sz w:val="24"/>
                <w:rtl/>
                <w:lang w:eastAsia="he-IL"/>
              </w:rPr>
              <w:t>ויטקין</w:t>
            </w:r>
          </w:ins>
          <w:proofErr w:type="spellEnd"/>
        </w:sdtContent>
      </w:sdt>
    </w:p>
    <w:p w14:paraId="28F1794D" w14:textId="0B24EF99"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ins w:id="14" w:author="גרמן קגנובסקי" w:date="2021-07-29T10:21:00Z">
            <w:r w:rsidR="00DC0587">
              <w:rPr>
                <w:rFonts w:ascii="Times New Roman" w:eastAsia="Times New Roman" w:hAnsi="Times New Roman"/>
                <w:color w:val="008000"/>
                <w:sz w:val="24"/>
                <w:rtl/>
                <w:lang w:eastAsia="he-IL"/>
              </w:rPr>
              <w:t>2</w:t>
            </w:r>
          </w:ins>
        </w:sdtContent>
      </w:sdt>
    </w:p>
    <w:p w14:paraId="52C73B1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031DF94" w14:textId="710AD423"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5" w:author="גרמן קגנובסקי" w:date="2021-07-29T10:21:00Z">
            <w:r w:rsidR="00DC0587">
              <w:rPr>
                <w:rFonts w:ascii="Times New Roman" w:eastAsia="Times New Roman" w:hAnsi="Times New Roman"/>
                <w:color w:val="008000"/>
                <w:sz w:val="24"/>
                <w:rtl/>
                <w:lang w:eastAsia="he-IL"/>
              </w:rPr>
              <w:t>מרינה מזין</w:t>
            </w:r>
          </w:ins>
        </w:sdtContent>
      </w:sdt>
    </w:p>
    <w:p w14:paraId="545B19E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5FD139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18E5B14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ECE71FE"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10F7F385"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345EB6B"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7C6520E3"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4EABAD6F"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2B2956AA"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BEE7B57"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4FCBCCA3" w14:textId="77777777" w:rsidTr="00E64AE3">
        <w:tc>
          <w:tcPr>
            <w:tcW w:w="3366" w:type="dxa"/>
          </w:tcPr>
          <w:p w14:paraId="36FEB2AA" w14:textId="77777777" w:rsidR="00E64AE3" w:rsidRPr="00E64AE3" w:rsidRDefault="00DC0587"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64AE3" w:rsidRPr="00E64AE3">
                  <w:rPr>
                    <w:rFonts w:cstheme="minorBidi"/>
                    <w:color w:val="00B0F0"/>
                    <w:rtl/>
                  </w:rPr>
                  <w:t>[אחוז השתתפות צד א]</w:t>
                </w:r>
              </w:sdtContent>
            </w:sdt>
          </w:p>
          <w:p w14:paraId="6418F98D"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2D2A6F3D"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4FFA48E8"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587679AE"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5426FAB3"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766C93D8"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3E70B81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0553E0B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7DE09E7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D2B970B"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7C4E3EC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0CC85C8"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213529CB"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F9105F3"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499DED67"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4AA9761D"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62250D60"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lastRenderedPageBreak/>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427F09B8"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1EA4BCA0"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30E5055E"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D0BA650"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22F829A0"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25619B7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2C95205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00728E2"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 xml:space="preserve">"מתקן" – מעליות על מערכותיהם, לרבות, תאים, פסים </w:t>
      </w:r>
      <w:r w:rsidRPr="001835AB">
        <w:rPr>
          <w:rFonts w:ascii="Times New Roman" w:eastAsia="Times New Roman" w:hAnsi="Times New Roman"/>
          <w:sz w:val="24"/>
          <w:rtl/>
          <w:lang w:eastAsia="he-IL"/>
        </w:rPr>
        <w:lastRenderedPageBreak/>
        <w:t>ומובילים, משקל נגדי, מנועים, אביזרי ולוחות פקוד, דלתות ומשקופי פירים.</w:t>
      </w:r>
    </w:p>
    <w:p w14:paraId="5DB86088"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055C3A1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3E2E5C47"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1396DF4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E010F5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29B7822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0091FC9"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79152108"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lastRenderedPageBreak/>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3AA126E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35DF189"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5608068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CEE9F1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395A047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D6AB55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11BB3EC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763CA9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2A5F86C1"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2DC15EA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הצעה לקביעת סטנדרטים בהם יעמדו אמצעי השינוע והתאמת הפתרונות המוצעים אליהם. (מהירויות </w:t>
      </w:r>
      <w:r w:rsidRPr="001835AB">
        <w:rPr>
          <w:rFonts w:ascii="Times New Roman" w:eastAsia="Times New Roman" w:hAnsi="Times New Roman"/>
          <w:sz w:val="24"/>
          <w:rtl/>
          <w:lang w:eastAsia="he-IL"/>
        </w:rPr>
        <w:lastRenderedPageBreak/>
        <w:t>נסיעה, פתיחת דלתות בקומות ובתאים, מיקום חדרי מכונות, סטנדרט גימור פנימי וכו').</w:t>
      </w:r>
    </w:p>
    <w:p w14:paraId="6E59CE0A"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06424282"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36FE25DB"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EFF17FA"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2B47AE5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7F8BF6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1CD3FDA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BB5E547"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5C299BD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34BCEFC"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4E50718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F1F91DE"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92BE55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409FF7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2E9A4F6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0E3D2D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6F1D62F1"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55699EB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FFB240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70A308C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995608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32A54D4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A933B2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4D51C34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4BE434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2227E09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EE107D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49F6489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084B134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 xml:space="preserve">מבלי לגרוע מכלליות האמור לעיל, ביצוע כל יתר </w:t>
      </w:r>
      <w:r w:rsidRPr="001835AB">
        <w:rPr>
          <w:rFonts w:ascii="Times New Roman" w:eastAsia="Times New Roman" w:hAnsi="Times New Roman"/>
          <w:sz w:val="24"/>
          <w:rtl/>
          <w:lang w:eastAsia="he-IL"/>
        </w:rPr>
        <w:lastRenderedPageBreak/>
        <w:t>הפעולות ועריכת כל המסמכים הדרושים להשלמת התכנון הסופי.</w:t>
      </w:r>
    </w:p>
    <w:p w14:paraId="432F8FD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2AF01E8"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5EE8D4F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253F87C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114810D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4BBE400"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0726953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E362D5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2F75AFA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0E08617"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הכנת מפרטים טכניים וכתבי כמויות המתאימים </w:t>
      </w:r>
      <w:r w:rsidRPr="001835AB">
        <w:rPr>
          <w:rFonts w:ascii="Times New Roman" w:eastAsia="Times New Roman" w:hAnsi="Times New Roman"/>
          <w:sz w:val="24"/>
          <w:rtl/>
          <w:lang w:eastAsia="he-IL"/>
        </w:rPr>
        <w:lastRenderedPageBreak/>
        <w:t>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5084F3D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78ACCD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w:t>
      </w:r>
      <w:proofErr w:type="spellStart"/>
      <w:r w:rsidRPr="001835AB">
        <w:rPr>
          <w:rFonts w:ascii="Times New Roman" w:eastAsia="Times New Roman" w:hAnsi="Times New Roman"/>
          <w:sz w:val="24"/>
          <w:rtl/>
          <w:lang w:eastAsia="he-IL"/>
        </w:rPr>
        <w:t>אסקי</w:t>
      </w:r>
      <w:proofErr w:type="spellEnd"/>
      <w:r w:rsidRPr="001835AB">
        <w:rPr>
          <w:rFonts w:ascii="Times New Roman" w:eastAsia="Times New Roman" w:hAnsi="Times New Roman"/>
          <w:sz w:val="24"/>
          <w:rtl/>
          <w:lang w:eastAsia="he-IL"/>
        </w:rPr>
        <w:t>" כך שניתן יהיה להעתיקם לכל מעבד תמלילים אחר, ע"ג דיסקט ובתדפיס.</w:t>
      </w:r>
    </w:p>
    <w:p w14:paraId="42E0BF6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31C8D5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39672D2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463C163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 xml:space="preserve">עדכון סעיף המעליות במפרטי המכר. בדיקה חוזרת של מפרטי ותוכניות המכר, לרבות התאמתם לתכנון, ואישור הנוסח ו/או עדכון התכנון לפי </w:t>
      </w:r>
      <w:r w:rsidRPr="001835AB">
        <w:rPr>
          <w:rFonts w:ascii="Times New Roman" w:eastAsia="Times New Roman" w:hAnsi="Times New Roman"/>
          <w:sz w:val="24"/>
          <w:rtl/>
          <w:lang w:eastAsia="he-IL"/>
        </w:rPr>
        <w:lastRenderedPageBreak/>
        <w:t>הנחיית המזמין.</w:t>
      </w:r>
    </w:p>
    <w:p w14:paraId="0A2E4A01"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CD9B70C"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3750010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3454AAF"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644ED1D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ED4529C"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72720508"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B38065C"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4F58B40A"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8FFBB7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25C7001F"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E5C7AD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1CE1017E"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F02F684"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2FB82B8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476B94F7"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053EB24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514A32DF"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268E702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17050A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CD390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B4F094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1224D1F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9971E3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256FBE2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ADF06F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691BAE1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5F2793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2220995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7A80D4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65113E3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18DC33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1687D88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48A4C9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השתתפות בקבלת העבודות ואישור גמר ביצוע העבודות, </w:t>
      </w:r>
      <w:r w:rsidRPr="001835AB">
        <w:rPr>
          <w:rFonts w:ascii="Times New Roman" w:eastAsia="Times New Roman" w:hAnsi="Times New Roman"/>
          <w:sz w:val="24"/>
          <w:rtl/>
          <w:lang w:eastAsia="he-IL"/>
        </w:rPr>
        <w:lastRenderedPageBreak/>
        <w:t>בתאום עם היועצים. העברת רשימות ליקויים לתיקון.</w:t>
      </w:r>
    </w:p>
    <w:p w14:paraId="78A93AB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F3F1E2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373BE1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A514E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6C3C866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8FCB5F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41DEC14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9AA22E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w:t>
      </w:r>
      <w:r w:rsidRPr="001835AB">
        <w:rPr>
          <w:rFonts w:ascii="Times New Roman" w:eastAsia="Times New Roman" w:hAnsi="Times New Roman"/>
          <w:sz w:val="24"/>
          <w:rtl/>
          <w:lang w:eastAsia="he-IL"/>
        </w:rPr>
        <w:lastRenderedPageBreak/>
        <w:t>העבודות.</w:t>
      </w:r>
    </w:p>
    <w:p w14:paraId="2F0ABF4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A58F72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520FB19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F1D072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57A87BC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5A21B0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66F38DD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89486A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64FDCA6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74B555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2015EF1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481B18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w:t>
      </w:r>
      <w:r w:rsidRPr="001835AB">
        <w:rPr>
          <w:rFonts w:ascii="Times New Roman" w:eastAsia="Times New Roman" w:hAnsi="Times New Roman"/>
          <w:sz w:val="24"/>
          <w:rtl/>
          <w:lang w:eastAsia="he-IL"/>
        </w:rPr>
        <w:tab/>
        <w:t>כל יתר הדרוש לפיקוח עליון, ולביקורת על הבניה.</w:t>
      </w:r>
    </w:p>
    <w:p w14:paraId="7E83502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EA7653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46E23EC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090202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642F592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77C224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403BFA5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57FF17A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703AF872"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15A0FA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17170BE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6A2F6F88"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8D6A87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1E09EB4C"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D94851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45C1E1C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3A003C6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61B225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4A00A63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5F65512"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w:t>
      </w:r>
      <w:r w:rsidRPr="001835AB">
        <w:rPr>
          <w:rFonts w:ascii="Times New Roman" w:eastAsia="Times New Roman" w:hAnsi="Times New Roman"/>
          <w:sz w:val="24"/>
          <w:rtl/>
          <w:lang w:eastAsia="he-IL"/>
        </w:rPr>
        <w:lastRenderedPageBreak/>
        <w:t xml:space="preserve">בהם תיקונים ושינויים. </w:t>
      </w:r>
    </w:p>
    <w:p w14:paraId="262A3E0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D9A45A5"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626EA022"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4902265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7285F0A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76F46F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2301254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DFEEDB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37F1E9F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56AA290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8F60D5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726AF48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C34FB0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78DFBF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D07880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אם לא יקבע לוח זמנים במעמד חתימת החוזה יעביר המתכנן לוח זמנים ראשוני לאישור המנהל תוך 7 ימים ממועד החתימה.</w:t>
      </w:r>
    </w:p>
    <w:p w14:paraId="34FA137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8CA7CE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B2753C3"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7EC5143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9A55A8B"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078F7B5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67A665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40B59709"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11701647" w14:textId="4AA202C0" w:rsidR="001835AB" w:rsidRPr="001835AB" w:rsidRDefault="001835AB" w:rsidP="00DC0587">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del w:id="16" w:author="גרמן קגנובסקי" w:date="2021-07-29T10:29:00Z">
        <w:r w:rsidRPr="001835AB" w:rsidDel="00DC0587">
          <w:rPr>
            <w:rFonts w:ascii="Times New Roman" w:eastAsia="Times New Roman" w:hAnsi="Times New Roman" w:hint="cs"/>
            <w:sz w:val="24"/>
            <w:rtl/>
            <w:lang w:eastAsia="he-IL"/>
          </w:rPr>
          <w:delText>_______</w:delText>
        </w:r>
      </w:del>
      <w:ins w:id="17" w:author="גרמן קגנובסקי" w:date="2021-07-29T10:29:00Z">
        <w:r w:rsidR="00DC0587">
          <w:rPr>
            <w:rFonts w:ascii="Times New Roman" w:eastAsia="Times New Roman" w:hAnsi="Times New Roman" w:hint="cs"/>
            <w:sz w:val="24"/>
            <w:rtl/>
            <w:lang w:eastAsia="he-IL"/>
          </w:rPr>
          <w:t>33,000</w:t>
        </w:r>
      </w:ins>
      <w:del w:id="18" w:author="גרמן קגנובסקי" w:date="2021-07-29T10:29:00Z">
        <w:r w:rsidRPr="001835AB" w:rsidDel="00DC0587">
          <w:rPr>
            <w:rFonts w:ascii="Times New Roman" w:eastAsia="Times New Roman" w:hAnsi="Times New Roman" w:hint="cs"/>
            <w:sz w:val="24"/>
            <w:rtl/>
            <w:lang w:eastAsia="he-IL"/>
          </w:rPr>
          <w:delText>_________</w:delText>
        </w:r>
      </w:del>
      <w:ins w:id="19" w:author="גרמן קגנובסקי" w:date="2021-07-29T10:30:00Z">
        <w:r w:rsidR="00DC0587">
          <w:rPr>
            <w:rFonts w:ascii="Times New Roman" w:eastAsia="Times New Roman" w:hAnsi="Times New Roman" w:hint="cs"/>
            <w:sz w:val="24"/>
            <w:rtl/>
            <w:lang w:eastAsia="he-IL"/>
          </w:rPr>
          <w:t xml:space="preserve">( שלושים ושלושה אלפים </w:t>
        </w:r>
        <w:proofErr w:type="spellStart"/>
        <w:r w:rsidR="00DC0587">
          <w:rPr>
            <w:rFonts w:ascii="Times New Roman" w:eastAsia="Times New Roman" w:hAnsi="Times New Roman" w:hint="cs"/>
            <w:sz w:val="24"/>
            <w:rtl/>
            <w:lang w:eastAsia="he-IL"/>
          </w:rPr>
          <w:t>ש''ח</w:t>
        </w:r>
        <w:proofErr w:type="spellEnd"/>
        <w:r w:rsidR="00DC0587">
          <w:rPr>
            <w:rFonts w:ascii="Times New Roman" w:eastAsia="Times New Roman" w:hAnsi="Times New Roman" w:hint="cs"/>
            <w:sz w:val="24"/>
            <w:rtl/>
            <w:lang w:eastAsia="he-IL"/>
          </w:rPr>
          <w:t xml:space="preserve">  )</w:t>
        </w:r>
      </w:ins>
      <w:r w:rsidRPr="001835AB">
        <w:rPr>
          <w:rFonts w:ascii="Times New Roman" w:eastAsia="Times New Roman" w:hAnsi="Times New Roman"/>
          <w:sz w:val="24"/>
          <w:rtl/>
          <w:lang w:eastAsia="he-IL"/>
        </w:rPr>
        <w:t xml:space="preserve">לא כולל מע"מ </w:t>
      </w:r>
      <w:del w:id="20" w:author="גרמן קגנובסקי" w:date="2021-07-29T10:30:00Z">
        <w:r w:rsidRPr="001835AB" w:rsidDel="00DC0587">
          <w:rPr>
            <w:rFonts w:ascii="Times New Roman" w:eastAsia="Times New Roman" w:hAnsi="Times New Roman"/>
            <w:sz w:val="24"/>
            <w:rtl/>
            <w:lang w:eastAsia="he-IL"/>
          </w:rPr>
          <w:delText xml:space="preserve">לכל יחידת </w:delText>
        </w:r>
        <w:r w:rsidRPr="001835AB" w:rsidDel="00DC0587">
          <w:rPr>
            <w:rFonts w:ascii="Times New Roman" w:eastAsia="Times New Roman" w:hAnsi="Times New Roman" w:hint="cs"/>
            <w:sz w:val="24"/>
            <w:rtl/>
            <w:lang w:eastAsia="he-IL"/>
          </w:rPr>
          <w:delText>מעלית</w:delText>
        </w:r>
        <w:r w:rsidRPr="001835AB" w:rsidDel="00DC0587">
          <w:rPr>
            <w:rFonts w:ascii="Times New Roman" w:eastAsia="Times New Roman" w:hAnsi="Times New Roman"/>
            <w:sz w:val="24"/>
            <w:lang w:eastAsia="he-IL"/>
          </w:rPr>
          <w:delText>.</w:delText>
        </w:r>
      </w:del>
      <w:ins w:id="21" w:author="גרמן קגנובסקי" w:date="2021-07-29T10:30:00Z">
        <w:r w:rsidR="00DC0587">
          <w:rPr>
            <w:rFonts w:ascii="Times New Roman" w:eastAsia="Times New Roman" w:hAnsi="Times New Roman" w:hint="cs"/>
            <w:sz w:val="24"/>
            <w:rtl/>
            <w:lang w:eastAsia="he-IL"/>
          </w:rPr>
          <w:t>לפרויקט</w:t>
        </w:r>
      </w:ins>
    </w:p>
    <w:p w14:paraId="14136BC0"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481962F1"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10F58840"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3678CAC7"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530811BA"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79CF9D0"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5C289A52"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CB51C1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6B02C809"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64C0F7E1" w14:textId="761088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2" w:author="גרמן קגנובסקי" w:date="2021-07-29T10:19:00Z">
            <w:r w:rsidR="00640DB7">
              <w:rPr>
                <w:rFonts w:ascii="Times New Roman" w:eastAsia="Times New Roman" w:hAnsi="Times New Roman"/>
                <w:color w:val="333399"/>
                <w:sz w:val="24"/>
                <w:rtl/>
                <w:lang w:eastAsia="he-IL"/>
              </w:rPr>
              <w:t>מדד המחירים לצרכן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23" w:author="גרמן קגנובסקי" w:date="2021-07-29T10:28:00Z">
            <w:r w:rsidR="00DC0587">
              <w:rPr>
                <w:rFonts w:ascii="Times New Roman" w:eastAsia="Times New Roman" w:hAnsi="Times New Roman"/>
                <w:color w:val="333399"/>
                <w:sz w:val="24"/>
                <w:rtl/>
                <w:lang w:eastAsia="he-IL"/>
              </w:rPr>
              <w:t>בגין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2-29T00:00:00Z">
            <w:dateFormat w:val="dd/MM/yyyy"/>
            <w:lid w:val="he-IL"/>
            <w:storeMappedDataAs w:val="dateTime"/>
            <w:calendar w:val="gregorian"/>
          </w:date>
        </w:sdtPr>
        <w:sdtContent>
          <w:ins w:id="24" w:author="גרמן קגנובסקי" w:date="2021-07-29T10:28:00Z">
            <w:r w:rsidR="00DC0587">
              <w:rPr>
                <w:rFonts w:ascii="Times New Roman" w:eastAsia="Times New Roman" w:hAnsi="Times New Roman" w:hint="cs"/>
                <w:color w:val="333399"/>
                <w:sz w:val="24"/>
                <w:rtl/>
                <w:lang w:eastAsia="he-IL"/>
              </w:rPr>
              <w:t>‏29/02/2020</w:t>
            </w:r>
          </w:ins>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25" w:author="גרמן קגנובסקי" w:date="2021-07-29T10:28:00Z">
            <w:r w:rsidR="00DC0587">
              <w:rPr>
                <w:rFonts w:ascii="Times New Roman" w:eastAsia="Times New Roman" w:hAnsi="Times New Roman"/>
                <w:color w:val="333399"/>
                <w:sz w:val="24"/>
                <w:rtl/>
                <w:lang w:eastAsia="he-IL"/>
              </w:rPr>
              <w:t>224.4519</w:t>
            </w:r>
          </w:ins>
        </w:sdtContent>
      </w:sdt>
      <w:r w:rsidRPr="001835AB">
        <w:rPr>
          <w:rFonts w:ascii="Times New Roman" w:eastAsia="Times New Roman" w:hAnsi="Times New Roman"/>
          <w:sz w:val="24"/>
          <w:rtl/>
          <w:lang w:eastAsia="he-IL"/>
        </w:rPr>
        <w:t xml:space="preserve"> נקודות עד למדד הידוע ביום הגשת כל חשבון.</w:t>
      </w:r>
    </w:p>
    <w:p w14:paraId="59F2614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289F7BE"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41F21AE6"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7FFED273"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 xml:space="preserve">יקט במועדו (לשם ההמחשה: אם בקטע א' בכוונת המזמין לבצע בנין אחד בו זוג מעליות, והמתכנן נדרש </w:t>
      </w:r>
      <w:r w:rsidRPr="001835AB">
        <w:rPr>
          <w:rFonts w:ascii="Times New Roman" w:eastAsia="Times New Roman" w:hAnsi="Times New Roman"/>
          <w:sz w:val="20"/>
          <w:rtl/>
          <w:lang w:eastAsia="he-IL"/>
        </w:rPr>
        <w:lastRenderedPageBreak/>
        <w:t>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6DDC915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41C1AC46"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3DFACD4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59A1DA15"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313847C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72733BA"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בנוסף לכל תשלום ישולם למתכנן מע"מ כשיעורו בחוק וזאת כנגד המצאת חשבונית מס כדין, למועד תשלום המע"מ ע"י המתכנן </w:t>
      </w:r>
      <w:r w:rsidRPr="001835AB">
        <w:rPr>
          <w:rFonts w:ascii="Times New Roman" w:eastAsia="Times New Roman" w:hAnsi="Times New Roman"/>
          <w:sz w:val="20"/>
          <w:rtl/>
          <w:lang w:eastAsia="he-IL"/>
        </w:rPr>
        <w:lastRenderedPageBreak/>
        <w:t>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15F83F83"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6FA94F5E"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D56ADA0"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14FC34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3C03EADD"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7D55F939"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6646F0D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A92997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75161B88"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6C2B1E2D"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4D31823B"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7F5E0232"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54874687"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64A98760" w14:textId="52A33B43"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ins w:id="26" w:author="גרמן קגנובסקי" w:date="2021-07-29T10:35:00Z">
        <w:r w:rsidR="00B8611D">
          <w:rPr>
            <w:rFonts w:ascii="Times New Roman" w:eastAsia="Times New Roman" w:hAnsi="Times New Roman" w:hint="cs"/>
            <w:sz w:val="24"/>
            <w:u w:val="dotted"/>
            <w:rtl/>
          </w:rPr>
          <w:t xml:space="preserve"> </w:t>
        </w:r>
      </w:ins>
      <w:bookmarkStart w:id="27" w:name="_GoBack"/>
      <w:bookmarkEnd w:id="27"/>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56BB620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6DABFBC2" w14:textId="00C70A66" w:rsidR="001835AB" w:rsidRPr="001835AB" w:rsidRDefault="001835AB" w:rsidP="00B8611D">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ins w:id="28" w:author="גרמן קגנובסקי" w:date="2021-07-29T10:34:00Z">
        <w:r w:rsidR="00B8611D">
          <w:rPr>
            <w:rFonts w:ascii="Times New Roman" w:eastAsia="Times New Roman" w:hAnsi="Times New Roman" w:hint="cs"/>
            <w:sz w:val="24"/>
            <w:u w:val="dotted"/>
            <w:rtl/>
          </w:rPr>
          <w:t xml:space="preserve">                </w:t>
        </w:r>
      </w:ins>
      <w:r w:rsidR="00E64AE3" w:rsidRPr="003F4502">
        <w:rPr>
          <w:rFonts w:ascii="Times New Roman" w:eastAsia="Times New Roman" w:hAnsi="Times New Roman" w:hint="cs"/>
          <w:sz w:val="24"/>
          <w:u w:val="dotted"/>
          <w:rtl/>
        </w:rPr>
        <w:t xml:space="preserve">     </w:t>
      </w:r>
      <w:del w:id="29" w:author="גרמן קגנובסקי" w:date="2021-07-29T10:34:00Z">
        <w:r w:rsidR="00E64AE3" w:rsidRPr="003F4502" w:rsidDel="00B8611D">
          <w:rPr>
            <w:rFonts w:ascii="Times New Roman" w:eastAsia="Times New Roman" w:hAnsi="Times New Roman" w:hint="cs"/>
            <w:sz w:val="24"/>
            <w:u w:val="dotted"/>
            <w:rtl/>
          </w:rPr>
          <w:delText xml:space="preserve">   </w:delText>
        </w:r>
      </w:del>
      <w:del w:id="30" w:author="גרמן קגנובסקי" w:date="2021-07-29T10:32:00Z">
        <w:r w:rsidRPr="003F4502" w:rsidDel="00B8611D">
          <w:rPr>
            <w:rFonts w:ascii="Times New Roman" w:eastAsia="Times New Roman" w:hAnsi="Times New Roman"/>
            <w:sz w:val="24"/>
            <w:u w:val="dotted"/>
            <w:rtl/>
          </w:rPr>
          <w:tab/>
        </w:r>
        <w:r w:rsidRPr="001835AB" w:rsidDel="00B8611D">
          <w:rPr>
            <w:rFonts w:ascii="Times New Roman" w:eastAsia="Times New Roman" w:hAnsi="Times New Roman"/>
            <w:sz w:val="24"/>
            <w:rtl/>
          </w:rPr>
          <w:delText>8</w:delText>
        </w:r>
      </w:del>
      <w:ins w:id="31" w:author="גרמן קגנובסקי" w:date="2021-07-29T10:32:00Z">
        <w:r w:rsidR="00B8611D">
          <w:rPr>
            <w:rFonts w:ascii="Times New Roman" w:eastAsia="Times New Roman" w:hAnsi="Times New Roman" w:hint="cs"/>
            <w:sz w:val="24"/>
            <w:rtl/>
          </w:rPr>
          <w:t>25</w:t>
        </w:r>
      </w:ins>
      <w:r w:rsidRPr="001835AB">
        <w:rPr>
          <w:rFonts w:ascii="Times New Roman" w:eastAsia="Times New Roman" w:hAnsi="Times New Roman"/>
          <w:sz w:val="24"/>
          <w:rtl/>
        </w:rPr>
        <w:t>%</w:t>
      </w:r>
    </w:p>
    <w:p w14:paraId="79E6262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0D539159" w14:textId="6DB80AE2" w:rsidR="001835AB" w:rsidRPr="001835AB" w:rsidRDefault="001835AB" w:rsidP="00B8611D">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del w:id="32" w:author="גרמן קגנובסקי" w:date="2021-07-29T10:34:00Z">
        <w:r w:rsidRPr="001835AB" w:rsidDel="00B8611D">
          <w:rPr>
            <w:rFonts w:ascii="Times New Roman" w:eastAsia="Times New Roman" w:hAnsi="Times New Roman" w:hint="cs"/>
            <w:sz w:val="24"/>
            <w:rtl/>
          </w:rPr>
          <w:delText>25</w:delText>
        </w:r>
      </w:del>
      <w:ins w:id="33" w:author="גרמן קגנובסקי" w:date="2021-07-29T10:34:00Z">
        <w:r w:rsidR="00B8611D">
          <w:rPr>
            <w:rFonts w:ascii="Times New Roman" w:eastAsia="Times New Roman" w:hAnsi="Times New Roman" w:hint="cs"/>
            <w:sz w:val="24"/>
            <w:rtl/>
          </w:rPr>
          <w:t>20</w:t>
        </w:r>
      </w:ins>
      <w:r w:rsidRPr="001835AB">
        <w:rPr>
          <w:rFonts w:ascii="Times New Roman" w:eastAsia="Times New Roman" w:hAnsi="Times New Roman"/>
          <w:sz w:val="24"/>
          <w:rtl/>
        </w:rPr>
        <w:t>%</w:t>
      </w:r>
    </w:p>
    <w:p w14:paraId="59FBC6B1" w14:textId="2454573B" w:rsidR="001835AB" w:rsidRPr="001835AB" w:rsidRDefault="001835AB" w:rsidP="00B8611D">
      <w:pPr>
        <w:widowControl w:val="0"/>
        <w:spacing w:before="0" w:beforeAutospacing="0" w:after="0" w:afterAutospacing="0" w:line="240" w:lineRule="auto"/>
        <w:ind w:left="720" w:right="-142"/>
        <w:rPr>
          <w:rFonts w:ascii="Times New Roman" w:eastAsia="Times New Roman" w:hAnsi="Times New Roman"/>
          <w:sz w:val="24"/>
          <w:rtl/>
        </w:rPr>
        <w:pPrChange w:id="34" w:author="גרמן קגנובסקי" w:date="2021-07-29T10:34:00Z">
          <w:pPr>
            <w:widowControl w:val="0"/>
            <w:spacing w:before="0" w:beforeAutospacing="0" w:after="0" w:afterAutospacing="0" w:line="240" w:lineRule="auto"/>
            <w:ind w:left="720" w:right="-142"/>
          </w:pPr>
        </w:pPrChange>
      </w:pPr>
      <w:r w:rsidRPr="001835AB">
        <w:rPr>
          <w:rFonts w:ascii="Times New Roman" w:eastAsia="Times New Roman" w:hAnsi="Times New Roman"/>
          <w:sz w:val="24"/>
          <w:rtl/>
        </w:rPr>
        <w:lastRenderedPageBreak/>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del w:id="35" w:author="גרמן קגנובסקי" w:date="2021-07-29T10:34:00Z">
        <w:r w:rsidR="003F4502" w:rsidDel="00B8611D">
          <w:rPr>
            <w:rFonts w:ascii="Times New Roman" w:eastAsia="Times New Roman" w:hAnsi="Times New Roman"/>
            <w:sz w:val="24"/>
            <w:rtl/>
          </w:rPr>
          <w:delText>12</w:delText>
        </w:r>
      </w:del>
      <w:ins w:id="36" w:author="גרמן קגנובסקי" w:date="2021-07-29T10:34:00Z">
        <w:r w:rsidR="00B8611D">
          <w:rPr>
            <w:rFonts w:ascii="Times New Roman" w:eastAsia="Times New Roman" w:hAnsi="Times New Roman" w:hint="cs"/>
            <w:sz w:val="24"/>
            <w:rtl/>
          </w:rPr>
          <w:t>20</w:t>
        </w:r>
      </w:ins>
      <w:r w:rsidR="003F4502">
        <w:rPr>
          <w:rFonts w:ascii="Times New Roman" w:eastAsia="Times New Roman" w:hAnsi="Times New Roman"/>
          <w:sz w:val="24"/>
          <w:rtl/>
        </w:rPr>
        <w:t>%</w:t>
      </w:r>
    </w:p>
    <w:p w14:paraId="2B025975" w14:textId="62296CD2" w:rsidR="001835AB" w:rsidRPr="001835AB" w:rsidRDefault="001835AB" w:rsidP="00B8611D">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del w:id="37" w:author="גרמן קגנובסקי" w:date="2021-07-29T10:33:00Z">
        <w:r w:rsidRPr="001835AB" w:rsidDel="00B8611D">
          <w:rPr>
            <w:rFonts w:ascii="Times New Roman" w:eastAsia="Times New Roman" w:hAnsi="Times New Roman" w:hint="cs"/>
            <w:sz w:val="24"/>
            <w:rtl/>
          </w:rPr>
          <w:delText>20</w:delText>
        </w:r>
      </w:del>
      <w:ins w:id="38" w:author="גרמן קגנובסקי" w:date="2021-07-29T10:33:00Z">
        <w:r w:rsidR="00B8611D">
          <w:rPr>
            <w:rFonts w:ascii="Times New Roman" w:eastAsia="Times New Roman" w:hAnsi="Times New Roman" w:hint="cs"/>
            <w:sz w:val="24"/>
            <w:rtl/>
          </w:rPr>
          <w:t>5</w:t>
        </w:r>
      </w:ins>
      <w:r w:rsidRPr="001835AB">
        <w:rPr>
          <w:rFonts w:ascii="Times New Roman" w:eastAsia="Times New Roman" w:hAnsi="Times New Roman"/>
          <w:sz w:val="24"/>
          <w:rtl/>
        </w:rPr>
        <w:t>%</w:t>
      </w:r>
    </w:p>
    <w:p w14:paraId="142E993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5AB8F0A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03F430E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4A059ECE" w14:textId="34A33C03" w:rsidR="003F4502" w:rsidRDefault="001835AB" w:rsidP="00B8611D">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del w:id="39" w:author="גרמן קגנובסקי" w:date="2021-07-29T10:33:00Z">
        <w:r w:rsidRPr="001835AB" w:rsidDel="00B8611D">
          <w:rPr>
            <w:rFonts w:ascii="Times New Roman" w:eastAsia="Times New Roman" w:hAnsi="Times New Roman" w:hint="cs"/>
            <w:sz w:val="24"/>
            <w:rtl/>
          </w:rPr>
          <w:delText>10</w:delText>
        </w:r>
      </w:del>
      <w:ins w:id="40" w:author="גרמן קגנובסקי" w:date="2021-07-29T10:33:00Z">
        <w:r w:rsidR="00B8611D">
          <w:rPr>
            <w:rFonts w:ascii="Times New Roman" w:eastAsia="Times New Roman" w:hAnsi="Times New Roman" w:hint="cs"/>
            <w:sz w:val="24"/>
            <w:rtl/>
          </w:rPr>
          <w:t>5</w:t>
        </w:r>
      </w:ins>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54AA3334" w14:textId="6182C82C" w:rsidR="001835AB" w:rsidRPr="001835AB" w:rsidDel="00B8611D" w:rsidRDefault="001835AB" w:rsidP="00E64AE3">
      <w:pPr>
        <w:widowControl w:val="0"/>
        <w:spacing w:before="0" w:beforeAutospacing="0" w:after="0" w:afterAutospacing="0" w:line="240" w:lineRule="auto"/>
        <w:ind w:left="720" w:right="-142"/>
        <w:rPr>
          <w:del w:id="41" w:author="גרמן קגנובסקי" w:date="2021-07-29T10:32:00Z"/>
          <w:rFonts w:ascii="Times New Roman" w:eastAsia="Times New Roman" w:hAnsi="Times New Roman"/>
          <w:b/>
          <w:bCs/>
          <w:sz w:val="24"/>
          <w:u w:val="single"/>
          <w:rtl/>
        </w:rPr>
      </w:pPr>
      <w:del w:id="42" w:author="גרמן קגנובסקי" w:date="2021-07-29T10:32:00Z">
        <w:r w:rsidRPr="001835AB" w:rsidDel="00B8611D">
          <w:rPr>
            <w:rFonts w:ascii="Times New Roman" w:eastAsia="Times New Roman" w:hAnsi="Times New Roman"/>
            <w:b/>
            <w:bCs/>
            <w:sz w:val="24"/>
            <w:u w:val="single"/>
            <w:rtl/>
          </w:rPr>
          <w:delText>ל-(זוג) (שלוש) (ארבע) מעליות במבנה חוזר</w:delText>
        </w:r>
      </w:del>
    </w:p>
    <w:p w14:paraId="207B4116" w14:textId="71462CDA" w:rsidR="001835AB" w:rsidRPr="001835AB" w:rsidDel="00B8611D" w:rsidRDefault="001835AB" w:rsidP="00E64AE3">
      <w:pPr>
        <w:widowControl w:val="0"/>
        <w:spacing w:before="0" w:beforeAutospacing="0" w:after="0" w:afterAutospacing="0" w:line="240" w:lineRule="auto"/>
        <w:ind w:left="720" w:right="-142"/>
        <w:rPr>
          <w:del w:id="43" w:author="גרמן קגנובסקי" w:date="2021-07-29T10:32:00Z"/>
          <w:rFonts w:ascii="Times New Roman" w:eastAsia="Times New Roman" w:hAnsi="Times New Roman"/>
          <w:sz w:val="24"/>
          <w:rtl/>
        </w:rPr>
      </w:pPr>
    </w:p>
    <w:p w14:paraId="337CB1C0" w14:textId="4E68F8AF" w:rsidR="001835AB" w:rsidRPr="001835AB" w:rsidDel="00B8611D" w:rsidRDefault="001835AB" w:rsidP="00E64AE3">
      <w:pPr>
        <w:widowControl w:val="0"/>
        <w:spacing w:before="0" w:beforeAutospacing="0" w:after="0" w:afterAutospacing="0" w:line="240" w:lineRule="auto"/>
        <w:ind w:left="720" w:right="-142"/>
        <w:rPr>
          <w:del w:id="44" w:author="גרמן קגנובסקי" w:date="2021-07-29T10:32:00Z"/>
          <w:rFonts w:ascii="Times New Roman" w:eastAsia="Times New Roman" w:hAnsi="Times New Roman"/>
          <w:sz w:val="24"/>
          <w:rtl/>
        </w:rPr>
      </w:pPr>
      <w:del w:id="45" w:author="גרמן קגנובסקי" w:date="2021-07-29T10:32:00Z">
        <w:r w:rsidRPr="001835AB" w:rsidDel="00B8611D">
          <w:rPr>
            <w:rFonts w:ascii="Times New Roman" w:eastAsia="Times New Roman" w:hAnsi="Times New Roman"/>
            <w:sz w:val="24"/>
            <w:rtl/>
          </w:rPr>
          <w:delText>א.</w:delText>
        </w:r>
        <w:r w:rsidRPr="001835AB" w:rsidDel="00B8611D">
          <w:rPr>
            <w:rFonts w:ascii="Times New Roman" w:eastAsia="Times New Roman" w:hAnsi="Times New Roman"/>
            <w:sz w:val="24"/>
            <w:rtl/>
          </w:rPr>
          <w:tab/>
          <w:delText>לאחר אישור הבקשות להיתרי בניה והוצאת היתר בניה</w:delText>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1835AB" w:rsidDel="00B8611D">
          <w:rPr>
            <w:rFonts w:ascii="Times New Roman" w:eastAsia="Times New Roman" w:hAnsi="Times New Roman"/>
            <w:sz w:val="24"/>
            <w:rtl/>
          </w:rPr>
          <w:delText>25%</w:delText>
        </w:r>
      </w:del>
    </w:p>
    <w:p w14:paraId="51BBD489" w14:textId="74B5FB2E" w:rsidR="001835AB" w:rsidRPr="001835AB" w:rsidDel="00B8611D" w:rsidRDefault="001835AB" w:rsidP="00E64AE3">
      <w:pPr>
        <w:widowControl w:val="0"/>
        <w:spacing w:before="0" w:beforeAutospacing="0" w:after="0" w:afterAutospacing="0" w:line="240" w:lineRule="auto"/>
        <w:ind w:left="720" w:right="-142"/>
        <w:rPr>
          <w:del w:id="46" w:author="גרמן קגנובסקי" w:date="2021-07-29T10:32:00Z"/>
          <w:rFonts w:ascii="Times New Roman" w:eastAsia="Times New Roman" w:hAnsi="Times New Roman"/>
          <w:sz w:val="24"/>
          <w:rtl/>
        </w:rPr>
      </w:pPr>
      <w:del w:id="47" w:author="גרמן קגנובסקי" w:date="2021-07-29T10:32:00Z">
        <w:r w:rsidRPr="001835AB" w:rsidDel="00B8611D">
          <w:rPr>
            <w:rFonts w:ascii="Times New Roman" w:eastAsia="Times New Roman" w:hAnsi="Times New Roman"/>
            <w:sz w:val="24"/>
            <w:rtl/>
          </w:rPr>
          <w:delText>ב.</w:delText>
        </w:r>
        <w:r w:rsidRPr="001835AB" w:rsidDel="00B8611D">
          <w:rPr>
            <w:rFonts w:ascii="Times New Roman" w:eastAsia="Times New Roman" w:hAnsi="Times New Roman"/>
            <w:sz w:val="24"/>
            <w:rtl/>
          </w:rPr>
          <w:tab/>
          <w:delText>במהלך ביצוע הפיקוח העליון</w:delText>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1835AB" w:rsidDel="00B8611D">
          <w:rPr>
            <w:rFonts w:ascii="Times New Roman" w:eastAsia="Times New Roman" w:hAnsi="Times New Roman"/>
            <w:sz w:val="24"/>
            <w:rtl/>
          </w:rPr>
          <w:delText>45%</w:delText>
        </w:r>
      </w:del>
    </w:p>
    <w:p w14:paraId="2DD5780B" w14:textId="04720AC7" w:rsidR="001835AB" w:rsidRPr="001835AB" w:rsidDel="00B8611D" w:rsidRDefault="001835AB" w:rsidP="00E64AE3">
      <w:pPr>
        <w:widowControl w:val="0"/>
        <w:spacing w:before="0" w:beforeAutospacing="0" w:after="0" w:afterAutospacing="0" w:line="240" w:lineRule="auto"/>
        <w:ind w:left="720" w:right="-142"/>
        <w:rPr>
          <w:del w:id="48" w:author="גרמן קגנובסקי" w:date="2021-07-29T10:32:00Z"/>
          <w:rFonts w:ascii="Times New Roman" w:eastAsia="Times New Roman" w:hAnsi="Times New Roman"/>
          <w:sz w:val="24"/>
          <w:rtl/>
        </w:rPr>
      </w:pPr>
      <w:del w:id="49" w:author="גרמן קגנובסקי" w:date="2021-07-29T10:32:00Z">
        <w:r w:rsidRPr="001835AB" w:rsidDel="00B8611D">
          <w:rPr>
            <w:rFonts w:ascii="Times New Roman" w:eastAsia="Times New Roman" w:hAnsi="Times New Roman"/>
            <w:sz w:val="24"/>
            <w:rtl/>
          </w:rPr>
          <w:delText>ג.</w:delText>
        </w:r>
        <w:r w:rsidRPr="001835AB" w:rsidDel="00B8611D">
          <w:rPr>
            <w:rFonts w:ascii="Times New Roman" w:eastAsia="Times New Roman" w:hAnsi="Times New Roman"/>
            <w:sz w:val="24"/>
            <w:rtl/>
          </w:rPr>
          <w:tab/>
          <w:delText xml:space="preserve">לאחר גמר ביצוע העבודות בהתאם לחוזה זה, הפעלת הפרויקט </w:delText>
        </w:r>
      </w:del>
    </w:p>
    <w:p w14:paraId="716B0387" w14:textId="26141989" w:rsidR="001835AB" w:rsidRPr="001835AB" w:rsidDel="00B8611D" w:rsidRDefault="001835AB" w:rsidP="00E64AE3">
      <w:pPr>
        <w:widowControl w:val="0"/>
        <w:spacing w:before="0" w:beforeAutospacing="0" w:after="0" w:afterAutospacing="0" w:line="240" w:lineRule="auto"/>
        <w:ind w:left="720" w:right="-142"/>
        <w:rPr>
          <w:del w:id="50" w:author="גרמן קגנובסקי" w:date="2021-07-29T10:32:00Z"/>
          <w:rFonts w:ascii="Times New Roman" w:eastAsia="Times New Roman" w:hAnsi="Times New Roman"/>
          <w:sz w:val="24"/>
          <w:rtl/>
        </w:rPr>
      </w:pPr>
      <w:del w:id="51" w:author="גרמן קגנובסקי" w:date="2021-07-29T10:32:00Z">
        <w:r w:rsidRPr="001835AB" w:rsidDel="00B8611D">
          <w:rPr>
            <w:rFonts w:ascii="Times New Roman" w:eastAsia="Times New Roman" w:hAnsi="Times New Roman"/>
            <w:sz w:val="24"/>
            <w:rtl/>
          </w:rPr>
          <w:tab/>
          <w:delText xml:space="preserve">והמתקן קבלת המערכות וקבלתם על ידי המזמין, ולאחר בדיקת </w:delText>
        </w:r>
      </w:del>
    </w:p>
    <w:p w14:paraId="31734176" w14:textId="6C245ACF" w:rsidR="001835AB" w:rsidRPr="001835AB" w:rsidDel="00B8611D" w:rsidRDefault="001835AB" w:rsidP="00E64AE3">
      <w:pPr>
        <w:widowControl w:val="0"/>
        <w:spacing w:before="0" w:beforeAutospacing="0" w:after="0" w:afterAutospacing="0" w:line="240" w:lineRule="auto"/>
        <w:ind w:left="720" w:right="-142"/>
        <w:rPr>
          <w:del w:id="52" w:author="גרמן קגנובסקי" w:date="2021-07-29T10:32:00Z"/>
          <w:rFonts w:ascii="Times New Roman" w:eastAsia="Times New Roman" w:hAnsi="Times New Roman"/>
          <w:sz w:val="24"/>
          <w:rtl/>
        </w:rPr>
      </w:pPr>
      <w:del w:id="53" w:author="גרמן קגנובסקי" w:date="2021-07-29T10:32:00Z">
        <w:r w:rsidRPr="001835AB" w:rsidDel="00B8611D">
          <w:rPr>
            <w:rFonts w:ascii="Times New Roman" w:eastAsia="Times New Roman" w:hAnsi="Times New Roman"/>
            <w:sz w:val="24"/>
            <w:rtl/>
          </w:rPr>
          <w:tab/>
          <w:delText>החשבונות הסופיים בגין העבודות ואישורם על ידי המתכנן והמזמין</w:delText>
        </w:r>
      </w:del>
    </w:p>
    <w:p w14:paraId="2DA3299B" w14:textId="3A8C114B" w:rsidR="001835AB" w:rsidRPr="001835AB" w:rsidDel="00B8611D" w:rsidRDefault="001835AB" w:rsidP="00E64AE3">
      <w:pPr>
        <w:widowControl w:val="0"/>
        <w:spacing w:before="0" w:beforeAutospacing="0" w:after="0" w:afterAutospacing="0" w:line="240" w:lineRule="auto"/>
        <w:ind w:left="720" w:right="-142"/>
        <w:rPr>
          <w:del w:id="54" w:author="גרמן קגנובסקי" w:date="2021-07-29T10:32:00Z"/>
          <w:rFonts w:ascii="Times New Roman" w:eastAsia="Times New Roman" w:hAnsi="Times New Roman"/>
          <w:sz w:val="24"/>
          <w:rtl/>
        </w:rPr>
      </w:pPr>
      <w:del w:id="55" w:author="גרמן קגנובסקי" w:date="2021-07-29T10:32:00Z">
        <w:r w:rsidRPr="001835AB" w:rsidDel="00B8611D">
          <w:rPr>
            <w:rFonts w:ascii="Times New Roman" w:eastAsia="Times New Roman" w:hAnsi="Times New Roman"/>
            <w:sz w:val="24"/>
            <w:rtl/>
          </w:rPr>
          <w:tab/>
          <w:delText>וקבלת אישור אכלוס</w:delText>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1835AB" w:rsidDel="00B8611D">
          <w:rPr>
            <w:rFonts w:ascii="Times New Roman" w:eastAsia="Times New Roman" w:hAnsi="Times New Roman"/>
            <w:sz w:val="24"/>
            <w:rtl/>
          </w:rPr>
          <w:delText>25%</w:delText>
        </w:r>
      </w:del>
    </w:p>
    <w:p w14:paraId="677FDBB3" w14:textId="4436B4A3" w:rsidR="001835AB" w:rsidRPr="001835AB" w:rsidDel="00B8611D" w:rsidRDefault="001835AB" w:rsidP="00E64AE3">
      <w:pPr>
        <w:widowControl w:val="0"/>
        <w:spacing w:before="0" w:beforeAutospacing="0" w:after="0" w:afterAutospacing="0" w:line="240" w:lineRule="auto"/>
        <w:ind w:left="720" w:right="-142"/>
        <w:rPr>
          <w:del w:id="56" w:author="גרמן קגנובסקי" w:date="2021-07-29T10:32:00Z"/>
          <w:rFonts w:ascii="Times New Roman" w:eastAsia="Times New Roman" w:hAnsi="Times New Roman"/>
          <w:sz w:val="24"/>
          <w:rtl/>
        </w:rPr>
      </w:pPr>
      <w:del w:id="57" w:author="גרמן קגנובסקי" w:date="2021-07-29T10:32:00Z">
        <w:r w:rsidRPr="001835AB" w:rsidDel="00B8611D">
          <w:rPr>
            <w:rFonts w:ascii="Times New Roman" w:eastAsia="Times New Roman" w:hAnsi="Times New Roman"/>
            <w:sz w:val="24"/>
            <w:rtl/>
          </w:rPr>
          <w:delText>ד.</w:delText>
        </w:r>
        <w:r w:rsidRPr="001835AB" w:rsidDel="00B8611D">
          <w:rPr>
            <w:rFonts w:ascii="Times New Roman" w:eastAsia="Times New Roman" w:hAnsi="Times New Roman"/>
            <w:sz w:val="24"/>
            <w:rtl/>
          </w:rPr>
          <w:tab/>
          <w:delText>לאחר גמר הפיקוח העליון, ת</w:delText>
        </w:r>
        <w:r w:rsidRPr="001835AB" w:rsidDel="00B8611D">
          <w:rPr>
            <w:rFonts w:ascii="Times New Roman" w:eastAsia="Times New Roman" w:hAnsi="Times New Roman" w:hint="cs"/>
            <w:sz w:val="24"/>
            <w:rtl/>
          </w:rPr>
          <w:delText>י</w:delText>
        </w:r>
        <w:r w:rsidRPr="001835AB" w:rsidDel="00B8611D">
          <w:rPr>
            <w:rFonts w:ascii="Times New Roman" w:eastAsia="Times New Roman" w:hAnsi="Times New Roman"/>
            <w:sz w:val="24"/>
            <w:rtl/>
          </w:rPr>
          <w:delText>קוני הבדק וקבלת תעודת גמר לפרויקט,</w:delText>
        </w:r>
      </w:del>
    </w:p>
    <w:p w14:paraId="2F1C4B4E" w14:textId="01BCB5D9" w:rsidR="001835AB" w:rsidRPr="001835AB" w:rsidDel="00B8611D" w:rsidRDefault="001835AB" w:rsidP="00E64AE3">
      <w:pPr>
        <w:widowControl w:val="0"/>
        <w:spacing w:before="0" w:beforeAutospacing="0" w:after="0" w:afterAutospacing="0" w:line="240" w:lineRule="auto"/>
        <w:ind w:left="720" w:right="-142"/>
        <w:rPr>
          <w:del w:id="58" w:author="גרמן קגנובסקי" w:date="2021-07-29T10:32:00Z"/>
          <w:rFonts w:ascii="Times New Roman" w:eastAsia="Times New Roman" w:hAnsi="Times New Roman"/>
          <w:sz w:val="24"/>
          <w:rtl/>
        </w:rPr>
      </w:pPr>
      <w:del w:id="59" w:author="גרמן קגנובסקי" w:date="2021-07-29T10:32:00Z">
        <w:r w:rsidRPr="001835AB" w:rsidDel="00B8611D">
          <w:rPr>
            <w:rFonts w:ascii="Times New Roman" w:eastAsia="Times New Roman" w:hAnsi="Times New Roman"/>
            <w:sz w:val="24"/>
            <w:rtl/>
          </w:rPr>
          <w:tab/>
          <w:delText>אשור המתכנן בכתב להשלמת הפרויקט בהתאם לתכניותיו לתקנים</w:delText>
        </w:r>
      </w:del>
    </w:p>
    <w:p w14:paraId="6B81AAAD" w14:textId="43F6B713" w:rsidR="001835AB" w:rsidRPr="001835AB" w:rsidDel="00B8611D" w:rsidRDefault="001835AB" w:rsidP="00E64AE3">
      <w:pPr>
        <w:widowControl w:val="0"/>
        <w:spacing w:before="0" w:beforeAutospacing="0" w:after="0" w:afterAutospacing="0" w:line="240" w:lineRule="auto"/>
        <w:ind w:left="720" w:right="-142"/>
        <w:rPr>
          <w:del w:id="60" w:author="גרמן קגנובסקי" w:date="2021-07-29T10:32:00Z"/>
          <w:rFonts w:ascii="Times New Roman" w:eastAsia="Times New Roman" w:hAnsi="Times New Roman"/>
          <w:sz w:val="24"/>
          <w:rtl/>
        </w:rPr>
      </w:pPr>
      <w:del w:id="61" w:author="גרמן קגנובסקי" w:date="2021-07-29T10:32:00Z">
        <w:r w:rsidRPr="001835AB" w:rsidDel="00B8611D">
          <w:rPr>
            <w:rFonts w:ascii="Times New Roman" w:eastAsia="Times New Roman" w:hAnsi="Times New Roman"/>
            <w:sz w:val="24"/>
            <w:rtl/>
          </w:rPr>
          <w:tab/>
          <w:delText>מחייבים ולשביעות רצונו</w:delText>
        </w:r>
        <w:r w:rsidRPr="001835AB" w:rsidDel="00B8611D">
          <w:rPr>
            <w:rFonts w:ascii="Times New Roman" w:eastAsia="Times New Roman" w:hAnsi="Times New Roman"/>
            <w:sz w:val="24"/>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3F4502" w:rsidDel="00B8611D">
          <w:rPr>
            <w:rFonts w:ascii="Times New Roman" w:eastAsia="Times New Roman" w:hAnsi="Times New Roman"/>
            <w:sz w:val="24"/>
            <w:u w:val="dotted"/>
            <w:rtl/>
          </w:rPr>
          <w:tab/>
        </w:r>
        <w:r w:rsidRPr="001835AB" w:rsidDel="00B8611D">
          <w:rPr>
            <w:rFonts w:ascii="Times New Roman" w:eastAsia="Times New Roman" w:hAnsi="Times New Roman"/>
            <w:sz w:val="24"/>
            <w:rtl/>
          </w:rPr>
          <w:delText>5%</w:delText>
        </w:r>
      </w:del>
    </w:p>
    <w:p w14:paraId="687DA9A7" w14:textId="6ADA348F" w:rsidR="001835AB" w:rsidRPr="001835AB" w:rsidDel="00B8611D" w:rsidRDefault="001835AB" w:rsidP="001835AB">
      <w:pPr>
        <w:widowControl w:val="0"/>
        <w:spacing w:before="0" w:beforeAutospacing="0" w:after="0" w:afterAutospacing="0" w:line="240" w:lineRule="auto"/>
        <w:ind w:left="720" w:right="360"/>
        <w:rPr>
          <w:del w:id="62" w:author="גרמן קגנובסקי" w:date="2021-07-29T10:32:00Z"/>
          <w:rFonts w:ascii="Times New Roman" w:eastAsia="Times New Roman" w:hAnsi="Times New Roman"/>
          <w:sz w:val="24"/>
          <w:rtl/>
        </w:rPr>
      </w:pPr>
    </w:p>
    <w:p w14:paraId="37E260C8"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2A7AED4"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 xml:space="preserve">המתכנן יגיש חשבון לא יותר מאשר פעם בחודש. לכל חשבון יצרף המתכנן אישור מאת חברת הביטוח על קיומם של הביטוחים </w:t>
      </w:r>
      <w:r w:rsidRPr="002F2747">
        <w:rPr>
          <w:rFonts w:ascii="Times New Roman" w:eastAsia="Times New Roman" w:hAnsi="Times New Roman"/>
          <w:sz w:val="24"/>
          <w:rtl/>
          <w:lang w:eastAsia="he-IL"/>
        </w:rPr>
        <w:lastRenderedPageBreak/>
        <w:t xml:space="preserve">המפורטים בחוזה בנוסח </w:t>
      </w:r>
      <w:proofErr w:type="spellStart"/>
      <w:r w:rsidRPr="002F2747">
        <w:rPr>
          <w:rFonts w:ascii="Times New Roman" w:eastAsia="Times New Roman" w:hAnsi="Times New Roman"/>
          <w:sz w:val="24"/>
          <w:rtl/>
          <w:lang w:eastAsia="he-IL"/>
        </w:rPr>
        <w:t>המצ"ב</w:t>
      </w:r>
      <w:proofErr w:type="spellEnd"/>
      <w:r w:rsidRPr="002F2747">
        <w:rPr>
          <w:rFonts w:ascii="Times New Roman" w:eastAsia="Times New Roman" w:hAnsi="Times New Roman"/>
          <w:sz w:val="24"/>
          <w:rtl/>
          <w:lang w:eastAsia="he-IL"/>
        </w:rPr>
        <w:t xml:space="preserve"> כנספח ז' לחוזה.</w:t>
      </w:r>
    </w:p>
    <w:p w14:paraId="75EAAA24"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468E30F3"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57F8AD39"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7A1A407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5C28107C"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80D5D9C"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03CCE71E"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6CB1B4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18E2412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3AEAE850"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bCs/>
          <w:color w:val="FF0000"/>
          <w:sz w:val="24"/>
          <w:rtl/>
          <w:lang w:eastAsia="he-IL"/>
        </w:rPr>
        <w:br/>
      </w:r>
    </w:p>
    <w:p w14:paraId="60DF08CC"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7615BBD" w14:textId="668F8C53" w:rsidR="009E2846" w:rsidRPr="009E2846" w:rsidRDefault="00640DB7"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63" w:author="גרמן קגנובסקי" w:date="2021-07-29T10:15:00Z">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ins>
        </w:p>
      </w:sdtContent>
    </w:sdt>
    <w:p w14:paraId="1D09558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0A21E24D"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50F34C6F"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20C81B76"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37D24F3D"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1A36BB0B" w14:textId="0C50FDE0"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4"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5"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6"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40B24D5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34DF33A" w14:textId="3204A4E4"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7"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8" w:author="גרמן קגנובסקי" w:date="2021-03-15T14:13:00Z">
            <w:r w:rsidR="005139B4">
              <w:rPr>
                <w:rFonts w:ascii="Times New Roman" w:eastAsia="Times New Roman" w:hAnsi="Times New Roman" w:hint="cs"/>
                <w:bCs/>
                <w:color w:val="008000"/>
                <w:sz w:val="24"/>
                <w:rtl/>
                <w:lang w:eastAsia="he-IL"/>
              </w:rPr>
              <w:t xml:space="preserve">סביוני רעננה </w:t>
            </w:r>
          </w:ins>
        </w:sdtContent>
      </w:sdt>
      <w:r w:rsidRPr="009E2846">
        <w:rPr>
          <w:rFonts w:ascii="Times New Roman" w:eastAsia="Times New Roman" w:hAnsi="Times New Roman" w:hint="cs"/>
          <w:color w:val="008000"/>
          <w:sz w:val="24"/>
          <w:rtl/>
          <w:lang w:eastAsia="he-IL"/>
        </w:rPr>
        <w:t>.</w:t>
      </w:r>
    </w:p>
    <w:p w14:paraId="3078ABC6"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0628B25" w14:textId="32BA2F4B"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69"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7F80D777"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CD6E5F2" w14:textId="01D40918"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70"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2B40362E"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96B3E34"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023E334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741CADD"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אני מתחייב לנקוט בכל אמצעי הזהירות כדי למנוע אפשרות כי מידע חסוי יצא מרשותכם ו/או מרשותי ויגיע למי שלא הוסמך על ידכם בכתב.</w:t>
      </w:r>
    </w:p>
    <w:p w14:paraId="2210503D"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6E2F75E"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2C38CEBB"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A5F9FE5"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6185E45D"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6896AB42"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7734FD42" w14:textId="7AE01A90"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71" w:author="גרמן קגנובסקי" w:date="2021-07-29T10:16:00Z">
            <w:r w:rsidR="00640DB7">
              <w:rPr>
                <w:rFonts w:ascii="Times New Roman" w:eastAsia="Times New Roman" w:hAnsi="Times New Roman"/>
                <w:color w:val="00B0F0"/>
                <w:sz w:val="20"/>
                <w:u w:val="single"/>
                <w:rtl/>
                <w:lang w:eastAsia="he-IL"/>
              </w:rPr>
              <w:t>וי.אי.אס</w:t>
            </w:r>
            <w:proofErr w:type="spellEnd"/>
            <w:r w:rsidR="00640DB7">
              <w:rPr>
                <w:rFonts w:ascii="Times New Roman" w:eastAsia="Times New Roman" w:hAnsi="Times New Roman"/>
                <w:color w:val="00B0F0"/>
                <w:sz w:val="20"/>
                <w:u w:val="single"/>
                <w:rtl/>
                <w:lang w:eastAsia="he-IL"/>
              </w:rPr>
              <w:t>. הנדסה בע"מ</w:t>
            </w:r>
          </w:ins>
        </w:sdtContent>
      </w:sdt>
    </w:p>
    <w:p w14:paraId="46E4B799"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4F6454B4"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57125B5A"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76475CFD"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כתובת:__________</w:t>
      </w:r>
    </w:p>
    <w:p w14:paraId="2AC75930"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3CB542E8"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10D4882A"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lastRenderedPageBreak/>
        <w:t>נספח "ז''</w:t>
      </w:r>
    </w:p>
    <w:p w14:paraId="44786A7B"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5A99C580"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583AB104"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EA5C769"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xml:space="preserve">, לכיסוי </w:t>
      </w:r>
      <w:proofErr w:type="spellStart"/>
      <w:r w:rsidRPr="00740118">
        <w:rPr>
          <w:rFonts w:ascii="David" w:eastAsia="Calibri" w:hAnsi="David" w:hint="cs"/>
          <w:sz w:val="24"/>
          <w:rtl/>
        </w:rPr>
        <w:t>חבותו</w:t>
      </w:r>
      <w:proofErr w:type="spellEnd"/>
      <w:r w:rsidRPr="00740118">
        <w:rPr>
          <w:rFonts w:ascii="David" w:eastAsia="Calibri" w:hAnsi="David" w:hint="cs"/>
          <w:sz w:val="24"/>
          <w:rtl/>
        </w:rPr>
        <w:t xml:space="preserve"> המקצועית של המתכנן ביחס להתחייבויותיו על פי ההסכם הנדון.</w:t>
      </w:r>
    </w:p>
    <w:p w14:paraId="18DFE2A2"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 xml:space="preserve">גבול האחריות על פי הפוליסה לא יפחת מ- 4,000,000 ₪  (ארבעה </w:t>
      </w:r>
      <w:proofErr w:type="spellStart"/>
      <w:r w:rsidRPr="00740118">
        <w:rPr>
          <w:rFonts w:ascii="David" w:eastAsia="Calibri" w:hAnsi="David" w:hint="cs"/>
          <w:sz w:val="24"/>
          <w:rtl/>
        </w:rPr>
        <w:t>מליון</w:t>
      </w:r>
      <w:proofErr w:type="spellEnd"/>
      <w:r w:rsidRPr="00740118">
        <w:rPr>
          <w:rFonts w:ascii="David" w:eastAsia="Calibri" w:hAnsi="David" w:hint="cs"/>
          <w:sz w:val="24"/>
          <w:rtl/>
        </w:rPr>
        <w:t xml:space="preserve"> ₪) לאירוע ובסה"כ לתקופת הביטוח.</w:t>
      </w:r>
    </w:p>
    <w:p w14:paraId="6006325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w:t>
      </w:r>
      <w:r w:rsidRPr="00740118">
        <w:rPr>
          <w:rFonts w:ascii="David" w:eastAsia="Calibri" w:hAnsi="David" w:hint="cs"/>
          <w:sz w:val="24"/>
          <w:rtl/>
        </w:rPr>
        <w:lastRenderedPageBreak/>
        <w:t xml:space="preserve">הכיסוי על פי הפוליסה מורחב לכלול את המזמין כמבוטח נוסף בגין </w:t>
      </w:r>
      <w:proofErr w:type="spellStart"/>
      <w:r w:rsidRPr="00740118">
        <w:rPr>
          <w:rFonts w:ascii="David" w:eastAsia="Calibri" w:hAnsi="David" w:hint="cs"/>
          <w:sz w:val="24"/>
          <w:rtl/>
        </w:rPr>
        <w:t>חבותו</w:t>
      </w:r>
      <w:proofErr w:type="spellEnd"/>
      <w:r w:rsidRPr="00740118">
        <w:rPr>
          <w:rFonts w:ascii="David" w:eastAsia="Calibri" w:hAnsi="David" w:hint="cs"/>
          <w:sz w:val="24"/>
          <w:rtl/>
        </w:rPr>
        <w:t xml:space="preserve">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740118">
        <w:rPr>
          <w:rFonts w:ascii="David" w:eastAsia="Calibri" w:hAnsi="David" w:hint="cs"/>
          <w:sz w:val="24"/>
          <w:rtl/>
        </w:rPr>
        <w:t>ב.ר</w:t>
      </w:r>
      <w:proofErr w:type="spellEnd"/>
      <w:r w:rsidRPr="00740118">
        <w:rPr>
          <w:rFonts w:ascii="David" w:eastAsia="Calibri" w:hAnsi="David" w:hint="cs"/>
          <w:sz w:val="24"/>
          <w:rtl/>
        </w:rPr>
        <w:t>. 2018".</w:t>
      </w:r>
    </w:p>
    <w:p w14:paraId="68C75853"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xml:space="preserve">, המבטח חבות עפ"י פקודת </w:t>
      </w:r>
      <w:proofErr w:type="spellStart"/>
      <w:r w:rsidRPr="00740118">
        <w:rPr>
          <w:rFonts w:ascii="David" w:eastAsia="Calibri" w:hAnsi="David" w:hint="cs"/>
          <w:sz w:val="24"/>
          <w:rtl/>
        </w:rPr>
        <w:t>הנזיקין</w:t>
      </w:r>
      <w:proofErr w:type="spellEnd"/>
      <w:r w:rsidRPr="00740118">
        <w:rPr>
          <w:rFonts w:ascii="David" w:eastAsia="Calibri" w:hAnsi="David" w:hint="cs"/>
          <w:sz w:val="24"/>
          <w:rtl/>
        </w:rPr>
        <w:t xml:space="preserve"> (נוסח חדש) וחוק האחריות למוצרים פגומים תש"ם-1980,  כלפי כל העובדים, המועסקים על ידי המתכנן, בגין פגיעה גופנית או מחלה העלולים </w:t>
      </w:r>
      <w:proofErr w:type="spellStart"/>
      <w:r w:rsidRPr="00740118">
        <w:rPr>
          <w:rFonts w:ascii="David" w:eastAsia="Calibri" w:hAnsi="David" w:hint="cs"/>
          <w:sz w:val="24"/>
          <w:rtl/>
        </w:rPr>
        <w:t>להגרם</w:t>
      </w:r>
      <w:proofErr w:type="spellEnd"/>
      <w:r w:rsidRPr="00740118">
        <w:rPr>
          <w:rFonts w:ascii="David" w:eastAsia="Calibri" w:hAnsi="David" w:hint="cs"/>
          <w:sz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429464F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lastRenderedPageBreak/>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51F2E28D"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6DEA0E3E"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47314441"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8144276"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C46825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4802CC12"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E5BBC89"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105CA020" w14:textId="77777777" w:rsidR="00740118" w:rsidRPr="00740118" w:rsidRDefault="00740118" w:rsidP="00740118">
      <w:pPr>
        <w:ind w:left="364"/>
        <w:contextualSpacing/>
        <w:rPr>
          <w:rFonts w:ascii="Times New Roman" w:eastAsia="Calibri" w:hAnsi="Times New Roman" w:cs="Arial"/>
          <w:szCs w:val="22"/>
          <w:rtl/>
        </w:rPr>
      </w:pPr>
    </w:p>
    <w:p w14:paraId="4C77A29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4A6940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58A1B2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E4060A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6C8334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963A0A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E17F90B"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8B9FFE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29BF44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3F6FEB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59691CB"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C63CE0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BE3754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016E82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9D5055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C39FCD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7A6D59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65CDCA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38A6BA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050D63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36A8B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3F338D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D7769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8ECDEA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225E90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368CAD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6398CA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8D54BD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9CA5B6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3216D6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6E492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5FA37D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B3DDE1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F7D28A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8CD5B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EFF24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2D452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C218E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42DAF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D72FA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4B6E5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1D5A81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C9E976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5B233FD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lastRenderedPageBreak/>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72549A0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32A6F67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73A79590" w14:textId="77777777" w:rsidTr="007B7FA7">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A49CB9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C13EE3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4C2BF00A" w14:textId="77777777" w:rsidTr="007B7FA7">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F21BBB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7654AC23" w14:textId="77777777" w:rsidTr="007B7FA7">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CA49A4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1BE9BA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866796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E4BA06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34CA30C9" w14:textId="77777777" w:rsidTr="007B7FA7">
        <w:trPr>
          <w:trHeight w:val="551"/>
        </w:trPr>
        <w:tc>
          <w:tcPr>
            <w:tcW w:w="4068" w:type="dxa"/>
            <w:tcBorders>
              <w:top w:val="single" w:sz="4" w:space="0" w:color="auto"/>
              <w:left w:val="single" w:sz="4" w:space="0" w:color="auto"/>
              <w:bottom w:val="single" w:sz="4" w:space="0" w:color="auto"/>
              <w:right w:val="single" w:sz="4" w:space="0" w:color="auto"/>
            </w:tcBorders>
            <w:hideMark/>
          </w:tcPr>
          <w:p w14:paraId="295CA11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619BE7C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518D9D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56A380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26F3D7A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73A51894"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FACC9B9"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42C37DA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60B9038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43C78B23" w14:textId="77777777" w:rsidTr="007B7FA7">
        <w:trPr>
          <w:trHeight w:val="571"/>
        </w:trPr>
        <w:tc>
          <w:tcPr>
            <w:tcW w:w="4068" w:type="dxa"/>
            <w:tcBorders>
              <w:top w:val="single" w:sz="4" w:space="0" w:color="auto"/>
              <w:left w:val="single" w:sz="4" w:space="0" w:color="auto"/>
              <w:bottom w:val="single" w:sz="4" w:space="0" w:color="auto"/>
              <w:right w:val="single" w:sz="4" w:space="0" w:color="auto"/>
            </w:tcBorders>
            <w:hideMark/>
          </w:tcPr>
          <w:p w14:paraId="4BBE4C7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5E88229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7A4890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2A6B0C"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599575"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0A92AED0" w14:textId="77777777" w:rsidTr="007B7FA7">
        <w:trPr>
          <w:trHeight w:val="391"/>
        </w:trPr>
        <w:tc>
          <w:tcPr>
            <w:tcW w:w="4068" w:type="dxa"/>
            <w:tcBorders>
              <w:top w:val="single" w:sz="4" w:space="0" w:color="auto"/>
              <w:left w:val="single" w:sz="4" w:space="0" w:color="auto"/>
              <w:bottom w:val="single" w:sz="4" w:space="0" w:color="auto"/>
              <w:right w:val="single" w:sz="4" w:space="0" w:color="auto"/>
            </w:tcBorders>
            <w:hideMark/>
          </w:tcPr>
          <w:p w14:paraId="59318B4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5CB8897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E7E8B4C"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B2C01F"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81331D"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38491BC8"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24F5ADE3" w14:textId="77777777" w:rsidTr="007B7FA7">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7BBA6A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4F0982E3" w14:textId="77777777" w:rsidTr="007B7FA7">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01CA70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6641391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6F374CD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8BD28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17AF8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9B6846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A01FE2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9808B8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37617C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347A332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78C09EDC" w14:textId="77777777" w:rsidTr="007B7FA7">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AEF13E2"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0DAA1A4"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E77D091"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589292A"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9FCF112"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7B91DF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3BEC80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90C525D"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1CBDA301" w14:textId="77777777" w:rsidTr="007B7F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09B5F6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A7A11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0DC1C2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73065A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6B9541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DC0A0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79FC1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4C82198"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381D2161" w14:textId="77777777" w:rsidTr="007B7F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2232E9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ABF067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D66B74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891E84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0898CB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7E831E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1CF5A9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AD21285"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09CCEF90" w14:textId="77777777" w:rsidTr="007B7F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096656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4BC6BBF"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B7E3DA0"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50F08A6"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CCBCD3A"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18D0CE7"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B34C3C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24846B1"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160F1313"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5ED91CBC" w14:textId="77777777" w:rsidTr="007B7FA7">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B5B7660"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39F9CC9B" w14:textId="77777777" w:rsidTr="007B7FA7">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A304CA9"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3F2B2EA6"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5E2322E5" w14:textId="77777777" w:rsidTr="007B7FA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A9760F"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3627F437" w14:textId="77777777" w:rsidTr="007B7FA7">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4FE985E"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35D09FF2"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1F94E913"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2EBE2F6E"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7CD62DE0" w14:textId="77777777" w:rsidTr="007B7FA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12E6B4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17C2C673" w14:textId="77777777" w:rsidTr="007B7FA7">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FAAD539"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2643DBF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45AFA7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14839C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ADD026C"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BB2CA7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50F203C"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0547D2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453305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6716EC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8B318CA"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9CAD11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4C3C1F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4F5B29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0D1472A"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7A3D6D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3760C57"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32C420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2919DFC2"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60A9DEC1"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6FD384AD"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2095D6A3"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2F57F35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5C205A47"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60343CA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4F08550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DB2860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14CD3D0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0ABC22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78447FB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6E3E9F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w:t>
      </w:r>
      <w:proofErr w:type="spellStart"/>
      <w:r w:rsidRPr="001835AB">
        <w:rPr>
          <w:rFonts w:ascii="Times New Roman" w:eastAsia="Times New Roman" w:hAnsi="Times New Roman"/>
          <w:sz w:val="20"/>
          <w:rtl/>
          <w:lang w:eastAsia="he-IL"/>
        </w:rPr>
        <w:t>פירי</w:t>
      </w:r>
      <w:proofErr w:type="spellEnd"/>
      <w:r w:rsidRPr="001835AB">
        <w:rPr>
          <w:rFonts w:ascii="Times New Roman" w:eastAsia="Times New Roman" w:hAnsi="Times New Roman"/>
          <w:sz w:val="20"/>
          <w:rtl/>
          <w:lang w:eastAsia="he-IL"/>
        </w:rPr>
        <w:t xml:space="preserve">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20929C6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3867A1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5.</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תוך ציון המכונות והמתקנים השונים ומשקלם.</w:t>
      </w:r>
    </w:p>
    <w:p w14:paraId="49060B4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7EAD37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r>
      <w:proofErr w:type="spellStart"/>
      <w:r w:rsidRPr="001835AB">
        <w:rPr>
          <w:rFonts w:ascii="Times New Roman" w:eastAsia="Times New Roman" w:hAnsi="Times New Roman"/>
          <w:sz w:val="20"/>
          <w:rtl/>
          <w:lang w:eastAsia="he-IL"/>
        </w:rPr>
        <w:t>תשריטים</w:t>
      </w:r>
      <w:proofErr w:type="spellEnd"/>
      <w:r w:rsidRPr="001835AB">
        <w:rPr>
          <w:rFonts w:ascii="Times New Roman" w:eastAsia="Times New Roman" w:hAnsi="Times New Roman"/>
          <w:sz w:val="20"/>
          <w:rtl/>
          <w:lang w:eastAsia="he-IL"/>
        </w:rPr>
        <w:t xml:space="preserve"> אופקיים של חדרי המכונות בציון אלמנטים ופתחים בבניה.</w:t>
      </w:r>
    </w:p>
    <w:p w14:paraId="56BE888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68904F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318FD0E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54E9DC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אור </w:t>
      </w:r>
      <w:proofErr w:type="spellStart"/>
      <w:r w:rsidRPr="001835AB">
        <w:rPr>
          <w:rFonts w:ascii="Times New Roman" w:eastAsia="Times New Roman" w:hAnsi="Times New Roman"/>
          <w:sz w:val="20"/>
          <w:rtl/>
          <w:lang w:eastAsia="he-IL"/>
        </w:rPr>
        <w:t>אלמנטי</w:t>
      </w:r>
      <w:proofErr w:type="spellEnd"/>
      <w:r w:rsidRPr="001835AB">
        <w:rPr>
          <w:rFonts w:ascii="Times New Roman" w:eastAsia="Times New Roman" w:hAnsi="Times New Roman"/>
          <w:sz w:val="20"/>
          <w:rtl/>
          <w:lang w:eastAsia="he-IL"/>
        </w:rPr>
        <w:t xml:space="preserve"> בניה.</w:t>
      </w:r>
    </w:p>
    <w:p w14:paraId="64072C3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238F74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5E74285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93BF2D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7BDEED4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24297B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3FC2FAF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6225AA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5EFD783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CFA8A6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13.</w:t>
      </w:r>
      <w:r w:rsidRPr="001835AB">
        <w:rPr>
          <w:rFonts w:ascii="Times New Roman" w:eastAsia="Times New Roman" w:hAnsi="Times New Roman"/>
          <w:sz w:val="20"/>
          <w:rtl/>
          <w:lang w:eastAsia="he-IL"/>
        </w:rPr>
        <w:tab/>
        <w:t>הוראות לטיפול מונע.</w:t>
      </w:r>
    </w:p>
    <w:p w14:paraId="729BC3B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CB035D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6F0D9A5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7E61E3E"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52232470"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939B687"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261C2AB7"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19F87DF"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002C443E"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3D42A3EA"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409713FD"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7EE699D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FA7B6A6"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1016E25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8F5C399"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675DB3EC"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10CC61CB"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0BD0624B"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54579DE7"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40518BC6"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136BF12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2F0EAD1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1145D3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548265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BF30BD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561A91E5" w14:textId="34D0946F" w:rsidR="009E2846" w:rsidRPr="009E2846" w:rsidRDefault="00DC0587"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2" w:author="גרמן קגנובסקי" w:date="2021-07-29T10:15:00Z">
            <w:r w:rsidR="00640DB7">
              <w:rPr>
                <w:rFonts w:ascii="Times New Roman" w:eastAsia="Times New Roman" w:hAnsi="Times New Roman" w:hint="cs"/>
                <w:color w:val="008000"/>
                <w:sz w:val="24"/>
                <w:rtl/>
                <w:lang w:eastAsia="he-IL"/>
              </w:rPr>
              <w:br/>
              <w:t>אפריקה ישראל מגורים בע"מ</w:t>
            </w:r>
            <w:r w:rsidR="00640DB7">
              <w:rPr>
                <w:rFonts w:ascii="Times New Roman" w:eastAsia="Times New Roman" w:hAnsi="Times New Roman" w:hint="cs"/>
                <w:color w:val="008000"/>
                <w:sz w:val="24"/>
                <w:rtl/>
                <w:lang w:eastAsia="he-IL"/>
              </w:rPr>
              <w:br/>
              <w:t>יוני נתניהו 1 ג' אור יהודה</w:t>
            </w:r>
            <w:r w:rsidR="00640DB7">
              <w:rPr>
                <w:rFonts w:ascii="Times New Roman" w:eastAsia="Times New Roman" w:hAnsi="Times New Roman" w:hint="cs"/>
                <w:color w:val="008000"/>
                <w:sz w:val="24"/>
                <w:rtl/>
                <w:lang w:eastAsia="he-IL"/>
              </w:rPr>
              <w:br/>
              <w:t>מ.ז 52-003476-0</w:t>
            </w:r>
            <w:r w:rsidR="00640DB7">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545BE704"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64BA62B6"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D69CD49"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EF55C4F"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5E3270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65D19B3" w14:textId="46B78865"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3" w:author="גרמן קגנובסקי" w:date="2021-07-29T10:16:00Z">
            <w:r w:rsidR="00640DB7">
              <w:rPr>
                <w:rFonts w:ascii="Times New Roman" w:eastAsia="Times New Roman" w:hAnsi="Times New Roman"/>
                <w:color w:val="008000"/>
                <w:sz w:val="24"/>
                <w:rtl/>
                <w:lang w:eastAsia="he-IL"/>
              </w:rPr>
              <w:t>וי.אי.אס</w:t>
            </w:r>
            <w:proofErr w:type="spellEnd"/>
            <w:r w:rsidR="00640DB7">
              <w:rPr>
                <w:rFonts w:ascii="Times New Roman" w:eastAsia="Times New Roman" w:hAnsi="Times New Roman"/>
                <w:color w:val="008000"/>
                <w:sz w:val="24"/>
                <w:rtl/>
                <w:lang w:eastAsia="he-IL"/>
              </w:rPr>
              <w:t>.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74" w:author="גרמן קגנובסקי" w:date="2021-03-15T14:13:00Z">
            <w:r w:rsidR="005139B4">
              <w:rPr>
                <w:rFonts w:ascii="Times New Roman" w:eastAsia="Times New Roman" w:hAnsi="Times New Roman"/>
                <w:color w:val="008000"/>
                <w:sz w:val="24"/>
                <w:rtl/>
                <w:lang w:eastAsia="he-IL"/>
              </w:rPr>
              <w:t>סביוני רעננה צפון</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75" w:author="גרמן קגנובסקי" w:date="2021-03-15T14:16:00Z">
            <w:r w:rsidR="00DC07DF">
              <w:rPr>
                <w:rFonts w:ascii="Times New Roman" w:eastAsia="Times New Roman" w:hAnsi="Times New Roman" w:hint="cs"/>
                <w:color w:val="008000"/>
                <w:sz w:val="24"/>
                <w:rtl/>
              </w:rPr>
              <w:t xml:space="preserve">הקמת 150 </w:t>
            </w:r>
            <w:proofErr w:type="spellStart"/>
            <w:r w:rsidR="00DC07DF">
              <w:rPr>
                <w:rFonts w:ascii="Times New Roman" w:eastAsia="Times New Roman" w:hAnsi="Times New Roman" w:hint="cs"/>
                <w:color w:val="008000"/>
                <w:sz w:val="24"/>
                <w:rtl/>
              </w:rPr>
              <w:t>יח</w:t>
            </w:r>
            <w:proofErr w:type="spellEnd"/>
            <w:r w:rsidR="00DC07DF">
              <w:rPr>
                <w:rFonts w:ascii="Times New Roman" w:eastAsia="Times New Roman" w:hAnsi="Times New Roman" w:hint="cs"/>
                <w:color w:val="008000"/>
                <w:sz w:val="24"/>
                <w:rtl/>
              </w:rPr>
              <w:t>''ד ומסחר על גבי חניון תת קרקעי</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4CAFBFE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D6276B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56FE90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14B4FAB"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13C0759"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6F2ABF6"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16BBDE6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04ED2D4"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AFAF392"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lastRenderedPageBreak/>
        <w:t xml:space="preserve">                                                                                                             ___________________</w:t>
      </w:r>
    </w:p>
    <w:p w14:paraId="785EF8BC" w14:textId="70955E12" w:rsidR="009E2846" w:rsidRPr="009E2846" w:rsidRDefault="00DC0587"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76" w:author="גרמן קגנובסקי" w:date="2021-07-29T10:16:00Z">
            <w:r w:rsidR="00640DB7">
              <w:rPr>
                <w:rFonts w:ascii="Times New Roman" w:eastAsia="Times New Roman" w:hAnsi="Times New Roman"/>
                <w:color w:val="00B0F0"/>
                <w:sz w:val="20"/>
                <w:u w:val="single"/>
                <w:rtl/>
                <w:lang w:eastAsia="he-IL"/>
              </w:rPr>
              <w:t>וי.אי.אס</w:t>
            </w:r>
            <w:proofErr w:type="spellEnd"/>
            <w:r w:rsidR="00640DB7">
              <w:rPr>
                <w:rFonts w:ascii="Times New Roman" w:eastAsia="Times New Roman" w:hAnsi="Times New Roman"/>
                <w:color w:val="00B0F0"/>
                <w:sz w:val="20"/>
                <w:u w:val="single"/>
                <w:rtl/>
                <w:lang w:eastAsia="he-IL"/>
              </w:rPr>
              <w:t>. הנדסה בע"מ</w:t>
            </w:r>
          </w:ins>
        </w:sdtContent>
      </w:sdt>
    </w:p>
    <w:p w14:paraId="6E79362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3B20ACE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6F94D45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3BA29B3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682A75C2"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3FF48452"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22850666" w14:textId="2BCCDEB3"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7" w:author="גרמן קגנובסקי" w:date="2021-07-29T10:15:00Z">
            <w:r w:rsidR="00640DB7">
              <w:rPr>
                <w:rFonts w:ascii="Times New Roman" w:eastAsia="Times New Roman" w:hAnsi="Times New Roman" w:hint="cs"/>
                <w:color w:val="008000"/>
                <w:sz w:val="24"/>
                <w:rtl/>
                <w:lang w:eastAsia="he-IL"/>
              </w:rPr>
              <w:br/>
              <w:t>אפריקה ישראל מגורים בע"מ</w:t>
            </w:r>
            <w:r w:rsidR="00640DB7">
              <w:rPr>
                <w:rFonts w:ascii="Times New Roman" w:eastAsia="Times New Roman" w:hAnsi="Times New Roman" w:hint="cs"/>
                <w:color w:val="008000"/>
                <w:sz w:val="24"/>
                <w:rtl/>
                <w:lang w:eastAsia="he-IL"/>
              </w:rPr>
              <w:br/>
              <w:t>יוני נתניהו 1 ג' אור יהודה</w:t>
            </w:r>
            <w:r w:rsidR="00640DB7">
              <w:rPr>
                <w:rFonts w:ascii="Times New Roman" w:eastAsia="Times New Roman" w:hAnsi="Times New Roman" w:hint="cs"/>
                <w:color w:val="008000"/>
                <w:sz w:val="24"/>
                <w:rtl/>
                <w:lang w:eastAsia="he-IL"/>
              </w:rPr>
              <w:br/>
              <w:t>מ.ז 52-003476-0</w:t>
            </w:r>
            <w:r w:rsidR="00640DB7">
              <w:rPr>
                <w:rFonts w:ascii="Times New Roman" w:eastAsia="Times New Roman" w:hAnsi="Times New Roman" w:hint="cs"/>
                <w:color w:val="008000"/>
                <w:sz w:val="24"/>
                <w:rtl/>
                <w:lang w:eastAsia="he-IL"/>
              </w:rPr>
              <w:br/>
            </w:r>
          </w:ins>
        </w:sdtContent>
      </w:sdt>
    </w:p>
    <w:p w14:paraId="64532AE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5A1D46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roofErr w:type="spellStart"/>
      <w:r w:rsidRPr="009E2846">
        <w:rPr>
          <w:rFonts w:ascii="Times New Roman" w:eastAsia="Times New Roman" w:hAnsi="Times New Roman" w:hint="cs"/>
          <w:sz w:val="24"/>
          <w:rtl/>
          <w:lang w:eastAsia="he-IL"/>
        </w:rPr>
        <w:t>ג.א.נ</w:t>
      </w:r>
      <w:proofErr w:type="spellEnd"/>
      <w:r w:rsidRPr="009E2846">
        <w:rPr>
          <w:rFonts w:ascii="Times New Roman" w:eastAsia="Times New Roman" w:hAnsi="Times New Roman" w:hint="cs"/>
          <w:sz w:val="24"/>
          <w:rtl/>
          <w:lang w:eastAsia="he-IL"/>
        </w:rPr>
        <w:t>.,</w:t>
      </w:r>
    </w:p>
    <w:p w14:paraId="0C5F6B1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39CE14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היתרה</w:t>
      </w:r>
      <w:proofErr w:type="spellEnd"/>
      <w:r w:rsidRPr="009E2846">
        <w:rPr>
          <w:rFonts w:ascii="Times New Roman" w:eastAsia="Times New Roman" w:hAnsi="Times New Roman" w:hint="cs"/>
          <w:b/>
          <w:bCs/>
          <w:sz w:val="24"/>
          <w:rtl/>
          <w:lang w:eastAsia="he-IL"/>
        </w:rPr>
        <w:t xml:space="preserve">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8" w:author="גרמן קגנובסקי" w:date="2021-03-15T14:13:00Z">
            <w:r w:rsidR="005139B4">
              <w:rPr>
                <w:rFonts w:ascii="Times New Roman" w:eastAsia="Times New Roman" w:hAnsi="Times New Roman" w:hint="cs"/>
                <w:color w:val="008000"/>
                <w:sz w:val="24"/>
                <w:rtl/>
                <w:lang w:eastAsia="he-IL"/>
              </w:rPr>
              <w:t>סביוני רעננה צפון</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9E2846">
            <w:rPr>
              <w:rFonts w:cstheme="minorBidi"/>
              <w:color w:val="00B0F0"/>
              <w:rtl/>
            </w:rPr>
            <w:t>[תאריך חתימת חוזה]</w:t>
          </w:r>
        </w:sdtContent>
      </w:sdt>
      <w:r w:rsidRPr="009E2846">
        <w:rPr>
          <w:rFonts w:ascii="Times New Roman" w:eastAsia="Times New Roman" w:hAnsi="Times New Roman" w:hint="cs"/>
          <w:sz w:val="24"/>
          <w:rtl/>
          <w:lang w:eastAsia="he-IL"/>
        </w:rPr>
        <w:t xml:space="preserve"> או עבור חלקן כמפורט להלן:</w:t>
      </w:r>
    </w:p>
    <w:p w14:paraId="747AF49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2C05837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A90705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 xml:space="preserve">ידוע לנו כי בכפוף להצהרתנו זו לעיל ולהלן, נמנעתם מלקזז מסכום היתרה הסופית, סכומים שלטענתכם, הייתם זכאים לקזז עפ"י החוזה הנ"ל. </w:t>
      </w:r>
    </w:p>
    <w:p w14:paraId="4233E30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B9A2AD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46A27A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80690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449AA8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291EC77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CD8023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5D8EE5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0E3C3F9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86088B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6A693D1A"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6259F4D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3013F477"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089650D3"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09A76F18" w14:textId="2B71F6B6"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79" w:author="גרמן קגנובסקי" w:date="2021-07-29T10:16:00Z">
            <w:r w:rsidR="00640DB7">
              <w:rPr>
                <w:rFonts w:ascii="Times New Roman" w:eastAsia="Times New Roman" w:hAnsi="Times New Roman"/>
                <w:color w:val="00B0F0"/>
                <w:sz w:val="20"/>
                <w:u w:val="single"/>
                <w:rtl/>
                <w:lang w:eastAsia="he-IL"/>
              </w:rPr>
              <w:t>וי.אי.אס</w:t>
            </w:r>
            <w:proofErr w:type="spellEnd"/>
            <w:r w:rsidR="00640DB7">
              <w:rPr>
                <w:rFonts w:ascii="Times New Roman" w:eastAsia="Times New Roman" w:hAnsi="Times New Roman"/>
                <w:color w:val="00B0F0"/>
                <w:sz w:val="20"/>
                <w:u w:val="single"/>
                <w:rtl/>
                <w:lang w:eastAsia="he-IL"/>
              </w:rPr>
              <w:t>. הנדסה בע"מ</w:t>
            </w:r>
          </w:ins>
        </w:sdtContent>
      </w:sdt>
    </w:p>
    <w:p w14:paraId="775DA74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EE784D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2E1217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1CDFD3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1678144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w:t>
      </w:r>
      <w:proofErr w:type="spellStart"/>
      <w:r w:rsidRPr="009E2846">
        <w:rPr>
          <w:rFonts w:ascii="Times New Roman" w:eastAsia="Times New Roman" w:hAnsi="Times New Roman" w:hint="cs"/>
          <w:sz w:val="24"/>
          <w:rtl/>
          <w:lang w:eastAsia="he-IL"/>
        </w:rPr>
        <w:t>להלן:"</w:t>
      </w:r>
      <w:r w:rsidRPr="009E2846">
        <w:rPr>
          <w:rFonts w:ascii="Times New Roman" w:eastAsia="Times New Roman" w:hAnsi="Times New Roman" w:hint="cs"/>
          <w:b/>
          <w:bCs/>
          <w:sz w:val="24"/>
          <w:rtl/>
          <w:lang w:eastAsia="he-IL"/>
        </w:rPr>
        <w:t>החברה</w:t>
      </w:r>
      <w:proofErr w:type="spellEnd"/>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17AFA857"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48D9C754"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65C0C46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2F3C3415"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33A6E31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462E4EA"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00F4ACA5"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458FDBEE"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3AF516D3"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D58BB8" w14:textId="77777777" w:rsidR="00DC0587" w:rsidRDefault="00DC0587" w:rsidP="00AF234B">
      <w:pPr>
        <w:spacing w:before="0" w:after="0" w:line="240" w:lineRule="auto"/>
      </w:pPr>
      <w:r>
        <w:separator/>
      </w:r>
    </w:p>
  </w:endnote>
  <w:endnote w:type="continuationSeparator" w:id="0">
    <w:p w14:paraId="1B7DA65E" w14:textId="77777777" w:rsidR="00DC0587" w:rsidRDefault="00DC0587" w:rsidP="00AF234B">
      <w:pPr>
        <w:spacing w:before="0" w:after="0" w:line="240" w:lineRule="auto"/>
      </w:pPr>
      <w:r>
        <w:continuationSeparator/>
      </w:r>
    </w:p>
  </w:endnote>
  <w:endnote w:type="continuationNotice" w:id="1">
    <w:p w14:paraId="2551F41A" w14:textId="77777777" w:rsidR="00DC0587" w:rsidRDefault="00DC058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9"/>
      <w:gridCol w:w="2810"/>
      <w:gridCol w:w="232"/>
      <w:gridCol w:w="1037"/>
      <w:gridCol w:w="1808"/>
    </w:tblGrid>
    <w:tr w:rsidR="00DC0587" w:rsidRPr="00487C69" w14:paraId="10BFA1D9" w14:textId="77777777" w:rsidTr="007B7FA7">
      <w:tc>
        <w:tcPr>
          <w:tcW w:w="753" w:type="dxa"/>
        </w:tcPr>
        <w:p w14:paraId="2CB5C775"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4B1936B" w14:textId="77777777" w:rsidR="00DC0587" w:rsidRPr="00487C69" w:rsidRDefault="00DC0587" w:rsidP="00487C69">
              <w:pPr>
                <w:tabs>
                  <w:tab w:val="center" w:pos="4153"/>
                  <w:tab w:val="right" w:pos="8306"/>
                </w:tabs>
                <w:spacing w:before="0" w:after="0" w:line="240" w:lineRule="auto"/>
                <w:rPr>
                  <w:rFonts w:ascii="David" w:hAnsi="David" w:cstheme="minorBidi"/>
                  <w:color w:val="00B0F0"/>
                  <w:sz w:val="20"/>
                  <w:szCs w:val="20"/>
                  <w:rtl/>
                </w:rPr>
              </w:pPr>
              <w:ins w:id="80" w:author="גרמן קגנובסקי" w:date="2021-03-15T14:13:00Z">
                <w:r>
                  <w:rPr>
                    <w:rFonts w:ascii="David" w:hAnsi="David" w:cstheme="minorBidi"/>
                    <w:color w:val="00B0F0"/>
                    <w:sz w:val="20"/>
                    <w:szCs w:val="20"/>
                    <w:rtl/>
                  </w:rPr>
                  <w:t xml:space="preserve">סביוני רעננה </w:t>
                </w:r>
              </w:ins>
            </w:p>
          </w:tc>
        </w:sdtContent>
      </w:sdt>
      <w:tc>
        <w:tcPr>
          <w:tcW w:w="2232" w:type="dxa"/>
        </w:tcPr>
        <w:p w14:paraId="3B714763"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03CC80CD" w14:textId="77777777" w:rsidR="00DC0587" w:rsidRPr="00487C69" w:rsidRDefault="00DC0587"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5775F829"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3BE25DE" w14:textId="760D8E84"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del w:id="81" w:author="גרמן קגנובסקי" w:date="2021-07-29T10:09:00Z">
                <w:r w:rsidDel="00640DB7">
                  <w:rPr>
                    <w:rFonts w:ascii="David" w:hAnsi="David" w:cstheme="minorBidi" w:hint="cs"/>
                    <w:sz w:val="20"/>
                    <w:szCs w:val="20"/>
                  </w:rPr>
                  <w:delText>CONT-5-661</w:delText>
                </w:r>
              </w:del>
              <w:ins w:id="82" w:author="גרמן קגנובסקי" w:date="2021-07-29T10:09:00Z">
                <w:r>
                  <w:rPr>
                    <w:rFonts w:ascii="David" w:hAnsi="David" w:cstheme="minorBidi" w:hint="cs"/>
                    <w:sz w:val="20"/>
                    <w:szCs w:val="20"/>
                  </w:rPr>
                  <w:t>CO</w:t>
                </w:r>
                <w:r>
                  <w:rPr>
                    <w:rFonts w:ascii="David" w:hAnsi="David" w:cstheme="minorBidi" w:hint="cs"/>
                    <w:sz w:val="20"/>
                    <w:szCs w:val="20"/>
                    <w:rtl/>
                  </w:rPr>
                  <w:t>NT-10-2029</w:t>
                </w:r>
              </w:ins>
            </w:p>
          </w:tc>
        </w:sdtContent>
      </w:sdt>
    </w:tr>
    <w:tr w:rsidR="00DC0587" w:rsidRPr="00487C69" w14:paraId="1CDC9AB7" w14:textId="77777777" w:rsidTr="007B7FA7">
      <w:tc>
        <w:tcPr>
          <w:tcW w:w="753" w:type="dxa"/>
        </w:tcPr>
        <w:p w14:paraId="22B0C066"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71D1D63A" w14:textId="017BF1C1" w:rsidR="00DC0587" w:rsidRPr="00487C69" w:rsidRDefault="00DC0587" w:rsidP="00487C69">
              <w:pPr>
                <w:tabs>
                  <w:tab w:val="center" w:pos="4153"/>
                  <w:tab w:val="right" w:pos="8306"/>
                </w:tabs>
                <w:spacing w:before="0" w:after="0" w:line="240" w:lineRule="auto"/>
                <w:rPr>
                  <w:rFonts w:ascii="David" w:hAnsi="David" w:cstheme="minorBidi"/>
                  <w:color w:val="00B0F0"/>
                  <w:sz w:val="20"/>
                  <w:szCs w:val="20"/>
                  <w:rtl/>
                </w:rPr>
              </w:pPr>
              <w:proofErr w:type="spellStart"/>
              <w:ins w:id="83" w:author="גרמן קגנובסקי" w:date="2021-07-29T10:16:00Z">
                <w:r>
                  <w:rPr>
                    <w:rFonts w:ascii="David" w:hAnsi="David" w:cstheme="minorBidi"/>
                    <w:color w:val="00B0F0"/>
                    <w:sz w:val="20"/>
                    <w:szCs w:val="20"/>
                    <w:rtl/>
                  </w:rPr>
                  <w:t>וי.אי.אס</w:t>
                </w:r>
                <w:proofErr w:type="spellEnd"/>
                <w:r>
                  <w:rPr>
                    <w:rFonts w:ascii="David" w:hAnsi="David" w:cstheme="minorBidi"/>
                    <w:color w:val="00B0F0"/>
                    <w:sz w:val="20"/>
                    <w:szCs w:val="20"/>
                    <w:rtl/>
                  </w:rPr>
                  <w:t>. הנדסה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C0587" w:rsidRPr="00487C69" w14:paraId="19EA7FAE" w14:textId="77777777" w:rsidTr="007B7FA7">
            <w:trPr>
              <w:trHeight w:val="201"/>
            </w:trPr>
            <w:tc>
              <w:tcPr>
                <w:tcW w:w="926" w:type="dxa"/>
              </w:tcPr>
              <w:p w14:paraId="1A1472B9"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D81DC3B" w14:textId="4AF73CBA" w:rsidR="00DC0587" w:rsidRPr="00487C69" w:rsidRDefault="00DC0587" w:rsidP="00487C69">
                    <w:pPr>
                      <w:tabs>
                        <w:tab w:val="center" w:pos="4153"/>
                        <w:tab w:val="right" w:pos="8306"/>
                      </w:tabs>
                      <w:spacing w:before="0" w:after="0" w:line="240" w:lineRule="auto"/>
                      <w:ind w:left="1" w:hanging="1"/>
                      <w:rPr>
                        <w:rFonts w:ascii="David" w:hAnsi="David" w:cstheme="minorBidi"/>
                        <w:color w:val="00B0F0"/>
                        <w:sz w:val="20"/>
                        <w:szCs w:val="20"/>
                        <w:rtl/>
                      </w:rPr>
                    </w:pPr>
                    <w:ins w:id="84" w:author="גרמן קגנובסקי" w:date="2021-07-29T10:10:00Z">
                      <w:r>
                        <w:rPr>
                          <w:rFonts w:ascii="David" w:hAnsi="David" w:cstheme="minorBidi"/>
                          <w:color w:val="00B0F0"/>
                          <w:sz w:val="20"/>
                          <w:szCs w:val="20"/>
                          <w:rtl/>
                        </w:rPr>
                        <w:t>0.2</w:t>
                      </w:r>
                    </w:ins>
                  </w:p>
                </w:tc>
              </w:sdtContent>
            </w:sdt>
          </w:tr>
        </w:tbl>
        <w:p w14:paraId="5430EB2F"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73BB5405"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74933DDF"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4FB9902B" w14:textId="0338DD63" w:rsidR="00DC0587" w:rsidRPr="00487C69" w:rsidRDefault="00DC0587"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85" w:author="גרמן קגנובסקי" w:date="2021-07-29T10:10:00Z">
                <w:r>
                  <w:rPr>
                    <w:rFonts w:ascii="David" w:hAnsi="David" w:cstheme="minorBidi"/>
                    <w:sz w:val="20"/>
                    <w:szCs w:val="20"/>
                    <w:rtl/>
                  </w:rPr>
                  <w:t>3;#</w:t>
                </w:r>
                <w:r>
                  <w:rPr>
                    <w:rFonts w:ascii="David" w:hAnsi="David" w:cstheme="minorBidi"/>
                    <w:sz w:val="20"/>
                    <w:szCs w:val="20"/>
                  </w:rPr>
                  <w:t>Draft</w:t>
                </w:r>
              </w:ins>
            </w:sdtContent>
          </w:sdt>
        </w:p>
      </w:tc>
    </w:tr>
    <w:tr w:rsidR="00DC0587" w:rsidRPr="00487C69" w14:paraId="7E6596DA" w14:textId="77777777" w:rsidTr="007B7FA7">
      <w:trPr>
        <w:trHeight w:val="80"/>
      </w:trPr>
      <w:tc>
        <w:tcPr>
          <w:tcW w:w="753" w:type="dxa"/>
        </w:tcPr>
        <w:p w14:paraId="562810D5"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5A1A979D" w14:textId="77777777" w:rsidR="00DC0587" w:rsidRPr="00487C69" w:rsidRDefault="00DC0587"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493752E0"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6A734A57"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63F7EC2E"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392C953A" w14:textId="77777777" w:rsidR="00DC0587" w:rsidRPr="00487C69" w:rsidRDefault="00DC0587" w:rsidP="00487C69">
          <w:pPr>
            <w:tabs>
              <w:tab w:val="center" w:pos="4153"/>
              <w:tab w:val="right" w:pos="8306"/>
            </w:tabs>
            <w:spacing w:before="0" w:after="0" w:line="240" w:lineRule="auto"/>
            <w:rPr>
              <w:rFonts w:ascii="David" w:hAnsi="David" w:cstheme="minorBidi"/>
              <w:sz w:val="20"/>
              <w:szCs w:val="20"/>
              <w:rtl/>
            </w:rPr>
          </w:pPr>
        </w:p>
      </w:tc>
    </w:tr>
  </w:tbl>
  <w:p w14:paraId="1A591FA9" w14:textId="77777777" w:rsidR="00DC0587" w:rsidRPr="00487C69" w:rsidRDefault="00DC0587"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xml:space="preserve">© </w:t>
    </w:r>
    <w:proofErr w:type="spellStart"/>
    <w:r w:rsidRPr="00487C69">
      <w:rPr>
        <w:rFonts w:ascii="Arial" w:hAnsi="Arial" w:cs="Arial"/>
        <w:sz w:val="16"/>
        <w:szCs w:val="16"/>
        <w:rtl/>
      </w:rPr>
      <w:t>וקסלר</w:t>
    </w:r>
    <w:proofErr w:type="spellEnd"/>
    <w:r w:rsidRPr="00487C69">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44BCDF" w14:textId="77777777" w:rsidR="00DC0587" w:rsidRDefault="00DC0587" w:rsidP="00AF234B">
      <w:pPr>
        <w:spacing w:before="0" w:after="0" w:line="240" w:lineRule="auto"/>
      </w:pPr>
      <w:r>
        <w:separator/>
      </w:r>
    </w:p>
  </w:footnote>
  <w:footnote w:type="continuationSeparator" w:id="0">
    <w:p w14:paraId="775CB4F5" w14:textId="77777777" w:rsidR="00DC0587" w:rsidRDefault="00DC0587" w:rsidP="00AF234B">
      <w:pPr>
        <w:spacing w:before="0" w:after="0" w:line="240" w:lineRule="auto"/>
      </w:pPr>
      <w:r>
        <w:continuationSeparator/>
      </w:r>
    </w:p>
  </w:footnote>
  <w:footnote w:type="continuationNotice" w:id="1">
    <w:p w14:paraId="4DE54113" w14:textId="77777777" w:rsidR="00DC0587" w:rsidRDefault="00DC058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6518136" w14:textId="77777777" w:rsidR="00DC0587" w:rsidRDefault="00DC0587" w:rsidP="00CF334C">
        <w:pPr>
          <w:pStyle w:val="Header"/>
          <w:jc w:val="center"/>
        </w:pPr>
        <w:r>
          <w:fldChar w:fldCharType="begin"/>
        </w:r>
        <w:r>
          <w:instrText xml:space="preserve"> PAGE   \* MERGEFORMAT </w:instrText>
        </w:r>
        <w:r>
          <w:fldChar w:fldCharType="separate"/>
        </w:r>
        <w:r w:rsidR="00542C4D">
          <w:rPr>
            <w:noProof/>
            <w:rtl/>
          </w:rPr>
          <w:t>34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revisionView w:markup="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F4502"/>
    <w:rsid w:val="004751C6"/>
    <w:rsid w:val="00487C69"/>
    <w:rsid w:val="005139B4"/>
    <w:rsid w:val="00542C4D"/>
    <w:rsid w:val="005475D8"/>
    <w:rsid w:val="00552E11"/>
    <w:rsid w:val="005D6301"/>
    <w:rsid w:val="00640DB7"/>
    <w:rsid w:val="00666119"/>
    <w:rsid w:val="0072103C"/>
    <w:rsid w:val="0073072D"/>
    <w:rsid w:val="00740118"/>
    <w:rsid w:val="007B7FA7"/>
    <w:rsid w:val="00820FCA"/>
    <w:rsid w:val="008520F8"/>
    <w:rsid w:val="00853FB4"/>
    <w:rsid w:val="008C64C6"/>
    <w:rsid w:val="00942177"/>
    <w:rsid w:val="009E2846"/>
    <w:rsid w:val="00A42271"/>
    <w:rsid w:val="00AF234B"/>
    <w:rsid w:val="00B158C8"/>
    <w:rsid w:val="00B8611D"/>
    <w:rsid w:val="00BD72C4"/>
    <w:rsid w:val="00BE17B4"/>
    <w:rsid w:val="00CF334C"/>
    <w:rsid w:val="00D02A03"/>
    <w:rsid w:val="00D12751"/>
    <w:rsid w:val="00DC0587"/>
    <w:rsid w:val="00DC07DF"/>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26173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4F59FC"/>
    <w:rsid w:val="006865A5"/>
    <w:rsid w:val="008E19AE"/>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A98A7B7F-B1C2-4ABD-B928-8B6EFEBF149B}"/>
</file>

<file path=customXml/itemProps3.xml><?xml version="1.0" encoding="utf-8"?>
<ds:datastoreItem xmlns:ds="http://schemas.openxmlformats.org/officeDocument/2006/customXml" ds:itemID="{81709D4C-33DC-48CC-AC7E-130A245806EE}">
  <ds:schemaRefs>
    <ds:schemaRef ds:uri="http://purl.org/dc/dcmitype/"/>
    <ds:schemaRef ds:uri="e82e0497-401b-493b-ab66-61f85c09ed30"/>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 ds:uri="http://purl.org/dc/elements/1.1/"/>
  </ds:schemaRefs>
</ds:datastoreItem>
</file>

<file path=customXml/itemProps4.xml><?xml version="1.0" encoding="utf-8"?>
<ds:datastoreItem xmlns:ds="http://schemas.openxmlformats.org/officeDocument/2006/customXml" ds:itemID="{39E6740A-4B62-4933-A006-6385C8C88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7083EA4B-C254-4C94-B7CA-C04B9224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7323</TotalTime>
  <Pages>34</Pages>
  <Words>10372</Words>
  <Characters>51865</Characters>
  <Application>Microsoft Office Word</Application>
  <DocSecurity>0</DocSecurity>
  <Lines>432</Lines>
  <Paragraphs>124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5</cp:revision>
  <cp:lastPrinted>2021-03-10T10:36:00Z</cp:lastPrinted>
  <dcterms:created xsi:type="dcterms:W3CDTF">2021-03-10T10:35:00Z</dcterms:created>
  <dcterms:modified xsi:type="dcterms:W3CDTF">2021-07-29T07:37:00Z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1a75ad3b-89d3-4e31-b6cd-abe8519f5100</vt:lpwstr>
  </property>
</Properties>
</file>