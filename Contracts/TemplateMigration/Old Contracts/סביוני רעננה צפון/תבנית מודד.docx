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5E29E1" w14:textId="77777777" w:rsidR="001835AB" w:rsidRPr="001835AB" w:rsidRDefault="001835AB" w:rsidP="001835AB">
      <w:pPr>
        <w:widowControl w:val="0"/>
        <w:spacing w:before="0" w:beforeAutospacing="0" w:after="0" w:afterAutospacing="0" w:line="240" w:lineRule="auto"/>
        <w:jc w:val="center"/>
        <w:outlineLvl w:val="3"/>
        <w:rPr>
          <w:rFonts w:ascii="Times New Roman" w:eastAsia="Times New Roman" w:hAnsi="Times New Roman" w:hint="cs"/>
          <w:bCs/>
          <w:sz w:val="20"/>
          <w:u w:val="single"/>
          <w:rtl/>
          <w:lang w:eastAsia="he-IL"/>
        </w:rPr>
      </w:pPr>
    </w:p>
    <w:p w14:paraId="0779485A"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52D94D3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rtl/>
          <w:lang w:eastAsia="he-IL"/>
        </w:rPr>
      </w:pPr>
      <w:r w:rsidRPr="001835AB">
        <w:rPr>
          <w:rFonts w:ascii="Times New Roman" w:eastAsia="Times New Roman" w:hAnsi="Times New Roman"/>
          <w:bCs/>
          <w:i/>
          <w:iCs/>
          <w:noProof/>
          <w:sz w:val="32"/>
          <w:szCs w:val="32"/>
        </w:rPr>
        <w:drawing>
          <wp:inline distT="0" distB="0" distL="0" distR="0" wp14:anchorId="6BBD2ECA" wp14:editId="53B8F2D1">
            <wp:extent cx="5276850" cy="466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7574B48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rtl/>
          <w:lang w:eastAsia="he-IL"/>
        </w:rPr>
      </w:pPr>
    </w:p>
    <w:p w14:paraId="193EDF63"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C0C96EF" w14:textId="77777777" w:rsidR="00E64AE3"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A070A9E" w14:textId="77777777" w:rsidR="00E64AE3"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B2F274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sidRPr="001835AB">
        <w:rPr>
          <w:rFonts w:ascii="Times New Roman" w:eastAsia="Times New Roman" w:hAnsi="Times New Roman" w:hint="cs"/>
          <w:bCs/>
          <w:sz w:val="32"/>
          <w:szCs w:val="32"/>
          <w:u w:val="single"/>
          <w:rtl/>
          <w:lang w:eastAsia="he-IL"/>
        </w:rPr>
        <w:t>חוזה מתכנן מעליות</w:t>
      </w:r>
    </w:p>
    <w:p w14:paraId="0B031E33"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1AA359D" w14:textId="77777777" w:rsidR="00E64AE3"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9D78C85" w14:textId="77777777" w:rsidR="00E64AE3"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D36A4E7" w14:textId="77777777" w:rsidR="00E64AE3"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הפרויקט"/>
        <w:tag w:val="cntProjectName"/>
        <w:id w:val="-1115283160"/>
        <w:placeholder>
          <w:docPart w:val="114B71F79DE2463CA4A1183607D39F0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646122E8" w14:textId="77777777" w:rsidR="00E64AE3" w:rsidRPr="00B27B4C" w:rsidRDefault="00CD055C"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ins w:id="0" w:author="גרמן קגנובסקי" w:date="2020-05-12T13:10:00Z">
            <w:r>
              <w:rPr>
                <w:rFonts w:ascii="Times New Roman" w:eastAsia="Times New Roman" w:hAnsi="Times New Roman" w:hint="cs"/>
                <w:bCs/>
                <w:sz w:val="32"/>
                <w:szCs w:val="32"/>
                <w:u w:val="single"/>
                <w:rtl/>
                <w:lang w:eastAsia="he-IL"/>
              </w:rPr>
              <w:t>סביוני  רעננה  צפון</w:t>
            </w:r>
          </w:ins>
        </w:p>
      </w:sdtContent>
    </w:sdt>
    <w:p w14:paraId="7D851B2F" w14:textId="77777777" w:rsidR="00E64AE3" w:rsidRPr="00B27B4C"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אתר"/>
        <w:tag w:val="cntSite"/>
        <w:id w:val="2071999276"/>
        <w:placeholder>
          <w:docPart w:val="68719980623D4C139E0D293607FE313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7670D268" w14:textId="77777777" w:rsidR="00E64AE3" w:rsidRPr="00B27B4C" w:rsidRDefault="00CD055C"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ins w:id="1" w:author="גרמן קגנובסקי" w:date="2020-05-12T13:10:00Z">
            <w:r>
              <w:rPr>
                <w:rFonts w:ascii="Times New Roman" w:eastAsia="Times New Roman" w:hAnsi="Times New Roman" w:hint="cs"/>
                <w:bCs/>
                <w:sz w:val="32"/>
                <w:szCs w:val="32"/>
                <w:u w:val="single"/>
                <w:rtl/>
                <w:lang w:eastAsia="he-IL"/>
              </w:rPr>
              <w:t>סביוני רעננה צפון</w:t>
            </w:r>
          </w:ins>
        </w:p>
      </w:sdtContent>
    </w:sdt>
    <w:p w14:paraId="6144D531" w14:textId="77777777" w:rsidR="00E64AE3" w:rsidRPr="00B27B4C"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8B3AAE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FB0C55A"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B8FC838"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600BA8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4FF9626"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C2FD48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1F8CC4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0C2ABF2"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74B341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B1918C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CD8C217"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29ADBD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9F0F877"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C789E88"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A66B52D"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1415D28"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39FB142"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05FEFC4"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B7E144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EDD0571"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026A07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4E78631"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113FB23"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69658C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0D90683"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0DBB438"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79DA002"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5105A7E" w14:textId="77777777" w:rsidR="00E64AE3"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F6C9806" w14:textId="77777777" w:rsidR="00487C69" w:rsidRDefault="00487C69"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410E89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i/>
          <w:iCs/>
          <w:sz w:val="32"/>
          <w:szCs w:val="32"/>
          <w:u w:val="single"/>
          <w:lang w:eastAsia="he-IL"/>
        </w:rPr>
      </w:pPr>
      <w:r w:rsidRPr="001835AB">
        <w:rPr>
          <w:rFonts w:ascii="Times New Roman" w:eastAsia="Times New Roman" w:hAnsi="Times New Roman" w:hint="cs"/>
          <w:bCs/>
          <w:sz w:val="32"/>
          <w:szCs w:val="32"/>
          <w:u w:val="single"/>
          <w:rtl/>
          <w:lang w:eastAsia="he-IL"/>
        </w:rPr>
        <w:t>חוזה</w:t>
      </w:r>
      <w:r w:rsidR="00E64AE3">
        <w:rPr>
          <w:rFonts w:ascii="Times New Roman" w:eastAsia="Times New Roman" w:hAnsi="Times New Roman" w:hint="cs"/>
          <w:bCs/>
          <w:i/>
          <w:iCs/>
          <w:sz w:val="32"/>
          <w:szCs w:val="32"/>
          <w:u w:val="single"/>
          <w:rtl/>
          <w:lang w:eastAsia="he-IL"/>
        </w:rPr>
        <w:t xml:space="preserve"> </w:t>
      </w:r>
      <w:r w:rsidR="00E64AE3">
        <w:rPr>
          <w:rFonts w:ascii="Times New Roman" w:eastAsia="Times New Roman" w:hAnsi="Times New Roman" w:hint="cs"/>
          <w:bCs/>
          <w:sz w:val="32"/>
          <w:szCs w:val="32"/>
          <w:u w:val="single"/>
          <w:rtl/>
          <w:lang w:eastAsia="he-IL"/>
        </w:rPr>
        <w:t>מתכנן מעליות</w:t>
      </w:r>
    </w:p>
    <w:p w14:paraId="27B78422"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4654C453"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color w:val="800080"/>
          <w:sz w:val="24"/>
          <w:rtl/>
        </w:rPr>
      </w:pPr>
      <w:r w:rsidRPr="001835AB">
        <w:rPr>
          <w:rFonts w:ascii="Times New Roman" w:eastAsia="Times New Roman" w:hAnsi="Times New Roman" w:hint="cs"/>
          <w:sz w:val="20"/>
          <w:rtl/>
          <w:lang w:eastAsia="he-IL"/>
        </w:rPr>
        <w:t xml:space="preserve">שנערך ונחתם בתל-אביב ביום </w:t>
      </w:r>
      <w:sdt>
        <w:sdtPr>
          <w:rPr>
            <w:rFonts w:ascii="Times New Roman" w:eastAsia="Times New Roman" w:hAnsi="Times New Roman"/>
            <w:color w:val="800080"/>
            <w:sz w:val="24"/>
            <w:rtl/>
            <w:lang w:eastAsia="he-IL"/>
          </w:rPr>
          <w:alias w:val="תאריך חתימת חוזה"/>
          <w:tag w:val="cntSignDate"/>
          <w:id w:val="881982502"/>
          <w:placeholder>
            <w:docPart w:val="5481EE206A6546AA9DCFDB04A54C5FD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64AE3">
            <w:rPr>
              <w:rStyle w:val="PlaceholderText"/>
              <w:color w:val="00B0F0"/>
              <w:rtl/>
            </w:rPr>
            <w:t>[תאריך חתימת חוזה]</w:t>
          </w:r>
        </w:sdtContent>
      </w:sdt>
    </w:p>
    <w:p w14:paraId="3CFC71EE"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cs="Times New Roman"/>
          <w:sz w:val="20"/>
          <w:szCs w:val="20"/>
          <w:rtl/>
        </w:rPr>
      </w:pPr>
    </w:p>
    <w:p w14:paraId="3BAB7FC4"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0"/>
          <w:rtl/>
          <w:lang w:eastAsia="he-IL"/>
        </w:rPr>
      </w:pPr>
    </w:p>
    <w:p w14:paraId="3D5166E8"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76E5B0EA" w14:textId="77777777" w:rsidR="001835AB" w:rsidRPr="001835AB" w:rsidRDefault="001835AB" w:rsidP="001835AB">
      <w:pPr>
        <w:widowControl w:val="0"/>
        <w:spacing w:before="0" w:beforeAutospacing="0" w:after="0" w:afterAutospacing="0" w:line="240" w:lineRule="auto"/>
        <w:ind w:left="3600" w:right="3600" w:firstLine="720"/>
        <w:outlineLvl w:val="1"/>
        <w:rPr>
          <w:rFonts w:ascii="Times New Roman" w:eastAsia="Times New Roman" w:hAnsi="Times New Roman"/>
          <w:bCs/>
          <w:sz w:val="20"/>
          <w:rtl/>
          <w:lang w:eastAsia="he-IL"/>
        </w:rPr>
      </w:pPr>
      <w:r w:rsidRPr="001835AB">
        <w:rPr>
          <w:rFonts w:ascii="Times New Roman" w:eastAsia="Times New Roman" w:hAnsi="Times New Roman" w:hint="cs"/>
          <w:bCs/>
          <w:sz w:val="20"/>
          <w:rtl/>
          <w:lang w:eastAsia="he-IL"/>
        </w:rPr>
        <w:t>ב י ן</w:t>
      </w:r>
    </w:p>
    <w:sdt>
      <w:sdtPr>
        <w:rPr>
          <w:rFonts w:ascii="Times New Roman" w:eastAsia="Times New Roman" w:hAnsi="Times New Roman"/>
          <w:color w:val="800080"/>
          <w:sz w:val="24"/>
          <w:rtl/>
        </w:rPr>
        <w:alias w:val="צד א בחוזה"/>
        <w:tag w:val="cntTzadA"/>
        <w:id w:val="1874112004"/>
        <w:placeholder>
          <w:docPart w:val="F8CA3F7D45B74D58A057665DA56B85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64C0EAA8" w14:textId="77777777" w:rsidR="001835AB" w:rsidRPr="001835AB" w:rsidRDefault="00CD055C" w:rsidP="001835AB">
          <w:pPr>
            <w:widowControl w:val="0"/>
            <w:spacing w:before="0" w:beforeAutospacing="0" w:after="0" w:afterAutospacing="0" w:line="240" w:lineRule="auto"/>
            <w:ind w:left="2880" w:firstLine="720"/>
            <w:rPr>
              <w:rFonts w:ascii="Times New Roman" w:eastAsia="Times New Roman" w:hAnsi="Times New Roman"/>
              <w:color w:val="008000"/>
              <w:sz w:val="24"/>
              <w:rtl/>
            </w:rPr>
          </w:pPr>
          <w:ins w:id="2" w:author="גרמן קגנובסקי" w:date="2020-05-12T13:11:00Z">
            <w:r>
              <w:rPr>
                <w:rFonts w:ascii="Times New Roman" w:eastAsia="Times New Roman" w:hAnsi="Times New Roman" w:hint="cs"/>
                <w:color w:val="800080"/>
                <w:sz w:val="24"/>
                <w:rtl/>
              </w:rPr>
              <w:br/>
              <w:t>אפריקה ישראל מגורים בע"מ</w:t>
            </w:r>
            <w:r>
              <w:rPr>
                <w:rFonts w:ascii="Times New Roman" w:eastAsia="Times New Roman" w:hAnsi="Times New Roman" w:hint="cs"/>
                <w:color w:val="800080"/>
                <w:sz w:val="24"/>
                <w:rtl/>
              </w:rPr>
              <w:br/>
              <w:t>יוני נתניהו 1 ג' אור יהודה</w:t>
            </w:r>
            <w:r>
              <w:rPr>
                <w:rFonts w:ascii="Times New Roman" w:eastAsia="Times New Roman" w:hAnsi="Times New Roman" w:hint="cs"/>
                <w:color w:val="800080"/>
                <w:sz w:val="24"/>
                <w:rtl/>
              </w:rPr>
              <w:br/>
              <w:t>מ.ז 52-003476-0</w:t>
            </w:r>
            <w:r>
              <w:rPr>
                <w:rFonts w:ascii="Times New Roman" w:eastAsia="Times New Roman" w:hAnsi="Times New Roman" w:hint="cs"/>
                <w:color w:val="800080"/>
                <w:sz w:val="24"/>
                <w:rtl/>
              </w:rPr>
              <w:br/>
            </w:r>
          </w:ins>
        </w:p>
      </w:sdtContent>
    </w:sdt>
    <w:p w14:paraId="57F70D5D"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bCs/>
          <w:sz w:val="20"/>
          <w:rtl/>
          <w:lang w:eastAsia="he-IL"/>
        </w:rPr>
      </w:pPr>
      <w:r w:rsidRPr="001835AB">
        <w:rPr>
          <w:rFonts w:ascii="Times New Roman" w:eastAsia="Times New Roman" w:hAnsi="Times New Roman" w:hint="cs"/>
          <w:sz w:val="20"/>
          <w:rtl/>
          <w:lang w:eastAsia="he-IL"/>
        </w:rPr>
        <w:t>(להלן: "</w:t>
      </w:r>
      <w:r w:rsidRPr="001835AB">
        <w:rPr>
          <w:rFonts w:ascii="Times New Roman" w:eastAsia="Times New Roman" w:hAnsi="Times New Roman" w:hint="cs"/>
          <w:b/>
          <w:bCs/>
          <w:sz w:val="20"/>
          <w:rtl/>
          <w:lang w:eastAsia="he-IL"/>
        </w:rPr>
        <w:t>המזמין</w:t>
      </w:r>
      <w:r w:rsidRPr="001835AB">
        <w:rPr>
          <w:rFonts w:ascii="Times New Roman" w:eastAsia="Times New Roman" w:hAnsi="Times New Roman" w:hint="cs"/>
          <w:sz w:val="20"/>
          <w:rtl/>
          <w:lang w:eastAsia="he-IL"/>
        </w:rPr>
        <w:t>")</w:t>
      </w:r>
      <w:r w:rsidRPr="001835AB">
        <w:rPr>
          <w:rFonts w:ascii="Times New Roman" w:eastAsia="Times New Roman" w:hAnsi="Times New Roman" w:hint="cs"/>
          <w:bCs/>
          <w:sz w:val="20"/>
          <w:rtl/>
          <w:lang w:eastAsia="he-IL"/>
        </w:rPr>
        <w:t xml:space="preserve">       </w:t>
      </w:r>
    </w:p>
    <w:p w14:paraId="3BC89CED"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
      </w:pPr>
      <w:r w:rsidRPr="001835AB">
        <w:rPr>
          <w:rFonts w:ascii="Times New Roman" w:eastAsia="Times New Roman" w:hAnsi="Times New Roman" w:hint="cs"/>
          <w:bCs/>
          <w:sz w:val="20"/>
          <w:rtl/>
          <w:lang w:eastAsia="he-IL"/>
        </w:rPr>
        <w:t xml:space="preserve">         מצד אחד;</w:t>
      </w:r>
    </w:p>
    <w:p w14:paraId="1A38F868" w14:textId="77777777" w:rsidR="001835AB" w:rsidRPr="001835AB" w:rsidRDefault="001835AB" w:rsidP="001835A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bCs/>
          <w:sz w:val="20"/>
          <w:rtl/>
          <w:lang w:eastAsia="he-IL"/>
        </w:rPr>
      </w:pPr>
    </w:p>
    <w:p w14:paraId="169E6C20" w14:textId="77777777" w:rsidR="001835AB" w:rsidRPr="001835AB" w:rsidRDefault="001835AB" w:rsidP="001835A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bCs/>
          <w:sz w:val="20"/>
          <w:rtl/>
          <w:lang w:eastAsia="he-IL"/>
        </w:rPr>
      </w:pPr>
      <w:r w:rsidRPr="001835AB">
        <w:rPr>
          <w:rFonts w:ascii="Times New Roman" w:eastAsia="Times New Roman" w:hAnsi="Times New Roman" w:hint="cs"/>
          <w:bCs/>
          <w:sz w:val="20"/>
          <w:rtl/>
          <w:lang w:eastAsia="he-IL"/>
        </w:rPr>
        <w:t>ל ב י ן</w:t>
      </w:r>
    </w:p>
    <w:p w14:paraId="56A6BFE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0"/>
          <w:rtl/>
          <w:lang w:eastAsia="he-IL"/>
        </w:rPr>
      </w:pPr>
    </w:p>
    <w:sdt>
      <w:sdtPr>
        <w:rPr>
          <w:rFonts w:ascii="Times New Roman" w:eastAsia="Times New Roman" w:hAnsi="Times New Roman"/>
          <w:color w:val="800080"/>
          <w:sz w:val="24"/>
          <w:rtl/>
        </w:rPr>
        <w:alias w:val="צדדים נוספים"/>
        <w:tag w:val="cntTzadB_x002C__x0020_cntTzadC_x002C__x0020_cntTzadD"/>
        <w:id w:val="-1726060855"/>
        <w:placeholder>
          <w:docPart w:val="2211CB67568442CDA7E105BB49DC540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561C9DD7" w14:textId="77777777" w:rsidR="001835AB" w:rsidRPr="001835AB" w:rsidRDefault="005D6301" w:rsidP="00D12751">
          <w:pPr>
            <w:pStyle w:val="AutoFields"/>
            <w:spacing w:before="0" w:beforeAutospacing="0" w:after="0" w:afterAutospacing="0"/>
            <w:jc w:val="center"/>
            <w:rPr>
              <w:rFonts w:ascii="Times New Roman" w:eastAsia="Times New Roman" w:hAnsi="Times New Roman"/>
              <w:rtl/>
              <w:lang w:eastAsia="he-IL"/>
            </w:rPr>
          </w:pPr>
          <w:r w:rsidRPr="00E64AE3">
            <w:rPr>
              <w:rStyle w:val="PlaceholderText"/>
              <w:color w:val="00B0F0"/>
              <w:rtl/>
            </w:rPr>
            <w:t>[צדדים נוספים]</w:t>
          </w:r>
        </w:p>
      </w:sdtContent>
    </w:sdt>
    <w:p w14:paraId="22E01F4B"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bCs/>
          <w:sz w:val="20"/>
          <w:rtl/>
          <w:lang w:eastAsia="he-IL"/>
        </w:rPr>
      </w:pPr>
      <w:r w:rsidRPr="001835AB">
        <w:rPr>
          <w:rFonts w:ascii="Times New Roman" w:eastAsia="Times New Roman" w:hAnsi="Times New Roman" w:hint="cs"/>
          <w:sz w:val="20"/>
          <w:rtl/>
          <w:lang w:eastAsia="he-IL"/>
        </w:rPr>
        <w:t>(להלן: "</w:t>
      </w:r>
      <w:r w:rsidRPr="001835AB">
        <w:rPr>
          <w:rFonts w:ascii="Times New Roman" w:eastAsia="Times New Roman" w:hAnsi="Times New Roman" w:hint="cs"/>
          <w:b/>
          <w:bCs/>
          <w:sz w:val="20"/>
          <w:rtl/>
          <w:lang w:eastAsia="he-IL"/>
        </w:rPr>
        <w:t>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hint="cs"/>
          <w:bCs/>
          <w:sz w:val="20"/>
          <w:rtl/>
          <w:lang w:eastAsia="he-IL"/>
        </w:rPr>
        <w:t xml:space="preserve">  </w:t>
      </w:r>
    </w:p>
    <w:p w14:paraId="0B1D4017"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
      </w:pPr>
      <w:r w:rsidRPr="001835AB">
        <w:rPr>
          <w:rFonts w:ascii="Times New Roman" w:eastAsia="Times New Roman" w:hAnsi="Times New Roman" w:hint="cs"/>
          <w:bCs/>
          <w:sz w:val="20"/>
          <w:rtl/>
          <w:lang w:eastAsia="he-IL"/>
        </w:rPr>
        <w:t xml:space="preserve">         מצד שני;</w:t>
      </w:r>
    </w:p>
    <w:p w14:paraId="7C305C89"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
      </w:pPr>
    </w:p>
    <w:p w14:paraId="665AFE16" w14:textId="77777777" w:rsidR="001835AB" w:rsidRPr="001835AB" w:rsidRDefault="001835AB" w:rsidP="001835AB">
      <w:pPr>
        <w:widowControl w:val="0"/>
        <w:spacing w:before="0" w:beforeAutospacing="0" w:after="480" w:afterAutospacing="0" w:line="240" w:lineRule="auto"/>
        <w:ind w:left="1440" w:hanging="1440"/>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והואיל:</w:t>
      </w:r>
      <w:r w:rsidRPr="001835AB">
        <w:rPr>
          <w:rFonts w:ascii="Times New Roman" w:eastAsia="Times New Roman" w:hAnsi="Times New Roman"/>
          <w:bCs/>
          <w:sz w:val="20"/>
          <w:rtl/>
          <w:lang w:eastAsia="he-IL"/>
        </w:rPr>
        <w:tab/>
      </w:r>
      <w:r w:rsidRPr="001835AB">
        <w:rPr>
          <w:rFonts w:ascii="Times New Roman" w:eastAsia="Times New Roman" w:hAnsi="Times New Roman"/>
          <w:sz w:val="20"/>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4BD277D2" w14:textId="77777777" w:rsidR="001835AB" w:rsidRPr="001835AB" w:rsidRDefault="001835AB" w:rsidP="001835AB">
      <w:pPr>
        <w:widowControl w:val="0"/>
        <w:spacing w:before="0" w:beforeAutospacing="0" w:after="360" w:afterAutospacing="0" w:line="240" w:lineRule="auto"/>
        <w:jc w:val="center"/>
        <w:outlineLvl w:val="1"/>
        <w:rPr>
          <w:rFonts w:ascii="Times New Roman" w:eastAsia="Times New Roman" w:hAnsi="Times New Roman"/>
          <w:bCs/>
          <w:sz w:val="20"/>
          <w:rtl/>
          <w:lang w:eastAsia="he-IL"/>
        </w:rPr>
      </w:pPr>
      <w:r w:rsidRPr="001835AB">
        <w:rPr>
          <w:rFonts w:ascii="Times New Roman" w:eastAsia="Times New Roman" w:hAnsi="Times New Roman"/>
          <w:bCs/>
          <w:sz w:val="20"/>
          <w:rtl/>
          <w:lang w:eastAsia="he-IL"/>
        </w:rPr>
        <w:t>לפיכך הותנה והוסכם בין הצדדים כדלקמן:</w:t>
      </w:r>
    </w:p>
    <w:p w14:paraId="644B875B" w14:textId="77777777" w:rsidR="001835AB" w:rsidRPr="001835AB" w:rsidRDefault="001835AB" w:rsidP="001835AB">
      <w:pPr>
        <w:widowControl w:val="0"/>
        <w:numPr>
          <w:ilvl w:val="0"/>
          <w:numId w:val="1"/>
        </w:numPr>
        <w:spacing w:before="0" w:beforeAutospacing="0" w:after="240" w:afterAutospacing="0" w:line="240" w:lineRule="auto"/>
        <w:ind w:left="363" w:hanging="74"/>
        <w:jc w:val="both"/>
        <w:rPr>
          <w:rFonts w:ascii="Times New Roman" w:eastAsia="Times New Roman" w:hAnsi="Times New Roman"/>
          <w:sz w:val="20"/>
          <w:rtl/>
          <w:lang w:eastAsia="he-IL"/>
        </w:rPr>
      </w:pPr>
      <w:r w:rsidRPr="001835AB">
        <w:rPr>
          <w:rFonts w:ascii="Times New Roman" w:eastAsia="Times New Roman" w:hAnsi="Times New Roman"/>
          <w:b/>
          <w:bCs/>
          <w:sz w:val="20"/>
          <w:u w:val="single"/>
          <w:rtl/>
          <w:lang w:eastAsia="he-IL"/>
        </w:rPr>
        <w:t>מבוא</w:t>
      </w:r>
    </w:p>
    <w:p w14:paraId="4094A69E" w14:textId="77777777" w:rsidR="001835AB" w:rsidRPr="001835AB" w:rsidRDefault="001835AB" w:rsidP="001835AB">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למונחים הבאים יהא הפרוש הנקוב </w:t>
      </w:r>
      <w:proofErr w:type="spellStart"/>
      <w:r w:rsidRPr="001835AB">
        <w:rPr>
          <w:rFonts w:ascii="Times New Roman" w:eastAsia="Times New Roman" w:hAnsi="Times New Roman"/>
          <w:sz w:val="20"/>
          <w:rtl/>
          <w:lang w:eastAsia="he-IL"/>
        </w:rPr>
        <w:t>בצידם</w:t>
      </w:r>
      <w:proofErr w:type="spellEnd"/>
      <w:r w:rsidRPr="001835AB">
        <w:rPr>
          <w:rFonts w:ascii="Times New Roman" w:eastAsia="Times New Roman" w:hAnsi="Times New Roman"/>
          <w:sz w:val="20"/>
          <w:rtl/>
          <w:lang w:eastAsia="he-IL"/>
        </w:rPr>
        <w:t xml:space="preserve"> דהיינו:</w:t>
      </w:r>
    </w:p>
    <w:p w14:paraId="21C8DF35"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3227A5A2"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"הפרויקט"</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w:t>
      </w:r>
      <w:proofErr w:type="spellStart"/>
      <w:r w:rsidRPr="001835AB">
        <w:rPr>
          <w:rFonts w:ascii="Times New Roman" w:eastAsia="Times New Roman" w:hAnsi="Times New Roman"/>
          <w:sz w:val="20"/>
          <w:rtl/>
          <w:lang w:eastAsia="he-IL"/>
        </w:rPr>
        <w:t>המצ"ב</w:t>
      </w:r>
      <w:proofErr w:type="spellEnd"/>
      <w:r w:rsidRPr="001835AB">
        <w:rPr>
          <w:rFonts w:ascii="Times New Roman" w:eastAsia="Times New Roman" w:hAnsi="Times New Roman"/>
          <w:sz w:val="20"/>
          <w:rtl/>
          <w:lang w:eastAsia="he-IL"/>
        </w:rPr>
        <w:t>.</w:t>
      </w:r>
    </w:p>
    <w:p w14:paraId="360A063A"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99DB8C3"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 xml:space="preserve">"התכנית" </w:t>
      </w:r>
      <w:r w:rsidRPr="001835AB">
        <w:rPr>
          <w:rFonts w:ascii="Times New Roman" w:eastAsia="Times New Roman" w:hAnsi="Times New Roman"/>
          <w:sz w:val="20"/>
          <w:rtl/>
          <w:lang w:eastAsia="he-IL"/>
        </w:rPr>
        <w:t>/</w:t>
      </w:r>
    </w:p>
    <w:p w14:paraId="72C5D492"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"המקרקעין"</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w:t>
      </w:r>
      <w:proofErr w:type="spellStart"/>
      <w:r w:rsidRPr="001835AB">
        <w:rPr>
          <w:rFonts w:ascii="Times New Roman" w:eastAsia="Times New Roman" w:hAnsi="Times New Roman"/>
          <w:sz w:val="20"/>
          <w:rtl/>
          <w:lang w:eastAsia="he-IL"/>
        </w:rPr>
        <w:t>המצ"ב</w:t>
      </w:r>
      <w:proofErr w:type="spellEnd"/>
      <w:r w:rsidRPr="001835AB">
        <w:rPr>
          <w:rFonts w:ascii="Times New Roman" w:eastAsia="Times New Roman" w:hAnsi="Times New Roman"/>
          <w:sz w:val="20"/>
          <w:rtl/>
          <w:lang w:eastAsia="he-IL"/>
        </w:rPr>
        <w:t>.</w:t>
      </w:r>
    </w:p>
    <w:p w14:paraId="2A78ED09"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7C2A3FD1"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"האתר"</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שטח התכנית/המקרקעין לרבות כל חלק ממנו כפי שיקבע ע"י המזמין מעת לעת על פי שיקול דעתו הבלעדי.</w:t>
      </w:r>
    </w:p>
    <w:p w14:paraId="7BDF350D"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D0324F1"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היועצים</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3CACF6B6"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528170B1"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התכניות</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1835AB">
        <w:rPr>
          <w:rFonts w:ascii="Times New Roman" w:eastAsia="Times New Roman" w:hAnsi="Times New Roman"/>
          <w:b/>
          <w:bCs/>
          <w:sz w:val="20"/>
          <w:rtl/>
          <w:lang w:eastAsia="he-IL"/>
        </w:rPr>
        <w:t>ח'</w:t>
      </w:r>
      <w:r w:rsidRPr="001835AB">
        <w:rPr>
          <w:rFonts w:ascii="Times New Roman" w:eastAsia="Times New Roman" w:hAnsi="Times New Roman"/>
          <w:sz w:val="20"/>
          <w:rtl/>
          <w:lang w:eastAsia="he-IL"/>
        </w:rPr>
        <w:t>. כל המסמכים שיערכו ע"י המתכנן כאמור יערכו בשפה העברית.</w:t>
      </w:r>
    </w:p>
    <w:p w14:paraId="4ACD2891"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B9A1C97"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שירותי</w:t>
      </w:r>
    </w:p>
    <w:p w14:paraId="2247A57F"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 המתכנן</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p>
    <w:p w14:paraId="31A4CE68"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השירותים</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 xml:space="preserve">השירותים כמוגדר וכמפורט בחוזה זה ובנספח </w:t>
      </w:r>
      <w:r w:rsidRPr="001835AB">
        <w:rPr>
          <w:rFonts w:ascii="Times New Roman" w:eastAsia="Times New Roman" w:hAnsi="Times New Roman"/>
          <w:b/>
          <w:bCs/>
          <w:sz w:val="20"/>
          <w:rtl/>
          <w:lang w:eastAsia="he-IL"/>
        </w:rPr>
        <w:t>ב'</w:t>
      </w:r>
      <w:r w:rsidRPr="001835AB">
        <w:rPr>
          <w:rFonts w:ascii="Times New Roman" w:eastAsia="Times New Roman" w:hAnsi="Times New Roman" w:hint="cs"/>
          <w:b/>
          <w:bCs/>
          <w:sz w:val="20"/>
          <w:rtl/>
          <w:lang w:eastAsia="he-IL"/>
        </w:rPr>
        <w:t xml:space="preserve"> </w:t>
      </w:r>
      <w:proofErr w:type="spellStart"/>
      <w:r w:rsidRPr="001835AB">
        <w:rPr>
          <w:rFonts w:ascii="Times New Roman" w:eastAsia="Times New Roman" w:hAnsi="Times New Roman" w:hint="cs"/>
          <w:sz w:val="20"/>
          <w:rtl/>
          <w:lang w:eastAsia="he-IL"/>
        </w:rPr>
        <w:t>המצ"ב</w:t>
      </w:r>
      <w:proofErr w:type="spellEnd"/>
      <w:r w:rsidRPr="001835AB">
        <w:rPr>
          <w:rFonts w:ascii="Times New Roman" w:eastAsia="Times New Roman" w:hAnsi="Times New Roman"/>
          <w:sz w:val="20"/>
          <w:rtl/>
          <w:lang w:eastAsia="he-IL"/>
        </w:rPr>
        <w:t>.</w:t>
      </w:r>
    </w:p>
    <w:p w14:paraId="1A8F3A62"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03BF89D6"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המנהל</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66178E1D"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0B3D14B"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מקום שמדובר בחוזה זה במזמין - גם המנהל במשמע.</w:t>
      </w:r>
    </w:p>
    <w:p w14:paraId="7D70ED27"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7046F93C"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החוזה</w:t>
      </w:r>
      <w:r w:rsidRPr="001835AB">
        <w:rPr>
          <w:rFonts w:ascii="Times New Roman" w:eastAsia="Times New Roman" w:hAnsi="Times New Roman"/>
          <w:sz w:val="20"/>
          <w:rtl/>
          <w:lang w:eastAsia="he-IL"/>
        </w:rPr>
        <w:t>"</w:t>
      </w:r>
      <w:r w:rsidRPr="001835AB">
        <w:rPr>
          <w:rFonts w:ascii="Times New Roman" w:eastAsia="Times New Roman" w:hAnsi="Times New Roman" w:hint="cs"/>
          <w:sz w:val="20"/>
          <w:rtl/>
          <w:lang w:eastAsia="he-IL"/>
        </w:rPr>
        <w:t>/</w:t>
      </w:r>
    </w:p>
    <w:p w14:paraId="6DD46D9A"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w:t>
      </w:r>
      <w:r w:rsidRPr="001835AB">
        <w:rPr>
          <w:rFonts w:ascii="Times New Roman" w:eastAsia="Times New Roman" w:hAnsi="Times New Roman" w:hint="cs"/>
          <w:b/>
          <w:bCs/>
          <w:sz w:val="20"/>
          <w:rtl/>
          <w:lang w:eastAsia="he-IL"/>
        </w:rPr>
        <w:t>ההסכם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חוזה זה על נספחיו.</w:t>
      </w:r>
    </w:p>
    <w:p w14:paraId="097DA210"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p>
    <w:p w14:paraId="33BEEFB1"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הדין</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כהגדרתו בחוק ה</w:t>
      </w:r>
      <w:r w:rsidRPr="001835AB">
        <w:rPr>
          <w:rFonts w:ascii="Times New Roman" w:eastAsia="Times New Roman" w:hAnsi="Times New Roman" w:hint="cs"/>
          <w:sz w:val="20"/>
          <w:rtl/>
          <w:lang w:eastAsia="he-IL"/>
        </w:rPr>
        <w:t>פרשנות, התשמ"א-1981</w:t>
      </w:r>
      <w:r w:rsidRPr="001835AB">
        <w:rPr>
          <w:rFonts w:ascii="Times New Roman" w:eastAsia="Times New Roman" w:hAnsi="Times New Roman"/>
          <w:sz w:val="20"/>
          <w:rtl/>
          <w:lang w:eastAsia="he-IL"/>
        </w:rPr>
        <w:t xml:space="preserve"> לרבות כל </w:t>
      </w:r>
      <w:r w:rsidRPr="001835AB">
        <w:rPr>
          <w:rFonts w:ascii="Times New Roman" w:eastAsia="Times New Roman" w:hAnsi="Times New Roman" w:hint="cs"/>
          <w:sz w:val="20"/>
          <w:rtl/>
          <w:lang w:eastAsia="he-IL"/>
        </w:rPr>
        <w:t xml:space="preserve">תקנה ו/או </w:t>
      </w:r>
      <w:r w:rsidRPr="001835AB">
        <w:rPr>
          <w:rFonts w:ascii="Times New Roman" w:eastAsia="Times New Roman" w:hAnsi="Times New Roman"/>
          <w:sz w:val="20"/>
          <w:rtl/>
          <w:lang w:eastAsia="he-IL"/>
        </w:rPr>
        <w:t>הוראה של רשות מוסמכת בתוקף סמכותה על פי הדין.</w:t>
      </w:r>
    </w:p>
    <w:p w14:paraId="3EFE35C3"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9615939"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הרשות</w:t>
      </w:r>
    </w:p>
    <w:p w14:paraId="66A8C250"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 המקומית</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w:t>
      </w:r>
      <w:proofErr w:type="spellStart"/>
      <w:r w:rsidRPr="001835AB">
        <w:rPr>
          <w:rFonts w:ascii="Times New Roman" w:eastAsia="Times New Roman" w:hAnsi="Times New Roman"/>
          <w:sz w:val="20"/>
          <w:rtl/>
          <w:lang w:eastAsia="he-IL"/>
        </w:rPr>
        <w:t>המצ"ב</w:t>
      </w:r>
      <w:proofErr w:type="spellEnd"/>
      <w:r w:rsidRPr="001835AB">
        <w:rPr>
          <w:rFonts w:ascii="Times New Roman" w:eastAsia="Times New Roman" w:hAnsi="Times New Roman"/>
          <w:sz w:val="20"/>
          <w:rtl/>
          <w:lang w:eastAsia="he-IL"/>
        </w:rPr>
        <w:t>.</w:t>
      </w:r>
    </w:p>
    <w:p w14:paraId="73335266"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12ECFD02"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חוזה</w:t>
      </w:r>
    </w:p>
    <w:p w14:paraId="28B2E336" w14:textId="77777777" w:rsidR="001835AB" w:rsidRPr="001835AB" w:rsidRDefault="001835AB" w:rsidP="001835AB">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 הפיתוח</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hint="cs"/>
          <w:sz w:val="20"/>
          <w:rtl/>
          <w:lang w:eastAsia="he-IL"/>
        </w:rPr>
        <w:t xml:space="preserve"> </w:t>
      </w:r>
      <w:proofErr w:type="spellStart"/>
      <w:r w:rsidRPr="001835AB">
        <w:rPr>
          <w:rFonts w:ascii="Times New Roman" w:eastAsia="Times New Roman" w:hAnsi="Times New Roman" w:hint="cs"/>
          <w:sz w:val="20"/>
          <w:rtl/>
          <w:lang w:eastAsia="he-IL"/>
        </w:rPr>
        <w:t>המצ"ב</w:t>
      </w:r>
      <w:proofErr w:type="spellEnd"/>
      <w:r w:rsidRPr="001835AB">
        <w:rPr>
          <w:rFonts w:ascii="Times New Roman" w:eastAsia="Times New Roman" w:hAnsi="Times New Roman"/>
          <w:sz w:val="20"/>
          <w:rtl/>
          <w:lang w:eastAsia="he-IL"/>
        </w:rPr>
        <w:t>.</w:t>
      </w:r>
    </w:p>
    <w:p w14:paraId="71C34BE8" w14:textId="77777777" w:rsidR="001835AB" w:rsidRPr="001835AB" w:rsidRDefault="001835AB" w:rsidP="001835AB">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p>
    <w:p w14:paraId="6C43F372"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הכותרות בחוזה זה </w:t>
      </w:r>
      <w:r w:rsidRPr="001835AB">
        <w:rPr>
          <w:rFonts w:ascii="Times New Roman" w:eastAsia="Times New Roman" w:hAnsi="Times New Roman" w:hint="cs"/>
          <w:sz w:val="20"/>
          <w:rtl/>
          <w:lang w:eastAsia="he-IL"/>
        </w:rPr>
        <w:t xml:space="preserve">הינן לנוחיות בלבד ובכל מקרה </w:t>
      </w:r>
      <w:r w:rsidRPr="001835AB">
        <w:rPr>
          <w:rFonts w:ascii="Times New Roman" w:eastAsia="Times New Roman" w:hAnsi="Times New Roman"/>
          <w:sz w:val="20"/>
          <w:rtl/>
          <w:lang w:eastAsia="he-IL"/>
        </w:rPr>
        <w:t xml:space="preserve">לא ישמשו </w:t>
      </w:r>
      <w:r w:rsidRPr="001835AB">
        <w:rPr>
          <w:rFonts w:ascii="Times New Roman" w:eastAsia="Times New Roman" w:hAnsi="Times New Roman" w:hint="cs"/>
          <w:sz w:val="20"/>
          <w:rtl/>
          <w:lang w:eastAsia="he-IL"/>
        </w:rPr>
        <w:t>ל</w:t>
      </w:r>
      <w:r w:rsidRPr="001835AB">
        <w:rPr>
          <w:rFonts w:ascii="Times New Roman" w:eastAsia="Times New Roman" w:hAnsi="Times New Roman"/>
          <w:sz w:val="20"/>
          <w:rtl/>
          <w:lang w:eastAsia="he-IL"/>
        </w:rPr>
        <w:t>פרש</w:t>
      </w:r>
      <w:r w:rsidRPr="001835AB">
        <w:rPr>
          <w:rFonts w:ascii="Times New Roman" w:eastAsia="Times New Roman" w:hAnsi="Times New Roman" w:hint="cs"/>
          <w:sz w:val="20"/>
          <w:rtl/>
          <w:lang w:eastAsia="he-IL"/>
        </w:rPr>
        <w:t>נות</w:t>
      </w:r>
      <w:r w:rsidRPr="001835AB">
        <w:rPr>
          <w:rFonts w:ascii="Times New Roman" w:eastAsia="Times New Roman" w:hAnsi="Times New Roman"/>
          <w:sz w:val="20"/>
          <w:rtl/>
          <w:lang w:eastAsia="he-IL"/>
        </w:rPr>
        <w:t>ו.</w:t>
      </w:r>
    </w:p>
    <w:p w14:paraId="05DF5979"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הנספחים לחוזה זה מהווים חלק בלתי נפרד הימנו ואלה הם:</w:t>
      </w:r>
    </w:p>
    <w:p w14:paraId="64783093"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bCs/>
          <w:sz w:val="20"/>
          <w:rtl/>
          <w:lang w:eastAsia="he-IL"/>
        </w:rPr>
      </w:pPr>
    </w:p>
    <w:p w14:paraId="71EC6B63"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 xml:space="preserve">נספח א' </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נספח כללי;</w:t>
      </w:r>
    </w:p>
    <w:p w14:paraId="15E0BC10"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נספח ב'</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tab/>
        <w:t>שירותי המתכנן;</w:t>
      </w:r>
    </w:p>
    <w:p w14:paraId="699B7878"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1835AB">
        <w:rPr>
          <w:rFonts w:ascii="Times New Roman" w:eastAsia="Times New Roman" w:hAnsi="Times New Roman"/>
          <w:b/>
          <w:bCs/>
          <w:color w:val="000000"/>
          <w:sz w:val="20"/>
          <w:rtl/>
          <w:lang w:eastAsia="he-IL"/>
        </w:rPr>
        <w:t>נספח ג'</w:t>
      </w:r>
      <w:r w:rsidRPr="001835AB">
        <w:rPr>
          <w:rFonts w:ascii="Times New Roman" w:eastAsia="Times New Roman" w:hAnsi="Times New Roman"/>
          <w:color w:val="000000"/>
          <w:sz w:val="20"/>
          <w:rtl/>
          <w:lang w:eastAsia="he-IL"/>
        </w:rPr>
        <w:t xml:space="preserve"> </w:t>
      </w:r>
      <w:r w:rsidRPr="001835AB">
        <w:rPr>
          <w:rFonts w:ascii="Times New Roman" w:eastAsia="Times New Roman" w:hAnsi="Times New Roman"/>
          <w:color w:val="000000"/>
          <w:sz w:val="20"/>
          <w:lang w:eastAsia="he-IL"/>
        </w:rPr>
        <w:t>–</w:t>
      </w:r>
      <w:r w:rsidRPr="001835AB">
        <w:rPr>
          <w:rFonts w:ascii="Times New Roman" w:eastAsia="Times New Roman" w:hAnsi="Times New Roman"/>
          <w:color w:val="000000"/>
          <w:sz w:val="20"/>
          <w:rtl/>
          <w:lang w:eastAsia="he-IL"/>
        </w:rPr>
        <w:t xml:space="preserve"> </w:t>
      </w:r>
      <w:r w:rsidRPr="001835AB">
        <w:rPr>
          <w:rFonts w:ascii="Times New Roman" w:eastAsia="Times New Roman" w:hAnsi="Times New Roman"/>
          <w:color w:val="000000"/>
          <w:sz w:val="20"/>
          <w:rtl/>
          <w:lang w:eastAsia="he-IL"/>
        </w:rPr>
        <w:tab/>
        <w:t>לוח זמנים;</w:t>
      </w:r>
    </w:p>
    <w:p w14:paraId="0C697873"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1835AB">
        <w:rPr>
          <w:rFonts w:ascii="Times New Roman" w:eastAsia="Times New Roman" w:hAnsi="Times New Roman"/>
          <w:b/>
          <w:bCs/>
          <w:color w:val="000000"/>
          <w:sz w:val="20"/>
          <w:rtl/>
          <w:lang w:eastAsia="he-IL"/>
        </w:rPr>
        <w:t>נספח ד'</w:t>
      </w:r>
      <w:r w:rsidRPr="001835AB">
        <w:rPr>
          <w:rFonts w:ascii="Times New Roman" w:eastAsia="Times New Roman" w:hAnsi="Times New Roman"/>
          <w:color w:val="000000"/>
          <w:sz w:val="20"/>
          <w:rtl/>
          <w:lang w:eastAsia="he-IL"/>
        </w:rPr>
        <w:t xml:space="preserve"> - </w:t>
      </w:r>
      <w:r w:rsidRPr="001835AB">
        <w:rPr>
          <w:rFonts w:ascii="Times New Roman" w:eastAsia="Times New Roman" w:hAnsi="Times New Roman"/>
          <w:color w:val="000000"/>
          <w:sz w:val="20"/>
          <w:rtl/>
          <w:lang w:eastAsia="he-IL"/>
        </w:rPr>
        <w:tab/>
        <w:t>שכר המתכנן;</w:t>
      </w:r>
    </w:p>
    <w:p w14:paraId="453E99FC"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1835AB">
        <w:rPr>
          <w:rFonts w:ascii="Times New Roman" w:eastAsia="Times New Roman" w:hAnsi="Times New Roman"/>
          <w:b/>
          <w:bCs/>
          <w:color w:val="000000"/>
          <w:sz w:val="20"/>
          <w:rtl/>
          <w:lang w:eastAsia="he-IL"/>
        </w:rPr>
        <w:t>נספח ה'</w:t>
      </w:r>
      <w:r w:rsidRPr="001835AB">
        <w:rPr>
          <w:rFonts w:ascii="Times New Roman" w:eastAsia="Times New Roman" w:hAnsi="Times New Roman"/>
          <w:color w:val="000000"/>
          <w:sz w:val="20"/>
          <w:rtl/>
          <w:lang w:eastAsia="he-IL"/>
        </w:rPr>
        <w:t xml:space="preserve"> - </w:t>
      </w:r>
      <w:r w:rsidRPr="001835AB">
        <w:rPr>
          <w:rFonts w:ascii="Times New Roman" w:eastAsia="Times New Roman" w:hAnsi="Times New Roman"/>
          <w:color w:val="000000"/>
          <w:sz w:val="20"/>
          <w:rtl/>
          <w:lang w:eastAsia="he-IL"/>
        </w:rPr>
        <w:tab/>
        <w:t>תשלומי שכר המתכנן;</w:t>
      </w:r>
    </w:p>
    <w:p w14:paraId="0DA639F5"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 xml:space="preserve">נספח ו </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הצהרה והתחייבות לשמירת סודיות;</w:t>
      </w:r>
    </w:p>
    <w:p w14:paraId="3D0A2493"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נספח ז</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tab/>
        <w:t>אישור על קיום ביטוחי המתכנן;</w:t>
      </w:r>
    </w:p>
    <w:p w14:paraId="4929FA90"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נספח ח'</w:t>
      </w:r>
      <w:r w:rsidRPr="001835AB">
        <w:rPr>
          <w:rFonts w:ascii="Times New Roman" w:eastAsia="Times New Roman" w:hAnsi="Times New Roman"/>
          <w:sz w:val="20"/>
          <w:rtl/>
          <w:lang w:eastAsia="he-IL"/>
        </w:rPr>
        <w:t xml:space="preserve"> - </w:t>
      </w:r>
      <w:r w:rsidRPr="001835AB">
        <w:rPr>
          <w:rFonts w:ascii="Times New Roman" w:eastAsia="Times New Roman" w:hAnsi="Times New Roman"/>
          <w:sz w:val="20"/>
          <w:rtl/>
          <w:lang w:eastAsia="he-IL"/>
        </w:rPr>
        <w:tab/>
        <w:t>רשימת התכניות והמסמכים שעל המתכנן להנפיק.</w:t>
      </w:r>
    </w:p>
    <w:p w14:paraId="6A7E3403"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נספח ט'</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tab/>
        <w:t>אישור להשלמת הפרויקט/קטע מהפרויקט.</w:t>
      </w:r>
    </w:p>
    <w:p w14:paraId="069E3ECB" w14:textId="77777777" w:rsidR="001835AB" w:rsidRPr="001835AB" w:rsidRDefault="001835AB" w:rsidP="001835AB">
      <w:pPr>
        <w:widowControl w:val="0"/>
        <w:spacing w:before="0" w:beforeAutospacing="0" w:after="240" w:afterAutospacing="0" w:line="240" w:lineRule="auto"/>
        <w:ind w:left="799"/>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נספח י' </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נספח היעדר תביעות.</w:t>
      </w:r>
    </w:p>
    <w:p w14:paraId="7FDBB434"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שירותי המתכנן</w:t>
      </w:r>
    </w:p>
    <w:p w14:paraId="2A9D338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מוסר בזה למתכנן והמתכנן מקבל על עצמו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w:t>
      </w:r>
    </w:p>
    <w:p w14:paraId="6BCE15E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 ומאשר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הינו מכיר ויודע את כל הנדרש למטרת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רותי המתכנן וכי הינו מורשה על פי </w:t>
      </w:r>
      <w:r w:rsidRPr="001835AB">
        <w:rPr>
          <w:rFonts w:ascii="Times New Roman" w:eastAsia="Times New Roman" w:hAnsi="Times New Roman" w:hint="cs"/>
          <w:sz w:val="20"/>
          <w:rtl/>
          <w:lang w:eastAsia="he-IL"/>
        </w:rPr>
        <w:t xml:space="preserve">כל </w:t>
      </w:r>
      <w:r w:rsidRPr="001835AB">
        <w:rPr>
          <w:rFonts w:ascii="Times New Roman" w:eastAsia="Times New Roman" w:hAnsi="Times New Roman"/>
          <w:sz w:val="20"/>
          <w:rtl/>
          <w:lang w:eastAsia="he-IL"/>
        </w:rPr>
        <w:t>דין למתן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 xml:space="preserve"> המתכנן, לרבות</w:t>
      </w:r>
      <w:r w:rsidRPr="001835AB">
        <w:rPr>
          <w:rFonts w:ascii="Times New Roman" w:eastAsia="Times New Roman" w:hAnsi="Times New Roman" w:hint="cs"/>
          <w:sz w:val="20"/>
          <w:rtl/>
          <w:lang w:eastAsia="he-IL"/>
        </w:rPr>
        <w:t xml:space="preserve"> אך לא רק</w:t>
      </w:r>
      <w:r w:rsidRPr="001835AB">
        <w:rPr>
          <w:rFonts w:ascii="Times New Roman" w:eastAsia="Times New Roman" w:hAnsi="Times New Roman"/>
          <w:sz w:val="20"/>
          <w:rtl/>
          <w:lang w:eastAsia="he-IL"/>
        </w:rPr>
        <w:t>,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חוק המהנדסים והאדריכלים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proofErr w:type="spellStart"/>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תשי"ח</w:t>
      </w:r>
      <w:proofErr w:type="spellEnd"/>
      <w:r w:rsidRPr="001835AB">
        <w:rPr>
          <w:rFonts w:ascii="Times New Roman" w:eastAsia="Times New Roman" w:hAnsi="Times New Roman"/>
          <w:sz w:val="20"/>
          <w:rtl/>
          <w:lang w:eastAsia="he-IL"/>
        </w:rPr>
        <w:t xml:space="preserve"> - 1958, כי יש בידו 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שיון </w:t>
      </w:r>
      <w:r w:rsidRPr="001835AB">
        <w:rPr>
          <w:rFonts w:ascii="Times New Roman" w:eastAsia="Times New Roman" w:hAnsi="Times New Roman" w:hint="cs"/>
          <w:sz w:val="20"/>
          <w:rtl/>
          <w:lang w:eastAsia="he-IL"/>
        </w:rPr>
        <w:t xml:space="preserve">בר </w:t>
      </w:r>
      <w:r w:rsidRPr="001835AB">
        <w:rPr>
          <w:rFonts w:ascii="Times New Roman" w:eastAsia="Times New Roman" w:hAnsi="Times New Roman"/>
          <w:sz w:val="20"/>
          <w:rtl/>
          <w:lang w:eastAsia="he-IL"/>
        </w:rPr>
        <w:t>ת</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קף לביצוע שירותי </w:t>
      </w:r>
      <w:r w:rsidRPr="001835AB">
        <w:rPr>
          <w:rFonts w:ascii="Times New Roman" w:eastAsia="Times New Roman" w:hAnsi="Times New Roman" w:hint="cs"/>
          <w:sz w:val="20"/>
          <w:rtl/>
          <w:lang w:eastAsia="he-IL"/>
        </w:rPr>
        <w:t xml:space="preserve"> המתכנן על פי הדין</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כי הוא בעל הכישורים, הר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שיונות, הידע, הניסיון והאמצעים המאפשרים לו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ביצועם ברמה מקצועית גבוהה ובהתאם למותנה בחוזה.</w:t>
      </w:r>
    </w:p>
    <w:p w14:paraId="5C2B660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ידוע לו שש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 זה הינם לשלבים ו/או קטעים בפרויקט כפי שיוזמנו בכתב ע"י המזמין מעת לעת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שיקול דעתו</w:t>
      </w:r>
      <w:r w:rsidRPr="001835AB">
        <w:rPr>
          <w:rFonts w:ascii="Times New Roman" w:eastAsia="Times New Roman" w:hAnsi="Times New Roman" w:hint="cs"/>
          <w:sz w:val="20"/>
          <w:rtl/>
          <w:lang w:eastAsia="he-IL"/>
        </w:rPr>
        <w:t xml:space="preserve"> הבלעדי</w:t>
      </w:r>
      <w:r w:rsidRPr="001835AB">
        <w:rPr>
          <w:rFonts w:ascii="Times New Roman" w:eastAsia="Times New Roman" w:hAnsi="Times New Roman"/>
          <w:sz w:val="20"/>
          <w:rtl/>
          <w:lang w:eastAsia="he-IL"/>
        </w:rPr>
        <w:t xml:space="preserve"> ו</w:t>
      </w:r>
      <w:r w:rsidRPr="001835AB">
        <w:rPr>
          <w:rFonts w:ascii="Times New Roman" w:eastAsia="Times New Roman" w:hAnsi="Times New Roman" w:hint="cs"/>
          <w:sz w:val="20"/>
          <w:rtl/>
          <w:lang w:eastAsia="he-IL"/>
        </w:rPr>
        <w:t xml:space="preserve">כי </w:t>
      </w:r>
      <w:r w:rsidRPr="001835AB">
        <w:rPr>
          <w:rFonts w:ascii="Times New Roman" w:eastAsia="Times New Roman" w:hAnsi="Times New Roman"/>
          <w:sz w:val="20"/>
          <w:rtl/>
          <w:lang w:eastAsia="he-IL"/>
        </w:rPr>
        <w:t xml:space="preserve">הם יינתנו על ידו בשלבי עבודה כמפורט בנספח </w:t>
      </w:r>
      <w:r w:rsidRPr="001835AB">
        <w:rPr>
          <w:rFonts w:ascii="Times New Roman" w:eastAsia="Times New Roman" w:hAnsi="Times New Roman"/>
          <w:bCs/>
          <w:sz w:val="20"/>
          <w:rtl/>
          <w:lang w:eastAsia="he-IL"/>
        </w:rPr>
        <w:t>ב'</w:t>
      </w:r>
      <w:r w:rsidRPr="001835AB">
        <w:rPr>
          <w:rFonts w:ascii="Times New Roman" w:eastAsia="Times New Roman" w:hAnsi="Times New Roman"/>
          <w:sz w:val="20"/>
          <w:rtl/>
          <w:lang w:eastAsia="he-IL"/>
        </w:rPr>
        <w:t xml:space="preserve"> </w:t>
      </w:r>
      <w:proofErr w:type="spellStart"/>
      <w:r w:rsidRPr="001835AB">
        <w:rPr>
          <w:rFonts w:ascii="Times New Roman" w:eastAsia="Times New Roman" w:hAnsi="Times New Roman" w:hint="cs"/>
          <w:sz w:val="20"/>
          <w:rtl/>
          <w:lang w:eastAsia="he-IL"/>
        </w:rPr>
        <w:t>המצ"ב</w:t>
      </w:r>
      <w:proofErr w:type="spellEnd"/>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עוד</w:t>
      </w:r>
      <w:r w:rsidRPr="001835AB">
        <w:rPr>
          <w:rFonts w:ascii="Times New Roman" w:eastAsia="Times New Roman" w:hAnsi="Times New Roman"/>
          <w:sz w:val="20"/>
          <w:rtl/>
          <w:lang w:eastAsia="he-IL"/>
        </w:rPr>
        <w:t xml:space="preserve"> מוסיף ומצהיר</w:t>
      </w:r>
      <w:r w:rsidRPr="001835AB">
        <w:rPr>
          <w:rFonts w:ascii="Times New Roman" w:eastAsia="Times New Roman" w:hAnsi="Times New Roman" w:hint="cs"/>
          <w:sz w:val="20"/>
          <w:rtl/>
          <w:lang w:eastAsia="he-IL"/>
        </w:rPr>
        <w:t xml:space="preserve"> המתכנן,</w:t>
      </w:r>
      <w:r w:rsidRPr="001835AB">
        <w:rPr>
          <w:rFonts w:ascii="Times New Roman" w:eastAsia="Times New Roman" w:hAnsi="Times New Roman"/>
          <w:sz w:val="20"/>
          <w:rtl/>
          <w:lang w:eastAsia="he-IL"/>
        </w:rPr>
        <w:t xml:space="preserve"> כי ידוע לו שהמזמין אינו מתחייב להזמין מ</w:t>
      </w:r>
      <w:r w:rsidRPr="001835AB">
        <w:rPr>
          <w:rFonts w:ascii="Times New Roman" w:eastAsia="Times New Roman" w:hAnsi="Times New Roman" w:hint="cs"/>
          <w:sz w:val="20"/>
          <w:rtl/>
          <w:lang w:eastAsia="he-IL"/>
        </w:rPr>
        <w:t>מנו</w:t>
      </w:r>
      <w:r w:rsidRPr="001835AB">
        <w:rPr>
          <w:rFonts w:ascii="Times New Roman" w:eastAsia="Times New Roman" w:hAnsi="Times New Roman"/>
          <w:sz w:val="20"/>
          <w:rtl/>
          <w:lang w:eastAsia="he-IL"/>
        </w:rPr>
        <w:t xml:space="preserve"> שירותים נוספים מעבר לנקוב בחוזה זה ו</w:t>
      </w:r>
      <w:r w:rsidRPr="001835AB">
        <w:rPr>
          <w:rFonts w:ascii="Times New Roman" w:eastAsia="Times New Roman" w:hAnsi="Times New Roman" w:hint="cs"/>
          <w:sz w:val="20"/>
          <w:rtl/>
          <w:lang w:eastAsia="he-IL"/>
        </w:rPr>
        <w:t xml:space="preserve">כמפורט </w:t>
      </w:r>
      <w:r w:rsidRPr="001835AB">
        <w:rPr>
          <w:rFonts w:ascii="Times New Roman" w:eastAsia="Times New Roman" w:hAnsi="Times New Roman"/>
          <w:sz w:val="20"/>
          <w:rtl/>
          <w:lang w:eastAsia="he-IL"/>
        </w:rPr>
        <w:t xml:space="preserve">בנספח </w:t>
      </w:r>
      <w:r w:rsidRPr="001835AB">
        <w:rPr>
          <w:rFonts w:ascii="Times New Roman" w:eastAsia="Times New Roman" w:hAnsi="Times New Roman"/>
          <w:bCs/>
          <w:sz w:val="20"/>
          <w:rtl/>
          <w:lang w:eastAsia="he-IL"/>
        </w:rPr>
        <w:t xml:space="preserve">ב' </w:t>
      </w:r>
      <w:proofErr w:type="spellStart"/>
      <w:r w:rsidRPr="001835AB">
        <w:rPr>
          <w:rFonts w:ascii="Times New Roman" w:eastAsia="Times New Roman" w:hAnsi="Times New Roman" w:hint="cs"/>
          <w:sz w:val="20"/>
          <w:rtl/>
          <w:lang w:eastAsia="he-IL"/>
        </w:rPr>
        <w:t>המצ"ב</w:t>
      </w:r>
      <w:proofErr w:type="spellEnd"/>
      <w:r w:rsidRPr="001835AB">
        <w:rPr>
          <w:rFonts w:ascii="Times New Roman" w:eastAsia="Times New Roman" w:hAnsi="Times New Roman"/>
          <w:sz w:val="20"/>
          <w:rtl/>
          <w:lang w:eastAsia="he-IL"/>
        </w:rPr>
        <w:t>.</w:t>
      </w:r>
    </w:p>
    <w:p w14:paraId="07F536F8"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654A6C3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יבסס את שרותי המתכנן על הנתונים, קווי היסוד, התקציב וההנחיות שיקבעו ע"י המזמין ובתאום מלא עם הגורמים השונים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כפי שיקבעו מ</w:t>
      </w:r>
      <w:r w:rsidRPr="001835AB">
        <w:rPr>
          <w:rFonts w:ascii="Times New Roman" w:eastAsia="Times New Roman" w:hAnsi="Times New Roman" w:hint="cs"/>
          <w:sz w:val="20"/>
          <w:rtl/>
          <w:lang w:eastAsia="he-IL"/>
        </w:rPr>
        <w:t>עת לעת</w:t>
      </w:r>
      <w:r w:rsidRPr="001835AB">
        <w:rPr>
          <w:rFonts w:ascii="Times New Roman" w:eastAsia="Times New Roman" w:hAnsi="Times New Roman"/>
          <w:sz w:val="20"/>
          <w:rtl/>
          <w:lang w:eastAsia="he-IL"/>
        </w:rPr>
        <w:t xml:space="preserve"> ע"י המזמין ויהיה חייב לנהוג לפיהם ולקיימם ללא סטייה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אם כן ק</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בל הוראה</w:t>
      </w:r>
      <w:r w:rsidRPr="001835AB">
        <w:rPr>
          <w:rFonts w:ascii="Times New Roman" w:eastAsia="Times New Roman" w:hAnsi="Times New Roman" w:hint="cs"/>
          <w:sz w:val="20"/>
          <w:rtl/>
          <w:lang w:eastAsia="he-IL"/>
        </w:rPr>
        <w:t xml:space="preserve"> מפורשת</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שור </w:t>
      </w:r>
      <w:r w:rsidRPr="001835AB">
        <w:rPr>
          <w:rFonts w:ascii="Times New Roman" w:eastAsia="Times New Roman" w:hAnsi="Times New Roman"/>
          <w:sz w:val="20"/>
          <w:rtl/>
          <w:lang w:eastAsia="he-IL"/>
        </w:rPr>
        <w:lastRenderedPageBreak/>
        <w:t>בכתב מהמזמין.</w:t>
      </w:r>
    </w:p>
    <w:p w14:paraId="73261C3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אום ופיקוח של המזמין, עם היועצים, ועם כל יתר הגורמים שיפעלו באתר, ככל שיידרש לקידום, תכנון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רותי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הכל כפי שיקבע ע"י המנהל. כן מתחייב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להשתתף בת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אום מראש בכל ישיבות התיאום אליהן יוזמן.</w:t>
      </w:r>
    </w:p>
    <w:p w14:paraId="181590EC"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ישמור על נוהלי קשר, תיאום, 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שום וצורת המסמכים לפי דרישת המנהל.</w:t>
      </w:r>
    </w:p>
    <w:p w14:paraId="0E657BE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עוד לא יקבע אחרת ע"י המזמין, יהיה המנהל כ</w:t>
      </w:r>
      <w:r w:rsidRPr="001835AB">
        <w:rPr>
          <w:rFonts w:ascii="Times New Roman" w:eastAsia="Times New Roman" w:hAnsi="Times New Roman" w:hint="cs"/>
          <w:sz w:val="20"/>
          <w:rtl/>
          <w:lang w:eastAsia="he-IL"/>
        </w:rPr>
        <w:t>הגדרתו</w:t>
      </w:r>
      <w:r w:rsidRPr="001835AB">
        <w:rPr>
          <w:rFonts w:ascii="Times New Roman" w:eastAsia="Times New Roman" w:hAnsi="Times New Roman"/>
          <w:sz w:val="20"/>
          <w:rtl/>
          <w:lang w:eastAsia="he-IL"/>
        </w:rPr>
        <w:t xml:space="preserve"> בנספח </w:t>
      </w:r>
      <w:r w:rsidRPr="001835AB">
        <w:rPr>
          <w:rFonts w:ascii="Times New Roman" w:eastAsia="Times New Roman" w:hAnsi="Times New Roman"/>
          <w:bCs/>
          <w:sz w:val="20"/>
          <w:rtl/>
          <w:lang w:eastAsia="he-IL"/>
        </w:rPr>
        <w:t xml:space="preserve">א' </w:t>
      </w:r>
      <w:r w:rsidRPr="001835AB">
        <w:rPr>
          <w:rFonts w:ascii="Times New Roman" w:eastAsia="Times New Roman" w:hAnsi="Times New Roman"/>
          <w:sz w:val="20"/>
          <w:rtl/>
          <w:lang w:eastAsia="he-IL"/>
        </w:rPr>
        <w:t>ועל המתכנן להיות</w:t>
      </w:r>
      <w:r w:rsidRPr="001835AB">
        <w:rPr>
          <w:rFonts w:ascii="Times New Roman" w:eastAsia="Times New Roman" w:hAnsi="Times New Roman" w:hint="cs"/>
          <w:sz w:val="20"/>
          <w:rtl/>
          <w:lang w:eastAsia="he-IL"/>
        </w:rPr>
        <w:t xml:space="preserve"> עמו</w:t>
      </w:r>
      <w:r w:rsidRPr="001835AB">
        <w:rPr>
          <w:rFonts w:ascii="Times New Roman" w:eastAsia="Times New Roman" w:hAnsi="Times New Roman"/>
          <w:sz w:val="20"/>
          <w:rtl/>
          <w:lang w:eastAsia="he-IL"/>
        </w:rPr>
        <w:t xml:space="preserve"> בקשר מתמי</w:t>
      </w:r>
      <w:r w:rsidRPr="001835AB">
        <w:rPr>
          <w:rFonts w:ascii="Times New Roman" w:eastAsia="Times New Roman" w:hAnsi="Times New Roman" w:hint="cs"/>
          <w:sz w:val="20"/>
          <w:rtl/>
          <w:lang w:eastAsia="he-IL"/>
        </w:rPr>
        <w:t>ד</w:t>
      </w:r>
      <w:r w:rsidRPr="001835AB">
        <w:rPr>
          <w:rFonts w:ascii="Times New Roman" w:eastAsia="Times New Roman" w:hAnsi="Times New Roman"/>
          <w:sz w:val="20"/>
          <w:rtl/>
          <w:lang w:eastAsia="he-IL"/>
        </w:rPr>
        <w:t xml:space="preserve"> ולתאם עמו את כל פעולותיו, אלא אם נקבע </w:t>
      </w:r>
      <w:r w:rsidRPr="001835AB">
        <w:rPr>
          <w:rFonts w:ascii="Times New Roman" w:eastAsia="Times New Roman" w:hAnsi="Times New Roman" w:hint="cs"/>
          <w:sz w:val="20"/>
          <w:rtl/>
          <w:lang w:eastAsia="he-IL"/>
        </w:rPr>
        <w:t xml:space="preserve">מפורשות </w:t>
      </w:r>
      <w:r w:rsidRPr="001835AB">
        <w:rPr>
          <w:rFonts w:ascii="Times New Roman" w:eastAsia="Times New Roman" w:hAnsi="Times New Roman"/>
          <w:sz w:val="20"/>
          <w:rtl/>
          <w:lang w:eastAsia="he-IL"/>
        </w:rPr>
        <w:t>אחרת ע"י המזמין.</w:t>
      </w:r>
    </w:p>
    <w:p w14:paraId="664E783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ידועות לו הוראות כל התכניות הקיימות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הנמצאות בשלבי הכנה על ידי הרשויות המוסמכות לכך לגבי האתר וכן הוראות</w:t>
      </w:r>
      <w:r w:rsidRPr="001835AB">
        <w:rPr>
          <w:rFonts w:ascii="Times New Roman" w:eastAsia="Times New Roman" w:hAnsi="Times New Roman" w:hint="cs"/>
          <w:sz w:val="20"/>
          <w:rtl/>
          <w:lang w:eastAsia="he-IL"/>
        </w:rPr>
        <w:t>יהם של</w:t>
      </w:r>
      <w:r w:rsidRPr="001835AB">
        <w:rPr>
          <w:rFonts w:ascii="Times New Roman" w:eastAsia="Times New Roman" w:hAnsi="Times New Roman"/>
          <w:sz w:val="20"/>
          <w:rtl/>
          <w:lang w:eastAsia="he-IL"/>
        </w:rPr>
        <w:t xml:space="preserve"> הדין</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הנהלים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התקנים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התקנות החלים בקשר עם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והוא מתחייב לפעול בהתאם לקבוע בהם. 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מצהיר המתכנן כי </w:t>
      </w:r>
      <w:r w:rsidRPr="001835AB">
        <w:rPr>
          <w:rFonts w:ascii="Times New Roman" w:eastAsia="Times New Roman" w:hAnsi="Times New Roman" w:hint="cs"/>
          <w:sz w:val="20"/>
          <w:rtl/>
          <w:lang w:eastAsia="he-IL"/>
        </w:rPr>
        <w:t xml:space="preserve">הוא </w:t>
      </w:r>
      <w:r w:rsidRPr="001835AB">
        <w:rPr>
          <w:rFonts w:ascii="Times New Roman" w:eastAsia="Times New Roman" w:hAnsi="Times New Roman"/>
          <w:sz w:val="20"/>
          <w:rtl/>
          <w:lang w:eastAsia="he-IL"/>
        </w:rPr>
        <w:t xml:space="preserve">בדק בעצמו את כל הנושאים הרלוונטיים </w:t>
      </w:r>
      <w:r w:rsidRPr="001835AB">
        <w:rPr>
          <w:rFonts w:ascii="Times New Roman" w:eastAsia="Times New Roman" w:hAnsi="Times New Roman" w:hint="cs"/>
          <w:sz w:val="20"/>
          <w:rtl/>
          <w:lang w:eastAsia="he-IL"/>
        </w:rPr>
        <w:t xml:space="preserve">ו/או </w:t>
      </w:r>
      <w:r w:rsidRPr="001835AB">
        <w:rPr>
          <w:rFonts w:ascii="Times New Roman" w:eastAsia="Times New Roman" w:hAnsi="Times New Roman"/>
          <w:sz w:val="20"/>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1835AB">
        <w:rPr>
          <w:rFonts w:ascii="Times New Roman" w:eastAsia="Times New Roman" w:hAnsi="Times New Roman"/>
          <w:sz w:val="20"/>
          <w:rtl/>
          <w:lang w:eastAsia="he-IL"/>
        </w:rPr>
        <w:t>הכל</w:t>
      </w:r>
      <w:proofErr w:type="spellEnd"/>
      <w:r w:rsidRPr="001835AB">
        <w:rPr>
          <w:rFonts w:ascii="Times New Roman" w:eastAsia="Times New Roman" w:hAnsi="Times New Roman"/>
          <w:sz w:val="20"/>
          <w:rtl/>
          <w:lang w:eastAsia="he-IL"/>
        </w:rPr>
        <w:t xml:space="preserve"> מתאים למטרותיו, ויש בידיו את כל הנתונים הנוגעים לאתר, כנדרש לשם ביצוע שירותי המתכנן.</w:t>
      </w:r>
    </w:p>
    <w:p w14:paraId="6B67FF5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להפיק את כל התכניות </w:t>
      </w:r>
      <w:r w:rsidRPr="001835AB">
        <w:rPr>
          <w:rFonts w:ascii="Times New Roman" w:eastAsia="Times New Roman" w:hAnsi="Times New Roman" w:hint="cs"/>
          <w:sz w:val="20"/>
          <w:rtl/>
          <w:lang w:eastAsia="he-IL"/>
        </w:rPr>
        <w:t>נשוא</w:t>
      </w:r>
      <w:r w:rsidRPr="001835AB">
        <w:rPr>
          <w:rFonts w:ascii="Times New Roman" w:eastAsia="Times New Roman" w:hAnsi="Times New Roman"/>
          <w:sz w:val="20"/>
          <w:rtl/>
          <w:lang w:eastAsia="he-IL"/>
        </w:rPr>
        <w:t xml:space="preserve"> חוזה זה, בכל שלבי הביצוע של שירותי המתכנן, ולרבות כל שינוי בתכניותיו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באמצעות מחשב בתוכנה או בקבצים במתכונת הקבועה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w:t>
      </w:r>
      <w:proofErr w:type="spellStart"/>
      <w:r w:rsidRPr="001835AB">
        <w:rPr>
          <w:rFonts w:ascii="Times New Roman" w:eastAsia="Times New Roman" w:hAnsi="Times New Roman" w:hint="cs"/>
          <w:sz w:val="20"/>
          <w:rtl/>
          <w:lang w:eastAsia="he-IL"/>
        </w:rPr>
        <w:t>המצ"ב</w:t>
      </w:r>
      <w:proofErr w:type="spellEnd"/>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וע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הנחיות המזמין מעת לעת. המתכנן מתחייב להעביר ליועצים ולקבל מהם קבצים אך ורק באותה מתכונת שנקבעה</w:t>
      </w:r>
      <w:r w:rsidRPr="001835AB">
        <w:rPr>
          <w:rFonts w:ascii="Times New Roman" w:eastAsia="Times New Roman" w:hAnsi="Times New Roman" w:hint="cs"/>
          <w:sz w:val="20"/>
          <w:rtl/>
          <w:lang w:eastAsia="he-IL"/>
        </w:rPr>
        <w:t xml:space="preserve"> בנספח </w:t>
      </w:r>
      <w:r w:rsidRPr="001835AB">
        <w:rPr>
          <w:rFonts w:ascii="Times New Roman" w:eastAsia="Times New Roman" w:hAnsi="Times New Roman" w:hint="cs"/>
          <w:b/>
          <w:bCs/>
          <w:sz w:val="20"/>
          <w:rtl/>
          <w:lang w:eastAsia="he-IL"/>
        </w:rPr>
        <w:t>א'</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כאמור.</w:t>
      </w:r>
    </w:p>
    <w:p w14:paraId="0FBBD9D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לא יגיש ליועצים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לקבלנים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 xml:space="preserve">לכל גורם אחר הקשור בפרויקט כל שרות הקשור במישרין או בעקיפין בו, בין בתמורה ובין שלא בתמורה, פרט לשירותים המתחייבים </w:t>
      </w:r>
      <w:r w:rsidRPr="001835AB">
        <w:rPr>
          <w:rFonts w:ascii="Times New Roman" w:eastAsia="Times New Roman" w:hAnsi="Times New Roman" w:hint="cs"/>
          <w:sz w:val="20"/>
          <w:rtl/>
          <w:lang w:eastAsia="he-IL"/>
        </w:rPr>
        <w:t xml:space="preserve">מפורשות על פי </w:t>
      </w:r>
      <w:r w:rsidRPr="001835AB">
        <w:rPr>
          <w:rFonts w:ascii="Times New Roman" w:eastAsia="Times New Roman" w:hAnsi="Times New Roman"/>
          <w:sz w:val="20"/>
          <w:rtl/>
          <w:lang w:eastAsia="he-IL"/>
        </w:rPr>
        <w:t>חוזה זה.</w:t>
      </w:r>
    </w:p>
    <w:p w14:paraId="34A0E52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רשאי להזמין אצל מתכננים אחרים שירותים כלשהם על פי שיקול דעתו הבלעדי והמתכנן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אין לו ולא תהינה לו </w:t>
      </w:r>
      <w:r w:rsidRPr="001835AB">
        <w:rPr>
          <w:rFonts w:ascii="Times New Roman" w:eastAsia="Times New Roman" w:hAnsi="Times New Roman" w:hint="cs"/>
          <w:sz w:val="20"/>
          <w:rtl/>
          <w:lang w:eastAsia="he-IL"/>
        </w:rPr>
        <w:t xml:space="preserve">כל </w:t>
      </w:r>
      <w:r w:rsidRPr="001835AB">
        <w:rPr>
          <w:rFonts w:ascii="Times New Roman" w:eastAsia="Times New Roman" w:hAnsi="Times New Roman"/>
          <w:sz w:val="20"/>
          <w:rtl/>
          <w:lang w:eastAsia="he-IL"/>
        </w:rPr>
        <w:t>תביעות ו/או טענות</w:t>
      </w:r>
      <w:r w:rsidRPr="001835AB">
        <w:rPr>
          <w:rFonts w:ascii="Times New Roman" w:eastAsia="Times New Roman" w:hAnsi="Times New Roman" w:hint="cs"/>
          <w:sz w:val="20"/>
          <w:rtl/>
          <w:lang w:eastAsia="he-IL"/>
        </w:rPr>
        <w:t xml:space="preserve"> ו/או דרישות ו/או תלונות</w:t>
      </w:r>
      <w:r w:rsidRPr="001835AB">
        <w:rPr>
          <w:rFonts w:ascii="Times New Roman" w:eastAsia="Times New Roman" w:hAnsi="Times New Roman"/>
          <w:sz w:val="20"/>
          <w:rtl/>
          <w:lang w:eastAsia="he-IL"/>
        </w:rPr>
        <w:t xml:space="preserve"> כלפי המזמין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כלפי המתכננים האחרים בגין מסירת העבודות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כאמור. משמסר המזמין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 xml:space="preserve">ביצוע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שירותים כאמור למתכנן אחר, מתחייב המתכנן לשתף עמו פעולה ככל שיידרש.</w:t>
      </w:r>
    </w:p>
    <w:p w14:paraId="1B83A6B1"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ערוך לביצוע העבודות, בין היתר, גם במערכת ניהול ותיאום פרויקטים באמצעות האינטרנט, כדוגמת "</w:t>
      </w:r>
      <w:r w:rsidRPr="001835AB">
        <w:rPr>
          <w:rFonts w:ascii="Times New Roman" w:eastAsia="Times New Roman" w:hAnsi="Times New Roman"/>
          <w:sz w:val="24"/>
          <w:lang w:eastAsia="he-IL"/>
        </w:rPr>
        <w:t>view</w:t>
      </w:r>
      <w:r w:rsidRPr="001835AB">
        <w:rPr>
          <w:rFonts w:ascii="Times New Roman" w:eastAsia="Times New Roman" w:hAnsi="Times New Roman"/>
          <w:sz w:val="24"/>
          <w:rtl/>
          <w:lang w:eastAsia="he-IL"/>
        </w:rPr>
        <w:t>@</w:t>
      </w:r>
      <w:r w:rsidRPr="001835AB">
        <w:rPr>
          <w:rFonts w:ascii="Times New Roman" w:eastAsia="Times New Roman" w:hAnsi="Times New Roman" w:hint="cs"/>
          <w:sz w:val="20"/>
          <w:rtl/>
          <w:lang w:eastAsia="he-IL"/>
        </w:rPr>
        <w:t>", "</w:t>
      </w:r>
      <w:proofErr w:type="spellStart"/>
      <w:r w:rsidRPr="001835AB">
        <w:rPr>
          <w:rFonts w:ascii="Times New Roman" w:eastAsia="Times New Roman" w:hAnsi="Times New Roman" w:hint="cs"/>
          <w:sz w:val="20"/>
          <w:rtl/>
          <w:lang w:eastAsia="he-IL"/>
        </w:rPr>
        <w:t>רמדורנט</w:t>
      </w:r>
      <w:proofErr w:type="spellEnd"/>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של </w:t>
      </w:r>
      <w:proofErr w:type="spellStart"/>
      <w:r w:rsidRPr="001835AB">
        <w:rPr>
          <w:rFonts w:ascii="Times New Roman" w:eastAsia="Times New Roman" w:hAnsi="Times New Roman"/>
          <w:sz w:val="20"/>
          <w:rtl/>
          <w:lang w:eastAsia="he-IL"/>
        </w:rPr>
        <w:t>רמדור</w:t>
      </w:r>
      <w:proofErr w:type="spellEnd"/>
      <w:r w:rsidRPr="001835AB">
        <w:rPr>
          <w:rFonts w:ascii="Times New Roman" w:eastAsia="Times New Roman" w:hAnsi="Times New Roman"/>
          <w:sz w:val="20"/>
          <w:rtl/>
          <w:lang w:eastAsia="he-IL"/>
        </w:rPr>
        <w:t xml:space="preserve"> או אחרת המאושרת ע"י המזמין ויפעל במערכת זו ללא כל תמורה נוספת</w:t>
      </w:r>
      <w:r w:rsidRPr="001835AB">
        <w:rPr>
          <w:rFonts w:ascii="Times New Roman" w:eastAsia="Times New Roman" w:hAnsi="Times New Roman" w:hint="cs"/>
          <w:sz w:val="20"/>
          <w:rtl/>
          <w:lang w:eastAsia="he-IL"/>
        </w:rPr>
        <w:t>.</w:t>
      </w:r>
    </w:p>
    <w:p w14:paraId="249E9D82"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צוות עובדים ואמצעים</w:t>
      </w:r>
    </w:p>
    <w:p w14:paraId="740D497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במשך כל תקופת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יקיים משרד מאויש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מאורגן ומצויד</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באופן שיאפשר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בהתאם להוראות חוזה זה.</w:t>
      </w:r>
    </w:p>
    <w:p w14:paraId="3CC8076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שהרכבם המספרי והמקצועי של צוות עובדיו, כמפורט בנספח </w:t>
      </w:r>
      <w:r w:rsidRPr="001835AB">
        <w:rPr>
          <w:rFonts w:ascii="Times New Roman" w:eastAsia="Times New Roman" w:hAnsi="Times New Roman"/>
          <w:bCs/>
          <w:sz w:val="20"/>
          <w:rtl/>
          <w:lang w:eastAsia="he-IL"/>
        </w:rPr>
        <w:t>א'</w:t>
      </w:r>
      <w:r w:rsidRPr="001835AB">
        <w:rPr>
          <w:rFonts w:ascii="Times New Roman" w:eastAsia="Times New Roman" w:hAnsi="Times New Roman" w:hint="cs"/>
          <w:bCs/>
          <w:sz w:val="20"/>
          <w:rtl/>
          <w:lang w:eastAsia="he-IL"/>
        </w:rPr>
        <w:t xml:space="preserve"> </w:t>
      </w:r>
      <w:proofErr w:type="spellStart"/>
      <w:r w:rsidRPr="001835AB">
        <w:rPr>
          <w:rFonts w:ascii="Times New Roman" w:eastAsia="Times New Roman" w:hAnsi="Times New Roman" w:hint="cs"/>
          <w:b/>
          <w:sz w:val="20"/>
          <w:rtl/>
          <w:lang w:eastAsia="he-IL"/>
        </w:rPr>
        <w:t>המצ"ב</w:t>
      </w:r>
      <w:proofErr w:type="spellEnd"/>
      <w:r w:rsidRPr="001835AB">
        <w:rPr>
          <w:rFonts w:ascii="Times New Roman" w:eastAsia="Times New Roman" w:hAnsi="Times New Roman" w:hint="cs"/>
          <w:b/>
          <w:sz w:val="20"/>
          <w:rtl/>
          <w:lang w:eastAsia="he-IL"/>
        </w:rPr>
        <w:t>,</w:t>
      </w:r>
      <w:r w:rsidRPr="001835AB">
        <w:rPr>
          <w:rFonts w:ascii="Times New Roman" w:eastAsia="Times New Roman" w:hAnsi="Times New Roman"/>
          <w:sz w:val="20"/>
          <w:rtl/>
          <w:lang w:eastAsia="he-IL"/>
        </w:rPr>
        <w:t xml:space="preserve"> יתאים לביצוע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ברמה ובמועדים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המפורטים בחוזה זה ויניח את דעתו של המנהל במשך כל תקופת מתן שרותי המתכנן.</w:t>
      </w:r>
    </w:p>
    <w:p w14:paraId="60D1355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מבלי לגרוע מהתחייבותו האמורה של המתכנן, רשאי המנהל - אם וכאשר יראה צורך בכך על פי שיקול דעתו </w:t>
      </w:r>
      <w:r w:rsidRPr="001835AB">
        <w:rPr>
          <w:rFonts w:ascii="Times New Roman" w:eastAsia="Times New Roman" w:hAnsi="Times New Roman" w:hint="cs"/>
          <w:sz w:val="20"/>
          <w:rtl/>
          <w:lang w:eastAsia="he-IL"/>
        </w:rPr>
        <w:t xml:space="preserve">המוחלט </w:t>
      </w:r>
      <w:r w:rsidRPr="001835AB">
        <w:rPr>
          <w:rFonts w:ascii="Times New Roman" w:eastAsia="Times New Roman" w:hAnsi="Times New Roman"/>
          <w:sz w:val="20"/>
          <w:rtl/>
          <w:lang w:eastAsia="he-IL"/>
        </w:rPr>
        <w:t>- להורות למתכנן מ</w:t>
      </w:r>
      <w:r w:rsidRPr="001835AB">
        <w:rPr>
          <w:rFonts w:ascii="Times New Roman" w:eastAsia="Times New Roman" w:hAnsi="Times New Roman" w:hint="cs"/>
          <w:sz w:val="20"/>
          <w:rtl/>
          <w:lang w:eastAsia="he-IL"/>
        </w:rPr>
        <w:t>עת לעת,</w:t>
      </w:r>
      <w:r w:rsidRPr="001835AB">
        <w:rPr>
          <w:rFonts w:ascii="Times New Roman" w:eastAsia="Times New Roman" w:hAnsi="Times New Roman"/>
          <w:sz w:val="20"/>
          <w:rtl/>
          <w:lang w:eastAsia="he-IL"/>
        </w:rPr>
        <w:t xml:space="preserve"> להגדיל את צוות עובדיו, על חשבונו ואחריותו של המתכנן, במספר, לתקופה ובמקומות אותם יציין המנהל בהוראותיו.</w:t>
      </w:r>
    </w:p>
    <w:p w14:paraId="54F9120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מוסכם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במשך כל תקופת החוזה יהיה האדריכל ו/או המהנדס ו/או היועץ הנקוב </w:t>
      </w:r>
      <w:r w:rsidRPr="001835AB">
        <w:rPr>
          <w:rFonts w:ascii="Times New Roman" w:eastAsia="Times New Roman" w:hAnsi="Times New Roman"/>
          <w:sz w:val="20"/>
          <w:rtl/>
          <w:lang w:eastAsia="he-IL"/>
        </w:rPr>
        <w:lastRenderedPageBreak/>
        <w:t xml:space="preserve">בנספח </w:t>
      </w:r>
      <w:r w:rsidRPr="001835AB">
        <w:rPr>
          <w:rFonts w:ascii="Times New Roman" w:eastAsia="Times New Roman" w:hAnsi="Times New Roman"/>
          <w:bCs/>
          <w:sz w:val="20"/>
          <w:rtl/>
          <w:lang w:eastAsia="he-IL"/>
        </w:rPr>
        <w:t>א'</w:t>
      </w:r>
      <w:r w:rsidRPr="001835AB">
        <w:rPr>
          <w:rFonts w:ascii="Times New Roman" w:eastAsia="Times New Roman" w:hAnsi="Times New Roman"/>
          <w:sz w:val="20"/>
          <w:rtl/>
          <w:lang w:eastAsia="he-IL"/>
        </w:rPr>
        <w:t xml:space="preserve"> </w:t>
      </w:r>
      <w:proofErr w:type="spellStart"/>
      <w:r w:rsidRPr="001835AB">
        <w:rPr>
          <w:rFonts w:ascii="Times New Roman" w:eastAsia="Times New Roman" w:hAnsi="Times New Roman" w:hint="cs"/>
          <w:sz w:val="20"/>
          <w:rtl/>
          <w:lang w:eastAsia="he-IL"/>
        </w:rPr>
        <w:t>המצ"ב</w:t>
      </w:r>
      <w:proofErr w:type="spellEnd"/>
      <w:r w:rsidRPr="001835AB">
        <w:rPr>
          <w:rFonts w:ascii="Times New Roman" w:eastAsia="Times New Roman" w:hAnsi="Times New Roman"/>
          <w:sz w:val="20"/>
          <w:rtl/>
          <w:lang w:eastAsia="he-IL"/>
        </w:rPr>
        <w:t>, מנהלו הראשי של המתכנן למטרת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(להלן: "</w:t>
      </w:r>
      <w:r w:rsidRPr="001835AB">
        <w:rPr>
          <w:rFonts w:ascii="Times New Roman" w:eastAsia="Times New Roman" w:hAnsi="Times New Roman"/>
          <w:b/>
          <w:bCs/>
          <w:sz w:val="20"/>
          <w:rtl/>
          <w:lang w:eastAsia="he-IL"/>
        </w:rPr>
        <w:t>המנהל הראשי</w:t>
      </w:r>
      <w:r w:rsidRPr="001835AB">
        <w:rPr>
          <w:rFonts w:ascii="Times New Roman" w:eastAsia="Times New Roman" w:hAnsi="Times New Roman"/>
          <w:sz w:val="20"/>
          <w:rtl/>
          <w:lang w:eastAsia="he-IL"/>
        </w:rPr>
        <w:t>"). החלפת המנהל הראשי בממלא מקום מתאים ולתקופה מוגדרת, תיעשה לאחר אישורו של המזמין</w:t>
      </w:r>
      <w:r w:rsidRPr="001835AB">
        <w:rPr>
          <w:rFonts w:ascii="Times New Roman" w:eastAsia="Times New Roman" w:hAnsi="Times New Roman" w:hint="cs"/>
          <w:sz w:val="20"/>
          <w:rtl/>
          <w:lang w:eastAsia="he-IL"/>
        </w:rPr>
        <w:t xml:space="preserve"> מראש ובכתב</w:t>
      </w:r>
      <w:r w:rsidRPr="001835AB">
        <w:rPr>
          <w:rFonts w:ascii="Times New Roman" w:eastAsia="Times New Roman" w:hAnsi="Times New Roman"/>
          <w:sz w:val="20"/>
          <w:rtl/>
          <w:lang w:eastAsia="he-IL"/>
        </w:rPr>
        <w:t>.</w:t>
      </w:r>
    </w:p>
    <w:p w14:paraId="723600FE"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w:t>
      </w:r>
      <w:r w:rsidRPr="001835AB">
        <w:rPr>
          <w:rFonts w:ascii="Times New Roman" w:eastAsia="Times New Roman" w:hAnsi="Times New Roman" w:hint="cs"/>
          <w:sz w:val="20"/>
          <w:rtl/>
          <w:lang w:eastAsia="he-IL"/>
        </w:rPr>
        <w:t>צהיר, כי ידוע לו, ש</w:t>
      </w:r>
      <w:r w:rsidRPr="001835AB">
        <w:rPr>
          <w:rFonts w:ascii="Times New Roman" w:eastAsia="Times New Roman" w:hAnsi="Times New Roman"/>
          <w:sz w:val="20"/>
          <w:rtl/>
          <w:lang w:eastAsia="he-IL"/>
        </w:rPr>
        <w:t>במשך כל ת</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קפ</w:t>
      </w:r>
      <w:r w:rsidRPr="001835AB">
        <w:rPr>
          <w:rFonts w:ascii="Times New Roman" w:eastAsia="Times New Roman" w:hAnsi="Times New Roman" w:hint="cs"/>
          <w:sz w:val="20"/>
          <w:rtl/>
          <w:lang w:eastAsia="he-IL"/>
        </w:rPr>
        <w:t>ו של</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יעמוד המנהל הראשי בראשו, יהיה מעורב אישית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התכנון. מבלי לגרוע מהתחייבויות המתכנן כמתחייב מ</w:t>
      </w:r>
      <w:r w:rsidRPr="001835AB">
        <w:rPr>
          <w:rFonts w:ascii="Times New Roman" w:eastAsia="Times New Roman" w:hAnsi="Times New Roman" w:hint="cs"/>
          <w:sz w:val="20"/>
          <w:rtl/>
          <w:lang w:eastAsia="he-IL"/>
        </w:rPr>
        <w:t>חוזה זה,</w:t>
      </w:r>
      <w:r w:rsidRPr="001835AB">
        <w:rPr>
          <w:rFonts w:ascii="Times New Roman" w:eastAsia="Times New Roman" w:hAnsi="Times New Roman"/>
          <w:sz w:val="20"/>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1CD0F7AD"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
      </w:pPr>
    </w:p>
    <w:p w14:paraId="17BA74CD"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 xml:space="preserve">המזמין רשאי </w:t>
      </w:r>
      <w:r w:rsidRPr="001835AB">
        <w:rPr>
          <w:rFonts w:ascii="Times New Roman" w:eastAsia="Times New Roman" w:hAnsi="Times New Roman"/>
          <w:sz w:val="20"/>
          <w:rtl/>
          <w:lang w:eastAsia="he-IL"/>
        </w:rPr>
        <w:t xml:space="preserve">לדרוש מהמתכנן להחליף כל עובד מעובדיו של המתכנן שלדעת המזמין אינו מתאים לתפקידו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אינו מבצעו להנחת דעתו, אף אם אושר תחילה ע"י המזמין וכן לדרוש תגבור צוות המתכנן, ועל המתכנן למלא </w:t>
      </w:r>
      <w:r w:rsidRPr="001835AB">
        <w:rPr>
          <w:rFonts w:ascii="Times New Roman" w:eastAsia="Times New Roman" w:hAnsi="Times New Roman" w:hint="cs"/>
          <w:sz w:val="20"/>
          <w:rtl/>
          <w:lang w:eastAsia="he-IL"/>
        </w:rPr>
        <w:t xml:space="preserve">אחר </w:t>
      </w:r>
      <w:r w:rsidRPr="001835AB">
        <w:rPr>
          <w:rFonts w:ascii="Times New Roman" w:eastAsia="Times New Roman" w:hAnsi="Times New Roman"/>
          <w:sz w:val="20"/>
          <w:rtl/>
          <w:lang w:eastAsia="he-IL"/>
        </w:rPr>
        <w:t>דרישת המזמין לאלתר.</w:t>
      </w:r>
    </w:p>
    <w:p w14:paraId="671FA4DA"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החלטות המזמין בדבר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ו/או החלפת עובד מעובדי המתכנן תינתנה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המוחלט</w:t>
      </w:r>
      <w:r w:rsidRPr="001835AB">
        <w:rPr>
          <w:rFonts w:ascii="Times New Roman" w:eastAsia="Times New Roman" w:hAnsi="Times New Roman" w:hint="cs"/>
          <w:sz w:val="20"/>
          <w:rtl/>
          <w:lang w:eastAsia="he-IL"/>
        </w:rPr>
        <w:t xml:space="preserve"> של המזמין</w:t>
      </w:r>
      <w:r w:rsidRPr="001835AB">
        <w:rPr>
          <w:rFonts w:ascii="Times New Roman" w:eastAsia="Times New Roman" w:hAnsi="Times New Roman"/>
          <w:sz w:val="20"/>
          <w:rtl/>
          <w:lang w:eastAsia="he-IL"/>
        </w:rPr>
        <w:t xml:space="preserve"> וללא צורך במתן נימוקים</w:t>
      </w:r>
      <w:r w:rsidRPr="001835AB">
        <w:rPr>
          <w:rFonts w:ascii="Times New Roman" w:eastAsia="Times New Roman" w:hAnsi="Times New Roman" w:hint="cs"/>
          <w:sz w:val="20"/>
          <w:rtl/>
          <w:lang w:eastAsia="he-IL"/>
        </w:rPr>
        <w:t xml:space="preserve"> כאלה ואחרים</w:t>
      </w:r>
      <w:r w:rsidRPr="001835AB">
        <w:rPr>
          <w:rFonts w:ascii="Times New Roman" w:eastAsia="Times New Roman" w:hAnsi="Times New Roman"/>
          <w:sz w:val="20"/>
          <w:rtl/>
          <w:lang w:eastAsia="he-IL"/>
        </w:rPr>
        <w:t>. אין בהחלטות אלה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כדי לשחרר את המתכנן מאי</w:t>
      </w:r>
      <w:r w:rsidRPr="001835AB">
        <w:rPr>
          <w:rFonts w:ascii="Times New Roman" w:eastAsia="Times New Roman" w:hAnsi="Times New Roman" w:hint="cs"/>
          <w:sz w:val="20"/>
          <w:rtl/>
          <w:lang w:eastAsia="he-IL"/>
        </w:rPr>
        <w:t>לו</w:t>
      </w:r>
      <w:r w:rsidRPr="001835AB">
        <w:rPr>
          <w:rFonts w:ascii="Times New Roman" w:eastAsia="Times New Roman" w:hAnsi="Times New Roman"/>
          <w:sz w:val="20"/>
          <w:rtl/>
          <w:lang w:eastAsia="he-IL"/>
        </w:rPr>
        <w:t xml:space="preserve"> מהתחייבויותיו לפי חוזה זה ואין בהן כדי להטיל על המזמין כל אחריות</w:t>
      </w:r>
      <w:r w:rsidRPr="001835AB">
        <w:rPr>
          <w:rFonts w:ascii="Times New Roman" w:eastAsia="Times New Roman" w:hAnsi="Times New Roman" w:hint="cs"/>
          <w:sz w:val="20"/>
          <w:rtl/>
          <w:lang w:eastAsia="he-IL"/>
        </w:rPr>
        <w:t xml:space="preserve"> ו/או חבות</w:t>
      </w:r>
      <w:r w:rsidRPr="001835AB">
        <w:rPr>
          <w:rFonts w:ascii="Times New Roman" w:eastAsia="Times New Roman" w:hAnsi="Times New Roman"/>
          <w:sz w:val="20"/>
          <w:rtl/>
          <w:lang w:eastAsia="he-IL"/>
        </w:rPr>
        <w:t xml:space="preserve"> שהיא.</w:t>
      </w:r>
    </w:p>
    <w:p w14:paraId="44042ADE"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לצייד על חשבונו את צוות עובדיו בכל הציוד הדרוש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שרותי המתכנן. </w:t>
      </w:r>
      <w:r w:rsidRPr="001835AB">
        <w:rPr>
          <w:rFonts w:ascii="Times New Roman" w:eastAsia="Times New Roman" w:hAnsi="Times New Roman" w:hint="cs"/>
          <w:sz w:val="20"/>
          <w:rtl/>
          <w:lang w:eastAsia="he-IL"/>
        </w:rPr>
        <w:t>האחריות בגין אחזקת</w:t>
      </w:r>
      <w:r w:rsidRPr="001835AB">
        <w:rPr>
          <w:rFonts w:ascii="Times New Roman" w:eastAsia="Times New Roman" w:hAnsi="Times New Roman"/>
          <w:sz w:val="20"/>
          <w:rtl/>
          <w:lang w:eastAsia="he-IL"/>
        </w:rPr>
        <w:t xml:space="preserve"> ושמיר</w:t>
      </w:r>
      <w:r w:rsidRPr="001835AB">
        <w:rPr>
          <w:rFonts w:ascii="Times New Roman" w:eastAsia="Times New Roman" w:hAnsi="Times New Roman" w:hint="cs"/>
          <w:sz w:val="20"/>
          <w:rtl/>
          <w:lang w:eastAsia="he-IL"/>
        </w:rPr>
        <w:t>ת</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ציוד</w:t>
      </w:r>
      <w:r w:rsidRPr="001835AB">
        <w:rPr>
          <w:rFonts w:ascii="Times New Roman" w:eastAsia="Times New Roman" w:hAnsi="Times New Roman" w:hint="cs"/>
          <w:sz w:val="20"/>
          <w:rtl/>
          <w:lang w:eastAsia="he-IL"/>
        </w:rPr>
        <w:t xml:space="preserve"> כאמור,</w:t>
      </w:r>
      <w:r w:rsidRPr="001835AB">
        <w:rPr>
          <w:rFonts w:ascii="Times New Roman" w:eastAsia="Times New Roman" w:hAnsi="Times New Roman"/>
          <w:sz w:val="20"/>
          <w:rtl/>
          <w:lang w:eastAsia="he-IL"/>
        </w:rPr>
        <w:t xml:space="preserve"> תהיה בידי המתכנן ועל חשבונו, והמזמין לא </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ישא בכל אחריות </w:t>
      </w:r>
      <w:r w:rsidRPr="001835AB">
        <w:rPr>
          <w:rFonts w:ascii="Times New Roman" w:eastAsia="Times New Roman" w:hAnsi="Times New Roman" w:hint="cs"/>
          <w:sz w:val="20"/>
          <w:rtl/>
          <w:lang w:eastAsia="he-IL"/>
        </w:rPr>
        <w:t xml:space="preserve">ו/או חבות </w:t>
      </w:r>
      <w:r w:rsidRPr="001835AB">
        <w:rPr>
          <w:rFonts w:ascii="Times New Roman" w:eastAsia="Times New Roman" w:hAnsi="Times New Roman"/>
          <w:sz w:val="20"/>
          <w:rtl/>
          <w:lang w:eastAsia="he-IL"/>
        </w:rPr>
        <w:t>בגין א</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בדן </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או נזק</w:t>
      </w:r>
      <w:r w:rsidRPr="001835AB">
        <w:rPr>
          <w:rFonts w:ascii="Times New Roman" w:eastAsia="Times New Roman" w:hAnsi="Times New Roman" w:hint="cs"/>
          <w:sz w:val="20"/>
          <w:rtl/>
          <w:lang w:eastAsia="he-IL"/>
        </w:rPr>
        <w:t xml:space="preserve"> ו/או קלקול</w:t>
      </w:r>
      <w:r w:rsidRPr="001835AB">
        <w:rPr>
          <w:rFonts w:ascii="Times New Roman" w:eastAsia="Times New Roman" w:hAnsi="Times New Roman"/>
          <w:sz w:val="20"/>
          <w:rtl/>
          <w:lang w:eastAsia="he-IL"/>
        </w:rPr>
        <w:t xml:space="preserve"> כלשהו לציוד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לכל חלק ממנו מכל סיבה שהיא.</w:t>
      </w:r>
    </w:p>
    <w:p w14:paraId="6EED6129"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סמכויות המתכנן</w:t>
      </w:r>
    </w:p>
    <w:p w14:paraId="23B54BEC"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במגעים עם רשויות מוסמכות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לרבות עם הרשות המקומית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בכל הנוגע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וכל הכרוך בכך</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יפעל המתכנן בתור בא-כוחו הטכני של המזמין והמזמין מסמיכו לכך</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ובלבד:</w:t>
      </w:r>
    </w:p>
    <w:p w14:paraId="7D2E511B"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שהמתכנן לא יגיש תכניות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תיקונים לתכניות לא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הרשויות המוסמכות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אם כן אושרו קודם לכן</w:t>
      </w:r>
      <w:r w:rsidRPr="001835AB">
        <w:rPr>
          <w:rFonts w:ascii="Times New Roman" w:eastAsia="Times New Roman" w:hAnsi="Times New Roman" w:hint="cs"/>
          <w:sz w:val="20"/>
          <w:rtl/>
          <w:lang w:eastAsia="he-IL"/>
        </w:rPr>
        <w:t>, מראש ובכתב,</w:t>
      </w:r>
      <w:r w:rsidRPr="001835AB">
        <w:rPr>
          <w:rFonts w:ascii="Times New Roman" w:eastAsia="Times New Roman" w:hAnsi="Times New Roman"/>
          <w:sz w:val="20"/>
          <w:rtl/>
          <w:lang w:eastAsia="he-IL"/>
        </w:rPr>
        <w:t xml:space="preserve"> ע"י המזמין.</w:t>
      </w:r>
    </w:p>
    <w:p w14:paraId="74EA77BC"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שהמתכנן לא יקבל כל החלטה ולא יפעל ולא יחייב את המזמין בכל עניין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הכרוך בהתחייבות חוקית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כספית</w:t>
      </w:r>
      <w:r w:rsidRPr="001835AB">
        <w:rPr>
          <w:rFonts w:ascii="Times New Roman" w:eastAsia="Times New Roman" w:hAnsi="Times New Roman" w:hint="cs"/>
          <w:sz w:val="20"/>
          <w:rtl/>
          <w:lang w:eastAsia="he-IL"/>
        </w:rPr>
        <w:t xml:space="preserve"> ו/או אחרת,</w:t>
      </w:r>
      <w:r w:rsidRPr="001835AB">
        <w:rPr>
          <w:rFonts w:ascii="Times New Roman" w:eastAsia="Times New Roman" w:hAnsi="Times New Roman"/>
          <w:sz w:val="20"/>
          <w:rtl/>
          <w:lang w:eastAsia="he-IL"/>
        </w:rPr>
        <w:t xml:space="preserve"> אלא בא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שורו של המזמין</w:t>
      </w:r>
      <w:r w:rsidRPr="001835AB">
        <w:rPr>
          <w:rFonts w:ascii="Times New Roman" w:eastAsia="Times New Roman" w:hAnsi="Times New Roman" w:hint="cs"/>
          <w:sz w:val="20"/>
          <w:rtl/>
          <w:lang w:eastAsia="he-IL"/>
        </w:rPr>
        <w:t xml:space="preserve"> מראש ובכתב</w:t>
      </w:r>
      <w:r w:rsidRPr="001835AB">
        <w:rPr>
          <w:rFonts w:ascii="Times New Roman" w:eastAsia="Times New Roman" w:hAnsi="Times New Roman"/>
          <w:sz w:val="20"/>
          <w:rtl/>
          <w:lang w:eastAsia="he-IL"/>
        </w:rPr>
        <w:t>.</w:t>
      </w:r>
    </w:p>
    <w:p w14:paraId="62005C1C"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זולת אם</w:t>
      </w:r>
      <w:r w:rsidRPr="001835AB">
        <w:rPr>
          <w:rFonts w:ascii="Times New Roman" w:eastAsia="Times New Roman" w:hAnsi="Times New Roman"/>
          <w:sz w:val="20"/>
          <w:rtl/>
          <w:lang w:eastAsia="he-IL"/>
        </w:rPr>
        <w:t xml:space="preserve"> יוסמך לכך ע"י המזמין </w:t>
      </w:r>
      <w:r w:rsidRPr="001835AB">
        <w:rPr>
          <w:rFonts w:ascii="Times New Roman" w:eastAsia="Times New Roman" w:hAnsi="Times New Roman" w:hint="cs"/>
          <w:sz w:val="20"/>
          <w:rtl/>
          <w:lang w:eastAsia="he-IL"/>
        </w:rPr>
        <w:t>מראש ו</w:t>
      </w:r>
      <w:r w:rsidRPr="001835AB">
        <w:rPr>
          <w:rFonts w:ascii="Times New Roman" w:eastAsia="Times New Roman" w:hAnsi="Times New Roman"/>
          <w:sz w:val="20"/>
          <w:rtl/>
          <w:lang w:eastAsia="he-IL"/>
        </w:rPr>
        <w:t>בכתב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לא יהיה המתכנן רשאי </w:t>
      </w:r>
      <w:proofErr w:type="spellStart"/>
      <w:r w:rsidRPr="001835AB">
        <w:rPr>
          <w:rFonts w:ascii="Times New Roman" w:eastAsia="Times New Roman" w:hAnsi="Times New Roman"/>
          <w:sz w:val="20"/>
          <w:rtl/>
          <w:lang w:eastAsia="he-IL"/>
        </w:rPr>
        <w:t>ליתן</w:t>
      </w:r>
      <w:proofErr w:type="spellEnd"/>
      <w:r w:rsidRPr="001835AB">
        <w:rPr>
          <w:rFonts w:ascii="Times New Roman" w:eastAsia="Times New Roman" w:hAnsi="Times New Roman"/>
          <w:sz w:val="20"/>
          <w:rtl/>
          <w:lang w:eastAsia="he-IL"/>
        </w:rPr>
        <w:t xml:space="preserve"> הוראות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הנחיות</w:t>
      </w:r>
      <w:r w:rsidRPr="001835AB">
        <w:rPr>
          <w:rFonts w:ascii="Times New Roman" w:eastAsia="Times New Roman" w:hAnsi="Times New Roman" w:hint="cs"/>
          <w:sz w:val="20"/>
          <w:rtl/>
          <w:lang w:eastAsia="he-IL"/>
        </w:rPr>
        <w:t>, בין</w:t>
      </w:r>
      <w:r w:rsidRPr="001835AB">
        <w:rPr>
          <w:rFonts w:ascii="Times New Roman" w:eastAsia="Times New Roman" w:hAnsi="Times New Roman"/>
          <w:sz w:val="20"/>
          <w:rtl/>
          <w:lang w:eastAsia="he-IL"/>
        </w:rPr>
        <w:t xml:space="preserve"> במישרין</w:t>
      </w:r>
      <w:r w:rsidRPr="001835AB">
        <w:rPr>
          <w:rFonts w:ascii="Times New Roman" w:eastAsia="Times New Roman" w:hAnsi="Times New Roman" w:hint="cs"/>
          <w:sz w:val="20"/>
          <w:rtl/>
          <w:lang w:eastAsia="he-IL"/>
        </w:rPr>
        <w:t xml:space="preserve"> ובין בעקיפין,</w:t>
      </w:r>
      <w:r w:rsidRPr="001835AB">
        <w:rPr>
          <w:rFonts w:ascii="Times New Roman" w:eastAsia="Times New Roman" w:hAnsi="Times New Roman"/>
          <w:sz w:val="20"/>
          <w:rtl/>
          <w:lang w:eastAsia="he-IL"/>
        </w:rPr>
        <w:t xml:space="preserve"> לקבלן הראשי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לקבלן העבודות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לנהל עמם מו"מ ביחס למחירים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ל</w:t>
      </w:r>
      <w:r w:rsidRPr="001835AB">
        <w:rPr>
          <w:rFonts w:ascii="Times New Roman" w:eastAsia="Times New Roman" w:hAnsi="Times New Roman"/>
          <w:sz w:val="20"/>
          <w:rtl/>
          <w:lang w:eastAsia="he-IL"/>
        </w:rPr>
        <w:t>דרכי ביצוע הכרוכים בש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נוי מחירים</w:t>
      </w:r>
      <w:r w:rsidRPr="001835AB">
        <w:rPr>
          <w:rFonts w:ascii="Times New Roman" w:eastAsia="Times New Roman" w:hAnsi="Times New Roman" w:hint="cs"/>
          <w:sz w:val="20"/>
          <w:rtl/>
          <w:lang w:eastAsia="he-IL"/>
        </w:rPr>
        <w:t xml:space="preserve"> ו/או כמויות</w:t>
      </w:r>
      <w:r w:rsidRPr="001835AB">
        <w:rPr>
          <w:rFonts w:ascii="Times New Roman" w:eastAsia="Times New Roman" w:hAnsi="Times New Roman"/>
          <w:sz w:val="20"/>
          <w:rtl/>
          <w:lang w:eastAsia="he-IL"/>
        </w:rPr>
        <w:t>, אלא באמצעות המזמין או המנהל.</w:t>
      </w:r>
    </w:p>
    <w:p w14:paraId="42DA7EE8"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סמכויות המנהל</w:t>
      </w:r>
    </w:p>
    <w:p w14:paraId="534350D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רשאי לבדוק</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בכל עת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את שרותי המתכנן כולם או </w:t>
      </w:r>
      <w:r w:rsidRPr="001835AB">
        <w:rPr>
          <w:rFonts w:ascii="Times New Roman" w:eastAsia="Times New Roman" w:hAnsi="Times New Roman" w:hint="cs"/>
          <w:sz w:val="20"/>
          <w:rtl/>
          <w:lang w:eastAsia="he-IL"/>
        </w:rPr>
        <w:t>מקצתם</w:t>
      </w:r>
      <w:r w:rsidRPr="001835AB">
        <w:rPr>
          <w:rFonts w:ascii="Times New Roman" w:eastAsia="Times New Roman" w:hAnsi="Times New Roman"/>
          <w:sz w:val="20"/>
          <w:rtl/>
          <w:lang w:eastAsia="he-IL"/>
        </w:rPr>
        <w:t xml:space="preserve">, להשגיח על ביצוע שרותי המתכנן וכן לבדוק את טיב שירותי המתכנן הנעשים על ידי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 xml:space="preserve">על ידי מי </w:t>
      </w:r>
      <w:r w:rsidRPr="001835AB">
        <w:rPr>
          <w:rFonts w:ascii="Times New Roman" w:eastAsia="Times New Roman" w:hAnsi="Times New Roman"/>
          <w:sz w:val="20"/>
          <w:rtl/>
          <w:lang w:eastAsia="he-IL"/>
        </w:rPr>
        <w:t>מטעמו. כן רשאי המנהל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לבדוק אם המתכנן מבצע כהלכה את הוראות חוזה זה, את הוראות המזמין ואת הוראותיו.</w:t>
      </w:r>
    </w:p>
    <w:p w14:paraId="58820C2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1835AB">
        <w:rPr>
          <w:rFonts w:ascii="Times New Roman" w:eastAsia="Times New Roman" w:hAnsi="Times New Roman"/>
          <w:bCs/>
          <w:sz w:val="20"/>
          <w:rtl/>
          <w:lang w:eastAsia="he-IL"/>
        </w:rPr>
        <w:t>א'</w:t>
      </w:r>
      <w:r w:rsidRPr="001835AB">
        <w:rPr>
          <w:rFonts w:ascii="Times New Roman" w:eastAsia="Times New Roman" w:hAnsi="Times New Roman" w:hint="cs"/>
          <w:b/>
          <w:sz w:val="20"/>
          <w:rtl/>
          <w:lang w:eastAsia="he-IL"/>
        </w:rPr>
        <w:t xml:space="preserve"> </w:t>
      </w:r>
      <w:proofErr w:type="spellStart"/>
      <w:r w:rsidRPr="001835AB">
        <w:rPr>
          <w:rFonts w:ascii="Times New Roman" w:eastAsia="Times New Roman" w:hAnsi="Times New Roman" w:hint="cs"/>
          <w:b/>
          <w:sz w:val="20"/>
          <w:rtl/>
          <w:lang w:eastAsia="he-IL"/>
        </w:rPr>
        <w:t>המצ"ב</w:t>
      </w:r>
      <w:proofErr w:type="spellEnd"/>
      <w:r w:rsidRPr="001835AB">
        <w:rPr>
          <w:rFonts w:ascii="Times New Roman" w:eastAsia="Times New Roman" w:hAnsi="Times New Roman"/>
          <w:sz w:val="20"/>
          <w:rtl/>
          <w:lang w:eastAsia="he-IL"/>
        </w:rPr>
        <w:t>.</w:t>
      </w:r>
    </w:p>
    <w:p w14:paraId="1019BE5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לצורך הפעלת סמכויותיו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רשאי המנהל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מי מטעמו לבקר במשרד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בכל מקום אחר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בו מבוצעים שירותי המתכנן והמתכנן מתחייב למסור כל הסבר שיידרש על יד</w:t>
      </w:r>
      <w:r w:rsidRPr="001835AB">
        <w:rPr>
          <w:rFonts w:ascii="Times New Roman" w:eastAsia="Times New Roman" w:hAnsi="Times New Roman" w:hint="cs"/>
          <w:sz w:val="20"/>
          <w:rtl/>
          <w:lang w:eastAsia="he-IL"/>
        </w:rPr>
        <w:t>י המנהל 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 xml:space="preserve">על ידי מי </w:t>
      </w:r>
      <w:r w:rsidRPr="001835AB">
        <w:rPr>
          <w:rFonts w:ascii="Times New Roman" w:eastAsia="Times New Roman" w:hAnsi="Times New Roman"/>
          <w:sz w:val="20"/>
          <w:rtl/>
          <w:lang w:eastAsia="he-IL"/>
        </w:rPr>
        <w:t>מטעמו.</w:t>
      </w:r>
    </w:p>
    <w:p w14:paraId="46A6E41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אין בהפעלת סמכויות המנהל על פי חוזה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כדי לגרוע </w:t>
      </w:r>
      <w:r w:rsidRPr="001835AB">
        <w:rPr>
          <w:rFonts w:ascii="Times New Roman" w:eastAsia="Times New Roman" w:hAnsi="Times New Roman" w:hint="cs"/>
          <w:sz w:val="20"/>
          <w:rtl/>
          <w:lang w:eastAsia="he-IL"/>
        </w:rPr>
        <w:t xml:space="preserve">ו/או לשחרר </w:t>
      </w:r>
      <w:r w:rsidRPr="001835AB">
        <w:rPr>
          <w:rFonts w:ascii="Times New Roman" w:eastAsia="Times New Roman" w:hAnsi="Times New Roman"/>
          <w:sz w:val="20"/>
          <w:rtl/>
          <w:lang w:eastAsia="he-IL"/>
        </w:rPr>
        <w:t xml:space="preserve">מאחריות </w:t>
      </w:r>
      <w:r w:rsidRPr="001835AB">
        <w:rPr>
          <w:rFonts w:ascii="Times New Roman" w:eastAsia="Times New Roman" w:hAnsi="Times New Roman" w:hint="cs"/>
          <w:sz w:val="20"/>
          <w:rtl/>
          <w:lang w:eastAsia="he-IL"/>
        </w:rPr>
        <w:t>המתכנן על פי חוזה זה ו/או על פי כל דין.</w:t>
      </w:r>
      <w:r w:rsidRPr="001835AB">
        <w:rPr>
          <w:rFonts w:ascii="Times New Roman" w:eastAsia="Times New Roman" w:hAnsi="Times New Roman"/>
          <w:sz w:val="20"/>
          <w:rtl/>
          <w:lang w:eastAsia="he-IL"/>
        </w:rPr>
        <w:t xml:space="preserve"> בהקשר זה מובהר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0B894F2E"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אישר המנהל תכניות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מסמכים אחרים הקשורים בשרותי המתכנן על פי חוזה זה או שדרש המנהל מהמתכנן להכינם בהתאם ל</w:t>
      </w:r>
      <w:r w:rsidRPr="001835AB">
        <w:rPr>
          <w:rFonts w:ascii="Times New Roman" w:eastAsia="Times New Roman" w:hAnsi="Times New Roman" w:hint="cs"/>
          <w:sz w:val="20"/>
          <w:rtl/>
          <w:lang w:eastAsia="he-IL"/>
        </w:rPr>
        <w:t>חוזה</w:t>
      </w:r>
      <w:r w:rsidRPr="001835AB">
        <w:rPr>
          <w:rFonts w:ascii="Times New Roman" w:eastAsia="Times New Roman" w:hAnsi="Times New Roman"/>
          <w:sz w:val="20"/>
          <w:rtl/>
          <w:lang w:eastAsia="he-IL"/>
        </w:rPr>
        <w:t xml:space="preserve"> זה, </w:t>
      </w:r>
      <w:r w:rsidRPr="001835AB">
        <w:rPr>
          <w:rFonts w:ascii="Times New Roman" w:eastAsia="Times New Roman" w:hAnsi="Times New Roman" w:hint="cs"/>
          <w:sz w:val="20"/>
          <w:rtl/>
          <w:lang w:eastAsia="he-IL"/>
        </w:rPr>
        <w:t>לא יהא</w:t>
      </w:r>
      <w:r w:rsidRPr="001835AB">
        <w:rPr>
          <w:rFonts w:ascii="Times New Roman" w:eastAsia="Times New Roman" w:hAnsi="Times New Roman"/>
          <w:sz w:val="20"/>
          <w:rtl/>
          <w:lang w:eastAsia="he-IL"/>
        </w:rPr>
        <w:t xml:space="preserve"> בכך כדי לשחרר את המתכנן מאחריותו המקצועית המלאה ו</w:t>
      </w:r>
      <w:r w:rsidRPr="001835AB">
        <w:rPr>
          <w:rFonts w:ascii="Times New Roman" w:eastAsia="Times New Roman" w:hAnsi="Times New Roman" w:hint="cs"/>
          <w:sz w:val="20"/>
          <w:rtl/>
          <w:lang w:eastAsia="he-IL"/>
        </w:rPr>
        <w:t>לא יהא</w:t>
      </w:r>
      <w:r w:rsidRPr="001835AB">
        <w:rPr>
          <w:rFonts w:ascii="Times New Roman" w:eastAsia="Times New Roman" w:hAnsi="Times New Roman"/>
          <w:sz w:val="20"/>
          <w:rtl/>
          <w:lang w:eastAsia="he-IL"/>
        </w:rPr>
        <w:t xml:space="preserve"> בכך כדי להטיל על המנהל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על המזמין אחריות כלשהי לטיב התכניות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המסמכים האמורים.</w:t>
      </w:r>
    </w:p>
    <w:p w14:paraId="2DAF3EC0"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לוח זמנים ושלבי ב</w:t>
      </w:r>
      <w:r w:rsidRPr="001835AB">
        <w:rPr>
          <w:rFonts w:ascii="Times New Roman" w:eastAsia="Times New Roman" w:hAnsi="Times New Roman" w:hint="cs"/>
          <w:bCs/>
          <w:sz w:val="20"/>
          <w:u w:val="single"/>
          <w:rtl/>
          <w:lang w:eastAsia="he-IL"/>
        </w:rPr>
        <w:t>י</w:t>
      </w:r>
      <w:r w:rsidRPr="001835AB">
        <w:rPr>
          <w:rFonts w:ascii="Times New Roman" w:eastAsia="Times New Roman" w:hAnsi="Times New Roman"/>
          <w:bCs/>
          <w:sz w:val="20"/>
          <w:u w:val="single"/>
          <w:rtl/>
          <w:lang w:eastAsia="he-IL"/>
        </w:rPr>
        <w:t>צוע</w:t>
      </w:r>
    </w:p>
    <w:p w14:paraId="3707179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יבצע את שרותי המתכנן בשלבים ובמועדים כמפורט בנספח </w:t>
      </w:r>
      <w:r w:rsidRPr="001835AB">
        <w:rPr>
          <w:rFonts w:ascii="Times New Roman" w:eastAsia="Times New Roman" w:hAnsi="Times New Roman"/>
          <w:b/>
          <w:bCs/>
          <w:sz w:val="20"/>
          <w:rtl/>
          <w:lang w:eastAsia="he-IL"/>
        </w:rPr>
        <w:t>ג'</w:t>
      </w:r>
      <w:r w:rsidRPr="001835AB">
        <w:rPr>
          <w:rFonts w:ascii="Times New Roman" w:eastAsia="Times New Roman" w:hAnsi="Times New Roman" w:hint="cs"/>
          <w:sz w:val="20"/>
          <w:rtl/>
          <w:lang w:eastAsia="he-IL"/>
        </w:rPr>
        <w:t xml:space="preserve"> </w:t>
      </w:r>
      <w:proofErr w:type="spellStart"/>
      <w:r w:rsidRPr="001835AB">
        <w:rPr>
          <w:rFonts w:ascii="Times New Roman" w:eastAsia="Times New Roman" w:hAnsi="Times New Roman" w:hint="cs"/>
          <w:sz w:val="20"/>
          <w:rtl/>
          <w:lang w:eastAsia="he-IL"/>
        </w:rPr>
        <w:t>המצ"ב</w:t>
      </w:r>
      <w:proofErr w:type="spellEnd"/>
      <w:r w:rsidRPr="001835AB">
        <w:rPr>
          <w:rFonts w:ascii="Times New Roman" w:eastAsia="Times New Roman" w:hAnsi="Times New Roman"/>
          <w:sz w:val="20"/>
          <w:rtl/>
          <w:lang w:eastAsia="he-IL"/>
        </w:rPr>
        <w:t xml:space="preserve"> (להלן: "</w:t>
      </w:r>
      <w:r w:rsidRPr="001835AB">
        <w:rPr>
          <w:rFonts w:ascii="Times New Roman" w:eastAsia="Times New Roman" w:hAnsi="Times New Roman"/>
          <w:b/>
          <w:bCs/>
          <w:sz w:val="20"/>
          <w:rtl/>
          <w:lang w:eastAsia="he-IL"/>
        </w:rPr>
        <w:t>לוח הזמנים</w:t>
      </w:r>
      <w:r w:rsidRPr="001835AB">
        <w:rPr>
          <w:rFonts w:ascii="Times New Roman" w:eastAsia="Times New Roman" w:hAnsi="Times New Roman"/>
          <w:sz w:val="20"/>
          <w:rtl/>
          <w:lang w:eastAsia="he-IL"/>
        </w:rPr>
        <w:t>"). כל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 הכלול בשרותי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אשר לא נקבע לו מועד בלוח הזמנים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יבוצע על ידי המתכנן במועד שיהיה דרוש על מנת להבטיח</w:t>
      </w:r>
      <w:r w:rsidRPr="001835AB">
        <w:rPr>
          <w:rFonts w:ascii="Times New Roman" w:eastAsia="Times New Roman" w:hAnsi="Times New Roman" w:hint="cs"/>
          <w:sz w:val="20"/>
          <w:rtl/>
          <w:lang w:eastAsia="he-IL"/>
        </w:rPr>
        <w:t xml:space="preserve"> את</w:t>
      </w:r>
      <w:r w:rsidRPr="001835AB">
        <w:rPr>
          <w:rFonts w:ascii="Times New Roman" w:eastAsia="Times New Roman" w:hAnsi="Times New Roman"/>
          <w:sz w:val="20"/>
          <w:rtl/>
          <w:lang w:eastAsia="he-IL"/>
        </w:rPr>
        <w:t xml:space="preserve">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שרותי המתכנן בהתאם ללוח הזמנים ובאופן שיאפשר את גמר ביצוע הפרויקט על ידי הקבלן הראשי וגמר ביצוע עבודות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 xml:space="preserve">קבלנים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אחרים בהתאם ללוח הזמנים המוסכם ע</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מם.</w:t>
      </w:r>
    </w:p>
    <w:p w14:paraId="26205BB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לא יתחיל המתכנן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קטע מהפרויקט ו/או שלב משלבי העבודה כמפורט בנספח </w:t>
      </w:r>
      <w:r w:rsidRPr="001835AB">
        <w:rPr>
          <w:rFonts w:ascii="Times New Roman" w:eastAsia="Times New Roman" w:hAnsi="Times New Roman"/>
          <w:bCs/>
          <w:sz w:val="20"/>
          <w:rtl/>
          <w:lang w:eastAsia="he-IL"/>
        </w:rPr>
        <w:t>ב'</w:t>
      </w:r>
      <w:r w:rsidRPr="001835AB">
        <w:rPr>
          <w:rFonts w:ascii="Times New Roman" w:eastAsia="Times New Roman" w:hAnsi="Times New Roman"/>
          <w:sz w:val="20"/>
          <w:rtl/>
          <w:lang w:eastAsia="he-IL"/>
        </w:rPr>
        <w:t xml:space="preserve"> או </w:t>
      </w:r>
      <w:r w:rsidRPr="001835AB">
        <w:rPr>
          <w:rFonts w:ascii="Times New Roman" w:eastAsia="Times New Roman" w:hAnsi="Times New Roman"/>
          <w:b/>
          <w:bCs/>
          <w:sz w:val="20"/>
          <w:rtl/>
          <w:lang w:eastAsia="he-IL"/>
        </w:rPr>
        <w:t xml:space="preserve">ג' </w:t>
      </w:r>
      <w:proofErr w:type="spellStart"/>
      <w:r w:rsidRPr="001835AB">
        <w:rPr>
          <w:rFonts w:ascii="Times New Roman" w:eastAsia="Times New Roman" w:hAnsi="Times New Roman" w:hint="cs"/>
          <w:sz w:val="20"/>
          <w:rtl/>
          <w:lang w:eastAsia="he-IL"/>
        </w:rPr>
        <w:t>המצ"ב</w:t>
      </w:r>
      <w:proofErr w:type="spellEnd"/>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אלא אם כן הודיע למזמין תחילה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הגיע לדעתו מועד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שלב זה וק</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בל מהמזמין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בכתב לביצועו.</w:t>
      </w:r>
    </w:p>
    <w:p w14:paraId="426B31E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יש לראות </w:t>
      </w:r>
      <w:r w:rsidRPr="001835AB">
        <w:rPr>
          <w:rFonts w:ascii="Times New Roman" w:eastAsia="Times New Roman" w:hAnsi="Times New Roman" w:hint="cs"/>
          <w:sz w:val="20"/>
          <w:rtl/>
          <w:lang w:eastAsia="he-IL"/>
        </w:rPr>
        <w:t>ב</w:t>
      </w:r>
      <w:r w:rsidRPr="001835AB">
        <w:rPr>
          <w:rFonts w:ascii="Times New Roman" w:eastAsia="Times New Roman" w:hAnsi="Times New Roman"/>
          <w:sz w:val="20"/>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256559A2"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ידוע למתכנן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התחייבויות היועצים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הקבלנים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יתר הגורמים, מותנות בכך שיסופקו להם כל התכניות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ההנחיות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ההוראות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הפרטים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הביאורים שידרשו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מהקבלנים מלטעון לעיכוב מוצדק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עבודותיהם ובאופן שיבטיח ביצועם בהתאם ללוחות הזמנים שיהיו רצופים לחוזים שיחתמו עמם.</w:t>
      </w:r>
    </w:p>
    <w:p w14:paraId="3C2C6DF9"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עיכוב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שירותי המתכנן יוכר כמוצדק</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אך ו</w:t>
      </w:r>
      <w:r w:rsidRPr="001835AB">
        <w:rPr>
          <w:rFonts w:ascii="Times New Roman" w:eastAsia="Times New Roman" w:hAnsi="Times New Roman"/>
          <w:sz w:val="20"/>
          <w:rtl/>
          <w:lang w:eastAsia="he-IL"/>
        </w:rPr>
        <w:t>רק בהימלא כל התנאים המצטברים הבאים ולמשך הזמן שהמנהל יקבע, דהיינו:</w:t>
      </w:r>
    </w:p>
    <w:p w14:paraId="0F83C64C"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הוא נובע מכ</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ח עליון או גורם אחר (להלן יחדיו: "</w:t>
      </w:r>
      <w:r w:rsidRPr="001835AB">
        <w:rPr>
          <w:rFonts w:ascii="Times New Roman" w:eastAsia="Times New Roman" w:hAnsi="Times New Roman"/>
          <w:b/>
          <w:bCs/>
          <w:sz w:val="20"/>
          <w:rtl/>
          <w:lang w:eastAsia="he-IL"/>
        </w:rPr>
        <w:t>אירוע דוחה</w:t>
      </w:r>
      <w:r w:rsidRPr="001835AB">
        <w:rPr>
          <w:rFonts w:ascii="Times New Roman" w:eastAsia="Times New Roman" w:hAnsi="Times New Roman"/>
          <w:sz w:val="20"/>
          <w:rtl/>
          <w:lang w:eastAsia="he-IL"/>
        </w:rPr>
        <w:t>") שלדעת המנהל לא הייתה למתכנן שליטה עליו.</w:t>
      </w:r>
    </w:p>
    <w:p w14:paraId="4D5B071C"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מיד משהתרחש אירוע דוחה הודיע המתכנן למנהל על קיומו ועל משך העיכוב הצפוי.</w:t>
      </w:r>
    </w:p>
    <w:p w14:paraId="382C8B2C"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לא קיבל תכניות, הנחיות, הוראות, פרטים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אורים שנדרשו על ידו ונדרשים לביצוע התכנון מהמזמין או היועצים במועד שסוכם עימם.</w:t>
      </w:r>
    </w:p>
    <w:p w14:paraId="1FE3F433"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אישר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האירוע הדוחה אכן מצדיק עיכוב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השירות ואת משך הדחייה.</w:t>
      </w:r>
    </w:p>
    <w:p w14:paraId="071BFA82" w14:textId="77777777" w:rsidR="001835AB" w:rsidRPr="001835AB" w:rsidRDefault="001835AB" w:rsidP="001835AB">
      <w:pPr>
        <w:widowControl w:val="0"/>
        <w:spacing w:before="0" w:beforeAutospacing="0" w:after="200" w:afterAutospacing="0" w:line="240" w:lineRule="auto"/>
        <w:ind w:left="144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w:t>
      </w:r>
      <w:r w:rsidRPr="001835AB">
        <w:rPr>
          <w:rFonts w:ascii="Times New Roman" w:eastAsia="Times New Roman" w:hAnsi="Times New Roman" w:hint="cs"/>
          <w:sz w:val="20"/>
          <w:rtl/>
          <w:lang w:eastAsia="he-IL"/>
        </w:rPr>
        <w:t xml:space="preserve">כלליות </w:t>
      </w:r>
      <w:r w:rsidRPr="001835AB">
        <w:rPr>
          <w:rFonts w:ascii="Times New Roman" w:eastAsia="Times New Roman" w:hAnsi="Times New Roman"/>
          <w:sz w:val="20"/>
          <w:rtl/>
          <w:lang w:eastAsia="he-IL"/>
        </w:rPr>
        <w:t>האמור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מותנה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חור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עבודות תכנון ע"י אחרים לא יהווה עילה לעיכוב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שירותי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בא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שור המנהל </w:t>
      </w:r>
      <w:r w:rsidRPr="001835AB">
        <w:rPr>
          <w:rFonts w:ascii="Times New Roman" w:eastAsia="Times New Roman" w:hAnsi="Times New Roman" w:hint="cs"/>
          <w:sz w:val="20"/>
          <w:rtl/>
          <w:lang w:eastAsia="he-IL"/>
        </w:rPr>
        <w:t>מראש ו</w:t>
      </w:r>
      <w:r w:rsidRPr="001835AB">
        <w:rPr>
          <w:rFonts w:ascii="Times New Roman" w:eastAsia="Times New Roman" w:hAnsi="Times New Roman"/>
          <w:sz w:val="20"/>
          <w:rtl/>
          <w:lang w:eastAsia="he-IL"/>
        </w:rPr>
        <w:t>בכתב.</w:t>
      </w:r>
    </w:p>
    <w:p w14:paraId="5766069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להודיע למנהל מידית, על כל עיכוב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אשר לפי הערכתו עלול לגרום לאיחור </w:t>
      </w:r>
      <w:r w:rsidRPr="001835AB">
        <w:rPr>
          <w:rFonts w:ascii="Times New Roman" w:eastAsia="Times New Roman" w:hAnsi="Times New Roman"/>
          <w:sz w:val="20"/>
          <w:rtl/>
          <w:lang w:eastAsia="he-IL"/>
        </w:rPr>
        <w:lastRenderedPageBreak/>
        <w:t>בקיום לוח הזמנים.</w:t>
      </w:r>
    </w:p>
    <w:p w14:paraId="0018E0DA" w14:textId="77777777" w:rsid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5576AB90" w14:textId="77777777" w:rsidR="00E64AE3" w:rsidRPr="001835AB" w:rsidRDefault="00E64AE3" w:rsidP="00E64AE3">
      <w:pPr>
        <w:widowControl w:val="0"/>
        <w:spacing w:before="0" w:beforeAutospacing="0" w:after="200" w:afterAutospacing="0" w:line="240" w:lineRule="auto"/>
        <w:jc w:val="both"/>
        <w:rPr>
          <w:rFonts w:ascii="Times New Roman" w:eastAsia="Times New Roman" w:hAnsi="Times New Roman"/>
          <w:sz w:val="20"/>
          <w:rtl/>
          <w:lang w:eastAsia="he-IL"/>
        </w:rPr>
      </w:pPr>
    </w:p>
    <w:p w14:paraId="44A09F23" w14:textId="77777777" w:rsidR="001835AB" w:rsidRPr="00E64AE3" w:rsidRDefault="001835AB" w:rsidP="00E64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רשאי לבקר במשרד המתכנן ולעיין בהתקדמות ובאופן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שרותי המתכנן, והמתכנן ימסור למנהל כל הסבר </w:t>
      </w:r>
      <w:r w:rsidRPr="001835AB">
        <w:rPr>
          <w:rFonts w:ascii="Times New Roman" w:eastAsia="Times New Roman" w:hAnsi="Times New Roman" w:hint="cs"/>
          <w:sz w:val="20"/>
          <w:rtl/>
          <w:lang w:eastAsia="he-IL"/>
        </w:rPr>
        <w:t xml:space="preserve">ו/או </w:t>
      </w:r>
      <w:r w:rsidRPr="001835AB">
        <w:rPr>
          <w:rFonts w:ascii="Times New Roman" w:eastAsia="Times New Roman" w:hAnsi="Times New Roman"/>
          <w:sz w:val="20"/>
          <w:rtl/>
          <w:lang w:eastAsia="he-IL"/>
        </w:rPr>
        <w:t>פרט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דיווח</w:t>
      </w:r>
      <w:r w:rsidRPr="001835AB">
        <w:rPr>
          <w:rFonts w:ascii="Times New Roman" w:eastAsia="Times New Roman" w:hAnsi="Times New Roman" w:hint="cs"/>
          <w:sz w:val="20"/>
          <w:rtl/>
          <w:lang w:eastAsia="he-IL"/>
        </w:rPr>
        <w:t>, מיד</w:t>
      </w:r>
      <w:r w:rsidRPr="001835AB">
        <w:rPr>
          <w:rFonts w:ascii="Times New Roman" w:eastAsia="Times New Roman" w:hAnsi="Times New Roman"/>
          <w:sz w:val="20"/>
          <w:rtl/>
          <w:lang w:eastAsia="he-IL"/>
        </w:rPr>
        <w:t xml:space="preserve"> לפי בקשתו. אין בסעיף זה כדי לגרוע מהתחייבויות המתכנן לפי חוזה</w:t>
      </w:r>
      <w:r w:rsidRPr="001835AB">
        <w:rPr>
          <w:rFonts w:ascii="Times New Roman" w:eastAsia="Times New Roman" w:hAnsi="Times New Roman" w:hint="cs"/>
          <w:sz w:val="20"/>
          <w:rtl/>
          <w:lang w:eastAsia="he-IL"/>
        </w:rPr>
        <w:t xml:space="preserve"> זה ו/או לפי כל דין</w:t>
      </w:r>
      <w:r w:rsidRPr="001835AB">
        <w:rPr>
          <w:rFonts w:ascii="Times New Roman" w:eastAsia="Times New Roman" w:hAnsi="Times New Roman"/>
          <w:sz w:val="20"/>
          <w:rtl/>
          <w:lang w:eastAsia="he-IL"/>
        </w:rPr>
        <w:t>.</w:t>
      </w:r>
    </w:p>
    <w:p w14:paraId="6105D170"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שכר המתכנן</w:t>
      </w:r>
    </w:p>
    <w:p w14:paraId="374099B8"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תמורת שרותי המתכנן וכל יתר התחייבויותיו לפי חוזה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ישלם המזמין למתכנן שכר כמפורט בנספח </w:t>
      </w:r>
      <w:r w:rsidRPr="001835AB">
        <w:rPr>
          <w:rFonts w:ascii="Times New Roman" w:eastAsia="Times New Roman" w:hAnsi="Times New Roman"/>
          <w:bCs/>
          <w:sz w:val="20"/>
          <w:rtl/>
          <w:lang w:eastAsia="he-IL"/>
        </w:rPr>
        <w:t xml:space="preserve">ד' </w:t>
      </w:r>
      <w:proofErr w:type="spellStart"/>
      <w:r w:rsidRPr="001835AB">
        <w:rPr>
          <w:rFonts w:ascii="Times New Roman" w:eastAsia="Times New Roman" w:hAnsi="Times New Roman" w:hint="cs"/>
          <w:b/>
          <w:sz w:val="20"/>
          <w:rtl/>
          <w:lang w:eastAsia="he-IL"/>
        </w:rPr>
        <w:t>המצ"ב</w:t>
      </w:r>
      <w:proofErr w:type="spellEnd"/>
      <w:r w:rsidRPr="001835AB">
        <w:rPr>
          <w:rFonts w:ascii="Times New Roman" w:eastAsia="Times New Roman" w:hAnsi="Times New Roman" w:hint="cs"/>
          <w:b/>
          <w:sz w:val="20"/>
          <w:rtl/>
          <w:lang w:eastAsia="he-IL"/>
        </w:rPr>
        <w:t xml:space="preserve"> </w:t>
      </w:r>
      <w:r w:rsidRPr="001835AB">
        <w:rPr>
          <w:rFonts w:ascii="Times New Roman" w:eastAsia="Times New Roman" w:hAnsi="Times New Roman"/>
          <w:sz w:val="20"/>
          <w:rtl/>
          <w:lang w:eastAsia="he-IL"/>
        </w:rPr>
        <w:t>(להלן: "</w:t>
      </w:r>
      <w:r w:rsidRPr="001835AB">
        <w:rPr>
          <w:rFonts w:ascii="Times New Roman" w:eastAsia="Times New Roman" w:hAnsi="Times New Roman"/>
          <w:b/>
          <w:bCs/>
          <w:sz w:val="20"/>
          <w:rtl/>
          <w:lang w:eastAsia="he-IL"/>
        </w:rPr>
        <w:t>שכר המתכנן</w:t>
      </w:r>
      <w:r w:rsidRPr="001835AB">
        <w:rPr>
          <w:rFonts w:ascii="Times New Roman" w:eastAsia="Times New Roman" w:hAnsi="Times New Roman"/>
          <w:sz w:val="20"/>
          <w:rtl/>
          <w:lang w:eastAsia="he-IL"/>
        </w:rPr>
        <w:t>").</w:t>
      </w:r>
    </w:p>
    <w:p w14:paraId="4455EE20"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בהוצאות הממשיות בשרותי העזר המפורטים להלן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שא המזמין:</w:t>
      </w:r>
    </w:p>
    <w:p w14:paraId="2F9D2A00"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הדפסות בתוויין המיועדות להפצה לאחרים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למעט הדפסות שיפיק המתכנן במשרדו. להסרת ספקות, יובהר כי בגין הוצאות הדפסות בתוויין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אשר מיועדות למתכנן בהליך עבודתו, לא יהיה המתכנן זכאי לקבל</w:t>
      </w:r>
      <w:r w:rsidRPr="001835AB">
        <w:rPr>
          <w:rFonts w:ascii="Times New Roman" w:eastAsia="Times New Roman" w:hAnsi="Times New Roman" w:hint="cs"/>
          <w:sz w:val="20"/>
          <w:rtl/>
          <w:lang w:eastAsia="he-IL"/>
        </w:rPr>
        <w:t>ת</w:t>
      </w:r>
      <w:r w:rsidRPr="001835AB">
        <w:rPr>
          <w:rFonts w:ascii="Times New Roman" w:eastAsia="Times New Roman" w:hAnsi="Times New Roman"/>
          <w:sz w:val="20"/>
          <w:rtl/>
          <w:lang w:eastAsia="he-IL"/>
        </w:rPr>
        <w:t xml:space="preserve"> החזר.</w:t>
      </w:r>
    </w:p>
    <w:p w14:paraId="3B611CD0"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0"/>
          <w:rtl/>
          <w:lang w:eastAsia="he-IL"/>
        </w:rPr>
      </w:pPr>
    </w:p>
    <w:p w14:paraId="179B3719"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העתקות שנמסרו ע"י המתכנן למזמין</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לרשויות המוסמכות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ליועצים, למעט העתקות וצילומים שיפיק המתכנן במשרדו.</w:t>
      </w:r>
    </w:p>
    <w:p w14:paraId="389D8443"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שכפול מסמכים.</w:t>
      </w:r>
    </w:p>
    <w:p w14:paraId="0DE7D170"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מודלים, פרוספקטים ופרספקטיבות, המוזמנים לצורכי שיווק (למעט מודלים ופרספקטיבות לצורכי עבודה והחלטה).</w:t>
      </w:r>
    </w:p>
    <w:p w14:paraId="115A7A06"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מדידות וצילומי אויר.</w:t>
      </w:r>
    </w:p>
    <w:p w14:paraId="570804D5"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קידוחים ובדיקות קרקע.</w:t>
      </w:r>
    </w:p>
    <w:p w14:paraId="69AE323F"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שליחויות.</w:t>
      </w:r>
    </w:p>
    <w:p w14:paraId="5ACA970B"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העזר המפורטים בסעיפים 7.2.1 עד 7.2.3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יוזמנו על ידי המתכנן באמצעות מערכת ניהול פרויקטים </w:t>
      </w:r>
      <w:r w:rsidRPr="001835AB">
        <w:rPr>
          <w:rFonts w:ascii="Times New Roman" w:eastAsia="Times New Roman" w:hAnsi="Times New Roman"/>
          <w:sz w:val="20"/>
          <w:lang w:eastAsia="he-IL"/>
        </w:rPr>
        <w:t>VIEW</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 מערכת </w:t>
      </w:r>
      <w:proofErr w:type="spellStart"/>
      <w:r w:rsidRPr="001835AB">
        <w:rPr>
          <w:rFonts w:ascii="Times New Roman" w:eastAsia="Times New Roman" w:hAnsi="Times New Roman"/>
          <w:sz w:val="20"/>
          <w:rtl/>
          <w:lang w:eastAsia="he-IL"/>
        </w:rPr>
        <w:t>רמדורנט</w:t>
      </w:r>
      <w:proofErr w:type="spellEnd"/>
      <w:r w:rsidRPr="001835AB">
        <w:rPr>
          <w:rFonts w:ascii="Times New Roman" w:eastAsia="Times New Roman" w:hAnsi="Times New Roman"/>
          <w:sz w:val="20"/>
          <w:rtl/>
          <w:lang w:eastAsia="he-IL"/>
        </w:rPr>
        <w:t xml:space="preserve"> מודול ניהול מסמכים (</w:t>
      </w:r>
      <w:r w:rsidRPr="001835AB">
        <w:rPr>
          <w:rFonts w:ascii="Times New Roman" w:eastAsia="Times New Roman" w:hAnsi="Times New Roman"/>
          <w:sz w:val="20"/>
          <w:lang w:eastAsia="he-IL"/>
        </w:rPr>
        <w:t>DM</w:t>
      </w:r>
      <w:r w:rsidRPr="001835AB">
        <w:rPr>
          <w:rFonts w:ascii="Times New Roman" w:eastAsia="Times New Roman" w:hAnsi="Times New Roman"/>
          <w:sz w:val="20"/>
          <w:rtl/>
          <w:lang w:eastAsia="he-IL"/>
        </w:rPr>
        <w:t>) רק ממכונים המאושרים ע"י המזמין לבצע עבודות עבורו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הוצאות לפי סעיפים 7.2.4 עד 7.2.7 ועבור הדפסות והעתקות צבעוניות יוצאו רק אם אושרו תחילה בכתב, טרם הזמנתם ע"י המנהל.</w:t>
      </w:r>
    </w:p>
    <w:p w14:paraId="29115A0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על חשבון שכר המתכנן ישולמו למתכנן תשלומי ביניים בש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עורים ובמועדים המפורטים בנספח</w:t>
      </w:r>
      <w:r w:rsidRPr="001835AB">
        <w:rPr>
          <w:rFonts w:ascii="Times New Roman" w:eastAsia="Times New Roman" w:hAnsi="Times New Roman"/>
          <w:bCs/>
          <w:sz w:val="20"/>
          <w:rtl/>
          <w:lang w:eastAsia="he-IL"/>
        </w:rPr>
        <w:t xml:space="preserve"> ה'</w:t>
      </w:r>
      <w:r w:rsidRPr="001835AB">
        <w:rPr>
          <w:rFonts w:ascii="Times New Roman" w:eastAsia="Times New Roman" w:hAnsi="Times New Roman" w:hint="cs"/>
          <w:sz w:val="20"/>
          <w:rtl/>
          <w:lang w:eastAsia="he-IL"/>
        </w:rPr>
        <w:t xml:space="preserve"> </w:t>
      </w:r>
      <w:proofErr w:type="spellStart"/>
      <w:r w:rsidRPr="001835AB">
        <w:rPr>
          <w:rFonts w:ascii="Times New Roman" w:eastAsia="Times New Roman" w:hAnsi="Times New Roman" w:hint="cs"/>
          <w:sz w:val="20"/>
          <w:rtl/>
          <w:lang w:eastAsia="he-IL"/>
        </w:rPr>
        <w:t>המצ"ב</w:t>
      </w:r>
      <w:proofErr w:type="spellEnd"/>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וכן כל תשלומי ביניים נוספים במידה והמזמין יחליט </w:t>
      </w:r>
      <w:proofErr w:type="spellStart"/>
      <w:r w:rsidRPr="001835AB">
        <w:rPr>
          <w:rFonts w:ascii="Times New Roman" w:eastAsia="Times New Roman" w:hAnsi="Times New Roman"/>
          <w:sz w:val="20"/>
          <w:rtl/>
          <w:lang w:eastAsia="he-IL"/>
        </w:rPr>
        <w:t>לשלמם</w:t>
      </w:r>
      <w:proofErr w:type="spellEnd"/>
      <w:r w:rsidRPr="001835AB">
        <w:rPr>
          <w:rFonts w:ascii="Times New Roman" w:eastAsia="Times New Roman" w:hAnsi="Times New Roman"/>
          <w:sz w:val="20"/>
          <w:rtl/>
          <w:lang w:eastAsia="he-IL"/>
        </w:rPr>
        <w:t xml:space="preserve">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הבלעדי.</w:t>
      </w:r>
    </w:p>
    <w:p w14:paraId="19B6F6D7"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תשלומי הביניים לפי פסקה זו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הינם מקדמות על חשבון שכר המתכנן ואין באישורם ו/או בתשלומם משום אישור כלשהו מצד המזמין לגבי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שלב משלבי שירותי המתכנן ו/או טיב הש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 ו/או הסכום המגיע למתכנן. במקרה של הפסקת עבודתו של המתכנן כאמור בסעיף 6.3 לעיל, יחולו הוראות סעיף 12.1.2 להלן. </w:t>
      </w:r>
    </w:p>
    <w:p w14:paraId="1B28501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trike/>
          <w:sz w:val="20"/>
          <w:rtl/>
          <w:lang w:eastAsia="he-IL"/>
        </w:rPr>
      </w:pPr>
      <w:r w:rsidRPr="001835AB">
        <w:rPr>
          <w:rFonts w:ascii="Times New Roman" w:eastAsia="Times New Roman" w:hAnsi="Times New Roman"/>
          <w:sz w:val="20"/>
          <w:rtl/>
          <w:lang w:eastAsia="he-IL"/>
        </w:rPr>
        <w:t>מוסכם במפורש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השכר האמור בנספח </w:t>
      </w:r>
      <w:r w:rsidRPr="001835AB">
        <w:rPr>
          <w:rFonts w:ascii="Times New Roman" w:eastAsia="Times New Roman" w:hAnsi="Times New Roman"/>
          <w:b/>
          <w:bCs/>
          <w:sz w:val="20"/>
          <w:rtl/>
          <w:lang w:eastAsia="he-IL"/>
        </w:rPr>
        <w:t xml:space="preserve">ד' </w:t>
      </w:r>
      <w:proofErr w:type="spellStart"/>
      <w:r w:rsidRPr="001835AB">
        <w:rPr>
          <w:rFonts w:ascii="Times New Roman" w:eastAsia="Times New Roman" w:hAnsi="Times New Roman" w:hint="cs"/>
          <w:sz w:val="20"/>
          <w:rtl/>
          <w:lang w:eastAsia="he-IL"/>
        </w:rPr>
        <w:t>המצ"ב</w:t>
      </w:r>
      <w:proofErr w:type="spellEnd"/>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ה</w:t>
      </w:r>
      <w:r w:rsidRPr="001835AB">
        <w:rPr>
          <w:rFonts w:ascii="Times New Roman" w:eastAsia="Times New Roman" w:hAnsi="Times New Roman" w:hint="cs"/>
          <w:sz w:val="20"/>
          <w:rtl/>
          <w:lang w:eastAsia="he-IL"/>
        </w:rPr>
        <w:t xml:space="preserve">ינו </w:t>
      </w:r>
      <w:r w:rsidRPr="001835AB">
        <w:rPr>
          <w:rFonts w:ascii="Times New Roman" w:eastAsia="Times New Roman" w:hAnsi="Times New Roman"/>
          <w:sz w:val="20"/>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1835AB">
        <w:rPr>
          <w:rFonts w:ascii="Times New Roman" w:eastAsia="Times New Roman" w:hAnsi="Times New Roman" w:hint="cs"/>
          <w:sz w:val="20"/>
          <w:rtl/>
          <w:lang w:eastAsia="he-IL"/>
        </w:rPr>
        <w:t xml:space="preserve">זה </w:t>
      </w:r>
      <w:r w:rsidRPr="001835AB">
        <w:rPr>
          <w:rFonts w:ascii="Times New Roman" w:eastAsia="Times New Roman" w:hAnsi="Times New Roman"/>
          <w:sz w:val="20"/>
          <w:rtl/>
          <w:lang w:eastAsia="he-IL"/>
        </w:rPr>
        <w:t>במפורש אחרת. תנאי לתשלום שכר המתכנן במלואו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הינו המצאת הצהרה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לפיה בדק המתכנן את העבודות </w:t>
      </w:r>
      <w:r w:rsidRPr="001835AB">
        <w:rPr>
          <w:rFonts w:ascii="Times New Roman" w:eastAsia="Times New Roman" w:hAnsi="Times New Roman"/>
          <w:sz w:val="20"/>
          <w:rtl/>
          <w:lang w:eastAsia="he-IL"/>
        </w:rPr>
        <w:lastRenderedPageBreak/>
        <w:t xml:space="preserve">ומצא אותן תואמות לתכניותיו ולתקנים המחייבים וכי הן בוצעו לשביעות רצונו בנוסח המצורף כנספח </w:t>
      </w:r>
      <w:r w:rsidRPr="001835AB">
        <w:rPr>
          <w:rFonts w:ascii="Times New Roman" w:eastAsia="Times New Roman" w:hAnsi="Times New Roman"/>
          <w:b/>
          <w:bCs/>
          <w:sz w:val="20"/>
          <w:rtl/>
          <w:lang w:eastAsia="he-IL"/>
        </w:rPr>
        <w:t>ט'</w:t>
      </w:r>
      <w:r w:rsidRPr="001835AB">
        <w:rPr>
          <w:rFonts w:ascii="Times New Roman" w:eastAsia="Times New Roman" w:hAnsi="Times New Roman"/>
          <w:sz w:val="20"/>
          <w:rtl/>
          <w:lang w:eastAsia="he-IL"/>
        </w:rPr>
        <w:t xml:space="preserve"> לחוזה זה וכתב היעדר תביעות המצורף כנספח</w:t>
      </w:r>
      <w:r w:rsidRPr="001835AB">
        <w:rPr>
          <w:rFonts w:ascii="Times New Roman" w:eastAsia="Times New Roman" w:hAnsi="Times New Roman"/>
          <w:b/>
          <w:bCs/>
          <w:sz w:val="20"/>
          <w:rtl/>
          <w:lang w:eastAsia="he-IL"/>
        </w:rPr>
        <w:t xml:space="preserve"> י'</w:t>
      </w:r>
      <w:r w:rsidRPr="001835AB">
        <w:rPr>
          <w:rFonts w:ascii="Times New Roman" w:eastAsia="Times New Roman" w:hAnsi="Times New Roman"/>
          <w:sz w:val="20"/>
          <w:rtl/>
          <w:lang w:eastAsia="he-IL"/>
        </w:rPr>
        <w:t xml:space="preserve"> לחוזה זה למזמין, חתום ע"י המתכנן ומאומת כנדרש בו.</w:t>
      </w:r>
    </w:p>
    <w:p w14:paraId="7495BF8C"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 xml:space="preserve">מבלי לפגוע בכלליות האמור בסעיף </w:t>
      </w:r>
      <w:r w:rsidRPr="001835AB">
        <w:rPr>
          <w:rFonts w:ascii="Times New Roman" w:eastAsia="Times New Roman" w:hAnsi="Times New Roman" w:hint="cs"/>
          <w:sz w:val="20"/>
          <w:rtl/>
          <w:lang w:eastAsia="he-IL"/>
        </w:rPr>
        <w:t>7 לעיל</w:t>
      </w:r>
      <w:r w:rsidRPr="001835AB">
        <w:rPr>
          <w:rFonts w:ascii="Times New Roman" w:eastAsia="Times New Roman" w:hAnsi="Times New Roman"/>
          <w:sz w:val="20"/>
          <w:rtl/>
          <w:lang w:eastAsia="he-IL"/>
        </w:rPr>
        <w:t>, מוסכם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המתכנן לא יהיה זכאי, בשום מקרה, לקבל תמורה ו/או שכר ו/או טובות הנאה כלשהן מכל צד שלישי אחר, לרבות מהיועצים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מהקבלן, וכל סכום שיתקבל על ידו כאמור, בין במישרין ובין בעקיפין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רכוש ה</w:t>
      </w:r>
      <w:r w:rsidRPr="001835AB">
        <w:rPr>
          <w:rFonts w:ascii="Times New Roman" w:eastAsia="Times New Roman" w:hAnsi="Times New Roman" w:hint="cs"/>
          <w:sz w:val="20"/>
          <w:rtl/>
          <w:lang w:eastAsia="he-IL"/>
        </w:rPr>
        <w:t>מזמין</w:t>
      </w:r>
      <w:r w:rsidRPr="001835AB">
        <w:rPr>
          <w:rFonts w:ascii="Times New Roman" w:eastAsia="Times New Roman" w:hAnsi="Times New Roman"/>
          <w:sz w:val="20"/>
          <w:rtl/>
          <w:lang w:eastAsia="he-IL"/>
        </w:rPr>
        <w:t>. מובהר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הפרת סעיף זה על ידי המתכנן תה</w:t>
      </w:r>
      <w:r w:rsidRPr="001835AB">
        <w:rPr>
          <w:rFonts w:ascii="Times New Roman" w:eastAsia="Times New Roman" w:hAnsi="Times New Roman" w:hint="cs"/>
          <w:sz w:val="20"/>
          <w:rtl/>
          <w:lang w:eastAsia="he-IL"/>
        </w:rPr>
        <w:t>ווה</w:t>
      </w:r>
      <w:r w:rsidRPr="001835AB">
        <w:rPr>
          <w:rFonts w:ascii="Times New Roman" w:eastAsia="Times New Roman" w:hAnsi="Times New Roman"/>
          <w:sz w:val="20"/>
          <w:rtl/>
          <w:lang w:eastAsia="he-IL"/>
        </w:rPr>
        <w:t xml:space="preserve"> הפרה יסודית של חוזה</w:t>
      </w:r>
      <w:r w:rsidRPr="001835AB">
        <w:rPr>
          <w:rFonts w:ascii="Times New Roman" w:eastAsia="Times New Roman" w:hAnsi="Times New Roman" w:hint="cs"/>
          <w:sz w:val="20"/>
          <w:rtl/>
          <w:lang w:eastAsia="he-IL"/>
        </w:rPr>
        <w:t xml:space="preserve"> זה. </w:t>
      </w:r>
    </w:p>
    <w:p w14:paraId="2FE2505A" w14:textId="77777777" w:rsidR="001835AB" w:rsidRPr="00E64AE3" w:rsidRDefault="001835AB" w:rsidP="00E64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תנאים מקדמיים לביצוע תשלום כלשהו ע"ח שכר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הינם הצגת 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שיון המתכנן כאמור בסעיף 2.2 לעיל והמצאת אישור בדבר ניהול ספרי המתכנן כדין, חתום ע"י רו"ח או רשויות המס, כנדרש. 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ככל שהמתכנן לא ימציא למזמין אישור תקף בדבר פטור מניכוי מס במקור, </w:t>
      </w:r>
      <w:r w:rsidRPr="001835AB">
        <w:rPr>
          <w:rFonts w:ascii="Times New Roman" w:eastAsia="Times New Roman" w:hAnsi="Times New Roman" w:hint="cs"/>
          <w:sz w:val="20"/>
          <w:rtl/>
          <w:lang w:eastAsia="he-IL"/>
        </w:rPr>
        <w:t>עובר</w:t>
      </w:r>
      <w:r w:rsidRPr="001835AB">
        <w:rPr>
          <w:rFonts w:ascii="Times New Roman" w:eastAsia="Times New Roman" w:hAnsi="Times New Roman"/>
          <w:sz w:val="20"/>
          <w:rtl/>
          <w:lang w:eastAsia="he-IL"/>
        </w:rPr>
        <w:t xml:space="preserve"> לביצוע כל תשלום ע"ח שכר המתכנן, ינוכה מס במקור כדין, מכל סכום ע"ח שכר המתכנן שישולם ע"י המזמין. למען הסר ספק מובהר ומוסכם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המצאת אישור בדבר ניכוי המס במקור, תיחשב כביצוע תשלום של המזמין ע"ח שכר המתכנן בגובה הסכום הנקוב באישור.  </w:t>
      </w:r>
    </w:p>
    <w:p w14:paraId="18315527"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שנויים בתכנון</w:t>
      </w:r>
    </w:p>
    <w:p w14:paraId="379C8572" w14:textId="77777777" w:rsid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לפי דרישת המנהל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0AB83CC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נדרשו השינויים לאחר שלב התכנון המפורט שהוזמן ע"י המזמין כמפורט בנספח</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w:t>
      </w:r>
      <w:r w:rsidRPr="001835AB">
        <w:rPr>
          <w:rFonts w:ascii="Times New Roman" w:eastAsia="Times New Roman" w:hAnsi="Times New Roman"/>
          <w:bCs/>
          <w:sz w:val="20"/>
          <w:rtl/>
          <w:lang w:eastAsia="he-IL"/>
        </w:rPr>
        <w:t>ב' או ג'</w:t>
      </w:r>
      <w:r w:rsidRPr="001835AB">
        <w:rPr>
          <w:rFonts w:ascii="Times New Roman" w:eastAsia="Times New Roman" w:hAnsi="Times New Roman" w:hint="cs"/>
          <w:b/>
          <w:sz w:val="20"/>
          <w:rtl/>
          <w:lang w:eastAsia="he-IL"/>
        </w:rPr>
        <w:t xml:space="preserve"> </w:t>
      </w:r>
      <w:proofErr w:type="spellStart"/>
      <w:r w:rsidRPr="001835AB">
        <w:rPr>
          <w:rFonts w:ascii="Times New Roman" w:eastAsia="Times New Roman" w:hAnsi="Times New Roman" w:hint="cs"/>
          <w:b/>
          <w:sz w:val="20"/>
          <w:rtl/>
          <w:lang w:eastAsia="he-IL"/>
        </w:rPr>
        <w:t>המצ"ב</w:t>
      </w:r>
      <w:proofErr w:type="spellEnd"/>
      <w:r w:rsidRPr="001835AB">
        <w:rPr>
          <w:rFonts w:ascii="Times New Roman" w:eastAsia="Times New Roman" w:hAnsi="Times New Roman"/>
          <w:sz w:val="20"/>
          <w:rtl/>
          <w:lang w:eastAsia="he-IL"/>
        </w:rPr>
        <w:t>,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השינויים מחייב את המתכנן בעבודה העולה במידה רבה ובאופן יסודי על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אלמלא השנויים</w:t>
      </w:r>
      <w:r w:rsidRPr="001835AB">
        <w:rPr>
          <w:rFonts w:ascii="Times New Roman" w:eastAsia="Times New Roman" w:hAnsi="Times New Roman" w:hint="cs"/>
          <w:sz w:val="20"/>
          <w:rtl/>
          <w:lang w:eastAsia="he-IL"/>
        </w:rPr>
        <w:t xml:space="preserve"> כאמור</w:t>
      </w:r>
      <w:r w:rsidRPr="001835AB">
        <w:rPr>
          <w:rFonts w:ascii="Times New Roman" w:eastAsia="Times New Roman" w:hAnsi="Times New Roman"/>
          <w:sz w:val="20"/>
          <w:rtl/>
          <w:lang w:eastAsia="he-IL"/>
        </w:rPr>
        <w:t>, יהיה</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זכאי לפיצוי בעד העבודה הנוספת שב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צע עקב השנויים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כאמור</w:t>
      </w:r>
      <w:r w:rsidRPr="001835AB">
        <w:rPr>
          <w:rFonts w:ascii="Times New Roman" w:eastAsia="Times New Roman" w:hAnsi="Times New Roman"/>
          <w:sz w:val="20"/>
          <w:rtl/>
          <w:lang w:eastAsia="he-IL"/>
        </w:rPr>
        <w:t>. הפיצוי ישולם בגין העבודה הנוספת שהמתכנן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צע לעומת העבודה שהיה עליו לבצע אלמלא השנויים, כפי שיקבע ע"י המנהל בהתאם לחלקו של התכנון החוזר כפי שיקבע ע"י המנהל מתוך סך שרותי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 xml:space="preserve"> המתכנן ושכר המתכנן. בכל מקרה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שנויים</w:t>
      </w:r>
      <w:r w:rsidRPr="001835AB">
        <w:rPr>
          <w:rFonts w:ascii="Times New Roman" w:eastAsia="Times New Roman" w:hAnsi="Times New Roman" w:hint="cs"/>
          <w:sz w:val="20"/>
          <w:rtl/>
          <w:lang w:eastAsia="he-IL"/>
        </w:rPr>
        <w:t xml:space="preserve"> כאמור, לא יהוו</w:t>
      </w:r>
      <w:r w:rsidRPr="001835AB">
        <w:rPr>
          <w:rFonts w:ascii="Times New Roman" w:eastAsia="Times New Roman" w:hAnsi="Times New Roman"/>
          <w:sz w:val="20"/>
          <w:rtl/>
          <w:lang w:eastAsia="he-IL"/>
        </w:rPr>
        <w:t xml:space="preserve"> עילה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נוי בלוח הזמנים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בא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שור המנהל </w:t>
      </w:r>
      <w:r w:rsidRPr="001835AB">
        <w:rPr>
          <w:rFonts w:ascii="Times New Roman" w:eastAsia="Times New Roman" w:hAnsi="Times New Roman" w:hint="cs"/>
          <w:sz w:val="20"/>
          <w:rtl/>
          <w:lang w:eastAsia="he-IL"/>
        </w:rPr>
        <w:t>מראש ו</w:t>
      </w:r>
      <w:r w:rsidRPr="001835AB">
        <w:rPr>
          <w:rFonts w:ascii="Times New Roman" w:eastAsia="Times New Roman" w:hAnsi="Times New Roman"/>
          <w:sz w:val="20"/>
          <w:rtl/>
          <w:lang w:eastAsia="he-IL"/>
        </w:rPr>
        <w:t>בכתב.</w:t>
      </w:r>
    </w:p>
    <w:p w14:paraId="5901953C"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על אף</w:t>
      </w:r>
      <w:r w:rsidRPr="001835AB">
        <w:rPr>
          <w:rFonts w:ascii="Times New Roman" w:eastAsia="Times New Roman" w:hAnsi="Times New Roman"/>
          <w:sz w:val="20"/>
          <w:rtl/>
          <w:lang w:eastAsia="he-IL"/>
        </w:rPr>
        <w:t xml:space="preserve"> האמור בסעיף 8.2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לא יגיע למתכנן דבר בגין שינויים הנובעים מ:</w:t>
      </w:r>
    </w:p>
    <w:p w14:paraId="2CC6F5F1"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טעות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קוי בתכנון ו/או באומדן של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של היועצים.</w:t>
      </w:r>
    </w:p>
    <w:p w14:paraId="67D5DB8A"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התכנון אינו התכנון היעיל ביותר.</w:t>
      </w:r>
    </w:p>
    <w:p w14:paraId="125437CB"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השינוי מתחייב במישרין או בעקיפין מהפרת איזה מהוראות חוזה זה ע"י המתכנן.</w:t>
      </w:r>
    </w:p>
    <w:p w14:paraId="43ED277C"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השינויים מתחייבים מדרישת רשויות מוסמכות. </w:t>
      </w:r>
    </w:p>
    <w:p w14:paraId="7C10977C"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להכין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עבור רוכשים שיבקשו זאת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תכנית שינויים בדירות שאינם עומדים בסתירה להיתרי הבניה ולכל דין. </w:t>
      </w:r>
    </w:p>
    <w:p w14:paraId="23906F47" w14:textId="77777777" w:rsidR="001835AB" w:rsidRPr="001835AB" w:rsidRDefault="001835AB" w:rsidP="001835AB">
      <w:pPr>
        <w:widowControl w:val="0"/>
        <w:spacing w:before="0" w:beforeAutospacing="0" w:after="240" w:afterAutospacing="0" w:line="240" w:lineRule="auto"/>
        <w:ind w:left="79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מחיר השינויים ותנאי התשלום בגין תכנון השינויים </w:t>
      </w:r>
      <w:r w:rsidRPr="001835AB">
        <w:rPr>
          <w:rFonts w:ascii="Times New Roman" w:eastAsia="Times New Roman" w:hAnsi="Times New Roman" w:hint="cs"/>
          <w:sz w:val="20"/>
          <w:rtl/>
          <w:lang w:eastAsia="he-IL"/>
        </w:rPr>
        <w:t xml:space="preserve">כאמור, </w:t>
      </w:r>
      <w:r w:rsidRPr="001835AB">
        <w:rPr>
          <w:rFonts w:ascii="Times New Roman" w:eastAsia="Times New Roman" w:hAnsi="Times New Roman"/>
          <w:sz w:val="20"/>
          <w:rtl/>
          <w:lang w:eastAsia="he-IL"/>
        </w:rPr>
        <w:t>יסוכמו בין המתכנן לרוכשים. המתכנן יתקשר עם הרוכש</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בהסכם נפרד לתכנון השינויים. כל מחלוקת שתתעורר בין המתכנן לבין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רוכש</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בענ</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ין קביעת מחיר השינויים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תובא בפני המנהל והוא יהיה המוסמך להכריע בה.</w:t>
      </w:r>
    </w:p>
    <w:p w14:paraId="7709BAC0"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lang w:eastAsia="he-IL"/>
        </w:rPr>
      </w:pPr>
      <w:r w:rsidRPr="001835AB">
        <w:rPr>
          <w:rFonts w:ascii="Times New Roman" w:eastAsia="Times New Roman" w:hAnsi="Times New Roman"/>
          <w:bCs/>
          <w:sz w:val="20"/>
          <w:u w:val="single"/>
          <w:rtl/>
          <w:lang w:eastAsia="he-IL"/>
        </w:rPr>
        <w:t>אחריות וביטוח</w:t>
      </w:r>
    </w:p>
    <w:p w14:paraId="4B4E4E49" w14:textId="77777777" w:rsidR="003160E8" w:rsidRPr="00013687" w:rsidRDefault="003160E8" w:rsidP="003160E8">
      <w:pPr>
        <w:widowControl w:val="0"/>
        <w:spacing w:before="0" w:beforeAutospacing="0" w:after="240" w:afterAutospacing="0" w:line="240" w:lineRule="auto"/>
        <w:ind w:left="363" w:firstLine="430"/>
        <w:jc w:val="both"/>
        <w:rPr>
          <w:rFonts w:ascii="Times New Roman" w:eastAsia="Times New Roman" w:hAnsi="Times New Roman"/>
          <w:b/>
          <w:bCs/>
          <w:sz w:val="20"/>
          <w:u w:val="single"/>
          <w:lang w:eastAsia="he-IL"/>
        </w:rPr>
      </w:pPr>
      <w:r w:rsidRPr="00013687">
        <w:rPr>
          <w:rFonts w:ascii="Times New Roman" w:eastAsia="Times New Roman" w:hAnsi="Times New Roman" w:hint="cs"/>
          <w:b/>
          <w:bCs/>
          <w:sz w:val="20"/>
          <w:u w:val="single"/>
          <w:rtl/>
          <w:lang w:eastAsia="he-IL"/>
        </w:rPr>
        <w:t>אחריות</w:t>
      </w:r>
    </w:p>
    <w:p w14:paraId="161E2E26" w14:textId="77777777" w:rsidR="003160E8" w:rsidRPr="00013687" w:rsidRDefault="003160E8" w:rsidP="003160E8">
      <w:pPr>
        <w:pStyle w:val="a2"/>
        <w:numPr>
          <w:ilvl w:val="1"/>
          <w:numId w:val="1"/>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w:t>
      </w:r>
      <w:r w:rsidRPr="00013687">
        <w:rPr>
          <w:rFonts w:eastAsia="Times New Roman" w:cs="David" w:hint="cs"/>
          <w:color w:val="auto"/>
          <w:szCs w:val="24"/>
          <w:rtl/>
        </w:rPr>
        <w:lastRenderedPageBreak/>
        <w:t xml:space="preserve">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xml:space="preserve">,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למתכנן ו/או לעובדיו ו/או לאדם אחר כלשהו, לגוף או לרכוש, בשל מעשה או מחדל של המתכנן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1EDD234D" w14:textId="77777777" w:rsidR="003160E8" w:rsidRPr="00013687" w:rsidRDefault="003160E8" w:rsidP="003160E8">
      <w:pPr>
        <w:pStyle w:val="a2"/>
        <w:ind w:left="792" w:right="0" w:firstLine="0"/>
        <w:rPr>
          <w:rFonts w:eastAsia="Times New Roman" w:cs="David"/>
          <w:color w:val="auto"/>
          <w:szCs w:val="24"/>
          <w:rtl/>
        </w:rPr>
      </w:pPr>
      <w:r w:rsidRPr="00013687">
        <w:rPr>
          <w:rFonts w:eastAsia="Times New Roman" w:cs="David" w:hint="cs"/>
          <w:color w:val="auto"/>
          <w:szCs w:val="24"/>
          <w:rtl/>
        </w:rPr>
        <w:t xml:space="preserve">המתכנן מתחייב לפצות ולשפות את המזמין באופן מלא בגין 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249FFCFE" w14:textId="77777777" w:rsidR="003160E8" w:rsidRPr="00013687" w:rsidRDefault="003160E8" w:rsidP="003160E8">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28B962B5" w14:textId="77777777" w:rsidR="003160E8" w:rsidRDefault="003160E8" w:rsidP="003160E8">
      <w:pPr>
        <w:widowControl w:val="0"/>
        <w:spacing w:before="0" w:beforeAutospacing="0" w:after="200" w:afterAutospacing="0" w:line="240" w:lineRule="auto"/>
        <w:ind w:left="368" w:firstLine="425"/>
        <w:rPr>
          <w:rFonts w:ascii="Times New Roman" w:eastAsia="Times New Roman" w:hAnsi="Times New Roman"/>
          <w:b/>
          <w:bCs/>
          <w:sz w:val="20"/>
          <w:u w:val="single"/>
          <w:rtl/>
          <w:lang w:eastAsia="he-IL"/>
        </w:rPr>
      </w:pPr>
    </w:p>
    <w:p w14:paraId="6B0C89B3" w14:textId="77777777" w:rsidR="003160E8" w:rsidRPr="00013687" w:rsidRDefault="003160E8" w:rsidP="003160E8">
      <w:pPr>
        <w:widowControl w:val="0"/>
        <w:spacing w:before="0" w:beforeAutospacing="0" w:after="200" w:afterAutospacing="0" w:line="240" w:lineRule="auto"/>
        <w:ind w:left="368" w:firstLine="425"/>
        <w:rPr>
          <w:rFonts w:ascii="Times New Roman" w:eastAsia="Times New Roman" w:hAnsi="Times New Roman"/>
          <w:b/>
          <w:bCs/>
          <w:sz w:val="20"/>
          <w:u w:val="single"/>
          <w:lang w:eastAsia="he-IL"/>
        </w:rPr>
      </w:pPr>
      <w:r w:rsidRPr="00013687">
        <w:rPr>
          <w:rFonts w:ascii="Times New Roman" w:eastAsia="Times New Roman" w:hAnsi="Times New Roman" w:hint="cs"/>
          <w:b/>
          <w:bCs/>
          <w:sz w:val="20"/>
          <w:u w:val="single"/>
          <w:rtl/>
          <w:lang w:eastAsia="he-IL"/>
        </w:rPr>
        <w:t>ביטוח</w:t>
      </w:r>
    </w:p>
    <w:p w14:paraId="5B0B90F6" w14:textId="77777777" w:rsidR="003160E8" w:rsidRPr="00B27B4C" w:rsidRDefault="003160E8" w:rsidP="003160E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B27B4C">
        <w:rPr>
          <w:rFonts w:ascii="Times New Roman" w:eastAsia="Times New Roman" w:hAnsi="Times New Roman"/>
          <w:sz w:val="20"/>
          <w:rtl/>
          <w:lang w:eastAsia="he-IL"/>
        </w:rPr>
        <w:t xml:space="preserve">מבלי לגרוע מאחריות המתכנן על פי הסכם זה ו/או על פי כל דין, מתחייב המתכנן לערוך ולקיים, על חשבונו, למשך כל תקופת ההסכם וכל עוד אחריותו מכוחו קיימת, את הביטוחים בהתאם לתנאים ולסכומים כמפורט באישור עריכת הביטוח המצורף להסכם זה כנספח </w:t>
      </w:r>
      <w:r>
        <w:rPr>
          <w:rFonts w:ascii="Times New Roman" w:eastAsia="Times New Roman" w:hAnsi="Times New Roman" w:hint="cs"/>
          <w:sz w:val="20"/>
          <w:rtl/>
          <w:lang w:eastAsia="he-IL"/>
        </w:rPr>
        <w:t>ז'</w:t>
      </w:r>
      <w:r w:rsidRPr="00B27B4C">
        <w:rPr>
          <w:rFonts w:ascii="Times New Roman" w:eastAsia="Times New Roman" w:hAnsi="Times New Roman"/>
          <w:sz w:val="20"/>
          <w:rtl/>
          <w:lang w:eastAsia="he-IL"/>
        </w:rPr>
        <w:t xml:space="preserve">, והמהווה חלק בלתי נפרד ממנו (להלן: </w:t>
      </w:r>
      <w:r w:rsidRPr="00013687">
        <w:rPr>
          <w:rFonts w:ascii="Times New Roman" w:eastAsia="Times New Roman" w:hAnsi="Times New Roman"/>
          <w:b/>
          <w:bCs/>
          <w:sz w:val="20"/>
          <w:rtl/>
          <w:lang w:eastAsia="he-IL"/>
        </w:rPr>
        <w:t>"ביטוחי המתכנן"</w:t>
      </w:r>
      <w:r w:rsidRPr="00B27B4C">
        <w:rPr>
          <w:rFonts w:ascii="Times New Roman" w:eastAsia="Times New Roman" w:hAnsi="Times New Roman"/>
          <w:sz w:val="20"/>
          <w:rtl/>
          <w:lang w:eastAsia="he-IL"/>
        </w:rPr>
        <w:t xml:space="preserve"> ו/או </w:t>
      </w:r>
      <w:r w:rsidRPr="00013687">
        <w:rPr>
          <w:rFonts w:ascii="Times New Roman" w:eastAsia="Times New Roman" w:hAnsi="Times New Roman"/>
          <w:b/>
          <w:bCs/>
          <w:sz w:val="20"/>
          <w:rtl/>
          <w:lang w:eastAsia="he-IL"/>
        </w:rPr>
        <w:t>"אישור עריכת הביטוח"</w:t>
      </w:r>
      <w:r w:rsidRPr="00B27B4C">
        <w:rPr>
          <w:rFonts w:ascii="Times New Roman" w:eastAsia="Times New Roman" w:hAnsi="Times New Roman"/>
          <w:sz w:val="20"/>
          <w:rtl/>
          <w:lang w:eastAsia="he-IL"/>
        </w:rPr>
        <w:t>, לפי העניין), אצל חברת ביטוח מורשית כדין בישראל</w:t>
      </w:r>
      <w:r w:rsidRPr="00B27B4C">
        <w:rPr>
          <w:rFonts w:ascii="Times New Roman" w:eastAsia="Times New Roman" w:hAnsi="Times New Roman"/>
          <w:sz w:val="20"/>
          <w:lang w:eastAsia="he-IL"/>
        </w:rPr>
        <w:t>.</w:t>
      </w:r>
    </w:p>
    <w:p w14:paraId="65C50DCC" w14:textId="77777777" w:rsidR="003160E8" w:rsidRPr="00B27B4C" w:rsidRDefault="003160E8" w:rsidP="003160E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B27B4C">
        <w:rPr>
          <w:rFonts w:ascii="Times New Roman" w:eastAsia="Times New Roman" w:hAnsi="Times New Roman"/>
          <w:sz w:val="20"/>
          <w:rtl/>
          <w:lang w:eastAsia="he-IL"/>
        </w:rPr>
        <w:t xml:space="preserve">מובהר כי גבולות האחריות הנדרשים במסגרת ביטוחי המתכנן כמפורט באישור עריכת הביטוח הינם בבחינת דרישה מזערית המוטלת על המתכנן. המתכנן מצהיר ומאשר כי יהיה מנוע מלהעלות כל טענה כלפי </w:t>
      </w:r>
      <w:r>
        <w:rPr>
          <w:rFonts w:ascii="Times New Roman" w:eastAsia="Times New Roman" w:hAnsi="Times New Roman" w:hint="cs"/>
          <w:sz w:val="20"/>
          <w:rtl/>
          <w:lang w:eastAsia="he-IL"/>
        </w:rPr>
        <w:t xml:space="preserve">המזמין </w:t>
      </w:r>
      <w:r w:rsidRPr="00B27B4C">
        <w:rPr>
          <w:rFonts w:ascii="Times New Roman" w:eastAsia="Times New Roman" w:hAnsi="Times New Roman"/>
          <w:sz w:val="20"/>
          <w:rtl/>
          <w:lang w:eastAsia="he-IL"/>
        </w:rPr>
        <w:t>ו/או מי מטעמ</w:t>
      </w:r>
      <w:r>
        <w:rPr>
          <w:rFonts w:ascii="Times New Roman" w:eastAsia="Times New Roman" w:hAnsi="Times New Roman" w:hint="cs"/>
          <w:sz w:val="20"/>
          <w:rtl/>
          <w:lang w:eastAsia="he-IL"/>
        </w:rPr>
        <w:t>ו</w:t>
      </w:r>
      <w:r w:rsidRPr="00B27B4C">
        <w:rPr>
          <w:rFonts w:ascii="Times New Roman" w:eastAsia="Times New Roman" w:hAnsi="Times New Roman"/>
          <w:sz w:val="20"/>
          <w:rtl/>
          <w:lang w:eastAsia="he-IL"/>
        </w:rPr>
        <w:t xml:space="preserve"> בכל הקשור לגבולות האחריות כאמור</w:t>
      </w:r>
      <w:r w:rsidRPr="00B27B4C">
        <w:rPr>
          <w:rFonts w:ascii="Times New Roman" w:eastAsia="Times New Roman" w:hAnsi="Times New Roman"/>
          <w:sz w:val="20"/>
          <w:lang w:eastAsia="he-IL"/>
        </w:rPr>
        <w:t>.</w:t>
      </w:r>
    </w:p>
    <w:p w14:paraId="53AF428B" w14:textId="77777777" w:rsidR="003160E8" w:rsidRPr="00B27B4C" w:rsidRDefault="003160E8" w:rsidP="003160E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B27B4C">
        <w:rPr>
          <w:rFonts w:ascii="Times New Roman" w:eastAsia="Times New Roman" w:hAnsi="Times New Roman"/>
          <w:sz w:val="20"/>
          <w:rtl/>
          <w:lang w:eastAsia="he-IL"/>
        </w:rPr>
        <w:t xml:space="preserve">ביטוחי המתכנן יהיו קודמים לכל ביטוח הנערך על ידי </w:t>
      </w:r>
      <w:r>
        <w:rPr>
          <w:rFonts w:ascii="Times New Roman" w:eastAsia="Times New Roman" w:hAnsi="Times New Roman" w:hint="cs"/>
          <w:sz w:val="20"/>
          <w:rtl/>
          <w:lang w:eastAsia="he-IL"/>
        </w:rPr>
        <w:t xml:space="preserve">המזמין </w:t>
      </w:r>
      <w:r w:rsidRPr="00B27B4C">
        <w:rPr>
          <w:rFonts w:ascii="Times New Roman" w:eastAsia="Times New Roman" w:hAnsi="Times New Roman"/>
          <w:sz w:val="20"/>
          <w:rtl/>
          <w:lang w:eastAsia="he-IL"/>
        </w:rPr>
        <w:t xml:space="preserve">ויכללו סעיף לפיו מוותרים המבטחים על כל טענה ו/או דרישה ו/או תביעה בדבר שיתוף בביטוחי </w:t>
      </w:r>
      <w:r>
        <w:rPr>
          <w:rFonts w:ascii="Times New Roman" w:eastAsia="Times New Roman" w:hAnsi="Times New Roman" w:hint="cs"/>
          <w:sz w:val="20"/>
          <w:rtl/>
          <w:lang w:eastAsia="he-IL"/>
        </w:rPr>
        <w:t>המזמין</w:t>
      </w:r>
      <w:r w:rsidRPr="00B27B4C">
        <w:rPr>
          <w:rFonts w:ascii="Times New Roman" w:eastAsia="Times New Roman" w:hAnsi="Times New Roman"/>
          <w:sz w:val="20"/>
          <w:rtl/>
          <w:lang w:eastAsia="he-IL"/>
        </w:rPr>
        <w:t>. כן יכללו הביטוחים כאמור הוראה לפיה לא יבוטלו ולא יצומצמו במשך תקופת הביטוח, אלא בהודעה ל</w:t>
      </w:r>
      <w:r>
        <w:rPr>
          <w:rFonts w:ascii="Times New Roman" w:eastAsia="Times New Roman" w:hAnsi="Times New Roman" w:hint="cs"/>
          <w:sz w:val="20"/>
          <w:rtl/>
          <w:lang w:eastAsia="he-IL"/>
        </w:rPr>
        <w:t xml:space="preserve">מזמין </w:t>
      </w:r>
      <w:r w:rsidRPr="00B27B4C">
        <w:rPr>
          <w:rFonts w:ascii="Times New Roman" w:eastAsia="Times New Roman" w:hAnsi="Times New Roman"/>
          <w:sz w:val="20"/>
          <w:rtl/>
          <w:lang w:eastAsia="he-IL"/>
        </w:rPr>
        <w:t>60 יום מראש ובכתב (בדואר רשום</w:t>
      </w:r>
      <w:r>
        <w:rPr>
          <w:rFonts w:ascii="Times New Roman" w:eastAsia="Times New Roman" w:hAnsi="Times New Roman" w:hint="cs"/>
          <w:sz w:val="20"/>
          <w:rtl/>
          <w:lang w:eastAsia="he-IL"/>
        </w:rPr>
        <w:t>).</w:t>
      </w:r>
    </w:p>
    <w:p w14:paraId="0598BCDF" w14:textId="77777777" w:rsidR="003160E8" w:rsidRPr="00B27B4C" w:rsidRDefault="003160E8" w:rsidP="003160E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B27B4C">
        <w:rPr>
          <w:rFonts w:ascii="Times New Roman" w:eastAsia="Times New Roman" w:hAnsi="Times New Roman"/>
          <w:sz w:val="20"/>
          <w:rtl/>
          <w:lang w:eastAsia="he-IL"/>
        </w:rPr>
        <w:t xml:space="preserve">ללא צורך בכל דרישה מצד </w:t>
      </w:r>
      <w:r>
        <w:rPr>
          <w:rFonts w:ascii="Times New Roman" w:eastAsia="Times New Roman" w:hAnsi="Times New Roman" w:hint="cs"/>
          <w:sz w:val="20"/>
          <w:rtl/>
          <w:lang w:eastAsia="he-IL"/>
        </w:rPr>
        <w:t>המזמין</w:t>
      </w:r>
      <w:r w:rsidRPr="00B27B4C">
        <w:rPr>
          <w:rFonts w:ascii="Times New Roman" w:eastAsia="Times New Roman" w:hAnsi="Times New Roman"/>
          <w:sz w:val="20"/>
          <w:rtl/>
          <w:lang w:eastAsia="he-IL"/>
        </w:rPr>
        <w:t xml:space="preserve">, מתחייב המתכנן להמציא לידי </w:t>
      </w:r>
      <w:r>
        <w:rPr>
          <w:rFonts w:ascii="Times New Roman" w:eastAsia="Times New Roman" w:hAnsi="Times New Roman" w:hint="cs"/>
          <w:sz w:val="20"/>
          <w:rtl/>
          <w:lang w:eastAsia="he-IL"/>
        </w:rPr>
        <w:t>המזמין</w:t>
      </w:r>
      <w:r w:rsidRPr="00B27B4C">
        <w:rPr>
          <w:rFonts w:ascii="Times New Roman" w:eastAsia="Times New Roman" w:hAnsi="Times New Roman"/>
          <w:sz w:val="20"/>
          <w:rtl/>
          <w:lang w:eastAsia="he-IL"/>
        </w:rPr>
        <w:t>, לפני תחילת מתן השירותים נשוא הסכם זה וכתנאי מוקדם להתקשרות ו/או לכל תשלום על חשבון התמורה, את אישור עריכת הביטוח, כשהוא חתום בידי מבטחיו</w:t>
      </w:r>
      <w:r w:rsidRPr="00B27B4C">
        <w:rPr>
          <w:rFonts w:ascii="Times New Roman" w:eastAsia="Times New Roman" w:hAnsi="Times New Roman"/>
          <w:sz w:val="20"/>
          <w:lang w:eastAsia="he-IL"/>
        </w:rPr>
        <w:t xml:space="preserve">. </w:t>
      </w:r>
    </w:p>
    <w:p w14:paraId="4F92597A" w14:textId="77777777" w:rsidR="003160E8" w:rsidRPr="00B27B4C" w:rsidRDefault="003160E8" w:rsidP="003160E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B27B4C">
        <w:rPr>
          <w:rFonts w:ascii="Times New Roman" w:eastAsia="Times New Roman" w:hAnsi="Times New Roman"/>
          <w:sz w:val="20"/>
          <w:rtl/>
          <w:lang w:eastAsia="he-IL"/>
        </w:rPr>
        <w:t xml:space="preserve">מיד בתום תקופת הביטוח, מתחייב המתכנן להמציא לידי </w:t>
      </w:r>
      <w:r>
        <w:rPr>
          <w:rFonts w:ascii="Times New Roman" w:eastAsia="Times New Roman" w:hAnsi="Times New Roman" w:hint="cs"/>
          <w:sz w:val="20"/>
          <w:rtl/>
          <w:lang w:eastAsia="he-IL"/>
        </w:rPr>
        <w:t>המזמין</w:t>
      </w:r>
      <w:r w:rsidRPr="00B27B4C">
        <w:rPr>
          <w:rFonts w:ascii="Times New Roman" w:eastAsia="Times New Roman" w:hAnsi="Times New Roman"/>
          <w:sz w:val="20"/>
          <w:rtl/>
          <w:lang w:eastAsia="he-IL"/>
        </w:rPr>
        <w:t xml:space="preserve"> אישור עריכת ביטוח מעודכן בגין חידוש תוקף ביטוחי המתכנן לתקופת ביטוח נוספת, ומידי תקופת ביטוח, כל עוד הסכם זה בתוקף</w:t>
      </w:r>
      <w:r w:rsidRPr="00B27B4C">
        <w:rPr>
          <w:rFonts w:ascii="Times New Roman" w:eastAsia="Times New Roman" w:hAnsi="Times New Roman"/>
          <w:sz w:val="20"/>
          <w:lang w:eastAsia="he-IL"/>
        </w:rPr>
        <w:t>.</w:t>
      </w:r>
    </w:p>
    <w:p w14:paraId="3C7F8C71" w14:textId="77777777" w:rsidR="003160E8" w:rsidRPr="00B27B4C" w:rsidRDefault="003160E8" w:rsidP="003160E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B27B4C">
        <w:rPr>
          <w:rFonts w:ascii="Times New Roman" w:eastAsia="Times New Roman" w:hAnsi="Times New Roman"/>
          <w:sz w:val="20"/>
          <w:rtl/>
          <w:lang w:eastAsia="he-IL"/>
        </w:rPr>
        <w:t xml:space="preserve">מבלי לגרוע מהאמור לעיל, ובכל הנוגע לביטוח המפורט בסעיף 1 לאישור עריכת הביטוח (ביטוח אחריות מקצועית), מתחייב המתכנן להמשיך ולהחזיק ביטוח זה בתוקף ולהציג בפני </w:t>
      </w:r>
      <w:r>
        <w:rPr>
          <w:rFonts w:ascii="Times New Roman" w:eastAsia="Times New Roman" w:hAnsi="Times New Roman" w:hint="cs"/>
          <w:sz w:val="20"/>
          <w:rtl/>
          <w:lang w:eastAsia="he-IL"/>
        </w:rPr>
        <w:t>המזמין</w:t>
      </w:r>
      <w:r w:rsidRPr="00B27B4C">
        <w:rPr>
          <w:rFonts w:ascii="Times New Roman" w:eastAsia="Times New Roman" w:hAnsi="Times New Roman"/>
          <w:sz w:val="20"/>
          <w:rtl/>
          <w:lang w:eastAsia="he-IL"/>
        </w:rPr>
        <w:t xml:space="preserve"> אישור עריכת ביטוח בגינו, במועדים כאמור ולמשך 7 (שבע) שנים נוספות לפחות ממועד תום מתן השירותים על פי ההסכם</w:t>
      </w:r>
      <w:r w:rsidRPr="00B27B4C">
        <w:rPr>
          <w:rFonts w:ascii="Times New Roman" w:eastAsia="Times New Roman" w:hAnsi="Times New Roman"/>
          <w:sz w:val="20"/>
          <w:lang w:eastAsia="he-IL"/>
        </w:rPr>
        <w:t>.</w:t>
      </w:r>
    </w:p>
    <w:p w14:paraId="043B8CD8" w14:textId="77777777" w:rsidR="003160E8" w:rsidRPr="00B27B4C" w:rsidRDefault="003160E8" w:rsidP="003160E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B27B4C">
        <w:rPr>
          <w:rFonts w:ascii="Times New Roman" w:eastAsia="Times New Roman" w:hAnsi="Times New Roman"/>
          <w:sz w:val="20"/>
          <w:rtl/>
          <w:lang w:eastAsia="he-IL"/>
        </w:rPr>
        <w:t xml:space="preserve">המתכנן פוטר את </w:t>
      </w:r>
      <w:r>
        <w:rPr>
          <w:rFonts w:ascii="Times New Roman" w:eastAsia="Times New Roman" w:hAnsi="Times New Roman" w:hint="cs"/>
          <w:sz w:val="20"/>
          <w:rtl/>
          <w:lang w:eastAsia="he-IL"/>
        </w:rPr>
        <w:t>המזמין</w:t>
      </w:r>
      <w:r w:rsidRPr="00B27B4C">
        <w:rPr>
          <w:rFonts w:ascii="Times New Roman" w:eastAsia="Times New Roman" w:hAnsi="Times New Roman"/>
          <w:sz w:val="20"/>
          <w:rtl/>
          <w:lang w:eastAsia="he-IL"/>
        </w:rPr>
        <w:t xml:space="preserve"> ו/או מי מטעמ</w:t>
      </w:r>
      <w:r>
        <w:rPr>
          <w:rFonts w:ascii="Times New Roman" w:eastAsia="Times New Roman" w:hAnsi="Times New Roman" w:hint="cs"/>
          <w:sz w:val="20"/>
          <w:rtl/>
          <w:lang w:eastAsia="he-IL"/>
        </w:rPr>
        <w:t>ו</w:t>
      </w:r>
      <w:r w:rsidRPr="00B27B4C">
        <w:rPr>
          <w:rFonts w:ascii="Times New Roman" w:eastAsia="Times New Roman" w:hAnsi="Times New Roman"/>
          <w:sz w:val="20"/>
          <w:rtl/>
          <w:lang w:eastAsia="he-IL"/>
        </w:rPr>
        <w:t xml:space="preserve"> מאחריות לכל אובדן ו/או נזק לרכוש המובא על ידו ו/או על-ידי מי מטעמו לחצרי </w:t>
      </w:r>
      <w:r>
        <w:rPr>
          <w:rFonts w:ascii="Times New Roman" w:eastAsia="Times New Roman" w:hAnsi="Times New Roman" w:hint="cs"/>
          <w:sz w:val="20"/>
          <w:rtl/>
          <w:lang w:eastAsia="he-IL"/>
        </w:rPr>
        <w:t>המזמין</w:t>
      </w:r>
      <w:r w:rsidRPr="00B27B4C">
        <w:rPr>
          <w:rFonts w:ascii="Times New Roman" w:eastAsia="Times New Roman" w:hAnsi="Times New Roman"/>
          <w:sz w:val="20"/>
          <w:rtl/>
          <w:lang w:eastAsia="he-IL"/>
        </w:rPr>
        <w:t xml:space="preserve"> ו/או המשמש לצורך מתן השירותים, ולא תהיה לו כל טענה ו/או דרישה ו/או תביעה כלפי </w:t>
      </w:r>
      <w:r>
        <w:rPr>
          <w:rFonts w:ascii="Times New Roman" w:eastAsia="Times New Roman" w:hAnsi="Times New Roman" w:hint="cs"/>
          <w:sz w:val="20"/>
          <w:rtl/>
          <w:lang w:eastAsia="he-IL"/>
        </w:rPr>
        <w:t>המזמין</w:t>
      </w:r>
      <w:r w:rsidRPr="00B27B4C">
        <w:rPr>
          <w:rFonts w:ascii="Times New Roman" w:eastAsia="Times New Roman" w:hAnsi="Times New Roman"/>
          <w:sz w:val="20"/>
          <w:rtl/>
          <w:lang w:eastAsia="he-IL"/>
        </w:rPr>
        <w:t xml:space="preserve"> ו/או מי מטעמה בגין אובדן ו/או נזק כאמור; הפטור כאמור לא יחול לטובת אדם שגרם לנזק בזדון</w:t>
      </w:r>
      <w:r w:rsidRPr="00B27B4C">
        <w:rPr>
          <w:rFonts w:ascii="Times New Roman" w:eastAsia="Times New Roman" w:hAnsi="Times New Roman"/>
          <w:sz w:val="20"/>
          <w:lang w:eastAsia="he-IL"/>
        </w:rPr>
        <w:t>.</w:t>
      </w:r>
    </w:p>
    <w:p w14:paraId="7B96DA03" w14:textId="77777777" w:rsidR="003160E8" w:rsidRPr="00B27B4C" w:rsidRDefault="003160E8" w:rsidP="003160E8">
      <w:pPr>
        <w:widowControl w:val="0"/>
        <w:spacing w:before="0" w:beforeAutospacing="0" w:after="240" w:afterAutospacing="0" w:line="240" w:lineRule="auto"/>
        <w:ind w:firstLine="226"/>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9.10    </w:t>
      </w:r>
      <w:r w:rsidRPr="00B27B4C">
        <w:rPr>
          <w:rFonts w:ascii="Times New Roman" w:eastAsia="Times New Roman" w:hAnsi="Times New Roman"/>
          <w:sz w:val="20"/>
          <w:rtl/>
          <w:lang w:eastAsia="he-IL"/>
        </w:rPr>
        <w:t>הפרת סעיף זה על כל תנאיו תיחשב להפרה יסודית של ההסכם.</w:t>
      </w:r>
    </w:p>
    <w:p w14:paraId="653690FC"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אספקת תכניות</w:t>
      </w:r>
    </w:p>
    <w:p w14:paraId="796502F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בכל עת במהלך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וכן בתקופת הבדק של העבודות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ימסור המתכנן </w:t>
      </w:r>
      <w:r w:rsidRPr="001835AB">
        <w:rPr>
          <w:rFonts w:ascii="Times New Roman" w:eastAsia="Times New Roman" w:hAnsi="Times New Roman"/>
          <w:sz w:val="20"/>
          <w:rtl/>
          <w:lang w:eastAsia="he-IL"/>
        </w:rPr>
        <w:lastRenderedPageBreak/>
        <w:t xml:space="preserve">למזמין מיד לפי דרישתו כל תכניות, ובכללן, תכניות ומסמכים המנויים ברשימה </w:t>
      </w:r>
      <w:proofErr w:type="spellStart"/>
      <w:r w:rsidRPr="001835AB">
        <w:rPr>
          <w:rFonts w:ascii="Times New Roman" w:eastAsia="Times New Roman" w:hAnsi="Times New Roman"/>
          <w:sz w:val="20"/>
          <w:rtl/>
          <w:lang w:eastAsia="he-IL"/>
        </w:rPr>
        <w:t>המצ"ב</w:t>
      </w:r>
      <w:proofErr w:type="spellEnd"/>
      <w:r w:rsidRPr="001835AB">
        <w:rPr>
          <w:rFonts w:ascii="Times New Roman" w:eastAsia="Times New Roman" w:hAnsi="Times New Roman"/>
          <w:sz w:val="20"/>
          <w:rtl/>
          <w:lang w:eastAsia="he-IL"/>
        </w:rPr>
        <w:t xml:space="preserve"> כנספח </w:t>
      </w:r>
      <w:r w:rsidRPr="001835AB">
        <w:rPr>
          <w:rFonts w:ascii="Times New Roman" w:eastAsia="Times New Roman" w:hAnsi="Times New Roman"/>
          <w:b/>
          <w:bCs/>
          <w:sz w:val="20"/>
          <w:rtl/>
          <w:lang w:eastAsia="he-IL"/>
        </w:rPr>
        <w:t>ח'</w:t>
      </w:r>
      <w:r w:rsidRPr="001835AB">
        <w:rPr>
          <w:rFonts w:ascii="Times New Roman" w:eastAsia="Times New Roman" w:hAnsi="Times New Roman"/>
          <w:sz w:val="20"/>
          <w:rtl/>
          <w:lang w:eastAsia="he-IL"/>
        </w:rPr>
        <w:t xml:space="preserve"> לחוזה זה, ובמידה והדרישה מתייחסת לתכניות שאינ</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 xml:space="preserve"> בידו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יערכ</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 xml:space="preserve"> המתכנן בהקדם האפשרי וימסר</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 xml:space="preserve"> למזמין.</w:t>
      </w:r>
    </w:p>
    <w:p w14:paraId="332F9B6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עם גמר שרותי </w:t>
      </w:r>
      <w:r w:rsidRPr="001835AB">
        <w:rPr>
          <w:rFonts w:ascii="Times New Roman" w:eastAsia="Times New Roman" w:hAnsi="Times New Roman" w:hint="cs"/>
          <w:sz w:val="20"/>
          <w:rtl/>
          <w:lang w:eastAsia="he-IL"/>
        </w:rPr>
        <w:t>המתכנן,</w:t>
      </w:r>
      <w:r w:rsidRPr="001835AB">
        <w:rPr>
          <w:rFonts w:ascii="Times New Roman" w:eastAsia="Times New Roman" w:hAnsi="Times New Roman"/>
          <w:sz w:val="20"/>
          <w:rtl/>
          <w:lang w:eastAsia="he-IL"/>
        </w:rPr>
        <w:t xml:space="preserve"> ימסור המתכנן למזמין סדרה אחת של העתקי התכניות כשהן מעודכנות, ומשקפות את התכנון והב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הסופי בשטח </w:t>
      </w:r>
      <w:r w:rsidRPr="001835AB">
        <w:rPr>
          <w:rFonts w:ascii="Times New Roman" w:eastAsia="Times New Roman" w:hAnsi="Times New Roman"/>
          <w:color w:val="000000"/>
          <w:sz w:val="20"/>
          <w:lang w:eastAsia="he-IL"/>
        </w:rPr>
        <w:t>(AS MADE)</w:t>
      </w:r>
      <w:r w:rsidRPr="001835AB">
        <w:rPr>
          <w:rFonts w:ascii="Times New Roman" w:eastAsia="Times New Roman" w:hAnsi="Times New Roman"/>
          <w:sz w:val="20"/>
          <w:rtl/>
          <w:lang w:eastAsia="he-IL"/>
        </w:rPr>
        <w:t xml:space="preserve">, למעט שינויי דיירים, </w:t>
      </w:r>
      <w:r w:rsidRPr="001835AB">
        <w:rPr>
          <w:rFonts w:ascii="Times New Roman" w:eastAsia="Times New Roman" w:hAnsi="Times New Roman" w:hint="cs"/>
          <w:sz w:val="20"/>
          <w:rtl/>
          <w:lang w:eastAsia="he-IL"/>
        </w:rPr>
        <w:t xml:space="preserve">וקבצים </w:t>
      </w:r>
      <w:r w:rsidRPr="001835AB">
        <w:rPr>
          <w:rFonts w:ascii="Times New Roman" w:eastAsia="Times New Roman" w:hAnsi="Times New Roman"/>
          <w:sz w:val="20"/>
          <w:rtl/>
          <w:lang w:eastAsia="he-IL"/>
        </w:rPr>
        <w:t>המכילים את התכנון במדיה ממוחשבת.</w:t>
      </w:r>
    </w:p>
    <w:p w14:paraId="4469274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הובא החוזה לידי גמר או בוטל לפי סעיף 12 להלן, ימסור המתכנן למזמין סדרה אחת של העתקי התכניות ו</w:t>
      </w:r>
      <w:r w:rsidRPr="001835AB">
        <w:rPr>
          <w:rFonts w:ascii="Times New Roman" w:eastAsia="Times New Roman" w:hAnsi="Times New Roman" w:hint="cs"/>
          <w:sz w:val="20"/>
          <w:rtl/>
          <w:lang w:eastAsia="he-IL"/>
        </w:rPr>
        <w:t>הקבצים</w:t>
      </w:r>
      <w:r w:rsidRPr="001835AB">
        <w:rPr>
          <w:rFonts w:ascii="Times New Roman" w:eastAsia="Times New Roman" w:hAnsi="Times New Roman"/>
          <w:sz w:val="20"/>
          <w:rtl/>
          <w:lang w:eastAsia="he-IL"/>
        </w:rPr>
        <w:t xml:space="preserve"> כשה</w:t>
      </w:r>
      <w:r w:rsidRPr="001835AB">
        <w:rPr>
          <w:rFonts w:ascii="Times New Roman" w:eastAsia="Times New Roman" w:hAnsi="Times New Roman" w:hint="cs"/>
          <w:sz w:val="20"/>
          <w:rtl/>
          <w:lang w:eastAsia="he-IL"/>
        </w:rPr>
        <w:t>ם</w:t>
      </w:r>
      <w:r w:rsidRPr="001835AB">
        <w:rPr>
          <w:rFonts w:ascii="Times New Roman" w:eastAsia="Times New Roman" w:hAnsi="Times New Roman"/>
          <w:sz w:val="20"/>
          <w:rtl/>
          <w:lang w:eastAsia="he-IL"/>
        </w:rPr>
        <w:t xml:space="preserve"> מעודכנ</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עד לתאריך הבאת החוזה לידי גמר, או עד לתאריך ביטולו, </w:t>
      </w:r>
      <w:proofErr w:type="spellStart"/>
      <w:r w:rsidRPr="001835AB">
        <w:rPr>
          <w:rFonts w:ascii="Times New Roman" w:eastAsia="Times New Roman" w:hAnsi="Times New Roman"/>
          <w:sz w:val="20"/>
          <w:rtl/>
          <w:lang w:eastAsia="he-IL"/>
        </w:rPr>
        <w:t>הכל</w:t>
      </w:r>
      <w:proofErr w:type="spellEnd"/>
      <w:r w:rsidRPr="001835AB">
        <w:rPr>
          <w:rFonts w:ascii="Times New Roman" w:eastAsia="Times New Roman" w:hAnsi="Times New Roman"/>
          <w:sz w:val="20"/>
          <w:rtl/>
          <w:lang w:eastAsia="he-IL"/>
        </w:rPr>
        <w:t xml:space="preserve"> לפי העניין.</w:t>
      </w:r>
    </w:p>
    <w:p w14:paraId="111430AD"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4E9C0F93"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המתכנן לא יהיה זכאי לכל תשלום נוסף בעד תכניות שימסור למזמין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סעיף 10 זה.</w:t>
      </w:r>
    </w:p>
    <w:p w14:paraId="540E531E"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זכות הקניין בכל התכניות שייכת למזמין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ובלבד ששולם שכר המתכנן בהתאם להוראות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בתוקף זכות הקניין הנ"ל זכאי המזמין לעשות כל שימוש בתכניות, לרבות להשתמש בהן באמצעות יועצים אחרים ואף </w:t>
      </w:r>
      <w:proofErr w:type="spellStart"/>
      <w:r w:rsidRPr="001835AB">
        <w:rPr>
          <w:rFonts w:ascii="Times New Roman" w:eastAsia="Times New Roman" w:hAnsi="Times New Roman"/>
          <w:sz w:val="20"/>
          <w:rtl/>
          <w:lang w:eastAsia="he-IL"/>
        </w:rPr>
        <w:t>לשנותן</w:t>
      </w:r>
      <w:proofErr w:type="spellEnd"/>
      <w:r w:rsidRPr="001835AB">
        <w:rPr>
          <w:rFonts w:ascii="Times New Roman" w:eastAsia="Times New Roman" w:hAnsi="Times New Roman"/>
          <w:sz w:val="20"/>
          <w:rtl/>
          <w:lang w:eastAsia="he-IL"/>
        </w:rPr>
        <w:t xml:space="preserve"> בלא שיגיע למתכנן דבר בגין זאת, ובלבד שהשימוש בתכניות יוגבל לאתר ולפרויקט שחוזה זה חל לגביו. האמור לעיל לגבי זכות הקניין בתכניות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חל גם לגבי זכות היוצרים, במידה וקיימת, בכל עבודות שבוצעו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התכניות. המתכנן אינו רשאי להשתמש בתכניות לצורך תכנון ובניה של פרויקט אחר  שלא בהסכמת המזמין.</w:t>
      </w:r>
    </w:p>
    <w:p w14:paraId="44978223" w14:textId="77777777" w:rsidR="001835AB" w:rsidRPr="001835AB" w:rsidRDefault="001835AB" w:rsidP="001835AB">
      <w:pPr>
        <w:widowControl w:val="0"/>
        <w:numPr>
          <w:ilvl w:val="0"/>
          <w:numId w:val="1"/>
        </w:numPr>
        <w:spacing w:before="0" w:beforeAutospacing="0" w:after="240" w:afterAutospacing="0" w:line="240" w:lineRule="auto"/>
        <w:ind w:left="363" w:hanging="414"/>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מעמד המתכנן</w:t>
      </w:r>
    </w:p>
    <w:p w14:paraId="0368433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color w:val="000000"/>
          <w:sz w:val="24"/>
          <w:rtl/>
          <w:lang w:eastAsia="he-IL"/>
        </w:rPr>
        <w:t>מוסכם ומובהר על ידי הצדדים לחוזה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1835AB">
        <w:rPr>
          <w:rFonts w:ascii="Times New Roman" w:eastAsia="Times New Roman" w:hAnsi="Times New Roman" w:hint="cs"/>
          <w:sz w:val="20"/>
          <w:rtl/>
          <w:lang w:eastAsia="he-IL"/>
        </w:rPr>
        <w:t xml:space="preserve"> של המתכנן</w:t>
      </w:r>
      <w:r w:rsidRPr="001835AB">
        <w:rPr>
          <w:rFonts w:ascii="Times New Roman" w:eastAsia="Times New Roman" w:hAnsi="Times New Roman"/>
          <w:sz w:val="20"/>
          <w:rtl/>
          <w:lang w:eastAsia="he-IL"/>
        </w:rPr>
        <w:t>.</w:t>
      </w:r>
    </w:p>
    <w:p w14:paraId="51E69DC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 xml:space="preserve">אין ולא יהיו יחסי עובד-מעביד בין המזמין ובין </w:t>
      </w:r>
      <w:r w:rsidRPr="001835AB">
        <w:rPr>
          <w:rFonts w:ascii="Times New Roman" w:eastAsia="Times New Roman" w:hAnsi="Times New Roman"/>
          <w:color w:val="000000"/>
          <w:sz w:val="24"/>
          <w:rtl/>
          <w:lang w:eastAsia="he-IL"/>
        </w:rPr>
        <w:t xml:space="preserve">המתכנן ו/או </w:t>
      </w:r>
      <w:r w:rsidRPr="001835AB">
        <w:rPr>
          <w:rFonts w:ascii="Times New Roman" w:eastAsia="Times New Roman" w:hAnsi="Times New Roman" w:hint="cs"/>
          <w:color w:val="000000"/>
          <w:sz w:val="24"/>
          <w:rtl/>
          <w:lang w:eastAsia="he-IL"/>
        </w:rPr>
        <w:t>מי מטעמו ו</w:t>
      </w:r>
      <w:r w:rsidRPr="001835AB">
        <w:rPr>
          <w:rFonts w:ascii="Times New Roman" w:eastAsia="Times New Roman" w:hAnsi="Times New Roman"/>
          <w:color w:val="000000"/>
          <w:sz w:val="24"/>
          <w:rtl/>
          <w:lang w:eastAsia="he-IL"/>
        </w:rPr>
        <w:t xml:space="preserve">בין המזמין לבין עובדי </w:t>
      </w:r>
      <w:r w:rsidRPr="001835AB">
        <w:rPr>
          <w:rFonts w:ascii="Times New Roman" w:eastAsia="Times New Roman" w:hAnsi="Times New Roman" w:hint="cs"/>
          <w:color w:val="000000"/>
          <w:sz w:val="24"/>
          <w:rtl/>
          <w:lang w:eastAsia="he-IL"/>
        </w:rPr>
        <w:t xml:space="preserve"> המתכנן ו/או מי מטעמיהם</w:t>
      </w:r>
      <w:r w:rsidRPr="001835AB">
        <w:rPr>
          <w:rFonts w:ascii="Times New Roman" w:eastAsia="Times New Roman" w:hAnsi="Times New Roman"/>
          <w:color w:val="000000"/>
          <w:sz w:val="24"/>
          <w:rtl/>
          <w:lang w:eastAsia="he-IL"/>
        </w:rPr>
        <w:t xml:space="preserve"> </w:t>
      </w:r>
      <w:r w:rsidRPr="001835AB">
        <w:rPr>
          <w:rFonts w:ascii="Times New Roman" w:eastAsia="Times New Roman" w:hAnsi="Times New Roman"/>
          <w:sz w:val="20"/>
          <w:rtl/>
          <w:lang w:eastAsia="he-IL"/>
        </w:rPr>
        <w:t>ואין בהוראות חוזה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כדי ליצור בין המתכנן ו/או מי מעובדיו</w:t>
      </w:r>
      <w:r w:rsidRPr="001835AB">
        <w:rPr>
          <w:rFonts w:ascii="Times New Roman" w:eastAsia="Times New Roman" w:hAnsi="Times New Roman" w:hint="cs"/>
          <w:sz w:val="20"/>
          <w:rtl/>
          <w:lang w:eastAsia="he-IL"/>
        </w:rPr>
        <w:t xml:space="preserve"> ו/או מי מטעמו</w:t>
      </w:r>
      <w:r w:rsidRPr="001835AB">
        <w:rPr>
          <w:rFonts w:ascii="Times New Roman" w:eastAsia="Times New Roman" w:hAnsi="Times New Roman"/>
          <w:sz w:val="20"/>
          <w:rtl/>
          <w:lang w:eastAsia="he-IL"/>
        </w:rPr>
        <w:t xml:space="preserve"> לבין המזמין ו/או המנהל ו/או מי מטעמו יחסי עובד מעביד</w:t>
      </w:r>
      <w:r w:rsidRPr="001835AB">
        <w:rPr>
          <w:rFonts w:ascii="Times New Roman" w:eastAsia="Times New Roman" w:hAnsi="Times New Roman"/>
          <w:color w:val="000000"/>
          <w:sz w:val="24"/>
          <w:rtl/>
          <w:lang w:eastAsia="he-IL"/>
        </w:rPr>
        <w:t>, לכל ענין ודבר. בכלל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מוסכם ומובהר בין הצדדים</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המתכנן ו/או עובדיו לא יהיו זכאים כלפי המזמין לכל זכות החלה ע</w:t>
      </w:r>
      <w:r w:rsidRPr="001835AB">
        <w:rPr>
          <w:rFonts w:ascii="Times New Roman" w:eastAsia="Times New Roman" w:hAnsi="Times New Roman" w:hint="cs"/>
          <w:color w:val="000000"/>
          <w:sz w:val="24"/>
          <w:rtl/>
          <w:lang w:eastAsia="he-IL"/>
        </w:rPr>
        <w:t>ל פ</w:t>
      </w:r>
      <w:r w:rsidRPr="001835AB">
        <w:rPr>
          <w:rFonts w:ascii="Times New Roman" w:eastAsia="Times New Roman" w:hAnsi="Times New Roman"/>
          <w:color w:val="000000"/>
          <w:sz w:val="24"/>
          <w:rtl/>
          <w:lang w:eastAsia="he-IL"/>
        </w:rPr>
        <w:t xml:space="preserve">י הדין ו/או </w:t>
      </w:r>
      <w:proofErr w:type="spellStart"/>
      <w:r w:rsidRPr="001835AB">
        <w:rPr>
          <w:rFonts w:ascii="Times New Roman" w:eastAsia="Times New Roman" w:hAnsi="Times New Roman"/>
          <w:color w:val="000000"/>
          <w:sz w:val="24"/>
          <w:rtl/>
          <w:lang w:eastAsia="he-IL"/>
        </w:rPr>
        <w:t>מכח</w:t>
      </w:r>
      <w:proofErr w:type="spellEnd"/>
      <w:r w:rsidRPr="001835AB">
        <w:rPr>
          <w:rFonts w:ascii="Times New Roman" w:eastAsia="Times New Roman" w:hAnsi="Times New Roman"/>
          <w:color w:val="000000"/>
          <w:sz w:val="24"/>
          <w:rtl/>
          <w:lang w:eastAsia="he-IL"/>
        </w:rPr>
        <w:t xml:space="preserve"> צו הרחבה ו/או </w:t>
      </w:r>
      <w:proofErr w:type="spellStart"/>
      <w:r w:rsidRPr="001835AB">
        <w:rPr>
          <w:rFonts w:ascii="Times New Roman" w:eastAsia="Times New Roman" w:hAnsi="Times New Roman"/>
          <w:color w:val="000000"/>
          <w:sz w:val="24"/>
          <w:rtl/>
          <w:lang w:eastAsia="he-IL"/>
        </w:rPr>
        <w:t>מכח</w:t>
      </w:r>
      <w:proofErr w:type="spellEnd"/>
      <w:r w:rsidRPr="001835AB">
        <w:rPr>
          <w:rFonts w:ascii="Times New Roman" w:eastAsia="Times New Roman" w:hAnsi="Times New Roman"/>
          <w:color w:val="000000"/>
          <w:sz w:val="24"/>
          <w:rtl/>
          <w:lang w:eastAsia="he-IL"/>
        </w:rPr>
        <w:t xml:space="preserve"> הסכם כלשהו על עובד</w:t>
      </w:r>
      <w:r w:rsidRPr="001835AB">
        <w:rPr>
          <w:rFonts w:ascii="Times New Roman" w:eastAsia="Times New Roman" w:hAnsi="Times New Roman" w:hint="cs"/>
          <w:sz w:val="20"/>
          <w:rtl/>
          <w:lang w:eastAsia="he-IL"/>
        </w:rPr>
        <w:t>.</w:t>
      </w:r>
    </w:p>
    <w:p w14:paraId="173F68C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color w:val="000000"/>
          <w:sz w:val="24"/>
          <w:rtl/>
          <w:lang w:eastAsia="he-IL"/>
        </w:rPr>
        <w:t>מוסכם בזה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המתכנן ו/או עובדיו</w:t>
      </w:r>
      <w:r w:rsidRPr="001835AB">
        <w:rPr>
          <w:rFonts w:ascii="Times New Roman" w:eastAsia="Times New Roman" w:hAnsi="Times New Roman" w:hint="cs"/>
          <w:color w:val="000000"/>
          <w:sz w:val="24"/>
          <w:rtl/>
          <w:lang w:eastAsia="he-IL"/>
        </w:rPr>
        <w:t xml:space="preserve"> ו/או </w:t>
      </w:r>
      <w:proofErr w:type="spellStart"/>
      <w:r w:rsidRPr="001835AB">
        <w:rPr>
          <w:rFonts w:ascii="Times New Roman" w:eastAsia="Times New Roman" w:hAnsi="Times New Roman" w:hint="cs"/>
          <w:color w:val="000000"/>
          <w:sz w:val="24"/>
          <w:rtl/>
          <w:lang w:eastAsia="he-IL"/>
        </w:rPr>
        <w:t>שלוחיו</w:t>
      </w:r>
      <w:proofErr w:type="spellEnd"/>
      <w:r w:rsidRPr="001835AB">
        <w:rPr>
          <w:rFonts w:ascii="Times New Roman" w:eastAsia="Times New Roman" w:hAnsi="Times New Roman" w:hint="cs"/>
          <w:color w:val="000000"/>
          <w:sz w:val="24"/>
          <w:rtl/>
          <w:lang w:eastAsia="he-IL"/>
        </w:rPr>
        <w:t xml:space="preserve"> ו/או אחר מטעמו או מטעמם של אלו</w:t>
      </w:r>
      <w:r w:rsidRPr="001835AB">
        <w:rPr>
          <w:rFonts w:ascii="Times New Roman" w:eastAsia="Times New Roman" w:hAnsi="Times New Roman"/>
          <w:color w:val="000000"/>
          <w:sz w:val="24"/>
          <w:rtl/>
          <w:lang w:eastAsia="he-IL"/>
        </w:rPr>
        <w:t xml:space="preserve"> מוותרים על כל טענות ו/או</w:t>
      </w:r>
      <w:r w:rsidRPr="001835AB">
        <w:rPr>
          <w:rFonts w:ascii="Times New Roman" w:eastAsia="Times New Roman" w:hAnsi="Times New Roman" w:hint="cs"/>
          <w:color w:val="000000"/>
          <w:sz w:val="24"/>
          <w:rtl/>
          <w:lang w:eastAsia="he-IL"/>
        </w:rPr>
        <w:t xml:space="preserve"> דרישות ו/או תלונות ו/או</w:t>
      </w:r>
      <w:r w:rsidRPr="001835AB">
        <w:rPr>
          <w:rFonts w:ascii="Times New Roman" w:eastAsia="Times New Roman" w:hAnsi="Times New Roman"/>
          <w:color w:val="000000"/>
          <w:sz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76A38ECE"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 ומתחייב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w:t>
      </w:r>
      <w:proofErr w:type="spellStart"/>
      <w:r w:rsidRPr="001835AB">
        <w:rPr>
          <w:rFonts w:ascii="Times New Roman" w:eastAsia="Times New Roman" w:hAnsi="Times New Roman"/>
          <w:sz w:val="20"/>
          <w:rtl/>
          <w:lang w:eastAsia="he-IL"/>
        </w:rPr>
        <w:t>ישא</w:t>
      </w:r>
      <w:proofErr w:type="spellEnd"/>
      <w:r w:rsidRPr="001835AB">
        <w:rPr>
          <w:rFonts w:ascii="Times New Roman" w:eastAsia="Times New Roman" w:hAnsi="Times New Roman"/>
          <w:sz w:val="20"/>
          <w:rtl/>
          <w:lang w:eastAsia="he-IL"/>
        </w:rPr>
        <w:t xml:space="preserve"> לבדו </w:t>
      </w:r>
      <w:r w:rsidRPr="001835AB">
        <w:rPr>
          <w:rFonts w:ascii="Times New Roman" w:eastAsia="Times New Roman" w:hAnsi="Times New Roman"/>
          <w:color w:val="000000"/>
          <w:sz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1835AB">
        <w:rPr>
          <w:rFonts w:ascii="Times New Roman" w:eastAsia="Times New Roman" w:hAnsi="Times New Roman" w:hint="cs"/>
          <w:color w:val="000000"/>
          <w:sz w:val="24"/>
          <w:rtl/>
          <w:lang w:eastAsia="he-IL"/>
        </w:rPr>
        <w:t>ל פי</w:t>
      </w:r>
      <w:r w:rsidRPr="001835AB">
        <w:rPr>
          <w:rFonts w:ascii="Times New Roman" w:eastAsia="Times New Roman" w:hAnsi="Times New Roman"/>
          <w:color w:val="000000"/>
          <w:sz w:val="24"/>
          <w:rtl/>
          <w:lang w:eastAsia="he-IL"/>
        </w:rPr>
        <w:t xml:space="preserve"> חוזה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ובכלל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sz w:val="20"/>
          <w:rtl/>
          <w:lang w:eastAsia="he-IL"/>
        </w:rPr>
        <w:t xml:space="preserve"> תשלומי מס הכנסה והב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טוח הלאומי שהוא חב בגין מתן שרותי המתכנן.</w:t>
      </w:r>
    </w:p>
    <w:p w14:paraId="7BAA5FF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ישא לבדו באחריות לכל הזכויות הסוציאליות של עובדיו (כגון - ניכויי מס הכנסה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טוח לאומי, תשלומים לקרנות איגודים מקצוע</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ים ותשלומים סוציאליים אחרים) ולכל החובות החלות על פי דין על מעביד כלפי עובדיו.</w:t>
      </w:r>
    </w:p>
    <w:p w14:paraId="523116C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color w:val="000000"/>
          <w:sz w:val="24"/>
          <w:rtl/>
          <w:lang w:eastAsia="he-IL"/>
        </w:rPr>
      </w:pPr>
      <w:r w:rsidRPr="001835AB">
        <w:rPr>
          <w:rFonts w:ascii="Times New Roman" w:eastAsia="Times New Roman" w:hAnsi="Times New Roman"/>
          <w:color w:val="000000"/>
          <w:sz w:val="24"/>
          <w:rtl/>
          <w:lang w:eastAsia="he-IL"/>
        </w:rPr>
        <w:t>מבלי לגרוע מ</w:t>
      </w:r>
      <w:r w:rsidRPr="001835AB">
        <w:rPr>
          <w:rFonts w:ascii="Times New Roman" w:eastAsia="Times New Roman" w:hAnsi="Times New Roman" w:hint="cs"/>
          <w:color w:val="000000"/>
          <w:sz w:val="24"/>
          <w:rtl/>
          <w:lang w:eastAsia="he-IL"/>
        </w:rPr>
        <w:t xml:space="preserve">כלליות </w:t>
      </w:r>
      <w:r w:rsidRPr="001835AB">
        <w:rPr>
          <w:rFonts w:ascii="Times New Roman" w:eastAsia="Times New Roman" w:hAnsi="Times New Roman"/>
          <w:color w:val="000000"/>
          <w:sz w:val="24"/>
          <w:rtl/>
          <w:lang w:eastAsia="he-IL"/>
        </w:rPr>
        <w:t>האמור לעיל, המתכנן מצהיר ומתחייב</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אם י</w:t>
      </w:r>
      <w:r w:rsidRPr="001835AB">
        <w:rPr>
          <w:rFonts w:ascii="Times New Roman" w:eastAsia="Times New Roman" w:hAnsi="Times New Roman" w:hint="cs"/>
          <w:color w:val="000000"/>
          <w:sz w:val="24"/>
          <w:rtl/>
          <w:lang w:eastAsia="he-IL"/>
        </w:rPr>
        <w:t>י</w:t>
      </w:r>
      <w:r w:rsidRPr="001835AB">
        <w:rPr>
          <w:rFonts w:ascii="Times New Roman" w:eastAsia="Times New Roman" w:hAnsi="Times New Roman"/>
          <w:color w:val="000000"/>
          <w:sz w:val="24"/>
          <w:rtl/>
          <w:lang w:eastAsia="he-IL"/>
        </w:rPr>
        <w:t>דרש המזמין על ידי המתכנן ו/או על ידי מי מ</w:t>
      </w:r>
      <w:r w:rsidRPr="001835AB">
        <w:rPr>
          <w:rFonts w:ascii="Times New Roman" w:eastAsia="Times New Roman" w:hAnsi="Times New Roman" w:hint="cs"/>
          <w:color w:val="000000"/>
          <w:sz w:val="24"/>
          <w:rtl/>
          <w:lang w:eastAsia="he-IL"/>
        </w:rPr>
        <w:t>שלוחיו ו/או עובדיו</w:t>
      </w:r>
      <w:r w:rsidRPr="001835AB">
        <w:rPr>
          <w:rFonts w:ascii="Times New Roman" w:eastAsia="Times New Roman" w:hAnsi="Times New Roman"/>
          <w:color w:val="000000"/>
          <w:sz w:val="24"/>
          <w:rtl/>
          <w:lang w:eastAsia="he-IL"/>
        </w:rPr>
        <w:t xml:space="preserve"> ו/או</w:t>
      </w:r>
      <w:r w:rsidRPr="001835AB">
        <w:rPr>
          <w:rFonts w:ascii="Times New Roman" w:eastAsia="Times New Roman" w:hAnsi="Times New Roman" w:hint="cs"/>
          <w:color w:val="000000"/>
          <w:sz w:val="24"/>
          <w:rtl/>
          <w:lang w:eastAsia="he-IL"/>
        </w:rPr>
        <w:t xml:space="preserve"> אחר מטעמו ו/או</w:t>
      </w:r>
      <w:r w:rsidRPr="001835AB">
        <w:rPr>
          <w:rFonts w:ascii="Times New Roman" w:eastAsia="Times New Roman" w:hAnsi="Times New Roman"/>
          <w:color w:val="000000"/>
          <w:sz w:val="24"/>
          <w:rtl/>
          <w:lang w:eastAsia="he-IL"/>
        </w:rPr>
        <w:t xml:space="preserve"> על ידי כל צד ג' לשאת בתשלום ו/או הוצאה ו/או עלות</w:t>
      </w:r>
      <w:r w:rsidRPr="001835AB">
        <w:rPr>
          <w:rFonts w:ascii="Times New Roman" w:eastAsia="Times New Roman" w:hAnsi="Times New Roman" w:hint="cs"/>
          <w:color w:val="000000"/>
          <w:sz w:val="24"/>
          <w:rtl/>
          <w:lang w:eastAsia="he-IL"/>
        </w:rPr>
        <w:t xml:space="preserve"> ו/או פיצוי ו/או שיפוי</w:t>
      </w:r>
      <w:r w:rsidRPr="001835AB">
        <w:rPr>
          <w:rFonts w:ascii="Times New Roman" w:eastAsia="Times New Roman" w:hAnsi="Times New Roman"/>
          <w:color w:val="000000"/>
          <w:sz w:val="24"/>
          <w:rtl/>
          <w:lang w:eastAsia="he-IL"/>
        </w:rPr>
        <w:t xml:space="preserve"> כלשהם, בגין עילות הנובעות מיחסי עובד ומעביד ו/או מהפסקתם ו/או אם יחולו על המזמין תשלום ו/או הוצאה ו/או עלות</w:t>
      </w:r>
      <w:r w:rsidRPr="001835AB">
        <w:rPr>
          <w:rFonts w:ascii="Times New Roman" w:eastAsia="Times New Roman" w:hAnsi="Times New Roman" w:hint="cs"/>
          <w:color w:val="000000"/>
          <w:sz w:val="24"/>
          <w:rtl/>
          <w:lang w:eastAsia="he-IL"/>
        </w:rPr>
        <w:t xml:space="preserve"> ו/או פיצוי ו/או שיפוי</w:t>
      </w:r>
      <w:r w:rsidRPr="001835AB">
        <w:rPr>
          <w:rFonts w:ascii="Times New Roman" w:eastAsia="Times New Roman" w:hAnsi="Times New Roman"/>
          <w:color w:val="000000"/>
          <w:sz w:val="24"/>
          <w:rtl/>
          <w:lang w:eastAsia="he-IL"/>
        </w:rPr>
        <w:t xml:space="preserve"> כלשהם כאמור, אזי ישפה המתכנן את המזמין מיד עם דרישתו הראשונה של המזמין, בגין כל תשלום ו/או הוצאה ו/או עלות</w:t>
      </w:r>
      <w:r w:rsidRPr="001835AB">
        <w:rPr>
          <w:rFonts w:ascii="Times New Roman" w:eastAsia="Times New Roman" w:hAnsi="Times New Roman" w:hint="cs"/>
          <w:color w:val="000000"/>
          <w:sz w:val="24"/>
          <w:rtl/>
          <w:lang w:eastAsia="he-IL"/>
        </w:rPr>
        <w:t xml:space="preserve"> ו/או פיצוי ו/או שיפוי</w:t>
      </w:r>
      <w:r w:rsidRPr="001835AB">
        <w:rPr>
          <w:rFonts w:ascii="Times New Roman" w:eastAsia="Times New Roman" w:hAnsi="Times New Roman"/>
          <w:color w:val="000000"/>
          <w:sz w:val="24"/>
          <w:rtl/>
          <w:lang w:eastAsia="he-IL"/>
        </w:rPr>
        <w:t xml:space="preserve"> שיחולו </w:t>
      </w:r>
      <w:r w:rsidRPr="001835AB">
        <w:rPr>
          <w:rFonts w:ascii="Times New Roman" w:eastAsia="Times New Roman" w:hAnsi="Times New Roman"/>
          <w:color w:val="000000"/>
          <w:sz w:val="24"/>
          <w:rtl/>
          <w:lang w:eastAsia="he-IL"/>
        </w:rPr>
        <w:lastRenderedPageBreak/>
        <w:t>על המזמין ו/או ידרשו ממנו כאמור ו/או בגין כל נזק שיגרם למזמין בשל דרישה או תביעה כאמור, לרבות הוצאות משפט ושכ"ט עו"ד. סכום השיפוי כאמור</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ייחשב </w:t>
      </w:r>
      <w:r w:rsidRPr="001835AB">
        <w:rPr>
          <w:rFonts w:ascii="Times New Roman" w:eastAsia="Times New Roman" w:hAnsi="Times New Roman" w:hint="cs"/>
          <w:color w:val="000000"/>
          <w:sz w:val="24"/>
          <w:rtl/>
          <w:lang w:eastAsia="he-IL"/>
        </w:rPr>
        <w:t>כ</w:t>
      </w:r>
      <w:r w:rsidRPr="001835AB">
        <w:rPr>
          <w:rFonts w:ascii="Times New Roman" w:eastAsia="Times New Roman" w:hAnsi="Times New Roman"/>
          <w:color w:val="000000"/>
          <w:sz w:val="24"/>
          <w:rtl/>
          <w:lang w:eastAsia="he-IL"/>
        </w:rPr>
        <w:t>חוב המגיע למזמין מאת המתכנן על פי הוראות חוזה זה, אשר המזמין רשאי לקזז בגינו סכומים ע"ח התמורה המגיעה למתכנן.</w:t>
      </w:r>
    </w:p>
    <w:p w14:paraId="40445844"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color w:val="000000"/>
          <w:sz w:val="24"/>
          <w:rtl/>
          <w:lang w:eastAsia="he-IL"/>
        </w:rPr>
        <w:t>בשים לב לאמור לעיל, אם יקבע פורום מוסמך כלשהו</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נתקיימו יחסי עובד ומעביד בין המתכנן ו/או מי מעובדיו</w:t>
      </w:r>
      <w:r w:rsidRPr="001835AB">
        <w:rPr>
          <w:rFonts w:ascii="Times New Roman" w:eastAsia="Times New Roman" w:hAnsi="Times New Roman" w:hint="cs"/>
          <w:color w:val="000000"/>
          <w:sz w:val="24"/>
          <w:rtl/>
          <w:lang w:eastAsia="he-IL"/>
        </w:rPr>
        <w:t xml:space="preserve"> ו/או מי משלוחיו ו/או אחר מטעמו</w:t>
      </w:r>
      <w:r w:rsidRPr="001835AB">
        <w:rPr>
          <w:rFonts w:ascii="Times New Roman" w:eastAsia="Times New Roman" w:hAnsi="Times New Roman"/>
          <w:color w:val="000000"/>
          <w:sz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1835AB">
        <w:rPr>
          <w:rFonts w:ascii="Times New Roman" w:eastAsia="Times New Roman" w:hAnsi="Times New Roman" w:hint="cs"/>
          <w:color w:val="000000"/>
          <w:sz w:val="24"/>
          <w:rtl/>
          <w:lang w:eastAsia="he-IL"/>
        </w:rPr>
        <w:t>.</w:t>
      </w:r>
    </w:p>
    <w:p w14:paraId="18FAFF79" w14:textId="77777777" w:rsidR="001835AB" w:rsidRPr="001835AB" w:rsidRDefault="001835AB" w:rsidP="001835AB">
      <w:pPr>
        <w:widowControl w:val="0"/>
        <w:numPr>
          <w:ilvl w:val="0"/>
          <w:numId w:val="1"/>
        </w:numPr>
        <w:spacing w:before="0" w:beforeAutospacing="0" w:after="240" w:afterAutospacing="0" w:line="240" w:lineRule="auto"/>
        <w:ind w:left="363" w:hanging="74"/>
        <w:jc w:val="both"/>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הבאת החוזה לגמר או ביטולו</w:t>
      </w:r>
    </w:p>
    <w:p w14:paraId="7027857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p>
    <w:p w14:paraId="3738357F" w14:textId="77777777" w:rsidR="001835AB" w:rsidRPr="001835AB" w:rsidRDefault="001835AB" w:rsidP="001835AB">
      <w:pPr>
        <w:widowControl w:val="0"/>
        <w:numPr>
          <w:ilvl w:val="2"/>
          <w:numId w:val="1"/>
        </w:numPr>
        <w:spacing w:before="0" w:beforeAutospacing="0" w:after="200" w:afterAutospacing="0" w:line="240" w:lineRule="auto"/>
        <w:ind w:left="1507" w:hanging="373"/>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על אף האמור בכל מקום אחר בחוזה </w:t>
      </w:r>
      <w:r w:rsidRPr="001835AB">
        <w:rPr>
          <w:rFonts w:ascii="Times New Roman" w:eastAsia="Times New Roman" w:hAnsi="Times New Roman" w:hint="cs"/>
          <w:sz w:val="20"/>
          <w:rtl/>
          <w:lang w:eastAsia="he-IL"/>
        </w:rPr>
        <w:t xml:space="preserve">זה על נספחיו, </w:t>
      </w:r>
      <w:r w:rsidRPr="001835AB">
        <w:rPr>
          <w:rFonts w:ascii="Times New Roman" w:eastAsia="Times New Roman" w:hAnsi="Times New Roman"/>
          <w:sz w:val="20"/>
          <w:rtl/>
          <w:lang w:eastAsia="he-IL"/>
        </w:rPr>
        <w:t>רשאי המזמין,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הבלעדי, בכל עת ומסיבה כלשהי, להביא חוזה זה, כולו או מקצתו, לידי גמר על ידי מתן הודעה בכתב על כך למתכנן. ניתנה הודעה כאמור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יבוא החוזה לידי גמר בתאריך הנקוב בהודעה אשר לא יהיה פחות מ</w:t>
      </w:r>
      <w:r w:rsidRPr="001835AB">
        <w:rPr>
          <w:rFonts w:ascii="Times New Roman" w:eastAsia="Times New Roman" w:hAnsi="Times New Roman" w:hint="cs"/>
          <w:sz w:val="20"/>
          <w:rtl/>
          <w:lang w:eastAsia="he-IL"/>
        </w:rPr>
        <w:t>-7</w:t>
      </w:r>
      <w:r w:rsidRPr="001835AB">
        <w:rPr>
          <w:rFonts w:ascii="Times New Roman" w:eastAsia="Times New Roman" w:hAnsi="Times New Roman"/>
          <w:sz w:val="20"/>
          <w:rtl/>
          <w:lang w:eastAsia="he-IL"/>
        </w:rPr>
        <w:t xml:space="preserve"> י</w:t>
      </w:r>
      <w:r w:rsidRPr="001835AB">
        <w:rPr>
          <w:rFonts w:ascii="Times New Roman" w:eastAsia="Times New Roman" w:hAnsi="Times New Roman" w:hint="cs"/>
          <w:sz w:val="20"/>
          <w:rtl/>
          <w:lang w:eastAsia="he-IL"/>
        </w:rPr>
        <w:t>מים</w:t>
      </w:r>
      <w:r w:rsidRPr="001835AB">
        <w:rPr>
          <w:rFonts w:ascii="Times New Roman" w:eastAsia="Times New Roman" w:hAnsi="Times New Roman"/>
          <w:sz w:val="20"/>
          <w:rtl/>
          <w:lang w:eastAsia="he-IL"/>
        </w:rPr>
        <w:t xml:space="preserve"> מיום משלוחה (להלן: "</w:t>
      </w:r>
      <w:r w:rsidRPr="001835AB">
        <w:rPr>
          <w:rFonts w:ascii="Times New Roman" w:eastAsia="Times New Roman" w:hAnsi="Times New Roman"/>
          <w:b/>
          <w:bCs/>
          <w:sz w:val="20"/>
          <w:rtl/>
          <w:lang w:eastAsia="he-IL"/>
        </w:rPr>
        <w:t>תאריך הפסקת השרות</w:t>
      </w:r>
      <w:r w:rsidRPr="001835AB">
        <w:rPr>
          <w:rFonts w:ascii="Times New Roman" w:eastAsia="Times New Roman" w:hAnsi="Times New Roman"/>
          <w:sz w:val="20"/>
          <w:rtl/>
          <w:lang w:eastAsia="he-IL"/>
        </w:rPr>
        <w:t>").</w:t>
      </w:r>
    </w:p>
    <w:p w14:paraId="02690801" w14:textId="77777777" w:rsidR="001835AB" w:rsidRPr="001835AB" w:rsidRDefault="001835AB" w:rsidP="001835AB">
      <w:pPr>
        <w:widowControl w:val="0"/>
        <w:numPr>
          <w:ilvl w:val="2"/>
          <w:numId w:val="1"/>
        </w:numPr>
        <w:spacing w:before="0" w:beforeAutospacing="0" w:after="200" w:afterAutospacing="0" w:line="240" w:lineRule="auto"/>
        <w:ind w:left="1507" w:hanging="373"/>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הובא החוזה לידי גמר כאמור בסעיף 12.1.1 לעיל, ישלם המזמין למתכנן שכר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קביעתו הבלעדית של המנהל, בעד אותו קטע מקטעי הפרויקט ו/או שלב משרותי המתכנן שב</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צע עד לתאריך הפסקת הש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וזאת לפי השיעור המפורט בנספחים </w:t>
      </w:r>
      <w:r w:rsidRPr="001835AB">
        <w:rPr>
          <w:rFonts w:ascii="Times New Roman" w:eastAsia="Times New Roman" w:hAnsi="Times New Roman"/>
          <w:bCs/>
          <w:sz w:val="20"/>
          <w:rtl/>
          <w:lang w:eastAsia="he-IL"/>
        </w:rPr>
        <w:t>ד' ו - ה'</w:t>
      </w:r>
      <w:r w:rsidRPr="001835AB">
        <w:rPr>
          <w:rFonts w:ascii="Times New Roman" w:eastAsia="Times New Roman" w:hAnsi="Times New Roman"/>
          <w:sz w:val="20"/>
          <w:rtl/>
          <w:lang w:eastAsia="he-IL"/>
        </w:rPr>
        <w:t>. במקרה שבוצע חלק של קטע ו/או שלב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ישולם חלק יחסי מתאים מהשכר הקבוע בנספחים </w:t>
      </w:r>
      <w:r w:rsidRPr="001835AB">
        <w:rPr>
          <w:rFonts w:ascii="Times New Roman" w:eastAsia="Times New Roman" w:hAnsi="Times New Roman"/>
          <w:bCs/>
          <w:sz w:val="20"/>
          <w:rtl/>
          <w:lang w:eastAsia="he-IL"/>
        </w:rPr>
        <w:t xml:space="preserve">ד' ו-ה' </w:t>
      </w:r>
      <w:r w:rsidRPr="001835AB">
        <w:rPr>
          <w:rFonts w:ascii="Times New Roman" w:eastAsia="Times New Roman" w:hAnsi="Times New Roman"/>
          <w:sz w:val="20"/>
          <w:rtl/>
          <w:lang w:eastAsia="he-IL"/>
        </w:rPr>
        <w:t>לאותו שלב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כפי שיקבע המנהל.</w:t>
      </w:r>
    </w:p>
    <w:p w14:paraId="1264D10D"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הודעה בדבר הבאת החוזה לידי גמר כאמור בסעיף 12.1.1 לעיל לא תשמש עילה למתכנן לתביעת פיצויים כלשהם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לטענה </w:t>
      </w:r>
      <w:r w:rsidRPr="001835AB">
        <w:rPr>
          <w:rFonts w:ascii="Times New Roman" w:eastAsia="Times New Roman" w:hAnsi="Times New Roman" w:hint="cs"/>
          <w:sz w:val="20"/>
          <w:rtl/>
          <w:lang w:eastAsia="he-IL"/>
        </w:rPr>
        <w:t>ו/או דרישה ו/או תלונה ו/</w:t>
      </w:r>
      <w:r w:rsidRPr="001835AB">
        <w:rPr>
          <w:rFonts w:ascii="Times New Roman" w:eastAsia="Times New Roman" w:hAnsi="Times New Roman"/>
          <w:sz w:val="20"/>
          <w:rtl/>
          <w:lang w:eastAsia="he-IL"/>
        </w:rPr>
        <w:t>או תביעה כלשהי, פרט לאמור בסעיף 12.1.2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והשכר שישולם לפי סעיף 12.1.2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לסילוק כל המגיע למתכנן מהמזמין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ו/או עקב הבאתו לידי גמר כאמור, בין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ובין מכוח עילה כלשהי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הדין.</w:t>
      </w:r>
    </w:p>
    <w:p w14:paraId="40B4AC87"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תוך 12 חודש</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מהבאת חוזה</w:t>
      </w:r>
      <w:r w:rsidRPr="001835AB">
        <w:rPr>
          <w:rFonts w:ascii="Times New Roman" w:eastAsia="Times New Roman" w:hAnsi="Times New Roman" w:hint="cs"/>
          <w:sz w:val="20"/>
          <w:rtl/>
          <w:lang w:eastAsia="he-IL"/>
        </w:rPr>
        <w:t xml:space="preserve"> זה לידי</w:t>
      </w:r>
      <w:r w:rsidRPr="001835AB">
        <w:rPr>
          <w:rFonts w:ascii="Times New Roman" w:eastAsia="Times New Roman" w:hAnsi="Times New Roman"/>
          <w:sz w:val="20"/>
          <w:rtl/>
          <w:lang w:eastAsia="he-IL"/>
        </w:rPr>
        <w:t xml:space="preserve"> גמר כאמור</w:t>
      </w:r>
      <w:r w:rsidRPr="001835AB">
        <w:rPr>
          <w:rFonts w:ascii="Times New Roman" w:eastAsia="Times New Roman" w:hAnsi="Times New Roman" w:hint="cs"/>
          <w:sz w:val="20"/>
          <w:rtl/>
          <w:lang w:eastAsia="he-IL"/>
        </w:rPr>
        <w:t>, רשאי המזמין</w:t>
      </w:r>
      <w:r w:rsidRPr="001835AB">
        <w:rPr>
          <w:rFonts w:ascii="Times New Roman" w:eastAsia="Times New Roman" w:hAnsi="Times New Roman"/>
          <w:sz w:val="20"/>
          <w:rtl/>
          <w:lang w:eastAsia="he-IL"/>
        </w:rPr>
        <w:t xml:space="preserve"> לחדשו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במקרה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המתכנן 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לפי דרישת המזמין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לחדש את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תנאי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w:t>
      </w:r>
    </w:p>
    <w:p w14:paraId="6E4B887D"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במקרה שחוזה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יבוא לידי גמר עקב הפסקת עבודות הפרויקט מחמת כוח עליון (לרבות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מצוות הדין)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המתכנן זכאי לתשלום כמוגדר בסעיף 12.3.2 להלן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ויחולו הסעיפים 12.1.3 ו- 12.1.4 לעיל.</w:t>
      </w:r>
    </w:p>
    <w:p w14:paraId="62C00E4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p>
    <w:p w14:paraId="7CEFD4B6"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מזכויות מזמין לפי סעיף 12.1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זכאי המזמין לבטל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הבלעדי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בלא צורך בהודעה מוקדמת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בכל אחד מהמקרים הבאים:</w:t>
      </w:r>
    </w:p>
    <w:p w14:paraId="17C0490C"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הפר ו/או לא קיים איזה מהוראות החוזה ולא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קן </w:t>
      </w:r>
      <w:r w:rsidRPr="001835AB">
        <w:rPr>
          <w:rFonts w:ascii="Times New Roman" w:eastAsia="Times New Roman" w:hAnsi="Times New Roman" w:hint="cs"/>
          <w:sz w:val="20"/>
          <w:rtl/>
          <w:lang w:eastAsia="he-IL"/>
        </w:rPr>
        <w:t>את ה</w:t>
      </w:r>
      <w:r w:rsidRPr="001835AB">
        <w:rPr>
          <w:rFonts w:ascii="Times New Roman" w:eastAsia="Times New Roman" w:hAnsi="Times New Roman"/>
          <w:sz w:val="20"/>
          <w:rtl/>
          <w:lang w:eastAsia="he-IL"/>
        </w:rPr>
        <w:t>הפרה</w:t>
      </w:r>
      <w:r w:rsidRPr="001835AB">
        <w:rPr>
          <w:rFonts w:ascii="Times New Roman" w:eastAsia="Times New Roman" w:hAnsi="Times New Roman" w:hint="cs"/>
          <w:sz w:val="20"/>
          <w:rtl/>
          <w:lang w:eastAsia="he-IL"/>
        </w:rPr>
        <w:t xml:space="preserve"> כאמור,</w:t>
      </w:r>
      <w:r w:rsidRPr="001835AB">
        <w:rPr>
          <w:rFonts w:ascii="Times New Roman" w:eastAsia="Times New Roman" w:hAnsi="Times New Roman"/>
          <w:sz w:val="20"/>
          <w:rtl/>
          <w:lang w:eastAsia="he-IL"/>
        </w:rPr>
        <w:t xml:space="preserve"> לאחר שק</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בל התראה על כך מהמזמין בתוך הזמן הנקוב בהתראה.</w:t>
      </w:r>
    </w:p>
    <w:p w14:paraId="46BF1FCF"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התרה במתכנן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שאין הוא מבצע את עבודתו בצורה המבטיחה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צועה התקין ו/או התקדמותה וסיומה לפי לוח הזמנים, והמתכנן לא נקט בצעדים המבטיחים לדעת המזמין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צועה התקין ו/או התקדמותה וסיומה לפי לוח הזמנים.</w:t>
      </w:r>
    </w:p>
    <w:p w14:paraId="2D3428DC"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הפר את הוראת סעיף 7.5 לעיל.</w:t>
      </w:r>
    </w:p>
    <w:p w14:paraId="45103F89"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נבצר מהמתכנן או מהמנהל הראשי לקיים את ה</w:t>
      </w:r>
      <w:r w:rsidRPr="001835AB">
        <w:rPr>
          <w:rFonts w:ascii="Times New Roman" w:eastAsia="Times New Roman" w:hAnsi="Times New Roman" w:hint="cs"/>
          <w:sz w:val="20"/>
          <w:rtl/>
          <w:lang w:eastAsia="he-IL"/>
        </w:rPr>
        <w:t xml:space="preserve">וראות </w:t>
      </w:r>
      <w:r w:rsidRPr="001835AB">
        <w:rPr>
          <w:rFonts w:ascii="Times New Roman" w:eastAsia="Times New Roman" w:hAnsi="Times New Roman"/>
          <w:sz w:val="20"/>
          <w:rtl/>
          <w:lang w:eastAsia="he-IL"/>
        </w:rPr>
        <w:t>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מסיבת מחלה או מכל סיבה אחרת שהיא. מבלי לפגוע בכלליות האמור </w:t>
      </w:r>
      <w:r w:rsidRPr="001835AB">
        <w:rPr>
          <w:rFonts w:ascii="Times New Roman" w:eastAsia="Times New Roman" w:hAnsi="Times New Roman"/>
          <w:sz w:val="20"/>
          <w:rtl/>
          <w:lang w:eastAsia="he-IL"/>
        </w:rPr>
        <w:lastRenderedPageBreak/>
        <w:t>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יחול הסעיף אם המנהל הראשי במשרד המתכנן נפטר, המתכנן פשט רגל, או נעשה בלתי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 לפעולה משפטית או בלתי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 למתן שירותי המתכנן או אם ארע אירוע דומה.</w:t>
      </w:r>
    </w:p>
    <w:p w14:paraId="1B624CC7"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חל שינוי בהחזקת המניות ו/או בהרכב המנהלים של המתכנן.</w:t>
      </w:r>
    </w:p>
    <w:p w14:paraId="25283840"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בוטל החוזה כאמור בסעיף 12.3.1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ישלם המזמין למתכנן שכר בעד אותו קטע מקטעי הפרויקט ו/או שלב משרותי המתכנן שהוא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צע עד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טול החוזה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וזאת לפי השיעור המפורט בנספחים </w:t>
      </w:r>
      <w:r w:rsidRPr="001835AB">
        <w:rPr>
          <w:rFonts w:ascii="Times New Roman" w:eastAsia="Times New Roman" w:hAnsi="Times New Roman"/>
          <w:bCs/>
          <w:sz w:val="20"/>
          <w:rtl/>
          <w:lang w:eastAsia="he-IL"/>
        </w:rPr>
        <w:t>ד'</w:t>
      </w:r>
      <w:r w:rsidRPr="001835AB">
        <w:rPr>
          <w:rFonts w:ascii="Times New Roman" w:eastAsia="Times New Roman" w:hAnsi="Times New Roman" w:hint="cs"/>
          <w:bCs/>
          <w:sz w:val="20"/>
          <w:rtl/>
          <w:lang w:eastAsia="he-IL"/>
        </w:rPr>
        <w:t xml:space="preserve"> </w:t>
      </w:r>
      <w:r w:rsidRPr="001835AB">
        <w:rPr>
          <w:rFonts w:ascii="Times New Roman" w:eastAsia="Times New Roman" w:hAnsi="Times New Roman"/>
          <w:bCs/>
          <w:sz w:val="20"/>
          <w:rtl/>
          <w:lang w:eastAsia="he-IL"/>
        </w:rPr>
        <w:t xml:space="preserve">ו -ה' </w:t>
      </w:r>
      <w:r w:rsidRPr="001835AB">
        <w:rPr>
          <w:rFonts w:ascii="Times New Roman" w:eastAsia="Times New Roman" w:hAnsi="Times New Roman"/>
          <w:sz w:val="20"/>
          <w:rtl/>
          <w:lang w:eastAsia="he-IL"/>
        </w:rPr>
        <w:t xml:space="preserve">לגבי כל שלב שבוצע, ובמקרה שבוצע חלק של שלב - חלק יחסי מתאים מהשכר הקבוע בנספחים </w:t>
      </w:r>
      <w:r w:rsidRPr="001835AB">
        <w:rPr>
          <w:rFonts w:ascii="Times New Roman" w:eastAsia="Times New Roman" w:hAnsi="Times New Roman"/>
          <w:bCs/>
          <w:sz w:val="20"/>
          <w:rtl/>
          <w:lang w:eastAsia="he-IL"/>
        </w:rPr>
        <w:t xml:space="preserve">ד' ו-ה' </w:t>
      </w:r>
      <w:r w:rsidRPr="001835AB">
        <w:rPr>
          <w:rFonts w:ascii="Times New Roman" w:eastAsia="Times New Roman" w:hAnsi="Times New Roman"/>
          <w:sz w:val="20"/>
          <w:rtl/>
          <w:lang w:eastAsia="he-IL"/>
        </w:rPr>
        <w:t>לאותו שלב כפי שיקבע המנהל, וזאת לסילוק כל המגיע למתכנן מהמזמין.</w:t>
      </w:r>
    </w:p>
    <w:p w14:paraId="1302AD72"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הודעה בדבר הבאת החוזה לידי גמר כאמור בסעיף 12.3.1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לא תשמש עילה למתכנן לתביעת פיצויים כלשהם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לטענה</w:t>
      </w:r>
      <w:r w:rsidRPr="001835AB">
        <w:rPr>
          <w:rFonts w:ascii="Times New Roman" w:eastAsia="Times New Roman" w:hAnsi="Times New Roman" w:hint="cs"/>
          <w:sz w:val="20"/>
          <w:rtl/>
          <w:lang w:eastAsia="he-IL"/>
        </w:rPr>
        <w:t xml:space="preserve"> ו/או לדרישה ו/או לתלונה</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ל</w:t>
      </w:r>
      <w:r w:rsidRPr="001835AB">
        <w:rPr>
          <w:rFonts w:ascii="Times New Roman" w:eastAsia="Times New Roman" w:hAnsi="Times New Roman"/>
          <w:sz w:val="20"/>
          <w:rtl/>
          <w:lang w:eastAsia="he-IL"/>
        </w:rPr>
        <w:t>תביעה כלשהי, פרט לאמור בסעיף 12.3.2 לעיל, והשכר שישולם לפי סעיף 12.3.2</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לסילוק כל המגיע למתכנן מהמזמין לפי החוזה ו/או עקב הבאתו לידי גמר כאמור, בין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ובין מכוח עילה כלשהי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הדין.</w:t>
      </w:r>
    </w:p>
    <w:p w14:paraId="68C498B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אם המנהל הראשי במשרד המתכנן ו/או המתכנן נפטר, פשט רגל, או נעשה בלתי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 למתן השירותים ע</w:t>
      </w:r>
      <w:r w:rsidRPr="001835AB">
        <w:rPr>
          <w:rFonts w:ascii="Times New Roman" w:eastAsia="Times New Roman" w:hAnsi="Times New Roman" w:hint="cs"/>
          <w:sz w:val="20"/>
          <w:rtl/>
          <w:lang w:eastAsia="he-IL"/>
        </w:rPr>
        <w:t>ל פ</w:t>
      </w:r>
      <w:r w:rsidRPr="001835AB">
        <w:rPr>
          <w:rFonts w:ascii="Times New Roman" w:eastAsia="Times New Roman" w:hAnsi="Times New Roman"/>
          <w:sz w:val="20"/>
          <w:rtl/>
          <w:lang w:eastAsia="he-IL"/>
        </w:rPr>
        <w:t>י חוזה זה או אם אירע אירוע דומה למתכנן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המזמין זכאי לבטל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החוזה ויחולו הוראות סעיפים 12.3.2 ו - 12.3.3 לעיל.</w:t>
      </w:r>
    </w:p>
    <w:p w14:paraId="5924C94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התשלום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סעיפים 12.1, 12.2 ו-12.3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מותנה בכך שהמזמין קיבל לידיו את כל התכניות ועד לקבלתן לא יהיה עליו לבצע תשלום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הסעיפים הנ"ל.</w:t>
      </w:r>
    </w:p>
    <w:p w14:paraId="734A863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בכל מקרה של הבאת חוזה</w:t>
      </w:r>
      <w:r w:rsidRPr="001835AB">
        <w:rPr>
          <w:rFonts w:ascii="Times New Roman" w:eastAsia="Times New Roman" w:hAnsi="Times New Roman" w:hint="cs"/>
          <w:sz w:val="20"/>
          <w:rtl/>
          <w:lang w:eastAsia="he-IL"/>
        </w:rPr>
        <w:t xml:space="preserve"> זה לידי</w:t>
      </w:r>
      <w:r w:rsidRPr="001835AB">
        <w:rPr>
          <w:rFonts w:ascii="Times New Roman" w:eastAsia="Times New Roman" w:hAnsi="Times New Roman"/>
          <w:sz w:val="20"/>
          <w:rtl/>
          <w:lang w:eastAsia="he-IL"/>
        </w:rPr>
        <w:t xml:space="preserve"> גמר או ביטולו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המזמין זכאי למסור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המשך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לאחר ולהשתמש ללא הגבלה בשרותי המתכנן שבוצעו עד לאותו מועד, והמתכנן מסכים לכך ולא יהיה זכאי לדבר בגין זאת.</w:t>
      </w:r>
    </w:p>
    <w:p w14:paraId="0D0C4C5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אימת שהמתכנן לא יקיים איזו מהתחייבויותיו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BD892F9" w14:textId="77777777" w:rsidR="001835AB" w:rsidRPr="00E64AE3" w:rsidRDefault="001835AB" w:rsidP="00E64AE3">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השתמש המזמין בזכותו על פי סעיף 12.7 לעיל, יהיה הוא רשאי לגבות מאת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לנכות מכל סכום שיגיע לו את הסכומים שהמזמין נשא בהם בשל כך, בתוספת 15% לכ</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סוי הוצאותיו הכלליות, וזאת מבלי שיהיה עליו להוכיח את הסכומים הנ"ל.</w:t>
      </w:r>
    </w:p>
    <w:p w14:paraId="2E8B223D" w14:textId="77777777" w:rsidR="001835AB" w:rsidRPr="001835AB" w:rsidRDefault="001835AB" w:rsidP="001835AB">
      <w:pPr>
        <w:widowControl w:val="0"/>
        <w:numPr>
          <w:ilvl w:val="0"/>
          <w:numId w:val="1"/>
        </w:numPr>
        <w:spacing w:before="0" w:beforeAutospacing="0" w:after="240" w:afterAutospacing="0" w:line="240" w:lineRule="auto"/>
        <w:ind w:left="363" w:hanging="414"/>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העברת זכויות</w:t>
      </w:r>
    </w:p>
    <w:p w14:paraId="2AAD587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אין המתכנן רשאי להסב לאחר את החוזה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כל חלק ממנו, וכן אין הוא רשאי להעביר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להסב לאחר כל זכות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חובה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אלא בהסכמת המזמין בכתב ומראש.</w:t>
      </w:r>
    </w:p>
    <w:p w14:paraId="572708E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אין המתכנן רשאי למסור לאחר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כולם או מקצתם, אלא בהסכמת המזמין בכתב ומראש.</w:t>
      </w:r>
    </w:p>
    <w:p w14:paraId="0F8D203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ניתנה הסכמת המזמין לפי סעיפים 13.1 או 13.2 לעיל, הרי </w:t>
      </w:r>
      <w:r w:rsidRPr="001835AB">
        <w:rPr>
          <w:rFonts w:ascii="Times New Roman" w:eastAsia="Times New Roman" w:hAnsi="Times New Roman" w:hint="cs"/>
          <w:sz w:val="20"/>
          <w:rtl/>
          <w:lang w:eastAsia="he-IL"/>
        </w:rPr>
        <w:t>ש</w:t>
      </w:r>
      <w:r w:rsidRPr="001835AB">
        <w:rPr>
          <w:rFonts w:ascii="Times New Roman" w:eastAsia="Times New Roman" w:hAnsi="Times New Roman"/>
          <w:sz w:val="20"/>
          <w:rtl/>
          <w:lang w:eastAsia="he-IL"/>
        </w:rPr>
        <w:t>אין בכך כדי לפטור את המתכנן מאחריותו והתחייבויותיו לפי חוזה</w:t>
      </w:r>
      <w:r w:rsidRPr="001835AB">
        <w:rPr>
          <w:rFonts w:ascii="Times New Roman" w:eastAsia="Times New Roman" w:hAnsi="Times New Roman" w:hint="cs"/>
          <w:sz w:val="20"/>
          <w:rtl/>
          <w:lang w:eastAsia="he-IL"/>
        </w:rPr>
        <w:t xml:space="preserve"> זה על נספחיו</w:t>
      </w:r>
      <w:r w:rsidRPr="001835AB">
        <w:rPr>
          <w:rFonts w:ascii="Times New Roman" w:eastAsia="Times New Roman" w:hAnsi="Times New Roman"/>
          <w:sz w:val="20"/>
          <w:rtl/>
          <w:lang w:eastAsia="he-IL"/>
        </w:rPr>
        <w:t xml:space="preserve"> ומזכויות המזמין על פיו, והמתכנן </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ישא באחריות מלאה, כלפי המזמין וכלפי </w:t>
      </w:r>
      <w:r w:rsidRPr="001835AB">
        <w:rPr>
          <w:rFonts w:ascii="Times New Roman" w:eastAsia="Times New Roman" w:hAnsi="Times New Roman" w:hint="cs"/>
          <w:sz w:val="20"/>
          <w:rtl/>
          <w:lang w:eastAsia="he-IL"/>
        </w:rPr>
        <w:t xml:space="preserve">כל </w:t>
      </w:r>
      <w:r w:rsidRPr="001835AB">
        <w:rPr>
          <w:rFonts w:ascii="Times New Roman" w:eastAsia="Times New Roman" w:hAnsi="Times New Roman"/>
          <w:sz w:val="20"/>
          <w:rtl/>
          <w:lang w:eastAsia="he-IL"/>
        </w:rPr>
        <w:t xml:space="preserve">צד שלישי שהוא, גם לכל מעשה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מחדל של אלה שיבצעו עבודה כלשהי מכוח הוראות סעיפים 13.1 או/וגם 13.2 לעיל</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באי כחם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עובדיהם</w:t>
      </w:r>
      <w:r w:rsidRPr="001835AB">
        <w:rPr>
          <w:rFonts w:ascii="Times New Roman" w:eastAsia="Times New Roman" w:hAnsi="Times New Roman" w:hint="cs"/>
          <w:sz w:val="20"/>
          <w:rtl/>
          <w:lang w:eastAsia="he-IL"/>
        </w:rPr>
        <w:t xml:space="preserve"> ו/או מי מטעמם</w:t>
      </w:r>
      <w:r w:rsidRPr="001835AB">
        <w:rPr>
          <w:rFonts w:ascii="Times New Roman" w:eastAsia="Times New Roman" w:hAnsi="Times New Roman"/>
          <w:sz w:val="20"/>
          <w:rtl/>
          <w:lang w:eastAsia="he-IL"/>
        </w:rPr>
        <w:t>, ואילו למזמין ישמרו כל זכויותיו כלפי המתכנן.</w:t>
      </w:r>
    </w:p>
    <w:p w14:paraId="3419D4D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יינתנו באמצעות המנהל הראשי אישית ובאמצעות צוות עובדיו של המתכנן בפיקוחו הישיר של המנהל הראשי. מבלי לגרוע מהתחי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בות המתכנן כמתחייב מהאמור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הרי בכל מקרה שהשירותים לא יינתנו ע"י המנהל הראשי מכל סיבה שהיא יהיה המזמין זכאי לבטל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החוזה ויחולו הוראות סעיף 12.3.2 ו-12.3.3 לעיל.</w:t>
      </w:r>
    </w:p>
    <w:p w14:paraId="5E0632E9"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המזמין רשאי להעביר, בכל עת, כל זכות מזכויותיו וכל חובה מחובותיו לפי חוזה זה, כפי </w:t>
      </w:r>
      <w:r w:rsidRPr="001835AB">
        <w:rPr>
          <w:rFonts w:ascii="Times New Roman" w:eastAsia="Times New Roman" w:hAnsi="Times New Roman"/>
          <w:sz w:val="20"/>
          <w:rtl/>
          <w:lang w:eastAsia="he-IL"/>
        </w:rPr>
        <w:lastRenderedPageBreak/>
        <w:t>שיראה בעיניו, בלא צורך בהסכמה כלשהי מצד המתכנן.</w:t>
      </w:r>
    </w:p>
    <w:p w14:paraId="2EDBFE72" w14:textId="77777777" w:rsidR="001835AB" w:rsidRPr="001835AB" w:rsidRDefault="001835AB" w:rsidP="001835AB">
      <w:pPr>
        <w:widowControl w:val="0"/>
        <w:numPr>
          <w:ilvl w:val="0"/>
          <w:numId w:val="1"/>
        </w:numPr>
        <w:spacing w:before="0" w:beforeAutospacing="0" w:after="200" w:afterAutospacing="0" w:line="240" w:lineRule="auto"/>
        <w:ind w:left="363" w:hanging="272"/>
        <w:jc w:val="both"/>
        <w:rPr>
          <w:rFonts w:ascii="Times New Roman" w:eastAsia="Times New Roman" w:hAnsi="Times New Roman"/>
          <w:sz w:val="20"/>
          <w:lang w:eastAsia="he-IL"/>
        </w:rPr>
      </w:pPr>
      <w:r w:rsidRPr="001835AB">
        <w:rPr>
          <w:rFonts w:ascii="Times New Roman" w:eastAsia="Times New Roman" w:hAnsi="Times New Roman"/>
          <w:bCs/>
          <w:sz w:val="20"/>
          <w:u w:val="single"/>
          <w:rtl/>
          <w:lang w:eastAsia="he-IL"/>
        </w:rPr>
        <w:t>סיום שרותי המתכנן</w:t>
      </w:r>
    </w:p>
    <w:p w14:paraId="48BD212C"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יחושבו כבאים לסיום בכל אחד מהמקרים הבאים:</w:t>
      </w:r>
    </w:p>
    <w:p w14:paraId="1AAE72F2"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הובא לידי </w:t>
      </w:r>
      <w:r w:rsidRPr="001835AB">
        <w:rPr>
          <w:rFonts w:ascii="Times New Roman" w:eastAsia="Times New Roman" w:hAnsi="Times New Roman" w:hint="cs"/>
          <w:sz w:val="20"/>
          <w:rtl/>
          <w:lang w:eastAsia="he-IL"/>
        </w:rPr>
        <w:t>גמר</w:t>
      </w:r>
      <w:r w:rsidRPr="001835AB">
        <w:rPr>
          <w:rFonts w:ascii="Times New Roman" w:eastAsia="Times New Roman" w:hAnsi="Times New Roman"/>
          <w:sz w:val="20"/>
          <w:rtl/>
          <w:lang w:eastAsia="he-IL"/>
        </w:rPr>
        <w:t xml:space="preserve"> או בוטל כאמור בסעיף 12 לעיל, והחל במועד הנקוב בהודעה שניתנה ע"י המזמין למתכנן במסגרת הוראות אותו סעיף.</w:t>
      </w:r>
    </w:p>
    <w:p w14:paraId="317C7F36"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עם מתן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בכתב ע"י המזמין למתכנן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הושלם מתן שרותי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w:t>
      </w:r>
    </w:p>
    <w:p w14:paraId="10291788"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
          <w:sz w:val="20"/>
          <w:rtl/>
          <w:lang w:eastAsia="he-IL"/>
        </w:rPr>
      </w:pPr>
      <w:r w:rsidRPr="001835AB">
        <w:rPr>
          <w:rFonts w:ascii="Times New Roman" w:eastAsia="Times New Roman" w:hAnsi="Times New Roman"/>
          <w:bCs/>
          <w:sz w:val="20"/>
          <w:u w:val="single"/>
          <w:rtl/>
          <w:lang w:eastAsia="he-IL"/>
        </w:rPr>
        <w:t>סודיות והמצאת מסמכים</w:t>
      </w:r>
    </w:p>
    <w:p w14:paraId="137878E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לשמור על סודיות התכניות, השרטוטים, המפרטים וכל יתר המפרטים וכל יתר המסמכים המתייחסים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לרבות העתקים וניירות עבודה, בין שהוכנו על ידי המתכנן </w:t>
      </w:r>
      <w:r w:rsidRPr="001835AB">
        <w:rPr>
          <w:rFonts w:ascii="Times New Roman" w:eastAsia="Times New Roman" w:hAnsi="Times New Roman" w:hint="cs"/>
          <w:sz w:val="20"/>
          <w:rtl/>
          <w:lang w:eastAsia="he-IL"/>
        </w:rPr>
        <w:t>ו/או על ידי</w:t>
      </w:r>
      <w:r w:rsidRPr="001835AB">
        <w:rPr>
          <w:rFonts w:ascii="Times New Roman" w:eastAsia="Times New Roman" w:hAnsi="Times New Roman"/>
          <w:sz w:val="20"/>
          <w:rtl/>
          <w:lang w:eastAsia="he-IL"/>
        </w:rPr>
        <w:t xml:space="preserve"> מ</w:t>
      </w:r>
      <w:r w:rsidRPr="001835AB">
        <w:rPr>
          <w:rFonts w:ascii="Times New Roman" w:eastAsia="Times New Roman" w:hAnsi="Times New Roman" w:hint="cs"/>
          <w:sz w:val="20"/>
          <w:rtl/>
          <w:lang w:eastAsia="he-IL"/>
        </w:rPr>
        <w:t>י מ</w:t>
      </w:r>
      <w:r w:rsidRPr="001835AB">
        <w:rPr>
          <w:rFonts w:ascii="Times New Roman" w:eastAsia="Times New Roman" w:hAnsi="Times New Roman"/>
          <w:sz w:val="20"/>
          <w:rtl/>
          <w:lang w:eastAsia="he-IL"/>
        </w:rPr>
        <w:t xml:space="preserve">טעמו ובין שהוכנו על ידי המזמין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המנהל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 xml:space="preserve">מי </w:t>
      </w:r>
      <w:r w:rsidRPr="001835AB">
        <w:rPr>
          <w:rFonts w:ascii="Times New Roman" w:eastAsia="Times New Roman" w:hAnsi="Times New Roman"/>
          <w:sz w:val="20"/>
          <w:rtl/>
          <w:lang w:eastAsia="he-IL"/>
        </w:rPr>
        <w:t>מטעמם, וכן לשמור בסוד כל ידיעה שהגיעה אליו עקב ביצוע חוזה זה ולא למסור כל ידיעה כאמור לאדם שלא הוסמך לקבלה על ידי המזמין.</w:t>
      </w:r>
    </w:p>
    <w:p w14:paraId="0FC1F34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מבלי לגרוע מאחריותו </w:t>
      </w:r>
      <w:r w:rsidRPr="001835AB">
        <w:rPr>
          <w:rFonts w:ascii="Times New Roman" w:eastAsia="Times New Roman" w:hAnsi="Times New Roman" w:hint="cs"/>
          <w:sz w:val="20"/>
          <w:rtl/>
          <w:lang w:eastAsia="he-IL"/>
        </w:rPr>
        <w:t xml:space="preserve">של המתכנן </w:t>
      </w:r>
      <w:r w:rsidRPr="001835AB">
        <w:rPr>
          <w:rFonts w:ascii="Times New Roman" w:eastAsia="Times New Roman" w:hAnsi="Times New Roman"/>
          <w:sz w:val="20"/>
          <w:rtl/>
          <w:lang w:eastAsia="he-IL"/>
        </w:rPr>
        <w:t>על פי כל דין, ינקוט המתכנן בכל אמצעי סביר כדי לשמור שמירה מעולה על כל מסמך המוחזק על ידיו בקשר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כדי למנוע עיון בו מכל אדם שהמנהל לא התיר לו זאת. 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יציית המתכנן לכל דרישה של המנהל בדבר נקיטת אמצעי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טחון נוספים לאלה שננקטו על ידיו. במקרה של תקלה כלשהי למסמכים כאמור לעיל, יודיע המתכנן למנהל מיד עם אירועה.</w:t>
      </w:r>
    </w:p>
    <w:p w14:paraId="1E9DE23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יחתים את עובדיו</w:t>
      </w:r>
      <w:r w:rsidRPr="001835AB">
        <w:rPr>
          <w:rFonts w:ascii="Times New Roman" w:eastAsia="Times New Roman" w:hAnsi="Times New Roman" w:hint="cs"/>
          <w:sz w:val="20"/>
          <w:rtl/>
          <w:lang w:eastAsia="he-IL"/>
        </w:rPr>
        <w:t xml:space="preserve"> ו/או </w:t>
      </w:r>
      <w:proofErr w:type="spellStart"/>
      <w:r w:rsidRPr="001835AB">
        <w:rPr>
          <w:rFonts w:ascii="Times New Roman" w:eastAsia="Times New Roman" w:hAnsi="Times New Roman" w:hint="cs"/>
          <w:sz w:val="20"/>
          <w:rtl/>
          <w:lang w:eastAsia="he-IL"/>
        </w:rPr>
        <w:t>שלוחיו</w:t>
      </w:r>
      <w:proofErr w:type="spellEnd"/>
      <w:r w:rsidRPr="001835AB">
        <w:rPr>
          <w:rFonts w:ascii="Times New Roman" w:eastAsia="Times New Roman" w:hAnsi="Times New Roman" w:hint="cs"/>
          <w:sz w:val="20"/>
          <w:rtl/>
          <w:lang w:eastAsia="he-IL"/>
        </w:rPr>
        <w:t xml:space="preserve"> ו/או אחר מטעמו</w:t>
      </w:r>
      <w:r w:rsidRPr="001835AB">
        <w:rPr>
          <w:rFonts w:ascii="Times New Roman" w:eastAsia="Times New Roman" w:hAnsi="Times New Roman"/>
          <w:sz w:val="20"/>
          <w:rtl/>
          <w:lang w:eastAsia="he-IL"/>
        </w:rPr>
        <w:t xml:space="preserve"> בקשר עם ביצוע הסכם זה</w:t>
      </w:r>
      <w:r w:rsidRPr="001835AB">
        <w:rPr>
          <w:rFonts w:ascii="Times New Roman" w:eastAsia="Times New Roman" w:hAnsi="Times New Roman" w:hint="cs"/>
          <w:sz w:val="20"/>
          <w:rtl/>
          <w:lang w:eastAsia="he-IL"/>
        </w:rPr>
        <w:t xml:space="preserve"> על נספחיו,</w:t>
      </w:r>
      <w:r w:rsidRPr="001835AB">
        <w:rPr>
          <w:rFonts w:ascii="Times New Roman" w:eastAsia="Times New Roman" w:hAnsi="Times New Roman"/>
          <w:sz w:val="20"/>
          <w:rtl/>
          <w:lang w:eastAsia="he-IL"/>
        </w:rPr>
        <w:t xml:space="preserve"> על כתב התחייבות לשמירת סודיות על פי הנוסח המפורט בנספח </w:t>
      </w:r>
      <w:r w:rsidRPr="001835AB">
        <w:rPr>
          <w:rFonts w:ascii="Times New Roman" w:eastAsia="Times New Roman" w:hAnsi="Times New Roman"/>
          <w:bCs/>
          <w:sz w:val="20"/>
          <w:rtl/>
          <w:lang w:eastAsia="he-IL"/>
        </w:rPr>
        <w:t>ו'</w:t>
      </w:r>
      <w:r w:rsidRPr="001835AB">
        <w:rPr>
          <w:rFonts w:ascii="Times New Roman" w:eastAsia="Times New Roman" w:hAnsi="Times New Roman"/>
          <w:sz w:val="20"/>
          <w:rtl/>
          <w:lang w:eastAsia="he-IL"/>
        </w:rPr>
        <w:t>,.</w:t>
      </w:r>
    </w:p>
    <w:p w14:paraId="29FB9359" w14:textId="77777777" w:rsid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לפי דרישת המזמין ועם סיום שרותי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ימסור המתכנן לידי המזמין כל חומר בכתב ו/או במדיה ממוחשבת המצוי בידו והמתייחס לפרויקט, אשר נערך על ידו</w:t>
      </w:r>
      <w:r w:rsidRPr="001835AB">
        <w:rPr>
          <w:rFonts w:ascii="Times New Roman" w:eastAsia="Times New Roman" w:hAnsi="Times New Roman" w:hint="cs"/>
          <w:sz w:val="20"/>
          <w:rtl/>
          <w:lang w:eastAsia="he-IL"/>
        </w:rPr>
        <w:t>.</w:t>
      </w:r>
    </w:p>
    <w:p w14:paraId="3350887C" w14:textId="77777777" w:rsidR="00E64AE3" w:rsidRPr="001835AB" w:rsidRDefault="00E64AE3" w:rsidP="00E64AE3">
      <w:pPr>
        <w:widowControl w:val="0"/>
        <w:spacing w:before="0" w:beforeAutospacing="0" w:after="240" w:afterAutospacing="0" w:line="240" w:lineRule="auto"/>
        <w:jc w:val="both"/>
        <w:rPr>
          <w:rFonts w:ascii="Times New Roman" w:eastAsia="Times New Roman" w:hAnsi="Times New Roman"/>
          <w:sz w:val="20"/>
          <w:rtl/>
          <w:lang w:eastAsia="he-IL"/>
        </w:rPr>
      </w:pPr>
    </w:p>
    <w:p w14:paraId="3390DE01"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
          <w:sz w:val="20"/>
          <w:rtl/>
          <w:lang w:eastAsia="he-IL"/>
        </w:rPr>
      </w:pPr>
      <w:r w:rsidRPr="001835AB">
        <w:rPr>
          <w:rFonts w:ascii="Times New Roman" w:eastAsia="Times New Roman" w:hAnsi="Times New Roman"/>
          <w:bCs/>
          <w:sz w:val="20"/>
          <w:u w:val="single"/>
          <w:rtl/>
          <w:lang w:eastAsia="he-IL"/>
        </w:rPr>
        <w:t>ויתור על זכויות מצד המתכנן</w:t>
      </w:r>
    </w:p>
    <w:p w14:paraId="57A1A7D9"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השתמש המזמין כדין בסמכות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1835AB">
        <w:rPr>
          <w:rFonts w:ascii="Times New Roman" w:eastAsia="Times New Roman" w:hAnsi="Times New Roman" w:hint="cs"/>
          <w:sz w:val="20"/>
          <w:rtl/>
          <w:lang w:eastAsia="he-IL"/>
        </w:rPr>
        <w:t>מתכנן כל טענה ו/או דרישה ו/או תלונה ו/או</w:t>
      </w:r>
      <w:r w:rsidRPr="001835AB">
        <w:rPr>
          <w:rFonts w:ascii="Times New Roman" w:eastAsia="Times New Roman" w:hAnsi="Times New Roman"/>
          <w:sz w:val="20"/>
          <w:rtl/>
          <w:lang w:eastAsia="he-IL"/>
        </w:rPr>
        <w:t xml:space="preserve"> עילת תביעה כלשהי נגד המזמין בגין פעולת המזמין כאמור או בשל כל סיבה אחרת, והמתכנן לא יהיה זכאי לתבוע פיצוי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w:t>
      </w:r>
      <w:r w:rsidRPr="001835AB">
        <w:rPr>
          <w:rFonts w:ascii="Times New Roman" w:eastAsia="Times New Roman" w:hAnsi="Times New Roman" w:hint="cs"/>
          <w:sz w:val="20"/>
          <w:rtl/>
          <w:lang w:eastAsia="he-IL"/>
        </w:rPr>
        <w:t xml:space="preserve"> שיפוי ו/או</w:t>
      </w:r>
      <w:r w:rsidRPr="001835AB">
        <w:rPr>
          <w:rFonts w:ascii="Times New Roman" w:eastAsia="Times New Roman" w:hAnsi="Times New Roman"/>
          <w:sz w:val="20"/>
          <w:rtl/>
          <w:lang w:eastAsia="he-IL"/>
        </w:rPr>
        <w:t xml:space="preserve"> תשלום כלשהו בעד נזק (לרבות נזק עקיף ו/או הפסד הזדמנויות)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פגיעה במוניטין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הפסד</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לרבות הפסד רווח העלולים להיגרם לו עקב הביטול</w:t>
      </w:r>
      <w:r w:rsidRPr="001835AB">
        <w:rPr>
          <w:rFonts w:ascii="Times New Roman" w:eastAsia="Times New Roman" w:hAnsi="Times New Roman" w:hint="cs"/>
          <w:sz w:val="20"/>
          <w:rtl/>
          <w:lang w:eastAsia="he-IL"/>
        </w:rPr>
        <w:t xml:space="preserve"> או</w:t>
      </w:r>
      <w:r w:rsidRPr="001835AB">
        <w:rPr>
          <w:rFonts w:ascii="Times New Roman" w:eastAsia="Times New Roman" w:hAnsi="Times New Roman"/>
          <w:sz w:val="20"/>
          <w:rtl/>
          <w:lang w:eastAsia="he-IL"/>
        </w:rPr>
        <w:t xml:space="preserve"> ההפסקה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מכל סיבה אחרת.</w:t>
      </w:r>
    </w:p>
    <w:p w14:paraId="6FB127B7" w14:textId="77777777" w:rsidR="001835AB" w:rsidRPr="001835AB" w:rsidRDefault="001835AB" w:rsidP="001835AB">
      <w:pPr>
        <w:widowControl w:val="0"/>
        <w:spacing w:before="0" w:beforeAutospacing="0" w:after="200" w:afterAutospacing="0" w:line="240" w:lineRule="auto"/>
        <w:ind w:left="79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שביצע המתכנן על פי חוזה זה.</w:t>
      </w:r>
    </w:p>
    <w:p w14:paraId="7A4D894B"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 xml:space="preserve">המתכנן מתחייב שלא לנקוט בכל צעדים מכל סוג שהוא שיהיה בהם כדי לסכל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המשך ביצוע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רותי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מסירתם לידי מתכנן אחר, והינו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0B98FF28"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שונות</w:t>
      </w:r>
    </w:p>
    <w:p w14:paraId="07814D3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הראשי במשרד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מתחייב לבצע את השירותים שעליו לבצע אישית ע</w:t>
      </w:r>
      <w:r w:rsidRPr="001835AB">
        <w:rPr>
          <w:rFonts w:ascii="Times New Roman" w:eastAsia="Times New Roman" w:hAnsi="Times New Roman" w:hint="cs"/>
          <w:sz w:val="20"/>
          <w:rtl/>
          <w:lang w:eastAsia="he-IL"/>
        </w:rPr>
        <w:t>ל פ</w:t>
      </w:r>
      <w:r w:rsidRPr="001835AB">
        <w:rPr>
          <w:rFonts w:ascii="Times New Roman" w:eastAsia="Times New Roman" w:hAnsi="Times New Roman"/>
          <w:sz w:val="20"/>
          <w:rtl/>
          <w:lang w:eastAsia="he-IL"/>
        </w:rPr>
        <w:t xml:space="preserve">י </w:t>
      </w:r>
      <w:r w:rsidRPr="001835AB">
        <w:rPr>
          <w:rFonts w:ascii="Times New Roman" w:eastAsia="Times New Roman" w:hAnsi="Times New Roman"/>
          <w:sz w:val="20"/>
          <w:rtl/>
          <w:lang w:eastAsia="he-IL"/>
        </w:rPr>
        <w:lastRenderedPageBreak/>
        <w:t>חוזה</w:t>
      </w:r>
      <w:r w:rsidRPr="001835AB">
        <w:rPr>
          <w:rFonts w:ascii="Times New Roman" w:eastAsia="Times New Roman" w:hAnsi="Times New Roman" w:hint="cs"/>
          <w:sz w:val="20"/>
          <w:rtl/>
          <w:lang w:eastAsia="he-IL"/>
        </w:rPr>
        <w:t xml:space="preserve"> זה והינו</w:t>
      </w:r>
      <w:r w:rsidRPr="001835AB">
        <w:rPr>
          <w:rFonts w:ascii="Times New Roman" w:eastAsia="Times New Roman" w:hAnsi="Times New Roman"/>
          <w:sz w:val="20"/>
          <w:rtl/>
          <w:lang w:eastAsia="he-IL"/>
        </w:rPr>
        <w:t xml:space="preserve"> אחראי וערב כלפי המזמין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התחייבויות המתכנן לפי חוזה</w:t>
      </w:r>
      <w:r w:rsidRPr="001835AB">
        <w:rPr>
          <w:rFonts w:ascii="Times New Roman" w:eastAsia="Times New Roman" w:hAnsi="Times New Roman" w:hint="cs"/>
          <w:sz w:val="20"/>
          <w:rtl/>
          <w:lang w:eastAsia="he-IL"/>
        </w:rPr>
        <w:t xml:space="preserve"> זה על נספחיו</w:t>
      </w:r>
      <w:r w:rsidRPr="001835AB">
        <w:rPr>
          <w:rFonts w:ascii="Times New Roman" w:eastAsia="Times New Roman" w:hAnsi="Times New Roman"/>
          <w:sz w:val="20"/>
          <w:rtl/>
          <w:lang w:eastAsia="he-IL"/>
        </w:rPr>
        <w:t>.</w:t>
      </w:r>
    </w:p>
    <w:p w14:paraId="067C0CD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צד אשר יפר או לא יקיים איזו מהתחייבויותיו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יהיה חייב לפצות את הצד המקיים על כל הנזקים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ההפסדים שיגרמו לו עקב כך</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וזאת מבלי לגרוע מזכות הצד המקיים לכל סעד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תרופה אחרים ו/או נוספים.</w:t>
      </w:r>
    </w:p>
    <w:p w14:paraId="6005C0D0"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למניעת ספקות מוצהר במפורש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עיכוב בהשלמת עבודות תכנון הפרויקט עלול להביא להתייקרות הקמתו וכן עלול להביא להפרת התחייבויות המזמין כלפי צד ג'.</w:t>
      </w:r>
    </w:p>
    <w:p w14:paraId="57C2DF8D"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1835AB">
        <w:rPr>
          <w:rFonts w:ascii="Times New Roman" w:eastAsia="Times New Roman" w:hAnsi="Times New Roman" w:hint="cs"/>
          <w:sz w:val="20"/>
          <w:rtl/>
          <w:lang w:eastAsia="he-IL"/>
        </w:rPr>
        <w:t>נבע</w:t>
      </w:r>
      <w:r w:rsidRPr="001835AB">
        <w:rPr>
          <w:rFonts w:ascii="Times New Roman" w:eastAsia="Times New Roman" w:hAnsi="Times New Roman"/>
          <w:sz w:val="20"/>
          <w:rtl/>
          <w:lang w:eastAsia="he-IL"/>
        </w:rPr>
        <w:t xml:space="preserve"> מאי עמידתו בהתחייבויותיו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 זה.</w:t>
      </w:r>
    </w:p>
    <w:p w14:paraId="6A0704F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זכאי לקזז כנגד כל סכום המגיע למתכנן מאת המזמין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כל סכום שלפי טענתו מגיע לו מהמתכנן, וכל זכות של המתכנן לתשלום מהמזמין כפופה לזכות הקיזוז הנ"ל.</w:t>
      </w:r>
    </w:p>
    <w:p w14:paraId="2A55F19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מוסכם במפורש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כל </w:t>
      </w:r>
      <w:r w:rsidRPr="001835AB">
        <w:rPr>
          <w:rFonts w:ascii="Times New Roman" w:eastAsia="Times New Roman" w:hAnsi="Times New Roman" w:hint="cs"/>
          <w:sz w:val="20"/>
          <w:rtl/>
          <w:lang w:eastAsia="he-IL"/>
        </w:rPr>
        <w:t>אחת</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אחת מהתחייבויות המזמין ע</w:t>
      </w:r>
      <w:r w:rsidRPr="001835AB">
        <w:rPr>
          <w:rFonts w:ascii="Times New Roman" w:eastAsia="Times New Roman" w:hAnsi="Times New Roman" w:hint="cs"/>
          <w:sz w:val="20"/>
          <w:rtl/>
          <w:lang w:eastAsia="he-IL"/>
        </w:rPr>
        <w:t>ל פ</w:t>
      </w:r>
      <w:r w:rsidRPr="001835AB">
        <w:rPr>
          <w:rFonts w:ascii="Times New Roman" w:eastAsia="Times New Roman" w:hAnsi="Times New Roman"/>
          <w:sz w:val="20"/>
          <w:rtl/>
          <w:lang w:eastAsia="he-IL"/>
        </w:rPr>
        <w:t>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מותנה בכך שהמתכנן יקיים תחילה את התחייבויותיו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עד לאותו מועד. המזמין זכאי, מבלי לפגוע </w:t>
      </w:r>
      <w:r w:rsidRPr="001835AB">
        <w:rPr>
          <w:rFonts w:ascii="Times New Roman" w:eastAsia="Times New Roman" w:hAnsi="Times New Roman" w:hint="cs"/>
          <w:sz w:val="20"/>
          <w:rtl/>
          <w:lang w:eastAsia="he-IL"/>
        </w:rPr>
        <w:t>מכלליות ה</w:t>
      </w:r>
      <w:r w:rsidRPr="001835AB">
        <w:rPr>
          <w:rFonts w:ascii="Times New Roman" w:eastAsia="Times New Roman" w:hAnsi="Times New Roman"/>
          <w:sz w:val="20"/>
          <w:rtl/>
          <w:lang w:eastAsia="he-IL"/>
        </w:rPr>
        <w:t>אמור בכל מקום אחר בחוזה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לעכב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התחי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בות כלשהי מהתחייבויותיו עד לאחר שהמתכנן קיים את התחייבויותיו כאמור.</w:t>
      </w:r>
    </w:p>
    <w:p w14:paraId="3E21E56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שום התנהגות מצד</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של מי</w:t>
      </w:r>
      <w:r w:rsidRPr="001835AB">
        <w:rPr>
          <w:rFonts w:ascii="Times New Roman" w:eastAsia="Times New Roman" w:hAnsi="Times New Roman"/>
          <w:sz w:val="20"/>
          <w:rtl/>
          <w:lang w:eastAsia="he-IL"/>
        </w:rPr>
        <w:t xml:space="preserve"> מהצדדים לא תחשב </w:t>
      </w:r>
      <w:proofErr w:type="spellStart"/>
      <w:r w:rsidRPr="001835AB">
        <w:rPr>
          <w:rFonts w:ascii="Times New Roman" w:eastAsia="Times New Roman" w:hAnsi="Times New Roman"/>
          <w:sz w:val="20"/>
          <w:rtl/>
          <w:lang w:eastAsia="he-IL"/>
        </w:rPr>
        <w:t>כויתור</w:t>
      </w:r>
      <w:proofErr w:type="spellEnd"/>
      <w:r w:rsidRPr="001835AB">
        <w:rPr>
          <w:rFonts w:ascii="Times New Roman" w:eastAsia="Times New Roman" w:hAnsi="Times New Roman"/>
          <w:sz w:val="20"/>
          <w:rtl/>
          <w:lang w:eastAsia="he-IL"/>
        </w:rPr>
        <w:t xml:space="preserve"> על איזה מזכויותיו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ו/או</w:t>
      </w:r>
      <w:r w:rsidRPr="001835AB">
        <w:rPr>
          <w:rFonts w:ascii="Times New Roman" w:eastAsia="Times New Roman" w:hAnsi="Times New Roman"/>
          <w:sz w:val="20"/>
          <w:rtl/>
          <w:lang w:eastAsia="he-IL"/>
        </w:rPr>
        <w:t xml:space="preserve"> ע</w:t>
      </w:r>
      <w:r w:rsidRPr="001835AB">
        <w:rPr>
          <w:rFonts w:ascii="Times New Roman" w:eastAsia="Times New Roman" w:hAnsi="Times New Roman" w:hint="cs"/>
          <w:sz w:val="20"/>
          <w:rtl/>
          <w:lang w:eastAsia="he-IL"/>
        </w:rPr>
        <w:t>ל פי כל</w:t>
      </w:r>
      <w:r w:rsidRPr="001835AB">
        <w:rPr>
          <w:rFonts w:ascii="Times New Roman" w:eastAsia="Times New Roman" w:hAnsi="Times New Roman"/>
          <w:sz w:val="20"/>
          <w:rtl/>
          <w:lang w:eastAsia="he-IL"/>
        </w:rPr>
        <w:t xml:space="preserve"> דין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proofErr w:type="spellStart"/>
      <w:r w:rsidRPr="001835AB">
        <w:rPr>
          <w:rFonts w:ascii="Times New Roman" w:eastAsia="Times New Roman" w:hAnsi="Times New Roman"/>
          <w:sz w:val="20"/>
          <w:rtl/>
          <w:lang w:eastAsia="he-IL"/>
        </w:rPr>
        <w:t>כויתור</w:t>
      </w:r>
      <w:proofErr w:type="spellEnd"/>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כהסכמה מצדו לאיזה הפרה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אי קיום של תנאי מתנאי חוזה</w:t>
      </w:r>
      <w:r w:rsidRPr="001835AB">
        <w:rPr>
          <w:rFonts w:ascii="Times New Roman" w:eastAsia="Times New Roman" w:hAnsi="Times New Roman" w:hint="cs"/>
          <w:sz w:val="20"/>
          <w:rtl/>
          <w:lang w:eastAsia="he-IL"/>
        </w:rPr>
        <w:t xml:space="preserve"> זה ו/</w:t>
      </w:r>
      <w:r w:rsidRPr="001835AB">
        <w:rPr>
          <w:rFonts w:ascii="Times New Roman" w:eastAsia="Times New Roman" w:hAnsi="Times New Roman"/>
          <w:sz w:val="20"/>
          <w:rtl/>
          <w:lang w:eastAsia="he-IL"/>
        </w:rPr>
        <w:t xml:space="preserve"> או כנותנת דחייה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ארכה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כל פעולה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ש</w:t>
      </w:r>
      <w:r w:rsidRPr="001835AB">
        <w:rPr>
          <w:rFonts w:ascii="Times New Roman" w:eastAsia="Times New Roman" w:hAnsi="Times New Roman"/>
          <w:sz w:val="20"/>
          <w:rtl/>
          <w:lang w:eastAsia="he-IL"/>
        </w:rPr>
        <w:t>יש לעשותה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נוי</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טול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תוספת של תנאי </w:t>
      </w:r>
      <w:r w:rsidRPr="001835AB">
        <w:rPr>
          <w:rFonts w:ascii="Times New Roman" w:eastAsia="Times New Roman" w:hAnsi="Times New Roman" w:hint="cs"/>
          <w:sz w:val="20"/>
          <w:rtl/>
          <w:lang w:eastAsia="he-IL"/>
        </w:rPr>
        <w:t>כלשהו</w:t>
      </w:r>
      <w:r w:rsidRPr="001835AB">
        <w:rPr>
          <w:rFonts w:ascii="Times New Roman" w:eastAsia="Times New Roman" w:hAnsi="Times New Roman"/>
          <w:sz w:val="20"/>
          <w:rtl/>
          <w:lang w:eastAsia="he-IL"/>
        </w:rPr>
        <w:t>, אלא אם נעשו במפורש ובכתב.</w:t>
      </w:r>
    </w:p>
    <w:p w14:paraId="35698491" w14:textId="77777777" w:rsidR="001835AB" w:rsidRPr="001835AB" w:rsidRDefault="001835AB" w:rsidP="001835AB">
      <w:pPr>
        <w:widowControl w:val="0"/>
        <w:spacing w:before="0" w:beforeAutospacing="0" w:after="200" w:afterAutospacing="0" w:line="240" w:lineRule="auto"/>
        <w:ind w:left="79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מכלליות האמור לעיל -</w:t>
      </w:r>
    </w:p>
    <w:p w14:paraId="2C0F8FB6"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הסכמה מצד המזמין או המנהל או המתכנן לסטות מתנאי החוזה במקרה מסוים לא תהווה תקדים ולא ילמדו ממנה גזירה שווה למקרה אחר.</w:t>
      </w:r>
    </w:p>
    <w:p w14:paraId="6C08F535" w14:textId="77777777" w:rsidR="001835AB" w:rsidRPr="001835AB" w:rsidRDefault="001835AB" w:rsidP="00E64AE3">
      <w:pPr>
        <w:widowControl w:val="0"/>
        <w:numPr>
          <w:ilvl w:val="2"/>
          <w:numId w:val="1"/>
        </w:numPr>
        <w:spacing w:before="0" w:beforeAutospacing="0" w:after="200" w:afterAutospacing="0" w:line="240" w:lineRule="auto"/>
        <w:ind w:left="1508" w:hanging="43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לא השתמשו המזמין או המנהל או המתכנן בזכויות הניתנות להם לפי החוזה במקרה מסוים, אין לראות בכך ויתור על אותן זכויות במקרה אחר ואין ללמוד</w:t>
      </w:r>
      <w:r w:rsidR="00E64AE3">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מהתנהגות זו ו</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תור כלשהו על זכויות וחובות לפי החוזה.</w:t>
      </w:r>
    </w:p>
    <w:p w14:paraId="2EB3E605"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במידה והמתכנן כולל מספר גופים או יחידים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יהיו הם אחראים ביחד ולחוד כלפי המזמין למילוי התחייבויות המתכנן לפי חוזה זה.</w:t>
      </w:r>
    </w:p>
    <w:p w14:paraId="468C19B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על אף האמור בכל הוראה אחרת בחוזה זה ו/או בכל מסמך אחר בין יחידי המזמין ו/או בכל דין, מובהר ומוסכם</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1835AB">
        <w:rPr>
          <w:rFonts w:ascii="Times New Roman" w:eastAsia="Times New Roman" w:hAnsi="Times New Roman" w:hint="cs"/>
          <w:b/>
          <w:bCs/>
          <w:sz w:val="24"/>
          <w:rtl/>
          <w:lang w:eastAsia="he-IL"/>
        </w:rPr>
        <w:t>א</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בגין כל חיוב מחיובי המזמין </w:t>
      </w:r>
      <w:r w:rsidRPr="001835AB">
        <w:rPr>
          <w:rFonts w:ascii="Times New Roman" w:eastAsia="Times New Roman" w:hAnsi="Times New Roman" w:hint="cs"/>
          <w:sz w:val="24"/>
          <w:rtl/>
          <w:lang w:eastAsia="he-IL"/>
        </w:rPr>
        <w:t>על פי</w:t>
      </w:r>
      <w:r w:rsidRPr="001835AB">
        <w:rPr>
          <w:rFonts w:ascii="Times New Roman" w:eastAsia="Times New Roman" w:hAnsi="Times New Roman"/>
          <w:sz w:val="24"/>
          <w:rtl/>
          <w:lang w:eastAsia="he-IL"/>
        </w:rPr>
        <w:t xml:space="preserve"> חוזה זה, ככל שיחולו, ובכל מקרה כל אחד מיחידי המזמין אינו אחראי, ביחד ולחוד, למלוא חיובי המזמין כלפי המתכנן </w:t>
      </w:r>
      <w:r w:rsidRPr="001835AB">
        <w:rPr>
          <w:rFonts w:ascii="Times New Roman" w:eastAsia="Times New Roman" w:hAnsi="Times New Roman" w:hint="cs"/>
          <w:sz w:val="24"/>
          <w:rtl/>
          <w:lang w:eastAsia="he-IL"/>
        </w:rPr>
        <w:t>על פ</w:t>
      </w:r>
      <w:r w:rsidRPr="001835AB">
        <w:rPr>
          <w:rFonts w:ascii="Times New Roman" w:eastAsia="Times New Roman" w:hAnsi="Times New Roman"/>
          <w:sz w:val="24"/>
          <w:rtl/>
          <w:lang w:eastAsia="he-IL"/>
        </w:rPr>
        <w:t xml:space="preserve">י חוזה זה. וזאת מבלי לגרוע מהאמור להלן בסיפא </w:t>
      </w:r>
      <w:proofErr w:type="spellStart"/>
      <w:r w:rsidRPr="001835AB">
        <w:rPr>
          <w:rFonts w:ascii="Times New Roman" w:eastAsia="Times New Roman" w:hAnsi="Times New Roman"/>
          <w:sz w:val="24"/>
          <w:rtl/>
          <w:lang w:eastAsia="he-IL"/>
        </w:rPr>
        <w:t>לס"ק</w:t>
      </w:r>
      <w:proofErr w:type="spellEnd"/>
      <w:r w:rsidRPr="001835AB">
        <w:rPr>
          <w:rFonts w:ascii="Times New Roman" w:eastAsia="Times New Roman" w:hAnsi="Times New Roman"/>
          <w:sz w:val="24"/>
          <w:rtl/>
          <w:lang w:eastAsia="he-IL"/>
        </w:rPr>
        <w:t xml:space="preserve"> זה.</w:t>
      </w:r>
    </w:p>
    <w:p w14:paraId="07C381C3" w14:textId="77777777" w:rsidR="001835AB" w:rsidRPr="001835AB" w:rsidRDefault="001835AB" w:rsidP="001835AB">
      <w:pPr>
        <w:keepNext/>
        <w:spacing w:before="0" w:beforeAutospacing="0" w:after="200" w:afterAutospacing="0" w:line="240" w:lineRule="auto"/>
        <w:ind w:left="798"/>
        <w:jc w:val="both"/>
        <w:outlineLvl w:val="1"/>
        <w:rPr>
          <w:rFonts w:ascii="Times New Roman" w:eastAsia="Times New Roman" w:hAnsi="Times New Roman"/>
          <w:b/>
          <w:bCs/>
          <w:sz w:val="24"/>
          <w:u w:val="single"/>
          <w:rtl/>
          <w:lang w:eastAsia="he-IL"/>
        </w:rPr>
      </w:pPr>
      <w:r w:rsidRPr="001835AB">
        <w:rPr>
          <w:rFonts w:ascii="Times New Roman" w:eastAsia="Times New Roman" w:hAnsi="Times New Roman"/>
          <w:sz w:val="24"/>
          <w:rtl/>
          <w:lang w:eastAsia="he-IL"/>
        </w:rPr>
        <w:t>המתכנן מתחייב בזה</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כי כל דרישה</w:t>
      </w:r>
      <w:r w:rsidRPr="001835AB">
        <w:rPr>
          <w:rFonts w:ascii="Times New Roman" w:eastAsia="Times New Roman" w:hAnsi="Times New Roman" w:hint="cs"/>
          <w:sz w:val="24"/>
          <w:rtl/>
          <w:lang w:eastAsia="he-IL"/>
        </w:rPr>
        <w:t xml:space="preserve"> ו/או תלונה</w:t>
      </w:r>
      <w:r w:rsidRPr="001835AB">
        <w:rPr>
          <w:rFonts w:ascii="Times New Roman" w:eastAsia="Times New Roman" w:hAnsi="Times New Roman"/>
          <w:sz w:val="24"/>
          <w:rtl/>
          <w:lang w:eastAsia="he-IL"/>
        </w:rPr>
        <w:t xml:space="preserve"> </w:t>
      </w:r>
      <w:r w:rsidRPr="001835AB">
        <w:rPr>
          <w:rFonts w:ascii="Times New Roman" w:eastAsia="Times New Roman" w:hAnsi="Times New Roman" w:hint="cs"/>
          <w:sz w:val="24"/>
          <w:rtl/>
          <w:lang w:eastAsia="he-IL"/>
        </w:rPr>
        <w:t xml:space="preserve">ו/או </w:t>
      </w:r>
      <w:r w:rsidRPr="001835AB">
        <w:rPr>
          <w:rFonts w:ascii="Times New Roman" w:eastAsia="Times New Roman" w:hAnsi="Times New Roman"/>
          <w:sz w:val="24"/>
          <w:rtl/>
          <w:lang w:eastAsia="he-IL"/>
        </w:rPr>
        <w:t>טענה ו/או תביעה, ככל שתהיינה לו כנגד המזמין בגין חיובי המזמין ע</w:t>
      </w:r>
      <w:r w:rsidRPr="001835AB">
        <w:rPr>
          <w:rFonts w:ascii="Times New Roman" w:eastAsia="Times New Roman" w:hAnsi="Times New Roman" w:hint="cs"/>
          <w:sz w:val="24"/>
          <w:rtl/>
          <w:lang w:eastAsia="he-IL"/>
        </w:rPr>
        <w:t>ל פי</w:t>
      </w:r>
      <w:r w:rsidRPr="001835AB">
        <w:rPr>
          <w:rFonts w:ascii="Times New Roman" w:eastAsia="Times New Roman" w:hAnsi="Times New Roman"/>
          <w:sz w:val="24"/>
          <w:rtl/>
          <w:lang w:eastAsia="he-IL"/>
        </w:rPr>
        <w:t xml:space="preserve"> חוזה זה, תוגבל עד לגובה חלקו היחסי של כל אחד מיחידי המזמין כמפורט בנספח </w:t>
      </w:r>
      <w:r w:rsidRPr="001835AB">
        <w:rPr>
          <w:rFonts w:ascii="Times New Roman" w:eastAsia="Times New Roman" w:hAnsi="Times New Roman" w:hint="cs"/>
          <w:b/>
          <w:bCs/>
          <w:sz w:val="24"/>
          <w:rtl/>
          <w:lang w:eastAsia="he-IL"/>
        </w:rPr>
        <w:t>א</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אותו דין</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יחול לגבי תביעה של מי מיחידי המזמין כנגד המתכנן</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קרי</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תביעה כאמור</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תוגבל עד לגובה חלקו היחסי של התובע במזמין  כמפורט בנספח </w:t>
      </w:r>
      <w:r w:rsidRPr="001835AB">
        <w:rPr>
          <w:rFonts w:ascii="Times New Roman" w:eastAsia="Times New Roman" w:hAnsi="Times New Roman" w:hint="cs"/>
          <w:b/>
          <w:bCs/>
          <w:sz w:val="24"/>
          <w:rtl/>
          <w:lang w:eastAsia="he-IL"/>
        </w:rPr>
        <w:t>א</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w:t>
      </w:r>
    </w:p>
    <w:p w14:paraId="7255C81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סמכות השיפוט בכל נושא הקשור לחוזה זה ו/או ביצועו תהא מוקנית לבתי המשפט המוסמכים בתל-אביב-יפו.</w:t>
      </w:r>
    </w:p>
    <w:p w14:paraId="5FEAFC2A"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למען הסר ספק</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מוסכם ומוצהר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המתכנן לא יהיה זכאי, בכל מקרה ובכל נסיבות, להפסיק את שירותי המתכנן, מכל סיבה שהיא וכל תובענה כאמור תוגש, באם תוגש, רק </w:t>
      </w:r>
      <w:r w:rsidRPr="001835AB">
        <w:rPr>
          <w:rFonts w:ascii="Times New Roman" w:eastAsia="Times New Roman" w:hAnsi="Times New Roman"/>
          <w:sz w:val="20"/>
          <w:rtl/>
          <w:lang w:eastAsia="he-IL"/>
        </w:rPr>
        <w:lastRenderedPageBreak/>
        <w:t>לאחר השלמת שירותי המתכנן ו/או עם סיום חוזה זה, לפי העניין.</w:t>
      </w:r>
    </w:p>
    <w:p w14:paraId="54D8CC5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1C252EA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חוזה זה על נספחיו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יחייב את המזמין אך ורק בכפוף לחתימתו כדין ע"י </w:t>
      </w:r>
      <w:proofErr w:type="spellStart"/>
      <w:r w:rsidRPr="001835AB">
        <w:rPr>
          <w:rFonts w:ascii="Times New Roman" w:eastAsia="Times New Roman" w:hAnsi="Times New Roman"/>
          <w:sz w:val="20"/>
          <w:rtl/>
          <w:lang w:eastAsia="he-IL"/>
        </w:rPr>
        <w:t>מורשי</w:t>
      </w:r>
      <w:proofErr w:type="spellEnd"/>
      <w:r w:rsidRPr="001835AB">
        <w:rPr>
          <w:rFonts w:ascii="Times New Roman" w:eastAsia="Times New Roman" w:hAnsi="Times New Roman"/>
          <w:sz w:val="20"/>
          <w:rtl/>
          <w:lang w:eastAsia="he-IL"/>
        </w:rPr>
        <w:t xml:space="preserve"> החתימה של המזמין.</w:t>
      </w:r>
    </w:p>
    <w:p w14:paraId="597C9EB4" w14:textId="77777777" w:rsidR="001835AB" w:rsidRPr="001835AB" w:rsidRDefault="001835AB" w:rsidP="001835AB">
      <w:pPr>
        <w:widowControl w:val="0"/>
        <w:numPr>
          <w:ilvl w:val="1"/>
          <w:numId w:val="1"/>
        </w:numPr>
        <w:spacing w:before="0" w:beforeAutospacing="0" w:after="72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1835AB">
        <w:rPr>
          <w:rFonts w:ascii="Times New Roman" w:eastAsia="Times New Roman" w:hAnsi="Times New Roman" w:hint="cs"/>
          <w:sz w:val="20"/>
          <w:rtl/>
          <w:lang w:eastAsia="he-IL"/>
        </w:rPr>
        <w:t>רשום</w:t>
      </w:r>
      <w:r w:rsidRPr="001835AB">
        <w:rPr>
          <w:rFonts w:ascii="Times New Roman" w:eastAsia="Times New Roman" w:hAnsi="Times New Roman"/>
          <w:sz w:val="20"/>
          <w:rtl/>
          <w:lang w:eastAsia="he-IL"/>
        </w:rPr>
        <w:t>, ואם נשלחה ההודעה בפקסימיליה ביום עסקים בשעות העבודה או נמסרה ביד</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תחשב היא כמתקבלת ביום משלוח או מסירתה כאמור.</w:t>
      </w:r>
    </w:p>
    <w:p w14:paraId="1CE142E6"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08D02D6D" w14:textId="77777777" w:rsidR="00E64AE3" w:rsidRPr="00E64AE3" w:rsidRDefault="00E64AE3" w:rsidP="00E64AE3">
      <w:pPr>
        <w:widowControl w:val="0"/>
        <w:spacing w:before="0" w:beforeAutospacing="0" w:after="0" w:afterAutospacing="0" w:line="240" w:lineRule="auto"/>
        <w:jc w:val="center"/>
        <w:rPr>
          <w:rFonts w:ascii="Times New Roman" w:eastAsia="Times New Roman" w:hAnsi="Times New Roman"/>
          <w:bCs/>
          <w:sz w:val="20"/>
          <w:rtl/>
          <w:lang w:eastAsia="he-IL"/>
        </w:rPr>
      </w:pPr>
      <w:r w:rsidRPr="00E64AE3">
        <w:rPr>
          <w:rFonts w:ascii="Times New Roman" w:eastAsia="Times New Roman" w:hAnsi="Times New Roman"/>
          <w:bCs/>
          <w:sz w:val="20"/>
          <w:rtl/>
          <w:lang w:eastAsia="he-IL"/>
        </w:rPr>
        <w:t>ולראיה באו הצדדים על החתום:</w:t>
      </w:r>
    </w:p>
    <w:p w14:paraId="356B6718"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745EDBE8"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76274B77"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5C86FB8E"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color w:val="00B0F0"/>
          <w:sz w:val="20"/>
          <w:u w:val="single"/>
          <w:rtl/>
          <w:lang w:eastAsia="he-IL"/>
        </w:rPr>
      </w:pPr>
      <w:r w:rsidRPr="00E64AE3">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ספק"/>
          <w:tag w:val="cntSupllierName"/>
          <w:id w:val="368116510"/>
          <w:placeholder>
            <w:docPart w:val="A03D9D8C2F6B4A6BAB6E433EF8B039E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E64AE3">
            <w:rPr>
              <w:rFonts w:cstheme="minorBidi"/>
              <w:color w:val="00B0F0"/>
              <w:u w:val="single"/>
              <w:rtl/>
            </w:rPr>
            <w:t>[שם ספק]</w:t>
          </w:r>
        </w:sdtContent>
      </w:sdt>
      <w:r w:rsidRPr="00E64AE3">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צד א"/>
          <w:tag w:val="cmtTzadAName"/>
          <w:id w:val="-1697851747"/>
          <w:placeholder>
            <w:docPart w:val="AF5095918E924D79826F9B18EDC4F12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3" w:author="גרמן קגנובסקי" w:date="2020-05-12T13:11:00Z">
            <w:r w:rsidR="00CD055C" w:rsidRPr="003E6FC4">
              <w:rPr>
                <w:rStyle w:val="PlaceholderText"/>
                <w:rtl/>
              </w:rPr>
              <w:t>[שם צד א]</w:t>
            </w:r>
          </w:ins>
        </w:sdtContent>
      </w:sdt>
    </w:p>
    <w:p w14:paraId="416D6302" w14:textId="77777777" w:rsidR="00E64AE3" w:rsidRPr="00E64AE3" w:rsidRDefault="00E64AE3" w:rsidP="00E64AE3">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ab/>
        <w:t>המתכנן</w:t>
      </w:r>
      <w:r w:rsidRPr="00E64AE3">
        <w:rPr>
          <w:rFonts w:ascii="Times New Roman" w:eastAsia="Times New Roman" w:hAnsi="Times New Roman"/>
          <w:sz w:val="20"/>
          <w:lang w:eastAsia="he-IL"/>
        </w:rPr>
        <w:t xml:space="preserve"> </w:t>
      </w:r>
      <w:r w:rsidRPr="00E64AE3">
        <w:rPr>
          <w:rFonts w:ascii="Times New Roman" w:eastAsia="Times New Roman" w:hAnsi="Times New Roman"/>
          <w:sz w:val="20"/>
          <w:rtl/>
          <w:lang w:eastAsia="he-IL"/>
        </w:rPr>
        <w:tab/>
      </w:r>
      <w:r w:rsidRPr="00E64AE3">
        <w:rPr>
          <w:rFonts w:ascii="Times New Roman" w:eastAsia="Times New Roman" w:hAnsi="Times New Roman"/>
          <w:sz w:val="20"/>
          <w:lang w:eastAsia="he-IL"/>
        </w:rPr>
        <w:t xml:space="preserve"> </w:t>
      </w:r>
      <w:r w:rsidRPr="00E64AE3">
        <w:rPr>
          <w:rFonts w:ascii="Times New Roman" w:eastAsia="Times New Roman" w:hAnsi="Times New Roman"/>
          <w:sz w:val="20"/>
          <w:rtl/>
          <w:lang w:eastAsia="he-IL"/>
        </w:rPr>
        <w:t>המזמין</w:t>
      </w:r>
      <w:r w:rsidRPr="00E64AE3">
        <w:rPr>
          <w:rFonts w:ascii="Times New Roman" w:eastAsia="Times New Roman" w:hAnsi="Times New Roman"/>
          <w:sz w:val="20"/>
          <w:lang w:eastAsia="he-IL"/>
        </w:rPr>
        <w:t xml:space="preserve"> </w:t>
      </w:r>
    </w:p>
    <w:p w14:paraId="1C7C1733"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5F92C057"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1BE9A805"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E64AE3">
        <w:rPr>
          <w:rFonts w:ascii="Times New Roman" w:eastAsia="Times New Roman" w:hAnsi="Times New Roman" w:hint="cs"/>
          <w:sz w:val="20"/>
          <w:rtl/>
          <w:lang w:eastAsia="he-IL"/>
        </w:rPr>
        <w:t>י</w:t>
      </w:r>
      <w:r w:rsidRPr="00E64AE3">
        <w:rPr>
          <w:rFonts w:ascii="Times New Roman" w:eastAsia="Times New Roman" w:hAnsi="Times New Roman"/>
          <w:sz w:val="20"/>
          <w:rtl/>
          <w:lang w:eastAsia="he-IL"/>
        </w:rPr>
        <w:t xml:space="preserve">ן זה. </w:t>
      </w:r>
    </w:p>
    <w:p w14:paraId="6DDF7632"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30C646B7"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תאריך :  _______________</w:t>
      </w:r>
      <w:r w:rsidRPr="00E64AE3">
        <w:rPr>
          <w:rFonts w:ascii="Times New Roman" w:eastAsia="Times New Roman" w:hAnsi="Times New Roman"/>
          <w:sz w:val="20"/>
          <w:rtl/>
          <w:lang w:eastAsia="he-IL"/>
        </w:rPr>
        <w:tab/>
      </w:r>
      <w:r w:rsidRPr="00E64AE3">
        <w:rPr>
          <w:rFonts w:ascii="Times New Roman" w:eastAsia="Times New Roman" w:hAnsi="Times New Roman"/>
          <w:sz w:val="20"/>
          <w:rtl/>
          <w:lang w:eastAsia="he-IL"/>
        </w:rPr>
        <w:tab/>
      </w:r>
      <w:r w:rsidRPr="00E64AE3">
        <w:rPr>
          <w:rFonts w:ascii="Times New Roman" w:eastAsia="Times New Roman" w:hAnsi="Times New Roman"/>
          <w:sz w:val="20"/>
          <w:rtl/>
          <w:lang w:eastAsia="he-IL"/>
        </w:rPr>
        <w:tab/>
      </w:r>
    </w:p>
    <w:p w14:paraId="41939958"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חתימה וחותמת עו"ד/ רו"ח : ________________</w:t>
      </w:r>
    </w:p>
    <w:p w14:paraId="566EAE04"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6F16C29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rtl/>
          <w:lang w:eastAsia="he-IL"/>
        </w:rPr>
      </w:pPr>
    </w:p>
    <w:p w14:paraId="57350834"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rtl/>
          <w:lang w:eastAsia="he-IL"/>
        </w:rPr>
      </w:pPr>
    </w:p>
    <w:p w14:paraId="2888A6CE" w14:textId="77777777" w:rsidR="001835AB" w:rsidRPr="001835AB" w:rsidRDefault="001835AB" w:rsidP="001835AB">
      <w:pPr>
        <w:widowControl w:val="0"/>
        <w:spacing w:before="0" w:beforeAutospacing="0" w:after="0" w:afterAutospacing="0" w:line="240" w:lineRule="auto"/>
        <w:outlineLvl w:val="3"/>
        <w:rPr>
          <w:rFonts w:ascii="Times New Roman" w:eastAsia="Times New Roman" w:hAnsi="Times New Roman"/>
          <w:bCs/>
          <w:sz w:val="24"/>
          <w:u w:val="single"/>
          <w:rtl/>
          <w:lang w:eastAsia="he-IL"/>
        </w:rPr>
      </w:pPr>
    </w:p>
    <w:p w14:paraId="1D74069A" w14:textId="77777777" w:rsidR="00B158C8" w:rsidRDefault="00B158C8" w:rsidP="00E64AE3">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072E0CA7" w14:textId="77777777" w:rsidR="00E64AE3" w:rsidRPr="00E64AE3"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sidRPr="00E64AE3">
        <w:rPr>
          <w:rFonts w:ascii="Times New Roman" w:eastAsia="Times New Roman" w:hAnsi="Times New Roman" w:hint="cs"/>
          <w:bCs/>
          <w:sz w:val="20"/>
          <w:u w:val="single"/>
          <w:rtl/>
          <w:lang w:eastAsia="he-IL"/>
        </w:rPr>
        <w:lastRenderedPageBreak/>
        <w:t>נספח ''א''</w:t>
      </w:r>
    </w:p>
    <w:p w14:paraId="0CA819D2" w14:textId="77777777" w:rsidR="00E64AE3" w:rsidRPr="00E64AE3"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lang w:eastAsia="he-IL"/>
        </w:rPr>
      </w:pPr>
      <w:r w:rsidRPr="00E64AE3">
        <w:rPr>
          <w:rFonts w:ascii="Times New Roman" w:eastAsia="Times New Roman" w:hAnsi="Times New Roman" w:hint="cs"/>
          <w:bCs/>
          <w:sz w:val="20"/>
          <w:u w:val="single"/>
          <w:rtl/>
          <w:lang w:eastAsia="he-IL"/>
        </w:rPr>
        <w:t>נספח כללי</w:t>
      </w:r>
    </w:p>
    <w:p w14:paraId="27F334C7"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1.1</w:t>
      </w:r>
      <w:r w:rsidRPr="00E64AE3">
        <w:rPr>
          <w:rFonts w:ascii="Times New Roman" w:eastAsia="Times New Roman" w:hAnsi="Times New Roman" w:hint="cs"/>
          <w:sz w:val="24"/>
          <w:rtl/>
          <w:lang w:eastAsia="he-IL"/>
        </w:rPr>
        <w:tab/>
        <w:t>הגדרות -</w:t>
      </w:r>
    </w:p>
    <w:p w14:paraId="383C8591"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04DCEC43" w14:textId="77777777"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w:t>
      </w:r>
      <w:r w:rsidRPr="00E64AE3">
        <w:rPr>
          <w:rFonts w:ascii="Times New Roman" w:eastAsia="Times New Roman" w:hAnsi="Times New Roman" w:hint="cs"/>
          <w:b/>
          <w:bCs/>
          <w:sz w:val="24"/>
          <w:rtl/>
          <w:lang w:eastAsia="he-IL"/>
        </w:rPr>
        <w:t>הפרויקט</w:t>
      </w:r>
      <w:r w:rsidRPr="00E64AE3">
        <w:rPr>
          <w:rFonts w:ascii="Times New Roman" w:eastAsia="Times New Roman" w:hAnsi="Times New Roman" w:hint="cs"/>
          <w:sz w:val="24"/>
          <w:rtl/>
          <w:lang w:eastAsia="he-IL"/>
        </w:rPr>
        <w:t>"-</w:t>
      </w:r>
      <w:r w:rsidRPr="00E64AE3">
        <w:rPr>
          <w:rFonts w:ascii="Times New Roman" w:eastAsia="Times New Roman" w:hAnsi="Times New Roman" w:hint="cs"/>
          <w:sz w:val="24"/>
          <w:lang w:eastAsia="he-IL"/>
        </w:rPr>
        <w:t xml:space="preserve"> </w:t>
      </w:r>
      <w:r w:rsidRPr="00E64AE3">
        <w:rPr>
          <w:rFonts w:ascii="Times New Roman" w:eastAsia="Times New Roman" w:hAnsi="Times New Roman" w:hint="cs"/>
          <w:sz w:val="24"/>
          <w:rtl/>
          <w:lang w:eastAsia="he-IL"/>
        </w:rPr>
        <w:t>פרויקט לבניית יחידות דיור, שטחי מסחר ומשרדים, חניונים ועבודות פיתוח ב</w:t>
      </w:r>
      <w:sdt>
        <w:sdtPr>
          <w:rPr>
            <w:rFonts w:ascii="Times New Roman" w:eastAsia="Times New Roman" w:hAnsi="Times New Roman" w:hint="cs"/>
            <w:color w:val="00B0F0"/>
            <w:sz w:val="24"/>
            <w:rtl/>
            <w:lang w:eastAsia="he-IL"/>
          </w:rPr>
          <w:alias w:val="רשות מקומית"/>
          <w:tag w:val="cntLocalAuth"/>
          <w:id w:val="1782831239"/>
          <w:placeholder>
            <w:docPart w:val="564AE81DA21F4ED78EB5CA809D6CFA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4" w:author="גרמן קגנובסקי" w:date="2020-05-12T13:11:00Z">
            <w:r w:rsidR="00CD055C">
              <w:rPr>
                <w:rFonts w:ascii="Times New Roman" w:eastAsia="Times New Roman" w:hAnsi="Times New Roman" w:hint="cs"/>
                <w:color w:val="00B0F0"/>
                <w:sz w:val="24"/>
                <w:rtl/>
                <w:lang w:eastAsia="he-IL"/>
              </w:rPr>
              <w:t>רעננה</w:t>
            </w:r>
          </w:ins>
        </w:sdtContent>
      </w:sdt>
      <w:r w:rsidRPr="00E64AE3">
        <w:rPr>
          <w:rFonts w:ascii="Times New Roman" w:eastAsia="Times New Roman" w:hAnsi="Times New Roman" w:hint="cs"/>
          <w:color w:val="00B0F0"/>
          <w:sz w:val="24"/>
          <w:rtl/>
          <w:lang w:eastAsia="he-IL"/>
        </w:rPr>
        <w:t xml:space="preserve"> - </w:t>
      </w:r>
      <w:sdt>
        <w:sdtPr>
          <w:rPr>
            <w:rFonts w:ascii="Times New Roman" w:eastAsia="Times New Roman" w:hAnsi="Times New Roman" w:hint="cs"/>
            <w:color w:val="00B0F0"/>
            <w:sz w:val="24"/>
            <w:rtl/>
          </w:rPr>
          <w:alias w:val="שם אתר"/>
          <w:tag w:val="cntSite"/>
          <w:id w:val="-1682512962"/>
          <w:placeholder>
            <w:docPart w:val="32D2F19C01A448299B31E3C8260E18E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5" w:author="גרמן קגנובסקי" w:date="2020-05-12T13:10:00Z">
            <w:r w:rsidR="00CD055C">
              <w:rPr>
                <w:rFonts w:ascii="Times New Roman" w:eastAsia="Times New Roman" w:hAnsi="Times New Roman" w:hint="cs"/>
                <w:color w:val="00B0F0"/>
                <w:sz w:val="24"/>
                <w:rtl/>
              </w:rPr>
              <w:t>סביוני רעננה צפון</w:t>
            </w:r>
          </w:ins>
        </w:sdtContent>
      </w:sdt>
      <w:r w:rsidRPr="00E64AE3">
        <w:rPr>
          <w:rFonts w:ascii="Times New Roman" w:eastAsia="Times New Roman" w:hAnsi="Times New Roman" w:hint="cs"/>
          <w:color w:val="00B0F0"/>
          <w:sz w:val="24"/>
          <w:rtl/>
          <w:lang w:eastAsia="he-IL"/>
        </w:rPr>
        <w:t xml:space="preserve">, </w:t>
      </w:r>
      <w:sdt>
        <w:sdtPr>
          <w:rPr>
            <w:rFonts w:ascii="Times New Roman" w:eastAsia="Times New Roman" w:hAnsi="Times New Roman" w:hint="cs"/>
            <w:color w:val="00B0F0"/>
            <w:sz w:val="24"/>
            <w:rtl/>
          </w:rPr>
          <w:alias w:val="שם הפרויקט"/>
          <w:tag w:val="cntProjectName"/>
          <w:id w:val="-1647974920"/>
          <w:placeholder>
            <w:docPart w:val="CB895B3499E0482695CCAD380F30F9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6" w:author="גרמן קגנובסקי" w:date="2020-05-12T13:10:00Z">
            <w:r w:rsidR="00CD055C">
              <w:rPr>
                <w:rFonts w:ascii="Times New Roman" w:eastAsia="Times New Roman" w:hAnsi="Times New Roman" w:hint="cs"/>
                <w:color w:val="00B0F0"/>
                <w:sz w:val="24"/>
                <w:rtl/>
              </w:rPr>
              <w:t>סביוני  רעננה  צפון</w:t>
            </w:r>
          </w:ins>
        </w:sdtContent>
      </w:sdt>
      <w:r w:rsidRPr="00E64AE3">
        <w:rPr>
          <w:rFonts w:ascii="Times New Roman" w:eastAsia="Times New Roman" w:hAnsi="Times New Roman" w:hint="cs"/>
          <w:sz w:val="24"/>
          <w:rtl/>
          <w:lang w:eastAsia="he-IL"/>
        </w:rPr>
        <w:t xml:space="preserve"> לרבות עבודות פיתוח על, אשר יתוכנן ו/או יבוצע עבור המזמין באתר בקטעים ובשלבים לפי שיקול דעתו.</w:t>
      </w:r>
    </w:p>
    <w:p w14:paraId="2A607EFD"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52F46FAC" w14:textId="77777777" w:rsidR="00E64AE3" w:rsidRPr="00E64AE3" w:rsidRDefault="00E64AE3" w:rsidP="00CD055C">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w:t>
      </w:r>
      <w:r w:rsidRPr="00E64AE3">
        <w:rPr>
          <w:rFonts w:ascii="Times New Roman" w:eastAsia="Times New Roman" w:hAnsi="Times New Roman" w:hint="cs"/>
          <w:b/>
          <w:bCs/>
          <w:sz w:val="24"/>
          <w:rtl/>
          <w:lang w:eastAsia="he-IL"/>
        </w:rPr>
        <w:t>התכנית</w:t>
      </w:r>
      <w:r w:rsidRPr="00E64AE3">
        <w:rPr>
          <w:rFonts w:ascii="Times New Roman" w:eastAsia="Times New Roman" w:hAnsi="Times New Roman" w:hint="cs"/>
          <w:sz w:val="24"/>
          <w:rtl/>
          <w:lang w:eastAsia="he-IL"/>
        </w:rPr>
        <w:t xml:space="preserve">" או </w:t>
      </w:r>
      <w:r w:rsidRPr="00E64AE3">
        <w:rPr>
          <w:rFonts w:ascii="Times New Roman" w:eastAsia="Times New Roman" w:hAnsi="Times New Roman" w:hint="cs"/>
          <w:b/>
          <w:bCs/>
          <w:sz w:val="24"/>
          <w:rtl/>
          <w:lang w:eastAsia="he-IL"/>
        </w:rPr>
        <w:t xml:space="preserve">"המקרקעין" </w:t>
      </w:r>
      <w:r w:rsidRPr="00E64AE3">
        <w:rPr>
          <w:rFonts w:ascii="Times New Roman" w:eastAsia="Times New Roman" w:hAnsi="Times New Roman"/>
          <w:sz w:val="24"/>
          <w:lang w:eastAsia="he-IL"/>
        </w:rPr>
        <w:t>–</w:t>
      </w:r>
      <w:r w:rsidRPr="00E64AE3">
        <w:rPr>
          <w:rFonts w:ascii="Times New Roman" w:eastAsia="Times New Roman" w:hAnsi="Times New Roman" w:hint="cs"/>
          <w:sz w:val="24"/>
          <w:rtl/>
          <w:lang w:eastAsia="he-IL"/>
        </w:rPr>
        <w:t xml:space="preserve"> תכנית בנין עיר מס' </w:t>
      </w:r>
      <w:sdt>
        <w:sdtPr>
          <w:rPr>
            <w:rFonts w:ascii="Times New Roman" w:eastAsia="Times New Roman" w:hAnsi="Times New Roman" w:hint="cs"/>
            <w:color w:val="008000"/>
            <w:sz w:val="24"/>
            <w:rtl/>
          </w:rPr>
          <w:alias w:val="שדה נוסף 2"/>
          <w:tag w:val="cntCustomField2"/>
          <w:id w:val="1880663104"/>
          <w:placeholder>
            <w:docPart w:val="182F74DC5C8E4021B0CC0C3762F2E7E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7" w:author="גרמן קגנובסקי" w:date="2020-05-12T13:14:00Z">
            <w:r w:rsidR="00CD055C">
              <w:rPr>
                <w:rFonts w:ascii="Times New Roman" w:eastAsia="Times New Roman" w:hAnsi="Times New Roman" w:hint="cs"/>
                <w:color w:val="008000"/>
                <w:sz w:val="24"/>
                <w:rtl/>
              </w:rPr>
              <w:t>רע/708</w:t>
            </w:r>
          </w:ins>
        </w:sdtContent>
      </w:sdt>
      <w:r w:rsidRPr="00E64AE3">
        <w:rPr>
          <w:rFonts w:ascii="Times New Roman" w:eastAsia="Times New Roman" w:hAnsi="Times New Roman" w:hint="cs"/>
          <w:sz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hint="cs"/>
            <w:sz w:val="24"/>
            <w:rtl/>
            <w:lang w:eastAsia="he-IL"/>
          </w:rPr>
          <w:alias w:val="שדה נוסף 1"/>
          <w:tag w:val="cntCustomField1"/>
          <w:id w:val="-452094098"/>
          <w:placeholder>
            <w:docPart w:val="9EAC23516FAE4031AE28A4FF7C5F6AD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8" w:author="גרמן קגנובסקי" w:date="2020-05-12T13:16:00Z">
            <w:r w:rsidR="00CD055C">
              <w:rPr>
                <w:rFonts w:ascii="Times New Roman" w:eastAsia="Times New Roman" w:hAnsi="Times New Roman" w:hint="cs"/>
                <w:sz w:val="24"/>
                <w:rtl/>
                <w:lang w:eastAsia="he-IL"/>
              </w:rPr>
              <w:t xml:space="preserve">גוש </w:t>
            </w:r>
          </w:ins>
          <w:ins w:id="9" w:author="גרמן קגנובסקי" w:date="2020-05-12T13:17:00Z">
            <w:r w:rsidR="00CD055C">
              <w:rPr>
                <w:rFonts w:ascii="Times New Roman" w:eastAsia="Times New Roman" w:hAnsi="Times New Roman" w:hint="cs"/>
                <w:sz w:val="24"/>
                <w:rtl/>
                <w:lang w:eastAsia="he-IL"/>
              </w:rPr>
              <w:t xml:space="preserve"> </w:t>
            </w:r>
          </w:ins>
          <w:ins w:id="10" w:author="גרמן קגנובסקי" w:date="2020-05-12T13:16:00Z">
            <w:r w:rsidR="00CD055C">
              <w:rPr>
                <w:rFonts w:ascii="Times New Roman" w:eastAsia="Times New Roman" w:hAnsi="Times New Roman" w:hint="cs"/>
                <w:sz w:val="24"/>
                <w:rtl/>
                <w:lang w:eastAsia="he-IL"/>
              </w:rPr>
              <w:t>6578</w:t>
            </w:r>
          </w:ins>
        </w:sdtContent>
      </w:sdt>
      <w:ins w:id="11" w:author="גרמן קגנובסקי" w:date="2020-05-12T13:17:00Z">
        <w:r w:rsidR="00CD055C">
          <w:rPr>
            <w:rFonts w:ascii="Times New Roman" w:eastAsia="Times New Roman" w:hAnsi="Times New Roman" w:hint="cs"/>
            <w:sz w:val="24"/>
            <w:rtl/>
            <w:lang w:eastAsia="he-IL"/>
          </w:rPr>
          <w:t>, חלקה 151</w:t>
        </w:r>
      </w:ins>
      <w:del w:id="12" w:author="גרמן קגנובסקי" w:date="2020-05-12T13:17:00Z">
        <w:r w:rsidRPr="00E64AE3" w:rsidDel="00CD055C">
          <w:rPr>
            <w:rFonts w:ascii="Times New Roman" w:eastAsia="Times New Roman" w:hAnsi="Times New Roman" w:hint="cs"/>
            <w:sz w:val="24"/>
            <w:rtl/>
            <w:lang w:eastAsia="he-IL"/>
          </w:rPr>
          <w:delText>.</w:delText>
        </w:r>
      </w:del>
    </w:p>
    <w:p w14:paraId="066D096E" w14:textId="77777777"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 xml:space="preserve">המזמין שומר לעצמו הזכות לערוך שינויים </w:t>
      </w:r>
      <w:proofErr w:type="spellStart"/>
      <w:r w:rsidRPr="00E64AE3">
        <w:rPr>
          <w:rFonts w:ascii="Times New Roman" w:eastAsia="Times New Roman" w:hAnsi="Times New Roman" w:hint="cs"/>
          <w:sz w:val="24"/>
          <w:rtl/>
          <w:lang w:eastAsia="he-IL"/>
        </w:rPr>
        <w:t>בתב"ע</w:t>
      </w:r>
      <w:proofErr w:type="spellEnd"/>
      <w:r w:rsidRPr="00E64AE3">
        <w:rPr>
          <w:rFonts w:ascii="Times New Roman" w:eastAsia="Times New Roman" w:hAnsi="Times New Roman" w:hint="cs"/>
          <w:sz w:val="24"/>
          <w:rtl/>
          <w:lang w:eastAsia="he-IL"/>
        </w:rPr>
        <w:t xml:space="preserve"> ממתכונתה היום והשירותים המוזמנים מן המתכנן הינם בהתאם לתכנית התקפה בעת הזמנת כל שלב. המתכנן מתחייב להתעדכן </w:t>
      </w:r>
      <w:proofErr w:type="spellStart"/>
      <w:r w:rsidRPr="00E64AE3">
        <w:rPr>
          <w:rFonts w:ascii="Times New Roman" w:eastAsia="Times New Roman" w:hAnsi="Times New Roman" w:hint="cs"/>
          <w:sz w:val="24"/>
          <w:rtl/>
          <w:lang w:eastAsia="he-IL"/>
        </w:rPr>
        <w:t>בתב"ע</w:t>
      </w:r>
      <w:proofErr w:type="spellEnd"/>
      <w:r w:rsidRPr="00E64AE3">
        <w:rPr>
          <w:rFonts w:ascii="Times New Roman" w:eastAsia="Times New Roman" w:hAnsi="Times New Roman" w:hint="cs"/>
          <w:sz w:val="24"/>
          <w:rtl/>
          <w:lang w:eastAsia="he-IL"/>
        </w:rPr>
        <w:t xml:space="preserve"> ובתכניות הבינוי על תיקוניהם ולספק את השירותים כנדרש לשם בניית הפרויקט עפ"י </w:t>
      </w:r>
      <w:proofErr w:type="spellStart"/>
      <w:r w:rsidRPr="00E64AE3">
        <w:rPr>
          <w:rFonts w:ascii="Times New Roman" w:eastAsia="Times New Roman" w:hAnsi="Times New Roman" w:hint="cs"/>
          <w:sz w:val="24"/>
          <w:rtl/>
          <w:lang w:eastAsia="he-IL"/>
        </w:rPr>
        <w:t>התב"ע</w:t>
      </w:r>
      <w:proofErr w:type="spellEnd"/>
      <w:r w:rsidRPr="00E64AE3">
        <w:rPr>
          <w:rFonts w:ascii="Times New Roman" w:eastAsia="Times New Roman" w:hAnsi="Times New Roman" w:hint="cs"/>
          <w:sz w:val="24"/>
          <w:rtl/>
          <w:lang w:eastAsia="he-IL"/>
        </w:rPr>
        <w:t xml:space="preserve"> ותכניות הבינוי במתכונת שתאושר ובהתאם להוראות המזמין.</w:t>
      </w:r>
    </w:p>
    <w:p w14:paraId="200F82AD" w14:textId="77777777"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0E14E5CA" w14:textId="77777777" w:rsidR="00E64AE3" w:rsidRPr="00E64AE3" w:rsidRDefault="00E64AE3" w:rsidP="00E64AE3">
      <w:pPr>
        <w:spacing w:before="0" w:beforeAutospacing="0" w:after="0" w:afterAutospacing="0" w:line="240" w:lineRule="auto"/>
        <w:ind w:left="720"/>
        <w:rPr>
          <w:rFonts w:ascii="Times New Roman" w:eastAsia="Times New Roman" w:hAnsi="Times New Roman"/>
          <w:color w:val="008000"/>
          <w:sz w:val="24"/>
          <w:rtl/>
        </w:rPr>
      </w:pPr>
      <w:r w:rsidRPr="00E64AE3">
        <w:rPr>
          <w:rFonts w:ascii="Times New Roman" w:eastAsia="Times New Roman" w:hAnsi="Times New Roman" w:hint="cs"/>
          <w:sz w:val="24"/>
          <w:rtl/>
          <w:lang w:eastAsia="he-IL"/>
        </w:rPr>
        <w:t xml:space="preserve">"הרשות המקומית" - </w:t>
      </w:r>
      <w:sdt>
        <w:sdtPr>
          <w:rPr>
            <w:rFonts w:ascii="Times New Roman" w:eastAsia="Times New Roman" w:hAnsi="Times New Roman" w:hint="cs"/>
            <w:color w:val="008000"/>
            <w:sz w:val="24"/>
            <w:rtl/>
          </w:rPr>
          <w:alias w:val="רשות מקומית"/>
          <w:tag w:val="cntLocalAuth"/>
          <w:id w:val="1088732537"/>
          <w:placeholder>
            <w:docPart w:val="764C71461BC84153BBDCE6E5C59487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3" w:author="גרמן קגנובסקי" w:date="2020-05-12T13:11:00Z">
            <w:r w:rsidR="00CD055C">
              <w:rPr>
                <w:rFonts w:ascii="Times New Roman" w:eastAsia="Times New Roman" w:hAnsi="Times New Roman" w:hint="cs"/>
                <w:color w:val="008000"/>
                <w:sz w:val="24"/>
                <w:rtl/>
              </w:rPr>
              <w:t>רעננה</w:t>
            </w:r>
          </w:ins>
        </w:sdtContent>
      </w:sdt>
      <w:r w:rsidRPr="00E64AE3">
        <w:rPr>
          <w:rFonts w:ascii="Times New Roman" w:eastAsia="Times New Roman" w:hAnsi="Times New Roman" w:hint="cs"/>
          <w:color w:val="008000"/>
          <w:sz w:val="24"/>
          <w:rtl/>
        </w:rPr>
        <w:t>.</w:t>
      </w:r>
    </w:p>
    <w:p w14:paraId="52C04009" w14:textId="77777777" w:rsidR="00E64AE3" w:rsidRPr="00E64AE3" w:rsidRDefault="00E64AE3" w:rsidP="00E64AE3">
      <w:pPr>
        <w:spacing w:before="0" w:beforeAutospacing="0" w:after="0" w:afterAutospacing="0" w:line="240" w:lineRule="auto"/>
        <w:ind w:left="720"/>
        <w:rPr>
          <w:rFonts w:ascii="Times New Roman" w:eastAsia="Times New Roman" w:hAnsi="Times New Roman"/>
          <w:color w:val="FF0000"/>
          <w:sz w:val="24"/>
          <w:rtl/>
        </w:rPr>
      </w:pPr>
    </w:p>
    <w:p w14:paraId="34658850" w14:textId="77777777" w:rsidR="00E64AE3" w:rsidRPr="00E64AE3" w:rsidRDefault="00E64AE3" w:rsidP="00E64AE3">
      <w:pPr>
        <w:spacing w:before="0" w:beforeAutospacing="0" w:after="0" w:afterAutospacing="0" w:line="240" w:lineRule="auto"/>
        <w:ind w:left="720"/>
        <w:rPr>
          <w:rFonts w:ascii="Times New Roman" w:eastAsia="Times New Roman" w:hAnsi="Times New Roman"/>
          <w:sz w:val="24"/>
          <w:rtl/>
          <w:lang w:eastAsia="he-IL"/>
        </w:rPr>
      </w:pPr>
      <w:r w:rsidRPr="00E64AE3">
        <w:rPr>
          <w:rFonts w:ascii="Times New Roman" w:eastAsia="Times New Roman" w:hAnsi="Times New Roman" w:hint="cs"/>
          <w:sz w:val="24"/>
          <w:rtl/>
        </w:rPr>
        <w:t xml:space="preserve">"חוזה הפיתוח" </w:t>
      </w:r>
      <w:r w:rsidRPr="00E64AE3">
        <w:rPr>
          <w:rFonts w:ascii="Times New Roman" w:eastAsia="Times New Roman" w:hAnsi="Times New Roman"/>
          <w:sz w:val="24"/>
        </w:rPr>
        <w:t>–</w:t>
      </w:r>
      <w:r w:rsidRPr="00E64AE3">
        <w:rPr>
          <w:rFonts w:ascii="Times New Roman" w:eastAsia="Times New Roman" w:hAnsi="Times New Roman" w:hint="cs"/>
          <w:sz w:val="24"/>
          <w:rtl/>
        </w:rPr>
        <w:t xml:space="preserve"> חוזה הפיתוח אשר נחתם בין המזמין לבין הרשות המקומית.</w:t>
      </w:r>
    </w:p>
    <w:p w14:paraId="362B463F"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3532A8EB" w14:textId="77777777" w:rsidR="00E64AE3" w:rsidRPr="00E64AE3" w:rsidRDefault="00E64AE3" w:rsidP="00CD055C">
      <w:pPr>
        <w:widowControl w:val="0"/>
        <w:spacing w:before="0" w:beforeAutospacing="0" w:after="0" w:afterAutospacing="0" w:line="240" w:lineRule="auto"/>
        <w:jc w:val="both"/>
        <w:rPr>
          <w:rFonts w:ascii="Times New Roman" w:eastAsia="Times New Roman" w:hAnsi="Times New Roman"/>
          <w:bCs/>
          <w:color w:val="FF0000"/>
          <w:sz w:val="24"/>
          <w:rtl/>
          <w:lang w:eastAsia="he-IL"/>
        </w:rPr>
      </w:pPr>
      <w:r w:rsidRPr="00E64AE3">
        <w:rPr>
          <w:rFonts w:ascii="Times New Roman" w:eastAsia="Times New Roman" w:hAnsi="Times New Roman" w:hint="cs"/>
          <w:sz w:val="24"/>
          <w:rtl/>
          <w:lang w:eastAsia="he-IL"/>
        </w:rPr>
        <w:t>2.8</w:t>
      </w:r>
      <w:r w:rsidRPr="00E64AE3">
        <w:rPr>
          <w:rFonts w:ascii="Times New Roman" w:eastAsia="Times New Roman" w:hAnsi="Times New Roman" w:hint="cs"/>
          <w:sz w:val="24"/>
          <w:rtl/>
          <w:lang w:eastAsia="he-IL"/>
        </w:rPr>
        <w:tab/>
        <w:t xml:space="preserve">המנהל הוא: </w:t>
      </w:r>
      <w:customXmlDelRangeStart w:id="14" w:author="גרמן קגנובסקי" w:date="2020-05-12T13:18:00Z"/>
      <w:sdt>
        <w:sdtPr>
          <w:rPr>
            <w:rFonts w:ascii="Times New Roman" w:eastAsia="Times New Roman" w:hAnsi="Times New Roman" w:hint="cs"/>
            <w:sz w:val="24"/>
            <w:rtl/>
            <w:lang w:eastAsia="he-IL"/>
          </w:rPr>
          <w:alias w:val="שדה נוסף 3"/>
          <w:tag w:val="cntCustomField3"/>
          <w:id w:val="405040135"/>
          <w:placeholder>
            <w:docPart w:val="9F24E6AC1AD4458D9FA303CC0D17BA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customXmlDelRangeEnd w:id="14"/>
          <w:ins w:id="15" w:author="גרמן קגנובסקי" w:date="2020-05-12T13:18:00Z">
            <w:r w:rsidR="00CD055C">
              <w:rPr>
                <w:rFonts w:ascii="Times New Roman" w:eastAsia="Times New Roman" w:hAnsi="Times New Roman" w:hint="cs"/>
                <w:sz w:val="24"/>
                <w:rtl/>
                <w:lang w:eastAsia="he-IL"/>
              </w:rPr>
              <w:t>גרמן קגנובסקי</w:t>
            </w:r>
          </w:ins>
          <w:customXmlDelRangeStart w:id="16" w:author="גרמן קגנובסקי" w:date="2020-05-12T13:18:00Z"/>
        </w:sdtContent>
      </w:sdt>
      <w:customXmlDelRangeEnd w:id="16"/>
    </w:p>
    <w:p w14:paraId="73870487"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bCs/>
          <w:sz w:val="24"/>
          <w:rtl/>
          <w:lang w:eastAsia="he-IL"/>
        </w:rPr>
      </w:pPr>
    </w:p>
    <w:p w14:paraId="1DC5A1FC" w14:textId="77777777" w:rsidR="00E64AE3" w:rsidRPr="00E64AE3" w:rsidRDefault="00E64AE3" w:rsidP="00B158C8">
      <w:pPr>
        <w:widowControl w:val="0"/>
        <w:spacing w:before="0" w:beforeAutospacing="0" w:after="0" w:afterAutospacing="0" w:line="240" w:lineRule="auto"/>
        <w:ind w:left="720" w:right="720" w:hanging="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2.10</w:t>
      </w:r>
      <w:r w:rsidRPr="00E64AE3">
        <w:rPr>
          <w:rFonts w:ascii="Times New Roman" w:eastAsia="Times New Roman" w:hAnsi="Times New Roman" w:hint="cs"/>
          <w:sz w:val="24"/>
          <w:rtl/>
          <w:lang w:eastAsia="he-IL"/>
        </w:rPr>
        <w:tab/>
      </w:r>
      <w:r w:rsidR="00B158C8" w:rsidRPr="00B158C8">
        <w:rPr>
          <w:rFonts w:ascii="Times New Roman" w:eastAsia="Times New Roman" w:hAnsi="Times New Roman"/>
          <w:sz w:val="24"/>
          <w:rtl/>
          <w:lang w:eastAsia="he-IL"/>
        </w:rPr>
        <w:t xml:space="preserve">התכנון יתבצע במודל תלת </w:t>
      </w:r>
      <w:proofErr w:type="spellStart"/>
      <w:r w:rsidR="00B158C8" w:rsidRPr="00B158C8">
        <w:rPr>
          <w:rFonts w:ascii="Times New Roman" w:eastAsia="Times New Roman" w:hAnsi="Times New Roman"/>
          <w:sz w:val="24"/>
          <w:rtl/>
          <w:lang w:eastAsia="he-IL"/>
        </w:rPr>
        <w:t>מימד</w:t>
      </w:r>
      <w:proofErr w:type="spellEnd"/>
      <w:r w:rsidR="00B158C8" w:rsidRPr="00B158C8">
        <w:rPr>
          <w:rFonts w:ascii="Times New Roman" w:eastAsia="Times New Roman" w:hAnsi="Times New Roman"/>
          <w:sz w:val="24"/>
          <w:rtl/>
          <w:lang w:eastAsia="he-IL"/>
        </w:rPr>
        <w:t xml:space="preserve"> ע"י תוכנת </w:t>
      </w:r>
      <w:r w:rsidR="00B158C8" w:rsidRPr="00B158C8">
        <w:rPr>
          <w:rFonts w:ascii="Times New Roman" w:eastAsia="Times New Roman" w:hAnsi="Times New Roman"/>
          <w:sz w:val="24"/>
          <w:lang w:eastAsia="he-IL"/>
        </w:rPr>
        <w:t>REVIT</w:t>
      </w:r>
      <w:r w:rsidR="00B158C8" w:rsidRPr="00B158C8">
        <w:rPr>
          <w:rFonts w:ascii="Times New Roman" w:eastAsia="Times New Roman" w:hAnsi="Times New Roman"/>
          <w:sz w:val="24"/>
          <w:rtl/>
          <w:lang w:eastAsia="he-IL"/>
        </w:rPr>
        <w:t xml:space="preserve">, במתודולוגיית </w:t>
      </w:r>
      <w:r w:rsidR="00B158C8" w:rsidRPr="00B158C8">
        <w:rPr>
          <w:rFonts w:ascii="Times New Roman" w:eastAsia="Times New Roman" w:hAnsi="Times New Roman"/>
          <w:sz w:val="24"/>
          <w:lang w:eastAsia="he-IL"/>
        </w:rPr>
        <w:t>BIM</w:t>
      </w:r>
      <w:r w:rsidR="00B158C8" w:rsidRPr="00B158C8">
        <w:rPr>
          <w:rFonts w:ascii="Times New Roman" w:eastAsia="Times New Roman" w:hAnsi="Times New Roman"/>
          <w:sz w:val="24"/>
          <w:rtl/>
          <w:lang w:eastAsia="he-IL"/>
        </w:rPr>
        <w:t>, בענן – "</w:t>
      </w:r>
      <w:r w:rsidR="00B158C8" w:rsidRPr="00B158C8">
        <w:rPr>
          <w:rFonts w:ascii="Times New Roman" w:eastAsia="Times New Roman" w:hAnsi="Times New Roman"/>
          <w:sz w:val="24"/>
          <w:lang w:eastAsia="he-IL"/>
        </w:rPr>
        <w:t>BIM360</w:t>
      </w:r>
      <w:r w:rsidR="00B158C8" w:rsidRPr="00B158C8">
        <w:rPr>
          <w:rFonts w:ascii="Times New Roman" w:eastAsia="Times New Roman" w:hAnsi="Times New Roman"/>
          <w:sz w:val="24"/>
          <w:rtl/>
          <w:lang w:eastAsia="he-IL"/>
        </w:rPr>
        <w:t xml:space="preserve">" שם ישמרו כל קבצי ה </w:t>
      </w:r>
      <w:r w:rsidR="00B158C8" w:rsidRPr="00B158C8">
        <w:rPr>
          <w:rFonts w:ascii="Times New Roman" w:eastAsia="Times New Roman" w:hAnsi="Times New Roman"/>
          <w:sz w:val="24"/>
          <w:lang w:eastAsia="he-IL"/>
        </w:rPr>
        <w:t>REVIT</w:t>
      </w:r>
      <w:r w:rsidR="00B158C8" w:rsidRPr="00B158C8">
        <w:rPr>
          <w:rFonts w:ascii="Times New Roman" w:eastAsia="Times New Roman" w:hAnsi="Times New Roman"/>
          <w:sz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w:t>
      </w:r>
      <w:bookmarkStart w:id="17" w:name="_GoBack"/>
      <w:bookmarkEnd w:id="17"/>
      <w:r w:rsidR="00B158C8" w:rsidRPr="00B158C8">
        <w:rPr>
          <w:rFonts w:ascii="Times New Roman" w:eastAsia="Times New Roman" w:hAnsi="Times New Roman"/>
          <w:sz w:val="24"/>
          <w:rtl/>
          <w:lang w:eastAsia="he-IL"/>
        </w:rPr>
        <w:t>ענן "</w:t>
      </w:r>
      <w:r w:rsidR="00B158C8" w:rsidRPr="00B158C8">
        <w:rPr>
          <w:rFonts w:ascii="Times New Roman" w:eastAsia="Times New Roman" w:hAnsi="Times New Roman"/>
          <w:sz w:val="24"/>
          <w:lang w:eastAsia="he-IL"/>
        </w:rPr>
        <w:t>BIM360</w:t>
      </w:r>
      <w:r w:rsidR="00B158C8" w:rsidRPr="00B158C8">
        <w:rPr>
          <w:rFonts w:ascii="Times New Roman" w:eastAsia="Times New Roman" w:hAnsi="Times New Roman"/>
          <w:sz w:val="24"/>
          <w:rtl/>
          <w:lang w:eastAsia="he-IL"/>
        </w:rPr>
        <w:t xml:space="preserve">". העבודה במודל תהיה כפופה להוראות מנהל המודל ולמסמך ה </w:t>
      </w:r>
      <w:r w:rsidR="00B158C8" w:rsidRPr="00B158C8">
        <w:rPr>
          <w:rFonts w:ascii="Times New Roman" w:eastAsia="Times New Roman" w:hAnsi="Times New Roman"/>
          <w:sz w:val="24"/>
          <w:lang w:eastAsia="he-IL"/>
        </w:rPr>
        <w:t>BEP</w:t>
      </w:r>
      <w:r w:rsidR="00B158C8" w:rsidRPr="00B158C8">
        <w:rPr>
          <w:rFonts w:ascii="Times New Roman" w:eastAsia="Times New Roman" w:hAnsi="Times New Roman"/>
          <w:sz w:val="24"/>
          <w:rtl/>
          <w:lang w:eastAsia="he-IL"/>
        </w:rPr>
        <w:t xml:space="preserve"> שיופץ בהמשך ע"י מנהל המודל. שמירה, הדפסת תכניות וקבצים (</w:t>
      </w:r>
      <w:r w:rsidR="00B158C8" w:rsidRPr="00B158C8">
        <w:rPr>
          <w:rFonts w:ascii="Times New Roman" w:eastAsia="Times New Roman" w:hAnsi="Times New Roman"/>
          <w:sz w:val="24"/>
          <w:lang w:eastAsia="he-IL"/>
        </w:rPr>
        <w:t>PLT/PDF/DWG</w:t>
      </w:r>
      <w:r w:rsidR="00B158C8" w:rsidRPr="00B158C8">
        <w:rPr>
          <w:rFonts w:ascii="Times New Roman" w:eastAsia="Times New Roman" w:hAnsi="Times New Roman"/>
          <w:sz w:val="24"/>
          <w:rtl/>
          <w:lang w:eastAsia="he-IL"/>
        </w:rPr>
        <w:t>), שיתוף, תיאום וקליטת קבצים ממתכננים ויועצים אחרים יבוצע באמצעות תוכנה כדוגמת @</w:t>
      </w:r>
      <w:r w:rsidR="00B158C8" w:rsidRPr="00B158C8">
        <w:rPr>
          <w:rFonts w:ascii="Times New Roman" w:eastAsia="Times New Roman" w:hAnsi="Times New Roman"/>
          <w:sz w:val="24"/>
          <w:lang w:eastAsia="he-IL"/>
        </w:rPr>
        <w:t>view</w:t>
      </w:r>
      <w:r w:rsidR="00B158C8" w:rsidRPr="00B158C8">
        <w:rPr>
          <w:rFonts w:ascii="Times New Roman" w:eastAsia="Times New Roman" w:hAnsi="Times New Roman"/>
          <w:sz w:val="24"/>
          <w:rtl/>
          <w:lang w:eastAsia="he-IL"/>
        </w:rPr>
        <w:t>. כל תעבורת הקבצים תבוצע באמצעות התוכנה בלבד או תוכנה אחרת לפי החלטת המזמין.</w:t>
      </w:r>
    </w:p>
    <w:p w14:paraId="41E40C99" w14:textId="77777777" w:rsidR="00E64AE3" w:rsidRPr="00E64AE3" w:rsidRDefault="00E64AE3" w:rsidP="00E64AE3">
      <w:pPr>
        <w:widowControl w:val="0"/>
        <w:spacing w:before="0" w:beforeAutospacing="0" w:after="0" w:afterAutospacing="0" w:line="240" w:lineRule="auto"/>
        <w:ind w:left="720" w:right="720" w:hanging="720"/>
        <w:jc w:val="both"/>
        <w:rPr>
          <w:rFonts w:ascii="Times New Roman" w:eastAsia="Times New Roman" w:hAnsi="Times New Roman"/>
          <w:color w:val="FF0000"/>
          <w:sz w:val="24"/>
          <w:rtl/>
          <w:lang w:eastAsia="he-IL"/>
        </w:rPr>
      </w:pPr>
    </w:p>
    <w:p w14:paraId="64C4316E"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3.2</w:t>
      </w:r>
      <w:r w:rsidRPr="00E64AE3">
        <w:rPr>
          <w:rFonts w:ascii="Times New Roman" w:eastAsia="Times New Roman" w:hAnsi="Times New Roman" w:hint="cs"/>
          <w:sz w:val="24"/>
          <w:rtl/>
          <w:lang w:eastAsia="he-IL"/>
        </w:rPr>
        <w:tab/>
        <w:t>בעלי המקצוע במשרד המתכנן הם:</w:t>
      </w:r>
    </w:p>
    <w:p w14:paraId="55A93FB9"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58FE7239"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א.</w:t>
      </w:r>
      <w:r w:rsidRPr="00E64AE3">
        <w:rPr>
          <w:rFonts w:ascii="Times New Roman" w:eastAsia="Times New Roman" w:hAnsi="Times New Roman" w:hint="cs"/>
          <w:sz w:val="24"/>
          <w:rtl/>
          <w:lang w:eastAsia="he-IL"/>
        </w:rPr>
        <w:tab/>
        <w:t xml:space="preserve">ראש צוות: </w:t>
      </w:r>
      <w:sdt>
        <w:sdtPr>
          <w:rPr>
            <w:rFonts w:ascii="Times New Roman" w:eastAsia="Times New Roman" w:hAnsi="Times New Roman"/>
            <w:color w:val="008000"/>
            <w:sz w:val="24"/>
            <w:rtl/>
            <w:lang w:eastAsia="he-IL"/>
          </w:rPr>
          <w:alias w:val="שדה נוסף 4"/>
          <w:tag w:val="cntCustomField4"/>
          <w:id w:val="-571968739"/>
          <w:placeholder>
            <w:docPart w:val="C0B196886B29454580E96F19537D215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64AE3">
            <w:rPr>
              <w:rFonts w:cstheme="minorBidi"/>
              <w:color w:val="00B0F0"/>
              <w:rtl/>
            </w:rPr>
            <w:t>[שדה נוסף 4]</w:t>
          </w:r>
        </w:sdtContent>
      </w:sdt>
    </w:p>
    <w:p w14:paraId="3470E2A1" w14:textId="77777777" w:rsidR="00E64AE3" w:rsidRPr="00E64AE3" w:rsidRDefault="00E64AE3" w:rsidP="00E64AE3">
      <w:pPr>
        <w:keepNext/>
        <w:widowControl w:val="0"/>
        <w:spacing w:before="0" w:beforeAutospacing="0" w:after="0" w:afterAutospacing="0" w:line="240" w:lineRule="auto"/>
        <w:ind w:left="1440" w:right="1440" w:hanging="720"/>
        <w:jc w:val="both"/>
        <w:outlineLvl w:val="7"/>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 xml:space="preserve">ב. </w:t>
      </w:r>
      <w:r w:rsidRPr="00E64AE3">
        <w:rPr>
          <w:rFonts w:ascii="Times New Roman" w:eastAsia="Times New Roman" w:hAnsi="Times New Roman" w:hint="cs"/>
          <w:sz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olor w:val="008000"/>
            <w:sz w:val="24"/>
            <w:rtl/>
            <w:lang w:eastAsia="he-IL"/>
          </w:rPr>
          <w:alias w:val="שדה נוסף 5"/>
          <w:tag w:val="cntCustomField5"/>
          <w:id w:val="670996116"/>
          <w:placeholder>
            <w:docPart w:val="D91D732FBCAB40BEA58DC25E5E776F2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64AE3">
            <w:rPr>
              <w:rFonts w:cstheme="minorBidi"/>
              <w:color w:val="00B0F0"/>
              <w:rtl/>
            </w:rPr>
            <w:t>[שדה נוסף 5]</w:t>
          </w:r>
        </w:sdtContent>
      </w:sdt>
    </w:p>
    <w:p w14:paraId="69B2FFDF"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130EEF7F"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color w:val="FF0000"/>
          <w:sz w:val="24"/>
          <w:rtl/>
          <w:lang w:eastAsia="he-IL"/>
        </w:rPr>
      </w:pPr>
      <w:r w:rsidRPr="00E64AE3">
        <w:rPr>
          <w:rFonts w:ascii="Times New Roman" w:eastAsia="Times New Roman" w:hAnsi="Times New Roman" w:hint="cs"/>
          <w:sz w:val="24"/>
          <w:rtl/>
          <w:lang w:eastAsia="he-IL"/>
        </w:rPr>
        <w:t>3.4</w:t>
      </w:r>
      <w:r w:rsidRPr="00E64AE3">
        <w:rPr>
          <w:rFonts w:ascii="Times New Roman" w:eastAsia="Times New Roman" w:hAnsi="Times New Roman" w:hint="cs"/>
          <w:sz w:val="24"/>
          <w:rtl/>
          <w:lang w:eastAsia="he-IL"/>
        </w:rPr>
        <w:tab/>
        <w:t xml:space="preserve">המנהל הראשי במשרד המתכנן הוא אדריכל/מהנדס: </w:t>
      </w:r>
      <w:sdt>
        <w:sdtPr>
          <w:rPr>
            <w:rFonts w:ascii="Times New Roman" w:eastAsia="Times New Roman" w:hAnsi="Times New Roman"/>
            <w:color w:val="008000"/>
            <w:sz w:val="24"/>
            <w:rtl/>
            <w:lang w:eastAsia="he-IL"/>
          </w:rPr>
          <w:alias w:val="שדה נוסף 6"/>
          <w:tag w:val="cntCustomField6"/>
          <w:id w:val="-1464726949"/>
          <w:placeholder>
            <w:docPart w:val="2403F9ECBD4040D6915B0CED1621BF2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64AE3">
            <w:rPr>
              <w:rFonts w:cstheme="minorBidi"/>
              <w:color w:val="00B0F0"/>
              <w:rtl/>
            </w:rPr>
            <w:t>[שדה נוסף 6]</w:t>
          </w:r>
        </w:sdtContent>
      </w:sdt>
    </w:p>
    <w:p w14:paraId="3F069AAD"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7B68B9E2" w14:textId="77777777" w:rsidR="00E64AE3" w:rsidRPr="00E64AE3" w:rsidDel="00CD055C" w:rsidRDefault="00E64AE3" w:rsidP="00CD055C">
      <w:pPr>
        <w:widowControl w:val="0"/>
        <w:spacing w:before="0" w:beforeAutospacing="0" w:after="0" w:afterAutospacing="0" w:line="240" w:lineRule="auto"/>
        <w:jc w:val="both"/>
        <w:rPr>
          <w:del w:id="18" w:author="גרמן קגנובסקי" w:date="2020-05-12T13:17:00Z"/>
          <w:rFonts w:ascii="Times New Roman" w:eastAsia="Times New Roman" w:hAnsi="Times New Roman"/>
          <w:sz w:val="24"/>
          <w:rtl/>
          <w:lang w:eastAsia="he-IL"/>
        </w:rPr>
      </w:pPr>
      <w:r w:rsidRPr="00E64AE3">
        <w:rPr>
          <w:rFonts w:ascii="Times New Roman" w:eastAsia="Times New Roman" w:hAnsi="Times New Roman" w:hint="cs"/>
          <w:sz w:val="24"/>
          <w:rtl/>
          <w:lang w:eastAsia="he-IL"/>
        </w:rPr>
        <w:t>5.2</w:t>
      </w:r>
      <w:r w:rsidRPr="00E64AE3">
        <w:rPr>
          <w:rFonts w:ascii="Times New Roman" w:eastAsia="Times New Roman" w:hAnsi="Times New Roman" w:hint="cs"/>
          <w:sz w:val="24"/>
          <w:rtl/>
          <w:lang w:eastAsia="he-IL"/>
        </w:rPr>
        <w:tab/>
      </w:r>
      <w:del w:id="19" w:author="גרמן קגנובסקי" w:date="2020-05-12T13:17:00Z">
        <w:r w:rsidRPr="00E64AE3" w:rsidDel="00CD055C">
          <w:rPr>
            <w:rFonts w:ascii="Times New Roman" w:eastAsia="Times New Roman" w:hAnsi="Times New Roman" w:hint="cs"/>
            <w:sz w:val="24"/>
            <w:rtl/>
            <w:lang w:eastAsia="he-IL"/>
          </w:rPr>
          <w:delText>הנושאים הם:</w:delText>
        </w:r>
      </w:del>
    </w:p>
    <w:p w14:paraId="7BB00789" w14:textId="77777777" w:rsidR="00E64AE3" w:rsidRPr="00E64AE3" w:rsidDel="00CD055C" w:rsidRDefault="00E64AE3" w:rsidP="00CD055C">
      <w:pPr>
        <w:widowControl w:val="0"/>
        <w:spacing w:before="0" w:beforeAutospacing="0" w:after="0" w:afterAutospacing="0" w:line="240" w:lineRule="auto"/>
        <w:jc w:val="both"/>
        <w:rPr>
          <w:del w:id="20" w:author="גרמן קגנובסקי" w:date="2020-05-12T13:17:00Z"/>
          <w:rFonts w:ascii="Times New Roman" w:eastAsia="Times New Roman" w:hAnsi="Times New Roman"/>
          <w:sz w:val="24"/>
          <w:rtl/>
          <w:lang w:eastAsia="he-IL"/>
        </w:rPr>
      </w:pPr>
    </w:p>
    <w:p w14:paraId="2B1E1D77" w14:textId="77777777" w:rsidR="00E64AE3" w:rsidRPr="00E64AE3" w:rsidDel="00CD055C" w:rsidRDefault="00E64AE3" w:rsidP="00CD055C">
      <w:pPr>
        <w:widowControl w:val="0"/>
        <w:spacing w:before="0" w:beforeAutospacing="0" w:after="0" w:afterAutospacing="0" w:line="240" w:lineRule="auto"/>
        <w:jc w:val="both"/>
        <w:rPr>
          <w:del w:id="21" w:author="גרמן קגנובסקי" w:date="2020-05-12T13:17:00Z"/>
          <w:rFonts w:ascii="Times New Roman" w:eastAsia="Times New Roman" w:hAnsi="Times New Roman"/>
          <w:sz w:val="24"/>
          <w:rtl/>
          <w:lang w:eastAsia="he-IL"/>
        </w:rPr>
        <w:pPrChange w:id="22" w:author="גרמן קגנובסקי" w:date="2020-05-12T13:17:00Z">
          <w:pPr>
            <w:widowControl w:val="0"/>
            <w:spacing w:before="0" w:beforeAutospacing="0" w:after="0" w:afterAutospacing="0" w:line="240" w:lineRule="auto"/>
            <w:ind w:firstLine="720"/>
            <w:jc w:val="both"/>
          </w:pPr>
        </w:pPrChange>
      </w:pPr>
      <w:del w:id="23" w:author="גרמן קגנובסקי" w:date="2020-05-12T13:17:00Z">
        <w:r w:rsidRPr="00E64AE3" w:rsidDel="00CD055C">
          <w:rPr>
            <w:rFonts w:ascii="Times New Roman" w:eastAsia="Times New Roman" w:hAnsi="Times New Roman" w:hint="cs"/>
            <w:sz w:val="24"/>
            <w:rtl/>
            <w:lang w:eastAsia="he-IL"/>
          </w:rPr>
          <w:delText>א.</w:delText>
        </w:r>
        <w:r w:rsidRPr="00E64AE3" w:rsidDel="00CD055C">
          <w:rPr>
            <w:rFonts w:ascii="Times New Roman" w:eastAsia="Times New Roman" w:hAnsi="Times New Roman" w:hint="cs"/>
            <w:sz w:val="24"/>
            <w:rtl/>
            <w:lang w:eastAsia="he-IL"/>
          </w:rPr>
          <w:tab/>
          <w:delText>התקדמות שרותי המתכנן.</w:delText>
        </w:r>
      </w:del>
    </w:p>
    <w:p w14:paraId="3D5D1A19" w14:textId="77777777" w:rsidR="00E64AE3" w:rsidRPr="00E64AE3" w:rsidDel="00CD055C" w:rsidRDefault="00E64AE3" w:rsidP="00CD055C">
      <w:pPr>
        <w:widowControl w:val="0"/>
        <w:spacing w:before="0" w:beforeAutospacing="0" w:after="0" w:afterAutospacing="0" w:line="240" w:lineRule="auto"/>
        <w:jc w:val="both"/>
        <w:rPr>
          <w:del w:id="24" w:author="גרמן קגנובסקי" w:date="2020-05-12T13:17:00Z"/>
          <w:rFonts w:ascii="Times New Roman" w:eastAsia="Times New Roman" w:hAnsi="Times New Roman"/>
          <w:sz w:val="24"/>
          <w:rtl/>
          <w:lang w:eastAsia="he-IL"/>
        </w:rPr>
        <w:pPrChange w:id="25" w:author="גרמן קגנובסקי" w:date="2020-05-12T13:17:00Z">
          <w:pPr>
            <w:widowControl w:val="0"/>
            <w:spacing w:before="0" w:beforeAutospacing="0" w:after="0" w:afterAutospacing="0" w:line="240" w:lineRule="auto"/>
            <w:ind w:firstLine="720"/>
            <w:jc w:val="both"/>
          </w:pPr>
        </w:pPrChange>
      </w:pPr>
      <w:del w:id="26" w:author="גרמן קגנובסקי" w:date="2020-05-12T13:17:00Z">
        <w:r w:rsidRPr="00E64AE3" w:rsidDel="00CD055C">
          <w:rPr>
            <w:rFonts w:ascii="Times New Roman" w:eastAsia="Times New Roman" w:hAnsi="Times New Roman" w:hint="cs"/>
            <w:sz w:val="24"/>
            <w:rtl/>
            <w:lang w:eastAsia="he-IL"/>
          </w:rPr>
          <w:delText>ב.</w:delText>
        </w:r>
        <w:r w:rsidRPr="00E64AE3" w:rsidDel="00CD055C">
          <w:rPr>
            <w:rFonts w:ascii="Times New Roman" w:eastAsia="Times New Roman" w:hAnsi="Times New Roman" w:hint="cs"/>
            <w:sz w:val="24"/>
            <w:rtl/>
            <w:lang w:eastAsia="he-IL"/>
          </w:rPr>
          <w:tab/>
          <w:delText>סטיות מלוח הזמנים לרבות סיבת הסטייה.</w:delText>
        </w:r>
      </w:del>
    </w:p>
    <w:p w14:paraId="37BF0FF1" w14:textId="77777777" w:rsidR="00E64AE3" w:rsidRPr="00E64AE3" w:rsidDel="00CD055C" w:rsidRDefault="00E64AE3" w:rsidP="00CD055C">
      <w:pPr>
        <w:widowControl w:val="0"/>
        <w:spacing w:before="0" w:beforeAutospacing="0" w:after="0" w:afterAutospacing="0" w:line="240" w:lineRule="auto"/>
        <w:jc w:val="both"/>
        <w:rPr>
          <w:del w:id="27" w:author="גרמן קגנובסקי" w:date="2020-05-12T13:17:00Z"/>
          <w:rFonts w:ascii="Times New Roman" w:eastAsia="Times New Roman" w:hAnsi="Times New Roman"/>
          <w:sz w:val="24"/>
          <w:rtl/>
          <w:lang w:eastAsia="he-IL"/>
        </w:rPr>
        <w:pPrChange w:id="28" w:author="גרמן קגנובסקי" w:date="2020-05-12T13:17:00Z">
          <w:pPr>
            <w:widowControl w:val="0"/>
            <w:spacing w:before="0" w:beforeAutospacing="0" w:after="0" w:afterAutospacing="0" w:line="240" w:lineRule="auto"/>
            <w:ind w:firstLine="720"/>
            <w:jc w:val="both"/>
          </w:pPr>
        </w:pPrChange>
      </w:pPr>
      <w:del w:id="29" w:author="גרמן קגנובסקי" w:date="2020-05-12T13:17:00Z">
        <w:r w:rsidRPr="00E64AE3" w:rsidDel="00CD055C">
          <w:rPr>
            <w:rFonts w:ascii="Times New Roman" w:eastAsia="Times New Roman" w:hAnsi="Times New Roman" w:hint="cs"/>
            <w:sz w:val="24"/>
            <w:rtl/>
            <w:lang w:eastAsia="he-IL"/>
          </w:rPr>
          <w:delText>ג.</w:delText>
        </w:r>
        <w:r w:rsidRPr="00E64AE3" w:rsidDel="00CD055C">
          <w:rPr>
            <w:rFonts w:ascii="Times New Roman" w:eastAsia="Times New Roman" w:hAnsi="Times New Roman" w:hint="cs"/>
            <w:sz w:val="24"/>
            <w:rtl/>
            <w:lang w:eastAsia="he-IL"/>
          </w:rPr>
          <w:tab/>
          <w:delText>תאום לוח הזמנים המתחייב מסטיות לרבות תיאור השלכות התאום על הפרויקט.</w:delText>
        </w:r>
      </w:del>
    </w:p>
    <w:p w14:paraId="37D368BE" w14:textId="77777777" w:rsidR="00E64AE3" w:rsidRPr="00E64AE3" w:rsidDel="00CD055C" w:rsidRDefault="00E64AE3" w:rsidP="00CD055C">
      <w:pPr>
        <w:widowControl w:val="0"/>
        <w:spacing w:before="0" w:beforeAutospacing="0" w:after="0" w:afterAutospacing="0" w:line="240" w:lineRule="auto"/>
        <w:jc w:val="both"/>
        <w:rPr>
          <w:del w:id="30" w:author="גרמן קגנובסקי" w:date="2020-05-12T13:17:00Z"/>
          <w:rFonts w:ascii="Times New Roman" w:eastAsia="Times New Roman" w:hAnsi="Times New Roman"/>
          <w:sz w:val="24"/>
          <w:rtl/>
          <w:lang w:eastAsia="he-IL"/>
        </w:rPr>
        <w:pPrChange w:id="31" w:author="גרמן קגנובסקי" w:date="2020-05-12T13:17:00Z">
          <w:pPr>
            <w:widowControl w:val="0"/>
            <w:spacing w:before="0" w:beforeAutospacing="0" w:after="0" w:afterAutospacing="0" w:line="240" w:lineRule="auto"/>
            <w:ind w:firstLine="720"/>
            <w:jc w:val="both"/>
          </w:pPr>
        </w:pPrChange>
      </w:pPr>
      <w:del w:id="32" w:author="גרמן קגנובסקי" w:date="2020-05-12T13:17:00Z">
        <w:r w:rsidRPr="00E64AE3" w:rsidDel="00CD055C">
          <w:rPr>
            <w:rFonts w:ascii="Times New Roman" w:eastAsia="Times New Roman" w:hAnsi="Times New Roman" w:hint="cs"/>
            <w:sz w:val="24"/>
            <w:rtl/>
            <w:lang w:eastAsia="he-IL"/>
          </w:rPr>
          <w:delText>ד.</w:delText>
        </w:r>
        <w:r w:rsidRPr="00E64AE3" w:rsidDel="00CD055C">
          <w:rPr>
            <w:rFonts w:ascii="Times New Roman" w:eastAsia="Times New Roman" w:hAnsi="Times New Roman" w:hint="cs"/>
            <w:sz w:val="24"/>
            <w:rtl/>
            <w:lang w:eastAsia="he-IL"/>
          </w:rPr>
          <w:tab/>
          <w:delText>סטיות מהערכות ו/או תחזיות תקציביות והשלכותיהן.</w:delText>
        </w:r>
      </w:del>
    </w:p>
    <w:p w14:paraId="446612D8" w14:textId="77777777" w:rsidR="00E64AE3" w:rsidRPr="00E64AE3" w:rsidDel="00CD055C" w:rsidRDefault="00E64AE3" w:rsidP="00CD055C">
      <w:pPr>
        <w:widowControl w:val="0"/>
        <w:spacing w:before="0" w:beforeAutospacing="0" w:after="0" w:afterAutospacing="0" w:line="240" w:lineRule="auto"/>
        <w:jc w:val="both"/>
        <w:rPr>
          <w:del w:id="33" w:author="גרמן קגנובסקי" w:date="2020-05-12T13:17:00Z"/>
          <w:rFonts w:ascii="Times New Roman" w:eastAsia="Times New Roman" w:hAnsi="Times New Roman"/>
          <w:sz w:val="24"/>
          <w:rtl/>
          <w:lang w:eastAsia="he-IL"/>
        </w:rPr>
        <w:pPrChange w:id="34" w:author="גרמן קגנובסקי" w:date="2020-05-12T13:17:00Z">
          <w:pPr>
            <w:widowControl w:val="0"/>
            <w:spacing w:before="0" w:beforeAutospacing="0" w:after="0" w:afterAutospacing="0" w:line="240" w:lineRule="auto"/>
            <w:ind w:firstLine="720"/>
            <w:jc w:val="both"/>
          </w:pPr>
        </w:pPrChange>
      </w:pPr>
      <w:del w:id="35" w:author="גרמן קגנובסקי" w:date="2020-05-12T13:17:00Z">
        <w:r w:rsidRPr="00E64AE3" w:rsidDel="00CD055C">
          <w:rPr>
            <w:rFonts w:ascii="Times New Roman" w:eastAsia="Times New Roman" w:hAnsi="Times New Roman" w:hint="cs"/>
            <w:sz w:val="24"/>
            <w:rtl/>
            <w:lang w:eastAsia="he-IL"/>
          </w:rPr>
          <w:delText>ה.</w:delText>
        </w:r>
        <w:r w:rsidRPr="00E64AE3" w:rsidDel="00CD055C">
          <w:rPr>
            <w:rFonts w:ascii="Times New Roman" w:eastAsia="Times New Roman" w:hAnsi="Times New Roman" w:hint="cs"/>
            <w:sz w:val="24"/>
            <w:rtl/>
            <w:lang w:eastAsia="he-IL"/>
          </w:rPr>
          <w:tab/>
          <w:delText>ריכוז הוראות שנויים.</w:delText>
        </w:r>
      </w:del>
    </w:p>
    <w:p w14:paraId="1AEDCFCC" w14:textId="77777777" w:rsidR="00E64AE3" w:rsidRPr="00E64AE3" w:rsidDel="00CD055C" w:rsidRDefault="00E64AE3" w:rsidP="00CD055C">
      <w:pPr>
        <w:widowControl w:val="0"/>
        <w:spacing w:before="0" w:beforeAutospacing="0" w:after="0" w:afterAutospacing="0" w:line="240" w:lineRule="auto"/>
        <w:jc w:val="both"/>
        <w:rPr>
          <w:del w:id="36" w:author="גרמן קגנובסקי" w:date="2020-05-12T13:17:00Z"/>
          <w:rFonts w:ascii="Times New Roman" w:eastAsia="Times New Roman" w:hAnsi="Times New Roman"/>
          <w:b/>
          <w:bCs/>
          <w:sz w:val="24"/>
          <w:u w:val="single"/>
          <w:rtl/>
        </w:rPr>
        <w:pPrChange w:id="37" w:author="גרמן קגנובסקי" w:date="2020-05-12T13:17:00Z">
          <w:pPr>
            <w:widowControl w:val="0"/>
            <w:spacing w:before="0" w:beforeAutospacing="0" w:after="0" w:afterAutospacing="0" w:line="240" w:lineRule="auto"/>
            <w:ind w:left="679" w:hanging="709"/>
            <w:outlineLvl w:val="2"/>
          </w:pPr>
        </w:pPrChange>
      </w:pPr>
    </w:p>
    <w:p w14:paraId="30498B18" w14:textId="77777777" w:rsidR="00E64AE3" w:rsidRPr="00E64AE3" w:rsidRDefault="00E64AE3" w:rsidP="00CD055C">
      <w:pPr>
        <w:widowControl w:val="0"/>
        <w:spacing w:before="0" w:beforeAutospacing="0" w:after="0" w:afterAutospacing="0" w:line="240" w:lineRule="auto"/>
        <w:jc w:val="both"/>
        <w:rPr>
          <w:rFonts w:ascii="Times New Roman" w:eastAsia="Times New Roman" w:hAnsi="Times New Roman"/>
          <w:sz w:val="24"/>
          <w:rtl/>
          <w:lang w:eastAsia="he-IL"/>
        </w:rPr>
        <w:pPrChange w:id="38" w:author="גרמן קגנובסקי" w:date="2020-05-12T13:17:00Z">
          <w:pPr>
            <w:widowControl w:val="0"/>
            <w:spacing w:before="0" w:beforeAutospacing="0" w:after="0" w:afterAutospacing="0" w:line="240" w:lineRule="auto"/>
            <w:ind w:left="-30"/>
            <w:outlineLvl w:val="2"/>
          </w:pPr>
        </w:pPrChange>
      </w:pPr>
      <w:del w:id="39" w:author="גרמן קגנובסקי" w:date="2020-05-12T13:17:00Z">
        <w:r w:rsidRPr="00E64AE3" w:rsidDel="00CD055C">
          <w:rPr>
            <w:rFonts w:ascii="Times New Roman" w:eastAsia="Times New Roman" w:hAnsi="Times New Roman" w:hint="cs"/>
            <w:sz w:val="24"/>
            <w:rtl/>
            <w:lang w:eastAsia="he-IL"/>
          </w:rPr>
          <w:delText xml:space="preserve">17.7 </w:delText>
        </w:r>
        <w:r w:rsidRPr="00E64AE3" w:rsidDel="00CD055C">
          <w:rPr>
            <w:rFonts w:ascii="Times New Roman" w:eastAsia="Times New Roman" w:hAnsi="Times New Roman" w:hint="cs"/>
            <w:sz w:val="24"/>
            <w:rtl/>
            <w:lang w:eastAsia="he-IL"/>
          </w:rPr>
          <w:tab/>
          <w:delText xml:space="preserve">שיעור חלקו היחסי של כל אחד מיחידי המזמין הינו כדלקמן </w:delText>
        </w:r>
      </w:del>
      <w:r w:rsidRPr="00E64AE3">
        <w:rPr>
          <w:rFonts w:ascii="Times New Roman" w:eastAsia="Times New Roman" w:hAnsi="Times New Roman" w:hint="cs"/>
          <w:sz w:val="24"/>
          <w:rtl/>
          <w:lang w:eastAsia="he-IL"/>
        </w:rPr>
        <w:t>:</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E64AE3" w:rsidRPr="00E64AE3" w14:paraId="6C8D4DC3" w14:textId="77777777" w:rsidTr="00E64AE3">
        <w:tc>
          <w:tcPr>
            <w:tcW w:w="3366" w:type="dxa"/>
          </w:tcPr>
          <w:p w14:paraId="1069E439" w14:textId="77777777" w:rsidR="00E64AE3" w:rsidRPr="00E64AE3" w:rsidRDefault="00CD055C" w:rsidP="00E64AE3">
            <w:pPr>
              <w:widowControl w:val="0"/>
              <w:spacing w:before="0" w:beforeAutospacing="0" w:after="0" w:afterAutospacing="0" w:line="240" w:lineRule="auto"/>
              <w:outlineLvl w:val="2"/>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אחוז השתתפות צד א"/>
                <w:tag w:val="cmtTzadAPercent"/>
                <w:id w:val="160592806"/>
                <w:placeholder>
                  <w:docPart w:val="67499A35E45147029E9A21E4FC5E9DD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E64AE3" w:rsidRPr="00E64AE3">
                  <w:rPr>
                    <w:rFonts w:cstheme="minorBidi"/>
                    <w:color w:val="00B0F0"/>
                    <w:rtl/>
                  </w:rPr>
                  <w:t>[אחוז השתתפות צד א]</w:t>
                </w:r>
              </w:sdtContent>
            </w:sdt>
          </w:p>
          <w:p w14:paraId="496523A4" w14:textId="77777777" w:rsidR="00E64AE3" w:rsidRPr="00E64AE3" w:rsidRDefault="00E64AE3" w:rsidP="00E64AE3">
            <w:pPr>
              <w:widowControl w:val="0"/>
              <w:spacing w:before="0" w:beforeAutospacing="0" w:after="0" w:afterAutospacing="0" w:line="240" w:lineRule="auto"/>
              <w:outlineLvl w:val="2"/>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 xml:space="preserve">             </w:t>
            </w:r>
          </w:p>
        </w:tc>
        <w:tc>
          <w:tcPr>
            <w:tcW w:w="2163" w:type="dxa"/>
          </w:tcPr>
          <w:p w14:paraId="4815289D" w14:textId="77777777" w:rsidR="00E64AE3" w:rsidRPr="00E64AE3" w:rsidRDefault="00E64AE3" w:rsidP="00E64AE3">
            <w:pPr>
              <w:widowControl w:val="0"/>
              <w:spacing w:before="0" w:beforeAutospacing="0" w:after="0" w:afterAutospacing="0" w:line="240" w:lineRule="auto"/>
              <w:ind w:left="720"/>
              <w:outlineLvl w:val="2"/>
              <w:rPr>
                <w:rFonts w:cstheme="minorBidi"/>
                <w:szCs w:val="22"/>
              </w:rPr>
            </w:pPr>
          </w:p>
          <w:p w14:paraId="6EC3E74C" w14:textId="77777777" w:rsidR="00E64AE3" w:rsidRPr="00E64AE3" w:rsidRDefault="00E64AE3" w:rsidP="00E64AE3">
            <w:pPr>
              <w:widowControl w:val="0"/>
              <w:spacing w:before="0" w:beforeAutospacing="0" w:after="0" w:afterAutospacing="0" w:line="240" w:lineRule="auto"/>
              <w:outlineLvl w:val="2"/>
              <w:rPr>
                <w:rFonts w:ascii="Times New Roman" w:eastAsia="Times New Roman" w:hAnsi="Times New Roman"/>
                <w:sz w:val="24"/>
                <w:rtl/>
                <w:lang w:eastAsia="he-IL"/>
              </w:rPr>
            </w:pPr>
          </w:p>
        </w:tc>
      </w:tr>
    </w:tbl>
    <w:p w14:paraId="03ED1520" w14:textId="77777777" w:rsidR="00E64AE3" w:rsidRPr="00E64AE3" w:rsidRDefault="00E64AE3" w:rsidP="00E64AE3">
      <w:pPr>
        <w:widowControl w:val="0"/>
        <w:spacing w:before="0" w:beforeAutospacing="0" w:after="0" w:afterAutospacing="0" w:line="240" w:lineRule="auto"/>
        <w:ind w:left="-30"/>
        <w:outlineLvl w:val="2"/>
        <w:rPr>
          <w:rFonts w:ascii="Times New Roman" w:eastAsia="Times New Roman" w:hAnsi="Times New Roman"/>
          <w:sz w:val="24"/>
          <w:rtl/>
          <w:lang w:eastAsia="he-IL"/>
        </w:rPr>
      </w:pPr>
    </w:p>
    <w:p w14:paraId="395013AA" w14:textId="77777777" w:rsidR="001835AB" w:rsidRPr="001835AB"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sidRPr="00E64AE3">
        <w:rPr>
          <w:rFonts w:ascii="Times New Roman" w:eastAsia="Times New Roman" w:hAnsi="Times New Roman" w:hint="cs"/>
          <w:b/>
          <w:bCs/>
          <w:color w:val="008000"/>
          <w:sz w:val="24"/>
          <w:u w:val="single"/>
          <w:rtl/>
          <w:lang w:eastAsia="he-IL"/>
        </w:rPr>
        <w:br w:type="page"/>
      </w:r>
    </w:p>
    <w:p w14:paraId="500F2C96" w14:textId="77777777" w:rsidR="001835AB" w:rsidRPr="001835AB" w:rsidRDefault="001835AB" w:rsidP="001835AB">
      <w:pPr>
        <w:widowControl w:val="0"/>
        <w:bidi w:val="0"/>
        <w:spacing w:before="60" w:beforeAutospacing="0" w:after="60" w:afterAutospacing="0" w:line="300" w:lineRule="atLeast"/>
        <w:jc w:val="center"/>
        <w:rPr>
          <w:rFonts w:ascii="Times New Roman" w:eastAsia="Times New Roman" w:hAnsi="Times New Roman"/>
          <w:b/>
          <w:bCs/>
          <w:sz w:val="24"/>
          <w:u w:val="single"/>
          <w:rtl/>
        </w:rPr>
      </w:pPr>
      <w:r w:rsidRPr="001835AB">
        <w:rPr>
          <w:rFonts w:ascii="Times New Roman" w:eastAsia="Times New Roman" w:hAnsi="Times New Roman"/>
          <w:b/>
          <w:bCs/>
          <w:sz w:val="24"/>
          <w:u w:val="single"/>
          <w:rtl/>
        </w:rPr>
        <w:lastRenderedPageBreak/>
        <w:t>נספח "ב"</w:t>
      </w:r>
    </w:p>
    <w:p w14:paraId="712E496F"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4"/>
          <w:rtl/>
          <w:lang w:eastAsia="he-IL"/>
        </w:rPr>
      </w:pPr>
      <w:r w:rsidRPr="001835AB">
        <w:rPr>
          <w:rFonts w:ascii="Times New Roman" w:eastAsia="Times New Roman" w:hAnsi="Times New Roman"/>
          <w:b/>
          <w:bCs/>
          <w:sz w:val="24"/>
          <w:u w:val="single"/>
          <w:rtl/>
        </w:rPr>
        <w:t>שירותי היועץ</w:t>
      </w:r>
    </w:p>
    <w:p w14:paraId="17C42A74"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4"/>
          <w:rtl/>
          <w:lang w:eastAsia="he-IL"/>
        </w:rPr>
      </w:pPr>
    </w:p>
    <w:p w14:paraId="5B9D52D2"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3D7F2259" w14:textId="77777777" w:rsidR="001835AB" w:rsidRPr="001835AB" w:rsidRDefault="001835AB" w:rsidP="001835AB">
      <w:pPr>
        <w:widowControl w:val="0"/>
        <w:spacing w:before="0" w:beforeAutospacing="0" w:after="0" w:afterAutospacing="0" w:line="360" w:lineRule="auto"/>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1.</w:t>
      </w:r>
      <w:r w:rsidRPr="001835AB">
        <w:rPr>
          <w:rFonts w:ascii="Times New Roman" w:eastAsia="Times New Roman" w:hAnsi="Times New Roman"/>
          <w:sz w:val="24"/>
          <w:rtl/>
          <w:lang w:eastAsia="he-IL"/>
        </w:rPr>
        <w:tab/>
      </w:r>
      <w:r w:rsidRPr="001835AB">
        <w:rPr>
          <w:rFonts w:ascii="Times New Roman" w:eastAsia="Times New Roman" w:hAnsi="Times New Roman"/>
          <w:b/>
          <w:bCs/>
          <w:sz w:val="24"/>
          <w:u w:val="single"/>
          <w:rtl/>
          <w:lang w:eastAsia="he-IL"/>
        </w:rPr>
        <w:t>כללי</w:t>
      </w:r>
      <w:r w:rsidRPr="001835AB">
        <w:rPr>
          <w:rFonts w:ascii="Times New Roman" w:eastAsia="Times New Roman" w:hAnsi="Times New Roman"/>
          <w:sz w:val="24"/>
          <w:rtl/>
          <w:lang w:eastAsia="he-IL"/>
        </w:rPr>
        <w:t>:</w:t>
      </w:r>
    </w:p>
    <w:p w14:paraId="515584ED"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58D954B5" w14:textId="77777777" w:rsidR="001835AB" w:rsidRPr="001835AB" w:rsidRDefault="001835AB" w:rsidP="001835AB">
      <w:pPr>
        <w:widowControl w:val="0"/>
        <w:spacing w:before="0" w:beforeAutospacing="0" w:after="0" w:afterAutospacing="0" w:line="360" w:lineRule="auto"/>
        <w:ind w:left="144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1.1</w:t>
      </w:r>
      <w:r w:rsidRPr="001835AB">
        <w:rPr>
          <w:rFonts w:ascii="Times New Roman" w:eastAsia="Times New Roman" w:hAnsi="Times New Roman"/>
          <w:sz w:val="24"/>
          <w:rtl/>
          <w:lang w:eastAsia="he-IL"/>
        </w:rPr>
        <w:tab/>
        <w:t>שרותי המתכנן יכללו תכנון מעליות למבנים.</w:t>
      </w:r>
    </w:p>
    <w:p w14:paraId="24939114" w14:textId="77777777" w:rsidR="00B158C8" w:rsidRPr="00B158C8" w:rsidRDefault="00B158C8" w:rsidP="00B158C8">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4C316044" w14:textId="77777777" w:rsidR="00B158C8" w:rsidRPr="00B158C8" w:rsidRDefault="00B158C8" w:rsidP="00B158C8">
      <w:pPr>
        <w:spacing w:before="0" w:beforeAutospacing="0" w:after="0" w:afterAutospacing="0" w:line="276" w:lineRule="auto"/>
        <w:ind w:left="-30" w:firstLine="750"/>
        <w:rPr>
          <w:rFonts w:ascii="Times New Roman" w:eastAsia="Times New Roman" w:hAnsi="Times New Roman"/>
          <w:sz w:val="24"/>
          <w:rtl/>
          <w:lang w:eastAsia="he-IL"/>
        </w:rPr>
      </w:pPr>
      <w:r w:rsidRPr="00B158C8">
        <w:rPr>
          <w:rFonts w:ascii="Times New Roman" w:eastAsia="Times New Roman" w:hAnsi="Times New Roman" w:hint="cs"/>
          <w:sz w:val="24"/>
          <w:rtl/>
        </w:rPr>
        <w:t>1.2</w:t>
      </w:r>
      <w:r w:rsidRPr="00B158C8">
        <w:rPr>
          <w:rFonts w:ascii="Times New Roman" w:eastAsia="Times New Roman" w:hAnsi="Times New Roman" w:hint="cs"/>
          <w:sz w:val="24"/>
          <w:rtl/>
        </w:rPr>
        <w:tab/>
      </w:r>
      <w:r w:rsidRPr="00B158C8">
        <w:rPr>
          <w:rFonts w:ascii="Times New Roman" w:eastAsia="Times New Roman" w:hAnsi="Times New Roman"/>
          <w:sz w:val="24"/>
          <w:u w:val="single"/>
          <w:rtl/>
        </w:rPr>
        <w:t>המ</w:t>
      </w:r>
      <w:r w:rsidRPr="00B158C8">
        <w:rPr>
          <w:rFonts w:ascii="Times New Roman" w:eastAsia="Times New Roman" w:hAnsi="Times New Roman" w:hint="cs"/>
          <w:sz w:val="24"/>
          <w:u w:val="single"/>
          <w:rtl/>
        </w:rPr>
        <w:t>תכנן</w:t>
      </w:r>
      <w:r w:rsidRPr="00B158C8">
        <w:rPr>
          <w:rFonts w:ascii="Times New Roman" w:eastAsia="Times New Roman" w:hAnsi="Times New Roman"/>
          <w:sz w:val="24"/>
          <w:u w:val="single"/>
          <w:rtl/>
        </w:rPr>
        <w:t>, צוות עובדים ואמצעים</w:t>
      </w:r>
      <w:r w:rsidRPr="00B158C8">
        <w:rPr>
          <w:rFonts w:ascii="Times New Roman" w:eastAsia="Times New Roman" w:hAnsi="Times New Roman" w:hint="cs"/>
          <w:sz w:val="24"/>
          <w:rtl/>
          <w:lang w:eastAsia="he-IL"/>
        </w:rPr>
        <w:t>:</w:t>
      </w:r>
    </w:p>
    <w:p w14:paraId="1D46ECCB" w14:textId="77777777" w:rsidR="00B158C8" w:rsidRPr="00B158C8" w:rsidRDefault="00B158C8" w:rsidP="00B158C8">
      <w:pPr>
        <w:spacing w:before="0" w:beforeAutospacing="0" w:after="0" w:afterAutospacing="0" w:line="276" w:lineRule="auto"/>
        <w:ind w:left="720"/>
        <w:jc w:val="both"/>
        <w:rPr>
          <w:rFonts w:ascii="Times New Roman" w:eastAsia="Times New Roman" w:hAnsi="Times New Roman"/>
          <w:sz w:val="24"/>
          <w:rtl/>
          <w:lang w:eastAsia="he-IL"/>
        </w:rPr>
      </w:pPr>
    </w:p>
    <w:p w14:paraId="44F6E44A" w14:textId="77777777" w:rsidR="00B158C8" w:rsidRPr="00B158C8" w:rsidRDefault="00B158C8" w:rsidP="00B158C8">
      <w:pPr>
        <w:tabs>
          <w:tab w:val="left" w:pos="1954"/>
        </w:tabs>
        <w:spacing w:before="0" w:beforeAutospacing="0" w:after="0" w:afterAutospacing="0" w:line="360" w:lineRule="auto"/>
        <w:ind w:left="1954" w:hanging="514"/>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א</w:t>
      </w:r>
      <w:r w:rsidRPr="00B158C8">
        <w:rPr>
          <w:rFonts w:ascii="Times New Roman" w:eastAsia="Times New Roman" w:hAnsi="Times New Roman"/>
          <w:sz w:val="24"/>
          <w:rtl/>
          <w:lang w:eastAsia="he-IL"/>
        </w:rPr>
        <w:t>.</w:t>
      </w:r>
      <w:r w:rsidRPr="00B158C8">
        <w:rPr>
          <w:rFonts w:ascii="Times New Roman" w:eastAsia="Times New Roman" w:hAnsi="Times New Roman"/>
          <w:sz w:val="24"/>
          <w:rtl/>
          <w:lang w:eastAsia="he-IL"/>
        </w:rPr>
        <w:tab/>
        <w:t>המ</w:t>
      </w:r>
      <w:r w:rsidRPr="00B158C8">
        <w:rPr>
          <w:rFonts w:ascii="Times New Roman" w:eastAsia="Times New Roman" w:hAnsi="Times New Roman" w:hint="cs"/>
          <w:sz w:val="24"/>
          <w:rtl/>
          <w:lang w:eastAsia="he-IL"/>
        </w:rPr>
        <w:t>תכנן</w:t>
      </w:r>
      <w:r w:rsidRPr="00B158C8">
        <w:rPr>
          <w:rFonts w:ascii="Times New Roman" w:eastAsia="Times New Roman" w:hAnsi="Times New Roman"/>
          <w:sz w:val="24"/>
          <w:rtl/>
          <w:lang w:eastAsia="he-IL"/>
        </w:rPr>
        <w:t xml:space="preserve"> הבכיר יהיה בעל המשרד, אשר יהיה אחראי, מעורב וישתתף באופן אישי בכל ישיבות התכנון שיזומן אליהן ללא עוררין.</w:t>
      </w:r>
      <w:r w:rsidRPr="00B158C8">
        <w:rPr>
          <w:rFonts w:ascii="Times New Roman" w:eastAsia="Times New Roman" w:hAnsi="Times New Roman" w:hint="cs"/>
          <w:sz w:val="24"/>
          <w:lang w:eastAsia="he-IL"/>
        </w:rPr>
        <w:t xml:space="preserve"> </w:t>
      </w:r>
      <w:r w:rsidRPr="00B158C8">
        <w:rPr>
          <w:rFonts w:ascii="Times New Roman" w:eastAsia="Times New Roman" w:hAnsi="Times New Roman" w:hint="cs"/>
          <w:sz w:val="24"/>
          <w:rtl/>
          <w:lang w:eastAsia="he-IL"/>
        </w:rPr>
        <w:t xml:space="preserve"> ככל שיידרש ולפי החלטת המזמין, יתבצעו בנוסף לישיבות התכנון השוטפות, ישיבות שבועיות לתכנון ב </w:t>
      </w:r>
      <w:r w:rsidRPr="00B158C8">
        <w:rPr>
          <w:rFonts w:ascii="Times New Roman" w:eastAsia="Times New Roman" w:hAnsi="Times New Roman" w:hint="cs"/>
          <w:sz w:val="24"/>
          <w:lang w:eastAsia="he-IL"/>
        </w:rPr>
        <w:t>BIM</w:t>
      </w:r>
      <w:r w:rsidRPr="00B158C8">
        <w:rPr>
          <w:rFonts w:ascii="Times New Roman" w:eastAsia="Times New Roman" w:hAnsi="Times New Roman" w:hint="cs"/>
          <w:sz w:val="24"/>
          <w:rtl/>
          <w:lang w:eastAsia="he-IL"/>
        </w:rPr>
        <w:t xml:space="preserve"> על המודל.</w:t>
      </w:r>
    </w:p>
    <w:p w14:paraId="4EA0BBBB" w14:textId="77777777" w:rsidR="00B158C8" w:rsidRPr="00B158C8" w:rsidRDefault="00B158C8" w:rsidP="00B158C8">
      <w:pPr>
        <w:tabs>
          <w:tab w:val="left" w:pos="1954"/>
        </w:tabs>
        <w:spacing w:before="0" w:beforeAutospacing="0" w:after="0" w:afterAutospacing="0" w:line="360" w:lineRule="auto"/>
        <w:ind w:left="1954" w:hanging="514"/>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ב</w:t>
      </w:r>
      <w:r w:rsidRPr="00B158C8">
        <w:rPr>
          <w:rFonts w:ascii="Times New Roman" w:eastAsia="Times New Roman" w:hAnsi="Times New Roman"/>
          <w:sz w:val="24"/>
          <w:rtl/>
          <w:lang w:eastAsia="he-IL"/>
        </w:rPr>
        <w:t>.</w:t>
      </w:r>
      <w:r w:rsidRPr="00B158C8">
        <w:rPr>
          <w:rFonts w:ascii="Times New Roman" w:eastAsia="Times New Roman" w:hAnsi="Times New Roman"/>
          <w:sz w:val="24"/>
          <w:rtl/>
          <w:lang w:eastAsia="he-IL"/>
        </w:rPr>
        <w:tab/>
        <w:t xml:space="preserve">ראש הצוות ישתתף בכל ישיבות התכנון שיזומן אליהן </w:t>
      </w:r>
      <w:r w:rsidRPr="00B158C8">
        <w:rPr>
          <w:rFonts w:ascii="Times New Roman" w:eastAsia="Times New Roman" w:hAnsi="Times New Roman" w:hint="cs"/>
          <w:sz w:val="24"/>
          <w:rtl/>
          <w:lang w:eastAsia="he-IL"/>
        </w:rPr>
        <w:t>.</w:t>
      </w:r>
      <w:r w:rsidRPr="00B158C8">
        <w:rPr>
          <w:rFonts w:ascii="Times New Roman" w:eastAsia="Times New Roman" w:hAnsi="Times New Roman"/>
          <w:sz w:val="24"/>
          <w:rtl/>
          <w:lang w:eastAsia="he-IL"/>
        </w:rPr>
        <w:t xml:space="preserve"> </w:t>
      </w:r>
    </w:p>
    <w:p w14:paraId="074ECE67" w14:textId="77777777" w:rsidR="00B158C8" w:rsidRPr="00B158C8" w:rsidRDefault="00B158C8" w:rsidP="00B158C8">
      <w:pPr>
        <w:tabs>
          <w:tab w:val="left" w:pos="1954"/>
        </w:tabs>
        <w:spacing w:before="0" w:beforeAutospacing="0" w:after="0" w:afterAutospacing="0" w:line="360" w:lineRule="auto"/>
        <w:ind w:left="1954" w:hanging="514"/>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ג</w:t>
      </w:r>
      <w:r w:rsidRPr="00B158C8">
        <w:rPr>
          <w:rFonts w:ascii="Times New Roman" w:eastAsia="Times New Roman" w:hAnsi="Times New Roman"/>
          <w:sz w:val="24"/>
          <w:rtl/>
          <w:lang w:eastAsia="he-IL"/>
        </w:rPr>
        <w:t>.</w:t>
      </w:r>
      <w:r w:rsidRPr="00B158C8">
        <w:rPr>
          <w:rFonts w:ascii="Times New Roman" w:eastAsia="Times New Roman" w:hAnsi="Times New Roman"/>
          <w:sz w:val="24"/>
          <w:rtl/>
          <w:lang w:eastAsia="he-IL"/>
        </w:rPr>
        <w:tab/>
      </w:r>
      <w:r w:rsidRPr="00B158C8">
        <w:rPr>
          <w:rFonts w:ascii="Times New Roman" w:eastAsia="Times New Roman" w:hAnsi="Times New Roman" w:hint="cs"/>
          <w:sz w:val="24"/>
          <w:rtl/>
          <w:lang w:eastAsia="he-IL"/>
        </w:rPr>
        <w:t>ר</w:t>
      </w:r>
      <w:r w:rsidRPr="00B158C8">
        <w:rPr>
          <w:rFonts w:ascii="Times New Roman" w:eastAsia="Times New Roman" w:hAnsi="Times New Roman"/>
          <w:sz w:val="24"/>
          <w:rtl/>
          <w:lang w:eastAsia="he-IL"/>
        </w:rPr>
        <w:t>אש הצוות יקדיש את כל הזמן הדרוש לתאומים עם האדריכלים והיועצים, כולל בישיבות פרטניות שיוזמן אליהן</w:t>
      </w:r>
      <w:r w:rsidRPr="00B158C8">
        <w:rPr>
          <w:rFonts w:ascii="Times New Roman" w:eastAsia="Times New Roman" w:hAnsi="Times New Roman" w:hint="cs"/>
          <w:sz w:val="24"/>
          <w:rtl/>
          <w:lang w:eastAsia="he-IL"/>
        </w:rPr>
        <w:t>. ככל ויתבקש ,אי השתתפות תאושר קודם לכן אצל מנהל הפרויקט.</w:t>
      </w:r>
    </w:p>
    <w:p w14:paraId="7550F43F" w14:textId="77777777" w:rsidR="00B158C8" w:rsidRPr="00B158C8" w:rsidRDefault="00B158C8" w:rsidP="00B158C8">
      <w:pPr>
        <w:widowControl w:val="0"/>
        <w:spacing w:before="0" w:beforeAutospacing="0" w:after="0" w:afterAutospacing="0" w:line="240" w:lineRule="auto"/>
        <w:ind w:left="1927" w:hanging="425"/>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ד</w:t>
      </w:r>
      <w:r w:rsidRPr="00B158C8">
        <w:rPr>
          <w:rFonts w:ascii="Times New Roman" w:eastAsia="Times New Roman" w:hAnsi="Times New Roman"/>
          <w:sz w:val="24"/>
          <w:rtl/>
          <w:lang w:eastAsia="he-IL"/>
        </w:rPr>
        <w:t>.</w:t>
      </w:r>
      <w:r w:rsidRPr="00B158C8">
        <w:rPr>
          <w:rFonts w:ascii="Times New Roman" w:eastAsia="Times New Roman" w:hAnsi="Times New Roman" w:hint="cs"/>
          <w:sz w:val="24"/>
          <w:lang w:eastAsia="he-IL"/>
        </w:rPr>
        <w:t xml:space="preserve">    </w:t>
      </w:r>
      <w:r w:rsidRPr="00B158C8">
        <w:rPr>
          <w:rFonts w:ascii="Times New Roman" w:eastAsia="Times New Roman" w:hAnsi="Times New Roman"/>
          <w:sz w:val="24"/>
          <w:rtl/>
          <w:lang w:eastAsia="he-IL"/>
        </w:rPr>
        <w:t>צוות השרטטים של המ</w:t>
      </w:r>
      <w:r w:rsidRPr="00B158C8">
        <w:rPr>
          <w:rFonts w:ascii="Times New Roman" w:eastAsia="Times New Roman" w:hAnsi="Times New Roman" w:hint="cs"/>
          <w:sz w:val="24"/>
          <w:rtl/>
          <w:lang w:eastAsia="he-IL"/>
        </w:rPr>
        <w:t>תכנן</w:t>
      </w:r>
      <w:r w:rsidRPr="00B158C8">
        <w:rPr>
          <w:rFonts w:ascii="Times New Roman" w:eastAsia="Times New Roman" w:hAnsi="Times New Roman"/>
          <w:sz w:val="24"/>
          <w:rtl/>
          <w:lang w:eastAsia="he-IL"/>
        </w:rPr>
        <w:t xml:space="preserve"> יהיה כנדרש לתכנון ולהוצאת תכניות משורטטות לביצוע על מנת לעמוד בלוח הזמנים שנקבע על ידי מנהל הפרויקט.</w:t>
      </w:r>
    </w:p>
    <w:p w14:paraId="3DB702E2" w14:textId="77777777" w:rsidR="00B158C8" w:rsidRPr="00B158C8" w:rsidRDefault="00B158C8" w:rsidP="00B158C8">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30F66474" w14:textId="77777777" w:rsidR="00B158C8" w:rsidRPr="00B158C8" w:rsidRDefault="00B158C8" w:rsidP="00B158C8">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1.3</w:t>
      </w:r>
      <w:r w:rsidRPr="00B158C8">
        <w:rPr>
          <w:rFonts w:ascii="Times New Roman" w:eastAsia="Times New Roman" w:hAnsi="Times New Roman" w:hint="cs"/>
          <w:sz w:val="24"/>
          <w:rtl/>
          <w:lang w:eastAsia="he-IL"/>
        </w:rPr>
        <w:tab/>
        <w:t>על המתכנן לקבל אישור בכתב מהמנהל לפני התחלת ביצוע כל שלב, או לפני הספקת כל שרות חלקי.</w:t>
      </w:r>
    </w:p>
    <w:p w14:paraId="77789380" w14:textId="77777777" w:rsidR="001835AB" w:rsidRPr="001835AB" w:rsidRDefault="001835AB" w:rsidP="001835AB">
      <w:pPr>
        <w:widowControl w:val="0"/>
        <w:spacing w:before="0" w:beforeAutospacing="0" w:after="0" w:afterAutospacing="0" w:line="360" w:lineRule="auto"/>
        <w:ind w:left="1440" w:hanging="720"/>
        <w:jc w:val="both"/>
        <w:rPr>
          <w:rFonts w:ascii="Times New Roman" w:eastAsia="Times New Roman" w:hAnsi="Times New Roman"/>
          <w:sz w:val="24"/>
          <w:rtl/>
          <w:lang w:eastAsia="he-IL"/>
        </w:rPr>
      </w:pPr>
    </w:p>
    <w:p w14:paraId="67BF7BC6"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2.</w:t>
      </w:r>
      <w:r w:rsidRPr="001835AB">
        <w:rPr>
          <w:rFonts w:ascii="Times New Roman" w:eastAsia="Times New Roman" w:hAnsi="Times New Roman"/>
          <w:sz w:val="24"/>
          <w:rtl/>
          <w:lang w:eastAsia="he-IL"/>
        </w:rPr>
        <w:tab/>
      </w:r>
      <w:r w:rsidRPr="001835AB">
        <w:rPr>
          <w:rFonts w:ascii="Times New Roman" w:eastAsia="Times New Roman" w:hAnsi="Times New Roman"/>
          <w:b/>
          <w:bCs/>
          <w:sz w:val="24"/>
          <w:u w:val="single"/>
          <w:rtl/>
          <w:lang w:eastAsia="he-IL"/>
        </w:rPr>
        <w:t>הגדרות</w:t>
      </w:r>
      <w:r w:rsidRPr="001835AB">
        <w:rPr>
          <w:rFonts w:ascii="Times New Roman" w:eastAsia="Times New Roman" w:hAnsi="Times New Roman"/>
          <w:sz w:val="24"/>
          <w:rtl/>
          <w:lang w:eastAsia="he-IL"/>
        </w:rPr>
        <w:t>:</w:t>
      </w:r>
    </w:p>
    <w:p w14:paraId="37FC58E3"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66EABCE7"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"מתקן" – מעליות על מערכותיהם, לרבות, תאים, פסים ומובילים, משקל נגדי, מנועים, אביזרי ולוחות פקוד, דלתות ומשקופי פירים.</w:t>
      </w:r>
    </w:p>
    <w:p w14:paraId="565DCBD9"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 xml:space="preserve">"תכניות מוקדמות" </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תכניות המתארות את הפתרון העקרוני של המתקן.</w:t>
      </w:r>
    </w:p>
    <w:p w14:paraId="67622D2E"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 xml:space="preserve">"תכניות סופיות" </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תכניות שלאחר אישורן ניתן יהיה לעבד את כל המסמכים הדרושים לבצוע המתקן.</w:t>
      </w:r>
    </w:p>
    <w:p w14:paraId="3C6C2663"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 xml:space="preserve">"תכניות עבודה" </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תכניות מפורטות, מפרטים, כתבי כמויות וכל יתר המסמכים וכל הדרוש לעריכת ופרסום מכרזים לביצוע המתקן בפרויקט ו/או לביצוע המתקן בפרויקט.</w:t>
      </w:r>
    </w:p>
    <w:p w14:paraId="1C09744A"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31BF09EF"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w:t>
      </w:r>
      <w:r w:rsidRPr="001835AB">
        <w:rPr>
          <w:rFonts w:ascii="Times New Roman" w:eastAsia="Times New Roman" w:hAnsi="Times New Roman"/>
          <w:sz w:val="24"/>
          <w:rtl/>
          <w:lang w:eastAsia="he-IL"/>
        </w:rPr>
        <w:tab/>
      </w:r>
      <w:r w:rsidRPr="001835AB">
        <w:rPr>
          <w:rFonts w:ascii="Times New Roman" w:eastAsia="Times New Roman" w:hAnsi="Times New Roman"/>
          <w:b/>
          <w:bCs/>
          <w:sz w:val="24"/>
          <w:u w:val="single"/>
          <w:rtl/>
          <w:lang w:eastAsia="he-IL"/>
        </w:rPr>
        <w:t>פרוט שרותי המתכנן</w:t>
      </w:r>
      <w:r w:rsidRPr="001835AB">
        <w:rPr>
          <w:rFonts w:ascii="Times New Roman" w:eastAsia="Times New Roman" w:hAnsi="Times New Roman"/>
          <w:sz w:val="24"/>
          <w:rtl/>
          <w:lang w:eastAsia="he-IL"/>
        </w:rPr>
        <w:t>:</w:t>
      </w:r>
    </w:p>
    <w:p w14:paraId="08ECE181"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0293D6E0" w14:textId="77777777" w:rsidR="001835AB" w:rsidRPr="001835AB" w:rsidRDefault="001835AB" w:rsidP="001835AB">
      <w:pPr>
        <w:widowControl w:val="0"/>
        <w:spacing w:before="0" w:beforeAutospacing="0" w:after="0" w:afterAutospacing="0" w:line="360" w:lineRule="auto"/>
        <w:ind w:left="720"/>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שרותי המתכנן יבוצעו בקטעים לפי התקדמות הפרויקט והנחיות המנהל, לרבות להסדרי ביניים לבניה ואכלוס בשלבים. </w:t>
      </w:r>
    </w:p>
    <w:p w14:paraId="7CA70E03" w14:textId="77777777" w:rsidR="001835AB" w:rsidRPr="001835AB" w:rsidRDefault="001835AB" w:rsidP="001835AB">
      <w:pPr>
        <w:widowControl w:val="0"/>
        <w:spacing w:before="0" w:beforeAutospacing="0" w:after="0" w:afterAutospacing="0" w:line="360" w:lineRule="auto"/>
        <w:ind w:left="720"/>
        <w:rPr>
          <w:rFonts w:ascii="Times New Roman" w:eastAsia="Times New Roman" w:hAnsi="Times New Roman"/>
          <w:sz w:val="24"/>
          <w:szCs w:val="32"/>
          <w:rtl/>
          <w:lang w:eastAsia="he-IL"/>
        </w:rPr>
      </w:pPr>
      <w:r w:rsidRPr="001835AB">
        <w:rPr>
          <w:rFonts w:ascii="Times New Roman" w:eastAsia="Times New Roman" w:hAnsi="Times New Roman"/>
          <w:sz w:val="20"/>
          <w:rtl/>
          <w:lang w:eastAsia="he-IL"/>
        </w:rPr>
        <w:t>שרותי המתכנן יבוצעו בשלבים הכוללים את הש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רותים כלהלן:</w:t>
      </w:r>
    </w:p>
    <w:p w14:paraId="2FD1839A"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13B274C1" w14:textId="77777777" w:rsidR="001835AB" w:rsidRPr="001835AB"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3.1</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תכנון מוקדם:</w:t>
      </w:r>
    </w:p>
    <w:p w14:paraId="4035C05E"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6921AF16"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בירור הפרוגרמה עם המזמין, ביקורים באתר, חקירות מוקדמות, התייעצויות ותיאום עם המתכננים ועם היועצים האחרים.</w:t>
      </w:r>
    </w:p>
    <w:p w14:paraId="4C46D022"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53AB8CD4"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בירור ברשויות המוסמכות ו/או גורמים אחרים בקשר לכל הנושאים הקשורים בתכנון המתקן ו/או בקבלת אישור הרשויות הנ"ל לביצוע המתקן.</w:t>
      </w:r>
    </w:p>
    <w:p w14:paraId="7746911B"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6939AED2"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 xml:space="preserve">הכנת הצעות לסכמות עקרוניות של פתרונות התעבורה האנכית בבניינים באלטרנטיבות שונות ובהשוואה ביניהן. הכנסת שינויים בהתאם לדרישות המזמין ו/או לפי דרישת הרשויות המוסמכות באישור המזמין. </w:t>
      </w:r>
    </w:p>
    <w:p w14:paraId="64F48B6C" w14:textId="77777777" w:rsidR="001835AB" w:rsidRPr="001835AB"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
      </w:pPr>
    </w:p>
    <w:p w14:paraId="1495A5F9"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הצעה לקביעת סטנדרטים בהם יעמדו אמצעי השינוע והתאמת הפתרונות המוצעים אליהם. (מהירויות נסיעה, פתיחת דלתות בקומות ובתאים, מיקום חדרי מכונות, סטנדרט גימור פנימי וכו').</w:t>
      </w:r>
    </w:p>
    <w:p w14:paraId="4C0CFEF9" w14:textId="77777777" w:rsidR="001835AB" w:rsidRPr="001835AB"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
      </w:pPr>
    </w:p>
    <w:p w14:paraId="299E752B" w14:textId="77777777" w:rsidR="001835AB" w:rsidRPr="001835AB" w:rsidRDefault="001835AB" w:rsidP="001835AB">
      <w:pPr>
        <w:widowControl w:val="0"/>
        <w:spacing w:before="0" w:beforeAutospacing="0" w:after="0" w:afterAutospacing="0" w:line="240" w:lineRule="auto"/>
        <w:ind w:left="2210"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מתן כל הנתונים הדרושים ומסירת כל המידע הנדרש למתכננים וליועצים האחרים, לרבות:</w:t>
      </w:r>
    </w:p>
    <w:p w14:paraId="3F01BCE0" w14:textId="77777777" w:rsidR="001835AB" w:rsidRPr="001835AB"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
      </w:pPr>
    </w:p>
    <w:p w14:paraId="40B7B770" w14:textId="77777777" w:rsidR="001835AB" w:rsidRPr="001835AB" w:rsidRDefault="001835AB" w:rsidP="001835AB">
      <w:pPr>
        <w:widowControl w:val="0"/>
        <w:spacing w:before="0" w:beforeAutospacing="0" w:after="0" w:afterAutospacing="0" w:line="240" w:lineRule="auto"/>
        <w:ind w:left="216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מתן מידע לאדריכל לשם עריכת התכנון האדריכלי, בדבר מידות הפירים הדרושים למתקן המוצע, ליועץ החשמל בדבר העומסים הדרושים למתקן המוצע, למתכנן הקונסטרוקציה על עומסים, למתכנן אוורור על אוורור חדרי מכונות ולשאר היועצים לפי דרישתם ולפי הנחיית המזמין.</w:t>
      </w:r>
    </w:p>
    <w:p w14:paraId="63052A43"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58333FBA"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ו.</w:t>
      </w:r>
      <w:r w:rsidRPr="001835AB">
        <w:rPr>
          <w:rFonts w:ascii="Times New Roman" w:eastAsia="Times New Roman" w:hAnsi="Times New Roman"/>
          <w:sz w:val="24"/>
          <w:rtl/>
          <w:lang w:eastAsia="he-IL"/>
        </w:rPr>
        <w:tab/>
        <w:t>סיוע להכנת אומדן משוער של מחיר הקמת הפרויקט ומסירת נתונים ליועצים האחרים להכנת אומדן משוער של הפרויקט.</w:t>
      </w:r>
    </w:p>
    <w:p w14:paraId="4120B848"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1F4A89B6" w14:textId="77777777" w:rsidR="001835AB" w:rsidRPr="001835AB" w:rsidRDefault="001835AB" w:rsidP="001835AB">
      <w:pPr>
        <w:widowControl w:val="0"/>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ז.</w:t>
      </w:r>
      <w:r w:rsidRPr="001835AB">
        <w:rPr>
          <w:rFonts w:ascii="Times New Roman" w:eastAsia="Times New Roman" w:hAnsi="Times New Roman"/>
          <w:sz w:val="24"/>
          <w:rtl/>
          <w:lang w:eastAsia="he-IL"/>
        </w:rPr>
        <w:tab/>
        <w:t>קבלת אישור היועצים הרל</w:t>
      </w:r>
      <w:r w:rsidRPr="001835AB">
        <w:rPr>
          <w:rFonts w:ascii="Times New Roman" w:eastAsia="Times New Roman" w:hAnsi="Times New Roman" w:hint="cs"/>
          <w:sz w:val="24"/>
          <w:rtl/>
          <w:lang w:eastAsia="he-IL"/>
        </w:rPr>
        <w:t>וו</w:t>
      </w:r>
      <w:r w:rsidRPr="001835AB">
        <w:rPr>
          <w:rFonts w:ascii="Times New Roman" w:eastAsia="Times New Roman" w:hAnsi="Times New Roman"/>
          <w:sz w:val="24"/>
          <w:rtl/>
          <w:lang w:eastAsia="he-IL"/>
        </w:rPr>
        <w:t>נטי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ם לתכנון המוקדם ואישור התכנון המוקדם של היועצים, ככל שי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 אישור המתכנן.</w:t>
      </w:r>
    </w:p>
    <w:p w14:paraId="0991BFA5"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3771DD15" w14:textId="77777777" w:rsidR="001835AB" w:rsidRPr="001835AB" w:rsidRDefault="001835AB" w:rsidP="001835AB">
      <w:pPr>
        <w:widowControl w:val="0"/>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ח.</w:t>
      </w:r>
      <w:r w:rsidRPr="001835AB">
        <w:rPr>
          <w:rFonts w:ascii="Times New Roman" w:eastAsia="Times New Roman" w:hAnsi="Times New Roman"/>
          <w:sz w:val="24"/>
          <w:rtl/>
          <w:lang w:eastAsia="he-IL"/>
        </w:rPr>
        <w:tab/>
        <w:t>מבלי לגרוע מכלליות האמור לעיל, ביצוע כל יתר הפעולות ועריכת כל המסמכים הדרושים לשם עריכת התכנון המוקדם.</w:t>
      </w:r>
    </w:p>
    <w:p w14:paraId="263B34B0"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48611768" w14:textId="77777777" w:rsidR="001835AB" w:rsidRPr="001835AB"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3.2</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תכנון סופי:</w:t>
      </w:r>
    </w:p>
    <w:p w14:paraId="4FCBD7F5"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5A28B06A"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הכנת תכניות סופיות, המתארות את המתקן וא</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שור</w:t>
      </w:r>
      <w:r w:rsidRPr="001835AB">
        <w:rPr>
          <w:rFonts w:ascii="Times New Roman" w:eastAsia="Times New Roman" w:hAnsi="Times New Roman" w:hint="cs"/>
          <w:sz w:val="24"/>
          <w:rtl/>
          <w:lang w:eastAsia="he-IL"/>
        </w:rPr>
        <w:t>ו</w:t>
      </w:r>
      <w:r w:rsidRPr="001835AB">
        <w:rPr>
          <w:rFonts w:ascii="Times New Roman" w:eastAsia="Times New Roman" w:hAnsi="Times New Roman"/>
          <w:sz w:val="24"/>
          <w:rtl/>
          <w:lang w:eastAsia="he-IL"/>
        </w:rPr>
        <w:t xml:space="preserve"> על ידי היועצים והמזמין. תאום התכניות האמורות עם היועצים והמזמין.</w:t>
      </w:r>
    </w:p>
    <w:p w14:paraId="6604A740"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5B912CCC"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 xml:space="preserve">הכנת התכניות הנדרשות על ידי הרשויות המוסמכות וטיפול באישורן כולל קבלת היתרי הבניה. </w:t>
      </w:r>
    </w:p>
    <w:p w14:paraId="6B70732F" w14:textId="77777777" w:rsidR="001835AB" w:rsidRPr="001835AB" w:rsidRDefault="001835AB" w:rsidP="001835AB">
      <w:pPr>
        <w:widowControl w:val="0"/>
        <w:spacing w:before="0" w:beforeAutospacing="0" w:after="0" w:afterAutospacing="0" w:line="240" w:lineRule="auto"/>
        <w:ind w:left="2160" w:hanging="9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ab/>
        <w:t xml:space="preserve">חתימה על כל המסמכים, כל התכניות וכל הבקשות, אשר חתימת המתכנן </w:t>
      </w:r>
      <w:r w:rsidRPr="001835AB">
        <w:rPr>
          <w:rFonts w:ascii="Times New Roman" w:eastAsia="Times New Roman" w:hAnsi="Times New Roman" w:hint="cs"/>
          <w:sz w:val="24"/>
          <w:rtl/>
          <w:lang w:eastAsia="he-IL"/>
        </w:rPr>
        <w:t>תידר</w:t>
      </w:r>
      <w:r w:rsidRPr="001835AB">
        <w:rPr>
          <w:rFonts w:ascii="Times New Roman" w:eastAsia="Times New Roman" w:hAnsi="Times New Roman" w:hint="eastAsia"/>
          <w:sz w:val="24"/>
          <w:rtl/>
          <w:lang w:eastAsia="he-IL"/>
        </w:rPr>
        <w:t>ש</w:t>
      </w:r>
      <w:r w:rsidRPr="001835AB">
        <w:rPr>
          <w:rFonts w:ascii="Times New Roman" w:eastAsia="Times New Roman" w:hAnsi="Times New Roman"/>
          <w:sz w:val="24"/>
          <w:rtl/>
          <w:lang w:eastAsia="he-IL"/>
        </w:rPr>
        <w:t xml:space="preserve"> עליהם עד לקבלת תעודת גמר לפרויקט כאחראי לתכנון, לפיקוח העליון ולביקורת בתחום המעליות, לרבות בקשות להוצאת היתרי בניה, בקשות </w:t>
      </w:r>
      <w:r w:rsidRPr="001835AB">
        <w:rPr>
          <w:rFonts w:ascii="Times New Roman" w:eastAsia="Times New Roman" w:hAnsi="Times New Roman" w:hint="cs"/>
          <w:sz w:val="24"/>
          <w:rtl/>
          <w:lang w:eastAsia="he-IL"/>
        </w:rPr>
        <w:t>לטפסי</w:t>
      </w:r>
      <w:r w:rsidRPr="001835AB">
        <w:rPr>
          <w:rFonts w:ascii="Times New Roman" w:eastAsia="Times New Roman" w:hAnsi="Times New Roman" w:hint="eastAsia"/>
          <w:sz w:val="24"/>
          <w:rtl/>
          <w:lang w:eastAsia="he-IL"/>
        </w:rPr>
        <w:t>י</w:t>
      </w:r>
      <w:r w:rsidRPr="001835AB">
        <w:rPr>
          <w:rFonts w:ascii="Times New Roman" w:eastAsia="Times New Roman" w:hAnsi="Times New Roman"/>
          <w:sz w:val="24"/>
          <w:rtl/>
          <w:lang w:eastAsia="he-IL"/>
        </w:rPr>
        <w:t xml:space="preserve"> 4 ובקשות לתעודת גמר. </w:t>
      </w:r>
    </w:p>
    <w:p w14:paraId="53FFD38D"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18639D45"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הכנסת תיקונים ושינויים בכל התכניות והמסמכים אשר נערכו על ידי המתכנן במהלך ביצוע התכנון, לפי דרישות המזמין ו/או לפי דרישת הרשויות המוסמכות, באישור המזמין, וטיפול באישורן כולל קבלת היתרי בניה מתוקנים.</w:t>
      </w:r>
    </w:p>
    <w:p w14:paraId="409519C3"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330A226F"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הכנת התוכניות לאשור סופי של היועצים והמזמין לפני התחלת שלב תכניות עבודה.</w:t>
      </w:r>
    </w:p>
    <w:p w14:paraId="26D7D8F0"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41AA3625"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קבלת אישור היועצים הרלוונטי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ם לתכנון הסופי ואישור התכנון הסופי של היועצים, ככל שי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 אישור המתכנן.</w:t>
      </w:r>
    </w:p>
    <w:p w14:paraId="39EC03CE"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2E5AD1ED"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ו.</w:t>
      </w:r>
      <w:r w:rsidRPr="001835AB">
        <w:rPr>
          <w:rFonts w:ascii="Times New Roman" w:eastAsia="Times New Roman" w:hAnsi="Times New Roman"/>
          <w:sz w:val="24"/>
          <w:rtl/>
          <w:lang w:eastAsia="he-IL"/>
        </w:rPr>
        <w:tab/>
        <w:t>הכנת סעיף המעליות במפרטי המכר. בדיקת מפרטי ותוכניות המכר, לרבות התאמתם לתכנון, ואשור הנוסח.</w:t>
      </w:r>
    </w:p>
    <w:p w14:paraId="6D342DA3"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05C7BD6E"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ז.</w:t>
      </w:r>
      <w:r w:rsidRPr="001835AB">
        <w:rPr>
          <w:rFonts w:ascii="Times New Roman" w:eastAsia="Times New Roman" w:hAnsi="Times New Roman"/>
          <w:sz w:val="24"/>
          <w:rtl/>
          <w:lang w:eastAsia="he-IL"/>
        </w:rPr>
        <w:tab/>
        <w:t>עדכון האומדן המשוער של ערך המתקן.</w:t>
      </w:r>
    </w:p>
    <w:p w14:paraId="5ABAD823"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lang w:eastAsia="he-IL"/>
        </w:rPr>
      </w:pPr>
    </w:p>
    <w:p w14:paraId="4D0292E0"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lastRenderedPageBreak/>
        <w:t>ח.</w:t>
      </w:r>
      <w:r w:rsidRPr="001835AB">
        <w:rPr>
          <w:rFonts w:ascii="Times New Roman" w:eastAsia="Times New Roman" w:hAnsi="Times New Roman"/>
          <w:sz w:val="24"/>
          <w:rtl/>
          <w:lang w:eastAsia="he-IL"/>
        </w:rPr>
        <w:tab/>
        <w:t>מבלי לגרוע מכלליות האמור לעיל, ביצוע כל יתר הפעולות ועריכת כל המסמכים הדרושים להשלמת התכנון הסופי.</w:t>
      </w:r>
    </w:p>
    <w:p w14:paraId="76C9853F"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2C09B4FA" w14:textId="77777777" w:rsidR="001835AB" w:rsidRPr="001835AB"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3.3</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תכנון מפורט:</w:t>
      </w:r>
    </w:p>
    <w:p w14:paraId="0B70B4AA"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b/>
          <w:bCs/>
          <w:sz w:val="24"/>
          <w:u w:val="single"/>
          <w:rtl/>
          <w:lang w:eastAsia="he-IL"/>
        </w:rPr>
      </w:pPr>
    </w:p>
    <w:p w14:paraId="7DCF8910"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הכנת תכניות עבודה מפורטות ומוסברות של המתקן כולל תיאום התכניות עם היועצים האחרים.</w:t>
      </w:r>
    </w:p>
    <w:p w14:paraId="1DCA2A91"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6FCFCAF9" w14:textId="77777777" w:rsidR="001835AB" w:rsidRPr="001835AB" w:rsidRDefault="001835AB" w:rsidP="001835AB">
      <w:pPr>
        <w:widowControl w:val="0"/>
        <w:spacing w:before="0" w:beforeAutospacing="0" w:after="0" w:afterAutospacing="0" w:line="240" w:lineRule="auto"/>
        <w:ind w:left="720"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השלמת תכניות עבודה מפורטות ומוסברות של כל חלקי המתקן.</w:t>
      </w:r>
    </w:p>
    <w:p w14:paraId="11AAAB8B"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5B83BB5A"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תאום, התכניות שלעיל עם היועצים האחרים ובפרט עם האדריכל ומתכנן הקונסטרוקציה, מתכנן החשמל, מתכנן מזוג האו</w:t>
      </w:r>
      <w:r w:rsidRPr="001835AB">
        <w:rPr>
          <w:rFonts w:ascii="Times New Roman" w:eastAsia="Times New Roman" w:hAnsi="Times New Roman" w:hint="cs"/>
          <w:sz w:val="24"/>
          <w:rtl/>
          <w:lang w:eastAsia="he-IL"/>
        </w:rPr>
        <w:t>ו</w:t>
      </w:r>
      <w:r w:rsidRPr="001835AB">
        <w:rPr>
          <w:rFonts w:ascii="Times New Roman" w:eastAsia="Times New Roman" w:hAnsi="Times New Roman"/>
          <w:sz w:val="24"/>
          <w:rtl/>
          <w:lang w:eastAsia="he-IL"/>
        </w:rPr>
        <w:t>יר ויועץ האקוסטיקה. בדיקת תכניות הקונסטרוקציה והאדריכלות והקפדה על סימון חורים או מעברים העוברים דרך אלמנטים קונסטרוקטיביים, באופן שיופיעו בתכניות הקונסטרוקציה.</w:t>
      </w:r>
    </w:p>
    <w:p w14:paraId="67B74CF3"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7E0FFDA2" w14:textId="77777777" w:rsidR="001835AB" w:rsidRPr="001835AB" w:rsidRDefault="001835AB" w:rsidP="001835AB">
      <w:pPr>
        <w:widowControl w:val="0"/>
        <w:numPr>
          <w:ilvl w:val="0"/>
          <w:numId w:val="28"/>
        </w:numPr>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הכנת מפרטים טכניים וכתבי כמויות המתאימים למפרטים הכלליים ולכתבי הכמויות המקובלים על המזמין בצורה שיכללו את כל המערכות המתוכננות, תוך בדיקה של העדר כפילות עם מפרט מלאכה אחר בבניין ובדיקה של תכניות, מתקנים ומערכות, אף אם תוכננו ונערכו על ידי מי מהיועצים האחרים. כתבי הכמויות יוכנו לפי מתכונת הנהוגה אצל המזמין של מכללי עבודות ו/או כמויות מפורטות למדידה.</w:t>
      </w:r>
    </w:p>
    <w:p w14:paraId="46823D9E"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0D82A35A"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המפרטים יודפסו באמצעות מעבד תמלילים והם יוצאו בקבצי "</w:t>
      </w:r>
      <w:proofErr w:type="spellStart"/>
      <w:r w:rsidRPr="001835AB">
        <w:rPr>
          <w:rFonts w:ascii="Times New Roman" w:eastAsia="Times New Roman" w:hAnsi="Times New Roman"/>
          <w:sz w:val="24"/>
          <w:rtl/>
          <w:lang w:eastAsia="he-IL"/>
        </w:rPr>
        <w:t>אסקי</w:t>
      </w:r>
      <w:proofErr w:type="spellEnd"/>
      <w:r w:rsidRPr="001835AB">
        <w:rPr>
          <w:rFonts w:ascii="Times New Roman" w:eastAsia="Times New Roman" w:hAnsi="Times New Roman"/>
          <w:sz w:val="24"/>
          <w:rtl/>
          <w:lang w:eastAsia="he-IL"/>
        </w:rPr>
        <w:t>" כך שניתן יהיה להעתיקם לכל מעבד תמלילים אחר, ע"ג דיסקט ובתדפיס.</w:t>
      </w:r>
    </w:p>
    <w:p w14:paraId="67C17C13"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04C1D094"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ו.</w:t>
      </w:r>
      <w:r w:rsidRPr="001835AB">
        <w:rPr>
          <w:rFonts w:ascii="Times New Roman" w:eastAsia="Times New Roman" w:hAnsi="Times New Roman"/>
          <w:sz w:val="24"/>
          <w:rtl/>
          <w:lang w:eastAsia="he-IL"/>
        </w:rPr>
        <w:tab/>
        <w:t>כתבי הכמויות יוכנו באמצעות תוכנה לכתבי כמויות "סופר-מכרז", והניתנת להמרה גם לתוכנות אחרות לכתב כמויות, ע"ג דיסקט ובתדפיס.</w:t>
      </w:r>
    </w:p>
    <w:p w14:paraId="1A6B71EB"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lang w:eastAsia="he-IL"/>
        </w:rPr>
      </w:pPr>
    </w:p>
    <w:p w14:paraId="26FE0808"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ז.</w:t>
      </w:r>
      <w:r w:rsidRPr="001835AB">
        <w:rPr>
          <w:rFonts w:ascii="Times New Roman" w:eastAsia="Times New Roman" w:hAnsi="Times New Roman"/>
          <w:sz w:val="24"/>
          <w:rtl/>
          <w:lang w:eastAsia="he-IL"/>
        </w:rPr>
        <w:tab/>
        <w:t>עדכון סעיף המעליות במפרטי המכר. בדיקה חוזרת של מפרטי ותוכניות המכר, לרבות התאמתם לתכנון, ואישור הנוסח ו/או עדכון התכנון לפי הנחיית המזמין.</w:t>
      </w:r>
    </w:p>
    <w:p w14:paraId="7A86F591"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2687B3A3"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ח.</w:t>
      </w:r>
      <w:r w:rsidRPr="001835AB">
        <w:rPr>
          <w:rFonts w:ascii="Times New Roman" w:eastAsia="Times New Roman" w:hAnsi="Times New Roman"/>
          <w:sz w:val="24"/>
          <w:rtl/>
          <w:lang w:eastAsia="he-IL"/>
        </w:rPr>
        <w:tab/>
        <w:t>הכנת אומדן מפורט של ערך העבודות מבוסס על המפרטים וכתבי הכמויות תוך ציון מדד המחירים לצרכן, הידוע במועד הכנת האומדן.</w:t>
      </w:r>
    </w:p>
    <w:p w14:paraId="3F0346B6"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7BBC8D6E"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הכנסת שינויים בתכניות ככל שיתחייב להתאמת התכנון למסגרת התקציבית, אשר תקבע ע"י המזמין.</w:t>
      </w:r>
    </w:p>
    <w:p w14:paraId="0B8AA296"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lang w:eastAsia="he-IL"/>
        </w:rPr>
      </w:pPr>
    </w:p>
    <w:p w14:paraId="608BFE13"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מתן חוות דעת ויעוץ בכל הקשור בהכנת המכרזים ופרסומם.</w:t>
      </w:r>
    </w:p>
    <w:p w14:paraId="759F17D5"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73624D06"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השתתפות בסיורי קבלנים, הכנת תשובות לשאלות הקבלנים והגשתן למנהל.</w:t>
      </w:r>
    </w:p>
    <w:p w14:paraId="1D31C8C2"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19EF6B68"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בדיקת הצעות הקבלנים, ניתוח ההצעות והכנת טבלת השוואה ממחושבת באלטרנטיבות השונות ומתן חוות דעת למזמין בקשר להצעות הקבלנים.</w:t>
      </w:r>
    </w:p>
    <w:p w14:paraId="10F83FB6"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1EB0F52C"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השלמת תכניות עבודה, פרטים ומפרטים משלימים כפי שי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 לבצוע העבודות, והתאמתם למפרטי היצרנים.</w:t>
      </w:r>
    </w:p>
    <w:p w14:paraId="05BA5A7A"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592DA45B" w14:textId="77777777" w:rsidR="001835AB" w:rsidRPr="001835AB" w:rsidRDefault="001835AB" w:rsidP="001835AB">
      <w:pPr>
        <w:widowControl w:val="0"/>
        <w:spacing w:before="0" w:beforeAutospacing="0" w:after="0" w:afterAutospacing="0" w:line="240" w:lineRule="auto"/>
        <w:ind w:left="136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מובהר בזאת שהמתכנן יכין, באם 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מסמכים למכרזים עוד לפני השלמת התכנון המפורט.</w:t>
      </w:r>
    </w:p>
    <w:p w14:paraId="47070D13"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4"/>
          <w:rtl/>
          <w:lang w:eastAsia="he-IL"/>
        </w:rPr>
      </w:pPr>
    </w:p>
    <w:p w14:paraId="748D7FD2" w14:textId="77777777" w:rsidR="001835AB" w:rsidRPr="001835AB" w:rsidRDefault="001835AB" w:rsidP="001835AB">
      <w:pPr>
        <w:widowControl w:val="0"/>
        <w:spacing w:before="0" w:beforeAutospacing="0" w:after="0" w:afterAutospacing="0" w:line="240" w:lineRule="auto"/>
        <w:ind w:left="1509" w:right="720" w:hanging="789"/>
        <w:jc w:val="both"/>
        <w:rPr>
          <w:rFonts w:ascii="Times New Roman" w:eastAsia="Times New Roman" w:hAnsi="Times New Roman"/>
          <w:b/>
          <w:bCs/>
          <w:sz w:val="24"/>
          <w:u w:val="single"/>
          <w:rtl/>
          <w:lang w:eastAsia="he-IL"/>
        </w:rPr>
      </w:pPr>
      <w:r w:rsidRPr="001835AB">
        <w:rPr>
          <w:rFonts w:ascii="Times New Roman" w:eastAsia="Times New Roman" w:hAnsi="Times New Roman"/>
          <w:sz w:val="24"/>
          <w:rtl/>
          <w:lang w:eastAsia="he-IL"/>
        </w:rPr>
        <w:t>3.4</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פיקוח עליון:</w:t>
      </w:r>
    </w:p>
    <w:p w14:paraId="736D8708"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b/>
          <w:bCs/>
          <w:sz w:val="24"/>
          <w:u w:val="single"/>
          <w:rtl/>
          <w:lang w:eastAsia="he-IL"/>
        </w:rPr>
      </w:pPr>
    </w:p>
    <w:p w14:paraId="4BE245E7" w14:textId="77777777" w:rsidR="001835AB" w:rsidRPr="001835AB" w:rsidRDefault="001835AB" w:rsidP="001835AB">
      <w:pPr>
        <w:widowControl w:val="0"/>
        <w:spacing w:before="0" w:beforeAutospacing="0" w:after="0" w:afterAutospacing="0" w:line="240" w:lineRule="auto"/>
        <w:ind w:left="2210"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lastRenderedPageBreak/>
        <w:t>א.</w:t>
      </w:r>
      <w:r w:rsidRPr="001835AB">
        <w:rPr>
          <w:rFonts w:ascii="Times New Roman" w:eastAsia="Times New Roman" w:hAnsi="Times New Roman"/>
          <w:sz w:val="24"/>
          <w:rtl/>
          <w:lang w:eastAsia="he-IL"/>
        </w:rPr>
        <w:tab/>
        <w:t>הפקוח העליון של המתכנן על בצוע העבודות יכלול:</w:t>
      </w:r>
    </w:p>
    <w:p w14:paraId="42A07C78"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21D3E15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פיקוח עליון על ביצוע המתקן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58795120"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412A1623"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פיקוח עליון על טיב ביצוע המתקן וביצוע התחייבויות קבלני העבודות.</w:t>
      </w:r>
    </w:p>
    <w:p w14:paraId="06A00A92"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44C22BF3"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יעוץ והמלצה לגבי בחירה, בדיקה ואישור של חומרים וציוד</w:t>
      </w:r>
      <w:r w:rsidRPr="001835AB">
        <w:rPr>
          <w:rFonts w:ascii="Times New Roman" w:eastAsia="Times New Roman" w:hAnsi="Times New Roman" w:hint="cs"/>
          <w:sz w:val="24"/>
          <w:rtl/>
          <w:lang w:eastAsia="he-IL"/>
        </w:rPr>
        <w:t xml:space="preserve"> </w:t>
      </w:r>
      <w:r w:rsidRPr="001835AB">
        <w:rPr>
          <w:rFonts w:ascii="Times New Roman" w:eastAsia="Times New Roman" w:hAnsi="Times New Roman"/>
          <w:sz w:val="24"/>
          <w:rtl/>
          <w:lang w:eastAsia="he-IL"/>
        </w:rPr>
        <w:t>עבו</w:t>
      </w:r>
      <w:r w:rsidRPr="001835AB">
        <w:rPr>
          <w:rFonts w:ascii="Times New Roman" w:eastAsia="Times New Roman" w:hAnsi="Times New Roman" w:hint="cs"/>
          <w:sz w:val="24"/>
          <w:rtl/>
          <w:lang w:eastAsia="he-IL"/>
        </w:rPr>
        <w:t>ר</w:t>
      </w:r>
      <w:r w:rsidRPr="001835AB">
        <w:rPr>
          <w:rFonts w:ascii="Times New Roman" w:eastAsia="Times New Roman" w:hAnsi="Times New Roman"/>
          <w:sz w:val="24"/>
          <w:rtl/>
          <w:lang w:eastAsia="he-IL"/>
        </w:rPr>
        <w:t xml:space="preserve"> הפרטים </w:t>
      </w:r>
      <w:r w:rsidRPr="001835AB">
        <w:rPr>
          <w:rFonts w:ascii="Times New Roman" w:eastAsia="Times New Roman" w:hAnsi="Times New Roman" w:hint="cs"/>
          <w:sz w:val="24"/>
          <w:rtl/>
          <w:lang w:eastAsia="he-IL"/>
        </w:rPr>
        <w:t>הארכיטקטוניי</w:t>
      </w:r>
      <w:r w:rsidRPr="001835AB">
        <w:rPr>
          <w:rFonts w:ascii="Times New Roman" w:eastAsia="Times New Roman" w:hAnsi="Times New Roman" w:hint="eastAsia"/>
          <w:sz w:val="24"/>
          <w:rtl/>
          <w:lang w:eastAsia="he-IL"/>
        </w:rPr>
        <w:t>ם</w:t>
      </w:r>
      <w:r w:rsidRPr="001835AB">
        <w:rPr>
          <w:rFonts w:ascii="Times New Roman" w:eastAsia="Times New Roman" w:hAnsi="Times New Roman"/>
          <w:sz w:val="24"/>
          <w:rtl/>
          <w:lang w:eastAsia="he-IL"/>
        </w:rPr>
        <w:t xml:space="preserve"> של המתקנים (בשיתוף עם האדריכל).</w:t>
      </w:r>
    </w:p>
    <w:p w14:paraId="681CE9D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38447BEF"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בדיקה באתר ומחוצה לו באם הקבלן והמפקח הבינו את תכניות המתכנן ואת הוראותיו.</w:t>
      </w:r>
    </w:p>
    <w:p w14:paraId="36533F97"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32BB4D70"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הדרכה ומתן הסברים למפקח, במידה ונתמנה כזה לפקוח על העבודות ליועצים ולקבלני העבודות, באתר ומחוצה לו.</w:t>
      </w:r>
    </w:p>
    <w:p w14:paraId="56968366"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673BC55B"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דיווח למנהל על התקדמות ביצוע העבודות לאחר כל ביקור באתר ו/או בבית המלאכה.</w:t>
      </w:r>
    </w:p>
    <w:p w14:paraId="7B0F2413"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0EE7DBF3"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עדכון התכניות וכל יתר המסמכים הדרושים בהתאם לשינויים שיתחייבו מדרישת הרשויות או שינויים שיתגלה בהם צורך במהלך בצוע העבודות. כל עדכון יבוצע בתאום עם המנהל בכתב.</w:t>
      </w:r>
    </w:p>
    <w:p w14:paraId="6FEDB43E"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0D28ACDB"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השתתפות בקבלת העבודות ואישור גמר ביצוע העבודות, בתאום עם היועצים. העברת רשימות ליקויים לתיקון.</w:t>
      </w:r>
    </w:p>
    <w:p w14:paraId="6C7C0A9F"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6DB07763"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25E0F419"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4201228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מתן יעוץ לפתרונות במקרים של כשלים בבצוע העבודות לעומת התכנון.</w:t>
      </w:r>
    </w:p>
    <w:p w14:paraId="409728EE"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020A04A9"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556184D6"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1931DD7D"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290AC36D"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1CF7FD39"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הכנה וחתימה על כל מסמך ו/או תכנית שידרשו ע"י הרשויות מהמתכנן במהלך הבניה, עד אישור לאכלוס ותעודת גמר.</w:t>
      </w:r>
    </w:p>
    <w:p w14:paraId="70BA3844"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330D6A43"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בדיקת ביצוע עבודות הבדק וקבלה סופית של העבודות בגמר אחריות קבלני העבודות.</w:t>
      </w:r>
    </w:p>
    <w:p w14:paraId="24B25300"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6826E57D"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סיוע ככל הנדרש לשם אישור הרשויות להשלמת העבודות ולקבלת תעודת גמר.</w:t>
      </w:r>
    </w:p>
    <w:p w14:paraId="373ED8FB"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0116F698"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 xml:space="preserve">סיוע למזמין במתן מענה לכל הפניות אשר יופנו אליו בקשר לתכנון ובצוע העבודות. </w:t>
      </w:r>
      <w:r w:rsidRPr="001835AB">
        <w:rPr>
          <w:rFonts w:ascii="Times New Roman" w:eastAsia="Times New Roman" w:hAnsi="Times New Roman" w:hint="cs"/>
          <w:sz w:val="24"/>
          <w:rtl/>
          <w:lang w:eastAsia="he-IL"/>
        </w:rPr>
        <w:t>גם לאחר תקופת הבדק</w:t>
      </w:r>
    </w:p>
    <w:p w14:paraId="68FEDDCA"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148F6D8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lastRenderedPageBreak/>
        <w:t>-</w:t>
      </w:r>
      <w:r w:rsidRPr="001835AB">
        <w:rPr>
          <w:rFonts w:ascii="Times New Roman" w:eastAsia="Times New Roman" w:hAnsi="Times New Roman"/>
          <w:sz w:val="24"/>
          <w:rtl/>
          <w:lang w:eastAsia="he-IL"/>
        </w:rPr>
        <w:tab/>
        <w:t>השתתפות עם המזמין בהגנה בפני תביעות בקשר עם תכנון ובצוע העבודות,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5D6A46A9"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5125A114"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כל יתר הדרוש לפיקוח עליון, ולביקורת על הבניה.</w:t>
      </w:r>
    </w:p>
    <w:p w14:paraId="2BA15462"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672EFE74"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עיבוד תכניות הפרויקט כפי שבוצעו למעשה (</w:t>
      </w:r>
      <w:r w:rsidRPr="001835AB">
        <w:rPr>
          <w:rFonts w:ascii="Times New Roman" w:eastAsia="Times New Roman" w:hAnsi="Times New Roman"/>
          <w:sz w:val="24"/>
          <w:lang w:eastAsia="he-IL"/>
        </w:rPr>
        <w:t>AS MADE</w:t>
      </w:r>
      <w:r w:rsidRPr="001835AB">
        <w:rPr>
          <w:rFonts w:ascii="Times New Roman" w:eastAsia="Times New Roman" w:hAnsi="Times New Roman"/>
          <w:sz w:val="24"/>
          <w:rtl/>
          <w:lang w:eastAsia="he-IL"/>
        </w:rPr>
        <w:t xml:space="preserve">) על בסיס תכניות </w:t>
      </w:r>
      <w:r w:rsidRPr="001835AB">
        <w:rPr>
          <w:rFonts w:ascii="Times New Roman" w:eastAsia="Times New Roman" w:hAnsi="Times New Roman"/>
          <w:sz w:val="24"/>
          <w:lang w:eastAsia="he-IL"/>
        </w:rPr>
        <w:t>AS MADE</w:t>
      </w:r>
      <w:r w:rsidRPr="001835AB">
        <w:rPr>
          <w:rFonts w:ascii="Times New Roman" w:eastAsia="Times New Roman" w:hAnsi="Times New Roman"/>
          <w:sz w:val="24"/>
          <w:rtl/>
          <w:lang w:eastAsia="he-IL"/>
        </w:rPr>
        <w:t xml:space="preserve"> שימסור הקבלן תוך ציון כל השינויים שחלו בזמן הביצוע, ומסירתם למזמין ע"ג דיסקט.</w:t>
      </w:r>
    </w:p>
    <w:p w14:paraId="10E49397"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2BFECD77"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 xml:space="preserve">כדי למלא משימות אלו יבקר המתכנן באתר הבניה ובמפעל היצרן באופן תדיר ו/או לפי הזמנת המנהל או המפקח ולפחות בכל אחד מהשלבים הבאים: </w:t>
      </w:r>
    </w:p>
    <w:p w14:paraId="691D1E40"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1D1E7D28"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ביצוע פיר המעליות.</w:t>
      </w:r>
    </w:p>
    <w:p w14:paraId="35B41D55"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התקנת משקופי מעליות.</w:t>
      </w:r>
    </w:p>
    <w:p w14:paraId="59D60963"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לפני העברת מתקנים מהמפעל לאתר.</w:t>
      </w:r>
    </w:p>
    <w:p w14:paraId="03330E0F"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בעת התקנת ציוד בחדרי מכונות.</w:t>
      </w:r>
    </w:p>
    <w:p w14:paraId="58AF08EC"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 xml:space="preserve">בעת התקנת תאי המעליות ועם גמר התקנת המעליות. </w:t>
      </w:r>
    </w:p>
    <w:p w14:paraId="4DF63DC5"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 xml:space="preserve">בעת בדיקת מכון התקנים ובדיקת משרד העבודה. </w:t>
      </w:r>
    </w:p>
    <w:p w14:paraId="7AAC9EF5" w14:textId="77777777" w:rsidR="001835AB" w:rsidRPr="001835AB" w:rsidRDefault="001835AB" w:rsidP="001835AB">
      <w:pPr>
        <w:widowControl w:val="0"/>
        <w:spacing w:before="0" w:beforeAutospacing="0" w:after="0" w:afterAutospacing="0" w:line="240" w:lineRule="auto"/>
        <w:ind w:left="2880" w:hanging="720"/>
        <w:jc w:val="both"/>
        <w:rPr>
          <w:rFonts w:ascii="Times New Roman" w:eastAsia="Times New Roman" w:hAnsi="Times New Roman"/>
          <w:sz w:val="24"/>
          <w:rtl/>
          <w:lang w:eastAsia="he-IL"/>
        </w:rPr>
      </w:pPr>
    </w:p>
    <w:p w14:paraId="4B5B0887"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אין המתכנן רשאי לתת הוראות לקבלנים ו/או לנהל משא ומתן עם הקבלנים אלא באמצעות נציגו המוסמך של המזמין.</w:t>
      </w:r>
    </w:p>
    <w:p w14:paraId="7E62EFB1" w14:textId="77777777" w:rsidR="001835AB" w:rsidRPr="001835AB" w:rsidRDefault="001835AB" w:rsidP="001835AB">
      <w:pPr>
        <w:widowControl w:val="0"/>
        <w:spacing w:before="0" w:beforeAutospacing="0" w:after="0" w:afterAutospacing="0" w:line="240" w:lineRule="auto"/>
        <w:ind w:left="2880" w:hanging="720"/>
        <w:jc w:val="both"/>
        <w:rPr>
          <w:rFonts w:ascii="Times New Roman" w:eastAsia="Times New Roman" w:hAnsi="Times New Roman"/>
          <w:sz w:val="24"/>
          <w:rtl/>
          <w:lang w:eastAsia="he-IL"/>
        </w:rPr>
      </w:pPr>
    </w:p>
    <w:p w14:paraId="34925289"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לאחר כל ביקור באתר או במפעל היצרן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מצא אותן תואמות לתכניותיו ולתקנים מחייבים וכי בוצעו לשביעות רצונו.</w:t>
      </w:r>
    </w:p>
    <w:p w14:paraId="6C7527B6"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ab/>
        <w:t xml:space="preserve">ללא דו"חות והצהרה אלה לא תשולם למתכנן יתרת שכרו עבור פיקוח עליון. </w:t>
      </w:r>
    </w:p>
    <w:p w14:paraId="65815811"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2E1C7432"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יעוץ למזמין בדבר תפעול ואחזקת המתקן.</w:t>
      </w:r>
    </w:p>
    <w:p w14:paraId="14A26AD9"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35E9C1A7"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4.</w:t>
      </w:r>
      <w:r w:rsidRPr="001835AB">
        <w:rPr>
          <w:rFonts w:ascii="Times New Roman" w:eastAsia="Times New Roman" w:hAnsi="Times New Roman"/>
          <w:sz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וכך שניתן יהיה לבצע בהם תיקונים ושינויים. </w:t>
      </w:r>
    </w:p>
    <w:p w14:paraId="63B6EDB2"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7BC9B12F" w14:textId="77777777" w:rsidR="001835AB" w:rsidRPr="001835AB" w:rsidRDefault="001835AB" w:rsidP="001835AB">
      <w:pPr>
        <w:widowControl w:val="0"/>
        <w:spacing w:before="0" w:beforeAutospacing="0" w:after="0" w:afterAutospacing="0" w:line="240" w:lineRule="auto"/>
        <w:ind w:left="720" w:hanging="77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5.</w:t>
      </w:r>
      <w:r w:rsidRPr="001835AB">
        <w:rPr>
          <w:rFonts w:ascii="Times New Roman" w:eastAsia="Times New Roman" w:hAnsi="Times New Roman"/>
          <w:sz w:val="24"/>
          <w:rtl/>
          <w:lang w:eastAsia="he-IL"/>
        </w:rPr>
        <w:tab/>
        <w:t>מזמין רשאי להזמין מהמתכנן את כל שלבי התכנון המפורטים בנספח זה ו/או חלק מהם ו/או שירותים נוספים מעבר להם.</w:t>
      </w:r>
    </w:p>
    <w:p w14:paraId="039F4B05" w14:textId="77777777" w:rsidR="001835AB" w:rsidRPr="001835AB" w:rsidRDefault="001835AB" w:rsidP="001835AB">
      <w:pPr>
        <w:widowControl w:val="0"/>
        <w:spacing w:before="0" w:beforeAutospacing="0" w:after="0" w:afterAutospacing="0" w:line="240" w:lineRule="auto"/>
        <w:ind w:left="713" w:hanging="765"/>
        <w:rPr>
          <w:rFonts w:ascii="Times New Roman" w:eastAsia="Times New Roman" w:hAnsi="Times New Roman"/>
          <w:bCs/>
          <w:sz w:val="20"/>
          <w:u w:val="single"/>
          <w:rtl/>
          <w:lang w:eastAsia="he-IL"/>
        </w:rPr>
      </w:pPr>
      <w:r w:rsidRPr="001835AB">
        <w:rPr>
          <w:rFonts w:ascii="Times New Roman" w:eastAsia="Times New Roman" w:hAnsi="Times New Roman"/>
          <w:bCs/>
          <w:sz w:val="24"/>
          <w:u w:val="single"/>
          <w:rtl/>
          <w:lang w:eastAsia="he-IL"/>
        </w:rPr>
        <w:br w:type="page"/>
      </w:r>
    </w:p>
    <w:p w14:paraId="110DA482"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lastRenderedPageBreak/>
        <w:t xml:space="preserve">נספח </w:t>
      </w:r>
      <w:r w:rsidR="00E64AE3">
        <w:rPr>
          <w:rFonts w:ascii="Times New Roman" w:eastAsia="Times New Roman" w:hAnsi="Times New Roman" w:hint="cs"/>
          <w:bCs/>
          <w:sz w:val="20"/>
          <w:u w:val="single"/>
          <w:rtl/>
          <w:lang w:eastAsia="he-IL"/>
        </w:rPr>
        <w:t>"</w:t>
      </w:r>
      <w:r w:rsidRPr="001835AB">
        <w:rPr>
          <w:rFonts w:ascii="Times New Roman" w:eastAsia="Times New Roman" w:hAnsi="Times New Roman"/>
          <w:bCs/>
          <w:sz w:val="20"/>
          <w:u w:val="single"/>
          <w:rtl/>
          <w:lang w:eastAsia="he-IL"/>
        </w:rPr>
        <w:t>ג'</w:t>
      </w:r>
      <w:r w:rsidR="00E64AE3">
        <w:rPr>
          <w:rFonts w:ascii="Times New Roman" w:eastAsia="Times New Roman" w:hAnsi="Times New Roman" w:hint="cs"/>
          <w:bCs/>
          <w:sz w:val="20"/>
          <w:u w:val="single"/>
          <w:rtl/>
          <w:lang w:eastAsia="he-IL"/>
        </w:rPr>
        <w:t>'</w:t>
      </w:r>
    </w:p>
    <w:p w14:paraId="536CD0B7"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108FCCE2"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לוח זמנים ושלבי עבודה</w:t>
      </w:r>
    </w:p>
    <w:p w14:paraId="77B3A9C1"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42843F09"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bCs/>
          <w:sz w:val="20"/>
          <w:u w:val="single"/>
          <w:rtl/>
          <w:lang w:eastAsia="he-IL"/>
        </w:rPr>
      </w:pPr>
    </w:p>
    <w:p w14:paraId="667301BA"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לוח הזמנים לתכנון כל אחד מהשלבים של הפרויקט יהיה כפי שייקבע מעת לעת ע"י המנהל. לוח הזמנים לפיקוח העליון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ברציפות מתחילת ביצוע העבודות ועד להשלמתן כולל תקופת הבדק, ככל שיידרש ע"י המנהל.</w:t>
      </w:r>
    </w:p>
    <w:p w14:paraId="65162505"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1D97129A"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ימסור את התכניות לאישור המזמין בהתאם ללוח הזמנים והתכניות לא תיחשבנה כמושלמות עד לקבלת אישור המזמין.</w:t>
      </w:r>
    </w:p>
    <w:p w14:paraId="47B152FF"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78C9CB30"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7084E65F"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3586C71E"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אם לא יקבע לוח זמנים במעמד חתימת החוזה יעביר המתכנן לוח זמנים ראשוני לאישור המנהל תוך 7 ימים ממועד החתימה.</w:t>
      </w:r>
    </w:p>
    <w:p w14:paraId="0E91A670"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04AAD6AE"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28FA8955"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sz w:val="20"/>
          <w:u w:val="single"/>
          <w:rtl/>
          <w:lang w:eastAsia="he-IL"/>
        </w:rPr>
        <w:br w:type="page"/>
      </w:r>
      <w:r w:rsidRPr="001835AB">
        <w:rPr>
          <w:rFonts w:ascii="Times New Roman" w:eastAsia="Times New Roman" w:hAnsi="Times New Roman"/>
          <w:bCs/>
          <w:sz w:val="24"/>
          <w:u w:val="single"/>
          <w:rtl/>
          <w:lang w:eastAsia="he-IL"/>
        </w:rPr>
        <w:lastRenderedPageBreak/>
        <w:t xml:space="preserve">נספח </w:t>
      </w:r>
      <w:r w:rsidR="00E64AE3">
        <w:rPr>
          <w:rFonts w:ascii="Times New Roman" w:eastAsia="Times New Roman" w:hAnsi="Times New Roman" w:hint="cs"/>
          <w:bCs/>
          <w:sz w:val="24"/>
          <w:u w:val="single"/>
          <w:rtl/>
          <w:lang w:eastAsia="he-IL"/>
        </w:rPr>
        <w:t>"</w:t>
      </w:r>
      <w:r w:rsidRPr="001835AB">
        <w:rPr>
          <w:rFonts w:ascii="Times New Roman" w:eastAsia="Times New Roman" w:hAnsi="Times New Roman"/>
          <w:bCs/>
          <w:sz w:val="24"/>
          <w:u w:val="single"/>
          <w:rtl/>
          <w:lang w:eastAsia="he-IL"/>
        </w:rPr>
        <w:t>ד'</w:t>
      </w:r>
      <w:r w:rsidR="00E64AE3">
        <w:rPr>
          <w:rFonts w:ascii="Times New Roman" w:eastAsia="Times New Roman" w:hAnsi="Times New Roman" w:hint="cs"/>
          <w:bCs/>
          <w:sz w:val="24"/>
          <w:u w:val="single"/>
          <w:rtl/>
          <w:lang w:eastAsia="he-IL"/>
        </w:rPr>
        <w:t>'</w:t>
      </w:r>
    </w:p>
    <w:p w14:paraId="2E735D98"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1ADA5049"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bCs/>
          <w:sz w:val="24"/>
          <w:u w:val="single"/>
          <w:rtl/>
          <w:lang w:eastAsia="he-IL"/>
        </w:rPr>
        <w:t>שכר המתכנן</w:t>
      </w:r>
    </w:p>
    <w:p w14:paraId="4446BF9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p>
    <w:p w14:paraId="69319B43"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p>
    <w:p w14:paraId="2F1E4025" w14:textId="77777777" w:rsidR="001835AB" w:rsidRPr="001835AB" w:rsidRDefault="001835AB" w:rsidP="001835AB">
      <w:pPr>
        <w:widowControl w:val="0"/>
        <w:numPr>
          <w:ilvl w:val="0"/>
          <w:numId w:val="26"/>
        </w:numPr>
        <w:spacing w:before="0" w:beforeAutospacing="0" w:after="0" w:afterAutospacing="0" w:line="240" w:lineRule="auto"/>
        <w:rPr>
          <w:rFonts w:ascii="Times New Roman" w:eastAsia="Times New Roman" w:hAnsi="Times New Roman"/>
          <w:sz w:val="24"/>
          <w:rtl/>
          <w:lang w:eastAsia="he-IL"/>
        </w:rPr>
      </w:pPr>
      <w:r w:rsidRPr="001835AB">
        <w:rPr>
          <w:rFonts w:ascii="Times New Roman" w:eastAsia="Times New Roman" w:hAnsi="Times New Roman"/>
          <w:sz w:val="24"/>
          <w:rtl/>
          <w:lang w:eastAsia="he-IL"/>
        </w:rPr>
        <w:t>תמורת ביצוע מלוא שרותי המתכנן, כמפורט בנספח ב'</w:t>
      </w:r>
      <w:r w:rsidRPr="001835AB">
        <w:rPr>
          <w:rFonts w:ascii="Times New Roman" w:eastAsia="Times New Roman" w:hAnsi="Times New Roman" w:hint="cs"/>
          <w:sz w:val="24"/>
          <w:rtl/>
          <w:lang w:eastAsia="he-IL"/>
        </w:rPr>
        <w:t xml:space="preserve"> ובנספח ח'</w:t>
      </w:r>
      <w:r w:rsidRPr="001835AB">
        <w:rPr>
          <w:rFonts w:ascii="Times New Roman" w:eastAsia="Times New Roman" w:hAnsi="Times New Roman"/>
          <w:sz w:val="24"/>
          <w:rtl/>
          <w:lang w:eastAsia="he-IL"/>
        </w:rPr>
        <w:t>, ישלם המזמין למתכנן את שכר המתכנן בשעורים כדלקמן:</w:t>
      </w:r>
    </w:p>
    <w:p w14:paraId="368F8703" w14:textId="77777777" w:rsidR="001835AB" w:rsidRPr="001835AB" w:rsidRDefault="001835AB" w:rsidP="001835AB">
      <w:pPr>
        <w:widowControl w:val="0"/>
        <w:spacing w:before="120" w:beforeAutospacing="0" w:after="60" w:afterAutospacing="0" w:line="240" w:lineRule="auto"/>
        <w:ind w:left="1440" w:right="-181" w:hanging="720"/>
        <w:rPr>
          <w:rFonts w:ascii="Times New Roman" w:eastAsia="Times New Roman" w:hAnsi="Times New Roman"/>
          <w:sz w:val="24"/>
          <w:rtl/>
          <w:lang w:eastAsia="he-IL"/>
        </w:rPr>
      </w:pPr>
      <w:r w:rsidRPr="001835AB">
        <w:rPr>
          <w:rFonts w:ascii="Times New Roman" w:eastAsia="Times New Roman" w:hAnsi="Times New Roman"/>
          <w:sz w:val="24"/>
          <w:lang w:eastAsia="he-IL"/>
        </w:rPr>
        <w:t>1.1</w:t>
      </w:r>
      <w:r w:rsidRPr="001835AB">
        <w:rPr>
          <w:rFonts w:ascii="Times New Roman" w:eastAsia="Times New Roman" w:hAnsi="Times New Roman"/>
          <w:sz w:val="24"/>
          <w:lang w:eastAsia="he-IL"/>
        </w:rPr>
        <w:tab/>
      </w:r>
      <w:r w:rsidRPr="001835AB">
        <w:rPr>
          <w:rFonts w:ascii="Times New Roman" w:eastAsia="Times New Roman" w:hAnsi="Times New Roman"/>
          <w:sz w:val="24"/>
          <w:rtl/>
          <w:lang w:eastAsia="he-IL"/>
        </w:rPr>
        <w:t xml:space="preserve">סכום קבוע ומוחלט של </w:t>
      </w:r>
      <w:r w:rsidRPr="001835AB">
        <w:rPr>
          <w:rFonts w:ascii="Times New Roman" w:eastAsia="Times New Roman" w:hAnsi="Times New Roman" w:hint="cs"/>
          <w:sz w:val="24"/>
          <w:rtl/>
          <w:lang w:eastAsia="he-IL"/>
        </w:rPr>
        <w:t>________________</w:t>
      </w:r>
      <w:r w:rsidRPr="001835AB">
        <w:rPr>
          <w:rFonts w:ascii="Times New Roman" w:eastAsia="Times New Roman" w:hAnsi="Times New Roman"/>
          <w:sz w:val="24"/>
          <w:rtl/>
          <w:lang w:eastAsia="he-IL"/>
        </w:rPr>
        <w:t xml:space="preserve">לא כולל מע"מ לכל יחידת </w:t>
      </w:r>
      <w:r w:rsidRPr="001835AB">
        <w:rPr>
          <w:rFonts w:ascii="Times New Roman" w:eastAsia="Times New Roman" w:hAnsi="Times New Roman" w:hint="cs"/>
          <w:sz w:val="24"/>
          <w:rtl/>
          <w:lang w:eastAsia="he-IL"/>
        </w:rPr>
        <w:t>מעלית</w:t>
      </w:r>
      <w:r w:rsidRPr="001835AB">
        <w:rPr>
          <w:rFonts w:ascii="Times New Roman" w:eastAsia="Times New Roman" w:hAnsi="Times New Roman"/>
          <w:sz w:val="24"/>
          <w:lang w:eastAsia="he-IL"/>
        </w:rPr>
        <w:t>.</w:t>
      </w:r>
    </w:p>
    <w:p w14:paraId="3B3B4114" w14:textId="77777777" w:rsidR="001835AB" w:rsidRPr="001835AB" w:rsidRDefault="001835AB" w:rsidP="001835AB">
      <w:pPr>
        <w:widowControl w:val="0"/>
        <w:spacing w:before="120" w:beforeAutospacing="0" w:after="60" w:afterAutospacing="0" w:line="240" w:lineRule="auto"/>
        <w:ind w:left="1440" w:right="-181" w:hanging="720"/>
        <w:rPr>
          <w:rFonts w:ascii="Times New Roman" w:eastAsia="Times New Roman" w:hAnsi="Times New Roman"/>
          <w:sz w:val="24"/>
          <w:rtl/>
          <w:lang w:eastAsia="he-IL"/>
        </w:rPr>
      </w:pPr>
      <w:r w:rsidRPr="001835AB">
        <w:rPr>
          <w:rFonts w:ascii="Times New Roman" w:eastAsia="Times New Roman" w:hAnsi="Times New Roman"/>
          <w:sz w:val="24"/>
          <w:rtl/>
          <w:lang w:eastAsia="he-IL"/>
        </w:rPr>
        <w:t>1.2</w:t>
      </w:r>
      <w:r w:rsidRPr="001835AB">
        <w:rPr>
          <w:rFonts w:ascii="Times New Roman" w:eastAsia="Times New Roman" w:hAnsi="Times New Roman"/>
          <w:sz w:val="24"/>
          <w:rtl/>
          <w:lang w:eastAsia="he-IL"/>
        </w:rPr>
        <w:tab/>
        <w:t xml:space="preserve">סכום קבוע ומוחלט </w:t>
      </w:r>
      <w:r w:rsidRPr="001835AB">
        <w:rPr>
          <w:rFonts w:ascii="Times New Roman" w:eastAsia="Times New Roman" w:hAnsi="Times New Roman" w:hint="cs"/>
          <w:sz w:val="24"/>
          <w:rtl/>
          <w:lang w:eastAsia="he-IL"/>
        </w:rPr>
        <w:t>__________________</w:t>
      </w:r>
      <w:r w:rsidRPr="001835AB">
        <w:rPr>
          <w:rFonts w:ascii="Times New Roman" w:eastAsia="Times New Roman" w:hAnsi="Times New Roman"/>
          <w:sz w:val="24"/>
          <w:rtl/>
          <w:lang w:eastAsia="he-IL"/>
        </w:rPr>
        <w:t>לא כולל מע"מ מעלית במבנה חוזר.</w:t>
      </w:r>
    </w:p>
    <w:p w14:paraId="6B3C5E93"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4"/>
          <w:rtl/>
        </w:rPr>
      </w:pPr>
    </w:p>
    <w:p w14:paraId="06052418"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4"/>
          <w:rtl/>
        </w:rPr>
      </w:pPr>
      <w:r w:rsidRPr="001835AB">
        <w:rPr>
          <w:rFonts w:ascii="Times New Roman" w:eastAsia="Times New Roman" w:hAnsi="Times New Roman"/>
          <w:sz w:val="24"/>
          <w:rtl/>
        </w:rPr>
        <w:t xml:space="preserve">הסכום המפורט בסעיף 1 לעיל יהיה צמוד למדד המחירים לצרכן  בגין חודש ליום </w:t>
      </w:r>
    </w:p>
    <w:p w14:paraId="0E465568" w14:textId="77777777" w:rsidR="001835AB" w:rsidRPr="001835AB" w:rsidRDefault="001835AB" w:rsidP="001835AB">
      <w:pPr>
        <w:widowControl w:val="0"/>
        <w:spacing w:before="0" w:beforeAutospacing="0" w:after="0" w:afterAutospacing="0" w:line="240" w:lineRule="auto"/>
        <w:ind w:left="720" w:right="720"/>
        <w:jc w:val="both"/>
        <w:rPr>
          <w:rFonts w:ascii="Times New Roman" w:eastAsia="Times New Roman" w:hAnsi="Times New Roman"/>
          <w:sz w:val="20"/>
          <w:rtl/>
          <w:lang w:eastAsia="he-IL"/>
        </w:rPr>
      </w:pPr>
      <w:r w:rsidRPr="001835AB">
        <w:rPr>
          <w:rFonts w:ascii="Times New Roman" w:eastAsia="Times New Roman" w:hAnsi="Times New Roman"/>
          <w:sz w:val="24"/>
          <w:rtl/>
        </w:rPr>
        <w:br/>
      </w:r>
      <w:r w:rsidRPr="001835AB">
        <w:rPr>
          <w:rFonts w:ascii="Times New Roman" w:eastAsia="Times New Roman" w:hAnsi="Times New Roman"/>
          <w:sz w:val="20"/>
          <w:rtl/>
          <w:lang w:eastAsia="he-IL"/>
        </w:rPr>
        <w:t>בסעיף זה:</w:t>
      </w:r>
    </w:p>
    <w:p w14:paraId="3B474276"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37CD6DE1" w14:textId="77777777" w:rsidR="001835AB" w:rsidRPr="001835AB" w:rsidRDefault="001835AB" w:rsidP="001835AB">
      <w:pPr>
        <w:widowControl w:val="0"/>
        <w:spacing w:before="0" w:beforeAutospacing="0" w:after="0" w:afterAutospacing="0" w:line="240" w:lineRule="auto"/>
        <w:ind w:right="720" w:firstLine="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מבנה ראשוני </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מבנה שהוקם לראשונה עפ"י תכניותיו של המתכנן.</w:t>
      </w:r>
    </w:p>
    <w:p w14:paraId="5EFD0F60"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2D43D062"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מבנה חוזר – מבנה נוסף המוקם בשלמותו או בחלקו עפ"י תכניותיו של המתכנן ביחס למבנה ראשוני, על אותו מגרש או במגרש אחר, בין אם על פי תכניות קיימות על כל פרטיהן ובין אם לצורך הקמתו התבקש המתכנן להכניס שנויים והתאמות בתכניות הקיימות כגון: התאמת התכנון לשינויים בחוקים, בתקנות ובתקנים ו/או שינויים בהנחיות הרשויות המוסמכות, תמונת ראי, קומת עמודים, התאמה למרתפים, תוספת ו/או הפחתת עד שתי קומות טיפוסיות, שנויים קלים במידות.</w:t>
      </w:r>
    </w:p>
    <w:p w14:paraId="1D9E18C5" w14:textId="77777777" w:rsidR="001835AB" w:rsidRPr="001835AB" w:rsidRDefault="001835AB" w:rsidP="001835AB">
      <w:pPr>
        <w:widowControl w:val="0"/>
        <w:spacing w:before="0" w:beforeAutospacing="0" w:after="0" w:afterAutospacing="0" w:line="240" w:lineRule="auto"/>
        <w:ind w:left="720" w:firstLine="720"/>
        <w:rPr>
          <w:rFonts w:ascii="Times New Roman" w:eastAsia="Times New Roman" w:hAnsi="Times New Roman"/>
          <w:sz w:val="24"/>
          <w:rtl/>
          <w:lang w:eastAsia="he-IL"/>
        </w:rPr>
      </w:pPr>
    </w:p>
    <w:p w14:paraId="5528F6E3" w14:textId="77777777" w:rsidR="001835AB" w:rsidRPr="001835AB" w:rsidRDefault="001835AB" w:rsidP="001835AB">
      <w:pPr>
        <w:widowControl w:val="0"/>
        <w:numPr>
          <w:ilvl w:val="0"/>
          <w:numId w:val="26"/>
        </w:numPr>
        <w:spacing w:before="0" w:beforeAutospacing="0" w:after="0" w:afterAutospacing="0" w:line="240" w:lineRule="auto"/>
        <w:rPr>
          <w:rFonts w:ascii="Times New Roman" w:eastAsia="Times New Roman" w:hAnsi="Times New Roman"/>
          <w:sz w:val="24"/>
          <w:lang w:eastAsia="he-IL"/>
        </w:rPr>
      </w:pPr>
      <w:r w:rsidRPr="001835AB">
        <w:rPr>
          <w:rFonts w:ascii="Times New Roman" w:eastAsia="Times New Roman" w:hAnsi="Times New Roman"/>
          <w:sz w:val="24"/>
          <w:rtl/>
          <w:lang w:eastAsia="he-IL"/>
        </w:rPr>
        <w:t xml:space="preserve">הסכום המפורט בסעיף 1.1 לעיל יהיה צמוד ל- </w:t>
      </w:r>
      <w:r w:rsidRPr="001835AB">
        <w:rPr>
          <w:rFonts w:ascii="Times New Roman" w:eastAsia="Times New Roman" w:hAnsi="Times New Roman"/>
          <w:color w:val="333399"/>
          <w:sz w:val="24"/>
          <w:rtl/>
          <w:lang w:eastAsia="he-IL"/>
        </w:rPr>
        <w:t>&lt;</w:t>
      </w:r>
      <w:sdt>
        <w:sdtPr>
          <w:rPr>
            <w:rFonts w:ascii="Times New Roman" w:eastAsia="Times New Roman" w:hAnsi="Times New Roman"/>
            <w:color w:val="333399"/>
            <w:sz w:val="24"/>
            <w:rtl/>
            <w:lang w:eastAsia="he-IL"/>
          </w:rPr>
          <w:alias w:val="סוג מדד כותרת"/>
          <w:tag w:val="cntMadadTypeTitle"/>
          <w:id w:val="2045785575"/>
          <w:placeholder>
            <w:docPart w:val="62E35420215B4011A21F6B68A2033BF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D12751" w:rsidRPr="00E64AE3">
            <w:rPr>
              <w:rStyle w:val="AutoFieldsChar"/>
              <w:color w:val="00B0F0"/>
              <w:rtl/>
            </w:rPr>
            <w:t>[סוג מדד כותרת]</w:t>
          </w:r>
        </w:sdtContent>
      </w:sdt>
      <w:r w:rsidRPr="001835AB">
        <w:rPr>
          <w:rFonts w:ascii="Times New Roman" w:eastAsia="Times New Roman" w:hAnsi="Times New Roman"/>
          <w:color w:val="333399"/>
          <w:sz w:val="24"/>
          <w:rtl/>
          <w:lang w:eastAsia="he-IL"/>
        </w:rPr>
        <w:t xml:space="preserve"> </w:t>
      </w:r>
      <w:sdt>
        <w:sdtPr>
          <w:rPr>
            <w:rFonts w:ascii="Times New Roman" w:eastAsia="Times New Roman" w:hAnsi="Times New Roman"/>
            <w:color w:val="333399"/>
            <w:sz w:val="24"/>
            <w:rtl/>
            <w:lang w:eastAsia="he-IL"/>
          </w:rPr>
          <w:alias w:val="מדד בגין/ידוע - כותרת"/>
          <w:tag w:val="cntIsKnownTitle"/>
          <w:id w:val="-1611890786"/>
          <w:placeholder>
            <w:docPart w:val="0D11EEED53074232B641082A9FE2721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D12751" w:rsidRPr="00E64AE3">
            <w:rPr>
              <w:rStyle w:val="AutoFieldsChar"/>
              <w:color w:val="00B0F0"/>
              <w:rtl/>
            </w:rPr>
            <w:t>[מדד בגין/ידוע - כותרת]</w:t>
          </w:r>
        </w:sdtContent>
      </w:sdt>
      <w:r w:rsidRPr="001835AB">
        <w:rPr>
          <w:rFonts w:ascii="Times New Roman" w:eastAsia="Times New Roman" w:hAnsi="Times New Roman"/>
          <w:color w:val="333399"/>
          <w:sz w:val="24"/>
          <w:rtl/>
          <w:lang w:eastAsia="he-IL"/>
        </w:rPr>
        <w:t xml:space="preserve"> </w:t>
      </w:r>
      <w:sdt>
        <w:sdtPr>
          <w:rPr>
            <w:rFonts w:ascii="Times New Roman" w:eastAsia="Times New Roman" w:hAnsi="Times New Roman"/>
            <w:color w:val="333399"/>
            <w:sz w:val="24"/>
            <w:rtl/>
            <w:lang w:eastAsia="he-IL"/>
          </w:rPr>
          <w:alias w:val="מדד בסיס"/>
          <w:tag w:val="cntMadadBase"/>
          <w:id w:val="-1637714396"/>
          <w:placeholder>
            <w:docPart w:val="13B752DADF404318B26FEECA9B7751B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00D12751" w:rsidRPr="00E64AE3">
            <w:rPr>
              <w:rStyle w:val="AutoFieldsChar"/>
              <w:color w:val="00B0F0"/>
              <w:rtl/>
            </w:rPr>
            <w:t>[מדד בסיס]</w:t>
          </w:r>
        </w:sdtContent>
      </w:sdt>
      <w:r w:rsidRPr="001835AB">
        <w:rPr>
          <w:rFonts w:ascii="Times New Roman" w:eastAsia="Times New Roman" w:hAnsi="Times New Roman"/>
          <w:sz w:val="24"/>
          <w:rtl/>
          <w:lang w:eastAsia="he-IL"/>
        </w:rPr>
        <w:t xml:space="preserve">  העומד על </w:t>
      </w:r>
      <w:sdt>
        <w:sdtPr>
          <w:rPr>
            <w:rFonts w:ascii="Times New Roman" w:eastAsia="Times New Roman" w:hAnsi="Times New Roman"/>
            <w:color w:val="333399"/>
            <w:sz w:val="24"/>
            <w:rtl/>
            <w:lang w:eastAsia="he-IL"/>
          </w:rPr>
          <w:alias w:val="נקודות מדד"/>
          <w:tag w:val="cntMadadPoints"/>
          <w:id w:val="-897595805"/>
          <w:placeholder>
            <w:docPart w:val="D85235A1B81543B1A28ABA672848DB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D12751" w:rsidRPr="00E64AE3">
            <w:rPr>
              <w:rStyle w:val="AutoFieldsChar"/>
              <w:color w:val="00B0F0"/>
              <w:rtl/>
            </w:rPr>
            <w:t>[נקודות מדד]</w:t>
          </w:r>
        </w:sdtContent>
      </w:sdt>
      <w:r w:rsidRPr="001835AB">
        <w:rPr>
          <w:rFonts w:ascii="Times New Roman" w:eastAsia="Times New Roman" w:hAnsi="Times New Roman"/>
          <w:sz w:val="24"/>
          <w:rtl/>
          <w:lang w:eastAsia="he-IL"/>
        </w:rPr>
        <w:t xml:space="preserve"> נקודות עד למדד הידוע ביום הגשת כל חשבון.</w:t>
      </w:r>
    </w:p>
    <w:p w14:paraId="1F943A95"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149830FC" w14:textId="77777777" w:rsidR="001835AB" w:rsidRPr="001835AB" w:rsidRDefault="001835AB" w:rsidP="001835AB">
      <w:pPr>
        <w:widowControl w:val="0"/>
        <w:spacing w:before="0" w:beforeAutospacing="0" w:after="0" w:afterAutospacing="0" w:line="240" w:lineRule="auto"/>
        <w:ind w:left="84" w:right="84" w:hanging="8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w:t>
      </w:r>
      <w:r w:rsidRPr="001835AB">
        <w:rPr>
          <w:rFonts w:ascii="Times New Roman" w:eastAsia="Times New Roman" w:hAnsi="Times New Roman"/>
          <w:sz w:val="20"/>
          <w:rtl/>
          <w:lang w:eastAsia="he-IL"/>
        </w:rPr>
        <w:tab/>
        <w:t>למען הסר ספק:</w:t>
      </w:r>
    </w:p>
    <w:p w14:paraId="2D9BF8A2" w14:textId="77777777" w:rsidR="001835AB" w:rsidRPr="001835AB" w:rsidRDefault="001835AB" w:rsidP="001835AB">
      <w:pPr>
        <w:widowControl w:val="0"/>
        <w:spacing w:before="0" w:beforeAutospacing="0" w:after="0" w:afterAutospacing="0" w:line="240" w:lineRule="auto"/>
        <w:ind w:left="2160" w:right="2160" w:hanging="720"/>
        <w:jc w:val="both"/>
        <w:rPr>
          <w:rFonts w:ascii="Times New Roman" w:eastAsia="Times New Roman" w:hAnsi="Times New Roman"/>
          <w:sz w:val="20"/>
          <w:rtl/>
          <w:lang w:eastAsia="he-IL"/>
        </w:rPr>
      </w:pPr>
    </w:p>
    <w:p w14:paraId="539E2476" w14:textId="77777777" w:rsidR="001835AB" w:rsidRPr="001835AB" w:rsidRDefault="001835AB" w:rsidP="001835AB">
      <w:pPr>
        <w:widowControl w:val="0"/>
        <w:spacing w:before="0" w:beforeAutospacing="0" w:after="0" w:afterAutospacing="0" w:line="240" w:lineRule="auto"/>
        <w:ind w:left="144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3.1</w:t>
      </w:r>
      <w:r w:rsidRPr="001835AB">
        <w:rPr>
          <w:rFonts w:ascii="Times New Roman" w:eastAsia="Times New Roman" w:hAnsi="Times New Roman"/>
          <w:sz w:val="20"/>
          <w:rtl/>
          <w:lang w:eastAsia="he-IL"/>
        </w:rPr>
        <w:tab/>
        <w:t>שכר המתכנן יחושב על פי כמות הבניינים שבתכנון ושבהם מעליות ושבכוונת המ</w:t>
      </w:r>
      <w:r w:rsidR="00E64AE3">
        <w:rPr>
          <w:rFonts w:ascii="Times New Roman" w:eastAsia="Times New Roman" w:hAnsi="Times New Roman"/>
          <w:sz w:val="20"/>
          <w:rtl/>
          <w:lang w:eastAsia="he-IL"/>
        </w:rPr>
        <w:t>זמין לבצעם בכל קטע וקטע של הפרו</w:t>
      </w:r>
      <w:r w:rsidRPr="001835AB">
        <w:rPr>
          <w:rFonts w:ascii="Times New Roman" w:eastAsia="Times New Roman" w:hAnsi="Times New Roman"/>
          <w:sz w:val="20"/>
          <w:rtl/>
          <w:lang w:eastAsia="he-IL"/>
        </w:rPr>
        <w:t>יקט במועדו (לשם ההמחשה: אם בקטע א' בכוונת המזמין לבצע בנין אחד בו זוג מעליות, והמתכנן נדרש לתכנן להקמת זוג מעליות, יהיה חייב המזמין בתשלום עבור אותן מעליות בלבד, גם אם התכנון יתאים לקטעים הבאים), באופן ששכר המתכנן ישולם לשיעורין כנגד גמר כל קטע וקטע, ביחס לשירותי התכנון שניתנו באותו הקטע אין באמור לגרוע מחובת המתכנן לבדוק ולוודא התאמת תכנון המבנים להעמדה על מגרשים בקטעים הבאים.</w:t>
      </w:r>
    </w:p>
    <w:p w14:paraId="74E992E3"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0"/>
          <w:lang w:eastAsia="he-IL"/>
        </w:rPr>
      </w:pPr>
    </w:p>
    <w:p w14:paraId="3FB50E5E" w14:textId="77777777" w:rsidR="001835AB" w:rsidRPr="001835AB" w:rsidRDefault="001835AB" w:rsidP="001835AB">
      <w:pPr>
        <w:widowControl w:val="0"/>
        <w:spacing w:before="0" w:beforeAutospacing="0" w:after="0" w:afterAutospacing="0" w:line="240" w:lineRule="auto"/>
        <w:ind w:left="144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3.2</w:t>
      </w:r>
      <w:r w:rsidRPr="001835AB">
        <w:rPr>
          <w:rFonts w:ascii="Times New Roman" w:eastAsia="Times New Roman" w:hAnsi="Times New Roman"/>
          <w:sz w:val="20"/>
          <w:rtl/>
          <w:lang w:eastAsia="he-IL"/>
        </w:rPr>
        <w:tab/>
        <w:t>מובהר כי שכר המתכנן ליח"ד ומועדי התשלום הינם סופיים ומוחלטים, והם לא ישתנו מכל גורם שהוא, לרבות ומבלי לפגוע בכלליות האמו</w:t>
      </w:r>
      <w:r w:rsidR="00E64AE3">
        <w:rPr>
          <w:rFonts w:ascii="Times New Roman" w:eastAsia="Times New Roman" w:hAnsi="Times New Roman"/>
          <w:sz w:val="20"/>
          <w:rtl/>
          <w:lang w:eastAsia="he-IL"/>
        </w:rPr>
        <w:t>ר לעיל, הקטנת מספר המבנים בפרוי</w:t>
      </w:r>
      <w:r w:rsidRPr="001835AB">
        <w:rPr>
          <w:rFonts w:ascii="Times New Roman" w:eastAsia="Times New Roman" w:hAnsi="Times New Roman"/>
          <w:sz w:val="20"/>
          <w:rtl/>
          <w:lang w:eastAsia="he-IL"/>
        </w:rPr>
        <w:t>קט, כמות טיפוסי המעליות שיוזמנו ע"י המזמין, קצב הבניה, צורת ביצוע הבניה (קונבנציונלי ו/או טרומי ו/או מתועש), ו/או מידת, אופי וסוג השינויים שידרשו ע"י המזמין.</w:t>
      </w:r>
    </w:p>
    <w:p w14:paraId="1FF50863"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0"/>
          <w:lang w:eastAsia="he-IL"/>
        </w:rPr>
      </w:pPr>
    </w:p>
    <w:p w14:paraId="164F8872" w14:textId="77777777" w:rsidR="001835AB" w:rsidRPr="001835AB" w:rsidRDefault="001835AB" w:rsidP="001835AB">
      <w:pPr>
        <w:widowControl w:val="0"/>
        <w:spacing w:before="0" w:beforeAutospacing="0" w:after="0" w:afterAutospacing="0" w:line="240" w:lineRule="auto"/>
        <w:ind w:right="720" w:firstLine="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3.3</w:t>
      </w:r>
      <w:r w:rsidRPr="001835AB">
        <w:rPr>
          <w:rFonts w:ascii="Times New Roman" w:eastAsia="Times New Roman" w:hAnsi="Times New Roman"/>
          <w:sz w:val="20"/>
          <w:rtl/>
          <w:lang w:eastAsia="he-IL"/>
        </w:rPr>
        <w:tab/>
        <w:t>שכר המתכנן כולל את כל המפורט בחוזה על כל נספחיו, לרבות נספח ב'.</w:t>
      </w:r>
    </w:p>
    <w:p w14:paraId="04324606"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17B50808"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4.</w:t>
      </w:r>
      <w:r w:rsidRPr="001835AB">
        <w:rPr>
          <w:rFonts w:ascii="Times New Roman" w:eastAsia="Times New Roman" w:hAnsi="Times New Roman"/>
          <w:sz w:val="20"/>
          <w:rtl/>
          <w:lang w:eastAsia="he-IL"/>
        </w:rPr>
        <w:tab/>
        <w:t>בנוסף לכל תשלום ישולם למתכנן מע"מ כשיעורו בחוק וזאת כנגד המצאת חשבונית מס כדין, למועד תשלום המע"מ ע"י המתכנן והמצאת כל אישור נוסף ע"פ על דין, לרבות אשור על נ</w:t>
      </w:r>
      <w:r w:rsidR="00E64AE3">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הול ספרים ואשור על ניכוי מס במקור.</w:t>
      </w:r>
    </w:p>
    <w:p w14:paraId="1701E90F"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
      </w:pPr>
    </w:p>
    <w:p w14:paraId="3F56A93C"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5.</w:t>
      </w:r>
      <w:r w:rsidRPr="001835AB">
        <w:rPr>
          <w:rFonts w:ascii="Times New Roman" w:eastAsia="Times New Roman" w:hAnsi="Times New Roman"/>
          <w:sz w:val="20"/>
          <w:rtl/>
          <w:lang w:eastAsia="he-IL"/>
        </w:rPr>
        <w:tab/>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7AA732E4"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7B585BB2"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07C2BA12"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1835AB">
        <w:rPr>
          <w:rFonts w:ascii="Times New Roman" w:eastAsia="Times New Roman" w:hAnsi="Times New Roman"/>
          <w:sz w:val="24"/>
          <w:rtl/>
          <w:lang w:eastAsia="he-IL"/>
        </w:rPr>
        <w:br w:type="page"/>
      </w:r>
    </w:p>
    <w:p w14:paraId="54690880"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bCs/>
          <w:sz w:val="24"/>
          <w:u w:val="single"/>
          <w:rtl/>
          <w:lang w:eastAsia="he-IL"/>
        </w:rPr>
        <w:lastRenderedPageBreak/>
        <w:t xml:space="preserve">נספח </w:t>
      </w:r>
      <w:r w:rsidR="00E64AE3">
        <w:rPr>
          <w:rFonts w:ascii="Times New Roman" w:eastAsia="Times New Roman" w:hAnsi="Times New Roman" w:hint="cs"/>
          <w:bCs/>
          <w:sz w:val="24"/>
          <w:u w:val="single"/>
          <w:rtl/>
          <w:lang w:eastAsia="he-IL"/>
        </w:rPr>
        <w:t>"</w:t>
      </w:r>
      <w:r w:rsidRPr="001835AB">
        <w:rPr>
          <w:rFonts w:ascii="Times New Roman" w:eastAsia="Times New Roman" w:hAnsi="Times New Roman"/>
          <w:bCs/>
          <w:sz w:val="24"/>
          <w:u w:val="single"/>
          <w:rtl/>
          <w:lang w:eastAsia="he-IL"/>
        </w:rPr>
        <w:t>ה</w:t>
      </w:r>
      <w:r w:rsidR="00E64AE3">
        <w:rPr>
          <w:rFonts w:ascii="Times New Roman" w:eastAsia="Times New Roman" w:hAnsi="Times New Roman" w:hint="cs"/>
          <w:bCs/>
          <w:sz w:val="24"/>
          <w:u w:val="single"/>
          <w:rtl/>
          <w:lang w:eastAsia="he-IL"/>
        </w:rPr>
        <w:t>'</w:t>
      </w:r>
      <w:r w:rsidRPr="001835AB">
        <w:rPr>
          <w:rFonts w:ascii="Times New Roman" w:eastAsia="Times New Roman" w:hAnsi="Times New Roman"/>
          <w:bCs/>
          <w:sz w:val="24"/>
          <w:u w:val="single"/>
          <w:rtl/>
          <w:lang w:eastAsia="he-IL"/>
        </w:rPr>
        <w:t>'</w:t>
      </w:r>
    </w:p>
    <w:p w14:paraId="5C77E6AC"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7ED93BF5"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bCs/>
          <w:sz w:val="24"/>
          <w:u w:val="single"/>
          <w:rtl/>
          <w:lang w:eastAsia="he-IL"/>
        </w:rPr>
        <w:t>תשלומי שכר המתכנן</w:t>
      </w:r>
    </w:p>
    <w:p w14:paraId="6EDE2049" w14:textId="77777777" w:rsidR="001835AB" w:rsidRPr="001835AB" w:rsidRDefault="001835AB" w:rsidP="001835AB">
      <w:pPr>
        <w:widowControl w:val="0"/>
        <w:spacing w:before="0" w:beforeAutospacing="0" w:after="0" w:afterAutospacing="0" w:line="240" w:lineRule="auto"/>
        <w:ind w:left="720"/>
        <w:rPr>
          <w:rFonts w:ascii="Times New Roman" w:eastAsia="Times New Roman" w:hAnsi="Times New Roman"/>
          <w:sz w:val="24"/>
          <w:u w:val="single"/>
          <w:rtl/>
          <w:lang w:eastAsia="he-IL"/>
        </w:rPr>
      </w:pPr>
    </w:p>
    <w:p w14:paraId="5A897B24" w14:textId="77777777" w:rsidR="001835AB" w:rsidRPr="001835AB" w:rsidRDefault="001835AB" w:rsidP="001835AB">
      <w:pPr>
        <w:widowControl w:val="0"/>
        <w:spacing w:before="0" w:beforeAutospacing="0" w:after="0" w:afterAutospacing="0" w:line="240" w:lineRule="auto"/>
        <w:ind w:left="720"/>
        <w:rPr>
          <w:rFonts w:ascii="Times New Roman" w:eastAsia="Times New Roman" w:hAnsi="Times New Roman"/>
          <w:sz w:val="24"/>
          <w:rtl/>
          <w:lang w:eastAsia="he-IL"/>
        </w:rPr>
      </w:pPr>
    </w:p>
    <w:p w14:paraId="67460033" w14:textId="77777777" w:rsidR="001835AB" w:rsidRPr="001835AB" w:rsidRDefault="001835AB" w:rsidP="001835AB">
      <w:pPr>
        <w:widowControl w:val="0"/>
        <w:numPr>
          <w:ilvl w:val="0"/>
          <w:numId w:val="14"/>
        </w:numPr>
        <w:spacing w:before="0" w:beforeAutospacing="0" w:after="0" w:afterAutospacing="0" w:line="240" w:lineRule="auto"/>
        <w:rPr>
          <w:rFonts w:ascii="Times New Roman" w:eastAsia="Times New Roman" w:hAnsi="Times New Roman"/>
          <w:sz w:val="24"/>
          <w:rtl/>
          <w:lang w:eastAsia="he-IL"/>
        </w:rPr>
      </w:pPr>
      <w:r w:rsidRPr="001835AB">
        <w:rPr>
          <w:rFonts w:ascii="Times New Roman" w:eastAsia="Times New Roman" w:hAnsi="Times New Roman"/>
          <w:sz w:val="24"/>
          <w:rtl/>
          <w:lang w:eastAsia="he-IL"/>
        </w:rPr>
        <w:t>שכר המתכנן ישולם לשיעורין כנגד גמר כל שלב ושלב של שרותי המתכנן כמוגדר בחוזה לרבות בנספחים ב' ו- ח' כדלקמן:</w:t>
      </w:r>
      <w:r w:rsidRPr="001835AB">
        <w:rPr>
          <w:rFonts w:ascii="Times New Roman" w:eastAsia="Times New Roman" w:hAnsi="Times New Roman"/>
          <w:sz w:val="24"/>
          <w:rtl/>
          <w:lang w:eastAsia="he-IL"/>
        </w:rPr>
        <w:br/>
      </w:r>
    </w:p>
    <w:p w14:paraId="0382827E" w14:textId="77777777" w:rsidR="001835AB" w:rsidRPr="001835AB" w:rsidRDefault="001835AB" w:rsidP="001835AB">
      <w:pPr>
        <w:widowControl w:val="0"/>
        <w:spacing w:before="0" w:beforeAutospacing="0" w:after="0" w:afterAutospacing="0" w:line="240" w:lineRule="auto"/>
        <w:ind w:left="720" w:right="360"/>
        <w:rPr>
          <w:rFonts w:ascii="Times New Roman" w:eastAsia="Times New Roman" w:hAnsi="Times New Roman"/>
          <w:b/>
          <w:bCs/>
          <w:sz w:val="24"/>
          <w:u w:val="single"/>
          <w:rtl/>
        </w:rPr>
      </w:pPr>
      <w:r w:rsidRPr="001835AB">
        <w:rPr>
          <w:rFonts w:ascii="Times New Roman" w:eastAsia="Times New Roman" w:hAnsi="Times New Roman"/>
          <w:b/>
          <w:bCs/>
          <w:sz w:val="24"/>
          <w:u w:val="single"/>
          <w:rtl/>
        </w:rPr>
        <w:t>ל-(זוג) (שלוש) (ארבע) מעליות במבנה ראשוני</w:t>
      </w:r>
    </w:p>
    <w:p w14:paraId="40D4C6B5" w14:textId="77777777" w:rsidR="001835AB" w:rsidRPr="001835AB" w:rsidRDefault="001835AB" w:rsidP="001835AB">
      <w:pPr>
        <w:widowControl w:val="0"/>
        <w:spacing w:before="0" w:beforeAutospacing="0" w:after="0" w:afterAutospacing="0" w:line="240" w:lineRule="auto"/>
        <w:ind w:left="720" w:right="360"/>
        <w:rPr>
          <w:rFonts w:ascii="Times New Roman" w:eastAsia="Times New Roman" w:hAnsi="Times New Roman"/>
          <w:sz w:val="24"/>
          <w:rtl/>
        </w:rPr>
      </w:pPr>
    </w:p>
    <w:p w14:paraId="3DD7EAAA"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א.</w:t>
      </w:r>
      <w:r w:rsidRPr="001835AB">
        <w:rPr>
          <w:rFonts w:ascii="Times New Roman" w:eastAsia="Times New Roman" w:hAnsi="Times New Roman"/>
          <w:sz w:val="24"/>
          <w:rtl/>
        </w:rPr>
        <w:tab/>
        <w:t>לאחר גמר התכנון המוקדם, ואישור עבודות שלב זה על ידי המזמין</w:t>
      </w:r>
      <w:r w:rsidRPr="001835AB">
        <w:rPr>
          <w:rFonts w:ascii="Times New Roman" w:eastAsia="Times New Roman" w:hAnsi="Times New Roman"/>
          <w:sz w:val="24"/>
          <w:rtl/>
        </w:rPr>
        <w:tab/>
      </w:r>
      <w:r w:rsidR="00E64AE3" w:rsidRPr="003F4502">
        <w:rPr>
          <w:rFonts w:ascii="Times New Roman" w:eastAsia="Times New Roman" w:hAnsi="Times New Roman" w:hint="cs"/>
          <w:sz w:val="24"/>
          <w:u w:val="dotted"/>
          <w:rtl/>
        </w:rPr>
        <w:t xml:space="preserve">             </w:t>
      </w:r>
      <w:r w:rsidRPr="001835AB">
        <w:rPr>
          <w:rFonts w:ascii="Times New Roman" w:eastAsia="Times New Roman" w:hAnsi="Times New Roman"/>
          <w:sz w:val="24"/>
          <w:rtl/>
        </w:rPr>
        <w:t>10%</w:t>
      </w:r>
    </w:p>
    <w:p w14:paraId="1F525E97"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ב.</w:t>
      </w:r>
      <w:r w:rsidRPr="001835AB">
        <w:rPr>
          <w:rFonts w:ascii="Times New Roman" w:eastAsia="Times New Roman" w:hAnsi="Times New Roman"/>
          <w:sz w:val="24"/>
          <w:rtl/>
        </w:rPr>
        <w:tab/>
        <w:t>לאחר גמר התכנון הסופי, ואישור עבודות שלב זה על ידי המזמין</w:t>
      </w:r>
      <w:r w:rsidR="00E64AE3">
        <w:rPr>
          <w:rFonts w:ascii="Times New Roman" w:eastAsia="Times New Roman" w:hAnsi="Times New Roman" w:hint="cs"/>
          <w:sz w:val="24"/>
          <w:rtl/>
        </w:rPr>
        <w:t xml:space="preserve"> </w:t>
      </w:r>
      <w:r w:rsidR="00E64AE3" w:rsidRPr="003F4502">
        <w:rPr>
          <w:rFonts w:ascii="Times New Roman" w:eastAsia="Times New Roman" w:hAnsi="Times New Roman" w:hint="cs"/>
          <w:sz w:val="24"/>
          <w:u w:val="dotted"/>
          <w:rtl/>
        </w:rPr>
        <w:t xml:space="preserve">     </w:t>
      </w:r>
      <w:r w:rsidRPr="003F4502">
        <w:rPr>
          <w:rFonts w:ascii="Times New Roman" w:eastAsia="Times New Roman" w:hAnsi="Times New Roman"/>
          <w:sz w:val="24"/>
          <w:u w:val="dotted"/>
          <w:rtl/>
        </w:rPr>
        <w:tab/>
      </w:r>
      <w:r w:rsidRPr="001835AB">
        <w:rPr>
          <w:rFonts w:ascii="Times New Roman" w:eastAsia="Times New Roman" w:hAnsi="Times New Roman"/>
          <w:sz w:val="24"/>
          <w:rtl/>
        </w:rPr>
        <w:t>15%</w:t>
      </w:r>
    </w:p>
    <w:p w14:paraId="360390BC"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ג.</w:t>
      </w:r>
      <w:r w:rsidRPr="001835AB">
        <w:rPr>
          <w:rFonts w:ascii="Times New Roman" w:eastAsia="Times New Roman" w:hAnsi="Times New Roman"/>
          <w:sz w:val="24"/>
          <w:rtl/>
        </w:rPr>
        <w:tab/>
        <w:t>לאחר אישור הבקשות להיתרי בניה והוצאת היתר בניה</w:t>
      </w:r>
      <w:r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sidRPr="003F4502">
        <w:rPr>
          <w:rFonts w:ascii="Times New Roman" w:eastAsia="Times New Roman" w:hAnsi="Times New Roman"/>
          <w:sz w:val="24"/>
          <w:u w:val="dotted"/>
          <w:rtl/>
        </w:rPr>
        <w:tab/>
      </w:r>
      <w:r w:rsidRPr="001835AB">
        <w:rPr>
          <w:rFonts w:ascii="Times New Roman" w:eastAsia="Times New Roman" w:hAnsi="Times New Roman"/>
          <w:sz w:val="24"/>
          <w:rtl/>
        </w:rPr>
        <w:t>8%</w:t>
      </w:r>
    </w:p>
    <w:p w14:paraId="41D459E2"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ד.</w:t>
      </w:r>
      <w:r w:rsidRPr="001835AB">
        <w:rPr>
          <w:rFonts w:ascii="Times New Roman" w:eastAsia="Times New Roman" w:hAnsi="Times New Roman"/>
          <w:sz w:val="24"/>
          <w:rtl/>
        </w:rPr>
        <w:tab/>
        <w:t>לאחר גמר התכנון המפורט והמכרזים, ואישור עבודות שלב זה</w:t>
      </w:r>
    </w:p>
    <w:p w14:paraId="0A8907ED"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על ידי המזמין</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sidRPr="001835AB">
        <w:rPr>
          <w:rFonts w:ascii="Times New Roman" w:eastAsia="Times New Roman" w:hAnsi="Times New Roman" w:hint="cs"/>
          <w:sz w:val="24"/>
          <w:rtl/>
        </w:rPr>
        <w:t>25</w:t>
      </w:r>
      <w:r w:rsidRPr="001835AB">
        <w:rPr>
          <w:rFonts w:ascii="Times New Roman" w:eastAsia="Times New Roman" w:hAnsi="Times New Roman"/>
          <w:sz w:val="24"/>
          <w:rtl/>
        </w:rPr>
        <w:t>%</w:t>
      </w:r>
    </w:p>
    <w:p w14:paraId="4601B3E3"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ה.</w:t>
      </w:r>
      <w:r w:rsidRPr="001835AB">
        <w:rPr>
          <w:rFonts w:ascii="Times New Roman" w:eastAsia="Times New Roman" w:hAnsi="Times New Roman"/>
          <w:sz w:val="24"/>
          <w:rtl/>
        </w:rPr>
        <w:tab/>
        <w:t>לאחר גמר הוצאת תכניות לבצוע</w:t>
      </w:r>
      <w:r w:rsidRPr="001835AB">
        <w:rPr>
          <w:rFonts w:ascii="Times New Roman" w:eastAsia="Times New Roman" w:hAnsi="Times New Roman"/>
          <w:sz w:val="24"/>
          <w:rtl/>
        </w:rPr>
        <w:tab/>
      </w:r>
      <w:r w:rsidRPr="001835AB">
        <w:rPr>
          <w:rFonts w:ascii="Times New Roman" w:eastAsia="Times New Roman" w:hAnsi="Times New Roman" w:hint="cs"/>
          <w:sz w:val="24"/>
          <w:rtl/>
        </w:rPr>
        <w:t>ואישור ציוד הספק</w:t>
      </w:r>
      <w:r w:rsidRPr="003F4502">
        <w:rPr>
          <w:rFonts w:ascii="Times New Roman" w:eastAsia="Times New Roman" w:hAnsi="Times New Roman"/>
          <w:sz w:val="24"/>
          <w:u w:val="dotted"/>
          <w:rtl/>
        </w:rPr>
        <w:tab/>
      </w:r>
      <w:r w:rsidR="00E64AE3"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sidR="003F4502">
        <w:rPr>
          <w:rFonts w:ascii="Times New Roman" w:eastAsia="Times New Roman" w:hAnsi="Times New Roman"/>
          <w:sz w:val="24"/>
          <w:rtl/>
        </w:rPr>
        <w:t>12%</w:t>
      </w:r>
    </w:p>
    <w:p w14:paraId="4A5EEC6C"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ו.</w:t>
      </w:r>
      <w:r w:rsidRPr="001835AB">
        <w:rPr>
          <w:rFonts w:ascii="Times New Roman" w:eastAsia="Times New Roman" w:hAnsi="Times New Roman"/>
          <w:sz w:val="24"/>
          <w:rtl/>
        </w:rPr>
        <w:tab/>
        <w:t>במהלך בצוע הפיקוח העליון</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sidRPr="001835AB">
        <w:rPr>
          <w:rFonts w:ascii="Times New Roman" w:eastAsia="Times New Roman" w:hAnsi="Times New Roman" w:hint="cs"/>
          <w:sz w:val="24"/>
          <w:rtl/>
        </w:rPr>
        <w:t>20</w:t>
      </w:r>
      <w:r w:rsidRPr="001835AB">
        <w:rPr>
          <w:rFonts w:ascii="Times New Roman" w:eastAsia="Times New Roman" w:hAnsi="Times New Roman"/>
          <w:sz w:val="24"/>
          <w:rtl/>
        </w:rPr>
        <w:t>%</w:t>
      </w:r>
    </w:p>
    <w:p w14:paraId="36A0C6B9"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ז.</w:t>
      </w:r>
      <w:r w:rsidRPr="001835AB">
        <w:rPr>
          <w:rFonts w:ascii="Times New Roman" w:eastAsia="Times New Roman" w:hAnsi="Times New Roman"/>
          <w:sz w:val="24"/>
          <w:rtl/>
        </w:rPr>
        <w:tab/>
        <w:t xml:space="preserve">לאחר גמר ביצוע העבודות בהתאם לחוזה זה, הפעלת הפרויקט </w:t>
      </w:r>
      <w:r w:rsidRPr="001835AB">
        <w:rPr>
          <w:rFonts w:ascii="Times New Roman" w:eastAsia="Times New Roman" w:hAnsi="Times New Roman"/>
          <w:sz w:val="24"/>
          <w:rtl/>
        </w:rPr>
        <w:tab/>
      </w:r>
    </w:p>
    <w:p w14:paraId="50F478BA"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 xml:space="preserve">והמתקן קבלת המערכות וקבלתם על ידי המזמין, ולאחר בדיקת </w:t>
      </w:r>
    </w:p>
    <w:p w14:paraId="4DC86963"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 xml:space="preserve">החשבונות הסופיים בגין העבודות ואישורם על ידי המתכנן והמזמין </w:t>
      </w:r>
    </w:p>
    <w:p w14:paraId="1C7FD16F" w14:textId="77777777" w:rsidR="003F4502" w:rsidRDefault="001835AB" w:rsidP="00E64AE3">
      <w:pPr>
        <w:widowControl w:val="0"/>
        <w:spacing w:before="0" w:beforeAutospacing="0" w:after="0" w:afterAutospacing="0" w:line="240" w:lineRule="auto"/>
        <w:ind w:left="720" w:right="-142"/>
        <w:rPr>
          <w:rFonts w:ascii="Times New Roman" w:eastAsia="Times New Roman" w:hAnsi="Times New Roman"/>
          <w:b/>
          <w:bCs/>
          <w:sz w:val="24"/>
          <w:u w:val="single"/>
          <w:rtl/>
        </w:rPr>
      </w:pPr>
      <w:r w:rsidRPr="001835AB">
        <w:rPr>
          <w:rFonts w:ascii="Times New Roman" w:eastAsia="Times New Roman" w:hAnsi="Times New Roman"/>
          <w:sz w:val="24"/>
          <w:rtl/>
        </w:rPr>
        <w:tab/>
        <w:t>וקבלת אישור אכלוס</w:t>
      </w:r>
      <w:r w:rsidRPr="001835AB">
        <w:rPr>
          <w:rFonts w:ascii="Times New Roman" w:eastAsia="Times New Roman" w:hAnsi="Times New Roman" w:hint="cs"/>
          <w:sz w:val="24"/>
          <w:rtl/>
        </w:rPr>
        <w:t xml:space="preserve"> לאח</w:t>
      </w:r>
      <w:r w:rsidRPr="001835AB">
        <w:rPr>
          <w:rFonts w:ascii="Times New Roman" w:eastAsia="Times New Roman" w:hAnsi="Times New Roman" w:hint="eastAsia"/>
          <w:sz w:val="24"/>
          <w:rtl/>
        </w:rPr>
        <w:t>ר</w:t>
      </w:r>
      <w:r w:rsidRPr="001835AB">
        <w:rPr>
          <w:rFonts w:ascii="Times New Roman" w:eastAsia="Times New Roman" w:hAnsi="Times New Roman" w:hint="cs"/>
          <w:sz w:val="24"/>
          <w:rtl/>
        </w:rPr>
        <w:t xml:space="preserve"> קבלת אישור מכון התקנים ומשרד העבודה</w:t>
      </w:r>
      <w:r w:rsidRPr="003F4502">
        <w:rPr>
          <w:rFonts w:ascii="Times New Roman" w:eastAsia="Times New Roman" w:hAnsi="Times New Roman" w:hint="cs"/>
          <w:sz w:val="24"/>
          <w:u w:val="dotted"/>
          <w:rtl/>
        </w:rPr>
        <w:tab/>
      </w:r>
      <w:r w:rsidRPr="001835AB">
        <w:rPr>
          <w:rFonts w:ascii="Times New Roman" w:eastAsia="Times New Roman" w:hAnsi="Times New Roman" w:hint="cs"/>
          <w:sz w:val="24"/>
          <w:rtl/>
        </w:rPr>
        <w:t>10</w:t>
      </w:r>
      <w:r w:rsidRPr="001835AB">
        <w:rPr>
          <w:rFonts w:ascii="Times New Roman" w:eastAsia="Times New Roman" w:hAnsi="Times New Roman"/>
          <w:sz w:val="24"/>
          <w:rtl/>
        </w:rPr>
        <w:t>%</w:t>
      </w:r>
      <w:r w:rsidRPr="001835AB">
        <w:rPr>
          <w:rFonts w:ascii="Times New Roman" w:eastAsia="Times New Roman" w:hAnsi="Times New Roman"/>
          <w:sz w:val="24"/>
          <w:rtl/>
        </w:rPr>
        <w:tab/>
      </w:r>
      <w:r w:rsidRPr="001835AB">
        <w:rPr>
          <w:rFonts w:ascii="Times New Roman" w:eastAsia="Times New Roman" w:hAnsi="Times New Roman"/>
          <w:sz w:val="24"/>
          <w:rtl/>
        </w:rPr>
        <w:tab/>
      </w:r>
      <w:r w:rsidRPr="001835AB">
        <w:rPr>
          <w:rFonts w:ascii="Times New Roman" w:eastAsia="Times New Roman" w:hAnsi="Times New Roman"/>
          <w:sz w:val="24"/>
          <w:rtl/>
        </w:rPr>
        <w:tab/>
      </w:r>
    </w:p>
    <w:p w14:paraId="6E925A53"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b/>
          <w:bCs/>
          <w:sz w:val="24"/>
          <w:u w:val="single"/>
          <w:rtl/>
        </w:rPr>
      </w:pPr>
      <w:r w:rsidRPr="001835AB">
        <w:rPr>
          <w:rFonts w:ascii="Times New Roman" w:eastAsia="Times New Roman" w:hAnsi="Times New Roman"/>
          <w:b/>
          <w:bCs/>
          <w:sz w:val="24"/>
          <w:u w:val="single"/>
          <w:rtl/>
        </w:rPr>
        <w:t>ל-(זוג) (שלוש) (ארבע) מעליות במבנה חוזר</w:t>
      </w:r>
    </w:p>
    <w:p w14:paraId="7FA01B88"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p>
    <w:p w14:paraId="3C4D3A80"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א.</w:t>
      </w:r>
      <w:r w:rsidRPr="001835AB">
        <w:rPr>
          <w:rFonts w:ascii="Times New Roman" w:eastAsia="Times New Roman" w:hAnsi="Times New Roman"/>
          <w:sz w:val="24"/>
          <w:rtl/>
        </w:rPr>
        <w:tab/>
        <w:t>לאחר אישור הבקשות להיתרי בניה והוצאת היתר בניה</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1835AB">
        <w:rPr>
          <w:rFonts w:ascii="Times New Roman" w:eastAsia="Times New Roman" w:hAnsi="Times New Roman"/>
          <w:sz w:val="24"/>
          <w:rtl/>
        </w:rPr>
        <w:t>25%</w:t>
      </w:r>
    </w:p>
    <w:p w14:paraId="79CA1158"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ב.</w:t>
      </w:r>
      <w:r w:rsidRPr="001835AB">
        <w:rPr>
          <w:rFonts w:ascii="Times New Roman" w:eastAsia="Times New Roman" w:hAnsi="Times New Roman"/>
          <w:sz w:val="24"/>
          <w:rtl/>
        </w:rPr>
        <w:tab/>
        <w:t>במהלך ביצוע הפיקוח העליון</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1835AB">
        <w:rPr>
          <w:rFonts w:ascii="Times New Roman" w:eastAsia="Times New Roman" w:hAnsi="Times New Roman"/>
          <w:sz w:val="24"/>
          <w:rtl/>
        </w:rPr>
        <w:t>45%</w:t>
      </w:r>
    </w:p>
    <w:p w14:paraId="58085CCC"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ג.</w:t>
      </w:r>
      <w:r w:rsidRPr="001835AB">
        <w:rPr>
          <w:rFonts w:ascii="Times New Roman" w:eastAsia="Times New Roman" w:hAnsi="Times New Roman"/>
          <w:sz w:val="24"/>
          <w:rtl/>
        </w:rPr>
        <w:tab/>
        <w:t xml:space="preserve">לאחר גמר ביצוע העבודות בהתאם לחוזה זה, הפעלת הפרויקט </w:t>
      </w:r>
    </w:p>
    <w:p w14:paraId="53DCD374"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 xml:space="preserve">והמתקן קבלת המערכות וקבלתם על ידי המזמין, ולאחר בדיקת </w:t>
      </w:r>
    </w:p>
    <w:p w14:paraId="59A8DEB5"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החשבונות הסופיים בגין העבודות ואישורם על ידי המתכנן והמזמין</w:t>
      </w:r>
    </w:p>
    <w:p w14:paraId="3E74B03A"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וקבלת אישור אכלוס</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1835AB">
        <w:rPr>
          <w:rFonts w:ascii="Times New Roman" w:eastAsia="Times New Roman" w:hAnsi="Times New Roman"/>
          <w:sz w:val="24"/>
          <w:rtl/>
        </w:rPr>
        <w:t>25%</w:t>
      </w:r>
    </w:p>
    <w:p w14:paraId="1D997F2F"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ד.</w:t>
      </w:r>
      <w:r w:rsidRPr="001835AB">
        <w:rPr>
          <w:rFonts w:ascii="Times New Roman" w:eastAsia="Times New Roman" w:hAnsi="Times New Roman"/>
          <w:sz w:val="24"/>
          <w:rtl/>
        </w:rPr>
        <w:tab/>
        <w:t>לאחר גמר הפיקוח העליון, ת</w:t>
      </w:r>
      <w:r w:rsidRPr="001835AB">
        <w:rPr>
          <w:rFonts w:ascii="Times New Roman" w:eastAsia="Times New Roman" w:hAnsi="Times New Roman" w:hint="cs"/>
          <w:sz w:val="24"/>
          <w:rtl/>
        </w:rPr>
        <w:t>י</w:t>
      </w:r>
      <w:r w:rsidRPr="001835AB">
        <w:rPr>
          <w:rFonts w:ascii="Times New Roman" w:eastAsia="Times New Roman" w:hAnsi="Times New Roman"/>
          <w:sz w:val="24"/>
          <w:rtl/>
        </w:rPr>
        <w:t>קוני הבדק וקבלת תעודת גמר לפרויקט,</w:t>
      </w:r>
    </w:p>
    <w:p w14:paraId="24B0E6F2"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אשור המתכנן בכתב להשלמת הפרויקט בהתאם לתכניותיו לתקנים</w:t>
      </w:r>
    </w:p>
    <w:p w14:paraId="3198A696"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מחייבים ולשביעות רצונו</w:t>
      </w:r>
      <w:r w:rsidRPr="001835AB">
        <w:rPr>
          <w:rFonts w:ascii="Times New Roman" w:eastAsia="Times New Roman" w:hAnsi="Times New Roman"/>
          <w:sz w:val="24"/>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1835AB">
        <w:rPr>
          <w:rFonts w:ascii="Times New Roman" w:eastAsia="Times New Roman" w:hAnsi="Times New Roman"/>
          <w:sz w:val="24"/>
          <w:rtl/>
        </w:rPr>
        <w:t>5%</w:t>
      </w:r>
    </w:p>
    <w:p w14:paraId="483B85B5" w14:textId="77777777" w:rsidR="001835AB" w:rsidRPr="001835AB" w:rsidRDefault="001835AB" w:rsidP="001835AB">
      <w:pPr>
        <w:widowControl w:val="0"/>
        <w:spacing w:before="0" w:beforeAutospacing="0" w:after="0" w:afterAutospacing="0" w:line="240" w:lineRule="auto"/>
        <w:ind w:left="720" w:right="360"/>
        <w:rPr>
          <w:rFonts w:ascii="Times New Roman" w:eastAsia="Times New Roman" w:hAnsi="Times New Roman"/>
          <w:sz w:val="24"/>
          <w:rtl/>
        </w:rPr>
      </w:pPr>
    </w:p>
    <w:p w14:paraId="2E8559F4" w14:textId="77777777" w:rsidR="002F2747" w:rsidRDefault="001835AB" w:rsidP="009E2846">
      <w:pPr>
        <w:widowControl w:val="0"/>
        <w:numPr>
          <w:ilvl w:val="0"/>
          <w:numId w:val="14"/>
        </w:numPr>
        <w:spacing w:before="0" w:beforeAutospacing="0" w:after="0" w:afterAutospacing="0" w:line="36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4CD8C061" w14:textId="77777777" w:rsidR="002F2747" w:rsidRDefault="001835AB" w:rsidP="009E2846">
      <w:pPr>
        <w:widowControl w:val="0"/>
        <w:numPr>
          <w:ilvl w:val="0"/>
          <w:numId w:val="14"/>
        </w:numPr>
        <w:spacing w:before="0" w:beforeAutospacing="0" w:after="0" w:afterAutospacing="0" w:line="360" w:lineRule="auto"/>
        <w:jc w:val="both"/>
        <w:rPr>
          <w:rFonts w:ascii="Times New Roman" w:eastAsia="Times New Roman" w:hAnsi="Times New Roman"/>
          <w:sz w:val="20"/>
          <w:lang w:eastAsia="he-IL"/>
        </w:rPr>
      </w:pPr>
      <w:r w:rsidRPr="002F2747">
        <w:rPr>
          <w:rFonts w:ascii="Times New Roman" w:eastAsia="Times New Roman" w:hAnsi="Times New Roman"/>
          <w:sz w:val="24"/>
          <w:rtl/>
          <w:lang w:eastAsia="he-IL"/>
        </w:rPr>
        <w:t xml:space="preserve">המתכנן יגיש חשבון לא יותר מאשר פעם בחודש. לכל חשבון יצרף המתכנן אישור מאת חברת הביטוח על קיומם של הביטוחים המפורטים בחוזה בנוסח </w:t>
      </w:r>
      <w:proofErr w:type="spellStart"/>
      <w:r w:rsidRPr="002F2747">
        <w:rPr>
          <w:rFonts w:ascii="Times New Roman" w:eastAsia="Times New Roman" w:hAnsi="Times New Roman"/>
          <w:sz w:val="24"/>
          <w:rtl/>
          <w:lang w:eastAsia="he-IL"/>
        </w:rPr>
        <w:t>המצ"ב</w:t>
      </w:r>
      <w:proofErr w:type="spellEnd"/>
      <w:r w:rsidRPr="002F2747">
        <w:rPr>
          <w:rFonts w:ascii="Times New Roman" w:eastAsia="Times New Roman" w:hAnsi="Times New Roman"/>
          <w:sz w:val="24"/>
          <w:rtl/>
          <w:lang w:eastAsia="he-IL"/>
        </w:rPr>
        <w:t xml:space="preserve"> כנספח ז' לחוזה.</w:t>
      </w:r>
    </w:p>
    <w:p w14:paraId="325921CE" w14:textId="77777777" w:rsidR="001835AB" w:rsidRPr="002F2747" w:rsidRDefault="001835AB" w:rsidP="009E2846">
      <w:pPr>
        <w:widowControl w:val="0"/>
        <w:numPr>
          <w:ilvl w:val="0"/>
          <w:numId w:val="14"/>
        </w:numPr>
        <w:spacing w:before="0" w:beforeAutospacing="0" w:after="0" w:afterAutospacing="0" w:line="360" w:lineRule="auto"/>
        <w:jc w:val="both"/>
        <w:rPr>
          <w:rFonts w:ascii="Times New Roman" w:eastAsia="Times New Roman" w:hAnsi="Times New Roman"/>
          <w:sz w:val="20"/>
          <w:rtl/>
          <w:lang w:eastAsia="he-IL"/>
        </w:rPr>
      </w:pPr>
      <w:r w:rsidRPr="002F2747">
        <w:rPr>
          <w:rFonts w:ascii="Times New Roman" w:eastAsia="Times New Roman" w:hAnsi="Times New Roman"/>
          <w:sz w:val="24"/>
          <w:rtl/>
          <w:lang w:eastAsia="he-IL"/>
        </w:rPr>
        <w:t xml:space="preserve">המזמין ישלם את שכר המתכנן תוך </w:t>
      </w:r>
      <w:r w:rsidRPr="002F2747">
        <w:rPr>
          <w:rFonts w:ascii="Times New Roman" w:eastAsia="Times New Roman" w:hAnsi="Times New Roman"/>
          <w:sz w:val="24"/>
          <w:rtl/>
        </w:rPr>
        <w:t>60</w:t>
      </w:r>
      <w:r w:rsidRPr="002F2747">
        <w:rPr>
          <w:rFonts w:ascii="Times New Roman" w:eastAsia="Times New Roman" w:hAnsi="Times New Roman"/>
          <w:sz w:val="24"/>
          <w:rtl/>
          <w:lang w:eastAsia="he-IL"/>
        </w:rPr>
        <w:t xml:space="preserve"> יום מתאריך אישור החשבון ע"י המנהל.</w:t>
      </w:r>
    </w:p>
    <w:p w14:paraId="2072AA23"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69F5D36F"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16BD378C"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7408B0C0"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0C71AD1D" w14:textId="77777777" w:rsidR="001835AB" w:rsidRPr="001835AB" w:rsidRDefault="001835AB" w:rsidP="001835AB">
      <w:pPr>
        <w:widowControl w:val="0"/>
        <w:spacing w:before="0" w:beforeAutospacing="0" w:after="0" w:afterAutospacing="0" w:line="240" w:lineRule="auto"/>
        <w:ind w:left="84" w:firstLine="1356"/>
        <w:jc w:val="center"/>
        <w:rPr>
          <w:rFonts w:ascii="Times New Roman" w:eastAsia="Times New Roman" w:hAnsi="Times New Roman"/>
          <w:b/>
          <w:bCs/>
          <w:sz w:val="24"/>
          <w:u w:val="single"/>
          <w:rtl/>
          <w:lang w:eastAsia="he-IL"/>
        </w:rPr>
      </w:pPr>
    </w:p>
    <w:p w14:paraId="000AF2A7" w14:textId="77777777" w:rsidR="001835AB" w:rsidRPr="001835AB" w:rsidRDefault="001835AB" w:rsidP="001835AB">
      <w:pPr>
        <w:widowControl w:val="0"/>
        <w:spacing w:before="0" w:beforeAutospacing="0" w:after="0" w:afterAutospacing="0" w:line="240" w:lineRule="auto"/>
        <w:ind w:left="84" w:firstLine="1356"/>
        <w:jc w:val="center"/>
        <w:rPr>
          <w:rFonts w:ascii="Times New Roman" w:eastAsia="Times New Roman" w:hAnsi="Times New Roman"/>
          <w:b/>
          <w:bCs/>
          <w:sz w:val="24"/>
          <w:u w:val="single"/>
          <w:rtl/>
          <w:lang w:eastAsia="he-IL"/>
        </w:rPr>
      </w:pPr>
    </w:p>
    <w:p w14:paraId="3F0B9E3A"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0"/>
          <w:rtl/>
          <w:lang w:eastAsia="he-IL"/>
        </w:rPr>
      </w:pPr>
      <w:r w:rsidRPr="001835AB">
        <w:rPr>
          <w:rFonts w:ascii="Times New Roman" w:eastAsia="Times New Roman" w:hAnsi="Times New Roman"/>
          <w:b/>
          <w:bCs/>
          <w:sz w:val="24"/>
          <w:u w:val="single"/>
          <w:rtl/>
          <w:lang w:eastAsia="he-IL"/>
        </w:rPr>
        <w:br w:type="page"/>
      </w:r>
    </w:p>
    <w:p w14:paraId="3BC1DB55"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sz w:val="20"/>
          <w:rtl/>
          <w:lang w:eastAsia="he-IL"/>
        </w:rPr>
      </w:pPr>
      <w:r w:rsidRPr="009E2846">
        <w:rPr>
          <w:rFonts w:ascii="Times New Roman" w:eastAsia="Times New Roman" w:hAnsi="Times New Roman" w:hint="cs"/>
          <w:bCs/>
          <w:sz w:val="20"/>
          <w:u w:val="single"/>
          <w:rtl/>
          <w:lang w:eastAsia="he-IL"/>
        </w:rPr>
        <w:lastRenderedPageBreak/>
        <w:t>נספח "ו''</w:t>
      </w:r>
    </w:p>
    <w:p w14:paraId="17081F34" w14:textId="77777777" w:rsidR="009E2846" w:rsidRPr="009E2846" w:rsidRDefault="009E2846" w:rsidP="009E2846">
      <w:pPr>
        <w:widowControl w:val="0"/>
        <w:spacing w:before="0" w:beforeAutospacing="0" w:after="0" w:afterAutospacing="0" w:line="240" w:lineRule="auto"/>
        <w:jc w:val="right"/>
        <w:outlineLvl w:val="4"/>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תאריך : </w:t>
      </w:r>
      <w:sdt>
        <w:sdtPr>
          <w:rPr>
            <w:rFonts w:ascii="Times New Roman" w:eastAsia="Times New Roman" w:hAnsi="Times New Roman"/>
            <w:color w:val="008000"/>
            <w:sz w:val="24"/>
            <w:rtl/>
            <w:lang w:eastAsia="he-IL"/>
          </w:rPr>
          <w:alias w:val="תאריך חתימת חוזה"/>
          <w:tag w:val="cntSignDate"/>
          <w:id w:val="94216678"/>
          <w:placeholder>
            <w:docPart w:val="B0DEDF3A4B70409DA9BD05A9AD7251C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9E2846">
            <w:rPr>
              <w:rFonts w:cstheme="minorBidi"/>
              <w:color w:val="00B0F0"/>
              <w:rtl/>
            </w:rPr>
            <w:t>[תאריך חתימת חוזה]</w:t>
          </w:r>
        </w:sdtContent>
      </w:sdt>
      <w:r w:rsidRPr="009E2846">
        <w:rPr>
          <w:rFonts w:ascii="Times New Roman" w:eastAsia="Times New Roman" w:hAnsi="Times New Roman" w:hint="cs"/>
          <w:bCs/>
          <w:color w:val="FF0000"/>
          <w:sz w:val="24"/>
          <w:rtl/>
          <w:lang w:eastAsia="he-IL"/>
        </w:rPr>
        <w:br/>
      </w:r>
    </w:p>
    <w:p w14:paraId="2DA1C0C5"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לכבוד</w:t>
      </w:r>
      <w:r w:rsidRPr="009E2846">
        <w:rPr>
          <w:rFonts w:ascii="Times New Roman" w:eastAsia="Times New Roman" w:hAnsi="Times New Roman" w:hint="cs"/>
          <w:sz w:val="24"/>
          <w:lang w:eastAsia="he-IL"/>
        </w:rPr>
        <w:t xml:space="preserve"> </w:t>
      </w:r>
    </w:p>
    <w:sdt>
      <w:sdtPr>
        <w:rPr>
          <w:rFonts w:ascii="Times New Roman" w:eastAsia="Times New Roman" w:hAnsi="Times New Roman"/>
          <w:color w:val="008000"/>
          <w:sz w:val="24"/>
          <w:rtl/>
          <w:lang w:eastAsia="he-IL"/>
        </w:rPr>
        <w:alias w:val="צד א בחוזה"/>
        <w:tag w:val="cntTzadA"/>
        <w:id w:val="-827822700"/>
        <w:placeholder>
          <w:docPart w:val="B96535F2EC8E4A54A7A080923C431A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316D05DB" w14:textId="77777777" w:rsidR="009E2846" w:rsidRPr="009E2846" w:rsidRDefault="00CD055C" w:rsidP="009E2846">
          <w:pPr>
            <w:widowControl w:val="0"/>
            <w:spacing w:before="0" w:beforeAutospacing="0" w:after="0" w:afterAutospacing="0" w:line="240" w:lineRule="auto"/>
            <w:jc w:val="both"/>
            <w:rPr>
              <w:rFonts w:ascii="Times New Roman" w:eastAsia="Times New Roman" w:hAnsi="Times New Roman"/>
              <w:color w:val="008000"/>
              <w:sz w:val="24"/>
              <w:rtl/>
              <w:lang w:eastAsia="he-IL"/>
            </w:rPr>
          </w:pPr>
          <w:ins w:id="40" w:author="גרמן קגנובסקי" w:date="2020-05-12T13:11:00Z">
            <w:r>
              <w:rPr>
                <w:rFonts w:ascii="Times New Roman" w:eastAsia="Times New Roman" w:hAnsi="Times New Roman" w:hint="cs"/>
                <w:color w:val="008000"/>
                <w:sz w:val="24"/>
                <w:rtl/>
                <w:lang w:eastAsia="he-IL"/>
              </w:rPr>
              <w:br/>
              <w:t>אפריקה ישראל מגורים בע"מ</w:t>
            </w:r>
            <w:r>
              <w:rPr>
                <w:rFonts w:ascii="Times New Roman" w:eastAsia="Times New Roman" w:hAnsi="Times New Roman" w:hint="cs"/>
                <w:color w:val="008000"/>
                <w:sz w:val="24"/>
                <w:rtl/>
                <w:lang w:eastAsia="he-IL"/>
              </w:rPr>
              <w:br/>
              <w:t>יוני נתניהו 1 ג' אור יהודה</w:t>
            </w:r>
            <w:r>
              <w:rPr>
                <w:rFonts w:ascii="Times New Roman" w:eastAsia="Times New Roman" w:hAnsi="Times New Roman" w:hint="cs"/>
                <w:color w:val="008000"/>
                <w:sz w:val="24"/>
                <w:rtl/>
                <w:lang w:eastAsia="he-IL"/>
              </w:rPr>
              <w:br/>
              <w:t>מ.ז 52-003476-0</w:t>
            </w:r>
            <w:r>
              <w:rPr>
                <w:rFonts w:ascii="Times New Roman" w:eastAsia="Times New Roman" w:hAnsi="Times New Roman" w:hint="cs"/>
                <w:color w:val="008000"/>
                <w:sz w:val="24"/>
                <w:rtl/>
                <w:lang w:eastAsia="he-IL"/>
              </w:rPr>
              <w:br/>
            </w:r>
          </w:ins>
        </w:p>
      </w:sdtContent>
    </w:sdt>
    <w:p w14:paraId="3E86768E"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color w:val="008000"/>
          <w:sz w:val="24"/>
          <w:rtl/>
          <w:lang w:eastAsia="he-IL"/>
        </w:rPr>
      </w:pPr>
    </w:p>
    <w:p w14:paraId="477EF0D0"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w:t>
      </w:r>
    </w:p>
    <w:p w14:paraId="6BE9437C"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bCs/>
          <w:sz w:val="24"/>
          <w:u w:val="single"/>
          <w:rtl/>
          <w:lang w:eastAsia="he-IL"/>
        </w:rPr>
      </w:pPr>
    </w:p>
    <w:p w14:paraId="6ECEE9C6" w14:textId="77777777" w:rsidR="009E2846" w:rsidRPr="009E2846" w:rsidRDefault="009E2846" w:rsidP="009E2846">
      <w:pPr>
        <w:widowControl w:val="0"/>
        <w:spacing w:before="0" w:beforeAutospacing="0" w:after="0" w:afterAutospacing="0" w:line="240" w:lineRule="auto"/>
        <w:jc w:val="center"/>
        <w:outlineLvl w:val="3"/>
        <w:rPr>
          <w:rFonts w:ascii="Times New Roman" w:eastAsia="Times New Roman" w:hAnsi="Times New Roman"/>
          <w:bCs/>
          <w:sz w:val="24"/>
          <w:u w:val="single"/>
          <w:rtl/>
          <w:lang w:eastAsia="he-IL"/>
        </w:rPr>
      </w:pPr>
      <w:r w:rsidRPr="009E2846">
        <w:rPr>
          <w:rFonts w:ascii="Times New Roman" w:eastAsia="Times New Roman" w:hAnsi="Times New Roman" w:hint="cs"/>
          <w:bCs/>
          <w:sz w:val="24"/>
          <w:u w:val="single"/>
          <w:rtl/>
          <w:lang w:eastAsia="he-IL"/>
        </w:rPr>
        <w:t>הצהרה והתחייבות לשמירת סודיות</w:t>
      </w:r>
    </w:p>
    <w:p w14:paraId="12EB4958"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
      </w:pPr>
    </w:p>
    <w:p w14:paraId="6769648C"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אני הח"מ עובד חברת  </w:t>
      </w:r>
      <w:sdt>
        <w:sdtPr>
          <w:rPr>
            <w:rFonts w:ascii="Times New Roman" w:eastAsia="Times New Roman" w:hAnsi="Times New Roman"/>
            <w:color w:val="008000"/>
            <w:sz w:val="24"/>
            <w:rtl/>
            <w:lang w:eastAsia="he-IL"/>
          </w:rPr>
          <w:alias w:val="שם ספק"/>
          <w:tag w:val="cntSupllierName"/>
          <w:id w:val="-1468043177"/>
          <w:placeholder>
            <w:docPart w:val="2ED9ACFB8CD3442A972976D19B7A6C6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9E2846">
            <w:rPr>
              <w:rFonts w:cstheme="minorBidi"/>
              <w:color w:val="00B0F0"/>
              <w:rtl/>
            </w:rPr>
            <w:t>[שם ספק]</w:t>
          </w:r>
        </w:sdtContent>
      </w:sdt>
      <w:r w:rsidRPr="009E2846">
        <w:rPr>
          <w:rFonts w:ascii="Times New Roman" w:eastAsia="Times New Roman" w:hAnsi="Times New Roman" w:hint="cs"/>
          <w:sz w:val="24"/>
          <w:rtl/>
          <w:lang w:eastAsia="he-IL"/>
        </w:rPr>
        <w:t xml:space="preserve"> / הפועל בשם חברת </w:t>
      </w:r>
      <w:r w:rsidRPr="009E2846">
        <w:rPr>
          <w:rFonts w:ascii="Times New Roman" w:eastAsia="Times New Roman" w:hAnsi="Times New Roman" w:hint="cs"/>
          <w:sz w:val="24"/>
          <w:lang w:eastAsia="he-IL"/>
        </w:rPr>
        <w:t xml:space="preserve"> </w:t>
      </w:r>
      <w:sdt>
        <w:sdtPr>
          <w:rPr>
            <w:rFonts w:ascii="Times New Roman" w:eastAsia="Times New Roman" w:hAnsi="Times New Roman"/>
            <w:color w:val="008000"/>
            <w:sz w:val="24"/>
            <w:rtl/>
            <w:lang w:eastAsia="he-IL"/>
          </w:rPr>
          <w:alias w:val="שם ספק"/>
          <w:tag w:val="cntSupllierName"/>
          <w:id w:val="-582374609"/>
          <w:placeholder>
            <w:docPart w:val="8A0B84AD49404A68886CE8296844898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9E2846">
            <w:rPr>
              <w:rFonts w:cstheme="minorBidi"/>
              <w:color w:val="00B0F0"/>
              <w:rtl/>
            </w:rPr>
            <w:t>[שם ספק]</w:t>
          </w:r>
        </w:sdtContent>
      </w:sdt>
      <w:r w:rsidRPr="009E2846">
        <w:rPr>
          <w:rFonts w:ascii="Times New Roman" w:eastAsia="Times New Roman" w:hAnsi="Times New Roman" w:hint="cs"/>
          <w:bCs/>
          <w:sz w:val="24"/>
          <w:rtl/>
          <w:lang w:eastAsia="he-IL"/>
        </w:rPr>
        <w:t xml:space="preserve"> /</w:t>
      </w:r>
      <w:r w:rsidRPr="009E2846">
        <w:rPr>
          <w:rFonts w:ascii="Times New Roman" w:eastAsia="Times New Roman" w:hAnsi="Times New Roman" w:hint="cs"/>
          <w:sz w:val="24"/>
          <w:rtl/>
          <w:lang w:eastAsia="he-IL"/>
        </w:rPr>
        <w:t xml:space="preserve"> המספק שירותים לחברת </w:t>
      </w:r>
      <w:r w:rsidRPr="009E2846">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שם ספק"/>
          <w:tag w:val="cntSupllierName"/>
          <w:id w:val="637914054"/>
          <w:placeholder>
            <w:docPart w:val="36271808A6C94BC3A42F6D43B39727E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9E2846">
            <w:rPr>
              <w:rFonts w:cstheme="minorBidi"/>
              <w:color w:val="00B0F0"/>
              <w:rtl/>
            </w:rPr>
            <w:t>[שם ספק]</w:t>
          </w:r>
        </w:sdtContent>
      </w:sdt>
      <w:r w:rsidRPr="009E2846">
        <w:rPr>
          <w:rFonts w:ascii="Times New Roman" w:eastAsia="Times New Roman" w:hAnsi="Times New Roman" w:hint="cs"/>
          <w:sz w:val="24"/>
          <w:rtl/>
          <w:lang w:eastAsia="he-IL"/>
        </w:rPr>
        <w:t xml:space="preserve"> *,מצהיר בזאת ומתחייב כלפיכם כדלקמן:</w:t>
      </w:r>
    </w:p>
    <w:p w14:paraId="514335CF"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1A743612"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אני מועסק על ידי </w:t>
      </w:r>
      <w:sdt>
        <w:sdtPr>
          <w:rPr>
            <w:rFonts w:ascii="Times New Roman" w:eastAsia="Times New Roman" w:hAnsi="Times New Roman"/>
            <w:color w:val="008000"/>
            <w:sz w:val="24"/>
            <w:rtl/>
            <w:lang w:eastAsia="he-IL"/>
          </w:rPr>
          <w:alias w:val="שם ספק"/>
          <w:tag w:val="cntSupllierName"/>
          <w:id w:val="1282378856"/>
          <w:placeholder>
            <w:docPart w:val="6544B0C8030D49628507D044F235261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9E2846">
            <w:rPr>
              <w:rFonts w:cstheme="minorBidi"/>
              <w:color w:val="00B0F0"/>
              <w:rtl/>
            </w:rPr>
            <w:t>[שם ספק]</w:t>
          </w:r>
        </w:sdtContent>
      </w:sdt>
      <w:r w:rsidRPr="009E2846">
        <w:rPr>
          <w:rFonts w:ascii="Times New Roman" w:eastAsia="Times New Roman" w:hAnsi="Times New Roman" w:hint="cs"/>
          <w:sz w:val="24"/>
          <w:rtl/>
          <w:lang w:eastAsia="he-IL"/>
        </w:rPr>
        <w:t xml:space="preserve"> , המבצעת עבורכם תכנון </w:t>
      </w:r>
      <w:sdt>
        <w:sdtPr>
          <w:rPr>
            <w:rFonts w:ascii="Times New Roman" w:eastAsia="Times New Roman" w:hAnsi="Times New Roman" w:hint="cs"/>
            <w:bCs/>
            <w:color w:val="00B0F0"/>
            <w:sz w:val="24"/>
            <w:rtl/>
            <w:lang w:eastAsia="he-IL"/>
          </w:rPr>
          <w:alias w:val="תבנית חוזה"/>
          <w:tag w:val="cntContractType"/>
          <w:id w:val="235442509"/>
          <w:placeholder>
            <w:docPart w:val="F98F5113FA6F4C58B92A2215E9F15D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hint="cs"/>
              <w:bCs/>
              <w:color w:val="00B0F0"/>
              <w:sz w:val="24"/>
              <w:rtl/>
              <w:lang w:eastAsia="he-IL"/>
            </w:rPr>
            <w:t>מתכנן מעליות</w:t>
          </w:r>
        </w:sdtContent>
      </w:sdt>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sz w:val="24"/>
          <w:rtl/>
          <w:lang w:eastAsia="he-IL"/>
        </w:rPr>
        <w:t xml:space="preserve">בפרויקט  </w:t>
      </w:r>
      <w:sdt>
        <w:sdtPr>
          <w:rPr>
            <w:rFonts w:ascii="Times New Roman" w:eastAsia="Times New Roman" w:hAnsi="Times New Roman" w:hint="cs"/>
            <w:bCs/>
            <w:color w:val="008000"/>
            <w:sz w:val="24"/>
            <w:rtl/>
            <w:lang w:eastAsia="he-IL"/>
          </w:rPr>
          <w:alias w:val="שם הפרויקט"/>
          <w:tag w:val="cntProjectName"/>
          <w:id w:val="2072999419"/>
          <w:placeholder>
            <w:docPart w:val="41AAE38D82274D30B8656CDA14B893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41" w:author="גרמן קגנובסקי" w:date="2020-05-12T13:10:00Z">
            <w:r w:rsidR="00CD055C">
              <w:rPr>
                <w:rFonts w:ascii="Times New Roman" w:eastAsia="Times New Roman" w:hAnsi="Times New Roman" w:hint="cs"/>
                <w:bCs/>
                <w:color w:val="008000"/>
                <w:sz w:val="24"/>
                <w:rtl/>
                <w:lang w:eastAsia="he-IL"/>
              </w:rPr>
              <w:t>סביוני  רעננה  צפון</w:t>
            </w:r>
          </w:ins>
        </w:sdtContent>
      </w:sdt>
      <w:r w:rsidRPr="009E2846">
        <w:rPr>
          <w:rFonts w:ascii="Times New Roman" w:eastAsia="Times New Roman" w:hAnsi="Times New Roman" w:hint="cs"/>
          <w:color w:val="008000"/>
          <w:sz w:val="24"/>
          <w:rtl/>
          <w:lang w:eastAsia="he-IL"/>
        </w:rPr>
        <w:t>.</w:t>
      </w:r>
    </w:p>
    <w:p w14:paraId="774B0B48"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14FCB295"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ידוע לי כי במהלך ביצוע עבודתי אצל </w:t>
      </w:r>
      <w:sdt>
        <w:sdtPr>
          <w:rPr>
            <w:rFonts w:ascii="Times New Roman" w:eastAsia="Times New Roman" w:hAnsi="Times New Roman"/>
            <w:color w:val="008000"/>
            <w:sz w:val="24"/>
            <w:rtl/>
            <w:lang w:eastAsia="he-IL"/>
          </w:rPr>
          <w:alias w:val="שם ספק"/>
          <w:tag w:val="cntSupllierName"/>
          <w:id w:val="40961436"/>
          <w:placeholder>
            <w:docPart w:val="55BE7BBF8A554738BCBDA45FE2FF362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9E2846">
            <w:rPr>
              <w:rFonts w:cstheme="minorBidi"/>
              <w:color w:val="00B0F0"/>
              <w:rtl/>
            </w:rPr>
            <w:t>[שם ספק]</w:t>
          </w:r>
        </w:sdtContent>
      </w:sdt>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sz w:val="24"/>
          <w:rtl/>
          <w:lang w:eastAsia="he-IL"/>
        </w:rPr>
        <w:t>עשוי להגיע לרשותי מידע חסוי כמוגדר להלן:</w:t>
      </w:r>
    </w:p>
    <w:p w14:paraId="3D5BC77C" w14:textId="77777777" w:rsidR="009E2846" w:rsidRPr="009E2846" w:rsidRDefault="009E2846" w:rsidP="009E2846">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0500B339" w14:textId="77777777" w:rsidR="009E2846" w:rsidRPr="009E2846" w:rsidRDefault="009E2846" w:rsidP="009E2846">
      <w:pPr>
        <w:widowControl w:val="0"/>
        <w:tabs>
          <w:tab w:val="left" w:pos="515"/>
        </w:tabs>
        <w:spacing w:before="0" w:beforeAutospacing="0" w:after="0" w:afterAutospacing="0" w:line="360" w:lineRule="auto"/>
        <w:ind w:left="1790" w:hanging="1790"/>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ab/>
        <w:t>"</w:t>
      </w:r>
      <w:r w:rsidRPr="009E2846">
        <w:rPr>
          <w:rFonts w:ascii="Times New Roman" w:eastAsia="Times New Roman" w:hAnsi="Times New Roman" w:hint="cs"/>
          <w:b/>
          <w:bCs/>
          <w:sz w:val="24"/>
          <w:rtl/>
          <w:lang w:eastAsia="he-IL"/>
        </w:rPr>
        <w:t>מידע חסוי</w:t>
      </w:r>
      <w:r w:rsidRPr="009E2846">
        <w:rPr>
          <w:rFonts w:ascii="Times New Roman" w:eastAsia="Times New Roman" w:hAnsi="Times New Roman" w:hint="cs"/>
          <w:sz w:val="24"/>
          <w:rtl/>
          <w:lang w:eastAsia="he-IL"/>
        </w:rPr>
        <w:t>"-</w:t>
      </w:r>
      <w:r w:rsidRPr="009E2846">
        <w:rPr>
          <w:rFonts w:ascii="Times New Roman" w:eastAsia="Times New Roman" w:hAnsi="Times New Roman" w:hint="cs"/>
          <w:sz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rtl/>
            <w:lang w:eastAsia="he-IL"/>
          </w:rPr>
          <w:alias w:val="שם ספק"/>
          <w:tag w:val="cntSupllierName"/>
          <w:id w:val="845366929"/>
          <w:placeholder>
            <w:docPart w:val="E189A358B826479CBC7BEA48437539E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9E2846">
            <w:rPr>
              <w:rFonts w:cstheme="minorBidi"/>
              <w:color w:val="00B0F0"/>
              <w:rtl/>
            </w:rPr>
            <w:t>[שם ספק]</w:t>
          </w:r>
        </w:sdtContent>
      </w:sdt>
      <w:r w:rsidRPr="009E2846">
        <w:rPr>
          <w:rFonts w:ascii="Times New Roman" w:eastAsia="Times New Roman" w:hAnsi="Times New Roman"/>
          <w:bCs/>
          <w:color w:val="008000"/>
          <w:sz w:val="24"/>
          <w:lang w:eastAsia="he-IL"/>
        </w:rPr>
        <w:t xml:space="preserve"> </w:t>
      </w:r>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color w:val="008000"/>
          <w:sz w:val="24"/>
          <w:rtl/>
          <w:lang w:eastAsia="he-IL"/>
        </w:rPr>
        <w:t>.</w:t>
      </w:r>
    </w:p>
    <w:p w14:paraId="06E836A7" w14:textId="77777777" w:rsidR="009E2846" w:rsidRPr="009E2846" w:rsidRDefault="009E2846" w:rsidP="009E2846">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158546D7"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אני מתחייב לשמור בסודיות מלאה כל מידע חסוי ולא למסרו או להעבירו לידי מי שלא הוסמך לכך בכתב על ידכם.</w:t>
      </w:r>
    </w:p>
    <w:p w14:paraId="34FB52FD"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28AB862F"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7477D7C"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6CA5D1AA"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הנני מאשר כי התחייבויותיי הנ"ל תחולנה הן במהלך ביצוע הפרויקט והן לאחריו.</w:t>
      </w:r>
    </w:p>
    <w:p w14:paraId="30695BDF"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54F65041"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בכבוד רב,</w:t>
      </w:r>
    </w:p>
    <w:p w14:paraId="0871AA14" w14:textId="77777777" w:rsidR="009E2846" w:rsidRPr="009E2846" w:rsidRDefault="009E2846" w:rsidP="009E2846">
      <w:pPr>
        <w:widowControl w:val="0"/>
        <w:spacing w:before="0" w:beforeAutospacing="0" w:after="0" w:afterAutospacing="0" w:line="360" w:lineRule="auto"/>
        <w:ind w:left="5040"/>
        <w:jc w:val="both"/>
        <w:rPr>
          <w:rFonts w:ascii="Times New Roman" w:eastAsia="Times New Roman" w:hAnsi="Times New Roman"/>
          <w:sz w:val="24"/>
          <w:rtl/>
          <w:lang w:eastAsia="he-IL"/>
        </w:rPr>
      </w:pPr>
    </w:p>
    <w:p w14:paraId="0B967A4A"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_______________________ </w:t>
      </w:r>
    </w:p>
    <w:p w14:paraId="26DE2521"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9E2846">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460642670"/>
          <w:placeholder>
            <w:docPart w:val="61101281E0C2497FB4987BC36690206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9E2846">
            <w:rPr>
              <w:rFonts w:cstheme="minorBidi"/>
              <w:color w:val="00B0F0"/>
              <w:u w:val="single"/>
              <w:rtl/>
            </w:rPr>
            <w:t>[שם ספק]</w:t>
          </w:r>
        </w:sdtContent>
      </w:sdt>
    </w:p>
    <w:p w14:paraId="334317F7"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p>
    <w:p w14:paraId="2FFB2251"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שם:____________</w:t>
      </w:r>
    </w:p>
    <w:p w14:paraId="5060511F"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ת.ז:____________</w:t>
      </w:r>
    </w:p>
    <w:p w14:paraId="1A14E7FB"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lastRenderedPageBreak/>
        <w:t>כתובת:__________</w:t>
      </w:r>
    </w:p>
    <w:p w14:paraId="2F145A3B" w14:textId="77777777" w:rsidR="009E2846" w:rsidRPr="009E2846" w:rsidRDefault="009E2846" w:rsidP="009E2846">
      <w:pPr>
        <w:widowControl w:val="0"/>
        <w:spacing w:before="0" w:beforeAutospacing="0" w:after="0" w:afterAutospacing="0" w:line="240" w:lineRule="auto"/>
        <w:ind w:left="1151" w:hanging="1151"/>
        <w:jc w:val="both"/>
        <w:rPr>
          <w:rFonts w:ascii="Times New Roman" w:eastAsia="Times New Roman" w:hAnsi="Times New Roman"/>
          <w:bCs/>
          <w:sz w:val="24"/>
          <w:u w:val="single"/>
          <w:rtl/>
          <w:lang w:eastAsia="he-IL"/>
        </w:rPr>
      </w:pPr>
      <w:r w:rsidRPr="009E2846">
        <w:rPr>
          <w:rFonts w:ascii="Times New Roman" w:eastAsia="Times New Roman" w:hAnsi="Times New Roman" w:hint="cs"/>
          <w:sz w:val="24"/>
          <w:highlight w:val="yellow"/>
          <w:rtl/>
          <w:lang w:eastAsia="he-IL"/>
        </w:rPr>
        <w:t>*מחק את המיותר</w:t>
      </w:r>
    </w:p>
    <w:p w14:paraId="3AD65F4D"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9E2846">
        <w:rPr>
          <w:rFonts w:ascii="Times New Roman" w:eastAsia="Times New Roman" w:hAnsi="Times New Roman" w:hint="cs"/>
          <w:bCs/>
          <w:sz w:val="24"/>
          <w:u w:val="single"/>
          <w:rtl/>
          <w:lang w:eastAsia="he-IL"/>
        </w:rPr>
        <w:br w:type="page"/>
      </w:r>
    </w:p>
    <w:p w14:paraId="4D12ECF5"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sz w:val="20"/>
          <w:rtl/>
          <w:lang w:eastAsia="he-IL"/>
        </w:rPr>
      </w:pPr>
      <w:r w:rsidRPr="009E2846">
        <w:rPr>
          <w:rFonts w:ascii="Times New Roman" w:eastAsia="Times New Roman" w:hAnsi="Times New Roman" w:hint="cs"/>
          <w:bCs/>
          <w:sz w:val="20"/>
          <w:u w:val="single"/>
          <w:rtl/>
          <w:lang w:eastAsia="he-IL"/>
        </w:rPr>
        <w:lastRenderedPageBreak/>
        <w:t>נספח "ז"</w:t>
      </w:r>
    </w:p>
    <w:p w14:paraId="6A1940A1"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sz w:val="20"/>
          <w:rtl/>
          <w:lang w:eastAsia="he-IL"/>
        </w:rPr>
      </w:pPr>
    </w:p>
    <w:p w14:paraId="65D14138" w14:textId="77777777" w:rsidR="009E2846" w:rsidRPr="009E2846" w:rsidRDefault="009E2846" w:rsidP="009E2846">
      <w:pPr>
        <w:widowControl w:val="0"/>
        <w:spacing w:before="240" w:beforeAutospacing="0" w:after="60" w:afterAutospacing="0" w:line="240" w:lineRule="auto"/>
        <w:jc w:val="center"/>
        <w:outlineLvl w:val="4"/>
        <w:rPr>
          <w:rFonts w:ascii="Times New Roman" w:eastAsia="Times New Roman" w:hAnsi="Times New Roman"/>
          <w:b/>
          <w:bCs/>
          <w:sz w:val="24"/>
          <w:u w:val="single"/>
          <w:rtl/>
          <w:lang w:eastAsia="he-IL"/>
        </w:rPr>
      </w:pPr>
      <w:r w:rsidRPr="009E2846">
        <w:rPr>
          <w:rFonts w:ascii="Times New Roman" w:eastAsia="Times New Roman" w:hAnsi="Times New Roman" w:hint="cs"/>
          <w:b/>
          <w:bCs/>
          <w:sz w:val="24"/>
          <w:u w:val="single"/>
          <w:rtl/>
          <w:lang w:eastAsia="he-IL"/>
        </w:rPr>
        <w:t>אישור עריכת ביטוח</w:t>
      </w:r>
    </w:p>
    <w:p w14:paraId="27BFEE4B"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09256AC6" w14:textId="77777777" w:rsidR="009E2846" w:rsidRPr="009E2846" w:rsidRDefault="009E2846" w:rsidP="009E2846">
      <w:pPr>
        <w:widowControl w:val="0"/>
        <w:spacing w:before="0" w:beforeAutospacing="0" w:after="0" w:afterAutospacing="0" w:line="240" w:lineRule="auto"/>
        <w:jc w:val="right"/>
        <w:rPr>
          <w:rFonts w:ascii="Times New Roman" w:eastAsia="Times New Roman" w:hAnsi="Times New Roman"/>
          <w:sz w:val="24"/>
          <w:rtl/>
          <w:lang w:eastAsia="he-IL"/>
        </w:rPr>
      </w:pPr>
      <w:r w:rsidRPr="009E2846">
        <w:rPr>
          <w:rFonts w:ascii="Times New Roman" w:eastAsia="Times New Roman" w:hAnsi="Times New Roman" w:hint="eastAsia"/>
          <w:sz w:val="24"/>
          <w:rtl/>
          <w:lang w:eastAsia="he-IL"/>
        </w:rPr>
        <w:t>תאריך</w:t>
      </w:r>
      <w:r w:rsidRPr="009E2846">
        <w:rPr>
          <w:rFonts w:ascii="Times New Roman" w:eastAsia="Times New Roman" w:hAnsi="Times New Roman"/>
          <w:sz w:val="24"/>
          <w:rtl/>
          <w:lang w:eastAsia="he-IL"/>
        </w:rPr>
        <w:t>: ________________</w:t>
      </w:r>
    </w:p>
    <w:p w14:paraId="7B7DD1E4"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r w:rsidRPr="009E2846">
        <w:rPr>
          <w:rFonts w:ascii="Times New Roman" w:eastAsia="Times New Roman" w:hAnsi="Times New Roman" w:hint="eastAsia"/>
          <w:sz w:val="24"/>
          <w:rtl/>
          <w:lang w:eastAsia="he-IL"/>
        </w:rPr>
        <w:t>לכבוד</w:t>
      </w:r>
    </w:p>
    <w:sdt>
      <w:sdtPr>
        <w:rPr>
          <w:rFonts w:ascii="Times New Roman" w:eastAsia="Times New Roman" w:hAnsi="Times New Roman" w:hint="cs"/>
          <w:sz w:val="24"/>
          <w:u w:val="single"/>
          <w:rtl/>
          <w:lang w:eastAsia="he-IL"/>
        </w:rPr>
        <w:alias w:val="צד א בחוזה"/>
        <w:tag w:val="cntTzadA"/>
        <w:id w:val="-1564100711"/>
        <w:placeholder>
          <w:docPart w:val="377D578778784D6C8DC7D347D1E3E59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default"/>
        </w:rPr>
      </w:sdtEndPr>
      <w:sdtContent>
        <w:p w14:paraId="24EA1F3A" w14:textId="77777777" w:rsidR="009E2846" w:rsidRPr="009E2846" w:rsidRDefault="00CD055C" w:rsidP="009E2846">
          <w:pPr>
            <w:widowControl w:val="0"/>
            <w:spacing w:before="0" w:beforeAutospacing="0" w:after="0" w:afterAutospacing="0" w:line="240" w:lineRule="auto"/>
            <w:rPr>
              <w:rFonts w:ascii="Times New Roman" w:eastAsia="Times New Roman" w:hAnsi="Times New Roman"/>
              <w:sz w:val="24"/>
              <w:u w:val="single"/>
              <w:rtl/>
              <w:lang w:eastAsia="he-IL"/>
            </w:rPr>
          </w:pPr>
          <w:ins w:id="42" w:author="גרמן קגנובסקי" w:date="2020-05-12T13:11:00Z">
            <w:r>
              <w:rPr>
                <w:rFonts w:ascii="Times New Roman" w:eastAsia="Times New Roman" w:hAnsi="Times New Roman" w:hint="cs"/>
                <w:sz w:val="24"/>
                <w:u w:val="single"/>
                <w:rtl/>
                <w:lang w:eastAsia="he-IL"/>
              </w:rPr>
              <w:br/>
              <w:t>אפריקה ישראל מגורים בע"מ</w:t>
            </w:r>
            <w:r>
              <w:rPr>
                <w:rFonts w:ascii="Times New Roman" w:eastAsia="Times New Roman" w:hAnsi="Times New Roman" w:hint="cs"/>
                <w:sz w:val="24"/>
                <w:u w:val="single"/>
                <w:rtl/>
                <w:lang w:eastAsia="he-IL"/>
              </w:rPr>
              <w:br/>
              <w:t>יוני נתניהו 1 ג' אור יהודה</w:t>
            </w:r>
            <w:r>
              <w:rPr>
                <w:rFonts w:ascii="Times New Roman" w:eastAsia="Times New Roman" w:hAnsi="Times New Roman" w:hint="cs"/>
                <w:sz w:val="24"/>
                <w:u w:val="single"/>
                <w:rtl/>
                <w:lang w:eastAsia="he-IL"/>
              </w:rPr>
              <w:br/>
              <w:t>מ.ז 52-003476-0</w:t>
            </w:r>
            <w:r>
              <w:rPr>
                <w:rFonts w:ascii="Times New Roman" w:eastAsia="Times New Roman" w:hAnsi="Times New Roman" w:hint="cs"/>
                <w:sz w:val="24"/>
                <w:u w:val="single"/>
                <w:rtl/>
                <w:lang w:eastAsia="he-IL"/>
              </w:rPr>
              <w:br/>
            </w:r>
          </w:ins>
        </w:p>
      </w:sdtContent>
    </w:sdt>
    <w:p w14:paraId="44BCB03D" w14:textId="77777777" w:rsidR="009E2846" w:rsidRPr="009E2846" w:rsidRDefault="009E2846" w:rsidP="009E2846">
      <w:pPr>
        <w:keepNext/>
        <w:widowControl w:val="0"/>
        <w:spacing w:before="240" w:beforeAutospacing="0" w:after="60" w:afterAutospacing="0" w:line="240" w:lineRule="auto"/>
        <w:outlineLvl w:val="3"/>
        <w:rPr>
          <w:rFonts w:ascii="Calibri" w:eastAsia="Times New Roman" w:hAnsi="Calibri"/>
          <w:sz w:val="24"/>
          <w:rtl/>
          <w:lang w:eastAsia="he-IL"/>
        </w:rPr>
      </w:pPr>
      <w:r w:rsidRPr="009E2846">
        <w:rPr>
          <w:rFonts w:ascii="Calibri" w:eastAsia="Times New Roman" w:hAnsi="Calibri"/>
          <w:sz w:val="24"/>
          <w:rtl/>
          <w:lang w:eastAsia="he-IL"/>
        </w:rPr>
        <w:t xml:space="preserve">(להלן: </w:t>
      </w:r>
      <w:r w:rsidRPr="009E2846">
        <w:rPr>
          <w:rFonts w:ascii="Calibri" w:eastAsia="Times New Roman" w:hAnsi="Calibri"/>
          <w:b/>
          <w:bCs/>
          <w:sz w:val="24"/>
          <w:rtl/>
          <w:lang w:eastAsia="he-IL"/>
        </w:rPr>
        <w:t>"</w:t>
      </w:r>
      <w:r w:rsidRPr="009E2846">
        <w:rPr>
          <w:rFonts w:ascii="Calibri" w:eastAsia="Times New Roman" w:hAnsi="Calibri" w:hint="cs"/>
          <w:b/>
          <w:bCs/>
          <w:sz w:val="24"/>
          <w:rtl/>
          <w:lang w:eastAsia="he-IL"/>
        </w:rPr>
        <w:t>החברה</w:t>
      </w:r>
      <w:r w:rsidRPr="009E2846">
        <w:rPr>
          <w:rFonts w:ascii="Calibri" w:eastAsia="Times New Roman" w:hAnsi="Calibri"/>
          <w:b/>
          <w:bCs/>
          <w:sz w:val="24"/>
          <w:rtl/>
          <w:lang w:eastAsia="he-IL"/>
        </w:rPr>
        <w:t>"</w:t>
      </w:r>
      <w:r w:rsidRPr="009E2846">
        <w:rPr>
          <w:rFonts w:ascii="Calibri" w:eastAsia="Times New Roman" w:hAnsi="Calibri"/>
          <w:sz w:val="24"/>
          <w:rtl/>
          <w:lang w:eastAsia="he-IL"/>
        </w:rPr>
        <w:t>)</w:t>
      </w:r>
    </w:p>
    <w:p w14:paraId="15C1E888"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4B02711D"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roofErr w:type="spellStart"/>
      <w:r w:rsidRPr="009E2846">
        <w:rPr>
          <w:rFonts w:ascii="Times New Roman" w:eastAsia="Times New Roman" w:hAnsi="Times New Roman" w:hint="eastAsia"/>
          <w:sz w:val="24"/>
          <w:rtl/>
          <w:lang w:eastAsia="he-IL"/>
        </w:rPr>
        <w:t>א</w:t>
      </w:r>
      <w:r w:rsidRPr="009E2846">
        <w:rPr>
          <w:rFonts w:ascii="Times New Roman" w:eastAsia="Times New Roman" w:hAnsi="Times New Roman"/>
          <w:sz w:val="24"/>
          <w:rtl/>
          <w:lang w:eastAsia="he-IL"/>
        </w:rPr>
        <w:t>.ג.נ</w:t>
      </w:r>
      <w:proofErr w:type="spellEnd"/>
      <w:r w:rsidRPr="009E2846">
        <w:rPr>
          <w:rFonts w:ascii="Times New Roman" w:eastAsia="Times New Roman" w:hAnsi="Times New Roman"/>
          <w:sz w:val="24"/>
          <w:rtl/>
          <w:lang w:eastAsia="he-IL"/>
        </w:rPr>
        <w:t>.,</w:t>
      </w:r>
    </w:p>
    <w:p w14:paraId="37BA38DB" w14:textId="77777777" w:rsidR="009E2846" w:rsidRPr="009E2846" w:rsidRDefault="009E2846" w:rsidP="009E2846">
      <w:pPr>
        <w:widowControl w:val="0"/>
        <w:spacing w:before="0" w:beforeAutospacing="0" w:after="0" w:afterAutospacing="0" w:line="240" w:lineRule="auto"/>
        <w:ind w:left="720"/>
        <w:rPr>
          <w:rFonts w:ascii="Times New Roman" w:eastAsia="Times New Roman" w:hAnsi="Times New Roman"/>
          <w:sz w:val="24"/>
          <w:rtl/>
          <w:lang w:eastAsia="he-IL"/>
        </w:rPr>
      </w:pPr>
    </w:p>
    <w:p w14:paraId="7E2402CB" w14:textId="77777777" w:rsidR="009E2846" w:rsidRPr="009E2846" w:rsidRDefault="009E2846" w:rsidP="009E2846">
      <w:pPr>
        <w:widowControl w:val="0"/>
        <w:spacing w:before="0" w:beforeAutospacing="0" w:after="0" w:afterAutospacing="0" w:line="240" w:lineRule="auto"/>
        <w:ind w:left="720"/>
        <w:rPr>
          <w:rFonts w:ascii="Times New Roman" w:eastAsia="Times New Roman" w:hAnsi="Times New Roman"/>
          <w:sz w:val="24"/>
          <w:rtl/>
          <w:lang w:eastAsia="he-IL"/>
        </w:rPr>
      </w:pPr>
      <w:r w:rsidRPr="009E2846">
        <w:rPr>
          <w:rFonts w:ascii="Times New Roman" w:eastAsia="Times New Roman" w:hAnsi="Times New Roman" w:hint="eastAsia"/>
          <w:sz w:val="24"/>
          <w:rtl/>
          <w:lang w:eastAsia="he-IL"/>
        </w:rPr>
        <w:t>הנדון</w:t>
      </w:r>
      <w:r w:rsidRPr="009E2846">
        <w:rPr>
          <w:rFonts w:ascii="Times New Roman" w:eastAsia="Times New Roman" w:hAnsi="Times New Roman"/>
          <w:sz w:val="24"/>
          <w:rtl/>
          <w:lang w:eastAsia="he-IL"/>
        </w:rPr>
        <w:t>:</w:t>
      </w:r>
      <w:r w:rsidRPr="009E2846">
        <w:rPr>
          <w:rFonts w:ascii="Times New Roman" w:eastAsia="Times New Roman" w:hAnsi="Times New Roman"/>
          <w:sz w:val="24"/>
          <w:rtl/>
          <w:lang w:eastAsia="he-IL"/>
        </w:rPr>
        <w:tab/>
      </w:r>
      <w:r w:rsidRPr="009E2846">
        <w:rPr>
          <w:rFonts w:ascii="Times New Roman" w:eastAsia="Times New Roman" w:hAnsi="Times New Roman" w:hint="eastAsia"/>
          <w:sz w:val="24"/>
          <w:rtl/>
          <w:lang w:eastAsia="he-IL"/>
        </w:rPr>
        <w:t>מבוטחנו</w:t>
      </w:r>
      <w:r w:rsidRPr="009E2846">
        <w:rPr>
          <w:rFonts w:ascii="Times New Roman" w:eastAsia="Times New Roman" w:hAnsi="Times New Roman"/>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611473901"/>
          <w:placeholder>
            <w:docPart w:val="3436DE5F1EC84D8B80563EBE88C70AC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9E2846">
            <w:rPr>
              <w:rFonts w:cstheme="minorBidi"/>
              <w:color w:val="00B0F0"/>
              <w:u w:val="single"/>
              <w:rtl/>
            </w:rPr>
            <w:t>[שם ספק]</w:t>
          </w:r>
        </w:sdtContent>
      </w:sdt>
      <w:r w:rsidRPr="009E2846">
        <w:rPr>
          <w:rFonts w:ascii="Times New Roman" w:eastAsia="Times New Roman" w:hAnsi="Times New Roman"/>
          <w:sz w:val="24"/>
          <w:rtl/>
          <w:lang w:eastAsia="he-IL"/>
        </w:rPr>
        <w:t xml:space="preserve"> (להלן: </w:t>
      </w:r>
      <w:r w:rsidRPr="009E2846">
        <w:rPr>
          <w:rFonts w:ascii="Times New Roman" w:eastAsia="Times New Roman" w:hAnsi="Times New Roman"/>
          <w:b/>
          <w:bCs/>
          <w:sz w:val="24"/>
          <w:rtl/>
          <w:lang w:eastAsia="he-IL"/>
        </w:rPr>
        <w:t>"</w:t>
      </w:r>
      <w:r w:rsidRPr="009E2846">
        <w:rPr>
          <w:rFonts w:ascii="Times New Roman" w:eastAsia="Times New Roman" w:hAnsi="Times New Roman" w:hint="eastAsia"/>
          <w:b/>
          <w:bCs/>
          <w:sz w:val="24"/>
          <w:rtl/>
          <w:lang w:eastAsia="he-IL"/>
        </w:rPr>
        <w:t>היועץ</w:t>
      </w:r>
      <w:r w:rsidRPr="009E2846">
        <w:rPr>
          <w:rFonts w:ascii="Times New Roman" w:eastAsia="Times New Roman" w:hAnsi="Times New Roman"/>
          <w:b/>
          <w:bCs/>
          <w:sz w:val="24"/>
          <w:rtl/>
          <w:lang w:eastAsia="he-IL"/>
        </w:rPr>
        <w:t>"</w:t>
      </w:r>
      <w:r w:rsidRPr="009E2846">
        <w:rPr>
          <w:rFonts w:ascii="Times New Roman" w:eastAsia="Times New Roman" w:hAnsi="Times New Roman"/>
          <w:sz w:val="24"/>
          <w:rtl/>
          <w:lang w:eastAsia="he-IL"/>
        </w:rPr>
        <w:t>)</w:t>
      </w:r>
    </w:p>
    <w:p w14:paraId="468C32C3" w14:textId="77777777" w:rsidR="009E2846" w:rsidRPr="009E2846" w:rsidRDefault="009E2846" w:rsidP="009E2846">
      <w:pPr>
        <w:widowControl w:val="0"/>
        <w:spacing w:before="0" w:beforeAutospacing="0" w:after="0" w:afterAutospacing="0" w:line="240" w:lineRule="auto"/>
        <w:ind w:left="720"/>
        <w:rPr>
          <w:rFonts w:ascii="Times New Roman" w:eastAsia="Times New Roman" w:hAnsi="Times New Roman"/>
          <w:sz w:val="24"/>
          <w:rtl/>
          <w:lang w:eastAsia="he-IL"/>
        </w:rPr>
      </w:pPr>
      <w:r w:rsidRPr="009E2846">
        <w:rPr>
          <w:rFonts w:ascii="Times New Roman" w:eastAsia="Times New Roman" w:hAnsi="Times New Roman"/>
          <w:sz w:val="24"/>
          <w:rtl/>
          <w:lang w:eastAsia="he-IL"/>
        </w:rPr>
        <w:tab/>
      </w:r>
      <w:r w:rsidRPr="009E2846">
        <w:rPr>
          <w:rFonts w:ascii="Times New Roman" w:eastAsia="Times New Roman" w:hAnsi="Times New Roman" w:hint="eastAsia"/>
          <w:sz w:val="24"/>
          <w:rtl/>
          <w:lang w:eastAsia="he-IL"/>
        </w:rPr>
        <w:t>אישור</w:t>
      </w:r>
      <w:r w:rsidRPr="009E2846">
        <w:rPr>
          <w:rFonts w:ascii="Times New Roman" w:eastAsia="Times New Roman" w:hAnsi="Times New Roman"/>
          <w:sz w:val="24"/>
          <w:rtl/>
          <w:lang w:eastAsia="he-IL"/>
        </w:rPr>
        <w:t xml:space="preserve"> עריכת פוליסות ביטוח בקשר להסכם מיום </w:t>
      </w:r>
      <w:sdt>
        <w:sdtPr>
          <w:rPr>
            <w:rFonts w:ascii="Times New Roman" w:eastAsia="Times New Roman" w:hAnsi="Times New Roman"/>
            <w:sz w:val="24"/>
            <w:rtl/>
            <w:lang w:eastAsia="he-IL"/>
          </w:rPr>
          <w:alias w:val="תאריך חתימת חוזה"/>
          <w:tag w:val="cntSignDate"/>
          <w:id w:val="-795063597"/>
          <w:placeholder>
            <w:docPart w:val="D9B29B74ED6045C38A63BF0C3CADAF5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Pr="009E2846">
            <w:rPr>
              <w:rFonts w:cstheme="minorBidi"/>
              <w:color w:val="00B0F0"/>
              <w:rtl/>
            </w:rPr>
            <w:t>[תאריך חתימת חוזה]</w:t>
          </w:r>
        </w:sdtContent>
      </w:sdt>
    </w:p>
    <w:p w14:paraId="0B8436FD" w14:textId="77777777" w:rsidR="009E2846" w:rsidRPr="009E2846" w:rsidRDefault="009E2846" w:rsidP="009E2846">
      <w:pPr>
        <w:widowControl w:val="0"/>
        <w:spacing w:before="0" w:beforeAutospacing="0" w:after="0" w:afterAutospacing="0" w:line="240" w:lineRule="auto"/>
        <w:ind w:left="1440"/>
        <w:rPr>
          <w:rFonts w:ascii="Times New Roman" w:eastAsia="Times New Roman" w:hAnsi="Times New Roman"/>
          <w:sz w:val="24"/>
          <w:rtl/>
          <w:lang w:eastAsia="he-IL"/>
        </w:rPr>
      </w:pPr>
      <w:r w:rsidRPr="009E2846">
        <w:rPr>
          <w:rFonts w:ascii="Times New Roman" w:eastAsia="Times New Roman" w:hAnsi="Times New Roman" w:hint="eastAsia"/>
          <w:sz w:val="24"/>
          <w:rtl/>
          <w:lang w:eastAsia="he-IL"/>
        </w:rPr>
        <w:t>בין</w:t>
      </w:r>
      <w:r w:rsidRPr="009E2846">
        <w:rPr>
          <w:rFonts w:ascii="Times New Roman" w:eastAsia="Times New Roman" w:hAnsi="Times New Roman"/>
          <w:sz w:val="24"/>
          <w:rtl/>
          <w:lang w:eastAsia="he-IL"/>
        </w:rPr>
        <w:t xml:space="preserve"> </w:t>
      </w:r>
      <w:r w:rsidRPr="009E2846">
        <w:rPr>
          <w:rFonts w:ascii="Times New Roman" w:eastAsia="Times New Roman" w:hAnsi="Times New Roman" w:hint="cs"/>
          <w:b/>
          <w:bCs/>
          <w:sz w:val="24"/>
          <w:rtl/>
          <w:lang w:eastAsia="he-IL"/>
        </w:rPr>
        <w:t>החברה</w:t>
      </w:r>
      <w:r w:rsidRPr="009E2846">
        <w:rPr>
          <w:rFonts w:ascii="Times New Roman" w:eastAsia="Times New Roman" w:hAnsi="Times New Roman" w:hint="cs"/>
          <w:sz w:val="24"/>
          <w:rtl/>
          <w:lang w:eastAsia="he-IL"/>
        </w:rPr>
        <w:t xml:space="preserve">  </w:t>
      </w:r>
      <w:r w:rsidRPr="009E2846">
        <w:rPr>
          <w:rFonts w:ascii="Times New Roman" w:eastAsia="Times New Roman" w:hAnsi="Times New Roman"/>
          <w:sz w:val="24"/>
          <w:rtl/>
          <w:lang w:eastAsia="he-IL"/>
        </w:rPr>
        <w:t>לבין היועץ</w:t>
      </w:r>
      <w:r w:rsidRPr="009E2846">
        <w:rPr>
          <w:rFonts w:ascii="Times New Roman" w:eastAsia="Times New Roman" w:hAnsi="Times New Roman" w:hint="cs"/>
          <w:sz w:val="24"/>
          <w:rtl/>
          <w:lang w:eastAsia="he-IL"/>
        </w:rPr>
        <w:t>,</w:t>
      </w:r>
      <w:r w:rsidRPr="009E2846">
        <w:rPr>
          <w:rFonts w:ascii="Times New Roman" w:eastAsia="Times New Roman" w:hAnsi="Times New Roman"/>
          <w:sz w:val="24"/>
          <w:rtl/>
          <w:lang w:eastAsia="he-IL"/>
        </w:rPr>
        <w:t xml:space="preserve"> ל</w:t>
      </w:r>
      <w:r w:rsidRPr="009E2846">
        <w:rPr>
          <w:rFonts w:ascii="Times New Roman" w:eastAsia="Times New Roman" w:hAnsi="Times New Roman" w:hint="cs"/>
          <w:sz w:val="24"/>
          <w:rtl/>
          <w:lang w:eastAsia="he-IL"/>
        </w:rPr>
        <w:t xml:space="preserve">מתן שירותי </w:t>
      </w:r>
      <w:sdt>
        <w:sdtPr>
          <w:rPr>
            <w:rFonts w:ascii="Times New Roman" w:eastAsia="Times New Roman" w:hAnsi="Times New Roman" w:hint="cs"/>
            <w:sz w:val="24"/>
            <w:rtl/>
            <w:lang w:eastAsia="he-IL"/>
          </w:rPr>
          <w:alias w:val="תיאור עבודה"/>
          <w:tag w:val="cntJobDesc"/>
          <w:id w:val="996229344"/>
          <w:placeholder>
            <w:docPart w:val="DD4E34B200A54623876962F1DA12B63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43" w:author="גרמן קגנובסקי" w:date="2020-05-12T13:11:00Z">
            <w:r w:rsidR="00CD055C">
              <w:rPr>
                <w:rFonts w:ascii="Times New Roman" w:eastAsia="Times New Roman" w:hAnsi="Times New Roman" w:hint="cs"/>
                <w:sz w:val="24"/>
                <w:rtl/>
                <w:lang w:eastAsia="he-IL"/>
              </w:rPr>
              <w:t xml:space="preserve">הקמה 150 </w:t>
            </w:r>
            <w:proofErr w:type="spellStart"/>
            <w:r w:rsidR="00CD055C">
              <w:rPr>
                <w:rFonts w:ascii="Times New Roman" w:eastAsia="Times New Roman" w:hAnsi="Times New Roman" w:hint="cs"/>
                <w:sz w:val="24"/>
                <w:rtl/>
                <w:lang w:eastAsia="he-IL"/>
              </w:rPr>
              <w:t>יח</w:t>
            </w:r>
            <w:proofErr w:type="spellEnd"/>
            <w:r w:rsidR="00CD055C">
              <w:rPr>
                <w:rFonts w:ascii="Times New Roman" w:eastAsia="Times New Roman" w:hAnsi="Times New Roman" w:hint="cs"/>
                <w:sz w:val="24"/>
                <w:rtl/>
                <w:lang w:eastAsia="he-IL"/>
              </w:rPr>
              <w:t>''ד ומסחר</w:t>
            </w:r>
          </w:ins>
        </w:sdtContent>
      </w:sdt>
      <w:r w:rsidRPr="009E2846">
        <w:rPr>
          <w:rFonts w:ascii="Times New Roman" w:eastAsia="Times New Roman" w:hAnsi="Times New Roman" w:hint="cs"/>
          <w:sz w:val="24"/>
          <w:rtl/>
          <w:lang w:eastAsia="he-IL"/>
        </w:rPr>
        <w:t xml:space="preserve"> </w:t>
      </w:r>
    </w:p>
    <w:p w14:paraId="6A3E3AB6" w14:textId="77777777" w:rsidR="009E2846" w:rsidRPr="009E2846" w:rsidRDefault="009E2846" w:rsidP="009E2846">
      <w:pPr>
        <w:widowControl w:val="0"/>
        <w:spacing w:before="0" w:beforeAutospacing="0" w:after="0" w:afterAutospacing="0" w:line="240" w:lineRule="auto"/>
        <w:ind w:left="720" w:firstLine="720"/>
        <w:rPr>
          <w:rFonts w:ascii="Times New Roman" w:eastAsia="Times New Roman" w:hAnsi="Times New Roman"/>
          <w:sz w:val="24"/>
          <w:rtl/>
          <w:lang w:eastAsia="he-IL"/>
        </w:rPr>
      </w:pPr>
      <w:r w:rsidRPr="009E2846">
        <w:rPr>
          <w:rFonts w:ascii="Times New Roman" w:eastAsia="Times New Roman" w:hAnsi="Times New Roman"/>
          <w:sz w:val="24"/>
          <w:rtl/>
          <w:lang w:eastAsia="he-IL"/>
        </w:rPr>
        <w:t xml:space="preserve"> (להלן: </w:t>
      </w:r>
      <w:r w:rsidRPr="009E2846">
        <w:rPr>
          <w:rFonts w:ascii="Times New Roman" w:eastAsia="Times New Roman" w:hAnsi="Times New Roman"/>
          <w:b/>
          <w:bCs/>
          <w:sz w:val="24"/>
          <w:rtl/>
          <w:lang w:eastAsia="he-IL"/>
        </w:rPr>
        <w:t>"</w:t>
      </w:r>
      <w:r w:rsidRPr="009E2846">
        <w:rPr>
          <w:rFonts w:ascii="Times New Roman" w:eastAsia="Times New Roman" w:hAnsi="Times New Roman" w:hint="eastAsia"/>
          <w:b/>
          <w:bCs/>
          <w:sz w:val="24"/>
          <w:rtl/>
          <w:lang w:eastAsia="he-IL"/>
        </w:rPr>
        <w:t>ה</w:t>
      </w:r>
      <w:r w:rsidRPr="009E2846">
        <w:rPr>
          <w:rFonts w:ascii="Times New Roman" w:eastAsia="Times New Roman" w:hAnsi="Times New Roman" w:hint="cs"/>
          <w:b/>
          <w:bCs/>
          <w:sz w:val="24"/>
          <w:rtl/>
          <w:lang w:eastAsia="he-IL"/>
        </w:rPr>
        <w:t>שירותים</w:t>
      </w:r>
      <w:r w:rsidRPr="009E2846">
        <w:rPr>
          <w:rFonts w:ascii="Times New Roman" w:eastAsia="Times New Roman" w:hAnsi="Times New Roman"/>
          <w:b/>
          <w:bCs/>
          <w:sz w:val="24"/>
          <w:rtl/>
          <w:lang w:eastAsia="he-IL"/>
        </w:rPr>
        <w:t xml:space="preserve">" </w:t>
      </w:r>
      <w:r w:rsidRPr="009E2846">
        <w:rPr>
          <w:rFonts w:ascii="Times New Roman" w:eastAsia="Times New Roman" w:hAnsi="Times New Roman" w:hint="eastAsia"/>
          <w:sz w:val="24"/>
          <w:rtl/>
          <w:lang w:eastAsia="he-IL"/>
        </w:rPr>
        <w:t>ו</w:t>
      </w:r>
      <w:r w:rsidRPr="009E2846">
        <w:rPr>
          <w:rFonts w:ascii="Times New Roman" w:eastAsia="Times New Roman" w:hAnsi="Times New Roman"/>
          <w:sz w:val="24"/>
          <w:rtl/>
          <w:lang w:eastAsia="he-IL"/>
        </w:rPr>
        <w:t xml:space="preserve">/או </w:t>
      </w:r>
      <w:r w:rsidRPr="009E2846">
        <w:rPr>
          <w:rFonts w:ascii="Times New Roman" w:eastAsia="Times New Roman" w:hAnsi="Times New Roman"/>
          <w:b/>
          <w:bCs/>
          <w:sz w:val="24"/>
          <w:rtl/>
          <w:lang w:eastAsia="he-IL"/>
        </w:rPr>
        <w:t>"</w:t>
      </w:r>
      <w:r w:rsidRPr="009E2846">
        <w:rPr>
          <w:rFonts w:ascii="Times New Roman" w:eastAsia="Times New Roman" w:hAnsi="Times New Roman" w:hint="eastAsia"/>
          <w:b/>
          <w:bCs/>
          <w:sz w:val="24"/>
          <w:rtl/>
          <w:lang w:eastAsia="he-IL"/>
        </w:rPr>
        <w:t>ההסכם</w:t>
      </w:r>
      <w:r w:rsidRPr="009E2846">
        <w:rPr>
          <w:rFonts w:ascii="Times New Roman" w:eastAsia="Times New Roman" w:hAnsi="Times New Roman"/>
          <w:b/>
          <w:bCs/>
          <w:sz w:val="24"/>
          <w:rtl/>
          <w:lang w:eastAsia="he-IL"/>
        </w:rPr>
        <w:t>"</w:t>
      </w:r>
      <w:r w:rsidRPr="009E2846">
        <w:rPr>
          <w:rFonts w:ascii="Times New Roman" w:eastAsia="Times New Roman" w:hAnsi="Times New Roman"/>
          <w:sz w:val="24"/>
          <w:rtl/>
          <w:lang w:eastAsia="he-IL"/>
        </w:rPr>
        <w:t xml:space="preserve">, </w:t>
      </w:r>
      <w:r w:rsidRPr="009E2846">
        <w:rPr>
          <w:rFonts w:ascii="Times New Roman" w:eastAsia="Times New Roman" w:hAnsi="Times New Roman" w:hint="eastAsia"/>
          <w:sz w:val="24"/>
          <w:rtl/>
          <w:lang w:eastAsia="he-IL"/>
        </w:rPr>
        <w:t>לפי</w:t>
      </w:r>
      <w:r w:rsidRPr="009E2846">
        <w:rPr>
          <w:rFonts w:ascii="Times New Roman" w:eastAsia="Times New Roman" w:hAnsi="Times New Roman"/>
          <w:sz w:val="24"/>
          <w:rtl/>
          <w:lang w:eastAsia="he-IL"/>
        </w:rPr>
        <w:t xml:space="preserve"> העניין)</w:t>
      </w:r>
    </w:p>
    <w:p w14:paraId="705F37CC"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0FEC8B97"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lang w:eastAsia="he-IL"/>
        </w:rPr>
      </w:pPr>
    </w:p>
    <w:p w14:paraId="00B3EAB7"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r w:rsidRPr="009E2846">
        <w:rPr>
          <w:rFonts w:ascii="Times New Roman" w:eastAsia="Times New Roman" w:hAnsi="Times New Roman" w:hint="eastAsia"/>
          <w:sz w:val="24"/>
          <w:rtl/>
          <w:lang w:eastAsia="he-IL"/>
        </w:rPr>
        <w:t>הננו</w:t>
      </w:r>
      <w:r w:rsidRPr="009E2846">
        <w:rPr>
          <w:rFonts w:ascii="Times New Roman" w:eastAsia="Times New Roman" w:hAnsi="Times New Roman"/>
          <w:sz w:val="24"/>
          <w:rtl/>
          <w:lang w:eastAsia="he-IL"/>
        </w:rPr>
        <w:t xml:space="preserve"> מאשרים בזאת כי החל מיום ________ ועד ליום ________ ערכנו את הביטוחים המפורטים להלן בגין פעילות ה</w:t>
      </w:r>
      <w:r w:rsidRPr="009E2846">
        <w:rPr>
          <w:rFonts w:ascii="Times New Roman" w:eastAsia="Times New Roman" w:hAnsi="Times New Roman" w:hint="cs"/>
          <w:sz w:val="24"/>
          <w:rtl/>
          <w:lang w:eastAsia="he-IL"/>
        </w:rPr>
        <w:t>יועץ</w:t>
      </w:r>
      <w:r w:rsidRPr="009E2846">
        <w:rPr>
          <w:rFonts w:ascii="Times New Roman" w:eastAsia="Times New Roman" w:hAnsi="Times New Roman"/>
          <w:sz w:val="24"/>
          <w:rtl/>
          <w:lang w:eastAsia="he-IL"/>
        </w:rPr>
        <w:t xml:space="preserve">, </w:t>
      </w:r>
      <w:r w:rsidRPr="009E2846">
        <w:rPr>
          <w:rFonts w:ascii="Times New Roman" w:eastAsia="Times New Roman" w:hAnsi="Times New Roman" w:hint="eastAsia"/>
          <w:sz w:val="24"/>
          <w:rtl/>
          <w:lang w:eastAsia="he-IL"/>
        </w:rPr>
        <w:t>לרבות</w:t>
      </w:r>
      <w:r w:rsidRPr="009E2846">
        <w:rPr>
          <w:rFonts w:ascii="Times New Roman" w:eastAsia="Times New Roman" w:hAnsi="Times New Roman"/>
          <w:sz w:val="24"/>
          <w:rtl/>
          <w:lang w:eastAsia="he-IL"/>
        </w:rPr>
        <w:t xml:space="preserve"> ב</w:t>
      </w:r>
      <w:r w:rsidRPr="009E2846">
        <w:rPr>
          <w:rFonts w:ascii="Times New Roman" w:eastAsia="Times New Roman" w:hAnsi="Times New Roman" w:hint="cs"/>
          <w:sz w:val="24"/>
          <w:rtl/>
          <w:lang w:eastAsia="he-IL"/>
        </w:rPr>
        <w:t xml:space="preserve">גין השירותים </w:t>
      </w:r>
      <w:r w:rsidRPr="009E2846">
        <w:rPr>
          <w:rFonts w:ascii="Times New Roman" w:eastAsia="Times New Roman" w:hAnsi="Times New Roman" w:hint="cs"/>
          <w:b/>
          <w:bCs/>
          <w:sz w:val="24"/>
          <w:rtl/>
          <w:lang w:eastAsia="he-IL"/>
        </w:rPr>
        <w:t>לחברה</w:t>
      </w:r>
      <w:r w:rsidRPr="009E2846">
        <w:rPr>
          <w:rFonts w:ascii="Times New Roman" w:eastAsia="Times New Roman" w:hAnsi="Times New Roman"/>
          <w:sz w:val="24"/>
          <w:rtl/>
          <w:lang w:eastAsia="he-IL"/>
        </w:rPr>
        <w:t>:-</w:t>
      </w:r>
    </w:p>
    <w:p w14:paraId="11400D34"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61474980"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06DB8F07" w14:textId="77777777" w:rsidR="009E2846" w:rsidRPr="009E2846" w:rsidRDefault="009E2846" w:rsidP="009E2846">
      <w:pPr>
        <w:keepNext/>
        <w:widowControl w:val="0"/>
        <w:numPr>
          <w:ilvl w:val="0"/>
          <w:numId w:val="22"/>
        </w:numPr>
        <w:spacing w:before="0" w:beforeAutospacing="0" w:after="0" w:afterAutospacing="0" w:line="240" w:lineRule="auto"/>
        <w:outlineLvl w:val="0"/>
        <w:rPr>
          <w:rFonts w:ascii="Calibri Light" w:eastAsia="Times New Roman" w:hAnsi="Calibri Light"/>
          <w:kern w:val="32"/>
          <w:sz w:val="24"/>
          <w:rtl/>
          <w:lang w:eastAsia="he-IL"/>
        </w:rPr>
      </w:pPr>
      <w:r w:rsidRPr="009E2846">
        <w:rPr>
          <w:rFonts w:ascii="Calibri Light" w:eastAsia="Times New Roman" w:hAnsi="Calibri Light" w:hint="eastAsia"/>
          <w:kern w:val="32"/>
          <w:sz w:val="24"/>
          <w:u w:val="single"/>
          <w:rtl/>
          <w:lang w:eastAsia="he-IL"/>
        </w:rPr>
        <w:t>ביטוח</w:t>
      </w:r>
      <w:r w:rsidRPr="009E2846">
        <w:rPr>
          <w:rFonts w:ascii="Calibri Light" w:eastAsia="Times New Roman" w:hAnsi="Calibri Light"/>
          <w:kern w:val="32"/>
          <w:sz w:val="24"/>
          <w:u w:val="single"/>
          <w:rtl/>
          <w:lang w:eastAsia="he-IL"/>
        </w:rPr>
        <w:t xml:space="preserve"> אחריות מקצועית</w:t>
      </w:r>
      <w:r w:rsidRPr="009E2846">
        <w:rPr>
          <w:rFonts w:ascii="Calibri Light" w:eastAsia="Times New Roman" w:hAnsi="Calibri Light" w:hint="cs"/>
          <w:kern w:val="32"/>
          <w:sz w:val="24"/>
          <w:rtl/>
          <w:lang w:eastAsia="he-IL"/>
        </w:rPr>
        <w:t xml:space="preserve">  - מ.פ. ______________________</w:t>
      </w:r>
    </w:p>
    <w:p w14:paraId="300AC155" w14:textId="77777777" w:rsidR="009E2846" w:rsidRPr="009E2846" w:rsidRDefault="009E2846" w:rsidP="009E2846">
      <w:pPr>
        <w:keepNext/>
        <w:widowControl w:val="0"/>
        <w:spacing w:before="240" w:beforeAutospacing="0" w:after="60" w:afterAutospacing="0" w:line="240" w:lineRule="auto"/>
        <w:ind w:left="720"/>
        <w:outlineLvl w:val="0"/>
        <w:rPr>
          <w:rFonts w:ascii="Calibri Light" w:eastAsia="Arial Unicode MS" w:hAnsi="Calibri Light"/>
          <w:kern w:val="32"/>
          <w:sz w:val="24"/>
          <w:rtl/>
          <w:lang w:eastAsia="he-IL"/>
        </w:rPr>
      </w:pPr>
      <w:r w:rsidRPr="009E2846">
        <w:rPr>
          <w:rFonts w:ascii="Calibri Light" w:eastAsia="Times New Roman" w:hAnsi="Calibri Light" w:hint="eastAsia"/>
          <w:kern w:val="32"/>
          <w:sz w:val="24"/>
          <w:rtl/>
          <w:lang w:eastAsia="he-IL"/>
        </w:rPr>
        <w:t>לכיסוי</w:t>
      </w:r>
      <w:r w:rsidRPr="009E2846">
        <w:rPr>
          <w:rFonts w:ascii="Calibri Light" w:eastAsia="Times New Roman" w:hAnsi="Calibri Light"/>
          <w:kern w:val="32"/>
          <w:sz w:val="24"/>
          <w:rtl/>
          <w:lang w:eastAsia="he-IL"/>
        </w:rPr>
        <w:t xml:space="preserve"> אחריותו ש</w:t>
      </w:r>
      <w:r w:rsidRPr="009E2846">
        <w:rPr>
          <w:rFonts w:ascii="Calibri Light" w:eastAsia="Times New Roman" w:hAnsi="Calibri Light" w:hint="eastAsia"/>
          <w:kern w:val="32"/>
          <w:sz w:val="24"/>
          <w:rtl/>
          <w:lang w:eastAsia="he-IL"/>
        </w:rPr>
        <w:t>ל</w:t>
      </w:r>
      <w:r w:rsidRPr="009E2846">
        <w:rPr>
          <w:rFonts w:ascii="Calibri Light" w:eastAsia="Times New Roman" w:hAnsi="Calibri Light"/>
          <w:kern w:val="32"/>
          <w:sz w:val="24"/>
          <w:rtl/>
          <w:lang w:eastAsia="he-IL"/>
        </w:rPr>
        <w:t xml:space="preserve"> היועץ </w:t>
      </w:r>
      <w:r w:rsidRPr="009E2846">
        <w:rPr>
          <w:rFonts w:ascii="Calibri Light" w:eastAsia="Times New Roman" w:hAnsi="Calibri Light" w:hint="eastAsia"/>
          <w:kern w:val="32"/>
          <w:sz w:val="24"/>
          <w:rtl/>
          <w:lang w:eastAsia="he-IL"/>
        </w:rPr>
        <w:t>על</w:t>
      </w:r>
      <w:r w:rsidRPr="009E2846">
        <w:rPr>
          <w:rFonts w:ascii="Calibri Light" w:eastAsia="Times New Roman" w:hAnsi="Calibri Light"/>
          <w:kern w:val="32"/>
          <w:sz w:val="24"/>
          <w:rtl/>
          <w:lang w:eastAsia="he-IL"/>
        </w:rPr>
        <w:t xml:space="preserve"> פי דין בגין אובדן ו/או נזק העלולים להיגרם לכל אדם ו/או גוף כלשהו </w:t>
      </w:r>
      <w:r w:rsidRPr="009E2846">
        <w:rPr>
          <w:rFonts w:ascii="Calibri Light" w:eastAsia="Times New Roman" w:hAnsi="Calibri Light" w:hint="cs"/>
          <w:kern w:val="32"/>
          <w:sz w:val="24"/>
          <w:rtl/>
          <w:lang w:eastAsia="he-IL"/>
        </w:rPr>
        <w:t>(</w:t>
      </w:r>
      <w:r w:rsidRPr="009E2846">
        <w:rPr>
          <w:rFonts w:ascii="Calibri Light" w:eastAsia="Times New Roman" w:hAnsi="Calibri Light"/>
          <w:kern w:val="32"/>
          <w:sz w:val="24"/>
          <w:rtl/>
          <w:lang w:eastAsia="he-IL"/>
        </w:rPr>
        <w:t xml:space="preserve">לרבות </w:t>
      </w:r>
      <w:r w:rsidRPr="009E2846">
        <w:rPr>
          <w:rFonts w:ascii="Calibri Light" w:eastAsia="Times New Roman" w:hAnsi="Calibri Light" w:hint="cs"/>
          <w:kern w:val="32"/>
          <w:sz w:val="24"/>
          <w:rtl/>
          <w:lang w:eastAsia="he-IL"/>
        </w:rPr>
        <w:t>במפורש</w:t>
      </w:r>
      <w:r w:rsidRPr="009E2846">
        <w:rPr>
          <w:rFonts w:ascii="Calibri Light" w:eastAsia="Times New Roman" w:hAnsi="Calibri Light"/>
          <w:kern w:val="32"/>
          <w:sz w:val="24"/>
          <w:rtl/>
          <w:lang w:eastAsia="he-IL"/>
        </w:rPr>
        <w:t xml:space="preserve"> </w:t>
      </w:r>
      <w:r w:rsidRPr="009E2846">
        <w:rPr>
          <w:rFonts w:ascii="Calibri Light" w:eastAsia="Times New Roman" w:hAnsi="Calibri Light" w:hint="cs"/>
          <w:kern w:val="32"/>
          <w:sz w:val="24"/>
          <w:rtl/>
          <w:lang w:eastAsia="he-IL"/>
        </w:rPr>
        <w:t>החברה</w:t>
      </w:r>
      <w:r w:rsidRPr="009E2846">
        <w:rPr>
          <w:rFonts w:ascii="Calibri Light" w:eastAsia="Times New Roman" w:hAnsi="Calibri Light"/>
          <w:kern w:val="32"/>
          <w:sz w:val="24"/>
          <w:rtl/>
          <w:lang w:eastAsia="he-IL"/>
        </w:rPr>
        <w:t xml:space="preserve"> </w:t>
      </w:r>
      <w:r w:rsidRPr="009E2846">
        <w:rPr>
          <w:rFonts w:ascii="Calibri Light" w:eastAsia="Times New Roman" w:hAnsi="Calibri Light" w:hint="cs"/>
          <w:kern w:val="32"/>
          <w:sz w:val="24"/>
          <w:rtl/>
          <w:lang w:eastAsia="he-IL"/>
        </w:rPr>
        <w:t>)</w:t>
      </w:r>
      <w:r w:rsidRPr="009E2846">
        <w:rPr>
          <w:rFonts w:ascii="Calibri Light" w:eastAsia="Times New Roman" w:hAnsi="Calibri Light"/>
          <w:kern w:val="32"/>
          <w:sz w:val="24"/>
          <w:rtl/>
          <w:lang w:eastAsia="he-IL"/>
        </w:rPr>
        <w:t xml:space="preserve">, כתוצאה ממעשה ו/או מחדל מקצועי של </w:t>
      </w:r>
      <w:r w:rsidRPr="009E2846">
        <w:rPr>
          <w:rFonts w:ascii="Calibri Light" w:eastAsia="Times New Roman" w:hAnsi="Calibri Light" w:hint="eastAsia"/>
          <w:kern w:val="32"/>
          <w:sz w:val="24"/>
          <w:rtl/>
          <w:lang w:eastAsia="he-IL"/>
        </w:rPr>
        <w:t>היועץ</w:t>
      </w:r>
      <w:r w:rsidRPr="009E2846">
        <w:rPr>
          <w:rFonts w:ascii="Calibri Light" w:eastAsia="Times New Roman" w:hAnsi="Calibri Light"/>
          <w:kern w:val="32"/>
          <w:sz w:val="24"/>
          <w:rtl/>
          <w:lang w:eastAsia="he-IL"/>
        </w:rPr>
        <w:t xml:space="preserve"> ו/או עובדיו ו/או מי מטעמו לרבות טעות ו/או השמטה בקשר עם מתן השירותים, </w:t>
      </w:r>
      <w:r w:rsidRPr="009E2846">
        <w:rPr>
          <w:rFonts w:ascii="Calibri Light" w:eastAsia="Times New Roman" w:hAnsi="Calibri Light" w:hint="eastAsia"/>
          <w:kern w:val="32"/>
          <w:sz w:val="24"/>
          <w:rtl/>
          <w:lang w:eastAsia="he-IL"/>
        </w:rPr>
        <w:t>בגבולות</w:t>
      </w:r>
      <w:r w:rsidRPr="009E2846">
        <w:rPr>
          <w:rFonts w:ascii="Calibri Light" w:eastAsia="Times New Roman" w:hAnsi="Calibri Light"/>
          <w:kern w:val="32"/>
          <w:sz w:val="24"/>
          <w:rtl/>
          <w:lang w:eastAsia="he-IL"/>
        </w:rPr>
        <w:t xml:space="preserve"> אחריות בסך של </w:t>
      </w:r>
      <w:r w:rsidRPr="009E2846">
        <w:rPr>
          <w:rFonts w:ascii="Calibri Light" w:eastAsia="Times New Roman" w:hAnsi="Calibri Light" w:hint="cs"/>
          <w:kern w:val="32"/>
          <w:sz w:val="24"/>
          <w:rtl/>
          <w:lang w:eastAsia="he-IL"/>
        </w:rPr>
        <w:t xml:space="preserve">___________ ₪ </w:t>
      </w:r>
      <w:r w:rsidRPr="009E2846">
        <w:rPr>
          <w:rFonts w:ascii="Calibri Light" w:eastAsia="Times New Roman" w:hAnsi="Calibri Light"/>
          <w:kern w:val="32"/>
          <w:sz w:val="24"/>
          <w:rtl/>
          <w:lang w:eastAsia="he-IL"/>
        </w:rPr>
        <w:t xml:space="preserve">למקרה ובמצטבר לתקופת </w:t>
      </w:r>
      <w:r w:rsidRPr="009E2846">
        <w:rPr>
          <w:rFonts w:ascii="Calibri Light" w:eastAsia="Times New Roman" w:hAnsi="Calibri Light" w:hint="cs"/>
          <w:kern w:val="32"/>
          <w:sz w:val="24"/>
          <w:rtl/>
          <w:lang w:eastAsia="he-IL"/>
        </w:rPr>
        <w:t>ה</w:t>
      </w:r>
      <w:r w:rsidRPr="009E2846">
        <w:rPr>
          <w:rFonts w:ascii="Calibri Light" w:eastAsia="Times New Roman" w:hAnsi="Calibri Light"/>
          <w:kern w:val="32"/>
          <w:sz w:val="24"/>
          <w:rtl/>
          <w:lang w:eastAsia="he-IL"/>
        </w:rPr>
        <w:t xml:space="preserve">ביטוח. הביטוח אינו </w:t>
      </w:r>
      <w:r w:rsidRPr="009E2846">
        <w:rPr>
          <w:rFonts w:ascii="Calibri Light" w:eastAsia="Times New Roman" w:hAnsi="Calibri Light" w:hint="eastAsia"/>
          <w:kern w:val="32"/>
          <w:sz w:val="24"/>
          <w:rtl/>
          <w:lang w:eastAsia="he-IL"/>
        </w:rPr>
        <w:t>כולל</w:t>
      </w:r>
      <w:r w:rsidRPr="009E2846">
        <w:rPr>
          <w:rFonts w:ascii="Calibri Light" w:eastAsia="Times New Roman" w:hAnsi="Calibri Light"/>
          <w:kern w:val="32"/>
          <w:sz w:val="24"/>
          <w:rtl/>
          <w:lang w:eastAsia="he-IL"/>
        </w:rPr>
        <w:t xml:space="preserve"> כל סייג בדבר אובדן שימוש ו/או עיכוב בעקבות מקרה ביטוח, אובדן </w:t>
      </w:r>
      <w:r w:rsidRPr="009E2846">
        <w:rPr>
          <w:rFonts w:ascii="Calibri Light" w:eastAsia="Times New Roman" w:hAnsi="Calibri Light" w:hint="eastAsia"/>
          <w:kern w:val="32"/>
          <w:sz w:val="24"/>
          <w:rtl/>
          <w:lang w:eastAsia="he-IL"/>
        </w:rPr>
        <w:t>מסמכים</w:t>
      </w:r>
      <w:r w:rsidRPr="009E2846">
        <w:rPr>
          <w:rFonts w:ascii="Calibri Light" w:eastAsia="Times New Roman" w:hAnsi="Calibri Light"/>
          <w:kern w:val="32"/>
          <w:sz w:val="24"/>
          <w:rtl/>
          <w:lang w:eastAsia="he-IL"/>
        </w:rPr>
        <w:t xml:space="preserve">, הפרת סודיות ואי יושר של עובדים. </w:t>
      </w:r>
    </w:p>
    <w:p w14:paraId="27A79FCA" w14:textId="77777777" w:rsidR="009E2846" w:rsidRPr="009E2846" w:rsidRDefault="009E2846" w:rsidP="009E2846">
      <w:pPr>
        <w:widowControl w:val="0"/>
        <w:tabs>
          <w:tab w:val="left" w:pos="8306"/>
        </w:tabs>
        <w:spacing w:before="0" w:beforeAutospacing="0" w:after="0" w:afterAutospacing="0" w:line="240" w:lineRule="auto"/>
        <w:ind w:left="720" w:hanging="720"/>
        <w:rPr>
          <w:rFonts w:ascii="Times New Roman" w:eastAsia="Times New Roman" w:hAnsi="Times New Roman"/>
          <w:sz w:val="24"/>
          <w:rtl/>
          <w:lang w:eastAsia="he-IL"/>
        </w:rPr>
      </w:pPr>
      <w:r w:rsidRPr="009E2846">
        <w:rPr>
          <w:rFonts w:ascii="Times New Roman" w:eastAsia="Times New Roman" w:hAnsi="Times New Roman" w:hint="eastAsia"/>
          <w:sz w:val="24"/>
          <w:rtl/>
          <w:lang w:eastAsia="he-IL"/>
        </w:rPr>
        <w:t>הביטוח</w:t>
      </w:r>
      <w:r w:rsidRPr="009E2846">
        <w:rPr>
          <w:rFonts w:ascii="Times New Roman" w:eastAsia="Times New Roman" w:hAnsi="Times New Roman"/>
          <w:sz w:val="24"/>
          <w:rtl/>
          <w:lang w:eastAsia="he-IL"/>
        </w:rPr>
        <w:t xml:space="preserve"> הינו בעל תחולה רטרואקטיבית </w:t>
      </w:r>
      <w:r w:rsidRPr="009E2846">
        <w:rPr>
          <w:rFonts w:ascii="Times New Roman" w:eastAsia="Times New Roman" w:hAnsi="Times New Roman" w:hint="eastAsia"/>
          <w:sz w:val="24"/>
          <w:rtl/>
          <w:lang w:eastAsia="he-IL"/>
        </w:rPr>
        <w:t>מיום</w:t>
      </w:r>
      <w:r w:rsidRPr="009E2846">
        <w:rPr>
          <w:rFonts w:ascii="Times New Roman" w:eastAsia="Times New Roman" w:hAnsi="Times New Roman"/>
          <w:sz w:val="24"/>
          <w:rtl/>
          <w:lang w:eastAsia="he-IL"/>
        </w:rPr>
        <w:t xml:space="preserve"> תחילת מתן השירותים, אף אם ניתנו בטרם נחתם ההסכם אך לא לפני התאריך _________ (להלן: </w:t>
      </w:r>
      <w:r w:rsidRPr="009E2846">
        <w:rPr>
          <w:rFonts w:ascii="Times New Roman" w:eastAsia="Times New Roman" w:hAnsi="Times New Roman"/>
          <w:b/>
          <w:bCs/>
          <w:sz w:val="24"/>
          <w:rtl/>
          <w:lang w:eastAsia="he-IL"/>
        </w:rPr>
        <w:t>"</w:t>
      </w:r>
      <w:r w:rsidRPr="009E2846">
        <w:rPr>
          <w:rFonts w:ascii="Times New Roman" w:eastAsia="Times New Roman" w:hAnsi="Times New Roman" w:hint="eastAsia"/>
          <w:b/>
          <w:bCs/>
          <w:sz w:val="24"/>
          <w:rtl/>
          <w:lang w:eastAsia="he-IL"/>
        </w:rPr>
        <w:t>התאריך</w:t>
      </w:r>
      <w:r w:rsidRPr="009E2846">
        <w:rPr>
          <w:rFonts w:ascii="Times New Roman" w:eastAsia="Times New Roman" w:hAnsi="Times New Roman"/>
          <w:b/>
          <w:bCs/>
          <w:sz w:val="24"/>
          <w:rtl/>
          <w:lang w:eastAsia="he-IL"/>
        </w:rPr>
        <w:t xml:space="preserve"> הרטרואקטיבי"</w:t>
      </w:r>
      <w:r w:rsidRPr="009E2846">
        <w:rPr>
          <w:rFonts w:ascii="Times New Roman" w:eastAsia="Times New Roman" w:hAnsi="Times New Roman"/>
          <w:sz w:val="24"/>
          <w:rtl/>
          <w:lang w:eastAsia="he-IL"/>
        </w:rPr>
        <w:t xml:space="preserve">), וכולל תקופת גילוי </w:t>
      </w:r>
      <w:r w:rsidRPr="009E2846">
        <w:rPr>
          <w:rFonts w:ascii="Times New Roman" w:eastAsia="Times New Roman" w:hAnsi="Times New Roman" w:hint="eastAsia"/>
          <w:sz w:val="24"/>
          <w:rtl/>
          <w:lang w:eastAsia="he-IL"/>
        </w:rPr>
        <w:t>מורחבת</w:t>
      </w:r>
      <w:r w:rsidRPr="009E2846">
        <w:rPr>
          <w:rFonts w:ascii="Times New Roman" w:eastAsia="Times New Roman" w:hAnsi="Times New Roman"/>
          <w:sz w:val="24"/>
          <w:rtl/>
          <w:lang w:eastAsia="he-IL"/>
        </w:rPr>
        <w:t xml:space="preserve"> של </w:t>
      </w:r>
      <w:r w:rsidRPr="009E2846">
        <w:rPr>
          <w:rFonts w:ascii="Times New Roman" w:eastAsia="Times New Roman" w:hAnsi="Times New Roman" w:hint="cs"/>
          <w:sz w:val="24"/>
          <w:rtl/>
          <w:lang w:eastAsia="he-IL"/>
        </w:rPr>
        <w:t>6</w:t>
      </w:r>
      <w:r w:rsidRPr="009E2846">
        <w:rPr>
          <w:rFonts w:ascii="Times New Roman" w:eastAsia="Times New Roman" w:hAnsi="Times New Roman"/>
          <w:sz w:val="24"/>
          <w:rtl/>
          <w:lang w:eastAsia="he-IL"/>
        </w:rPr>
        <w:t xml:space="preserve"> חודשים לפחות.</w:t>
      </w:r>
    </w:p>
    <w:p w14:paraId="64A9CDEA" w14:textId="77777777" w:rsidR="009E2846" w:rsidRPr="009E2846" w:rsidRDefault="009E2846" w:rsidP="009E2846">
      <w:pPr>
        <w:widowControl w:val="0"/>
        <w:tabs>
          <w:tab w:val="left" w:pos="8306"/>
        </w:tabs>
        <w:spacing w:before="0" w:beforeAutospacing="0" w:after="0" w:afterAutospacing="0" w:line="240" w:lineRule="auto"/>
        <w:ind w:left="720" w:hanging="720"/>
        <w:rPr>
          <w:rFonts w:ascii="Times New Roman" w:eastAsia="Times New Roman" w:hAnsi="Times New Roman"/>
          <w:sz w:val="24"/>
          <w:rtl/>
          <w:lang w:eastAsia="he-IL"/>
        </w:rPr>
      </w:pPr>
      <w:r w:rsidRPr="009E2846">
        <w:rPr>
          <w:rFonts w:ascii="Times New Roman" w:eastAsia="Times New Roman" w:hAnsi="Times New Roman" w:hint="eastAsia"/>
          <w:sz w:val="24"/>
          <w:rtl/>
          <w:lang w:eastAsia="he-IL"/>
        </w:rPr>
        <w:t>הביטוח</w:t>
      </w:r>
      <w:r w:rsidRPr="009E2846">
        <w:rPr>
          <w:rFonts w:ascii="Times New Roman" w:eastAsia="Times New Roman" w:hAnsi="Times New Roman"/>
          <w:sz w:val="24"/>
          <w:rtl/>
          <w:lang w:eastAsia="he-IL"/>
        </w:rPr>
        <w:t xml:space="preserve"> כאמור הורחב </w:t>
      </w:r>
      <w:r w:rsidRPr="009E2846">
        <w:rPr>
          <w:rFonts w:ascii="Times New Roman" w:eastAsia="Times New Roman" w:hAnsi="Times New Roman" w:hint="cs"/>
          <w:sz w:val="24"/>
          <w:rtl/>
          <w:lang w:eastAsia="he-IL"/>
        </w:rPr>
        <w:t>לשפות את</w:t>
      </w:r>
      <w:r w:rsidRPr="009E2846">
        <w:rPr>
          <w:rFonts w:ascii="Times New Roman" w:eastAsia="Times New Roman" w:hAnsi="Times New Roman"/>
          <w:sz w:val="24"/>
          <w:rtl/>
          <w:lang w:eastAsia="he-IL"/>
        </w:rPr>
        <w:t xml:space="preserve"> </w:t>
      </w:r>
      <w:r w:rsidRPr="009E2846">
        <w:rPr>
          <w:rFonts w:ascii="Times New Roman" w:eastAsia="Times New Roman" w:hAnsi="Times New Roman" w:hint="cs"/>
          <w:sz w:val="24"/>
          <w:rtl/>
          <w:lang w:eastAsia="he-IL"/>
        </w:rPr>
        <w:t>החברה</w:t>
      </w:r>
      <w:r w:rsidRPr="009E2846">
        <w:rPr>
          <w:rFonts w:ascii="Times New Roman" w:eastAsia="Times New Roman" w:hAnsi="Times New Roman" w:hint="eastAsia"/>
          <w:sz w:val="24"/>
          <w:rtl/>
          <w:lang w:eastAsia="he-IL"/>
        </w:rPr>
        <w:t xml:space="preserve"> </w:t>
      </w:r>
      <w:r w:rsidRPr="009E2846">
        <w:rPr>
          <w:rFonts w:ascii="Times New Roman" w:eastAsia="Times New Roman" w:hAnsi="Times New Roman" w:hint="cs"/>
          <w:sz w:val="24"/>
          <w:rtl/>
          <w:lang w:eastAsia="he-IL"/>
        </w:rPr>
        <w:t>בגין</w:t>
      </w:r>
      <w:r w:rsidRPr="009E2846">
        <w:rPr>
          <w:rFonts w:ascii="Times New Roman" w:eastAsia="Times New Roman" w:hAnsi="Times New Roman"/>
          <w:sz w:val="24"/>
          <w:rtl/>
          <w:lang w:eastAsia="he-IL"/>
        </w:rPr>
        <w:t xml:space="preserve"> אחריותה למעשי ו/או מחדלי היועץ ו/או עובדיו ו/או מי </w:t>
      </w:r>
      <w:r w:rsidRPr="009E2846">
        <w:rPr>
          <w:rFonts w:ascii="Times New Roman" w:eastAsia="Times New Roman" w:hAnsi="Times New Roman" w:hint="eastAsia"/>
          <w:sz w:val="24"/>
          <w:rtl/>
          <w:lang w:eastAsia="he-IL"/>
        </w:rPr>
        <w:t>מטעמו</w:t>
      </w:r>
      <w:r w:rsidRPr="009E2846">
        <w:rPr>
          <w:rFonts w:ascii="Times New Roman" w:eastAsia="Times New Roman" w:hAnsi="Times New Roman"/>
          <w:sz w:val="24"/>
          <w:rtl/>
          <w:lang w:eastAsia="he-IL"/>
        </w:rPr>
        <w:t xml:space="preserve">, בכפוף לסעיף אחריות צולבת לפיו ייחשב הביטוח כאילו נערך בנפרד עבור כל אחד </w:t>
      </w:r>
      <w:r w:rsidRPr="009E2846">
        <w:rPr>
          <w:rFonts w:ascii="Times New Roman" w:eastAsia="Times New Roman" w:hAnsi="Times New Roman" w:hint="eastAsia"/>
          <w:sz w:val="24"/>
          <w:rtl/>
          <w:lang w:eastAsia="he-IL"/>
        </w:rPr>
        <w:t>מיחידי</w:t>
      </w:r>
      <w:r w:rsidRPr="009E2846">
        <w:rPr>
          <w:rFonts w:ascii="Times New Roman" w:eastAsia="Times New Roman" w:hAnsi="Times New Roman"/>
          <w:sz w:val="24"/>
          <w:rtl/>
          <w:lang w:eastAsia="he-IL"/>
        </w:rPr>
        <w:t xml:space="preserve"> המבוטח. ואולם, מובהר כי הפוליסה אינה מכסה את אחריותה המקצועית של </w:t>
      </w:r>
      <w:r w:rsidRPr="009E2846">
        <w:rPr>
          <w:rFonts w:ascii="Times New Roman" w:eastAsia="Times New Roman" w:hAnsi="Times New Roman" w:hint="cs"/>
          <w:sz w:val="24"/>
          <w:rtl/>
          <w:lang w:eastAsia="he-IL"/>
        </w:rPr>
        <w:t>החברה</w:t>
      </w:r>
      <w:r w:rsidRPr="009E2846">
        <w:rPr>
          <w:rFonts w:ascii="Times New Roman" w:eastAsia="Times New Roman" w:hAnsi="Times New Roman"/>
          <w:sz w:val="24"/>
          <w:rtl/>
          <w:lang w:eastAsia="he-IL"/>
        </w:rPr>
        <w:t xml:space="preserve"> </w:t>
      </w:r>
      <w:r w:rsidRPr="009E2846">
        <w:rPr>
          <w:rFonts w:ascii="Times New Roman" w:eastAsia="Times New Roman" w:hAnsi="Times New Roman" w:hint="eastAsia"/>
          <w:sz w:val="24"/>
          <w:rtl/>
          <w:lang w:eastAsia="he-IL"/>
        </w:rPr>
        <w:t>כלפי</w:t>
      </w:r>
      <w:r w:rsidRPr="009E2846">
        <w:rPr>
          <w:rFonts w:ascii="Times New Roman" w:eastAsia="Times New Roman" w:hAnsi="Times New Roman"/>
          <w:sz w:val="24"/>
          <w:rtl/>
          <w:lang w:eastAsia="he-IL"/>
        </w:rPr>
        <w:t xml:space="preserve"> היועץ.</w:t>
      </w:r>
    </w:p>
    <w:p w14:paraId="614D796D" w14:textId="77777777" w:rsidR="009E2846" w:rsidRPr="009E2846" w:rsidRDefault="009E2846" w:rsidP="009E2846">
      <w:pPr>
        <w:widowControl w:val="0"/>
        <w:spacing w:before="0" w:beforeAutospacing="0" w:after="0" w:afterAutospacing="0" w:line="240" w:lineRule="auto"/>
        <w:ind w:left="72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נוסח הפוליסה לא יפחת מהנוסח הידוע כ- "שפי</w:t>
      </w:r>
      <w:r w:rsidRPr="009E2846">
        <w:rPr>
          <w:rFonts w:ascii="Times New Roman" w:eastAsia="Times New Roman" w:hAnsi="Times New Roman"/>
          <w:sz w:val="24"/>
          <w:rtl/>
          <w:lang w:eastAsia="he-IL"/>
        </w:rPr>
        <w:t>–</w:t>
      </w:r>
      <w:r w:rsidRPr="009E2846">
        <w:rPr>
          <w:rFonts w:ascii="Times New Roman" w:eastAsia="Times New Roman" w:hAnsi="Times New Roman" w:hint="cs"/>
          <w:sz w:val="24"/>
          <w:rtl/>
          <w:lang w:eastAsia="he-IL"/>
        </w:rPr>
        <w:t xml:space="preserve"> </w:t>
      </w:r>
      <w:proofErr w:type="spellStart"/>
      <w:r w:rsidRPr="009E2846">
        <w:rPr>
          <w:rFonts w:ascii="Times New Roman" w:eastAsia="Times New Roman" w:hAnsi="Times New Roman" w:hint="cs"/>
          <w:sz w:val="24"/>
          <w:rtl/>
          <w:lang w:eastAsia="he-IL"/>
        </w:rPr>
        <w:t>ב.ר</w:t>
      </w:r>
      <w:proofErr w:type="spellEnd"/>
      <w:r w:rsidRPr="009E2846">
        <w:rPr>
          <w:rFonts w:ascii="Times New Roman" w:eastAsia="Times New Roman" w:hAnsi="Times New Roman" w:hint="cs"/>
          <w:sz w:val="24"/>
          <w:rtl/>
          <w:lang w:eastAsia="he-IL"/>
        </w:rPr>
        <w:t xml:space="preserve">. 2011". </w:t>
      </w:r>
    </w:p>
    <w:p w14:paraId="74382841" w14:textId="77777777" w:rsidR="009E2846" w:rsidRPr="009E2846" w:rsidRDefault="009E2846" w:rsidP="009E2846">
      <w:pPr>
        <w:widowControl w:val="0"/>
        <w:tabs>
          <w:tab w:val="left" w:pos="8306"/>
        </w:tabs>
        <w:spacing w:before="0" w:beforeAutospacing="0" w:after="0" w:afterAutospacing="0" w:line="240" w:lineRule="auto"/>
        <w:ind w:left="720" w:hanging="720"/>
        <w:rPr>
          <w:rFonts w:ascii="Times New Roman" w:eastAsia="Times New Roman" w:hAnsi="Times New Roman"/>
          <w:sz w:val="24"/>
          <w:rtl/>
          <w:lang w:eastAsia="he-IL"/>
        </w:rPr>
      </w:pPr>
    </w:p>
    <w:p w14:paraId="296D47C4"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6066F14F" w14:textId="77777777" w:rsidR="009E2846" w:rsidRPr="009E2846" w:rsidRDefault="009E2846" w:rsidP="009E2846">
      <w:pPr>
        <w:widowControl w:val="0"/>
        <w:numPr>
          <w:ilvl w:val="0"/>
          <w:numId w:val="22"/>
        </w:numPr>
        <w:spacing w:before="0" w:beforeAutospacing="0" w:after="0" w:afterAutospacing="0" w:line="240" w:lineRule="auto"/>
        <w:rPr>
          <w:rFonts w:ascii="Times New Roman" w:eastAsia="Times New Roman" w:hAnsi="Times New Roman"/>
          <w:sz w:val="24"/>
          <w:rtl/>
          <w:lang w:eastAsia="he-IL"/>
        </w:rPr>
      </w:pPr>
      <w:r w:rsidRPr="009E2846">
        <w:rPr>
          <w:rFonts w:ascii="Times New Roman" w:eastAsia="Times New Roman" w:hAnsi="Times New Roman" w:hint="eastAsia"/>
          <w:sz w:val="24"/>
          <w:u w:val="single"/>
          <w:rtl/>
          <w:lang w:eastAsia="he-IL"/>
        </w:rPr>
        <w:t>ביטוח</w:t>
      </w:r>
      <w:r w:rsidRPr="009E2846">
        <w:rPr>
          <w:rFonts w:ascii="Times New Roman" w:eastAsia="Times New Roman" w:hAnsi="Times New Roman"/>
          <w:sz w:val="24"/>
          <w:u w:val="single"/>
          <w:rtl/>
          <w:lang w:eastAsia="he-IL"/>
        </w:rPr>
        <w:t xml:space="preserve"> אחריות מעבידים</w:t>
      </w:r>
      <w:r w:rsidRPr="009E2846">
        <w:rPr>
          <w:rFonts w:ascii="Times New Roman" w:eastAsia="Times New Roman" w:hAnsi="Times New Roman"/>
          <w:sz w:val="24"/>
          <w:rtl/>
          <w:lang w:eastAsia="he-IL"/>
        </w:rPr>
        <w:t xml:space="preserve"> </w:t>
      </w:r>
      <w:r w:rsidRPr="009E2846">
        <w:rPr>
          <w:rFonts w:ascii="Times New Roman" w:eastAsia="Times New Roman" w:hAnsi="Times New Roman" w:hint="cs"/>
          <w:sz w:val="24"/>
          <w:rtl/>
          <w:lang w:eastAsia="he-IL"/>
        </w:rPr>
        <w:t xml:space="preserve"> - מ.פ. __________________________</w:t>
      </w:r>
    </w:p>
    <w:p w14:paraId="68444BFF" w14:textId="77777777" w:rsidR="009E2846" w:rsidRPr="009E2846" w:rsidRDefault="009E2846" w:rsidP="009E2846">
      <w:pPr>
        <w:widowControl w:val="0"/>
        <w:spacing w:before="0" w:beforeAutospacing="0" w:after="0" w:afterAutospacing="0" w:line="240" w:lineRule="auto"/>
        <w:ind w:left="720"/>
        <w:rPr>
          <w:rFonts w:ascii="Times New Roman" w:eastAsia="Times New Roman" w:hAnsi="Times New Roman"/>
          <w:sz w:val="24"/>
          <w:rtl/>
          <w:lang w:eastAsia="he-IL"/>
        </w:rPr>
      </w:pPr>
      <w:r w:rsidRPr="009E2846">
        <w:rPr>
          <w:rFonts w:ascii="Times New Roman" w:eastAsia="Times New Roman" w:hAnsi="Times New Roman" w:hint="eastAsia"/>
          <w:sz w:val="24"/>
          <w:rtl/>
          <w:lang w:eastAsia="he-IL"/>
        </w:rPr>
        <w:t>לכיסוי</w:t>
      </w:r>
      <w:r w:rsidRPr="009E2846">
        <w:rPr>
          <w:rFonts w:ascii="Times New Roman" w:eastAsia="Times New Roman" w:hAnsi="Times New Roman"/>
          <w:sz w:val="24"/>
          <w:rtl/>
          <w:lang w:eastAsia="he-IL"/>
        </w:rPr>
        <w:t xml:space="preserve"> </w:t>
      </w:r>
      <w:proofErr w:type="spellStart"/>
      <w:r w:rsidRPr="009E2846">
        <w:rPr>
          <w:rFonts w:ascii="Times New Roman" w:eastAsia="Times New Roman" w:hAnsi="Times New Roman" w:hint="eastAsia"/>
          <w:sz w:val="24"/>
          <w:rtl/>
          <w:lang w:eastAsia="he-IL"/>
        </w:rPr>
        <w:t>חבותו</w:t>
      </w:r>
      <w:proofErr w:type="spellEnd"/>
      <w:r w:rsidRPr="009E2846">
        <w:rPr>
          <w:rFonts w:ascii="Times New Roman" w:eastAsia="Times New Roman" w:hAnsi="Times New Roman"/>
          <w:sz w:val="24"/>
          <w:rtl/>
          <w:lang w:eastAsia="he-IL"/>
        </w:rPr>
        <w:t xml:space="preserve"> של היועץ על פי פקודת </w:t>
      </w:r>
      <w:proofErr w:type="spellStart"/>
      <w:r w:rsidRPr="009E2846">
        <w:rPr>
          <w:rFonts w:ascii="Times New Roman" w:eastAsia="Times New Roman" w:hAnsi="Times New Roman"/>
          <w:sz w:val="24"/>
          <w:rtl/>
          <w:lang w:eastAsia="he-IL"/>
        </w:rPr>
        <w:t>הנזיקין</w:t>
      </w:r>
      <w:proofErr w:type="spellEnd"/>
      <w:r w:rsidRPr="009E2846">
        <w:rPr>
          <w:rFonts w:ascii="Times New Roman" w:eastAsia="Times New Roman" w:hAnsi="Times New Roman"/>
          <w:sz w:val="24"/>
          <w:rtl/>
          <w:lang w:eastAsia="he-IL"/>
        </w:rPr>
        <w:t xml:space="preserve"> [נוסח חדש] ו/או חוק האחריות למוצרים פגומים, התש"</w:t>
      </w:r>
      <w:r w:rsidRPr="009E2846">
        <w:rPr>
          <w:rFonts w:ascii="Times New Roman" w:eastAsia="Times New Roman" w:hAnsi="Times New Roman" w:hint="eastAsia"/>
          <w:sz w:val="24"/>
          <w:rtl/>
          <w:lang w:eastAsia="he-IL"/>
        </w:rPr>
        <w:t>ם</w:t>
      </w:r>
      <w:r w:rsidRPr="009E2846">
        <w:rPr>
          <w:rFonts w:ascii="Times New Roman" w:eastAsia="Times New Roman" w:hAnsi="Times New Roman"/>
          <w:sz w:val="24"/>
          <w:rtl/>
          <w:lang w:eastAsia="he-IL"/>
        </w:rPr>
        <w:t xml:space="preserve">-1980 </w:t>
      </w:r>
      <w:r w:rsidRPr="009E2846">
        <w:rPr>
          <w:rFonts w:ascii="Times New Roman" w:eastAsia="Times New Roman" w:hAnsi="Times New Roman" w:hint="eastAsia"/>
          <w:sz w:val="24"/>
          <w:rtl/>
          <w:lang w:eastAsia="he-IL"/>
        </w:rPr>
        <w:t>כלפי</w:t>
      </w:r>
      <w:r w:rsidRPr="009E2846">
        <w:rPr>
          <w:rFonts w:ascii="Times New Roman" w:eastAsia="Times New Roman" w:hAnsi="Times New Roman"/>
          <w:sz w:val="24"/>
          <w:rtl/>
          <w:lang w:eastAsia="he-IL"/>
        </w:rPr>
        <w:t xml:space="preserve"> </w:t>
      </w:r>
      <w:r w:rsidRPr="009E2846">
        <w:rPr>
          <w:rFonts w:ascii="Times New Roman" w:eastAsia="Times New Roman" w:hAnsi="Times New Roman" w:hint="cs"/>
          <w:sz w:val="24"/>
          <w:rtl/>
          <w:lang w:eastAsia="he-IL"/>
        </w:rPr>
        <w:t xml:space="preserve">עובדיו המועסקים לצורך מתן השירותים, בגין פגיעה גופנית ו/או מחלה העלולים להיגרם להם תוך כדי ו/או עקב עבודתם, </w:t>
      </w:r>
      <w:r w:rsidRPr="009E2846">
        <w:rPr>
          <w:rFonts w:ascii="Times New Roman" w:eastAsia="Times New Roman" w:hAnsi="Times New Roman"/>
          <w:sz w:val="24"/>
          <w:rtl/>
          <w:lang w:eastAsia="he-IL"/>
        </w:rPr>
        <w:t>בגבולות אחריות של</w:t>
      </w:r>
      <w:r w:rsidRPr="009E2846">
        <w:rPr>
          <w:rFonts w:ascii="Times New Roman" w:eastAsia="Times New Roman" w:hAnsi="Times New Roman" w:hint="cs"/>
          <w:sz w:val="24"/>
          <w:rtl/>
          <w:lang w:eastAsia="he-IL"/>
        </w:rPr>
        <w:t xml:space="preserve"> 20,000,000 ₪ לתובע, </w:t>
      </w:r>
      <w:r w:rsidRPr="009E2846">
        <w:rPr>
          <w:rFonts w:ascii="Times New Roman" w:eastAsia="Times New Roman" w:hAnsi="Times New Roman" w:hint="eastAsia"/>
          <w:sz w:val="24"/>
          <w:rtl/>
          <w:lang w:eastAsia="he-IL"/>
        </w:rPr>
        <w:t>למקרה</w:t>
      </w:r>
      <w:r w:rsidRPr="009E2846">
        <w:rPr>
          <w:rFonts w:ascii="Times New Roman" w:eastAsia="Times New Roman" w:hAnsi="Times New Roman"/>
          <w:sz w:val="24"/>
          <w:rtl/>
          <w:lang w:eastAsia="he-IL"/>
        </w:rPr>
        <w:t xml:space="preserve"> ובמצטבר ל</w:t>
      </w:r>
      <w:r w:rsidRPr="009E2846">
        <w:rPr>
          <w:rFonts w:ascii="Times New Roman" w:eastAsia="Times New Roman" w:hAnsi="Times New Roman" w:hint="cs"/>
          <w:sz w:val="24"/>
          <w:rtl/>
          <w:lang w:eastAsia="he-IL"/>
        </w:rPr>
        <w:t>תקופת הביטוח</w:t>
      </w:r>
      <w:r w:rsidRPr="009E2846">
        <w:rPr>
          <w:rFonts w:ascii="Times New Roman" w:eastAsia="Times New Roman" w:hAnsi="Times New Roman"/>
          <w:sz w:val="24"/>
          <w:rtl/>
          <w:lang w:eastAsia="he-IL"/>
        </w:rPr>
        <w:t xml:space="preserve">. הביטוח אינו כולל כל סייג בדבר </w:t>
      </w:r>
      <w:r w:rsidRPr="009E2846">
        <w:rPr>
          <w:rFonts w:ascii="Times New Roman" w:eastAsia="Times New Roman" w:hAnsi="Times New Roman" w:hint="cs"/>
          <w:sz w:val="24"/>
          <w:rtl/>
          <w:lang w:eastAsia="he-IL"/>
        </w:rPr>
        <w:t xml:space="preserve">שעות עבודה, העסקת נוער וכן בדבר </w:t>
      </w:r>
      <w:r w:rsidRPr="009E2846">
        <w:rPr>
          <w:rFonts w:ascii="Times New Roman" w:eastAsia="Times New Roman" w:hAnsi="Times New Roman"/>
          <w:sz w:val="24"/>
          <w:rtl/>
          <w:lang w:eastAsia="he-IL"/>
        </w:rPr>
        <w:t xml:space="preserve">חבות היועץ כלפי קבלנים, </w:t>
      </w:r>
      <w:r w:rsidRPr="009E2846">
        <w:rPr>
          <w:rFonts w:ascii="Times New Roman" w:eastAsia="Times New Roman" w:hAnsi="Times New Roman" w:hint="eastAsia"/>
          <w:sz w:val="24"/>
          <w:rtl/>
          <w:lang w:eastAsia="he-IL"/>
        </w:rPr>
        <w:t>קבלני</w:t>
      </w:r>
      <w:r w:rsidRPr="009E2846">
        <w:rPr>
          <w:rFonts w:ascii="Times New Roman" w:eastAsia="Times New Roman" w:hAnsi="Times New Roman"/>
          <w:sz w:val="24"/>
          <w:rtl/>
          <w:lang w:eastAsia="he-IL"/>
        </w:rPr>
        <w:t xml:space="preserve"> משנה ועובדיהם</w:t>
      </w:r>
      <w:r w:rsidRPr="009E2846">
        <w:rPr>
          <w:rFonts w:ascii="Times New Roman" w:eastAsia="Times New Roman" w:hAnsi="Times New Roman" w:hint="cs"/>
          <w:sz w:val="24"/>
          <w:rtl/>
          <w:lang w:eastAsia="he-IL"/>
        </w:rPr>
        <w:t xml:space="preserve"> היה ויחשבו לעובדי היועץ</w:t>
      </w:r>
      <w:r w:rsidRPr="009E2846">
        <w:rPr>
          <w:rFonts w:ascii="Times New Roman" w:eastAsia="Times New Roman" w:hAnsi="Times New Roman"/>
          <w:sz w:val="24"/>
          <w:rtl/>
          <w:lang w:eastAsia="he-IL"/>
        </w:rPr>
        <w:t>. הביטוח מורחב ל</w:t>
      </w:r>
      <w:r w:rsidRPr="009E2846">
        <w:rPr>
          <w:rFonts w:ascii="Times New Roman" w:eastAsia="Times New Roman" w:hAnsi="Times New Roman" w:hint="cs"/>
          <w:sz w:val="24"/>
          <w:rtl/>
          <w:lang w:eastAsia="he-IL"/>
        </w:rPr>
        <w:t xml:space="preserve">שפות את החברה </w:t>
      </w:r>
      <w:r w:rsidRPr="009E2846">
        <w:rPr>
          <w:rFonts w:ascii="Times New Roman" w:eastAsia="Times New Roman" w:hAnsi="Times New Roman"/>
          <w:sz w:val="24"/>
          <w:rtl/>
          <w:lang w:eastAsia="he-IL"/>
        </w:rPr>
        <w:t xml:space="preserve">היה ותיחשב למעביד של </w:t>
      </w:r>
      <w:r w:rsidRPr="009E2846">
        <w:rPr>
          <w:rFonts w:ascii="Times New Roman" w:eastAsia="Times New Roman" w:hAnsi="Times New Roman" w:hint="eastAsia"/>
          <w:sz w:val="24"/>
          <w:rtl/>
          <w:lang w:eastAsia="he-IL"/>
        </w:rPr>
        <w:t>מי</w:t>
      </w:r>
      <w:r w:rsidRPr="009E2846">
        <w:rPr>
          <w:rFonts w:ascii="Times New Roman" w:eastAsia="Times New Roman" w:hAnsi="Times New Roman"/>
          <w:sz w:val="24"/>
          <w:rtl/>
          <w:lang w:eastAsia="he-IL"/>
        </w:rPr>
        <w:t xml:space="preserve"> מ</w:t>
      </w:r>
      <w:r w:rsidRPr="009E2846">
        <w:rPr>
          <w:rFonts w:ascii="Times New Roman" w:eastAsia="Times New Roman" w:hAnsi="Times New Roman" w:hint="cs"/>
          <w:sz w:val="24"/>
          <w:rtl/>
          <w:lang w:eastAsia="he-IL"/>
        </w:rPr>
        <w:t>עובדי</w:t>
      </w:r>
      <w:r w:rsidRPr="009E2846">
        <w:rPr>
          <w:rFonts w:ascii="Times New Roman" w:eastAsia="Times New Roman" w:hAnsi="Times New Roman"/>
          <w:sz w:val="24"/>
          <w:rtl/>
          <w:lang w:eastAsia="he-IL"/>
        </w:rPr>
        <w:t xml:space="preserve"> היועץ או אם ייקבע כי היא נושאת באחריות </w:t>
      </w:r>
      <w:proofErr w:type="spellStart"/>
      <w:r w:rsidRPr="009E2846">
        <w:rPr>
          <w:rFonts w:ascii="Times New Roman" w:eastAsia="Times New Roman" w:hAnsi="Times New Roman"/>
          <w:sz w:val="24"/>
          <w:rtl/>
          <w:lang w:eastAsia="he-IL"/>
        </w:rPr>
        <w:t>שילוחית</w:t>
      </w:r>
      <w:proofErr w:type="spellEnd"/>
      <w:r w:rsidRPr="009E2846">
        <w:rPr>
          <w:rFonts w:ascii="Times New Roman" w:eastAsia="Times New Roman" w:hAnsi="Times New Roman"/>
          <w:sz w:val="24"/>
          <w:rtl/>
          <w:lang w:eastAsia="he-IL"/>
        </w:rPr>
        <w:t xml:space="preserve"> לעניין חבות היועץ כלפי </w:t>
      </w:r>
      <w:r w:rsidRPr="009E2846">
        <w:rPr>
          <w:rFonts w:ascii="Times New Roman" w:eastAsia="Times New Roman" w:hAnsi="Times New Roman" w:hint="eastAsia"/>
          <w:sz w:val="24"/>
          <w:rtl/>
          <w:lang w:eastAsia="he-IL"/>
        </w:rPr>
        <w:t>מי</w:t>
      </w:r>
      <w:r w:rsidRPr="009E2846">
        <w:rPr>
          <w:rFonts w:ascii="Times New Roman" w:eastAsia="Times New Roman" w:hAnsi="Times New Roman"/>
          <w:sz w:val="24"/>
          <w:rtl/>
          <w:lang w:eastAsia="he-IL"/>
        </w:rPr>
        <w:t xml:space="preserve"> מ</w:t>
      </w:r>
      <w:r w:rsidRPr="009E2846">
        <w:rPr>
          <w:rFonts w:ascii="Times New Roman" w:eastAsia="Times New Roman" w:hAnsi="Times New Roman" w:hint="cs"/>
          <w:sz w:val="24"/>
          <w:rtl/>
          <w:lang w:eastAsia="he-IL"/>
        </w:rPr>
        <w:t>עובדיו</w:t>
      </w:r>
      <w:r w:rsidRPr="009E2846">
        <w:rPr>
          <w:rFonts w:ascii="Times New Roman" w:eastAsia="Times New Roman" w:hAnsi="Times New Roman"/>
          <w:sz w:val="24"/>
          <w:rtl/>
          <w:lang w:eastAsia="he-IL"/>
        </w:rPr>
        <w:t>.</w:t>
      </w:r>
    </w:p>
    <w:p w14:paraId="1F246FD9"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53E3951F" w14:textId="77777777" w:rsidR="009E2846" w:rsidRPr="009E2846" w:rsidRDefault="009E2846" w:rsidP="009E2846">
      <w:pPr>
        <w:widowControl w:val="0"/>
        <w:numPr>
          <w:ilvl w:val="0"/>
          <w:numId w:val="22"/>
        </w:numPr>
        <w:spacing w:before="0" w:beforeAutospacing="0" w:after="0" w:afterAutospacing="0" w:line="240" w:lineRule="exact"/>
        <w:rPr>
          <w:rFonts w:ascii="Times New Roman" w:eastAsia="Times New Roman" w:hAnsi="Times New Roman"/>
          <w:sz w:val="24"/>
          <w:rtl/>
          <w:lang w:eastAsia="he-IL"/>
        </w:rPr>
      </w:pPr>
      <w:r w:rsidRPr="009E2846">
        <w:rPr>
          <w:rFonts w:ascii="Times New Roman" w:eastAsia="Times New Roman" w:hAnsi="Times New Roman" w:hint="eastAsia"/>
          <w:sz w:val="24"/>
          <w:u w:val="single"/>
          <w:rtl/>
          <w:lang w:eastAsia="he-IL"/>
        </w:rPr>
        <w:t>ביטוח</w:t>
      </w:r>
      <w:r w:rsidRPr="009E2846">
        <w:rPr>
          <w:rFonts w:ascii="Times New Roman" w:eastAsia="Times New Roman" w:hAnsi="Times New Roman"/>
          <w:sz w:val="24"/>
          <w:u w:val="single"/>
          <w:rtl/>
          <w:lang w:eastAsia="he-IL"/>
        </w:rPr>
        <w:t xml:space="preserve"> אחריות כלפי צד שלישי</w:t>
      </w:r>
      <w:r w:rsidRPr="009E2846">
        <w:rPr>
          <w:rFonts w:ascii="Times New Roman" w:eastAsia="Times New Roman" w:hAnsi="Times New Roman"/>
          <w:sz w:val="24"/>
          <w:rtl/>
          <w:lang w:eastAsia="he-IL"/>
        </w:rPr>
        <w:t xml:space="preserve"> –</w:t>
      </w:r>
      <w:r w:rsidRPr="009E2846">
        <w:rPr>
          <w:rFonts w:ascii="Times New Roman" w:eastAsia="Times New Roman" w:hAnsi="Times New Roman" w:hint="cs"/>
          <w:sz w:val="24"/>
          <w:rtl/>
          <w:lang w:eastAsia="he-IL"/>
        </w:rPr>
        <w:t xml:space="preserve"> מ.פ. _______________________</w:t>
      </w:r>
    </w:p>
    <w:p w14:paraId="5CDCB66E" w14:textId="77777777" w:rsidR="009E2846" w:rsidRPr="009E2846" w:rsidRDefault="009E2846" w:rsidP="009E2846">
      <w:pPr>
        <w:widowControl w:val="0"/>
        <w:spacing w:before="0" w:beforeAutospacing="0" w:after="0" w:afterAutospacing="0" w:line="240" w:lineRule="exact"/>
        <w:ind w:left="720"/>
        <w:rPr>
          <w:rFonts w:ascii="Times New Roman" w:eastAsia="Times New Roman" w:hAnsi="Times New Roman"/>
          <w:sz w:val="24"/>
          <w:rtl/>
          <w:lang w:eastAsia="he-IL"/>
        </w:rPr>
      </w:pPr>
      <w:r w:rsidRPr="009E2846">
        <w:rPr>
          <w:rFonts w:ascii="Times New Roman" w:eastAsia="Times New Roman" w:hAnsi="Times New Roman" w:hint="eastAsia"/>
          <w:sz w:val="24"/>
          <w:rtl/>
          <w:lang w:eastAsia="he-IL"/>
        </w:rPr>
        <w:t>לכיסוי</w:t>
      </w:r>
      <w:r w:rsidRPr="009E2846">
        <w:rPr>
          <w:rFonts w:ascii="Times New Roman" w:eastAsia="Times New Roman" w:hAnsi="Times New Roman"/>
          <w:sz w:val="24"/>
          <w:rtl/>
          <w:lang w:eastAsia="he-IL"/>
        </w:rPr>
        <w:t xml:space="preserve"> אחריות היועץ על פי דין </w:t>
      </w:r>
      <w:r w:rsidRPr="009E2846">
        <w:rPr>
          <w:rFonts w:ascii="Times New Roman" w:eastAsia="Times New Roman" w:hAnsi="Times New Roman" w:hint="eastAsia"/>
          <w:sz w:val="24"/>
          <w:rtl/>
          <w:lang w:eastAsia="he-IL"/>
        </w:rPr>
        <w:t>בגין</w:t>
      </w:r>
      <w:r w:rsidRPr="009E2846">
        <w:rPr>
          <w:rFonts w:ascii="Times New Roman" w:eastAsia="Times New Roman" w:hAnsi="Times New Roman"/>
          <w:sz w:val="24"/>
          <w:rtl/>
          <w:lang w:eastAsia="he-IL"/>
        </w:rPr>
        <w:t xml:space="preserve"> פגיעה ו/או נזק העלולים להיגרם לגופו ו/או לרכושו </w:t>
      </w:r>
      <w:r w:rsidRPr="009E2846">
        <w:rPr>
          <w:rFonts w:ascii="Times New Roman" w:eastAsia="Times New Roman" w:hAnsi="Times New Roman"/>
          <w:sz w:val="24"/>
          <w:rtl/>
          <w:lang w:eastAsia="he-IL"/>
        </w:rPr>
        <w:lastRenderedPageBreak/>
        <w:t xml:space="preserve">של כל אדם ו/או גוף כלשהו </w:t>
      </w:r>
      <w:r w:rsidRPr="009E2846">
        <w:rPr>
          <w:rFonts w:ascii="Times New Roman" w:eastAsia="Times New Roman" w:hAnsi="Times New Roman" w:hint="cs"/>
          <w:sz w:val="24"/>
          <w:rtl/>
          <w:lang w:eastAsia="he-IL"/>
        </w:rPr>
        <w:t>(</w:t>
      </w:r>
      <w:r w:rsidRPr="009E2846">
        <w:rPr>
          <w:rFonts w:ascii="Times New Roman" w:eastAsia="Times New Roman" w:hAnsi="Times New Roman" w:hint="eastAsia"/>
          <w:sz w:val="24"/>
          <w:rtl/>
          <w:lang w:eastAsia="he-IL"/>
        </w:rPr>
        <w:t>לרבות</w:t>
      </w:r>
      <w:r w:rsidRPr="009E2846">
        <w:rPr>
          <w:rFonts w:ascii="Times New Roman" w:eastAsia="Times New Roman" w:hAnsi="Times New Roman"/>
          <w:sz w:val="24"/>
          <w:rtl/>
          <w:lang w:eastAsia="he-IL"/>
        </w:rPr>
        <w:t xml:space="preserve"> </w:t>
      </w:r>
      <w:r w:rsidRPr="009E2846">
        <w:rPr>
          <w:rFonts w:ascii="Times New Roman" w:eastAsia="Times New Roman" w:hAnsi="Times New Roman" w:hint="cs"/>
          <w:sz w:val="24"/>
          <w:rtl/>
          <w:lang w:eastAsia="he-IL"/>
        </w:rPr>
        <w:t>במפורש החברה)</w:t>
      </w:r>
      <w:r w:rsidRPr="009E2846">
        <w:rPr>
          <w:rFonts w:ascii="Times New Roman" w:eastAsia="Times New Roman" w:hAnsi="Times New Roman"/>
          <w:sz w:val="24"/>
          <w:rtl/>
          <w:lang w:eastAsia="he-IL"/>
        </w:rPr>
        <w:t>, בג</w:t>
      </w:r>
      <w:r w:rsidRPr="009E2846">
        <w:rPr>
          <w:rFonts w:ascii="Times New Roman" w:eastAsia="Times New Roman" w:hAnsi="Times New Roman" w:hint="eastAsia"/>
          <w:sz w:val="24"/>
          <w:rtl/>
          <w:lang w:eastAsia="he-IL"/>
        </w:rPr>
        <w:t>בולות</w:t>
      </w:r>
      <w:r w:rsidRPr="009E2846">
        <w:rPr>
          <w:rFonts w:ascii="Times New Roman" w:eastAsia="Times New Roman" w:hAnsi="Times New Roman"/>
          <w:sz w:val="24"/>
          <w:rtl/>
          <w:lang w:eastAsia="he-IL"/>
        </w:rPr>
        <w:t xml:space="preserve"> אחריות בסך של </w:t>
      </w:r>
      <w:r w:rsidRPr="009E2846">
        <w:rPr>
          <w:rFonts w:ascii="Times New Roman" w:eastAsia="Times New Roman" w:hAnsi="Times New Roman" w:hint="cs"/>
          <w:sz w:val="24"/>
          <w:rtl/>
          <w:lang w:eastAsia="he-IL"/>
        </w:rPr>
        <w:t>4</w:t>
      </w:r>
      <w:r w:rsidRPr="009E2846">
        <w:rPr>
          <w:rFonts w:ascii="Times New Roman" w:eastAsia="Times New Roman" w:hAnsi="Times New Roman"/>
          <w:sz w:val="24"/>
          <w:rtl/>
          <w:lang w:eastAsia="he-IL"/>
        </w:rPr>
        <w:t>,000,000</w:t>
      </w:r>
      <w:r w:rsidRPr="009E2846">
        <w:rPr>
          <w:rFonts w:ascii="Times New Roman" w:eastAsia="Times New Roman" w:hAnsi="Times New Roman" w:hint="cs"/>
          <w:sz w:val="24"/>
          <w:rtl/>
          <w:lang w:eastAsia="he-IL"/>
        </w:rPr>
        <w:t xml:space="preserve"> ₪ </w:t>
      </w:r>
      <w:r w:rsidRPr="009E2846">
        <w:rPr>
          <w:rFonts w:ascii="Times New Roman" w:eastAsia="Times New Roman" w:hAnsi="Times New Roman"/>
          <w:sz w:val="24"/>
          <w:rtl/>
          <w:lang w:eastAsia="he-IL"/>
        </w:rPr>
        <w:t xml:space="preserve">למקרה ובמצטבר לתקופת </w:t>
      </w:r>
      <w:r w:rsidRPr="009E2846">
        <w:rPr>
          <w:rFonts w:ascii="Times New Roman" w:eastAsia="Times New Roman" w:hAnsi="Times New Roman" w:hint="cs"/>
          <w:sz w:val="24"/>
          <w:rtl/>
          <w:lang w:eastAsia="he-IL"/>
        </w:rPr>
        <w:t>ה</w:t>
      </w:r>
      <w:r w:rsidRPr="009E2846">
        <w:rPr>
          <w:rFonts w:ascii="Times New Roman" w:eastAsia="Times New Roman" w:hAnsi="Times New Roman" w:hint="eastAsia"/>
          <w:sz w:val="24"/>
          <w:rtl/>
          <w:lang w:eastAsia="he-IL"/>
        </w:rPr>
        <w:t>ביטוח</w:t>
      </w:r>
      <w:r w:rsidRPr="009E2846">
        <w:rPr>
          <w:rFonts w:ascii="Times New Roman" w:eastAsia="Times New Roman" w:hAnsi="Times New Roman"/>
          <w:sz w:val="24"/>
          <w:rtl/>
          <w:lang w:eastAsia="he-IL"/>
        </w:rPr>
        <w:t xml:space="preserve">. </w:t>
      </w:r>
      <w:r w:rsidRPr="009E2846">
        <w:rPr>
          <w:rFonts w:ascii="Times New Roman" w:eastAsia="Times New Roman" w:hAnsi="Times New Roman" w:hint="eastAsia"/>
          <w:sz w:val="24"/>
          <w:rtl/>
          <w:lang w:eastAsia="he-IL"/>
        </w:rPr>
        <w:t>הביטוח</w:t>
      </w:r>
      <w:r w:rsidRPr="009E2846">
        <w:rPr>
          <w:rFonts w:ascii="Times New Roman" w:eastAsia="Times New Roman" w:hAnsi="Times New Roman"/>
          <w:sz w:val="24"/>
          <w:rtl/>
          <w:lang w:eastAsia="he-IL"/>
        </w:rPr>
        <w:t xml:space="preserve"> אינו כולל כל סייג בדבר חבות בגין וכלפי קבלנים, </w:t>
      </w:r>
      <w:r w:rsidRPr="009E2846">
        <w:rPr>
          <w:rFonts w:ascii="Times New Roman" w:eastAsia="Times New Roman" w:hAnsi="Times New Roman" w:hint="eastAsia"/>
          <w:sz w:val="24"/>
          <w:rtl/>
          <w:lang w:eastAsia="he-IL"/>
        </w:rPr>
        <w:t>קבלני</w:t>
      </w:r>
      <w:r w:rsidRPr="009E2846">
        <w:rPr>
          <w:rFonts w:ascii="Times New Roman" w:eastAsia="Times New Roman" w:hAnsi="Times New Roman"/>
          <w:sz w:val="24"/>
          <w:rtl/>
          <w:lang w:eastAsia="he-IL"/>
        </w:rPr>
        <w:t xml:space="preserve"> משנה ועובדיהם וכן תביעות תחלוף מצד המוסד לביטוח לאומי. הביטוח מורחב ל</w:t>
      </w:r>
      <w:r w:rsidRPr="009E2846">
        <w:rPr>
          <w:rFonts w:ascii="Times New Roman" w:eastAsia="Times New Roman" w:hAnsi="Times New Roman" w:hint="cs"/>
          <w:sz w:val="24"/>
          <w:rtl/>
          <w:lang w:eastAsia="he-IL"/>
        </w:rPr>
        <w:t xml:space="preserve">שפות את החברה בגין </w:t>
      </w:r>
      <w:r w:rsidRPr="009E2846">
        <w:rPr>
          <w:rFonts w:ascii="Times New Roman" w:eastAsia="Times New Roman" w:hAnsi="Times New Roman"/>
          <w:sz w:val="24"/>
          <w:rtl/>
          <w:lang w:eastAsia="he-IL"/>
        </w:rPr>
        <w:t xml:space="preserve">אחריותה למעשי ו/או מחדלי היועץ ו/או מי מטעמו, בכפוף </w:t>
      </w:r>
      <w:r w:rsidRPr="009E2846">
        <w:rPr>
          <w:rFonts w:ascii="Times New Roman" w:eastAsia="Times New Roman" w:hAnsi="Times New Roman" w:hint="eastAsia"/>
          <w:sz w:val="24"/>
          <w:rtl/>
          <w:lang w:eastAsia="he-IL"/>
        </w:rPr>
        <w:t>לסעיף</w:t>
      </w:r>
      <w:r w:rsidRPr="009E2846">
        <w:rPr>
          <w:rFonts w:ascii="Times New Roman" w:eastAsia="Times New Roman" w:hAnsi="Times New Roman"/>
          <w:sz w:val="24"/>
          <w:rtl/>
          <w:lang w:eastAsia="he-IL"/>
        </w:rPr>
        <w:t xml:space="preserve"> אחריות צולבת.</w:t>
      </w:r>
    </w:p>
    <w:p w14:paraId="1A4F7095" w14:textId="77777777" w:rsidR="009E2846" w:rsidRPr="009E2846" w:rsidRDefault="009E2846" w:rsidP="009E2846">
      <w:pPr>
        <w:widowControl w:val="0"/>
        <w:spacing w:before="0" w:beforeAutospacing="0" w:after="0" w:afterAutospacing="0" w:line="240" w:lineRule="auto"/>
        <w:ind w:left="709" w:hanging="720"/>
        <w:rPr>
          <w:rFonts w:ascii="Times New Roman" w:eastAsia="Times New Roman" w:hAnsi="Times New Roman"/>
          <w:sz w:val="24"/>
          <w:rtl/>
          <w:lang w:eastAsia="he-IL"/>
        </w:rPr>
      </w:pPr>
    </w:p>
    <w:p w14:paraId="749EB6B4" w14:textId="77777777" w:rsidR="009E2846" w:rsidRPr="009E2846" w:rsidRDefault="009E2846" w:rsidP="009E2846">
      <w:pPr>
        <w:widowControl w:val="0"/>
        <w:spacing w:before="0" w:beforeAutospacing="0" w:after="0" w:afterAutospacing="0" w:line="240" w:lineRule="auto"/>
        <w:ind w:left="709" w:hanging="720"/>
        <w:rPr>
          <w:rFonts w:ascii="Times New Roman" w:eastAsia="Times New Roman" w:hAnsi="Times New Roman"/>
          <w:sz w:val="24"/>
          <w:rtl/>
          <w:lang w:eastAsia="he-IL"/>
        </w:rPr>
      </w:pPr>
    </w:p>
    <w:p w14:paraId="07D40889"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b/>
          <w:bCs/>
          <w:sz w:val="24"/>
          <w:u w:val="single"/>
          <w:rtl/>
          <w:lang w:eastAsia="he-IL"/>
        </w:rPr>
      </w:pPr>
    </w:p>
    <w:p w14:paraId="6C582E08"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b/>
          <w:bCs/>
          <w:sz w:val="24"/>
          <w:rtl/>
          <w:lang w:eastAsia="he-IL"/>
        </w:rPr>
      </w:pPr>
      <w:r w:rsidRPr="009E2846">
        <w:rPr>
          <w:rFonts w:ascii="Times New Roman" w:eastAsia="Times New Roman" w:hAnsi="Times New Roman" w:hint="eastAsia"/>
          <w:b/>
          <w:bCs/>
          <w:sz w:val="24"/>
          <w:u w:val="single"/>
          <w:rtl/>
          <w:lang w:eastAsia="he-IL"/>
        </w:rPr>
        <w:t>כללי</w:t>
      </w:r>
      <w:r w:rsidRPr="009E2846">
        <w:rPr>
          <w:rFonts w:ascii="Times New Roman" w:eastAsia="Times New Roman" w:hAnsi="Times New Roman"/>
          <w:b/>
          <w:bCs/>
          <w:sz w:val="24"/>
          <w:u w:val="single"/>
          <w:rtl/>
          <w:lang w:eastAsia="he-IL"/>
        </w:rPr>
        <w:t xml:space="preserve"> לכל הפוליסות</w:t>
      </w:r>
      <w:r w:rsidRPr="009E2846">
        <w:rPr>
          <w:rFonts w:ascii="Times New Roman" w:eastAsia="Times New Roman" w:hAnsi="Times New Roman"/>
          <w:b/>
          <w:bCs/>
          <w:sz w:val="24"/>
          <w:rtl/>
          <w:lang w:eastAsia="he-IL"/>
        </w:rPr>
        <w:t xml:space="preserve"> </w:t>
      </w:r>
      <w:r w:rsidRPr="009E2846">
        <w:rPr>
          <w:rFonts w:ascii="Times New Roman" w:eastAsia="Times New Roman" w:hAnsi="Times New Roman" w:hint="eastAsia"/>
          <w:b/>
          <w:bCs/>
          <w:sz w:val="24"/>
          <w:rtl/>
          <w:lang w:eastAsia="he-IL"/>
        </w:rPr>
        <w:t>–</w:t>
      </w:r>
      <w:r w:rsidRPr="009E2846">
        <w:rPr>
          <w:rFonts w:ascii="Times New Roman" w:eastAsia="Times New Roman" w:hAnsi="Times New Roman"/>
          <w:b/>
          <w:bCs/>
          <w:sz w:val="24"/>
          <w:rtl/>
          <w:lang w:eastAsia="he-IL"/>
        </w:rPr>
        <w:t xml:space="preserve"> </w:t>
      </w:r>
    </w:p>
    <w:p w14:paraId="0DEAE6F0"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07AA4CBF" w14:textId="77777777" w:rsidR="009E2846" w:rsidRPr="009E2846" w:rsidRDefault="009E2846" w:rsidP="009E2846">
      <w:pPr>
        <w:widowControl w:val="0"/>
        <w:numPr>
          <w:ilvl w:val="0"/>
          <w:numId w:val="21"/>
        </w:numPr>
        <w:spacing w:before="0" w:beforeAutospacing="0" w:after="0" w:afterAutospacing="0" w:line="240" w:lineRule="auto"/>
        <w:rPr>
          <w:rFonts w:ascii="Times New Roman" w:eastAsia="Times New Roman" w:hAnsi="Times New Roman"/>
          <w:sz w:val="24"/>
          <w:lang w:eastAsia="he-IL"/>
        </w:rPr>
      </w:pPr>
      <w:r w:rsidRPr="009E2846">
        <w:rPr>
          <w:rFonts w:ascii="Times New Roman" w:eastAsia="Times New Roman" w:hAnsi="Times New Roman"/>
          <w:b/>
          <w:bCs/>
          <w:sz w:val="24"/>
          <w:rtl/>
          <w:lang w:eastAsia="he-IL"/>
        </w:rPr>
        <w:t>"</w:t>
      </w:r>
      <w:r w:rsidRPr="009E2846">
        <w:rPr>
          <w:rFonts w:ascii="Times New Roman" w:eastAsia="Times New Roman" w:hAnsi="Times New Roman" w:hint="cs"/>
          <w:b/>
          <w:bCs/>
          <w:sz w:val="24"/>
          <w:rtl/>
          <w:lang w:eastAsia="he-IL"/>
        </w:rPr>
        <w:t>החברה</w:t>
      </w:r>
      <w:r w:rsidRPr="009E2846">
        <w:rPr>
          <w:rFonts w:ascii="Times New Roman" w:eastAsia="Times New Roman" w:hAnsi="Times New Roman"/>
          <w:b/>
          <w:bCs/>
          <w:sz w:val="24"/>
          <w:rtl/>
          <w:lang w:eastAsia="he-IL"/>
        </w:rPr>
        <w:t>"</w:t>
      </w:r>
      <w:r w:rsidRPr="009E2846">
        <w:rPr>
          <w:rFonts w:ascii="Times New Roman" w:eastAsia="Times New Roman" w:hAnsi="Times New Roman"/>
          <w:sz w:val="24"/>
          <w:rtl/>
          <w:lang w:eastAsia="he-IL"/>
        </w:rPr>
        <w:t xml:space="preserve"> </w:t>
      </w:r>
      <w:r w:rsidRPr="009E2846">
        <w:rPr>
          <w:rFonts w:ascii="Times New Roman" w:eastAsia="Times New Roman" w:hAnsi="Times New Roman" w:hint="eastAsia"/>
          <w:sz w:val="24"/>
          <w:rtl/>
          <w:lang w:eastAsia="he-IL"/>
        </w:rPr>
        <w:t>לצורך</w:t>
      </w:r>
      <w:r w:rsidRPr="009E2846">
        <w:rPr>
          <w:rFonts w:ascii="Times New Roman" w:eastAsia="Times New Roman" w:hAnsi="Times New Roman"/>
          <w:sz w:val="24"/>
          <w:rtl/>
          <w:lang w:eastAsia="he-IL"/>
        </w:rPr>
        <w:t xml:space="preserve"> הביטוחים הנ"</w:t>
      </w:r>
      <w:r w:rsidRPr="009E2846">
        <w:rPr>
          <w:rFonts w:ascii="Times New Roman" w:eastAsia="Times New Roman" w:hAnsi="Times New Roman" w:hint="eastAsia"/>
          <w:sz w:val="24"/>
          <w:rtl/>
          <w:lang w:eastAsia="he-IL"/>
        </w:rPr>
        <w:t>ל</w:t>
      </w:r>
      <w:r w:rsidRPr="009E2846">
        <w:rPr>
          <w:rFonts w:ascii="Times New Roman" w:eastAsia="Times New Roman" w:hAnsi="Times New Roman"/>
          <w:sz w:val="24"/>
          <w:rtl/>
          <w:lang w:eastAsia="he-IL"/>
        </w:rPr>
        <w:t xml:space="preserve"> </w:t>
      </w:r>
      <w:r w:rsidRPr="009E2846">
        <w:rPr>
          <w:rFonts w:ascii="Times New Roman" w:eastAsia="Times New Roman" w:hAnsi="Times New Roman" w:hint="eastAsia"/>
          <w:sz w:val="24"/>
          <w:rtl/>
          <w:lang w:eastAsia="he-IL"/>
        </w:rPr>
        <w:t>ו</w:t>
      </w:r>
      <w:r w:rsidRPr="009E2846">
        <w:rPr>
          <w:rFonts w:ascii="Times New Roman" w:eastAsia="Times New Roman" w:hAnsi="Times New Roman"/>
          <w:sz w:val="24"/>
          <w:rtl/>
          <w:lang w:eastAsia="he-IL"/>
        </w:rPr>
        <w:t>/או אישור זה הינ</w:t>
      </w:r>
      <w:r w:rsidRPr="009E2846">
        <w:rPr>
          <w:rFonts w:ascii="Times New Roman" w:eastAsia="Times New Roman" w:hAnsi="Times New Roman" w:hint="cs"/>
          <w:sz w:val="24"/>
          <w:rtl/>
          <w:lang w:eastAsia="he-IL"/>
        </w:rPr>
        <w:t>ה</w:t>
      </w:r>
      <w:r w:rsidRPr="009E2846">
        <w:rPr>
          <w:rFonts w:ascii="Times New Roman" w:eastAsia="Times New Roman" w:hAnsi="Times New Roman"/>
          <w:sz w:val="24"/>
          <w:rtl/>
          <w:lang w:eastAsia="he-IL"/>
        </w:rPr>
        <w:t xml:space="preserve"> לרבות חברת אם ו/או חברות בנות ו/או חברות שלובות</w:t>
      </w:r>
      <w:r w:rsidRPr="009E2846">
        <w:rPr>
          <w:rFonts w:ascii="Times New Roman" w:eastAsia="Times New Roman" w:hAnsi="Times New Roman" w:hint="cs"/>
          <w:sz w:val="24"/>
          <w:rtl/>
          <w:lang w:eastAsia="he-IL"/>
        </w:rPr>
        <w:t xml:space="preserve"> ו/או עובדיהן ו/או מנהליהן</w:t>
      </w:r>
      <w:r w:rsidRPr="009E2846">
        <w:rPr>
          <w:rFonts w:ascii="Times New Roman" w:eastAsia="Times New Roman" w:hAnsi="Times New Roman"/>
          <w:sz w:val="24"/>
          <w:rtl/>
          <w:lang w:eastAsia="he-IL"/>
        </w:rPr>
        <w:t>.</w:t>
      </w:r>
    </w:p>
    <w:p w14:paraId="2B4F00C6" w14:textId="77777777" w:rsidR="009E2846" w:rsidRPr="009E2846" w:rsidRDefault="009E2846" w:rsidP="009E2846">
      <w:pPr>
        <w:widowControl w:val="0"/>
        <w:spacing w:before="0" w:beforeAutospacing="0" w:after="0" w:afterAutospacing="0" w:line="240" w:lineRule="auto"/>
        <w:ind w:right="720"/>
        <w:rPr>
          <w:rFonts w:ascii="Times New Roman" w:eastAsia="Times New Roman" w:hAnsi="Times New Roman"/>
          <w:sz w:val="24"/>
          <w:lang w:eastAsia="he-IL"/>
        </w:rPr>
      </w:pPr>
    </w:p>
    <w:p w14:paraId="10DD670D" w14:textId="77777777" w:rsidR="009E2846" w:rsidRPr="009E2846" w:rsidRDefault="009E2846" w:rsidP="009E2846">
      <w:pPr>
        <w:widowControl w:val="0"/>
        <w:numPr>
          <w:ilvl w:val="0"/>
          <w:numId w:val="21"/>
        </w:numPr>
        <w:spacing w:before="0" w:beforeAutospacing="0" w:after="0" w:afterAutospacing="0" w:line="240" w:lineRule="auto"/>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נוסח הפוליסות (למעט אחריות מקצועית) לא יפחת מהנוסח הידוע כביט במהדורה הרלוונטית לעת עריכת הביטוח.</w:t>
      </w:r>
    </w:p>
    <w:p w14:paraId="18C71D44" w14:textId="77777777" w:rsidR="009E2846" w:rsidRPr="009E2846" w:rsidRDefault="009E2846" w:rsidP="009E2846">
      <w:pPr>
        <w:widowControl w:val="0"/>
        <w:spacing w:before="0" w:beforeAutospacing="0" w:after="0" w:afterAutospacing="0" w:line="240" w:lineRule="auto"/>
        <w:ind w:right="720"/>
        <w:rPr>
          <w:rFonts w:ascii="Times New Roman" w:eastAsia="Times New Roman" w:hAnsi="Times New Roman"/>
          <w:sz w:val="24"/>
          <w:rtl/>
          <w:lang w:eastAsia="he-IL"/>
        </w:rPr>
      </w:pPr>
    </w:p>
    <w:p w14:paraId="29BA6E61" w14:textId="77777777" w:rsidR="009E2846" w:rsidRPr="009E2846" w:rsidRDefault="009E2846" w:rsidP="009E2846">
      <w:pPr>
        <w:widowControl w:val="0"/>
        <w:numPr>
          <w:ilvl w:val="0"/>
          <w:numId w:val="21"/>
        </w:numPr>
        <w:spacing w:before="0" w:beforeAutospacing="0" w:after="0" w:afterAutospacing="0" w:line="240" w:lineRule="auto"/>
        <w:rPr>
          <w:rFonts w:ascii="Times New Roman" w:eastAsia="Times New Roman" w:hAnsi="Times New Roman"/>
          <w:sz w:val="24"/>
          <w:rtl/>
          <w:lang w:eastAsia="he-IL"/>
        </w:rPr>
      </w:pPr>
      <w:r w:rsidRPr="009E2846">
        <w:rPr>
          <w:rFonts w:ascii="Times New Roman" w:eastAsia="Times New Roman" w:hAnsi="Times New Roman" w:hint="eastAsia"/>
          <w:sz w:val="24"/>
          <w:rtl/>
          <w:lang w:eastAsia="he-IL"/>
        </w:rPr>
        <w:t>הננו</w:t>
      </w:r>
      <w:r w:rsidRPr="009E2846">
        <w:rPr>
          <w:rFonts w:ascii="Times New Roman" w:eastAsia="Times New Roman" w:hAnsi="Times New Roman"/>
          <w:sz w:val="24"/>
          <w:rtl/>
          <w:lang w:eastAsia="he-IL"/>
        </w:rPr>
        <w:t xml:space="preserve"> מאשרים כי ידוע לנו שהאחריות </w:t>
      </w:r>
      <w:r w:rsidRPr="009E2846">
        <w:rPr>
          <w:rFonts w:ascii="Times New Roman" w:eastAsia="Times New Roman" w:hAnsi="Times New Roman" w:hint="eastAsia"/>
          <w:sz w:val="24"/>
          <w:rtl/>
          <w:lang w:eastAsia="he-IL"/>
        </w:rPr>
        <w:t>לתשלום</w:t>
      </w:r>
      <w:r w:rsidRPr="009E2846">
        <w:rPr>
          <w:rFonts w:ascii="Times New Roman" w:eastAsia="Times New Roman" w:hAnsi="Times New Roman"/>
          <w:sz w:val="24"/>
          <w:rtl/>
          <w:lang w:eastAsia="he-IL"/>
        </w:rPr>
        <w:t xml:space="preserve"> פרמיות הביטוח והשתתפות עצמית חלה על היועץ בלבד</w:t>
      </w:r>
      <w:r w:rsidRPr="009E2846">
        <w:rPr>
          <w:rFonts w:ascii="Times New Roman" w:eastAsia="Times New Roman" w:hAnsi="Times New Roman" w:hint="cs"/>
          <w:sz w:val="24"/>
          <w:rtl/>
          <w:lang w:eastAsia="he-IL"/>
        </w:rPr>
        <w:t>, ובשום מקרה לא על החברה</w:t>
      </w:r>
      <w:r w:rsidRPr="009E2846">
        <w:rPr>
          <w:rFonts w:ascii="Times New Roman" w:eastAsia="Times New Roman" w:hAnsi="Times New Roman"/>
          <w:sz w:val="24"/>
          <w:rtl/>
          <w:lang w:eastAsia="he-IL"/>
        </w:rPr>
        <w:t>.</w:t>
      </w:r>
    </w:p>
    <w:p w14:paraId="70294D50"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7B87DA3D" w14:textId="77777777" w:rsidR="009E2846" w:rsidRPr="009E2846" w:rsidRDefault="009E2846" w:rsidP="009E2846">
      <w:pPr>
        <w:widowControl w:val="0"/>
        <w:numPr>
          <w:ilvl w:val="0"/>
          <w:numId w:val="21"/>
        </w:numPr>
        <w:spacing w:before="0" w:beforeAutospacing="0" w:after="0" w:afterAutospacing="0" w:line="240" w:lineRule="auto"/>
        <w:rPr>
          <w:rFonts w:ascii="Times New Roman" w:eastAsia="Times New Roman" w:hAnsi="Times New Roman"/>
          <w:sz w:val="24"/>
          <w:lang w:eastAsia="he-IL"/>
        </w:rPr>
      </w:pPr>
      <w:r w:rsidRPr="009E2846">
        <w:rPr>
          <w:rFonts w:ascii="Times New Roman" w:eastAsia="Times New Roman" w:hAnsi="Times New Roman" w:hint="eastAsia"/>
          <w:sz w:val="24"/>
          <w:rtl/>
          <w:lang w:eastAsia="he-IL"/>
        </w:rPr>
        <w:t>הננו</w:t>
      </w:r>
      <w:r w:rsidRPr="009E2846">
        <w:rPr>
          <w:rFonts w:ascii="Times New Roman" w:eastAsia="Times New Roman" w:hAnsi="Times New Roman"/>
          <w:sz w:val="24"/>
          <w:rtl/>
          <w:lang w:eastAsia="he-IL"/>
        </w:rPr>
        <w:t xml:space="preserve"> מאשרים כי כל הביטוחים הנ"</w:t>
      </w:r>
      <w:r w:rsidRPr="009E2846">
        <w:rPr>
          <w:rFonts w:ascii="Times New Roman" w:eastAsia="Times New Roman" w:hAnsi="Times New Roman" w:hint="eastAsia"/>
          <w:sz w:val="24"/>
          <w:rtl/>
          <w:lang w:eastAsia="he-IL"/>
        </w:rPr>
        <w:t>ל</w:t>
      </w:r>
      <w:r w:rsidRPr="009E2846">
        <w:rPr>
          <w:rFonts w:ascii="Times New Roman" w:eastAsia="Times New Roman" w:hAnsi="Times New Roman"/>
          <w:sz w:val="24"/>
          <w:rtl/>
          <w:lang w:eastAsia="he-IL"/>
        </w:rPr>
        <w:t xml:space="preserve"> </w:t>
      </w:r>
      <w:r w:rsidRPr="009E2846">
        <w:rPr>
          <w:rFonts w:ascii="Times New Roman" w:eastAsia="Times New Roman" w:hAnsi="Times New Roman" w:hint="eastAsia"/>
          <w:sz w:val="24"/>
          <w:rtl/>
          <w:lang w:eastAsia="he-IL"/>
        </w:rPr>
        <w:t>הינם</w:t>
      </w:r>
      <w:r w:rsidRPr="009E2846">
        <w:rPr>
          <w:rFonts w:ascii="Times New Roman" w:eastAsia="Times New Roman" w:hAnsi="Times New Roman"/>
          <w:sz w:val="24"/>
          <w:rtl/>
          <w:lang w:eastAsia="he-IL"/>
        </w:rPr>
        <w:t xml:space="preserve"> ראשוניים וקודמים לכל ביטוח הנערך על ידי </w:t>
      </w:r>
      <w:r w:rsidRPr="009E2846">
        <w:rPr>
          <w:rFonts w:ascii="Times New Roman" w:eastAsia="Times New Roman" w:hAnsi="Times New Roman" w:hint="cs"/>
          <w:sz w:val="24"/>
          <w:rtl/>
          <w:lang w:eastAsia="he-IL"/>
        </w:rPr>
        <w:t>החברה</w:t>
      </w:r>
      <w:r w:rsidRPr="009E2846">
        <w:rPr>
          <w:rFonts w:ascii="Times New Roman" w:eastAsia="Times New Roman" w:hAnsi="Times New Roman"/>
          <w:sz w:val="24"/>
          <w:rtl/>
          <w:lang w:eastAsia="he-IL"/>
        </w:rPr>
        <w:t xml:space="preserve"> ו/או לטובתה, ואנו מוותרים על </w:t>
      </w:r>
      <w:r w:rsidRPr="009E2846">
        <w:rPr>
          <w:rFonts w:ascii="Times New Roman" w:eastAsia="Times New Roman" w:hAnsi="Times New Roman" w:hint="eastAsia"/>
          <w:sz w:val="24"/>
          <w:rtl/>
          <w:lang w:eastAsia="he-IL"/>
        </w:rPr>
        <w:t>כל</w:t>
      </w:r>
      <w:r w:rsidRPr="009E2846">
        <w:rPr>
          <w:rFonts w:ascii="Times New Roman" w:eastAsia="Times New Roman" w:hAnsi="Times New Roman"/>
          <w:sz w:val="24"/>
          <w:rtl/>
          <w:lang w:eastAsia="he-IL"/>
        </w:rPr>
        <w:t xml:space="preserve"> טענה ו/או דרישה ו/או תביעה בדבר שיתוף ביטוחי </w:t>
      </w:r>
      <w:r w:rsidRPr="009E2846">
        <w:rPr>
          <w:rFonts w:ascii="Times New Roman" w:eastAsia="Times New Roman" w:hAnsi="Times New Roman" w:hint="cs"/>
          <w:sz w:val="24"/>
          <w:rtl/>
          <w:lang w:eastAsia="he-IL"/>
        </w:rPr>
        <w:t>החברה</w:t>
      </w:r>
      <w:r w:rsidRPr="009E2846">
        <w:rPr>
          <w:rFonts w:ascii="Times New Roman" w:eastAsia="Times New Roman" w:hAnsi="Times New Roman"/>
          <w:sz w:val="24"/>
          <w:rtl/>
          <w:lang w:eastAsia="he-IL"/>
        </w:rPr>
        <w:t>.</w:t>
      </w:r>
    </w:p>
    <w:p w14:paraId="25CC50D2" w14:textId="77777777" w:rsidR="009E2846" w:rsidRPr="009E2846" w:rsidRDefault="009E2846" w:rsidP="009E2846">
      <w:pPr>
        <w:spacing w:before="0" w:beforeAutospacing="0" w:after="0" w:afterAutospacing="0" w:line="360" w:lineRule="auto"/>
        <w:ind w:left="720"/>
        <w:rPr>
          <w:rFonts w:ascii="Times New Roman" w:eastAsia="Times New Roman" w:hAnsi="Times New Roman"/>
          <w:sz w:val="24"/>
          <w:rtl/>
        </w:rPr>
      </w:pPr>
    </w:p>
    <w:p w14:paraId="2A45491B" w14:textId="77777777" w:rsidR="009E2846" w:rsidRPr="009E2846" w:rsidRDefault="009E2846" w:rsidP="009E2846">
      <w:pPr>
        <w:widowControl w:val="0"/>
        <w:numPr>
          <w:ilvl w:val="0"/>
          <w:numId w:val="21"/>
        </w:numPr>
        <w:spacing w:before="0" w:beforeAutospacing="0" w:after="0" w:afterAutospacing="0" w:line="240" w:lineRule="auto"/>
        <w:rPr>
          <w:rFonts w:ascii="Times New Roman" w:eastAsia="Times New Roman" w:hAnsi="Times New Roman"/>
          <w:sz w:val="24"/>
          <w:lang w:eastAsia="he-IL"/>
        </w:rPr>
      </w:pPr>
      <w:r w:rsidRPr="009E2846">
        <w:rPr>
          <w:rFonts w:ascii="Times New Roman" w:eastAsia="Times New Roman" w:hAnsi="Times New Roman" w:hint="cs"/>
          <w:sz w:val="24"/>
          <w:rtl/>
          <w:lang w:eastAsia="he-IL"/>
        </w:rPr>
        <w:t xml:space="preserve">הפוליסות כוללות ויתור על זכות התחלוף כלפי החברה, עובדיה ומנהליה, ובלבד </w:t>
      </w:r>
      <w:proofErr w:type="spellStart"/>
      <w:r w:rsidRPr="009E2846">
        <w:rPr>
          <w:rFonts w:ascii="Times New Roman" w:eastAsia="Times New Roman" w:hAnsi="Times New Roman" w:hint="cs"/>
          <w:sz w:val="24"/>
          <w:rtl/>
          <w:lang w:eastAsia="he-IL"/>
        </w:rPr>
        <w:t>שהויתור</w:t>
      </w:r>
      <w:proofErr w:type="spellEnd"/>
      <w:r w:rsidRPr="009E2846">
        <w:rPr>
          <w:rFonts w:ascii="Times New Roman" w:eastAsia="Times New Roman" w:hAnsi="Times New Roman" w:hint="cs"/>
          <w:sz w:val="24"/>
          <w:rtl/>
          <w:lang w:eastAsia="he-IL"/>
        </w:rPr>
        <w:t xml:space="preserve"> על זכות התחלוף כאמור לא יחול לטובת מי שגרם לנזק בזדון.</w:t>
      </w:r>
    </w:p>
    <w:p w14:paraId="3F1248DB"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3B81CE4E" w14:textId="77777777" w:rsidR="009E2846" w:rsidRPr="009E2846" w:rsidRDefault="009E2846" w:rsidP="009E2846">
      <w:pPr>
        <w:widowControl w:val="0"/>
        <w:numPr>
          <w:ilvl w:val="0"/>
          <w:numId w:val="21"/>
        </w:numPr>
        <w:spacing w:before="0" w:beforeAutospacing="0" w:after="0" w:afterAutospacing="0" w:line="240" w:lineRule="auto"/>
        <w:rPr>
          <w:rFonts w:ascii="Times New Roman" w:eastAsia="Times New Roman" w:hAnsi="Times New Roman"/>
          <w:sz w:val="24"/>
          <w:rtl/>
          <w:lang w:eastAsia="he-IL"/>
        </w:rPr>
      </w:pPr>
      <w:r w:rsidRPr="009E2846">
        <w:rPr>
          <w:rFonts w:ascii="Times New Roman" w:eastAsia="Times New Roman" w:hAnsi="Times New Roman" w:hint="eastAsia"/>
          <w:sz w:val="24"/>
          <w:rtl/>
          <w:lang w:eastAsia="he-IL"/>
        </w:rPr>
        <w:t>הננו</w:t>
      </w:r>
      <w:r w:rsidRPr="009E2846">
        <w:rPr>
          <w:rFonts w:ascii="Times New Roman" w:eastAsia="Times New Roman" w:hAnsi="Times New Roman"/>
          <w:sz w:val="24"/>
          <w:rtl/>
          <w:lang w:eastAsia="he-IL"/>
        </w:rPr>
        <w:t xml:space="preserve"> מתחייבים כי הביטוחים הנ"</w:t>
      </w:r>
      <w:r w:rsidRPr="009E2846">
        <w:rPr>
          <w:rFonts w:ascii="Times New Roman" w:eastAsia="Times New Roman" w:hAnsi="Times New Roman" w:hint="eastAsia"/>
          <w:sz w:val="24"/>
          <w:rtl/>
          <w:lang w:eastAsia="he-IL"/>
        </w:rPr>
        <w:t>ל</w:t>
      </w:r>
      <w:r w:rsidRPr="009E2846">
        <w:rPr>
          <w:rFonts w:ascii="Times New Roman" w:eastAsia="Times New Roman" w:hAnsi="Times New Roman"/>
          <w:sz w:val="24"/>
          <w:rtl/>
          <w:lang w:eastAsia="he-IL"/>
        </w:rPr>
        <w:t xml:space="preserve"> </w:t>
      </w:r>
      <w:r w:rsidRPr="009E2846">
        <w:rPr>
          <w:rFonts w:ascii="Times New Roman" w:eastAsia="Times New Roman" w:hAnsi="Times New Roman" w:hint="eastAsia"/>
          <w:sz w:val="24"/>
          <w:rtl/>
          <w:lang w:eastAsia="he-IL"/>
        </w:rPr>
        <w:t>לא</w:t>
      </w:r>
      <w:r w:rsidRPr="009E2846">
        <w:rPr>
          <w:rFonts w:ascii="Times New Roman" w:eastAsia="Times New Roman" w:hAnsi="Times New Roman"/>
          <w:sz w:val="24"/>
          <w:rtl/>
          <w:lang w:eastAsia="he-IL"/>
        </w:rPr>
        <w:t xml:space="preserve"> יבוטלו ולא יצומצמו במשך תקופת הביטוח, אלא בהודעה מראש של 60 יום </w:t>
      </w:r>
      <w:r w:rsidRPr="009E2846">
        <w:rPr>
          <w:rFonts w:ascii="Times New Roman" w:eastAsia="Times New Roman" w:hAnsi="Times New Roman" w:hint="cs"/>
          <w:sz w:val="24"/>
          <w:rtl/>
          <w:lang w:eastAsia="he-IL"/>
        </w:rPr>
        <w:t>לחברה</w:t>
      </w:r>
      <w:r w:rsidRPr="009E2846">
        <w:rPr>
          <w:rFonts w:ascii="Times New Roman" w:eastAsia="Times New Roman" w:hAnsi="Times New Roman"/>
          <w:sz w:val="24"/>
          <w:rtl/>
          <w:lang w:eastAsia="he-IL"/>
        </w:rPr>
        <w:t xml:space="preserve">, בכתב, </w:t>
      </w:r>
      <w:r w:rsidRPr="009E2846">
        <w:rPr>
          <w:rFonts w:ascii="Times New Roman" w:eastAsia="Times New Roman" w:hAnsi="Times New Roman" w:hint="eastAsia"/>
          <w:sz w:val="24"/>
          <w:rtl/>
          <w:lang w:eastAsia="he-IL"/>
        </w:rPr>
        <w:t>בדואר</w:t>
      </w:r>
      <w:r w:rsidRPr="009E2846">
        <w:rPr>
          <w:rFonts w:ascii="Times New Roman" w:eastAsia="Times New Roman" w:hAnsi="Times New Roman"/>
          <w:sz w:val="24"/>
          <w:rtl/>
          <w:lang w:eastAsia="he-IL"/>
        </w:rPr>
        <w:t xml:space="preserve"> רשום.</w:t>
      </w:r>
    </w:p>
    <w:p w14:paraId="7DD44A84"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543BB565"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11AABEE2"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r w:rsidRPr="009E2846">
        <w:rPr>
          <w:rFonts w:ascii="Times New Roman" w:eastAsia="Times New Roman" w:hAnsi="Times New Roman" w:hint="eastAsia"/>
          <w:bCs/>
          <w:sz w:val="24"/>
          <w:rtl/>
          <w:lang w:eastAsia="he-IL"/>
        </w:rPr>
        <w:t>אישורנו</w:t>
      </w:r>
      <w:r w:rsidRPr="009E2846">
        <w:rPr>
          <w:rFonts w:ascii="Times New Roman" w:eastAsia="Times New Roman" w:hAnsi="Times New Roman"/>
          <w:bCs/>
          <w:sz w:val="24"/>
          <w:rtl/>
          <w:lang w:eastAsia="he-IL"/>
        </w:rPr>
        <w:t xml:space="preserve"> זה הינו בכפוף לתנאי </w:t>
      </w:r>
      <w:r w:rsidRPr="009E2846">
        <w:rPr>
          <w:rFonts w:ascii="Times New Roman" w:eastAsia="Times New Roman" w:hAnsi="Times New Roman" w:hint="eastAsia"/>
          <w:bCs/>
          <w:sz w:val="24"/>
          <w:rtl/>
          <w:lang w:eastAsia="he-IL"/>
        </w:rPr>
        <w:t>פוליסות</w:t>
      </w:r>
      <w:r w:rsidRPr="009E2846">
        <w:rPr>
          <w:rFonts w:ascii="Times New Roman" w:eastAsia="Times New Roman" w:hAnsi="Times New Roman"/>
          <w:bCs/>
          <w:sz w:val="24"/>
          <w:rtl/>
          <w:lang w:eastAsia="he-IL"/>
        </w:rPr>
        <w:t xml:space="preserve"> הביטוח המקוריות ולסייגיהן, עד כמה שלא שונו על פי האמור באישור זה.</w:t>
      </w:r>
    </w:p>
    <w:p w14:paraId="5E6999C0"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143C36B1"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650AD2E7"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6B49E75E"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0D3E003B"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1E9B8D4F"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5088DA2D"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2D26DF51"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475200A4"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2FEF61BB"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0D8507B9"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4385EDF1"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04061710"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lang w:eastAsia="he-IL"/>
        </w:rPr>
      </w:pPr>
    </w:p>
    <w:p w14:paraId="78AF727D"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lang w:eastAsia="he-IL"/>
        </w:rPr>
      </w:pPr>
      <w:r w:rsidRPr="009E2846">
        <w:rPr>
          <w:rFonts w:ascii="Times New Roman" w:eastAsia="Times New Roman" w:hAnsi="Times New Roman"/>
          <w:sz w:val="24"/>
          <w:rtl/>
          <w:lang w:eastAsia="he-IL"/>
        </w:rPr>
        <w:t>______________</w:t>
      </w:r>
      <w:r w:rsidRPr="009E2846">
        <w:rPr>
          <w:rFonts w:ascii="Times New Roman" w:eastAsia="Times New Roman" w:hAnsi="Times New Roman"/>
          <w:sz w:val="24"/>
          <w:rtl/>
          <w:lang w:eastAsia="he-IL"/>
        </w:rPr>
        <w:tab/>
        <w:t>______________</w:t>
      </w:r>
      <w:r w:rsidRPr="009E2846">
        <w:rPr>
          <w:rFonts w:ascii="Times New Roman" w:eastAsia="Times New Roman" w:hAnsi="Times New Roman"/>
          <w:sz w:val="24"/>
          <w:rtl/>
          <w:lang w:eastAsia="he-IL"/>
        </w:rPr>
        <w:tab/>
        <w:t>______________</w:t>
      </w:r>
      <w:r w:rsidRPr="009E2846">
        <w:rPr>
          <w:rFonts w:ascii="Times New Roman" w:eastAsia="Times New Roman" w:hAnsi="Times New Roman"/>
          <w:sz w:val="24"/>
          <w:rtl/>
          <w:lang w:eastAsia="he-IL"/>
        </w:rPr>
        <w:tab/>
        <w:t>______________</w:t>
      </w:r>
    </w:p>
    <w:p w14:paraId="7DC80FA8"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r w:rsidRPr="009E2846">
        <w:rPr>
          <w:rFonts w:ascii="Times New Roman" w:eastAsia="Times New Roman" w:hAnsi="Times New Roman"/>
          <w:sz w:val="24"/>
          <w:rtl/>
          <w:lang w:eastAsia="he-IL"/>
        </w:rPr>
        <w:t xml:space="preserve">(חותמת </w:t>
      </w:r>
      <w:r w:rsidRPr="009E2846">
        <w:rPr>
          <w:rFonts w:ascii="Times New Roman" w:eastAsia="Times New Roman" w:hAnsi="Times New Roman" w:hint="eastAsia"/>
          <w:sz w:val="24"/>
          <w:rtl/>
          <w:lang w:eastAsia="he-IL"/>
        </w:rPr>
        <w:t>המבטח</w:t>
      </w:r>
      <w:r w:rsidRPr="009E2846">
        <w:rPr>
          <w:rFonts w:ascii="Times New Roman" w:eastAsia="Times New Roman" w:hAnsi="Times New Roman"/>
          <w:sz w:val="24"/>
          <w:rtl/>
          <w:lang w:eastAsia="he-IL"/>
        </w:rPr>
        <w:t>)</w:t>
      </w:r>
      <w:r w:rsidRPr="009E2846">
        <w:rPr>
          <w:rFonts w:ascii="Times New Roman" w:eastAsia="Times New Roman" w:hAnsi="Times New Roman"/>
          <w:sz w:val="24"/>
          <w:rtl/>
          <w:lang w:eastAsia="he-IL"/>
        </w:rPr>
        <w:tab/>
        <w:t>(חתימת המבטח)</w:t>
      </w:r>
      <w:r w:rsidRPr="009E2846">
        <w:rPr>
          <w:rFonts w:ascii="Times New Roman" w:eastAsia="Times New Roman" w:hAnsi="Times New Roman"/>
          <w:sz w:val="24"/>
          <w:rtl/>
          <w:lang w:eastAsia="he-IL"/>
        </w:rPr>
        <w:tab/>
        <w:t>(שם החותם)</w:t>
      </w:r>
      <w:r w:rsidRPr="009E2846">
        <w:rPr>
          <w:rFonts w:ascii="Times New Roman" w:eastAsia="Times New Roman" w:hAnsi="Times New Roman"/>
          <w:sz w:val="24"/>
          <w:rtl/>
          <w:lang w:eastAsia="he-IL"/>
        </w:rPr>
        <w:tab/>
      </w:r>
      <w:r w:rsidRPr="009E2846">
        <w:rPr>
          <w:rFonts w:ascii="Times New Roman" w:eastAsia="Times New Roman" w:hAnsi="Times New Roman"/>
          <w:sz w:val="24"/>
          <w:rtl/>
          <w:lang w:eastAsia="he-IL"/>
        </w:rPr>
        <w:tab/>
        <w:t xml:space="preserve">(תפקיד החותם) </w:t>
      </w:r>
    </w:p>
    <w:p w14:paraId="7F0D8FBF"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u w:val="single"/>
          <w:rtl/>
          <w:lang w:eastAsia="he-IL"/>
        </w:rPr>
      </w:pPr>
    </w:p>
    <w:p w14:paraId="46508BFF"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sz w:val="24"/>
          <w:rtl/>
          <w:lang w:eastAsia="he-IL"/>
        </w:rPr>
      </w:pPr>
    </w:p>
    <w:p w14:paraId="1B1787FC"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sz w:val="24"/>
          <w:rtl/>
          <w:lang w:eastAsia="he-IL"/>
        </w:rPr>
      </w:pPr>
    </w:p>
    <w:p w14:paraId="70C899EC"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sz w:val="24"/>
          <w:rtl/>
          <w:lang w:eastAsia="he-IL"/>
        </w:rPr>
      </w:pPr>
    </w:p>
    <w:p w14:paraId="5AC5E898"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sz w:val="24"/>
          <w:rtl/>
          <w:lang w:eastAsia="he-IL"/>
        </w:rPr>
      </w:pPr>
    </w:p>
    <w:p w14:paraId="757904C7"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3EB94645"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64C9A832"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27466BEB"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53A6E379"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44716F46"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4EC6B3DC"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37EEDA2F"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6135200E"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4E1B90E7"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r w:rsidRPr="001835AB">
        <w:rPr>
          <w:rFonts w:ascii="Times New Roman" w:eastAsia="Times New Roman" w:hAnsi="Times New Roman"/>
          <w:b/>
          <w:bCs/>
          <w:sz w:val="20"/>
          <w:u w:val="single"/>
          <w:rtl/>
          <w:lang w:eastAsia="he-IL"/>
        </w:rPr>
        <w:t xml:space="preserve">נספח </w:t>
      </w:r>
      <w:r w:rsidR="009E2846">
        <w:rPr>
          <w:rFonts w:ascii="Times New Roman" w:eastAsia="Times New Roman" w:hAnsi="Times New Roman" w:hint="cs"/>
          <w:b/>
          <w:bCs/>
          <w:sz w:val="20"/>
          <w:u w:val="single"/>
          <w:rtl/>
          <w:lang w:eastAsia="he-IL"/>
        </w:rPr>
        <w:t>"</w:t>
      </w:r>
      <w:r w:rsidRPr="001835AB">
        <w:rPr>
          <w:rFonts w:ascii="Times New Roman" w:eastAsia="Times New Roman" w:hAnsi="Times New Roman"/>
          <w:b/>
          <w:bCs/>
          <w:sz w:val="20"/>
          <w:u w:val="single"/>
          <w:rtl/>
          <w:lang w:eastAsia="he-IL"/>
        </w:rPr>
        <w:t>ח</w:t>
      </w:r>
      <w:r w:rsidR="009E2846">
        <w:rPr>
          <w:rFonts w:ascii="Times New Roman" w:eastAsia="Times New Roman" w:hAnsi="Times New Roman" w:hint="cs"/>
          <w:b/>
          <w:bCs/>
          <w:sz w:val="20"/>
          <w:u w:val="single"/>
          <w:rtl/>
          <w:lang w:eastAsia="he-IL"/>
        </w:rPr>
        <w:t>'</w:t>
      </w:r>
      <w:r w:rsidRPr="001835AB">
        <w:rPr>
          <w:rFonts w:ascii="Times New Roman" w:eastAsia="Times New Roman" w:hAnsi="Times New Roman"/>
          <w:b/>
          <w:bCs/>
          <w:sz w:val="20"/>
          <w:u w:val="single"/>
          <w:rtl/>
          <w:lang w:eastAsia="he-IL"/>
        </w:rPr>
        <w:t>'</w:t>
      </w:r>
    </w:p>
    <w:p w14:paraId="1292C344" w14:textId="77777777" w:rsidR="001835AB" w:rsidRPr="001835AB" w:rsidRDefault="001835AB" w:rsidP="001835AB">
      <w:pPr>
        <w:widowControl w:val="0"/>
        <w:spacing w:before="0" w:beforeAutospacing="0" w:after="0" w:afterAutospacing="0" w:line="240" w:lineRule="auto"/>
        <w:ind w:hanging="720"/>
        <w:jc w:val="center"/>
        <w:rPr>
          <w:rFonts w:ascii="Times New Roman" w:eastAsia="Times New Roman" w:hAnsi="Times New Roman"/>
          <w:b/>
          <w:bCs/>
          <w:sz w:val="20"/>
          <w:u w:val="single"/>
          <w:rtl/>
          <w:lang w:eastAsia="he-IL"/>
        </w:rPr>
      </w:pPr>
    </w:p>
    <w:p w14:paraId="2359B6E9" w14:textId="77777777" w:rsidR="001835AB" w:rsidRPr="001835AB" w:rsidRDefault="001835AB" w:rsidP="001835AB">
      <w:pPr>
        <w:widowControl w:val="0"/>
        <w:spacing w:before="0" w:beforeAutospacing="0" w:after="0" w:afterAutospacing="0" w:line="240" w:lineRule="auto"/>
        <w:ind w:hanging="720"/>
        <w:jc w:val="center"/>
        <w:rPr>
          <w:rFonts w:ascii="Times New Roman" w:eastAsia="Times New Roman" w:hAnsi="Times New Roman"/>
          <w:sz w:val="20"/>
          <w:rtl/>
          <w:lang w:eastAsia="he-IL"/>
        </w:rPr>
      </w:pPr>
      <w:r w:rsidRPr="001835AB">
        <w:rPr>
          <w:rFonts w:ascii="Times New Roman" w:eastAsia="Times New Roman" w:hAnsi="Times New Roman"/>
          <w:b/>
          <w:bCs/>
          <w:sz w:val="20"/>
          <w:u w:val="single"/>
          <w:rtl/>
          <w:lang w:eastAsia="he-IL"/>
        </w:rPr>
        <w:t>רשימת התכניות והמסמכים שעל המתכנן להנפיק</w:t>
      </w:r>
    </w:p>
    <w:p w14:paraId="43CACCC1" w14:textId="77777777" w:rsidR="001835AB" w:rsidRPr="001835AB" w:rsidRDefault="001835AB" w:rsidP="001835AB">
      <w:pPr>
        <w:widowControl w:val="0"/>
        <w:spacing w:before="0" w:beforeAutospacing="0" w:after="0" w:afterAutospacing="0" w:line="240" w:lineRule="auto"/>
        <w:ind w:hanging="720"/>
        <w:jc w:val="center"/>
        <w:rPr>
          <w:rFonts w:ascii="Times New Roman" w:eastAsia="Times New Roman" w:hAnsi="Times New Roman"/>
          <w:b/>
          <w:bCs/>
          <w:sz w:val="20"/>
          <w:u w:val="single"/>
          <w:rtl/>
          <w:lang w:eastAsia="he-IL"/>
        </w:rPr>
      </w:pPr>
    </w:p>
    <w:p w14:paraId="561DE639" w14:textId="77777777" w:rsidR="001835AB" w:rsidRPr="001835AB" w:rsidRDefault="001835AB" w:rsidP="001835AB">
      <w:pPr>
        <w:widowControl w:val="0"/>
        <w:spacing w:before="0" w:beforeAutospacing="0" w:after="0" w:afterAutospacing="0" w:line="240" w:lineRule="auto"/>
        <w:ind w:firstLine="373"/>
        <w:rPr>
          <w:rFonts w:ascii="Times New Roman" w:eastAsia="Times New Roman" w:hAnsi="Times New Roman"/>
          <w:sz w:val="24"/>
          <w:lang w:eastAsia="he-IL"/>
        </w:rPr>
      </w:pPr>
      <w:r w:rsidRPr="001835AB">
        <w:rPr>
          <w:rFonts w:ascii="Times New Roman" w:eastAsia="Times New Roman" w:hAnsi="Times New Roman"/>
          <w:sz w:val="24"/>
          <w:rtl/>
          <w:lang w:eastAsia="he-IL"/>
        </w:rPr>
        <w:t>למען הסר ספק יובהר כי מסמך זה מהווה השלמה והבהרה לנספח ב' ובכל מקרה אינו גורע ממנו.</w:t>
      </w:r>
    </w:p>
    <w:p w14:paraId="5415F7F1"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0"/>
          <w:rtl/>
          <w:lang w:eastAsia="he-IL"/>
        </w:rPr>
      </w:pPr>
    </w:p>
    <w:p w14:paraId="69D5AD38" w14:textId="77777777" w:rsidR="001835AB" w:rsidRPr="001835AB" w:rsidRDefault="001835AB" w:rsidP="001835AB">
      <w:pPr>
        <w:widowControl w:val="0"/>
        <w:spacing w:before="0" w:beforeAutospacing="0" w:after="0" w:afterAutospacing="0" w:line="240" w:lineRule="auto"/>
        <w:ind w:firstLine="89"/>
        <w:jc w:val="both"/>
        <w:rPr>
          <w:rFonts w:ascii="Times New Roman" w:eastAsia="Times New Roman" w:hAnsi="Times New Roman"/>
          <w:sz w:val="20"/>
          <w:rtl/>
          <w:lang w:eastAsia="he-IL"/>
        </w:rPr>
      </w:pPr>
    </w:p>
    <w:p w14:paraId="456320EC"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w:t>
      </w:r>
      <w:r w:rsidRPr="001835AB">
        <w:rPr>
          <w:rFonts w:ascii="Times New Roman" w:eastAsia="Times New Roman" w:hAnsi="Times New Roman"/>
          <w:sz w:val="20"/>
          <w:rtl/>
          <w:lang w:eastAsia="he-IL"/>
        </w:rPr>
        <w:tab/>
        <w:t>הרצות מחשב להדמיית ונ</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תוח פרמטרים לרמות השרות במספר, גודל ומהירויות נסיעה שונים </w:t>
      </w:r>
      <w:r w:rsidRPr="001835AB">
        <w:rPr>
          <w:rFonts w:ascii="Times New Roman" w:eastAsia="Times New Roman" w:hAnsi="Times New Roman"/>
          <w:sz w:val="20"/>
          <w:rtl/>
          <w:lang w:eastAsia="he-IL"/>
        </w:rPr>
        <w:tab/>
        <w:t>של המעליות.</w:t>
      </w:r>
    </w:p>
    <w:p w14:paraId="06F2E6F0"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2F923990"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2.</w:t>
      </w:r>
      <w:r w:rsidRPr="001835AB">
        <w:rPr>
          <w:rFonts w:ascii="Times New Roman" w:eastAsia="Times New Roman" w:hAnsi="Times New Roman"/>
          <w:sz w:val="20"/>
          <w:rtl/>
          <w:lang w:eastAsia="he-IL"/>
        </w:rPr>
        <w:tab/>
      </w:r>
      <w:proofErr w:type="spellStart"/>
      <w:r w:rsidRPr="001835AB">
        <w:rPr>
          <w:rFonts w:ascii="Times New Roman" w:eastAsia="Times New Roman" w:hAnsi="Times New Roman"/>
          <w:sz w:val="20"/>
          <w:rtl/>
          <w:lang w:eastAsia="he-IL"/>
        </w:rPr>
        <w:t>תשריטים</w:t>
      </w:r>
      <w:proofErr w:type="spellEnd"/>
      <w:r w:rsidRPr="001835AB">
        <w:rPr>
          <w:rFonts w:ascii="Times New Roman" w:eastAsia="Times New Roman" w:hAnsi="Times New Roman"/>
          <w:sz w:val="20"/>
          <w:rtl/>
          <w:lang w:eastAsia="he-IL"/>
        </w:rPr>
        <w:t xml:space="preserve"> אופקיים של </w:t>
      </w:r>
      <w:proofErr w:type="spellStart"/>
      <w:r w:rsidRPr="001835AB">
        <w:rPr>
          <w:rFonts w:ascii="Times New Roman" w:eastAsia="Times New Roman" w:hAnsi="Times New Roman"/>
          <w:sz w:val="20"/>
          <w:rtl/>
          <w:lang w:eastAsia="he-IL"/>
        </w:rPr>
        <w:t>פירי</w:t>
      </w:r>
      <w:proofErr w:type="spellEnd"/>
      <w:r w:rsidRPr="001835AB">
        <w:rPr>
          <w:rFonts w:ascii="Times New Roman" w:eastAsia="Times New Roman" w:hAnsi="Times New Roman"/>
          <w:sz w:val="20"/>
          <w:rtl/>
          <w:lang w:eastAsia="he-IL"/>
        </w:rPr>
        <w:t xml:space="preserve"> המעליות בחלקו התחתון וס</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מון מתקני העצירה.</w:t>
      </w:r>
    </w:p>
    <w:p w14:paraId="17B721E1"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679B8309"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w:t>
      </w:r>
      <w:r w:rsidRPr="001835AB">
        <w:rPr>
          <w:rFonts w:ascii="Times New Roman" w:eastAsia="Times New Roman" w:hAnsi="Times New Roman"/>
          <w:sz w:val="20"/>
          <w:rtl/>
          <w:lang w:eastAsia="he-IL"/>
        </w:rPr>
        <w:tab/>
      </w:r>
      <w:proofErr w:type="spellStart"/>
      <w:r w:rsidRPr="001835AB">
        <w:rPr>
          <w:rFonts w:ascii="Times New Roman" w:eastAsia="Times New Roman" w:hAnsi="Times New Roman"/>
          <w:sz w:val="20"/>
          <w:rtl/>
          <w:lang w:eastAsia="he-IL"/>
        </w:rPr>
        <w:t>תשריטים</w:t>
      </w:r>
      <w:proofErr w:type="spellEnd"/>
      <w:r w:rsidRPr="001835AB">
        <w:rPr>
          <w:rFonts w:ascii="Times New Roman" w:eastAsia="Times New Roman" w:hAnsi="Times New Roman"/>
          <w:sz w:val="20"/>
          <w:rtl/>
          <w:lang w:eastAsia="he-IL"/>
        </w:rPr>
        <w:t xml:space="preserve"> אופקיים של </w:t>
      </w:r>
      <w:proofErr w:type="spellStart"/>
      <w:r w:rsidRPr="001835AB">
        <w:rPr>
          <w:rFonts w:ascii="Times New Roman" w:eastAsia="Times New Roman" w:hAnsi="Times New Roman"/>
          <w:sz w:val="20"/>
          <w:rtl/>
          <w:lang w:eastAsia="he-IL"/>
        </w:rPr>
        <w:t>פירי</w:t>
      </w:r>
      <w:proofErr w:type="spellEnd"/>
      <w:r w:rsidRPr="001835AB">
        <w:rPr>
          <w:rFonts w:ascii="Times New Roman" w:eastAsia="Times New Roman" w:hAnsi="Times New Roman"/>
          <w:sz w:val="20"/>
          <w:rtl/>
          <w:lang w:eastAsia="he-IL"/>
        </w:rPr>
        <w:t xml:space="preserve"> המעליות בקומות טיפוסיות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 מתקנים.</w:t>
      </w:r>
    </w:p>
    <w:p w14:paraId="53FEE95A"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754B0FE9"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4.</w:t>
      </w:r>
      <w:r w:rsidRPr="001835AB">
        <w:rPr>
          <w:rFonts w:ascii="Times New Roman" w:eastAsia="Times New Roman" w:hAnsi="Times New Roman"/>
          <w:sz w:val="20"/>
          <w:rtl/>
          <w:lang w:eastAsia="he-IL"/>
        </w:rPr>
        <w:tab/>
      </w:r>
      <w:proofErr w:type="spellStart"/>
      <w:r w:rsidRPr="001835AB">
        <w:rPr>
          <w:rFonts w:ascii="Times New Roman" w:eastAsia="Times New Roman" w:hAnsi="Times New Roman"/>
          <w:sz w:val="20"/>
          <w:rtl/>
          <w:lang w:eastAsia="he-IL"/>
        </w:rPr>
        <w:t>תשריטים</w:t>
      </w:r>
      <w:proofErr w:type="spellEnd"/>
      <w:r w:rsidRPr="001835AB">
        <w:rPr>
          <w:rFonts w:ascii="Times New Roman" w:eastAsia="Times New Roman" w:hAnsi="Times New Roman"/>
          <w:sz w:val="20"/>
          <w:rtl/>
          <w:lang w:eastAsia="he-IL"/>
        </w:rPr>
        <w:t xml:space="preserve"> אופקיים של </w:t>
      </w:r>
      <w:proofErr w:type="spellStart"/>
      <w:r w:rsidRPr="001835AB">
        <w:rPr>
          <w:rFonts w:ascii="Times New Roman" w:eastAsia="Times New Roman" w:hAnsi="Times New Roman"/>
          <w:sz w:val="20"/>
          <w:rtl/>
          <w:lang w:eastAsia="he-IL"/>
        </w:rPr>
        <w:t>פירי</w:t>
      </w:r>
      <w:proofErr w:type="spellEnd"/>
      <w:r w:rsidRPr="001835AB">
        <w:rPr>
          <w:rFonts w:ascii="Times New Roman" w:eastAsia="Times New Roman" w:hAnsi="Times New Roman"/>
          <w:sz w:val="20"/>
          <w:rtl/>
          <w:lang w:eastAsia="he-IL"/>
        </w:rPr>
        <w:t xml:space="preserve"> המעליות בקומות טיפוסיות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אור </w:t>
      </w:r>
      <w:proofErr w:type="spellStart"/>
      <w:r w:rsidRPr="001835AB">
        <w:rPr>
          <w:rFonts w:ascii="Times New Roman" w:eastAsia="Times New Roman" w:hAnsi="Times New Roman"/>
          <w:sz w:val="20"/>
          <w:rtl/>
          <w:lang w:eastAsia="he-IL"/>
        </w:rPr>
        <w:t>אלמנטי</w:t>
      </w:r>
      <w:proofErr w:type="spellEnd"/>
      <w:r w:rsidRPr="001835AB">
        <w:rPr>
          <w:rFonts w:ascii="Times New Roman" w:eastAsia="Times New Roman" w:hAnsi="Times New Roman"/>
          <w:sz w:val="20"/>
          <w:rtl/>
          <w:lang w:eastAsia="he-IL"/>
        </w:rPr>
        <w:t xml:space="preserve"> בניה.</w:t>
      </w:r>
    </w:p>
    <w:p w14:paraId="5BAE6543"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4C6FB2DA"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5.</w:t>
      </w:r>
      <w:r w:rsidRPr="001835AB">
        <w:rPr>
          <w:rFonts w:ascii="Times New Roman" w:eastAsia="Times New Roman" w:hAnsi="Times New Roman"/>
          <w:sz w:val="20"/>
          <w:rtl/>
          <w:lang w:eastAsia="he-IL"/>
        </w:rPr>
        <w:tab/>
      </w:r>
      <w:proofErr w:type="spellStart"/>
      <w:r w:rsidRPr="001835AB">
        <w:rPr>
          <w:rFonts w:ascii="Times New Roman" w:eastAsia="Times New Roman" w:hAnsi="Times New Roman"/>
          <w:sz w:val="20"/>
          <w:rtl/>
          <w:lang w:eastAsia="he-IL"/>
        </w:rPr>
        <w:t>תשריטים</w:t>
      </w:r>
      <w:proofErr w:type="spellEnd"/>
      <w:r w:rsidRPr="001835AB">
        <w:rPr>
          <w:rFonts w:ascii="Times New Roman" w:eastAsia="Times New Roman" w:hAnsi="Times New Roman"/>
          <w:sz w:val="20"/>
          <w:rtl/>
          <w:lang w:eastAsia="he-IL"/>
        </w:rPr>
        <w:t xml:space="preserve"> אופקיים של חדרי המכונות תוך ציון המכונות והמתקנים השונים ומשקלם.</w:t>
      </w:r>
    </w:p>
    <w:p w14:paraId="742D242B"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02D170B3"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6.</w:t>
      </w:r>
      <w:r w:rsidRPr="001835AB">
        <w:rPr>
          <w:rFonts w:ascii="Times New Roman" w:eastAsia="Times New Roman" w:hAnsi="Times New Roman"/>
          <w:sz w:val="20"/>
          <w:rtl/>
          <w:lang w:eastAsia="he-IL"/>
        </w:rPr>
        <w:tab/>
      </w:r>
      <w:proofErr w:type="spellStart"/>
      <w:r w:rsidRPr="001835AB">
        <w:rPr>
          <w:rFonts w:ascii="Times New Roman" w:eastAsia="Times New Roman" w:hAnsi="Times New Roman"/>
          <w:sz w:val="20"/>
          <w:rtl/>
          <w:lang w:eastAsia="he-IL"/>
        </w:rPr>
        <w:t>תשריטים</w:t>
      </w:r>
      <w:proofErr w:type="spellEnd"/>
      <w:r w:rsidRPr="001835AB">
        <w:rPr>
          <w:rFonts w:ascii="Times New Roman" w:eastAsia="Times New Roman" w:hAnsi="Times New Roman"/>
          <w:sz w:val="20"/>
          <w:rtl/>
          <w:lang w:eastAsia="he-IL"/>
        </w:rPr>
        <w:t xml:space="preserve"> אופקיים של חדרי המכונות בציון אלמנטים ופתחים בבניה.</w:t>
      </w:r>
    </w:p>
    <w:p w14:paraId="37DD25DF"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3A02A140"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7.</w:t>
      </w:r>
      <w:r w:rsidRPr="001835AB">
        <w:rPr>
          <w:rFonts w:ascii="Times New Roman" w:eastAsia="Times New Roman" w:hAnsi="Times New Roman"/>
          <w:sz w:val="20"/>
          <w:rtl/>
          <w:lang w:eastAsia="he-IL"/>
        </w:rPr>
        <w:tab/>
        <w:t xml:space="preserve">חתכים לגובה המעליות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סימון מתקנים, פרטי תליה וחיבור.</w:t>
      </w:r>
    </w:p>
    <w:p w14:paraId="11F0D870"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5FABFF67"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8.</w:t>
      </w:r>
      <w:r w:rsidRPr="001835AB">
        <w:rPr>
          <w:rFonts w:ascii="Times New Roman" w:eastAsia="Times New Roman" w:hAnsi="Times New Roman"/>
          <w:sz w:val="20"/>
          <w:rtl/>
          <w:lang w:eastAsia="he-IL"/>
        </w:rPr>
        <w:tab/>
        <w:t xml:space="preserve">חתכים לגובה המעליות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אור </w:t>
      </w:r>
      <w:proofErr w:type="spellStart"/>
      <w:r w:rsidRPr="001835AB">
        <w:rPr>
          <w:rFonts w:ascii="Times New Roman" w:eastAsia="Times New Roman" w:hAnsi="Times New Roman"/>
          <w:sz w:val="20"/>
          <w:rtl/>
          <w:lang w:eastAsia="he-IL"/>
        </w:rPr>
        <w:t>אלמנטי</w:t>
      </w:r>
      <w:proofErr w:type="spellEnd"/>
      <w:r w:rsidRPr="001835AB">
        <w:rPr>
          <w:rFonts w:ascii="Times New Roman" w:eastAsia="Times New Roman" w:hAnsi="Times New Roman"/>
          <w:sz w:val="20"/>
          <w:rtl/>
          <w:lang w:eastAsia="he-IL"/>
        </w:rPr>
        <w:t xml:space="preserve"> בניה.</w:t>
      </w:r>
    </w:p>
    <w:p w14:paraId="6471ED87"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01B24F74"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9.</w:t>
      </w:r>
      <w:r w:rsidRPr="001835AB">
        <w:rPr>
          <w:rFonts w:ascii="Times New Roman" w:eastAsia="Times New Roman" w:hAnsi="Times New Roman"/>
          <w:sz w:val="20"/>
          <w:rtl/>
          <w:lang w:eastAsia="he-IL"/>
        </w:rPr>
        <w:tab/>
        <w:t>פרטים של תאי המעליות, דלתות ומתקנים נוספים.</w:t>
      </w:r>
    </w:p>
    <w:p w14:paraId="309ECED6"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5771BC56"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10.</w:t>
      </w:r>
      <w:r w:rsidRPr="001835AB">
        <w:rPr>
          <w:rFonts w:ascii="Times New Roman" w:eastAsia="Times New Roman" w:hAnsi="Times New Roman"/>
          <w:sz w:val="20"/>
          <w:rtl/>
          <w:lang w:eastAsia="he-IL"/>
        </w:rPr>
        <w:tab/>
        <w:t>חזיתות לתיאור פתחי הבניה בקומות כניסה, במרתפים ובקומות.</w:t>
      </w:r>
    </w:p>
    <w:p w14:paraId="415322DB"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2D6D0FD0"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11.</w:t>
      </w:r>
      <w:r w:rsidRPr="001835AB">
        <w:rPr>
          <w:rFonts w:ascii="Times New Roman" w:eastAsia="Times New Roman" w:hAnsi="Times New Roman"/>
          <w:sz w:val="20"/>
          <w:rtl/>
          <w:lang w:eastAsia="he-IL"/>
        </w:rPr>
        <w:tab/>
        <w:t>חזיתות לתיאור דלתות המעליות, המשקופים ועזרי הפיקוד והשליטה.</w:t>
      </w:r>
    </w:p>
    <w:p w14:paraId="4C0479C0"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62BF96C3"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12.</w:t>
      </w:r>
      <w:r w:rsidRPr="001835AB">
        <w:rPr>
          <w:rFonts w:ascii="Times New Roman" w:eastAsia="Times New Roman" w:hAnsi="Times New Roman"/>
          <w:sz w:val="20"/>
          <w:rtl/>
          <w:lang w:eastAsia="he-IL"/>
        </w:rPr>
        <w:tab/>
        <w:t>מפרט טכני למתקנים, מערכות פקוד וחשמל.</w:t>
      </w:r>
    </w:p>
    <w:p w14:paraId="6B0792C6"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1C96B144"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13.</w:t>
      </w:r>
      <w:r w:rsidRPr="001835AB">
        <w:rPr>
          <w:rFonts w:ascii="Times New Roman" w:eastAsia="Times New Roman" w:hAnsi="Times New Roman"/>
          <w:sz w:val="20"/>
          <w:rtl/>
          <w:lang w:eastAsia="he-IL"/>
        </w:rPr>
        <w:tab/>
        <w:t>הוראות לטיפול מונע.</w:t>
      </w:r>
    </w:p>
    <w:p w14:paraId="5C1B3094"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1A23846C"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14.</w:t>
      </w:r>
      <w:r w:rsidRPr="001835AB">
        <w:rPr>
          <w:rFonts w:ascii="Times New Roman" w:eastAsia="Times New Roman" w:hAnsi="Times New Roman"/>
          <w:sz w:val="20"/>
          <w:rtl/>
          <w:lang w:eastAsia="he-IL"/>
        </w:rPr>
        <w:tab/>
        <w:t>כתב כמויות ואומדן מפורט.</w:t>
      </w:r>
    </w:p>
    <w:p w14:paraId="5F9BD0DD"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77A89FE0" w14:textId="77777777" w:rsidR="001835AB" w:rsidRPr="001835AB" w:rsidRDefault="001835AB" w:rsidP="001835AB">
      <w:pPr>
        <w:widowControl w:val="0"/>
        <w:spacing w:before="0" w:beforeAutospacing="0" w:after="0" w:afterAutospacing="0" w:line="240" w:lineRule="auto"/>
        <w:ind w:left="436" w:hanging="12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15.</w:t>
      </w:r>
      <w:r w:rsidRPr="001835AB">
        <w:rPr>
          <w:rFonts w:ascii="Times New Roman" w:eastAsia="Times New Roman" w:hAnsi="Times New Roman"/>
          <w:sz w:val="20"/>
          <w:rtl/>
          <w:lang w:eastAsia="he-IL"/>
        </w:rPr>
        <w:tab/>
        <w:t xml:space="preserve">כל תכנית ו/או מסמך שידרשו במהלך התכנון והביצוע לשם בצוע התכנון והעבודות באופן מושלם </w:t>
      </w:r>
      <w:r w:rsidRPr="001835AB">
        <w:rPr>
          <w:rFonts w:ascii="Times New Roman" w:eastAsia="Times New Roman" w:hAnsi="Times New Roman"/>
          <w:sz w:val="20"/>
          <w:rtl/>
          <w:lang w:eastAsia="he-IL"/>
        </w:rPr>
        <w:br/>
        <w:t xml:space="preserve">     בהתאם לשיקול דעת המנהל וקביעתו הבלעדית.</w:t>
      </w:r>
    </w:p>
    <w:p w14:paraId="1B0A3C4E" w14:textId="77777777" w:rsidR="001835AB" w:rsidRPr="001835AB"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
      </w:pPr>
    </w:p>
    <w:p w14:paraId="72B82D69" w14:textId="77777777" w:rsidR="001835AB" w:rsidRPr="001835AB"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16.</w:t>
      </w:r>
      <w:r w:rsidRPr="001835AB">
        <w:rPr>
          <w:rFonts w:ascii="Times New Roman" w:eastAsia="Times New Roman" w:hAnsi="Times New Roman"/>
          <w:sz w:val="20"/>
          <w:rtl/>
          <w:lang w:eastAsia="he-IL"/>
        </w:rPr>
        <w:tab/>
        <w:t>רשימות מעודכנות של תכניות כולל תאריך ומספר מהדורה – לפחות פעם בחודש.</w:t>
      </w:r>
    </w:p>
    <w:p w14:paraId="1EB31460" w14:textId="77777777" w:rsidR="001835AB" w:rsidRPr="001835AB"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
      </w:pPr>
    </w:p>
    <w:p w14:paraId="57216AD5" w14:textId="77777777" w:rsidR="001835AB" w:rsidRPr="001835AB" w:rsidRDefault="001835AB" w:rsidP="001835AB">
      <w:pPr>
        <w:widowControl w:val="0"/>
        <w:spacing w:before="0" w:beforeAutospacing="0" w:after="0" w:afterAutospacing="0" w:line="240" w:lineRule="auto"/>
        <w:ind w:left="-360" w:firstLine="675"/>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17.</w:t>
      </w:r>
      <w:r w:rsidRPr="001835AB">
        <w:rPr>
          <w:rFonts w:ascii="Times New Roman" w:eastAsia="Times New Roman" w:hAnsi="Times New Roman"/>
          <w:sz w:val="20"/>
          <w:rtl/>
          <w:lang w:eastAsia="he-IL"/>
        </w:rPr>
        <w:tab/>
        <w:t>מובהר בזאת שהתכניות יוכנו לפי בצוע בקטעים של הפרויקט ויכללו פתרונות לקטעי הביניים.</w:t>
      </w:r>
    </w:p>
    <w:p w14:paraId="380C63EB" w14:textId="77777777" w:rsidR="001835AB" w:rsidRPr="001835AB" w:rsidRDefault="001835AB" w:rsidP="001835AB">
      <w:pPr>
        <w:widowControl w:val="0"/>
        <w:spacing w:before="0" w:beforeAutospacing="0" w:after="0" w:afterAutospacing="0" w:line="240" w:lineRule="auto"/>
        <w:ind w:left="373"/>
        <w:jc w:val="both"/>
        <w:rPr>
          <w:rFonts w:ascii="Times New Roman" w:eastAsia="Times New Roman" w:hAnsi="Times New Roman"/>
          <w:sz w:val="20"/>
          <w:rtl/>
          <w:lang w:eastAsia="he-IL"/>
        </w:rPr>
      </w:pPr>
    </w:p>
    <w:p w14:paraId="4E61EF7C" w14:textId="77777777" w:rsidR="001835AB" w:rsidRPr="001835AB" w:rsidRDefault="001835AB" w:rsidP="001835AB">
      <w:pPr>
        <w:widowControl w:val="0"/>
        <w:spacing w:before="0" w:beforeAutospacing="0" w:after="0" w:afterAutospacing="0" w:line="240" w:lineRule="auto"/>
        <w:ind w:left="720" w:hanging="405"/>
        <w:jc w:val="both"/>
        <w:rPr>
          <w:rFonts w:ascii="Times New Roman" w:eastAsia="Times New Roman" w:hAnsi="Times New Roman"/>
          <w:sz w:val="20"/>
        </w:rPr>
      </w:pPr>
      <w:r w:rsidRPr="001835AB">
        <w:rPr>
          <w:rFonts w:ascii="Times New Roman" w:eastAsia="Times New Roman" w:hAnsi="Times New Roman"/>
          <w:sz w:val="20"/>
          <w:rtl/>
        </w:rPr>
        <w:t xml:space="preserve">18. </w:t>
      </w:r>
      <w:r w:rsidRPr="001835AB">
        <w:rPr>
          <w:rFonts w:ascii="Times New Roman" w:eastAsia="Times New Roman" w:hAnsi="Times New Roman"/>
          <w:sz w:val="20"/>
          <w:rtl/>
        </w:rPr>
        <w:tab/>
        <w:t>כל שאר תכניות הביצוע המתחייבות מכל תקן ודין לרבות אך לא רק מחלקיו השונים של ת"י 1547 – "תכניות ביצוע לבניינים ולעבודות פיתוח סביבתי".</w:t>
      </w:r>
    </w:p>
    <w:p w14:paraId="1E2D3BF8" w14:textId="77777777" w:rsidR="001835AB" w:rsidRPr="001835AB" w:rsidRDefault="001835AB" w:rsidP="001835AB">
      <w:pPr>
        <w:widowControl w:val="0"/>
        <w:spacing w:before="0" w:beforeAutospacing="0" w:after="0" w:afterAutospacing="0" w:line="240" w:lineRule="auto"/>
        <w:ind w:left="373" w:right="373"/>
        <w:jc w:val="both"/>
        <w:rPr>
          <w:rFonts w:ascii="Times New Roman" w:eastAsia="Times New Roman" w:hAnsi="Times New Roman"/>
          <w:sz w:val="20"/>
          <w:rtl/>
          <w:lang w:eastAsia="he-IL"/>
        </w:rPr>
      </w:pPr>
    </w:p>
    <w:p w14:paraId="48625D5A"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00A431BF" w14:textId="77777777" w:rsidR="001835AB" w:rsidRPr="001835AB" w:rsidRDefault="001835AB" w:rsidP="001835AB">
      <w:pPr>
        <w:widowControl w:val="0"/>
        <w:spacing w:before="0" w:beforeAutospacing="0" w:after="0" w:afterAutospacing="0" w:line="240" w:lineRule="auto"/>
        <w:ind w:left="720" w:right="226"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בניה טרומית/מתועשת:</w:t>
      </w:r>
    </w:p>
    <w:p w14:paraId="36151D04"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6306F7DF" w14:textId="77777777" w:rsidR="001835AB" w:rsidRPr="001835AB"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במקרה ויוחלט על ביצוע המבנים כולם או מקצתם בבניה טרומית/מתועשת 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דרש המתכנן להכין בנוסף לנ"ל גם את התכניות המתאימות לבניה טרומית/מתועשת, כולל סימון שרוולים </w:t>
      </w:r>
      <w:r w:rsidRPr="001835AB">
        <w:rPr>
          <w:rFonts w:ascii="Times New Roman" w:eastAsia="Times New Roman" w:hAnsi="Times New Roman"/>
          <w:sz w:val="20"/>
          <w:rtl/>
          <w:lang w:eastAsia="he-IL"/>
        </w:rPr>
        <w:lastRenderedPageBreak/>
        <w:t>והכנות קצה עם מידות מדויקות והנחיות ביצוע לכל אלמנט, וכולל בדיקת תכניות יצרן ומתן ההנחיות הנדרשות לביצוע מתקני פקוד ומתקנים אחרים באלמנטים טרומיים.</w:t>
      </w:r>
    </w:p>
    <w:p w14:paraId="1D600E04" w14:textId="77777777" w:rsidR="001835AB" w:rsidRPr="001835AB"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
      </w:pPr>
    </w:p>
    <w:p w14:paraId="0906676E" w14:textId="77777777" w:rsidR="001835AB" w:rsidRPr="001835AB"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המסמכים והתכניות יערכו בשפה העברית.</w:t>
      </w:r>
    </w:p>
    <w:p w14:paraId="55BA8E5F" w14:textId="77777777" w:rsidR="001835AB" w:rsidRPr="001835AB" w:rsidRDefault="001835AB" w:rsidP="001835AB">
      <w:pPr>
        <w:widowControl w:val="0"/>
        <w:spacing w:before="0" w:beforeAutospacing="0" w:after="0" w:afterAutospacing="0" w:line="240" w:lineRule="auto"/>
        <w:ind w:left="226" w:right="226" w:hanging="720"/>
        <w:jc w:val="both"/>
        <w:rPr>
          <w:rFonts w:ascii="Times New Roman" w:eastAsia="Times New Roman" w:hAnsi="Times New Roman"/>
          <w:sz w:val="20"/>
          <w:rtl/>
          <w:lang w:eastAsia="he-IL"/>
        </w:rPr>
      </w:pPr>
    </w:p>
    <w:p w14:paraId="70F4C12E" w14:textId="77777777" w:rsidR="009E2846" w:rsidRPr="009E2846" w:rsidRDefault="009E2846" w:rsidP="009E2846">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sidRPr="009E2846">
        <w:rPr>
          <w:rFonts w:ascii="Times New Roman" w:eastAsia="Times New Roman" w:hAnsi="Times New Roman" w:hint="cs"/>
          <w:b/>
          <w:bCs/>
          <w:sz w:val="20"/>
          <w:u w:val="single"/>
          <w:rtl/>
          <w:lang w:eastAsia="he-IL"/>
        </w:rPr>
        <w:t>נספח "ט"</w:t>
      </w:r>
    </w:p>
    <w:p w14:paraId="78A3E669"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rtl/>
          <w:lang w:eastAsia="he-IL"/>
        </w:rPr>
      </w:pPr>
    </w:p>
    <w:p w14:paraId="42CB4F24"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u w:val="single"/>
          <w:lang w:eastAsia="he-IL"/>
        </w:rPr>
      </w:pPr>
      <w:r w:rsidRPr="009E2846">
        <w:rPr>
          <w:rFonts w:ascii="Times New Roman" w:eastAsia="Times New Roman" w:hAnsi="Times New Roman" w:hint="cs"/>
          <w:b/>
          <w:bCs/>
          <w:sz w:val="20"/>
          <w:u w:val="single"/>
          <w:rtl/>
          <w:lang w:eastAsia="he-IL"/>
        </w:rPr>
        <w:t>דוגמא לנוסח אישור השלמת הפרויקט/קטע מהפרויקט</w:t>
      </w:r>
    </w:p>
    <w:p w14:paraId="0CA801CE"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2459FAA1"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2AF0AE35"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6E57F82D"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r w:rsidRPr="009E2846">
        <w:rPr>
          <w:rFonts w:ascii="Times New Roman" w:eastAsia="Times New Roman" w:hAnsi="Times New Roman" w:hint="cs"/>
          <w:sz w:val="20"/>
          <w:rtl/>
          <w:lang w:eastAsia="he-IL"/>
        </w:rPr>
        <w:t>לכבוד :</w:t>
      </w:r>
    </w:p>
    <w:p w14:paraId="3FD8B6C8" w14:textId="77777777" w:rsidR="009E2846" w:rsidRPr="009E2846" w:rsidRDefault="00CD055C" w:rsidP="009E2846">
      <w:pPr>
        <w:widowControl w:val="0"/>
        <w:spacing w:before="0" w:beforeAutospacing="0" w:after="0" w:afterAutospacing="0" w:line="240" w:lineRule="auto"/>
        <w:ind w:left="84" w:right="84" w:firstLine="5"/>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צד א בחוזה"/>
          <w:tag w:val="cntTzadA"/>
          <w:id w:val="-1560314012"/>
          <w:placeholder>
            <w:docPart w:val="3BC705A076AC4839A3697F110EE715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44" w:author="גרמן קגנובסקי" w:date="2020-05-12T13:11:00Z">
            <w:r>
              <w:rPr>
                <w:rFonts w:ascii="Times New Roman" w:eastAsia="Times New Roman" w:hAnsi="Times New Roman" w:hint="cs"/>
                <w:color w:val="008000"/>
                <w:sz w:val="24"/>
                <w:rtl/>
                <w:lang w:eastAsia="he-IL"/>
              </w:rPr>
              <w:br/>
              <w:t>אפריקה ישראל מגורים בע"מ</w:t>
            </w:r>
            <w:r>
              <w:rPr>
                <w:rFonts w:ascii="Times New Roman" w:eastAsia="Times New Roman" w:hAnsi="Times New Roman" w:hint="cs"/>
                <w:color w:val="008000"/>
                <w:sz w:val="24"/>
                <w:rtl/>
                <w:lang w:eastAsia="he-IL"/>
              </w:rPr>
              <w:br/>
              <w:t>יוני נתניהו 1 ג' אור יהודה</w:t>
            </w:r>
            <w:r>
              <w:rPr>
                <w:rFonts w:ascii="Times New Roman" w:eastAsia="Times New Roman" w:hAnsi="Times New Roman" w:hint="cs"/>
                <w:color w:val="008000"/>
                <w:sz w:val="24"/>
                <w:rtl/>
                <w:lang w:eastAsia="he-IL"/>
              </w:rPr>
              <w:br/>
              <w:t>מ.ז 52-003476-0</w:t>
            </w:r>
            <w:r>
              <w:rPr>
                <w:rFonts w:ascii="Times New Roman" w:eastAsia="Times New Roman" w:hAnsi="Times New Roman" w:hint="cs"/>
                <w:color w:val="008000"/>
                <w:sz w:val="24"/>
                <w:rtl/>
                <w:lang w:eastAsia="he-IL"/>
              </w:rPr>
              <w:br/>
            </w:r>
          </w:ins>
        </w:sdtContent>
      </w:sdt>
      <w:r w:rsidR="009E2846" w:rsidRPr="009E2846">
        <w:rPr>
          <w:rFonts w:ascii="Times New Roman" w:eastAsia="Times New Roman" w:hAnsi="Times New Roman" w:hint="cs"/>
          <w:color w:val="008000"/>
          <w:sz w:val="24"/>
          <w:rtl/>
          <w:lang w:eastAsia="he-IL"/>
        </w:rPr>
        <w:br/>
      </w:r>
    </w:p>
    <w:p w14:paraId="77E8E7CD" w14:textId="77777777" w:rsidR="009E2846" w:rsidRPr="009E2846" w:rsidRDefault="009E2846" w:rsidP="009E2846">
      <w:pPr>
        <w:widowControl w:val="0"/>
        <w:spacing w:before="0" w:beforeAutospacing="0" w:after="0" w:afterAutospacing="0" w:line="240" w:lineRule="auto"/>
        <w:ind w:left="84" w:right="84" w:firstLine="5"/>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(המזמין)</w:t>
      </w:r>
    </w:p>
    <w:p w14:paraId="3D1198D0"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6720286B"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57BB8E4D"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514EFC5C"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5E342DD6" w14:textId="77777777" w:rsidR="009E2846" w:rsidRPr="009E2846" w:rsidRDefault="009E2846" w:rsidP="009E2846">
      <w:pPr>
        <w:widowControl w:val="0"/>
        <w:spacing w:before="0" w:beforeAutospacing="0" w:after="0" w:afterAutospacing="0" w:line="480" w:lineRule="auto"/>
        <w:ind w:left="85" w:right="85" w:firstLine="6"/>
        <w:rPr>
          <w:rFonts w:ascii="Times New Roman" w:eastAsia="Times New Roman" w:hAnsi="Times New Roman"/>
          <w:sz w:val="20"/>
          <w:rtl/>
          <w:lang w:eastAsia="he-IL"/>
        </w:rPr>
      </w:pPr>
      <w:r w:rsidRPr="009E2846">
        <w:rPr>
          <w:rFonts w:ascii="Times New Roman" w:eastAsia="Times New Roman" w:hAnsi="Times New Roman" w:hint="cs"/>
          <w:sz w:val="24"/>
          <w:rtl/>
          <w:lang w:eastAsia="he-IL"/>
        </w:rPr>
        <w:t xml:space="preserve">אני הח"מ </w:t>
      </w:r>
      <w:sdt>
        <w:sdtPr>
          <w:rPr>
            <w:rFonts w:ascii="Times New Roman" w:eastAsia="Times New Roman" w:hAnsi="Times New Roman"/>
            <w:color w:val="008000"/>
            <w:sz w:val="24"/>
            <w:rtl/>
            <w:lang w:eastAsia="he-IL"/>
          </w:rPr>
          <w:alias w:val="שם ספק"/>
          <w:tag w:val="cntSupllierName"/>
          <w:id w:val="-2065089673"/>
          <w:placeholder>
            <w:docPart w:val="168768BA09C74C9DA07AD3DE9A9A19C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9E2846">
            <w:rPr>
              <w:rFonts w:cstheme="minorBidi"/>
              <w:color w:val="00B0F0"/>
              <w:rtl/>
            </w:rPr>
            <w:t>[שם ספק]</w:t>
          </w:r>
        </w:sdtContent>
      </w:sdt>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sz w:val="24"/>
          <w:rtl/>
          <w:lang w:eastAsia="he-IL"/>
        </w:rPr>
        <w:t xml:space="preserve">לאחר שבדקתי את העבודות שבוצעו ב- </w:t>
      </w:r>
      <w:sdt>
        <w:sdtPr>
          <w:rPr>
            <w:rFonts w:ascii="Times New Roman" w:eastAsia="Times New Roman" w:hAnsi="Times New Roman"/>
            <w:color w:val="008000"/>
            <w:sz w:val="24"/>
            <w:rtl/>
            <w:lang w:eastAsia="he-IL"/>
          </w:rPr>
          <w:alias w:val="שם אתר"/>
          <w:tag w:val="cntSite"/>
          <w:id w:val="-2078888936"/>
          <w:placeholder>
            <w:docPart w:val="6100D728AFE349FEB303821F18DEAD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45" w:author="גרמן קגנובסקי" w:date="2020-05-12T13:10:00Z">
            <w:r w:rsidR="00CD055C">
              <w:rPr>
                <w:rFonts w:ascii="Times New Roman" w:eastAsia="Times New Roman" w:hAnsi="Times New Roman" w:hint="cs"/>
                <w:color w:val="008000"/>
                <w:sz w:val="24"/>
                <w:rtl/>
                <w:lang w:eastAsia="he-IL"/>
              </w:rPr>
              <w:t>סביוני רעננה צפון</w:t>
            </w:r>
          </w:ins>
        </w:sdtContent>
      </w:sdt>
      <w:r w:rsidRPr="009E2846">
        <w:rPr>
          <w:rFonts w:ascii="Times New Roman" w:eastAsia="Times New Roman" w:hAnsi="Times New Roman" w:hint="cs"/>
          <w:sz w:val="24"/>
          <w:rtl/>
          <w:lang w:eastAsia="he-IL"/>
        </w:rPr>
        <w:t xml:space="preserve"> בקשר עם</w:t>
      </w:r>
      <w:r w:rsidRPr="009E2846">
        <w:rPr>
          <w:rFonts w:ascii="Times New Roman" w:eastAsia="Times New Roman" w:hAnsi="Times New Roman" w:hint="cs"/>
          <w:color w:val="008000"/>
          <w:sz w:val="24"/>
          <w:rtl/>
          <w:lang w:eastAsia="he-IL"/>
        </w:rPr>
        <w:t xml:space="preserve"> </w:t>
      </w:r>
      <w:sdt>
        <w:sdtPr>
          <w:rPr>
            <w:rFonts w:ascii="Times New Roman" w:eastAsia="Times New Roman" w:hAnsi="Times New Roman" w:hint="cs"/>
            <w:color w:val="008000"/>
            <w:sz w:val="24"/>
            <w:rtl/>
          </w:rPr>
          <w:alias w:val="תיאור עבודה"/>
          <w:tag w:val="cntJobDesc"/>
          <w:id w:val="-1278952023"/>
          <w:placeholder>
            <w:docPart w:val="6327B07206BB44EAA33892C11BD853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46" w:author="גרמן קגנובסקי" w:date="2020-05-12T13:11:00Z">
            <w:r w:rsidR="00CD055C">
              <w:rPr>
                <w:rFonts w:ascii="Times New Roman" w:eastAsia="Times New Roman" w:hAnsi="Times New Roman" w:hint="cs"/>
                <w:color w:val="008000"/>
                <w:sz w:val="24"/>
                <w:rtl/>
              </w:rPr>
              <w:t xml:space="preserve">הקמה 150 </w:t>
            </w:r>
            <w:proofErr w:type="spellStart"/>
            <w:r w:rsidR="00CD055C">
              <w:rPr>
                <w:rFonts w:ascii="Times New Roman" w:eastAsia="Times New Roman" w:hAnsi="Times New Roman" w:hint="cs"/>
                <w:color w:val="008000"/>
                <w:sz w:val="24"/>
                <w:rtl/>
              </w:rPr>
              <w:t>יח</w:t>
            </w:r>
            <w:proofErr w:type="spellEnd"/>
            <w:r w:rsidR="00CD055C">
              <w:rPr>
                <w:rFonts w:ascii="Times New Roman" w:eastAsia="Times New Roman" w:hAnsi="Times New Roman" w:hint="cs"/>
                <w:color w:val="008000"/>
                <w:sz w:val="24"/>
                <w:rtl/>
              </w:rPr>
              <w:t>''ד ומסחר</w:t>
            </w:r>
          </w:ins>
        </w:sdtContent>
      </w:sdt>
      <w:r w:rsidRPr="009E2846">
        <w:rPr>
          <w:rFonts w:ascii="Times New Roman" w:eastAsia="Times New Roman" w:hAnsi="Times New Roman" w:hint="cs"/>
          <w:sz w:val="24"/>
          <w:rtl/>
          <w:lang w:eastAsia="he-IL"/>
        </w:rPr>
        <w:t>, מאשר בזאת שהעבודות הנ"ל בוצעו והושלמו בהתאם להנחיותי</w:t>
      </w:r>
      <w:r w:rsidRPr="009E2846">
        <w:rPr>
          <w:rFonts w:ascii="Times New Roman" w:eastAsia="Times New Roman" w:hAnsi="Times New Roman" w:hint="eastAsia"/>
          <w:sz w:val="24"/>
          <w:rtl/>
          <w:lang w:eastAsia="he-IL"/>
        </w:rPr>
        <w:t>י</w:t>
      </w:r>
      <w:r w:rsidRPr="009E2846">
        <w:rPr>
          <w:rFonts w:ascii="Times New Roman" w:eastAsia="Times New Roman" w:hAnsi="Times New Roman" w:hint="cs"/>
          <w:sz w:val="24"/>
          <w:rtl/>
          <w:lang w:eastAsia="he-IL"/>
        </w:rPr>
        <w:t>, לתכניותי</w:t>
      </w:r>
      <w:r w:rsidRPr="009E2846">
        <w:rPr>
          <w:rFonts w:ascii="Times New Roman" w:eastAsia="Times New Roman" w:hAnsi="Times New Roman" w:hint="eastAsia"/>
          <w:sz w:val="24"/>
          <w:rtl/>
          <w:lang w:eastAsia="he-IL"/>
        </w:rPr>
        <w:t>י</w:t>
      </w:r>
      <w:r w:rsidRPr="009E2846">
        <w:rPr>
          <w:rFonts w:ascii="Times New Roman" w:eastAsia="Times New Roman" w:hAnsi="Times New Roman" w:hint="cs"/>
          <w:sz w:val="24"/>
          <w:rtl/>
          <w:lang w:eastAsia="he-IL"/>
        </w:rPr>
        <w:t>, בהתאם</w:t>
      </w:r>
      <w:r w:rsidRPr="009E2846">
        <w:rPr>
          <w:rFonts w:ascii="Times New Roman" w:eastAsia="Times New Roman" w:hAnsi="Times New Roman" w:hint="cs"/>
          <w:sz w:val="20"/>
          <w:rtl/>
          <w:lang w:eastAsia="he-IL"/>
        </w:rPr>
        <w:t xml:space="preserve"> לתקנים מחייבים ולשביעות רצוני.</w:t>
      </w:r>
    </w:p>
    <w:p w14:paraId="12CF5179"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p>
    <w:p w14:paraId="3675438F"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4BAD8C0E"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5BE2DD62"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2953F2D0"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1496D2DB"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9E2846">
        <w:rPr>
          <w:rFonts w:ascii="Times New Roman" w:eastAsia="Times New Roman" w:hAnsi="Times New Roman" w:hint="cs"/>
          <w:sz w:val="20"/>
          <w:rtl/>
          <w:lang w:eastAsia="he-IL"/>
        </w:rPr>
        <w:t xml:space="preserve">                                                                                      בכבוד רב,</w:t>
      </w:r>
    </w:p>
    <w:p w14:paraId="7923E55C"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7122F766"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657A035B"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9E2846">
        <w:rPr>
          <w:rFonts w:ascii="Times New Roman" w:eastAsia="Times New Roman" w:hAnsi="Times New Roman" w:hint="cs"/>
          <w:sz w:val="20"/>
          <w:rtl/>
          <w:lang w:eastAsia="he-IL"/>
        </w:rPr>
        <w:t xml:space="preserve">                                                                                                             ___________________</w:t>
      </w:r>
    </w:p>
    <w:p w14:paraId="14DFAB47" w14:textId="77777777" w:rsidR="009E2846" w:rsidRPr="009E2846" w:rsidRDefault="00CD055C" w:rsidP="009E284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sz w:val="24"/>
          <w:rtl/>
          <w:lang w:eastAsia="he-IL"/>
        </w:rPr>
      </w:pPr>
      <w:sdt>
        <w:sdtPr>
          <w:rPr>
            <w:rFonts w:ascii="Times New Roman" w:eastAsia="Times New Roman" w:hAnsi="Times New Roman"/>
            <w:color w:val="00B0F0"/>
            <w:sz w:val="20"/>
            <w:u w:val="single"/>
            <w:rtl/>
            <w:lang w:eastAsia="he-IL"/>
          </w:rPr>
          <w:alias w:val="שם ספק"/>
          <w:tag w:val="cntSupllierName"/>
          <w:id w:val="1534766573"/>
          <w:placeholder>
            <w:docPart w:val="808CC77C79E04BAFB2A604AC660ACA5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9E2846" w:rsidRPr="009E2846">
            <w:rPr>
              <w:rFonts w:cstheme="minorBidi"/>
              <w:color w:val="00B0F0"/>
              <w:u w:val="single"/>
              <w:rtl/>
            </w:rPr>
            <w:t>[שם ספק]</w:t>
          </w:r>
        </w:sdtContent>
      </w:sdt>
    </w:p>
    <w:p w14:paraId="63BA87E0"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rtl/>
          <w:lang w:eastAsia="he-IL"/>
        </w:rPr>
      </w:pPr>
      <w:r w:rsidRPr="009E2846">
        <w:rPr>
          <w:rFonts w:ascii="Times New Roman" w:eastAsia="Times New Roman" w:hAnsi="Times New Roman" w:hint="cs"/>
          <w:sz w:val="20"/>
          <w:szCs w:val="20"/>
          <w:rtl/>
          <w:lang w:eastAsia="he-IL"/>
        </w:rPr>
        <w:t xml:space="preserve">                </w:t>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t xml:space="preserve">   </w:t>
      </w:r>
    </w:p>
    <w:p w14:paraId="05FB885A"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lang w:eastAsia="he-IL"/>
        </w:rPr>
      </w:pPr>
    </w:p>
    <w:p w14:paraId="1DAA8E5C"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4"/>
          <w:u w:val="single"/>
          <w:rtl/>
          <w:lang w:eastAsia="he-IL"/>
        </w:rPr>
      </w:pPr>
      <w:r w:rsidRPr="009E2846">
        <w:rPr>
          <w:rFonts w:ascii="Times New Roman" w:eastAsia="Times New Roman" w:hAnsi="Times New Roman" w:hint="cs"/>
          <w:sz w:val="20"/>
          <w:szCs w:val="20"/>
          <w:rtl/>
          <w:lang w:eastAsia="he-IL"/>
        </w:rPr>
        <w:br w:type="page"/>
      </w:r>
      <w:r w:rsidRPr="009E2846">
        <w:rPr>
          <w:rFonts w:ascii="Times New Roman" w:eastAsia="Times New Roman" w:hAnsi="Times New Roman" w:hint="cs"/>
          <w:b/>
          <w:bCs/>
          <w:sz w:val="24"/>
          <w:u w:val="single"/>
          <w:rtl/>
          <w:lang w:eastAsia="he-IL"/>
        </w:rPr>
        <w:lastRenderedPageBreak/>
        <w:t xml:space="preserve">נספח "י" </w:t>
      </w:r>
    </w:p>
    <w:p w14:paraId="33241299"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4"/>
          <w:u w:val="single"/>
          <w:lang w:eastAsia="he-IL"/>
        </w:rPr>
      </w:pPr>
    </w:p>
    <w:p w14:paraId="09EA53BF"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b/>
          <w:bCs/>
          <w:sz w:val="24"/>
          <w:u w:val="single"/>
          <w:lang w:eastAsia="he-IL"/>
        </w:rPr>
      </w:pPr>
      <w:r w:rsidRPr="009E2846">
        <w:rPr>
          <w:rFonts w:ascii="Times New Roman" w:eastAsia="Times New Roman" w:hAnsi="Times New Roman" w:hint="cs"/>
          <w:b/>
          <w:bCs/>
          <w:sz w:val="24"/>
          <w:u w:val="single"/>
          <w:rtl/>
          <w:lang w:eastAsia="he-IL"/>
        </w:rPr>
        <w:t>דוגמא לנוסח הצהרת המתכנן בדבר היעדר תביעות</w:t>
      </w:r>
    </w:p>
    <w:p w14:paraId="7D9B89E5" w14:textId="77777777" w:rsidR="009E2846" w:rsidRPr="009E2846" w:rsidRDefault="009E2846" w:rsidP="009E2846">
      <w:pPr>
        <w:widowControl w:val="0"/>
        <w:bidi w:val="0"/>
        <w:spacing w:before="0" w:beforeAutospacing="0" w:after="0" w:afterAutospacing="0" w:line="240" w:lineRule="auto"/>
        <w:ind w:left="180"/>
        <w:rPr>
          <w:rFonts w:ascii="Times New Roman" w:eastAsia="Times New Roman" w:hAnsi="Times New Roman"/>
          <w:sz w:val="24"/>
          <w:lang w:eastAsia="he-IL"/>
        </w:rPr>
      </w:pPr>
    </w:p>
    <w:p w14:paraId="53060948"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color w:val="008000"/>
          <w:sz w:val="24"/>
          <w:rtl/>
          <w:lang w:eastAsia="he-IL"/>
        </w:rPr>
      </w:pPr>
      <w:r w:rsidRPr="009E2846">
        <w:rPr>
          <w:rFonts w:ascii="Times New Roman" w:eastAsia="Times New Roman" w:hAnsi="Times New Roman" w:hint="cs"/>
          <w:sz w:val="24"/>
          <w:rtl/>
          <w:lang w:eastAsia="he-IL"/>
        </w:rPr>
        <w:t>לכבוד</w:t>
      </w:r>
      <w:r w:rsidRPr="009E2846">
        <w:rPr>
          <w:rFonts w:ascii="Times New Roman" w:eastAsia="Times New Roman" w:hAnsi="Times New Roman" w:hint="cs"/>
          <w:color w:val="000000"/>
          <w:sz w:val="24"/>
          <w:rtl/>
          <w:lang w:eastAsia="he-IL"/>
        </w:rPr>
        <w:tab/>
      </w:r>
      <w:r w:rsidRPr="009E2846">
        <w:rPr>
          <w:rFonts w:ascii="Times New Roman" w:eastAsia="Times New Roman" w:hAnsi="Times New Roman" w:hint="cs"/>
          <w:color w:val="000000"/>
          <w:sz w:val="24"/>
          <w:rtl/>
          <w:lang w:eastAsia="he-IL"/>
        </w:rPr>
        <w:br/>
      </w:r>
      <w:sdt>
        <w:sdtPr>
          <w:rPr>
            <w:rFonts w:ascii="Times New Roman" w:eastAsia="Times New Roman" w:hAnsi="Times New Roman" w:hint="cs"/>
            <w:color w:val="008000"/>
            <w:sz w:val="24"/>
            <w:rtl/>
            <w:lang w:eastAsia="he-IL"/>
          </w:rPr>
          <w:alias w:val="צד א בחוזה"/>
          <w:tag w:val="cntTzadA"/>
          <w:id w:val="1384523153"/>
          <w:placeholder>
            <w:docPart w:val="9F2D8F8070C84129A160C288A034FC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47" w:author="גרמן קגנובסקי" w:date="2020-05-12T13:11:00Z">
            <w:r w:rsidR="00CD055C">
              <w:rPr>
                <w:rFonts w:ascii="Times New Roman" w:eastAsia="Times New Roman" w:hAnsi="Times New Roman" w:hint="cs"/>
                <w:color w:val="008000"/>
                <w:sz w:val="24"/>
                <w:rtl/>
                <w:lang w:eastAsia="he-IL"/>
              </w:rPr>
              <w:br/>
              <w:t>אפריקה ישראל מגורים בע"מ</w:t>
            </w:r>
            <w:r w:rsidR="00CD055C">
              <w:rPr>
                <w:rFonts w:ascii="Times New Roman" w:eastAsia="Times New Roman" w:hAnsi="Times New Roman" w:hint="cs"/>
                <w:color w:val="008000"/>
                <w:sz w:val="24"/>
                <w:rtl/>
                <w:lang w:eastAsia="he-IL"/>
              </w:rPr>
              <w:br/>
              <w:t>יוני נתניהו 1 ג' אור יהודה</w:t>
            </w:r>
            <w:r w:rsidR="00CD055C">
              <w:rPr>
                <w:rFonts w:ascii="Times New Roman" w:eastAsia="Times New Roman" w:hAnsi="Times New Roman" w:hint="cs"/>
                <w:color w:val="008000"/>
                <w:sz w:val="24"/>
                <w:rtl/>
                <w:lang w:eastAsia="he-IL"/>
              </w:rPr>
              <w:br/>
              <w:t>מ.ז 52-003476-0</w:t>
            </w:r>
            <w:r w:rsidR="00CD055C">
              <w:rPr>
                <w:rFonts w:ascii="Times New Roman" w:eastAsia="Times New Roman" w:hAnsi="Times New Roman" w:hint="cs"/>
                <w:color w:val="008000"/>
                <w:sz w:val="24"/>
                <w:rtl/>
                <w:lang w:eastAsia="he-IL"/>
              </w:rPr>
              <w:br/>
            </w:r>
          </w:ins>
        </w:sdtContent>
      </w:sdt>
    </w:p>
    <w:p w14:paraId="299EE8FF"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505D504F"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roofErr w:type="spellStart"/>
      <w:r w:rsidRPr="009E2846">
        <w:rPr>
          <w:rFonts w:ascii="Times New Roman" w:eastAsia="Times New Roman" w:hAnsi="Times New Roman" w:hint="cs"/>
          <w:sz w:val="24"/>
          <w:rtl/>
          <w:lang w:eastAsia="he-IL"/>
        </w:rPr>
        <w:t>ג.א.נ</w:t>
      </w:r>
      <w:proofErr w:type="spellEnd"/>
      <w:r w:rsidRPr="009E2846">
        <w:rPr>
          <w:rFonts w:ascii="Times New Roman" w:eastAsia="Times New Roman" w:hAnsi="Times New Roman" w:hint="cs"/>
          <w:sz w:val="24"/>
          <w:rtl/>
          <w:lang w:eastAsia="he-IL"/>
        </w:rPr>
        <w:t>.,</w:t>
      </w:r>
    </w:p>
    <w:p w14:paraId="26DEC017"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4A7C0095"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אנו הח"מ מצהירים בזאת שעם קבלת סך של </w:t>
      </w:r>
      <w:r w:rsidRPr="009E2846">
        <w:rPr>
          <w:rFonts w:ascii="Times New Roman" w:eastAsia="Times New Roman" w:hAnsi="Times New Roman" w:hint="cs"/>
          <w:sz w:val="24"/>
          <w:u w:val="single"/>
          <w:rtl/>
          <w:lang w:eastAsia="he-IL"/>
        </w:rPr>
        <w:t xml:space="preserve">                </w:t>
      </w:r>
      <w:r w:rsidRPr="009E2846">
        <w:rPr>
          <w:rFonts w:ascii="Times New Roman" w:eastAsia="Times New Roman" w:hAnsi="Times New Roman" w:hint="cs"/>
          <w:sz w:val="24"/>
          <w:rtl/>
          <w:lang w:eastAsia="he-IL"/>
        </w:rPr>
        <w:t xml:space="preserve"> ש"ח (</w:t>
      </w:r>
      <w:proofErr w:type="spellStart"/>
      <w:r w:rsidRPr="009E2846">
        <w:rPr>
          <w:rFonts w:ascii="Times New Roman" w:eastAsia="Times New Roman" w:hAnsi="Times New Roman" w:hint="cs"/>
          <w:sz w:val="24"/>
          <w:rtl/>
          <w:lang w:eastAsia="he-IL"/>
        </w:rPr>
        <w:t>להלן:"</w:t>
      </w:r>
      <w:r w:rsidRPr="009E2846">
        <w:rPr>
          <w:rFonts w:ascii="Times New Roman" w:eastAsia="Times New Roman" w:hAnsi="Times New Roman" w:hint="cs"/>
          <w:b/>
          <w:bCs/>
          <w:sz w:val="24"/>
          <w:rtl/>
          <w:lang w:eastAsia="he-IL"/>
        </w:rPr>
        <w:t>היתרה</w:t>
      </w:r>
      <w:proofErr w:type="spellEnd"/>
      <w:r w:rsidRPr="009E2846">
        <w:rPr>
          <w:rFonts w:ascii="Times New Roman" w:eastAsia="Times New Roman" w:hAnsi="Times New Roman" w:hint="cs"/>
          <w:b/>
          <w:bCs/>
          <w:sz w:val="24"/>
          <w:rtl/>
          <w:lang w:eastAsia="he-IL"/>
        </w:rPr>
        <w:t xml:space="preserve"> הסופית</w:t>
      </w:r>
      <w:r w:rsidRPr="009E2846">
        <w:rPr>
          <w:rFonts w:ascii="Times New Roman" w:eastAsia="Times New Roman" w:hAnsi="Times New Roman" w:hint="cs"/>
          <w:sz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rtl/>
            <w:lang w:eastAsia="he-IL"/>
          </w:rPr>
          <w:alias w:val="שם אתר"/>
          <w:tag w:val="cntSite"/>
          <w:id w:val="-1398045152"/>
          <w:placeholder>
            <w:docPart w:val="451B4D967FD145C7BEEF1F2BDDFF37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48" w:author="גרמן קגנובסקי" w:date="2020-05-12T13:10:00Z">
            <w:r w:rsidR="00CD055C">
              <w:rPr>
                <w:rFonts w:ascii="Times New Roman" w:eastAsia="Times New Roman" w:hAnsi="Times New Roman" w:hint="cs"/>
                <w:color w:val="008000"/>
                <w:sz w:val="24"/>
                <w:rtl/>
                <w:lang w:eastAsia="he-IL"/>
              </w:rPr>
              <w:t>סביוני רעננה צפון</w:t>
            </w:r>
          </w:ins>
        </w:sdtContent>
      </w:sdt>
      <w:r w:rsidRPr="009E2846">
        <w:rPr>
          <w:rFonts w:ascii="Times New Roman" w:eastAsia="Times New Roman" w:hAnsi="Times New Roman" w:hint="cs"/>
          <w:sz w:val="24"/>
          <w:rtl/>
          <w:lang w:eastAsia="he-IL"/>
        </w:rPr>
        <w:t xml:space="preserve"> עפ"י חוזה מיום </w:t>
      </w:r>
      <w:r w:rsidRPr="009E2846">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תאריך חתימת חוזה"/>
          <w:tag w:val="cntSignDate"/>
          <w:id w:val="-125693541"/>
          <w:placeholder>
            <w:docPart w:val="93585C114A7B4EE7BA87F12D2637432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9E2846">
            <w:rPr>
              <w:rFonts w:cstheme="minorBidi"/>
              <w:color w:val="00B0F0"/>
              <w:rtl/>
            </w:rPr>
            <w:t>[תאריך חתימת חוזה]</w:t>
          </w:r>
        </w:sdtContent>
      </w:sdt>
      <w:r w:rsidRPr="009E2846">
        <w:rPr>
          <w:rFonts w:ascii="Times New Roman" w:eastAsia="Times New Roman" w:hAnsi="Times New Roman" w:hint="cs"/>
          <w:sz w:val="24"/>
          <w:rtl/>
          <w:lang w:eastAsia="he-IL"/>
        </w:rPr>
        <w:t xml:space="preserve"> או עבור חלקן כמפורט להלן:</w:t>
      </w:r>
    </w:p>
    <w:p w14:paraId="122F1FE2"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______________________________________________________________________________________________________________________________________________________</w:t>
      </w:r>
    </w:p>
    <w:p w14:paraId="34E6ED14"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1A21F927"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45FFB53"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13974CC"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64428130"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662E86D"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7B7B7D34"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ידוע לנו כי אין בהצהרתנו זו כדי לגרוע מכל סעד לו זכאי המזמין על פי החוזה הנ"ל.</w:t>
      </w:r>
    </w:p>
    <w:p w14:paraId="4B7F2B67"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68B0DD77"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642D1045"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b/>
          <w:bCs/>
          <w:sz w:val="24"/>
          <w:rtl/>
          <w:lang w:eastAsia="he-IL"/>
        </w:rPr>
        <w:t>ולראיה באנו על החתום:</w:t>
      </w:r>
    </w:p>
    <w:p w14:paraId="2FD61271"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428E37B1"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היום </w:t>
      </w:r>
      <w:r w:rsidRPr="009E2846">
        <w:rPr>
          <w:rFonts w:ascii="Times New Roman" w:eastAsia="Times New Roman" w:hAnsi="Times New Roman" w:hint="cs"/>
          <w:sz w:val="24"/>
          <w:u w:val="single"/>
          <w:rtl/>
          <w:lang w:eastAsia="he-IL"/>
        </w:rPr>
        <w:t xml:space="preserve">             </w:t>
      </w:r>
      <w:r w:rsidRPr="009E2846">
        <w:rPr>
          <w:rFonts w:ascii="Times New Roman" w:eastAsia="Times New Roman" w:hAnsi="Times New Roman" w:hint="cs"/>
          <w:sz w:val="24"/>
          <w:rtl/>
          <w:lang w:eastAsia="he-IL"/>
        </w:rPr>
        <w:t xml:space="preserve"> לחודש </w:t>
      </w:r>
      <w:r w:rsidRPr="009E2846">
        <w:rPr>
          <w:rFonts w:ascii="Times New Roman" w:eastAsia="Times New Roman" w:hAnsi="Times New Roman" w:hint="cs"/>
          <w:sz w:val="24"/>
          <w:u w:val="single"/>
          <w:rtl/>
          <w:lang w:eastAsia="he-IL"/>
        </w:rPr>
        <w:t xml:space="preserve">               </w:t>
      </w:r>
      <w:r w:rsidRPr="009E2846">
        <w:rPr>
          <w:rFonts w:ascii="Times New Roman" w:eastAsia="Times New Roman" w:hAnsi="Times New Roman" w:hint="cs"/>
          <w:sz w:val="24"/>
          <w:rtl/>
          <w:lang w:eastAsia="he-IL"/>
        </w:rPr>
        <w:t xml:space="preserve"> לשנה _________</w:t>
      </w:r>
    </w:p>
    <w:p w14:paraId="64FB5571" w14:textId="77777777" w:rsidR="009E2846" w:rsidRPr="009E2846" w:rsidRDefault="009E2846" w:rsidP="009E2846">
      <w:pPr>
        <w:widowControl w:val="0"/>
        <w:spacing w:before="0" w:beforeAutospacing="0" w:after="0" w:afterAutospacing="0" w:line="240" w:lineRule="auto"/>
        <w:ind w:left="4435" w:firstLine="671"/>
        <w:rPr>
          <w:rFonts w:ascii="Times New Roman" w:eastAsia="Times New Roman" w:hAnsi="Times New Roman"/>
          <w:sz w:val="24"/>
          <w:rtl/>
          <w:lang w:eastAsia="he-IL"/>
        </w:rPr>
      </w:pPr>
    </w:p>
    <w:p w14:paraId="1909CF95"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חתימה וחותמת המתכנן:</w:t>
      </w:r>
    </w:p>
    <w:p w14:paraId="286D4073"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color w:val="00B0F0"/>
          <w:sz w:val="24"/>
          <w:u w:val="single"/>
          <w:rtl/>
          <w:lang w:eastAsia="he-IL"/>
        </w:rPr>
      </w:pPr>
      <w:r w:rsidRPr="009E2846">
        <w:rPr>
          <w:rFonts w:ascii="Times New Roman" w:eastAsia="Times New Roman" w:hAnsi="Times New Roman" w:hint="cs"/>
          <w:color w:val="00B0F0"/>
          <w:sz w:val="24"/>
          <w:u w:val="single"/>
          <w:rtl/>
          <w:lang w:eastAsia="he-IL"/>
        </w:rPr>
        <w:t xml:space="preserve">                  </w:t>
      </w:r>
    </w:p>
    <w:p w14:paraId="024E53E6"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_______________________ </w:t>
      </w:r>
    </w:p>
    <w:p w14:paraId="11F5430C"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9E2846">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504310586"/>
          <w:placeholder>
            <w:docPart w:val="63D59C420D7448DB8DD92F19519C5C1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9E2846">
            <w:rPr>
              <w:rFonts w:cstheme="minorBidi"/>
              <w:color w:val="00B0F0"/>
              <w:u w:val="single"/>
              <w:rtl/>
            </w:rPr>
            <w:t>[שם ספק]</w:t>
          </w:r>
        </w:sdtContent>
      </w:sdt>
    </w:p>
    <w:p w14:paraId="0919E873"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41F73A07"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4479E580"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136639DE"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b/>
          <w:bCs/>
          <w:sz w:val="24"/>
          <w:rtl/>
          <w:lang w:eastAsia="he-IL"/>
        </w:rPr>
        <w:t>אישור</w:t>
      </w:r>
    </w:p>
    <w:p w14:paraId="53C6AF5F"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אני הח"מ ____________________ עו"ד/רו"ח מאשר כי ה"ה _________________שחתימתם בצירוף חותמת _________________ (</w:t>
      </w:r>
      <w:proofErr w:type="spellStart"/>
      <w:r w:rsidRPr="009E2846">
        <w:rPr>
          <w:rFonts w:ascii="Times New Roman" w:eastAsia="Times New Roman" w:hAnsi="Times New Roman" w:hint="cs"/>
          <w:sz w:val="24"/>
          <w:rtl/>
          <w:lang w:eastAsia="he-IL"/>
        </w:rPr>
        <w:t>להלן:"</w:t>
      </w:r>
      <w:r w:rsidRPr="009E2846">
        <w:rPr>
          <w:rFonts w:ascii="Times New Roman" w:eastAsia="Times New Roman" w:hAnsi="Times New Roman" w:hint="cs"/>
          <w:b/>
          <w:bCs/>
          <w:sz w:val="24"/>
          <w:rtl/>
          <w:lang w:eastAsia="he-IL"/>
        </w:rPr>
        <w:t>החברה</w:t>
      </w:r>
      <w:proofErr w:type="spellEnd"/>
      <w:r w:rsidRPr="009E2846">
        <w:rPr>
          <w:rFonts w:ascii="Times New Roman" w:eastAsia="Times New Roman" w:hAnsi="Times New Roman" w:hint="cs"/>
          <w:sz w:val="24"/>
          <w:rtl/>
          <w:lang w:eastAsia="he-IL"/>
        </w:rPr>
        <w:t>") ו/או שמה המודפס מחייבת את החברה לכל דבר וענין, חתמו בפני על מסמך זה.</w:t>
      </w:r>
    </w:p>
    <w:p w14:paraId="0842B26C" w14:textId="77777777" w:rsidR="009E2846" w:rsidRPr="009E2846" w:rsidRDefault="009E2846" w:rsidP="009E2846">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sz w:val="24"/>
          <w:rtl/>
          <w:lang w:eastAsia="he-IL"/>
        </w:rPr>
      </w:pPr>
    </w:p>
    <w:p w14:paraId="01C383B9" w14:textId="77777777" w:rsidR="009E2846" w:rsidRPr="009E2846" w:rsidRDefault="009E2846" w:rsidP="009E2846">
      <w:pPr>
        <w:widowControl w:val="0"/>
        <w:tabs>
          <w:tab w:val="center" w:pos="1082"/>
          <w:tab w:val="center" w:pos="7319"/>
        </w:tabs>
        <w:spacing w:before="0" w:beforeAutospacing="0" w:after="0" w:afterAutospacing="0" w:line="240" w:lineRule="auto"/>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    תאריך : _______   </w:t>
      </w:r>
      <w:r w:rsidRPr="009E2846">
        <w:rPr>
          <w:rFonts w:ascii="Times New Roman" w:eastAsia="Times New Roman" w:hAnsi="Times New Roman" w:hint="cs"/>
          <w:sz w:val="24"/>
          <w:rtl/>
          <w:lang w:eastAsia="he-IL"/>
        </w:rPr>
        <w:tab/>
        <w:t>חתימה וחותמת עו"ד/רו"ח : _______________________</w:t>
      </w:r>
    </w:p>
    <w:p w14:paraId="44A1034F"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0"/>
          <w:szCs w:val="20"/>
          <w:rtl/>
          <w:lang w:eastAsia="he-IL"/>
        </w:rPr>
      </w:pPr>
    </w:p>
    <w:p w14:paraId="7008C2E4" w14:textId="77777777" w:rsidR="009E2846" w:rsidRPr="009E2846" w:rsidRDefault="009E2846" w:rsidP="009E2846">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sz w:val="20"/>
          <w:lang w:eastAsia="he-IL"/>
        </w:rPr>
      </w:pPr>
    </w:p>
    <w:p w14:paraId="1B29A9D4"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color w:val="999999"/>
          <w:sz w:val="18"/>
          <w:szCs w:val="18"/>
          <w:rtl/>
          <w:lang w:eastAsia="he-IL"/>
        </w:rPr>
      </w:pPr>
    </w:p>
    <w:p w14:paraId="2864ED61" w14:textId="77777777" w:rsidR="009E2846" w:rsidRPr="009E2846" w:rsidRDefault="009E2846" w:rsidP="009E2846">
      <w:pPr>
        <w:spacing w:before="0" w:beforeAutospacing="0" w:after="0" w:afterAutospacing="0" w:line="240" w:lineRule="auto"/>
        <w:rPr>
          <w:rFonts w:ascii="Times New Roman" w:eastAsia="Times New Roman" w:hAnsi="Times New Roman"/>
          <w:sz w:val="20"/>
          <w:rtl/>
        </w:rPr>
      </w:pPr>
    </w:p>
    <w:p w14:paraId="42F36107" w14:textId="77777777" w:rsidR="001835AB" w:rsidRPr="001835AB" w:rsidRDefault="001835AB" w:rsidP="001835AB">
      <w:pPr>
        <w:spacing w:before="0" w:beforeAutospacing="0" w:after="0" w:afterAutospacing="0" w:line="240" w:lineRule="auto"/>
        <w:rPr>
          <w:rFonts w:ascii="Times New Roman" w:eastAsia="Times New Roman" w:hAnsi="Times New Roman"/>
          <w:sz w:val="24"/>
          <w:rtl/>
        </w:rPr>
      </w:pPr>
    </w:p>
    <w:p w14:paraId="0DDE2BA1" w14:textId="77777777" w:rsidR="001835AB" w:rsidRPr="001835AB" w:rsidRDefault="001835AB" w:rsidP="001835AB">
      <w:pPr>
        <w:widowControl w:val="0"/>
        <w:bidi w:val="0"/>
        <w:spacing w:before="0" w:beforeAutospacing="0" w:after="0" w:afterAutospacing="0" w:line="240" w:lineRule="auto"/>
        <w:jc w:val="center"/>
        <w:rPr>
          <w:rFonts w:ascii="Times New Roman" w:eastAsia="Times New Roman" w:hAnsi="Times New Roman"/>
          <w:sz w:val="20"/>
          <w:rtl/>
        </w:rPr>
      </w:pPr>
    </w:p>
    <w:p w14:paraId="1F3C6A0D" w14:textId="77777777" w:rsidR="001A69D5" w:rsidRPr="00853FB4" w:rsidRDefault="001A69D5" w:rsidP="00853FB4"/>
    <w:sectPr w:rsidR="001A69D5" w:rsidRPr="00853FB4"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3AE02A" w14:textId="77777777" w:rsidR="00CD055C" w:rsidRDefault="00CD055C" w:rsidP="00AF234B">
      <w:pPr>
        <w:spacing w:before="0" w:after="0" w:line="240" w:lineRule="auto"/>
      </w:pPr>
      <w:r>
        <w:separator/>
      </w:r>
    </w:p>
  </w:endnote>
  <w:endnote w:type="continuationSeparator" w:id="0">
    <w:p w14:paraId="16421491" w14:textId="77777777" w:rsidR="00CD055C" w:rsidRDefault="00CD055C" w:rsidP="00AF234B">
      <w:pPr>
        <w:spacing w:before="0" w:after="0" w:line="240" w:lineRule="auto"/>
      </w:pPr>
      <w:r>
        <w:continuationSeparator/>
      </w:r>
    </w:p>
  </w:endnote>
  <w:endnote w:type="continuationNotice" w:id="1">
    <w:p w14:paraId="41BC51C5" w14:textId="77777777" w:rsidR="00CD055C" w:rsidRDefault="00CD055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611"/>
      <w:gridCol w:w="2810"/>
      <w:gridCol w:w="233"/>
      <w:gridCol w:w="1051"/>
      <w:gridCol w:w="1790"/>
    </w:tblGrid>
    <w:tr w:rsidR="00487C69" w:rsidRPr="00487C69" w14:paraId="5335763F" w14:textId="77777777" w:rsidTr="00623070">
      <w:tc>
        <w:tcPr>
          <w:tcW w:w="753" w:type="dxa"/>
        </w:tcPr>
        <w:p w14:paraId="068A20A0"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 xml:space="preserve">פרויקט: </w:t>
          </w:r>
        </w:p>
      </w:tc>
      <w:sdt>
        <w:sdtPr>
          <w:rPr>
            <w:rFonts w:ascii="David" w:hAnsi="David" w:cstheme="minorBidi"/>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7C124774" w14:textId="77777777" w:rsidR="00487C69" w:rsidRPr="00487C69" w:rsidRDefault="00CD055C" w:rsidP="00487C69">
              <w:pPr>
                <w:tabs>
                  <w:tab w:val="center" w:pos="4153"/>
                  <w:tab w:val="right" w:pos="8306"/>
                </w:tabs>
                <w:spacing w:before="0" w:after="0" w:line="240" w:lineRule="auto"/>
                <w:rPr>
                  <w:rFonts w:ascii="David" w:hAnsi="David" w:cstheme="minorBidi"/>
                  <w:color w:val="00B0F0"/>
                  <w:sz w:val="20"/>
                  <w:szCs w:val="20"/>
                  <w:rtl/>
                </w:rPr>
              </w:pPr>
              <w:ins w:id="49" w:author="גרמן קגנובסקי" w:date="2020-05-12T13:10:00Z">
                <w:r>
                  <w:rPr>
                    <w:rFonts w:ascii="David" w:hAnsi="David" w:cstheme="minorBidi" w:hint="cs"/>
                    <w:color w:val="00B0F0"/>
                    <w:sz w:val="20"/>
                    <w:szCs w:val="20"/>
                    <w:rtl/>
                  </w:rPr>
                  <w:t>סביוני  רעננה  צפון</w:t>
                </w:r>
              </w:ins>
            </w:p>
          </w:tc>
        </w:sdtContent>
      </w:sdt>
      <w:tc>
        <w:tcPr>
          <w:tcW w:w="2232" w:type="dxa"/>
        </w:tcPr>
        <w:p w14:paraId="644C2938"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 xml:space="preserve">תבנית: </w:t>
          </w:r>
          <w:sdt>
            <w:sdtPr>
              <w:rPr>
                <w:rFonts w:ascii="David" w:hAnsi="David" w:cstheme="minorBidi"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cstheme="minorBidi" w:hint="cs"/>
                  <w:sz w:val="20"/>
                  <w:szCs w:val="20"/>
                  <w:rtl/>
                </w:rPr>
                <w:t>מתכנן מעליות</w:t>
              </w:r>
            </w:sdtContent>
          </w:sdt>
        </w:p>
      </w:tc>
      <w:tc>
        <w:tcPr>
          <w:tcW w:w="236" w:type="dxa"/>
        </w:tcPr>
        <w:p w14:paraId="58D641C1" w14:textId="77777777" w:rsidR="00487C69" w:rsidRPr="00487C69" w:rsidRDefault="00487C69" w:rsidP="00487C69">
          <w:pPr>
            <w:tabs>
              <w:tab w:val="center" w:pos="4153"/>
              <w:tab w:val="right" w:pos="8306"/>
            </w:tabs>
            <w:spacing w:before="0" w:after="0" w:line="240" w:lineRule="auto"/>
            <w:rPr>
              <w:rFonts w:ascii="David" w:hAnsi="David" w:cstheme="minorBidi"/>
              <w:sz w:val="16"/>
              <w:szCs w:val="16"/>
              <w:rtl/>
            </w:rPr>
          </w:pPr>
        </w:p>
      </w:tc>
      <w:tc>
        <w:tcPr>
          <w:tcW w:w="1129" w:type="dxa"/>
        </w:tcPr>
        <w:p w14:paraId="2EA55EFC"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sz w:val="20"/>
              <w:szCs w:val="20"/>
              <w:rtl/>
            </w:rPr>
            <w:t>מס' חוזה</w:t>
          </w:r>
          <w:r w:rsidRPr="00487C69">
            <w:rPr>
              <w:rFonts w:ascii="David" w:hAnsi="David" w:cstheme="minorBidi" w:hint="cs"/>
              <w:sz w:val="20"/>
              <w:szCs w:val="20"/>
              <w:rtl/>
            </w:rPr>
            <w:t>:</w:t>
          </w:r>
        </w:p>
      </w:tc>
      <w:sdt>
        <w:sdtPr>
          <w:rPr>
            <w:rFonts w:ascii="David" w:hAnsi="David" w:cstheme="minorBidi"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1939A32B"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r>
                <w:rPr>
                  <w:rFonts w:ascii="David" w:hAnsi="David" w:cstheme="minorBidi" w:hint="cs"/>
                  <w:sz w:val="20"/>
                  <w:szCs w:val="20"/>
                </w:rPr>
                <w:t>CONT-5-661</w:t>
              </w:r>
            </w:p>
          </w:tc>
        </w:sdtContent>
      </w:sdt>
    </w:tr>
    <w:tr w:rsidR="00487C69" w:rsidRPr="00487C69" w14:paraId="296AFA9B" w14:textId="77777777" w:rsidTr="00623070">
      <w:tc>
        <w:tcPr>
          <w:tcW w:w="753" w:type="dxa"/>
        </w:tcPr>
        <w:p w14:paraId="45062F9F"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ספק:</w:t>
          </w:r>
        </w:p>
      </w:tc>
      <w:sdt>
        <w:sdtPr>
          <w:rPr>
            <w:rFonts w:ascii="David" w:hAnsi="David" w:cstheme="minorBidi"/>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195DAD59" w14:textId="77777777" w:rsidR="00487C69" w:rsidRPr="00487C69" w:rsidRDefault="00487C69" w:rsidP="00487C69">
              <w:pPr>
                <w:tabs>
                  <w:tab w:val="center" w:pos="4153"/>
                  <w:tab w:val="right" w:pos="8306"/>
                </w:tabs>
                <w:spacing w:before="0" w:after="0" w:line="240" w:lineRule="auto"/>
                <w:rPr>
                  <w:rFonts w:ascii="David" w:hAnsi="David" w:cstheme="minorBidi"/>
                  <w:color w:val="00B0F0"/>
                  <w:sz w:val="20"/>
                  <w:szCs w:val="20"/>
                  <w:rtl/>
                </w:rPr>
              </w:pPr>
              <w:r w:rsidRPr="00487C69">
                <w:rPr>
                  <w:rFonts w:cstheme="minorBidi"/>
                  <w:color w:val="00B0F0"/>
                  <w:sz w:val="20"/>
                  <w:szCs w:val="20"/>
                  <w:rtl/>
                </w:rPr>
                <w:t>[שם ספק]</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87C69" w:rsidRPr="00487C69" w14:paraId="3ACBCA7F" w14:textId="77777777" w:rsidTr="00623070">
            <w:trPr>
              <w:trHeight w:val="201"/>
            </w:trPr>
            <w:tc>
              <w:tcPr>
                <w:tcW w:w="926" w:type="dxa"/>
              </w:tcPr>
              <w:p w14:paraId="39CFE6DB"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גרסה:</w:t>
                </w:r>
              </w:p>
            </w:tc>
            <w:sdt>
              <w:sdtPr>
                <w:rPr>
                  <w:rFonts w:ascii="David" w:hAnsi="David" w:cstheme="minorBidi"/>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77D829E2" w14:textId="77777777" w:rsidR="00487C69" w:rsidRPr="00487C69" w:rsidRDefault="00487C69" w:rsidP="00487C69">
                    <w:pPr>
                      <w:tabs>
                        <w:tab w:val="center" w:pos="4153"/>
                        <w:tab w:val="right" w:pos="8306"/>
                      </w:tabs>
                      <w:spacing w:before="0" w:after="0" w:line="240" w:lineRule="auto"/>
                      <w:ind w:left="1" w:hanging="1"/>
                      <w:rPr>
                        <w:rFonts w:ascii="David" w:hAnsi="David" w:cstheme="minorBidi"/>
                        <w:color w:val="00B0F0"/>
                        <w:sz w:val="20"/>
                        <w:szCs w:val="20"/>
                        <w:rtl/>
                      </w:rPr>
                    </w:pPr>
                    <w:r w:rsidRPr="00487C69">
                      <w:rPr>
                        <w:rFonts w:ascii="David" w:hAnsi="David" w:cstheme="minorBidi"/>
                        <w:color w:val="00B0F0"/>
                        <w:sz w:val="20"/>
                        <w:szCs w:val="20"/>
                        <w:rtl/>
                      </w:rPr>
                      <w:t>[גרסת חוזה]</w:t>
                    </w:r>
                  </w:p>
                </w:tc>
              </w:sdtContent>
            </w:sdt>
          </w:tr>
        </w:tbl>
        <w:p w14:paraId="37244CAB"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p>
      </w:tc>
      <w:tc>
        <w:tcPr>
          <w:tcW w:w="236" w:type="dxa"/>
        </w:tcPr>
        <w:p w14:paraId="069E107F"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p>
      </w:tc>
      <w:tc>
        <w:tcPr>
          <w:tcW w:w="1129" w:type="dxa"/>
        </w:tcPr>
        <w:p w14:paraId="78EB797A"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סטטוס:</w:t>
          </w:r>
        </w:p>
      </w:tc>
      <w:tc>
        <w:tcPr>
          <w:tcW w:w="2073" w:type="dxa"/>
        </w:tcPr>
        <w:p w14:paraId="7CA03700" w14:textId="77777777" w:rsidR="00487C69" w:rsidRPr="00487C69" w:rsidRDefault="00CD055C" w:rsidP="00487C69">
          <w:pPr>
            <w:tabs>
              <w:tab w:val="center" w:pos="4153"/>
              <w:tab w:val="right" w:pos="8306"/>
            </w:tabs>
            <w:spacing w:before="0" w:after="0" w:line="240" w:lineRule="auto"/>
            <w:rPr>
              <w:rFonts w:ascii="David" w:hAnsi="David" w:cstheme="minorBidi"/>
              <w:sz w:val="20"/>
              <w:szCs w:val="20"/>
            </w:rPr>
          </w:pPr>
          <w:sdt>
            <w:sdtPr>
              <w:rPr>
                <w:rFonts w:ascii="David" w:hAnsi="David" w:cstheme="minorBidi"/>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487C69" w:rsidRPr="00487C69">
                <w:rPr>
                  <w:rFonts w:ascii="David" w:hAnsi="David" w:cstheme="minorBidi"/>
                  <w:color w:val="00B0F0"/>
                  <w:sz w:val="20"/>
                  <w:szCs w:val="20"/>
                  <w:rtl/>
                </w:rPr>
                <w:t>[סטטוס חוזה]</w:t>
              </w:r>
            </w:sdtContent>
          </w:sdt>
        </w:p>
      </w:tc>
    </w:tr>
    <w:tr w:rsidR="00487C69" w:rsidRPr="00487C69" w14:paraId="53D32D97" w14:textId="77777777" w:rsidTr="00623070">
      <w:trPr>
        <w:trHeight w:val="80"/>
      </w:trPr>
      <w:tc>
        <w:tcPr>
          <w:tcW w:w="753" w:type="dxa"/>
        </w:tcPr>
        <w:p w14:paraId="081CCCAD"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p>
      </w:tc>
      <w:tc>
        <w:tcPr>
          <w:tcW w:w="1883" w:type="dxa"/>
        </w:tcPr>
        <w:p w14:paraId="53E4BD72" w14:textId="77777777" w:rsidR="00487C69" w:rsidRPr="00487C69" w:rsidRDefault="00487C69" w:rsidP="00487C69">
          <w:pPr>
            <w:tabs>
              <w:tab w:val="center" w:pos="4153"/>
              <w:tab w:val="right" w:pos="8306"/>
            </w:tabs>
            <w:spacing w:before="0" w:after="0" w:line="240" w:lineRule="auto"/>
            <w:rPr>
              <w:rFonts w:ascii="David" w:hAnsi="David" w:cstheme="minorBidi"/>
              <w:color w:val="00B0F0"/>
              <w:sz w:val="20"/>
              <w:szCs w:val="20"/>
              <w:rtl/>
            </w:rPr>
          </w:pPr>
        </w:p>
      </w:tc>
      <w:tc>
        <w:tcPr>
          <w:tcW w:w="2232" w:type="dxa"/>
        </w:tcPr>
        <w:p w14:paraId="0944ABE3"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p>
      </w:tc>
      <w:tc>
        <w:tcPr>
          <w:tcW w:w="236" w:type="dxa"/>
        </w:tcPr>
        <w:p w14:paraId="2A82E567"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p>
      </w:tc>
      <w:tc>
        <w:tcPr>
          <w:tcW w:w="1129" w:type="dxa"/>
        </w:tcPr>
        <w:p w14:paraId="7AA77442"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p>
      </w:tc>
      <w:tc>
        <w:tcPr>
          <w:tcW w:w="2073" w:type="dxa"/>
        </w:tcPr>
        <w:p w14:paraId="05241200"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p>
      </w:tc>
    </w:tr>
  </w:tbl>
  <w:p w14:paraId="6788DE68" w14:textId="77777777" w:rsidR="00E64AE3" w:rsidRPr="00487C69" w:rsidRDefault="00487C69" w:rsidP="00487C69">
    <w:pPr>
      <w:spacing w:before="0" w:beforeAutospacing="0" w:after="0" w:afterAutospacing="0" w:line="240" w:lineRule="auto"/>
      <w:rPr>
        <w:rFonts w:ascii="Arial" w:hAnsi="Arial" w:cs="Arial"/>
        <w:sz w:val="16"/>
        <w:szCs w:val="16"/>
      </w:rPr>
    </w:pPr>
    <w:r w:rsidRPr="00487C69">
      <w:rPr>
        <w:rFonts w:ascii="Arial" w:hAnsi="Arial" w:cs="Arial" w:hint="cs"/>
        <w:sz w:val="16"/>
        <w:szCs w:val="16"/>
        <w:rtl/>
      </w:rPr>
      <w:t xml:space="preserve">   </w:t>
    </w:r>
    <w:r w:rsidRPr="00487C69">
      <w:rPr>
        <w:rFonts w:ascii="Arial" w:hAnsi="Arial" w:cs="Arial"/>
        <w:sz w:val="16"/>
        <w:szCs w:val="16"/>
        <w:rtl/>
      </w:rPr>
      <w:t xml:space="preserve">© </w:t>
    </w:r>
    <w:proofErr w:type="spellStart"/>
    <w:r w:rsidRPr="00487C69">
      <w:rPr>
        <w:rFonts w:ascii="Arial" w:hAnsi="Arial" w:cs="Arial"/>
        <w:sz w:val="16"/>
        <w:szCs w:val="16"/>
        <w:rtl/>
      </w:rPr>
      <w:t>וקסלר</w:t>
    </w:r>
    <w:proofErr w:type="spellEnd"/>
    <w:r w:rsidRPr="00487C69">
      <w:rPr>
        <w:rFonts w:ascii="Arial" w:hAnsi="Arial" w:cs="Arial"/>
        <w:sz w:val="16"/>
        <w:szCs w:val="16"/>
        <w:rtl/>
      </w:rPr>
      <w:t>,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63EEC9" w14:textId="77777777" w:rsidR="00CD055C" w:rsidRDefault="00CD055C" w:rsidP="00AF234B">
      <w:pPr>
        <w:spacing w:before="0" w:after="0" w:line="240" w:lineRule="auto"/>
      </w:pPr>
      <w:r>
        <w:separator/>
      </w:r>
    </w:p>
  </w:footnote>
  <w:footnote w:type="continuationSeparator" w:id="0">
    <w:p w14:paraId="511E5921" w14:textId="77777777" w:rsidR="00CD055C" w:rsidRDefault="00CD055C" w:rsidP="00AF234B">
      <w:pPr>
        <w:spacing w:before="0" w:after="0" w:line="240" w:lineRule="auto"/>
      </w:pPr>
      <w:r>
        <w:continuationSeparator/>
      </w:r>
    </w:p>
  </w:footnote>
  <w:footnote w:type="continuationNotice" w:id="1">
    <w:p w14:paraId="15370C37" w14:textId="77777777" w:rsidR="00CD055C" w:rsidRDefault="00CD055C">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58D03FFE" w14:textId="77777777" w:rsidR="00E64AE3" w:rsidRDefault="00E64AE3" w:rsidP="00CF334C">
        <w:pPr>
          <w:pStyle w:val="Header"/>
          <w:jc w:val="center"/>
        </w:pPr>
        <w:r>
          <w:fldChar w:fldCharType="begin"/>
        </w:r>
        <w:r>
          <w:instrText xml:space="preserve"> PAGE   \* MERGEFORMAT </w:instrText>
        </w:r>
        <w:r>
          <w:fldChar w:fldCharType="separate"/>
        </w:r>
        <w:r w:rsidR="00CD055C">
          <w:rPr>
            <w:noProof/>
            <w:rtl/>
          </w:rPr>
          <w:t>31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3">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5">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6">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2">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nsid w:val="42044F99"/>
    <w:multiLevelType w:val="hybridMultilevel"/>
    <w:tmpl w:val="BA70E4BE"/>
    <w:lvl w:ilvl="0" w:tplc="2D0EC372">
      <w:start w:val="9"/>
      <w:numFmt w:val="hebrew1"/>
      <w:lvlText w:val="%1."/>
      <w:lvlJc w:val="left"/>
      <w:pPr>
        <w:tabs>
          <w:tab w:val="num" w:pos="2200"/>
        </w:tabs>
        <w:ind w:left="2200" w:hanging="360"/>
      </w:pPr>
      <w:rPr>
        <w:rFonts w:cs="David" w:hint="cs"/>
        <w:sz w:val="2"/>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1">
    <w:nsid w:val="4A316EBA"/>
    <w:multiLevelType w:val="hybridMultilevel"/>
    <w:tmpl w:val="CED2E434"/>
    <w:lvl w:ilvl="0" w:tplc="CEFAE6E0">
      <w:start w:val="4"/>
      <w:numFmt w:val="hebrew1"/>
      <w:lvlText w:val="%1."/>
      <w:lvlJc w:val="left"/>
      <w:pPr>
        <w:tabs>
          <w:tab w:val="num" w:pos="2200"/>
        </w:tabs>
        <w:ind w:left="2200" w:hanging="360"/>
      </w:pPr>
      <w:rPr>
        <w:rFonts w:cs="Times New Roman" w:hint="cs"/>
        <w:sz w:val="2"/>
        <w:szCs w:val="20"/>
      </w:rPr>
    </w:lvl>
    <w:lvl w:ilvl="1" w:tplc="040D0019">
      <w:start w:val="1"/>
      <w:numFmt w:val="lowerLetter"/>
      <w:lvlText w:val="%2."/>
      <w:lvlJc w:val="left"/>
      <w:pPr>
        <w:tabs>
          <w:tab w:val="num" w:pos="2920"/>
        </w:tabs>
        <w:ind w:left="2920" w:hanging="360"/>
      </w:pPr>
      <w:rPr>
        <w:rFonts w:cs="Times New Roman"/>
      </w:rPr>
    </w:lvl>
    <w:lvl w:ilvl="2" w:tplc="040D001B">
      <w:start w:val="1"/>
      <w:numFmt w:val="lowerRoman"/>
      <w:lvlText w:val="%3."/>
      <w:lvlJc w:val="right"/>
      <w:pPr>
        <w:tabs>
          <w:tab w:val="num" w:pos="3640"/>
        </w:tabs>
        <w:ind w:left="3640" w:hanging="180"/>
      </w:pPr>
      <w:rPr>
        <w:rFonts w:cs="Times New Roman"/>
      </w:rPr>
    </w:lvl>
    <w:lvl w:ilvl="3" w:tplc="040D000F">
      <w:start w:val="1"/>
      <w:numFmt w:val="decimal"/>
      <w:lvlText w:val="%4."/>
      <w:lvlJc w:val="left"/>
      <w:pPr>
        <w:tabs>
          <w:tab w:val="num" w:pos="4360"/>
        </w:tabs>
        <w:ind w:left="4360" w:hanging="360"/>
      </w:pPr>
      <w:rPr>
        <w:rFonts w:cs="Times New Roman"/>
      </w:rPr>
    </w:lvl>
    <w:lvl w:ilvl="4" w:tplc="040D0019">
      <w:start w:val="1"/>
      <w:numFmt w:val="lowerLetter"/>
      <w:lvlText w:val="%5."/>
      <w:lvlJc w:val="left"/>
      <w:pPr>
        <w:tabs>
          <w:tab w:val="num" w:pos="5080"/>
        </w:tabs>
        <w:ind w:left="5080" w:hanging="360"/>
      </w:pPr>
      <w:rPr>
        <w:rFonts w:cs="Times New Roman"/>
      </w:rPr>
    </w:lvl>
    <w:lvl w:ilvl="5" w:tplc="040D001B">
      <w:start w:val="1"/>
      <w:numFmt w:val="lowerRoman"/>
      <w:lvlText w:val="%6."/>
      <w:lvlJc w:val="right"/>
      <w:pPr>
        <w:tabs>
          <w:tab w:val="num" w:pos="5800"/>
        </w:tabs>
        <w:ind w:left="5800" w:hanging="180"/>
      </w:pPr>
      <w:rPr>
        <w:rFonts w:cs="Times New Roman"/>
      </w:rPr>
    </w:lvl>
    <w:lvl w:ilvl="6" w:tplc="040D000F">
      <w:start w:val="1"/>
      <w:numFmt w:val="decimal"/>
      <w:lvlText w:val="%7."/>
      <w:lvlJc w:val="left"/>
      <w:pPr>
        <w:tabs>
          <w:tab w:val="num" w:pos="6520"/>
        </w:tabs>
        <w:ind w:left="6520" w:hanging="360"/>
      </w:pPr>
      <w:rPr>
        <w:rFonts w:cs="Times New Roman"/>
      </w:rPr>
    </w:lvl>
    <w:lvl w:ilvl="7" w:tplc="040D0019">
      <w:start w:val="1"/>
      <w:numFmt w:val="lowerLetter"/>
      <w:lvlText w:val="%8."/>
      <w:lvlJc w:val="left"/>
      <w:pPr>
        <w:tabs>
          <w:tab w:val="num" w:pos="7240"/>
        </w:tabs>
        <w:ind w:left="7240" w:hanging="360"/>
      </w:pPr>
      <w:rPr>
        <w:rFonts w:cs="Times New Roman"/>
      </w:rPr>
    </w:lvl>
    <w:lvl w:ilvl="8" w:tplc="040D001B">
      <w:start w:val="1"/>
      <w:numFmt w:val="lowerRoman"/>
      <w:lvlText w:val="%9."/>
      <w:lvlJc w:val="right"/>
      <w:pPr>
        <w:tabs>
          <w:tab w:val="num" w:pos="7960"/>
        </w:tabs>
        <w:ind w:left="7960" w:hanging="180"/>
      </w:pPr>
      <w:rPr>
        <w:rFonts w:cs="Times New Roman"/>
      </w:rPr>
    </w:lvl>
  </w:abstractNum>
  <w:abstractNum w:abstractNumId="22">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3">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4">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6">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5"/>
  </w:num>
  <w:num w:numId="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6"/>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9"/>
  </w:num>
  <w:num w:numId="13">
    <w:abstractNumId w:val="3"/>
  </w:num>
  <w:num w:numId="14">
    <w:abstractNumId w:val="12"/>
  </w:num>
  <w:num w:numId="15">
    <w:abstractNumId w:val="22"/>
  </w:num>
  <w:num w:numId="16">
    <w:abstractNumId w:val="26"/>
  </w:num>
  <w:num w:numId="17">
    <w:abstractNumId w:val="6"/>
  </w:num>
  <w:num w:numId="18">
    <w:abstractNumId w:val="10"/>
  </w:num>
  <w:num w:numId="19">
    <w:abstractNumId w:val="14"/>
  </w:num>
  <w:num w:numId="20">
    <w:abstractNumId w:val="13"/>
  </w:num>
  <w:num w:numId="21">
    <w:abstractNumId w:val="17"/>
  </w:num>
  <w:num w:numId="22">
    <w:abstractNumId w:val="16"/>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lvlOverride w:ilvl="0">
      <w:startOverride w:val="1"/>
    </w:lvlOverride>
    <w:lvlOverride w:ilvl="1"/>
    <w:lvlOverride w:ilvl="2"/>
    <w:lvlOverride w:ilvl="3"/>
    <w:lvlOverride w:ilvl="4"/>
    <w:lvlOverride w:ilvl="5"/>
    <w:lvlOverride w:ilvl="6"/>
    <w:lvlOverride w:ilvl="7"/>
    <w:lvlOverride w:ilvl="8"/>
  </w:num>
  <w:num w:numId="26">
    <w:abstractNumId w:val="23"/>
  </w:num>
  <w:num w:numId="27">
    <w:abstractNumId w:val="2"/>
  </w:num>
  <w:num w:numId="28">
    <w:abstractNumId w:val="21"/>
  </w:num>
  <w:num w:numId="29">
    <w:abstractNumId w:val="18"/>
  </w:num>
  <w:num w:numId="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num>
  <w:num w:numId="32">
    <w:abstractNumId w:val="11"/>
  </w:num>
  <w:num w:numId="33">
    <w:abstractNumId w:val="4"/>
  </w:num>
  <w:num w:numId="34">
    <w:abstractNumId w:val="5"/>
  </w:num>
  <w:num w:numId="35">
    <w:abstractNumId w:val="7"/>
  </w:num>
  <w:num w:numId="36">
    <w:abstractNumId w:val="24"/>
  </w:num>
  <w:num w:numId="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גרמן קגנובסקי">
    <w15:presenceInfo w15:providerId="AD" w15:userId="S-1-5-21-1915107579-1707952165-794563710-271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134C85"/>
    <w:rsid w:val="001835AB"/>
    <w:rsid w:val="001A0C3C"/>
    <w:rsid w:val="001A69D5"/>
    <w:rsid w:val="00214ACF"/>
    <w:rsid w:val="00272745"/>
    <w:rsid w:val="002B2234"/>
    <w:rsid w:val="002F2747"/>
    <w:rsid w:val="003160E8"/>
    <w:rsid w:val="003F4502"/>
    <w:rsid w:val="004751C6"/>
    <w:rsid w:val="00487C69"/>
    <w:rsid w:val="005475D8"/>
    <w:rsid w:val="00552E11"/>
    <w:rsid w:val="005D6301"/>
    <w:rsid w:val="00666119"/>
    <w:rsid w:val="0072103C"/>
    <w:rsid w:val="008520F8"/>
    <w:rsid w:val="00853FB4"/>
    <w:rsid w:val="008C64C6"/>
    <w:rsid w:val="00942177"/>
    <w:rsid w:val="009E2846"/>
    <w:rsid w:val="00A42271"/>
    <w:rsid w:val="00AF234B"/>
    <w:rsid w:val="00B158C8"/>
    <w:rsid w:val="00BD72C4"/>
    <w:rsid w:val="00BE17B4"/>
    <w:rsid w:val="00CD055C"/>
    <w:rsid w:val="00CF334C"/>
    <w:rsid w:val="00D02A03"/>
    <w:rsid w:val="00D12751"/>
    <w:rsid w:val="00E64AE3"/>
    <w:rsid w:val="00E679C7"/>
    <w:rsid w:val="00EC37B6"/>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4E0EC8"/>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75D8"/>
    <w:pPr>
      <w:bidi/>
      <w:spacing w:before="100" w:beforeAutospacing="1" w:after="100" w:afterAutospacing="1" w:line="720" w:lineRule="auto"/>
    </w:pPr>
    <w:rPr>
      <w:rFonts w:cs="David"/>
      <w:szCs w:val="24"/>
    </w:r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b/>
      <w:bCs/>
      <w:sz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sz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b/>
      <w:bCs/>
      <w:i/>
      <w:iCs/>
      <w:sz w:val="26"/>
      <w:szCs w:val="26"/>
      <w:lang w:eastAsia="he-IL"/>
    </w:rPr>
  </w:style>
  <w:style w:type="paragraph" w:styleId="Heading6">
    <w:name w:val="heading 6"/>
    <w:basedOn w:val="Normal"/>
    <w:next w:val="Normal"/>
    <w:link w:val="Heading6Char"/>
    <w:qFormat/>
    <w:rsid w:val="001835AB"/>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styleId="Heading7">
    <w:name w:val="heading 7"/>
    <w:basedOn w:val="Normal"/>
    <w:next w:val="Normal"/>
    <w:link w:val="Heading7Char"/>
    <w:qFormat/>
    <w:rsid w:val="001835AB"/>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styleId="Heading8">
    <w:name w:val="heading 8"/>
    <w:basedOn w:val="Normal"/>
    <w:next w:val="Normal"/>
    <w:link w:val="Heading8Char"/>
    <w:qFormat/>
    <w:rsid w:val="001835AB"/>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styleId="Heading9">
    <w:name w:val="heading 9"/>
    <w:basedOn w:val="Normal"/>
    <w:next w:val="Normal"/>
    <w:link w:val="Heading9Char"/>
    <w:qFormat/>
    <w:rsid w:val="001835AB"/>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utoFields">
    <w:name w:val="AutoFields"/>
    <w:basedOn w:val="Footer"/>
    <w:link w:val="AutoFieldsChar"/>
    <w:qFormat/>
    <w:rsid w:val="00D12751"/>
    <w:pPr>
      <w:spacing w:before="100" w:after="100"/>
    </w:pPr>
    <w:rPr>
      <w:rFonts w:ascii="David" w:hAnsi="David"/>
      <w:color w:val="0070C0"/>
      <w:sz w:val="20"/>
    </w:rPr>
  </w:style>
  <w:style w:type="character" w:customStyle="1" w:styleId="AutoFieldsChar">
    <w:name w:val="AutoFields Char"/>
    <w:basedOn w:val="FooterChar"/>
    <w:link w:val="AutoFields"/>
    <w:rsid w:val="00D12751"/>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sz w:val="20"/>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sz w:val="20"/>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sz w:val="20"/>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sz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sz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sz w:val="20"/>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sz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sz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1835AB"/>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1835AB"/>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1835AB"/>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1835AB"/>
    <w:rPr>
      <w:rFonts w:ascii="Times New Roman" w:eastAsia="Times New Roman" w:hAnsi="Times New Roman" w:cs="David"/>
      <w:bCs/>
      <w:sz w:val="20"/>
      <w:szCs w:val="24"/>
      <w:u w:val="single"/>
      <w:lang w:eastAsia="he-IL"/>
    </w:rPr>
  </w:style>
  <w:style w:type="numbering" w:customStyle="1" w:styleId="NoList2">
    <w:name w:val="No List2"/>
    <w:next w:val="NoList"/>
    <w:semiHidden/>
    <w:unhideWhenUsed/>
    <w:rsid w:val="001835AB"/>
  </w:style>
  <w:style w:type="paragraph" w:styleId="ListParagraph">
    <w:name w:val="List Paragraph"/>
    <w:basedOn w:val="Normal"/>
    <w:uiPriority w:val="34"/>
    <w:qFormat/>
    <w:rsid w:val="001835AB"/>
    <w:pPr>
      <w:ind w:left="720"/>
      <w:contextualSpacing/>
    </w:pPr>
  </w:style>
  <w:style w:type="table" w:customStyle="1" w:styleId="11">
    <w:name w:val="רשת טבלה1"/>
    <w:basedOn w:val="TableNormal"/>
    <w:next w:val="TableGrid"/>
    <w:rsid w:val="00487C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2">
    <w:name w:val="היסט_כפול"/>
    <w:basedOn w:val="Normal"/>
    <w:rsid w:val="003160E8"/>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481EE206A6546AA9DCFDB04A54C5FD9"/>
        <w:category>
          <w:name w:val="General"/>
          <w:gallery w:val="placeholder"/>
        </w:category>
        <w:types>
          <w:type w:val="bbPlcHdr"/>
        </w:types>
        <w:behaviors>
          <w:behavior w:val="content"/>
        </w:behaviors>
        <w:guid w:val="{12D6FBB0-1226-4F5C-824D-701B1E857878}"/>
      </w:docPartPr>
      <w:docPartBody>
        <w:p w:rsidR="004628EB" w:rsidRDefault="004628EB">
          <w:r w:rsidRPr="0092175A">
            <w:rPr>
              <w:rStyle w:val="PlaceholderText"/>
              <w:rtl/>
            </w:rPr>
            <w:t>[תאריך חתימת חוזה]</w:t>
          </w:r>
        </w:p>
      </w:docPartBody>
    </w:docPart>
    <w:docPart>
      <w:docPartPr>
        <w:name w:val="F8CA3F7D45B74D58A057665DA56B85BC"/>
        <w:category>
          <w:name w:val="General"/>
          <w:gallery w:val="placeholder"/>
        </w:category>
        <w:types>
          <w:type w:val="bbPlcHdr"/>
        </w:types>
        <w:behaviors>
          <w:behavior w:val="content"/>
        </w:behaviors>
        <w:guid w:val="{F3FBF89E-2CF9-4126-BE9C-D87B4FA83865}"/>
      </w:docPartPr>
      <w:docPartBody>
        <w:p w:rsidR="004628EB" w:rsidRDefault="004628EB">
          <w:r w:rsidRPr="0092175A">
            <w:rPr>
              <w:rStyle w:val="PlaceholderText"/>
              <w:rtl/>
            </w:rPr>
            <w:t>[צד א בחוזה]</w:t>
          </w:r>
        </w:p>
      </w:docPartBody>
    </w:docPart>
    <w:docPart>
      <w:docPartPr>
        <w:name w:val="2211CB67568442CDA7E105BB49DC5401"/>
        <w:category>
          <w:name w:val="General"/>
          <w:gallery w:val="placeholder"/>
        </w:category>
        <w:types>
          <w:type w:val="bbPlcHdr"/>
        </w:types>
        <w:behaviors>
          <w:behavior w:val="content"/>
        </w:behaviors>
        <w:guid w:val="{2295DC22-DB09-48F0-B283-EE6FB51218A5}"/>
      </w:docPartPr>
      <w:docPartBody>
        <w:p w:rsidR="004628EB" w:rsidRDefault="004628EB">
          <w:r w:rsidRPr="0092175A">
            <w:rPr>
              <w:rStyle w:val="PlaceholderText"/>
              <w:rtl/>
            </w:rPr>
            <w:t>[צדדים נוספים]</w:t>
          </w:r>
        </w:p>
      </w:docPartBody>
    </w:docPart>
    <w:docPart>
      <w:docPartPr>
        <w:name w:val="62E35420215B4011A21F6B68A2033BF0"/>
        <w:category>
          <w:name w:val="General"/>
          <w:gallery w:val="placeholder"/>
        </w:category>
        <w:types>
          <w:type w:val="bbPlcHdr"/>
        </w:types>
        <w:behaviors>
          <w:behavior w:val="content"/>
        </w:behaviors>
        <w:guid w:val="{796E7D3C-D66D-4CDE-B5C9-E68FA62C1910}"/>
      </w:docPartPr>
      <w:docPartBody>
        <w:p w:rsidR="009C688F" w:rsidRDefault="004628EB">
          <w:r w:rsidRPr="0092175A">
            <w:rPr>
              <w:rStyle w:val="PlaceholderText"/>
              <w:rtl/>
            </w:rPr>
            <w:t>[סוג מדד כותרת]</w:t>
          </w:r>
        </w:p>
      </w:docPartBody>
    </w:docPart>
    <w:docPart>
      <w:docPartPr>
        <w:name w:val="0D11EEED53074232B641082A9FE27212"/>
        <w:category>
          <w:name w:val="General"/>
          <w:gallery w:val="placeholder"/>
        </w:category>
        <w:types>
          <w:type w:val="bbPlcHdr"/>
        </w:types>
        <w:behaviors>
          <w:behavior w:val="content"/>
        </w:behaviors>
        <w:guid w:val="{0AB80013-37AF-4331-88FA-72B0083D9A43}"/>
      </w:docPartPr>
      <w:docPartBody>
        <w:p w:rsidR="009C688F" w:rsidRDefault="004628EB">
          <w:r w:rsidRPr="0092175A">
            <w:rPr>
              <w:rStyle w:val="PlaceholderText"/>
              <w:rtl/>
            </w:rPr>
            <w:t>[מדד בגין/ידוע - כותרת]</w:t>
          </w:r>
        </w:p>
      </w:docPartBody>
    </w:docPart>
    <w:docPart>
      <w:docPartPr>
        <w:name w:val="13B752DADF404318B26FEECA9B7751B5"/>
        <w:category>
          <w:name w:val="General"/>
          <w:gallery w:val="placeholder"/>
        </w:category>
        <w:types>
          <w:type w:val="bbPlcHdr"/>
        </w:types>
        <w:behaviors>
          <w:behavior w:val="content"/>
        </w:behaviors>
        <w:guid w:val="{2C043F13-EC96-4DA1-B789-FC8F9EBB5A16}"/>
      </w:docPartPr>
      <w:docPartBody>
        <w:p w:rsidR="009C688F" w:rsidRDefault="004628EB">
          <w:r w:rsidRPr="0092175A">
            <w:rPr>
              <w:rStyle w:val="PlaceholderText"/>
              <w:rtl/>
            </w:rPr>
            <w:t>[מדד בסיס]</w:t>
          </w:r>
        </w:p>
      </w:docPartBody>
    </w:docPart>
    <w:docPart>
      <w:docPartPr>
        <w:name w:val="D85235A1B81543B1A28ABA672848DBF2"/>
        <w:category>
          <w:name w:val="General"/>
          <w:gallery w:val="placeholder"/>
        </w:category>
        <w:types>
          <w:type w:val="bbPlcHdr"/>
        </w:types>
        <w:behaviors>
          <w:behavior w:val="content"/>
        </w:behaviors>
        <w:guid w:val="{82486732-61B4-470A-B265-307EEE81C4E2}"/>
      </w:docPartPr>
      <w:docPartBody>
        <w:p w:rsidR="009C688F" w:rsidRDefault="004628EB">
          <w:r w:rsidRPr="0092175A">
            <w:rPr>
              <w:rStyle w:val="PlaceholderText"/>
              <w:rtl/>
            </w:rPr>
            <w:t>[נקודות מדד]</w:t>
          </w:r>
        </w:p>
      </w:docPartBody>
    </w:docPart>
    <w:docPart>
      <w:docPartPr>
        <w:name w:val="114B71F79DE2463CA4A1183607D39F03"/>
        <w:category>
          <w:name w:val="כללי"/>
          <w:gallery w:val="placeholder"/>
        </w:category>
        <w:types>
          <w:type w:val="bbPlcHdr"/>
        </w:types>
        <w:behaviors>
          <w:behavior w:val="content"/>
        </w:behaviors>
        <w:guid w:val="{3EC533E3-BD50-4C18-BE5F-2B487F5F5599}"/>
      </w:docPartPr>
      <w:docPartBody>
        <w:p w:rsidR="00BF7EDD" w:rsidRDefault="00BF7EDD" w:rsidP="00BF7EDD">
          <w:pPr>
            <w:pStyle w:val="114B71F79DE2463CA4A1183607D39F03"/>
          </w:pPr>
          <w:r w:rsidRPr="00F11BAF">
            <w:rPr>
              <w:rStyle w:val="PlaceholderText"/>
              <w:rtl/>
            </w:rPr>
            <w:t>[שם הפרויקט]</w:t>
          </w:r>
        </w:p>
      </w:docPartBody>
    </w:docPart>
    <w:docPart>
      <w:docPartPr>
        <w:name w:val="68719980623D4C139E0D293607FE313D"/>
        <w:category>
          <w:name w:val="כללי"/>
          <w:gallery w:val="placeholder"/>
        </w:category>
        <w:types>
          <w:type w:val="bbPlcHdr"/>
        </w:types>
        <w:behaviors>
          <w:behavior w:val="content"/>
        </w:behaviors>
        <w:guid w:val="{AFEB96CF-0800-49A8-9EEF-9A1BEE2FB056}"/>
      </w:docPartPr>
      <w:docPartBody>
        <w:p w:rsidR="00BF7EDD" w:rsidRDefault="00BF7EDD" w:rsidP="00BF7EDD">
          <w:pPr>
            <w:pStyle w:val="68719980623D4C139E0D293607FE313D"/>
          </w:pPr>
          <w:r w:rsidRPr="00F11BAF">
            <w:rPr>
              <w:rStyle w:val="PlaceholderText"/>
              <w:rtl/>
            </w:rPr>
            <w:t>[שם אתר]</w:t>
          </w:r>
        </w:p>
      </w:docPartBody>
    </w:docPart>
    <w:docPart>
      <w:docPartPr>
        <w:name w:val="A03D9D8C2F6B4A6BAB6E433EF8B039EA"/>
        <w:category>
          <w:name w:val="כללי"/>
          <w:gallery w:val="placeholder"/>
        </w:category>
        <w:types>
          <w:type w:val="bbPlcHdr"/>
        </w:types>
        <w:behaviors>
          <w:behavior w:val="content"/>
        </w:behaviors>
        <w:guid w:val="{800420ED-2227-4844-A093-AF1DCB5031AF}"/>
      </w:docPartPr>
      <w:docPartBody>
        <w:p w:rsidR="00BF7EDD" w:rsidRDefault="00BF7EDD" w:rsidP="00BF7EDD">
          <w:pPr>
            <w:pStyle w:val="A03D9D8C2F6B4A6BAB6E433EF8B039EA"/>
          </w:pPr>
          <w:r w:rsidRPr="009C4355">
            <w:rPr>
              <w:rStyle w:val="PlaceholderText"/>
              <w:rtl/>
            </w:rPr>
            <w:t>[שם ספק]</w:t>
          </w:r>
        </w:p>
      </w:docPartBody>
    </w:docPart>
    <w:docPart>
      <w:docPartPr>
        <w:name w:val="AF5095918E924D79826F9B18EDC4F12D"/>
        <w:category>
          <w:name w:val="כללי"/>
          <w:gallery w:val="placeholder"/>
        </w:category>
        <w:types>
          <w:type w:val="bbPlcHdr"/>
        </w:types>
        <w:behaviors>
          <w:behavior w:val="content"/>
        </w:behaviors>
        <w:guid w:val="{B82C5DE3-7387-4CAE-9BBE-D3AE0FBE2C51}"/>
      </w:docPartPr>
      <w:docPartBody>
        <w:p w:rsidR="00BF7EDD" w:rsidRDefault="00BF7EDD" w:rsidP="00BF7EDD">
          <w:pPr>
            <w:pStyle w:val="AF5095918E924D79826F9B18EDC4F12D"/>
          </w:pPr>
          <w:r w:rsidRPr="003E6FC4">
            <w:rPr>
              <w:rStyle w:val="PlaceholderText"/>
              <w:rtl/>
            </w:rPr>
            <w:t>[שם צד א]</w:t>
          </w:r>
        </w:p>
      </w:docPartBody>
    </w:docPart>
    <w:docPart>
      <w:docPartPr>
        <w:name w:val="564AE81DA21F4ED78EB5CA809D6CFA6D"/>
        <w:category>
          <w:name w:val="כללי"/>
          <w:gallery w:val="placeholder"/>
        </w:category>
        <w:types>
          <w:type w:val="bbPlcHdr"/>
        </w:types>
        <w:behaviors>
          <w:behavior w:val="content"/>
        </w:behaviors>
        <w:guid w:val="{5BE64856-BF8A-4BB0-A598-50783955B7F4}"/>
      </w:docPartPr>
      <w:docPartBody>
        <w:p w:rsidR="00BF7EDD" w:rsidRDefault="00BF7EDD" w:rsidP="00BF7EDD">
          <w:pPr>
            <w:pStyle w:val="564AE81DA21F4ED78EB5CA809D6CFA6D"/>
          </w:pPr>
          <w:r w:rsidRPr="003059F5">
            <w:rPr>
              <w:rStyle w:val="PlaceholderText"/>
              <w:rtl/>
            </w:rPr>
            <w:t>[רשות מקומית]</w:t>
          </w:r>
        </w:p>
      </w:docPartBody>
    </w:docPart>
    <w:docPart>
      <w:docPartPr>
        <w:name w:val="32D2F19C01A448299B31E3C8260E18ED"/>
        <w:category>
          <w:name w:val="כללי"/>
          <w:gallery w:val="placeholder"/>
        </w:category>
        <w:types>
          <w:type w:val="bbPlcHdr"/>
        </w:types>
        <w:behaviors>
          <w:behavior w:val="content"/>
        </w:behaviors>
        <w:guid w:val="{C76297FD-FFCA-4646-9DAF-690E34785C62}"/>
      </w:docPartPr>
      <w:docPartBody>
        <w:p w:rsidR="00BF7EDD" w:rsidRDefault="00BF7EDD" w:rsidP="00BF7EDD">
          <w:pPr>
            <w:pStyle w:val="32D2F19C01A448299B31E3C8260E18ED"/>
          </w:pPr>
          <w:r w:rsidRPr="003059F5">
            <w:rPr>
              <w:rStyle w:val="PlaceholderText"/>
              <w:rtl/>
            </w:rPr>
            <w:t>[שם אתר]</w:t>
          </w:r>
        </w:p>
      </w:docPartBody>
    </w:docPart>
    <w:docPart>
      <w:docPartPr>
        <w:name w:val="CB895B3499E0482695CCAD380F30F9AB"/>
        <w:category>
          <w:name w:val="כללי"/>
          <w:gallery w:val="placeholder"/>
        </w:category>
        <w:types>
          <w:type w:val="bbPlcHdr"/>
        </w:types>
        <w:behaviors>
          <w:behavior w:val="content"/>
        </w:behaviors>
        <w:guid w:val="{05968414-66A8-4925-AE93-3ECC89409733}"/>
      </w:docPartPr>
      <w:docPartBody>
        <w:p w:rsidR="00BF7EDD" w:rsidRDefault="00BF7EDD" w:rsidP="00BF7EDD">
          <w:pPr>
            <w:pStyle w:val="CB895B3499E0482695CCAD380F30F9AB"/>
          </w:pPr>
          <w:r w:rsidRPr="003059F5">
            <w:rPr>
              <w:rStyle w:val="PlaceholderText"/>
              <w:rtl/>
            </w:rPr>
            <w:t>[שם הפרויקט]</w:t>
          </w:r>
        </w:p>
      </w:docPartBody>
    </w:docPart>
    <w:docPart>
      <w:docPartPr>
        <w:name w:val="182F74DC5C8E4021B0CC0C3762F2E7E9"/>
        <w:category>
          <w:name w:val="כללי"/>
          <w:gallery w:val="placeholder"/>
        </w:category>
        <w:types>
          <w:type w:val="bbPlcHdr"/>
        </w:types>
        <w:behaviors>
          <w:behavior w:val="content"/>
        </w:behaviors>
        <w:guid w:val="{5B2B4209-7E28-439D-BC1C-658D945BAA13}"/>
      </w:docPartPr>
      <w:docPartBody>
        <w:p w:rsidR="00BF7EDD" w:rsidRDefault="00BF7EDD" w:rsidP="00BF7EDD">
          <w:pPr>
            <w:pStyle w:val="182F74DC5C8E4021B0CC0C3762F2E7E9"/>
          </w:pPr>
          <w:r w:rsidRPr="003059F5">
            <w:rPr>
              <w:rStyle w:val="PlaceholderText"/>
              <w:rtl/>
            </w:rPr>
            <w:t>[שדה נוסף 2]</w:t>
          </w:r>
        </w:p>
      </w:docPartBody>
    </w:docPart>
    <w:docPart>
      <w:docPartPr>
        <w:name w:val="9EAC23516FAE4031AE28A4FF7C5F6AD0"/>
        <w:category>
          <w:name w:val="כללי"/>
          <w:gallery w:val="placeholder"/>
        </w:category>
        <w:types>
          <w:type w:val="bbPlcHdr"/>
        </w:types>
        <w:behaviors>
          <w:behavior w:val="content"/>
        </w:behaviors>
        <w:guid w:val="{7B0A7D48-DC40-48C1-BE40-9EA9D072478E}"/>
      </w:docPartPr>
      <w:docPartBody>
        <w:p w:rsidR="00BF7EDD" w:rsidRDefault="00BF7EDD" w:rsidP="00BF7EDD">
          <w:pPr>
            <w:pStyle w:val="9EAC23516FAE4031AE28A4FF7C5F6AD0"/>
          </w:pPr>
          <w:r w:rsidRPr="003059F5">
            <w:rPr>
              <w:rStyle w:val="PlaceholderText"/>
              <w:rtl/>
            </w:rPr>
            <w:t>[שדה נוסף 1]</w:t>
          </w:r>
        </w:p>
      </w:docPartBody>
    </w:docPart>
    <w:docPart>
      <w:docPartPr>
        <w:name w:val="764C71461BC84153BBDCE6E5C5948794"/>
        <w:category>
          <w:name w:val="כללי"/>
          <w:gallery w:val="placeholder"/>
        </w:category>
        <w:types>
          <w:type w:val="bbPlcHdr"/>
        </w:types>
        <w:behaviors>
          <w:behavior w:val="content"/>
        </w:behaviors>
        <w:guid w:val="{417AED30-1667-4B7D-AFF2-4164A1081D75}"/>
      </w:docPartPr>
      <w:docPartBody>
        <w:p w:rsidR="00BF7EDD" w:rsidRDefault="00BF7EDD" w:rsidP="00BF7EDD">
          <w:pPr>
            <w:pStyle w:val="764C71461BC84153BBDCE6E5C5948794"/>
          </w:pPr>
          <w:r w:rsidRPr="003059F5">
            <w:rPr>
              <w:rStyle w:val="PlaceholderText"/>
              <w:rtl/>
            </w:rPr>
            <w:t>[רשות מקומית]</w:t>
          </w:r>
        </w:p>
      </w:docPartBody>
    </w:docPart>
    <w:docPart>
      <w:docPartPr>
        <w:name w:val="9F24E6AC1AD4458D9FA303CC0D17BA1B"/>
        <w:category>
          <w:name w:val="כללי"/>
          <w:gallery w:val="placeholder"/>
        </w:category>
        <w:types>
          <w:type w:val="bbPlcHdr"/>
        </w:types>
        <w:behaviors>
          <w:behavior w:val="content"/>
        </w:behaviors>
        <w:guid w:val="{BCEB840A-8C2F-4197-A13D-1215DB0A8656}"/>
      </w:docPartPr>
      <w:docPartBody>
        <w:p w:rsidR="00BF7EDD" w:rsidRDefault="00BF7EDD" w:rsidP="00BF7EDD">
          <w:pPr>
            <w:pStyle w:val="9F24E6AC1AD4458D9FA303CC0D17BA1B"/>
          </w:pPr>
          <w:r w:rsidRPr="003059F5">
            <w:rPr>
              <w:rStyle w:val="PlaceholderText"/>
              <w:rtl/>
            </w:rPr>
            <w:t>[שדה נוסף 3]</w:t>
          </w:r>
        </w:p>
      </w:docPartBody>
    </w:docPart>
    <w:docPart>
      <w:docPartPr>
        <w:name w:val="C0B196886B29454580E96F19537D2152"/>
        <w:category>
          <w:name w:val="כללי"/>
          <w:gallery w:val="placeholder"/>
        </w:category>
        <w:types>
          <w:type w:val="bbPlcHdr"/>
        </w:types>
        <w:behaviors>
          <w:behavior w:val="content"/>
        </w:behaviors>
        <w:guid w:val="{EB9B9CB4-84E9-43F1-8F91-04B485A0DC18}"/>
      </w:docPartPr>
      <w:docPartBody>
        <w:p w:rsidR="00BF7EDD" w:rsidRDefault="00BF7EDD" w:rsidP="00BF7EDD">
          <w:pPr>
            <w:pStyle w:val="C0B196886B29454580E96F19537D2152"/>
          </w:pPr>
          <w:r w:rsidRPr="003059F5">
            <w:rPr>
              <w:rStyle w:val="PlaceholderText"/>
              <w:rtl/>
            </w:rPr>
            <w:t>[שדה נוסף 4]</w:t>
          </w:r>
        </w:p>
      </w:docPartBody>
    </w:docPart>
    <w:docPart>
      <w:docPartPr>
        <w:name w:val="D91D732FBCAB40BEA58DC25E5E776F2B"/>
        <w:category>
          <w:name w:val="כללי"/>
          <w:gallery w:val="placeholder"/>
        </w:category>
        <w:types>
          <w:type w:val="bbPlcHdr"/>
        </w:types>
        <w:behaviors>
          <w:behavior w:val="content"/>
        </w:behaviors>
        <w:guid w:val="{27E2F2F2-BC63-4632-97BF-190AA3C47981}"/>
      </w:docPartPr>
      <w:docPartBody>
        <w:p w:rsidR="00BF7EDD" w:rsidRDefault="00BF7EDD" w:rsidP="00BF7EDD">
          <w:pPr>
            <w:pStyle w:val="D91D732FBCAB40BEA58DC25E5E776F2B"/>
          </w:pPr>
          <w:r w:rsidRPr="003059F5">
            <w:rPr>
              <w:rStyle w:val="PlaceholderText"/>
              <w:rtl/>
            </w:rPr>
            <w:t>[שדה נוסף 5]</w:t>
          </w:r>
        </w:p>
      </w:docPartBody>
    </w:docPart>
    <w:docPart>
      <w:docPartPr>
        <w:name w:val="2403F9ECBD4040D6915B0CED1621BF22"/>
        <w:category>
          <w:name w:val="כללי"/>
          <w:gallery w:val="placeholder"/>
        </w:category>
        <w:types>
          <w:type w:val="bbPlcHdr"/>
        </w:types>
        <w:behaviors>
          <w:behavior w:val="content"/>
        </w:behaviors>
        <w:guid w:val="{8B433085-2236-43BB-BD79-7C7B66FAF1D3}"/>
      </w:docPartPr>
      <w:docPartBody>
        <w:p w:rsidR="00BF7EDD" w:rsidRDefault="00BF7EDD" w:rsidP="00BF7EDD">
          <w:pPr>
            <w:pStyle w:val="2403F9ECBD4040D6915B0CED1621BF22"/>
          </w:pPr>
          <w:r w:rsidRPr="003059F5">
            <w:rPr>
              <w:rStyle w:val="PlaceholderText"/>
              <w:rtl/>
            </w:rPr>
            <w:t>[שדה נוסף 6]</w:t>
          </w:r>
        </w:p>
      </w:docPartBody>
    </w:docPart>
    <w:docPart>
      <w:docPartPr>
        <w:name w:val="67499A35E45147029E9A21E4FC5E9DD0"/>
        <w:category>
          <w:name w:val="כללי"/>
          <w:gallery w:val="placeholder"/>
        </w:category>
        <w:types>
          <w:type w:val="bbPlcHdr"/>
        </w:types>
        <w:behaviors>
          <w:behavior w:val="content"/>
        </w:behaviors>
        <w:guid w:val="{9ACE422F-C17B-4EEC-9D20-ED0698DD67B5}"/>
      </w:docPartPr>
      <w:docPartBody>
        <w:p w:rsidR="00BF7EDD" w:rsidRDefault="00BF7EDD" w:rsidP="00BF7EDD">
          <w:pPr>
            <w:pStyle w:val="67499A35E45147029E9A21E4FC5E9DD0"/>
          </w:pPr>
          <w:r w:rsidRPr="003059F5">
            <w:rPr>
              <w:rStyle w:val="PlaceholderText"/>
              <w:rtl/>
            </w:rPr>
            <w:t>[אחוז השתתפות צד א]</w:t>
          </w:r>
        </w:p>
      </w:docPartBody>
    </w:docPart>
    <w:docPart>
      <w:docPartPr>
        <w:name w:val="B0DEDF3A4B70409DA9BD05A9AD7251CF"/>
        <w:category>
          <w:name w:val="כללי"/>
          <w:gallery w:val="placeholder"/>
        </w:category>
        <w:types>
          <w:type w:val="bbPlcHdr"/>
        </w:types>
        <w:behaviors>
          <w:behavior w:val="content"/>
        </w:behaviors>
        <w:guid w:val="{C3B60DA4-C2B2-4352-8AD2-51E1F4AAAB47}"/>
      </w:docPartPr>
      <w:docPartBody>
        <w:p w:rsidR="00044785" w:rsidRDefault="00BF7EDD" w:rsidP="00BF7EDD">
          <w:pPr>
            <w:pStyle w:val="B0DEDF3A4B70409DA9BD05A9AD7251CF"/>
          </w:pPr>
          <w:r w:rsidRPr="003059F5">
            <w:rPr>
              <w:rStyle w:val="PlaceholderText"/>
              <w:rtl/>
            </w:rPr>
            <w:t>[תאריך חתימת חוזה]</w:t>
          </w:r>
        </w:p>
      </w:docPartBody>
    </w:docPart>
    <w:docPart>
      <w:docPartPr>
        <w:name w:val="B96535F2EC8E4A54A7A080923C431ACD"/>
        <w:category>
          <w:name w:val="כללי"/>
          <w:gallery w:val="placeholder"/>
        </w:category>
        <w:types>
          <w:type w:val="bbPlcHdr"/>
        </w:types>
        <w:behaviors>
          <w:behavior w:val="content"/>
        </w:behaviors>
        <w:guid w:val="{57DECBB1-62E7-4850-8256-031394740EBA}"/>
      </w:docPartPr>
      <w:docPartBody>
        <w:p w:rsidR="00044785" w:rsidRDefault="00BF7EDD" w:rsidP="00BF7EDD">
          <w:pPr>
            <w:pStyle w:val="B96535F2EC8E4A54A7A080923C431ACD"/>
          </w:pPr>
          <w:r w:rsidRPr="0027244C">
            <w:rPr>
              <w:rStyle w:val="PlaceholderText"/>
              <w:rtl/>
            </w:rPr>
            <w:t>[צד א בחוזה]</w:t>
          </w:r>
        </w:p>
      </w:docPartBody>
    </w:docPart>
    <w:docPart>
      <w:docPartPr>
        <w:name w:val="2ED9ACFB8CD3442A972976D19B7A6C64"/>
        <w:category>
          <w:name w:val="כללי"/>
          <w:gallery w:val="placeholder"/>
        </w:category>
        <w:types>
          <w:type w:val="bbPlcHdr"/>
        </w:types>
        <w:behaviors>
          <w:behavior w:val="content"/>
        </w:behaviors>
        <w:guid w:val="{9A6D7BFA-E710-4C2D-B343-DACD7263D56B}"/>
      </w:docPartPr>
      <w:docPartBody>
        <w:p w:rsidR="00044785" w:rsidRDefault="00BF7EDD" w:rsidP="00BF7EDD">
          <w:pPr>
            <w:pStyle w:val="2ED9ACFB8CD3442A972976D19B7A6C64"/>
          </w:pPr>
          <w:r w:rsidRPr="003059F5">
            <w:rPr>
              <w:rStyle w:val="PlaceholderText"/>
              <w:rtl/>
            </w:rPr>
            <w:t>[שם ספק]</w:t>
          </w:r>
        </w:p>
      </w:docPartBody>
    </w:docPart>
    <w:docPart>
      <w:docPartPr>
        <w:name w:val="8A0B84AD49404A68886CE82968448984"/>
        <w:category>
          <w:name w:val="כללי"/>
          <w:gallery w:val="placeholder"/>
        </w:category>
        <w:types>
          <w:type w:val="bbPlcHdr"/>
        </w:types>
        <w:behaviors>
          <w:behavior w:val="content"/>
        </w:behaviors>
        <w:guid w:val="{B17581B8-7B30-4408-94C9-B4952202B98B}"/>
      </w:docPartPr>
      <w:docPartBody>
        <w:p w:rsidR="00044785" w:rsidRDefault="00BF7EDD" w:rsidP="00BF7EDD">
          <w:pPr>
            <w:pStyle w:val="8A0B84AD49404A68886CE82968448984"/>
          </w:pPr>
          <w:r w:rsidRPr="003059F5">
            <w:rPr>
              <w:rStyle w:val="PlaceholderText"/>
              <w:rtl/>
            </w:rPr>
            <w:t>[שם ספק]</w:t>
          </w:r>
        </w:p>
      </w:docPartBody>
    </w:docPart>
    <w:docPart>
      <w:docPartPr>
        <w:name w:val="36271808A6C94BC3A42F6D43B39727E7"/>
        <w:category>
          <w:name w:val="כללי"/>
          <w:gallery w:val="placeholder"/>
        </w:category>
        <w:types>
          <w:type w:val="bbPlcHdr"/>
        </w:types>
        <w:behaviors>
          <w:behavior w:val="content"/>
        </w:behaviors>
        <w:guid w:val="{68AABD99-87F0-4DF4-B7AE-978C44BC6190}"/>
      </w:docPartPr>
      <w:docPartBody>
        <w:p w:rsidR="00044785" w:rsidRDefault="00BF7EDD" w:rsidP="00BF7EDD">
          <w:pPr>
            <w:pStyle w:val="36271808A6C94BC3A42F6D43B39727E7"/>
          </w:pPr>
          <w:r w:rsidRPr="003059F5">
            <w:rPr>
              <w:rStyle w:val="PlaceholderText"/>
              <w:rtl/>
            </w:rPr>
            <w:t>[שם ספק]</w:t>
          </w:r>
        </w:p>
      </w:docPartBody>
    </w:docPart>
    <w:docPart>
      <w:docPartPr>
        <w:name w:val="6544B0C8030D49628507D044F2352614"/>
        <w:category>
          <w:name w:val="כללי"/>
          <w:gallery w:val="placeholder"/>
        </w:category>
        <w:types>
          <w:type w:val="bbPlcHdr"/>
        </w:types>
        <w:behaviors>
          <w:behavior w:val="content"/>
        </w:behaviors>
        <w:guid w:val="{546D48EE-DD69-4F1F-B585-A3DB0198E4DC}"/>
      </w:docPartPr>
      <w:docPartBody>
        <w:p w:rsidR="00044785" w:rsidRDefault="00BF7EDD" w:rsidP="00BF7EDD">
          <w:pPr>
            <w:pStyle w:val="6544B0C8030D49628507D044F2352614"/>
          </w:pPr>
          <w:r w:rsidRPr="003059F5">
            <w:rPr>
              <w:rStyle w:val="PlaceholderText"/>
              <w:rtl/>
            </w:rPr>
            <w:t>[שם ספק]</w:t>
          </w:r>
        </w:p>
      </w:docPartBody>
    </w:docPart>
    <w:docPart>
      <w:docPartPr>
        <w:name w:val="F98F5113FA6F4C58B92A2215E9F15DA5"/>
        <w:category>
          <w:name w:val="כללי"/>
          <w:gallery w:val="placeholder"/>
        </w:category>
        <w:types>
          <w:type w:val="bbPlcHdr"/>
        </w:types>
        <w:behaviors>
          <w:behavior w:val="content"/>
        </w:behaviors>
        <w:guid w:val="{0ADC721E-D6D7-4B6E-B24E-C6A72B9D39EB}"/>
      </w:docPartPr>
      <w:docPartBody>
        <w:p w:rsidR="00044785" w:rsidRDefault="00BF7EDD" w:rsidP="00BF7EDD">
          <w:pPr>
            <w:pStyle w:val="F98F5113FA6F4C58B92A2215E9F15DA5"/>
          </w:pPr>
          <w:r w:rsidRPr="003059F5">
            <w:rPr>
              <w:rStyle w:val="PlaceholderText"/>
              <w:rtl/>
            </w:rPr>
            <w:t>[תבנית חוזה]</w:t>
          </w:r>
        </w:p>
      </w:docPartBody>
    </w:docPart>
    <w:docPart>
      <w:docPartPr>
        <w:name w:val="41AAE38D82274D30B8656CDA14B893E3"/>
        <w:category>
          <w:name w:val="כללי"/>
          <w:gallery w:val="placeholder"/>
        </w:category>
        <w:types>
          <w:type w:val="bbPlcHdr"/>
        </w:types>
        <w:behaviors>
          <w:behavior w:val="content"/>
        </w:behaviors>
        <w:guid w:val="{38C68A53-4952-4B44-8838-021332C1A41A}"/>
      </w:docPartPr>
      <w:docPartBody>
        <w:p w:rsidR="00044785" w:rsidRDefault="00BF7EDD" w:rsidP="00BF7EDD">
          <w:pPr>
            <w:pStyle w:val="41AAE38D82274D30B8656CDA14B893E3"/>
          </w:pPr>
          <w:r w:rsidRPr="009D00D7">
            <w:rPr>
              <w:rStyle w:val="PlaceholderText"/>
              <w:rtl/>
            </w:rPr>
            <w:t>[שם הפרויקט]</w:t>
          </w:r>
        </w:p>
      </w:docPartBody>
    </w:docPart>
    <w:docPart>
      <w:docPartPr>
        <w:name w:val="55BE7BBF8A554738BCBDA45FE2FF3622"/>
        <w:category>
          <w:name w:val="כללי"/>
          <w:gallery w:val="placeholder"/>
        </w:category>
        <w:types>
          <w:type w:val="bbPlcHdr"/>
        </w:types>
        <w:behaviors>
          <w:behavior w:val="content"/>
        </w:behaviors>
        <w:guid w:val="{A54DBDA2-9BF8-4440-95F6-9BA4E9C76EBE}"/>
      </w:docPartPr>
      <w:docPartBody>
        <w:p w:rsidR="00044785" w:rsidRDefault="00BF7EDD" w:rsidP="00BF7EDD">
          <w:pPr>
            <w:pStyle w:val="55BE7BBF8A554738BCBDA45FE2FF3622"/>
          </w:pPr>
          <w:r w:rsidRPr="003059F5">
            <w:rPr>
              <w:rStyle w:val="PlaceholderText"/>
              <w:rtl/>
            </w:rPr>
            <w:t>[שם ספק]</w:t>
          </w:r>
        </w:p>
      </w:docPartBody>
    </w:docPart>
    <w:docPart>
      <w:docPartPr>
        <w:name w:val="E189A358B826479CBC7BEA48437539EB"/>
        <w:category>
          <w:name w:val="כללי"/>
          <w:gallery w:val="placeholder"/>
        </w:category>
        <w:types>
          <w:type w:val="bbPlcHdr"/>
        </w:types>
        <w:behaviors>
          <w:behavior w:val="content"/>
        </w:behaviors>
        <w:guid w:val="{97B391B2-C83C-428C-9592-3A0CD4EF3B8C}"/>
      </w:docPartPr>
      <w:docPartBody>
        <w:p w:rsidR="00044785" w:rsidRDefault="00BF7EDD" w:rsidP="00BF7EDD">
          <w:pPr>
            <w:pStyle w:val="E189A358B826479CBC7BEA48437539EB"/>
          </w:pPr>
          <w:r w:rsidRPr="003059F5">
            <w:rPr>
              <w:rStyle w:val="PlaceholderText"/>
              <w:rtl/>
            </w:rPr>
            <w:t>[שם ספק]</w:t>
          </w:r>
        </w:p>
      </w:docPartBody>
    </w:docPart>
    <w:docPart>
      <w:docPartPr>
        <w:name w:val="61101281E0C2497FB4987BC366902061"/>
        <w:category>
          <w:name w:val="כללי"/>
          <w:gallery w:val="placeholder"/>
        </w:category>
        <w:types>
          <w:type w:val="bbPlcHdr"/>
        </w:types>
        <w:behaviors>
          <w:behavior w:val="content"/>
        </w:behaviors>
        <w:guid w:val="{E7698E1F-1A2B-4377-8557-CCC7B736A34F}"/>
      </w:docPartPr>
      <w:docPartBody>
        <w:p w:rsidR="00044785" w:rsidRDefault="00BF7EDD" w:rsidP="00BF7EDD">
          <w:pPr>
            <w:pStyle w:val="61101281E0C2497FB4987BC366902061"/>
          </w:pPr>
          <w:r w:rsidRPr="009C4355">
            <w:rPr>
              <w:rStyle w:val="PlaceholderText"/>
              <w:rtl/>
            </w:rPr>
            <w:t>[שם ספק]</w:t>
          </w:r>
        </w:p>
      </w:docPartBody>
    </w:docPart>
    <w:docPart>
      <w:docPartPr>
        <w:name w:val="377D578778784D6C8DC7D347D1E3E593"/>
        <w:category>
          <w:name w:val="כללי"/>
          <w:gallery w:val="placeholder"/>
        </w:category>
        <w:types>
          <w:type w:val="bbPlcHdr"/>
        </w:types>
        <w:behaviors>
          <w:behavior w:val="content"/>
        </w:behaviors>
        <w:guid w:val="{FFF4A4D2-6D25-4276-ADB0-BAE918BE38D9}"/>
      </w:docPartPr>
      <w:docPartBody>
        <w:p w:rsidR="00044785" w:rsidRDefault="00BF7EDD" w:rsidP="00BF7EDD">
          <w:pPr>
            <w:pStyle w:val="377D578778784D6C8DC7D347D1E3E593"/>
          </w:pPr>
          <w:r w:rsidRPr="00F936C8">
            <w:rPr>
              <w:rStyle w:val="PlaceholderText"/>
              <w:rtl/>
            </w:rPr>
            <w:t>[צד א בחוזה]</w:t>
          </w:r>
        </w:p>
      </w:docPartBody>
    </w:docPart>
    <w:docPart>
      <w:docPartPr>
        <w:name w:val="3436DE5F1EC84D8B80563EBE88C70AC3"/>
        <w:category>
          <w:name w:val="כללי"/>
          <w:gallery w:val="placeholder"/>
        </w:category>
        <w:types>
          <w:type w:val="bbPlcHdr"/>
        </w:types>
        <w:behaviors>
          <w:behavior w:val="content"/>
        </w:behaviors>
        <w:guid w:val="{CB6ADC0C-180F-42FE-964C-5F67B516DD23}"/>
      </w:docPartPr>
      <w:docPartBody>
        <w:p w:rsidR="00044785" w:rsidRDefault="00BF7EDD" w:rsidP="00BF7EDD">
          <w:pPr>
            <w:pStyle w:val="3436DE5F1EC84D8B80563EBE88C70AC3"/>
          </w:pPr>
          <w:r w:rsidRPr="009C4355">
            <w:rPr>
              <w:rStyle w:val="PlaceholderText"/>
              <w:rtl/>
            </w:rPr>
            <w:t>[שם ספק]</w:t>
          </w:r>
        </w:p>
      </w:docPartBody>
    </w:docPart>
    <w:docPart>
      <w:docPartPr>
        <w:name w:val="D9B29B74ED6045C38A63BF0C3CADAF5B"/>
        <w:category>
          <w:name w:val="כללי"/>
          <w:gallery w:val="placeholder"/>
        </w:category>
        <w:types>
          <w:type w:val="bbPlcHdr"/>
        </w:types>
        <w:behaviors>
          <w:behavior w:val="content"/>
        </w:behaviors>
        <w:guid w:val="{26BB47A8-C82F-49BC-90E2-936EF78C29B7}"/>
      </w:docPartPr>
      <w:docPartBody>
        <w:p w:rsidR="00044785" w:rsidRDefault="00BF7EDD" w:rsidP="00BF7EDD">
          <w:pPr>
            <w:pStyle w:val="D9B29B74ED6045C38A63BF0C3CADAF5B"/>
          </w:pPr>
          <w:r w:rsidRPr="00EA366E">
            <w:rPr>
              <w:rStyle w:val="PlaceholderText"/>
              <w:rtl/>
            </w:rPr>
            <w:t>[תאריך חתימת חוזה]</w:t>
          </w:r>
        </w:p>
      </w:docPartBody>
    </w:docPart>
    <w:docPart>
      <w:docPartPr>
        <w:name w:val="DD4E34B200A54623876962F1DA12B63D"/>
        <w:category>
          <w:name w:val="כללי"/>
          <w:gallery w:val="placeholder"/>
        </w:category>
        <w:types>
          <w:type w:val="bbPlcHdr"/>
        </w:types>
        <w:behaviors>
          <w:behavior w:val="content"/>
        </w:behaviors>
        <w:guid w:val="{81513DEF-AFC5-4745-8992-A5C64F53B83F}"/>
      </w:docPartPr>
      <w:docPartBody>
        <w:p w:rsidR="00044785" w:rsidRDefault="00BF7EDD" w:rsidP="00BF7EDD">
          <w:pPr>
            <w:pStyle w:val="DD4E34B200A54623876962F1DA12B63D"/>
          </w:pPr>
          <w:r w:rsidRPr="008D1105">
            <w:rPr>
              <w:rStyle w:val="PlaceholderText"/>
              <w:rtl/>
            </w:rPr>
            <w:t>[תיאור עבודה]</w:t>
          </w:r>
        </w:p>
      </w:docPartBody>
    </w:docPart>
    <w:docPart>
      <w:docPartPr>
        <w:name w:val="3BC705A076AC4839A3697F110EE71574"/>
        <w:category>
          <w:name w:val="כללי"/>
          <w:gallery w:val="placeholder"/>
        </w:category>
        <w:types>
          <w:type w:val="bbPlcHdr"/>
        </w:types>
        <w:behaviors>
          <w:behavior w:val="content"/>
        </w:behaviors>
        <w:guid w:val="{21AEEE82-B741-4AF4-BA22-1891CD6445C8}"/>
      </w:docPartPr>
      <w:docPartBody>
        <w:p w:rsidR="00044785" w:rsidRDefault="00BF7EDD" w:rsidP="00BF7EDD">
          <w:pPr>
            <w:pStyle w:val="3BC705A076AC4839A3697F110EE71574"/>
          </w:pPr>
          <w:r w:rsidRPr="00C5438E">
            <w:rPr>
              <w:rStyle w:val="PlaceholderText"/>
              <w:rtl/>
            </w:rPr>
            <w:t>[צד א בחוזה]</w:t>
          </w:r>
        </w:p>
      </w:docPartBody>
    </w:docPart>
    <w:docPart>
      <w:docPartPr>
        <w:name w:val="168768BA09C74C9DA07AD3DE9A9A19C0"/>
        <w:category>
          <w:name w:val="כללי"/>
          <w:gallery w:val="placeholder"/>
        </w:category>
        <w:types>
          <w:type w:val="bbPlcHdr"/>
        </w:types>
        <w:behaviors>
          <w:behavior w:val="content"/>
        </w:behaviors>
        <w:guid w:val="{7559FCD0-1D73-4155-893B-DA95B44E617D}"/>
      </w:docPartPr>
      <w:docPartBody>
        <w:p w:rsidR="00044785" w:rsidRDefault="00BF7EDD" w:rsidP="00BF7EDD">
          <w:pPr>
            <w:pStyle w:val="168768BA09C74C9DA07AD3DE9A9A19C0"/>
          </w:pPr>
          <w:r w:rsidRPr="003059F5">
            <w:rPr>
              <w:rStyle w:val="PlaceholderText"/>
              <w:rtl/>
            </w:rPr>
            <w:t>[שם ספק]</w:t>
          </w:r>
        </w:p>
      </w:docPartBody>
    </w:docPart>
    <w:docPart>
      <w:docPartPr>
        <w:name w:val="6100D728AFE349FEB303821F18DEAD4B"/>
        <w:category>
          <w:name w:val="כללי"/>
          <w:gallery w:val="placeholder"/>
        </w:category>
        <w:types>
          <w:type w:val="bbPlcHdr"/>
        </w:types>
        <w:behaviors>
          <w:behavior w:val="content"/>
        </w:behaviors>
        <w:guid w:val="{93BD3082-5C15-4EBA-BF40-8F879A886BB5}"/>
      </w:docPartPr>
      <w:docPartBody>
        <w:p w:rsidR="00044785" w:rsidRDefault="00BF7EDD" w:rsidP="00BF7EDD">
          <w:pPr>
            <w:pStyle w:val="6100D728AFE349FEB303821F18DEAD4B"/>
          </w:pPr>
          <w:r w:rsidRPr="003059F5">
            <w:rPr>
              <w:rStyle w:val="PlaceholderText"/>
              <w:rtl/>
            </w:rPr>
            <w:t>[שם אתר]</w:t>
          </w:r>
        </w:p>
      </w:docPartBody>
    </w:docPart>
    <w:docPart>
      <w:docPartPr>
        <w:name w:val="6327B07206BB44EAA33892C11BD8537C"/>
        <w:category>
          <w:name w:val="כללי"/>
          <w:gallery w:val="placeholder"/>
        </w:category>
        <w:types>
          <w:type w:val="bbPlcHdr"/>
        </w:types>
        <w:behaviors>
          <w:behavior w:val="content"/>
        </w:behaviors>
        <w:guid w:val="{1CE03CF3-705E-468B-9755-D8C856DF8480}"/>
      </w:docPartPr>
      <w:docPartBody>
        <w:p w:rsidR="00044785" w:rsidRDefault="00BF7EDD" w:rsidP="00BF7EDD">
          <w:pPr>
            <w:pStyle w:val="6327B07206BB44EAA33892C11BD8537C"/>
          </w:pPr>
          <w:r w:rsidRPr="003059F5">
            <w:rPr>
              <w:rStyle w:val="PlaceholderText"/>
              <w:rtl/>
            </w:rPr>
            <w:t>[תיאור עבודה]</w:t>
          </w:r>
        </w:p>
      </w:docPartBody>
    </w:docPart>
    <w:docPart>
      <w:docPartPr>
        <w:name w:val="808CC77C79E04BAFB2A604AC660ACA58"/>
        <w:category>
          <w:name w:val="כללי"/>
          <w:gallery w:val="placeholder"/>
        </w:category>
        <w:types>
          <w:type w:val="bbPlcHdr"/>
        </w:types>
        <w:behaviors>
          <w:behavior w:val="content"/>
        </w:behaviors>
        <w:guid w:val="{BA6A8DE8-4E34-401F-A933-13F4070891D0}"/>
      </w:docPartPr>
      <w:docPartBody>
        <w:p w:rsidR="00044785" w:rsidRDefault="00BF7EDD" w:rsidP="00BF7EDD">
          <w:pPr>
            <w:pStyle w:val="808CC77C79E04BAFB2A604AC660ACA58"/>
          </w:pPr>
          <w:r w:rsidRPr="009C4355">
            <w:rPr>
              <w:rStyle w:val="PlaceholderText"/>
              <w:rtl/>
            </w:rPr>
            <w:t>[שם ספק]</w:t>
          </w:r>
        </w:p>
      </w:docPartBody>
    </w:docPart>
    <w:docPart>
      <w:docPartPr>
        <w:name w:val="9F2D8F8070C84129A160C288A034FC36"/>
        <w:category>
          <w:name w:val="כללי"/>
          <w:gallery w:val="placeholder"/>
        </w:category>
        <w:types>
          <w:type w:val="bbPlcHdr"/>
        </w:types>
        <w:behaviors>
          <w:behavior w:val="content"/>
        </w:behaviors>
        <w:guid w:val="{DA5E2753-77C6-452C-A666-AF7D3E33A71C}"/>
      </w:docPartPr>
      <w:docPartBody>
        <w:p w:rsidR="00044785" w:rsidRDefault="00BF7EDD" w:rsidP="00BF7EDD">
          <w:pPr>
            <w:pStyle w:val="9F2D8F8070C84129A160C288A034FC36"/>
          </w:pPr>
          <w:r w:rsidRPr="00C5438E">
            <w:rPr>
              <w:rStyle w:val="PlaceholderText"/>
              <w:rtl/>
            </w:rPr>
            <w:t>[צד א בחוזה]</w:t>
          </w:r>
        </w:p>
      </w:docPartBody>
    </w:docPart>
    <w:docPart>
      <w:docPartPr>
        <w:name w:val="451B4D967FD145C7BEEF1F2BDDFF3796"/>
        <w:category>
          <w:name w:val="כללי"/>
          <w:gallery w:val="placeholder"/>
        </w:category>
        <w:types>
          <w:type w:val="bbPlcHdr"/>
        </w:types>
        <w:behaviors>
          <w:behavior w:val="content"/>
        </w:behaviors>
        <w:guid w:val="{B44E3022-E2F7-43E0-A16E-775A6CFF2B3A}"/>
      </w:docPartPr>
      <w:docPartBody>
        <w:p w:rsidR="00044785" w:rsidRDefault="00BF7EDD" w:rsidP="00BF7EDD">
          <w:pPr>
            <w:pStyle w:val="451B4D967FD145C7BEEF1F2BDDFF3796"/>
          </w:pPr>
          <w:r w:rsidRPr="003059F5">
            <w:rPr>
              <w:rStyle w:val="PlaceholderText"/>
              <w:rtl/>
            </w:rPr>
            <w:t>[שם אתר]</w:t>
          </w:r>
        </w:p>
      </w:docPartBody>
    </w:docPart>
    <w:docPart>
      <w:docPartPr>
        <w:name w:val="93585C114A7B4EE7BA87F12D2637432E"/>
        <w:category>
          <w:name w:val="כללי"/>
          <w:gallery w:val="placeholder"/>
        </w:category>
        <w:types>
          <w:type w:val="bbPlcHdr"/>
        </w:types>
        <w:behaviors>
          <w:behavior w:val="content"/>
        </w:behaviors>
        <w:guid w:val="{A09D8950-5594-41BD-9647-85C5622D334C}"/>
      </w:docPartPr>
      <w:docPartBody>
        <w:p w:rsidR="00044785" w:rsidRDefault="00BF7EDD" w:rsidP="00BF7EDD">
          <w:pPr>
            <w:pStyle w:val="93585C114A7B4EE7BA87F12D2637432E"/>
          </w:pPr>
          <w:r w:rsidRPr="003059F5">
            <w:rPr>
              <w:rStyle w:val="PlaceholderText"/>
              <w:rtl/>
            </w:rPr>
            <w:t>[תאריך חתימת חוזה]</w:t>
          </w:r>
        </w:p>
      </w:docPartBody>
    </w:docPart>
    <w:docPart>
      <w:docPartPr>
        <w:name w:val="63D59C420D7448DB8DD92F19519C5C18"/>
        <w:category>
          <w:name w:val="כללי"/>
          <w:gallery w:val="placeholder"/>
        </w:category>
        <w:types>
          <w:type w:val="bbPlcHdr"/>
        </w:types>
        <w:behaviors>
          <w:behavior w:val="content"/>
        </w:behaviors>
        <w:guid w:val="{E5EC7C51-E1E7-4018-AF9F-A4AA4D3D851A}"/>
      </w:docPartPr>
      <w:docPartBody>
        <w:p w:rsidR="00044785" w:rsidRDefault="00BF7EDD" w:rsidP="00BF7EDD">
          <w:pPr>
            <w:pStyle w:val="63D59C420D7448DB8DD92F19519C5C18"/>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44785"/>
    <w:rsid w:val="0032380B"/>
    <w:rsid w:val="003D3172"/>
    <w:rsid w:val="004628EB"/>
    <w:rsid w:val="006865A5"/>
    <w:rsid w:val="009C688F"/>
    <w:rsid w:val="00BF7EDD"/>
    <w:rsid w:val="00E215C6"/>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F7EDD"/>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6A9ED259F79741C69A788D0DFE4E0A7C">
    <w:name w:val="6A9ED259F79741C69A788D0DFE4E0A7C"/>
    <w:rsid w:val="004628EB"/>
    <w:pPr>
      <w:bidi/>
    </w:pPr>
  </w:style>
  <w:style w:type="paragraph" w:customStyle="1" w:styleId="E704453A64E74612AA1C761578EB9789">
    <w:name w:val="E704453A64E74612AA1C761578EB9789"/>
    <w:rsid w:val="004628EB"/>
    <w:pPr>
      <w:bidi/>
    </w:pPr>
  </w:style>
  <w:style w:type="paragraph" w:customStyle="1" w:styleId="92496ACE74334D6F8D9804A945BA0832">
    <w:name w:val="92496ACE74334D6F8D9804A945BA0832"/>
    <w:rsid w:val="004628EB"/>
    <w:pPr>
      <w:bidi/>
    </w:pPr>
  </w:style>
  <w:style w:type="paragraph" w:customStyle="1" w:styleId="AA0048BC5FA54B759BF4B82692BB145D">
    <w:name w:val="AA0048BC5FA54B759BF4B82692BB145D"/>
    <w:rsid w:val="004628EB"/>
    <w:pPr>
      <w:bidi/>
    </w:pPr>
  </w:style>
  <w:style w:type="paragraph" w:customStyle="1" w:styleId="114B71F79DE2463CA4A1183607D39F03">
    <w:name w:val="114B71F79DE2463CA4A1183607D39F03"/>
    <w:rsid w:val="00BF7EDD"/>
    <w:pPr>
      <w:bidi/>
    </w:pPr>
  </w:style>
  <w:style w:type="paragraph" w:customStyle="1" w:styleId="68719980623D4C139E0D293607FE313D">
    <w:name w:val="68719980623D4C139E0D293607FE313D"/>
    <w:rsid w:val="00BF7EDD"/>
    <w:pPr>
      <w:bidi/>
    </w:pPr>
  </w:style>
  <w:style w:type="paragraph" w:customStyle="1" w:styleId="A03D9D8C2F6B4A6BAB6E433EF8B039EA">
    <w:name w:val="A03D9D8C2F6B4A6BAB6E433EF8B039EA"/>
    <w:rsid w:val="00BF7EDD"/>
    <w:pPr>
      <w:bidi/>
    </w:pPr>
  </w:style>
  <w:style w:type="paragraph" w:customStyle="1" w:styleId="AF5095918E924D79826F9B18EDC4F12D">
    <w:name w:val="AF5095918E924D79826F9B18EDC4F12D"/>
    <w:rsid w:val="00BF7EDD"/>
    <w:pPr>
      <w:bidi/>
    </w:pPr>
  </w:style>
  <w:style w:type="paragraph" w:customStyle="1" w:styleId="564AE81DA21F4ED78EB5CA809D6CFA6D">
    <w:name w:val="564AE81DA21F4ED78EB5CA809D6CFA6D"/>
    <w:rsid w:val="00BF7EDD"/>
    <w:pPr>
      <w:bidi/>
    </w:pPr>
  </w:style>
  <w:style w:type="paragraph" w:customStyle="1" w:styleId="32D2F19C01A448299B31E3C8260E18ED">
    <w:name w:val="32D2F19C01A448299B31E3C8260E18ED"/>
    <w:rsid w:val="00BF7EDD"/>
    <w:pPr>
      <w:bidi/>
    </w:pPr>
  </w:style>
  <w:style w:type="paragraph" w:customStyle="1" w:styleId="CB895B3499E0482695CCAD380F30F9AB">
    <w:name w:val="CB895B3499E0482695CCAD380F30F9AB"/>
    <w:rsid w:val="00BF7EDD"/>
    <w:pPr>
      <w:bidi/>
    </w:pPr>
  </w:style>
  <w:style w:type="paragraph" w:customStyle="1" w:styleId="182F74DC5C8E4021B0CC0C3762F2E7E9">
    <w:name w:val="182F74DC5C8E4021B0CC0C3762F2E7E9"/>
    <w:rsid w:val="00BF7EDD"/>
    <w:pPr>
      <w:bidi/>
    </w:pPr>
  </w:style>
  <w:style w:type="paragraph" w:customStyle="1" w:styleId="9EAC23516FAE4031AE28A4FF7C5F6AD0">
    <w:name w:val="9EAC23516FAE4031AE28A4FF7C5F6AD0"/>
    <w:rsid w:val="00BF7EDD"/>
    <w:pPr>
      <w:bidi/>
    </w:pPr>
  </w:style>
  <w:style w:type="paragraph" w:customStyle="1" w:styleId="764C71461BC84153BBDCE6E5C5948794">
    <w:name w:val="764C71461BC84153BBDCE6E5C5948794"/>
    <w:rsid w:val="00BF7EDD"/>
    <w:pPr>
      <w:bidi/>
    </w:pPr>
  </w:style>
  <w:style w:type="paragraph" w:customStyle="1" w:styleId="9F24E6AC1AD4458D9FA303CC0D17BA1B">
    <w:name w:val="9F24E6AC1AD4458D9FA303CC0D17BA1B"/>
    <w:rsid w:val="00BF7EDD"/>
    <w:pPr>
      <w:bidi/>
    </w:pPr>
  </w:style>
  <w:style w:type="paragraph" w:customStyle="1" w:styleId="C0B196886B29454580E96F19537D2152">
    <w:name w:val="C0B196886B29454580E96F19537D2152"/>
    <w:rsid w:val="00BF7EDD"/>
    <w:pPr>
      <w:bidi/>
    </w:pPr>
  </w:style>
  <w:style w:type="paragraph" w:customStyle="1" w:styleId="D91D732FBCAB40BEA58DC25E5E776F2B">
    <w:name w:val="D91D732FBCAB40BEA58DC25E5E776F2B"/>
    <w:rsid w:val="00BF7EDD"/>
    <w:pPr>
      <w:bidi/>
    </w:pPr>
  </w:style>
  <w:style w:type="paragraph" w:customStyle="1" w:styleId="2403F9ECBD4040D6915B0CED1621BF22">
    <w:name w:val="2403F9ECBD4040D6915B0CED1621BF22"/>
    <w:rsid w:val="00BF7EDD"/>
    <w:pPr>
      <w:bidi/>
    </w:pPr>
  </w:style>
  <w:style w:type="paragraph" w:customStyle="1" w:styleId="67499A35E45147029E9A21E4FC5E9DD0">
    <w:name w:val="67499A35E45147029E9A21E4FC5E9DD0"/>
    <w:rsid w:val="00BF7EDD"/>
    <w:pPr>
      <w:bidi/>
    </w:pPr>
  </w:style>
  <w:style w:type="paragraph" w:customStyle="1" w:styleId="B0DEDF3A4B70409DA9BD05A9AD7251CF">
    <w:name w:val="B0DEDF3A4B70409DA9BD05A9AD7251CF"/>
    <w:rsid w:val="00BF7EDD"/>
    <w:pPr>
      <w:bidi/>
    </w:pPr>
  </w:style>
  <w:style w:type="paragraph" w:customStyle="1" w:styleId="B96535F2EC8E4A54A7A080923C431ACD">
    <w:name w:val="B96535F2EC8E4A54A7A080923C431ACD"/>
    <w:rsid w:val="00BF7EDD"/>
    <w:pPr>
      <w:bidi/>
    </w:pPr>
  </w:style>
  <w:style w:type="paragraph" w:customStyle="1" w:styleId="2ED9ACFB8CD3442A972976D19B7A6C64">
    <w:name w:val="2ED9ACFB8CD3442A972976D19B7A6C64"/>
    <w:rsid w:val="00BF7EDD"/>
    <w:pPr>
      <w:bidi/>
    </w:pPr>
  </w:style>
  <w:style w:type="paragraph" w:customStyle="1" w:styleId="8A0B84AD49404A68886CE82968448984">
    <w:name w:val="8A0B84AD49404A68886CE82968448984"/>
    <w:rsid w:val="00BF7EDD"/>
    <w:pPr>
      <w:bidi/>
    </w:pPr>
  </w:style>
  <w:style w:type="paragraph" w:customStyle="1" w:styleId="36271808A6C94BC3A42F6D43B39727E7">
    <w:name w:val="36271808A6C94BC3A42F6D43B39727E7"/>
    <w:rsid w:val="00BF7EDD"/>
    <w:pPr>
      <w:bidi/>
    </w:pPr>
  </w:style>
  <w:style w:type="paragraph" w:customStyle="1" w:styleId="6544B0C8030D49628507D044F2352614">
    <w:name w:val="6544B0C8030D49628507D044F2352614"/>
    <w:rsid w:val="00BF7EDD"/>
    <w:pPr>
      <w:bidi/>
    </w:pPr>
  </w:style>
  <w:style w:type="paragraph" w:customStyle="1" w:styleId="F98F5113FA6F4C58B92A2215E9F15DA5">
    <w:name w:val="F98F5113FA6F4C58B92A2215E9F15DA5"/>
    <w:rsid w:val="00BF7EDD"/>
    <w:pPr>
      <w:bidi/>
    </w:pPr>
  </w:style>
  <w:style w:type="paragraph" w:customStyle="1" w:styleId="41AAE38D82274D30B8656CDA14B893E3">
    <w:name w:val="41AAE38D82274D30B8656CDA14B893E3"/>
    <w:rsid w:val="00BF7EDD"/>
    <w:pPr>
      <w:bidi/>
    </w:pPr>
  </w:style>
  <w:style w:type="paragraph" w:customStyle="1" w:styleId="55BE7BBF8A554738BCBDA45FE2FF3622">
    <w:name w:val="55BE7BBF8A554738BCBDA45FE2FF3622"/>
    <w:rsid w:val="00BF7EDD"/>
    <w:pPr>
      <w:bidi/>
    </w:pPr>
  </w:style>
  <w:style w:type="paragraph" w:customStyle="1" w:styleId="E189A358B826479CBC7BEA48437539EB">
    <w:name w:val="E189A358B826479CBC7BEA48437539EB"/>
    <w:rsid w:val="00BF7EDD"/>
    <w:pPr>
      <w:bidi/>
    </w:pPr>
  </w:style>
  <w:style w:type="paragraph" w:customStyle="1" w:styleId="61101281E0C2497FB4987BC366902061">
    <w:name w:val="61101281E0C2497FB4987BC366902061"/>
    <w:rsid w:val="00BF7EDD"/>
    <w:pPr>
      <w:bidi/>
    </w:pPr>
  </w:style>
  <w:style w:type="paragraph" w:customStyle="1" w:styleId="377D578778784D6C8DC7D347D1E3E593">
    <w:name w:val="377D578778784D6C8DC7D347D1E3E593"/>
    <w:rsid w:val="00BF7EDD"/>
    <w:pPr>
      <w:bidi/>
    </w:pPr>
  </w:style>
  <w:style w:type="paragraph" w:customStyle="1" w:styleId="3436DE5F1EC84D8B80563EBE88C70AC3">
    <w:name w:val="3436DE5F1EC84D8B80563EBE88C70AC3"/>
    <w:rsid w:val="00BF7EDD"/>
    <w:pPr>
      <w:bidi/>
    </w:pPr>
  </w:style>
  <w:style w:type="paragraph" w:customStyle="1" w:styleId="D9B29B74ED6045C38A63BF0C3CADAF5B">
    <w:name w:val="D9B29B74ED6045C38A63BF0C3CADAF5B"/>
    <w:rsid w:val="00BF7EDD"/>
    <w:pPr>
      <w:bidi/>
    </w:pPr>
  </w:style>
  <w:style w:type="paragraph" w:customStyle="1" w:styleId="DD4E34B200A54623876962F1DA12B63D">
    <w:name w:val="DD4E34B200A54623876962F1DA12B63D"/>
    <w:rsid w:val="00BF7EDD"/>
    <w:pPr>
      <w:bidi/>
    </w:pPr>
  </w:style>
  <w:style w:type="paragraph" w:customStyle="1" w:styleId="3BC705A076AC4839A3697F110EE71574">
    <w:name w:val="3BC705A076AC4839A3697F110EE71574"/>
    <w:rsid w:val="00BF7EDD"/>
    <w:pPr>
      <w:bidi/>
    </w:pPr>
  </w:style>
  <w:style w:type="paragraph" w:customStyle="1" w:styleId="168768BA09C74C9DA07AD3DE9A9A19C0">
    <w:name w:val="168768BA09C74C9DA07AD3DE9A9A19C0"/>
    <w:rsid w:val="00BF7EDD"/>
    <w:pPr>
      <w:bidi/>
    </w:pPr>
  </w:style>
  <w:style w:type="paragraph" w:customStyle="1" w:styleId="6100D728AFE349FEB303821F18DEAD4B">
    <w:name w:val="6100D728AFE349FEB303821F18DEAD4B"/>
    <w:rsid w:val="00BF7EDD"/>
    <w:pPr>
      <w:bidi/>
    </w:pPr>
  </w:style>
  <w:style w:type="paragraph" w:customStyle="1" w:styleId="6327B07206BB44EAA33892C11BD8537C">
    <w:name w:val="6327B07206BB44EAA33892C11BD8537C"/>
    <w:rsid w:val="00BF7EDD"/>
    <w:pPr>
      <w:bidi/>
    </w:pPr>
  </w:style>
  <w:style w:type="paragraph" w:customStyle="1" w:styleId="808CC77C79E04BAFB2A604AC660ACA58">
    <w:name w:val="808CC77C79E04BAFB2A604AC660ACA58"/>
    <w:rsid w:val="00BF7EDD"/>
    <w:pPr>
      <w:bidi/>
    </w:pPr>
  </w:style>
  <w:style w:type="paragraph" w:customStyle="1" w:styleId="9F2D8F8070C84129A160C288A034FC36">
    <w:name w:val="9F2D8F8070C84129A160C288A034FC36"/>
    <w:rsid w:val="00BF7EDD"/>
    <w:pPr>
      <w:bidi/>
    </w:pPr>
  </w:style>
  <w:style w:type="paragraph" w:customStyle="1" w:styleId="451B4D967FD145C7BEEF1F2BDDFF3796">
    <w:name w:val="451B4D967FD145C7BEEF1F2BDDFF3796"/>
    <w:rsid w:val="00BF7EDD"/>
    <w:pPr>
      <w:bidi/>
    </w:pPr>
  </w:style>
  <w:style w:type="paragraph" w:customStyle="1" w:styleId="93585C114A7B4EE7BA87F12D2637432E">
    <w:name w:val="93585C114A7B4EE7BA87F12D2637432E"/>
    <w:rsid w:val="00BF7EDD"/>
    <w:pPr>
      <w:bidi/>
    </w:pPr>
  </w:style>
  <w:style w:type="paragraph" w:customStyle="1" w:styleId="63D59C420D7448DB8DD92F19519C5C18">
    <w:name w:val="63D59C420D7448DB8DD92F19519C5C18"/>
    <w:rsid w:val="00BF7EDD"/>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F02A24-4747-42B5-AEDC-776283C4FE94}"/>
</file>

<file path=customXml/itemProps2.xml><?xml version="1.0" encoding="utf-8"?>
<ds:datastoreItem xmlns:ds="http://schemas.openxmlformats.org/officeDocument/2006/customXml" ds:itemID="{81709D4C-33DC-48CC-AC7E-130A245806EE}"/>
</file>

<file path=customXml/itemProps3.xml><?xml version="1.0" encoding="utf-8"?>
<ds:datastoreItem xmlns:ds="http://schemas.openxmlformats.org/officeDocument/2006/customXml" ds:itemID="{833C0FF9-C68C-4740-81C6-0C064C54F08D}"/>
</file>

<file path=customXml/itemProps4.xml><?xml version="1.0" encoding="utf-8"?>
<ds:datastoreItem xmlns:ds="http://schemas.openxmlformats.org/officeDocument/2006/customXml" ds:itemID="{19381418-8ABF-4017-996B-57015B068E3D}"/>
</file>

<file path=customXml/itemProps5.xml><?xml version="1.0" encoding="utf-8"?>
<ds:datastoreItem xmlns:ds="http://schemas.openxmlformats.org/officeDocument/2006/customXml" ds:itemID="{B51ABB9F-A756-4D09-82F6-2C25BD7E457B}"/>
</file>

<file path=customXml/itemProps6.xml><?xml version="1.0" encoding="utf-8"?>
<ds:datastoreItem xmlns:ds="http://schemas.openxmlformats.org/officeDocument/2006/customXml" ds:itemID="{91340E22-8A95-446C-B6CC-11814200A787}"/>
</file>

<file path=docProps/app.xml><?xml version="1.0" encoding="utf-8"?>
<Properties xmlns="http://schemas.openxmlformats.org/officeDocument/2006/extended-properties" xmlns:vt="http://schemas.openxmlformats.org/officeDocument/2006/docPropsVTypes">
  <Template>Normal</Template>
  <TotalTime>9</TotalTime>
  <Pages>31</Pages>
  <Words>9750</Words>
  <Characters>48753</Characters>
  <Application>Microsoft Office Word</Application>
  <DocSecurity>0</DocSecurity>
  <Lines>406</Lines>
  <Paragraphs>116</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58387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גרמן קגנובסקי</dc:creator>
  <cp:keywords/>
  <dc:description/>
  <cp:lastModifiedBy>גרמן קגנובסקי</cp:lastModifiedBy>
  <cp:revision>1</cp:revision>
  <cp:lastPrinted>2020-05-12T10:18:00Z</cp:lastPrinted>
  <dcterms:created xsi:type="dcterms:W3CDTF">2020-05-12T10:10:00Z</dcterms:created>
  <dcterms:modified xsi:type="dcterms:W3CDTF">2020-05-12T10:20:00Z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a358f59a-7efe-4795-969d-c5d1aa7e0dc0</vt:lpwstr>
  </property>
</Properties>
</file>