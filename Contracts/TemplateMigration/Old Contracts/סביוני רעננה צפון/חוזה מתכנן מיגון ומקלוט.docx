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BB6DA9"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hint="cs"/>
          <w:bCs/>
          <w:sz w:val="20"/>
          <w:szCs w:val="24"/>
          <w:u w:val="single"/>
          <w:rtl/>
          <w:lang w:eastAsia="he-IL"/>
        </w:rPr>
      </w:pPr>
    </w:p>
    <w:p w14:paraId="2F6AA0B2"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8A39E4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7FB42C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217E81">
        <w:rPr>
          <w:rFonts w:ascii="Times New Roman" w:eastAsia="Times New Roman" w:hAnsi="Times New Roman" w:cs="David"/>
          <w:bCs/>
          <w:i/>
          <w:iCs/>
          <w:noProof/>
          <w:sz w:val="32"/>
          <w:szCs w:val="32"/>
        </w:rPr>
        <w:drawing>
          <wp:inline distT="0" distB="0" distL="0" distR="0" wp14:anchorId="10A068E1" wp14:editId="74E43B74">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6D3D052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8FCCDD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709A9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t>חוזה מתכנן מיגון ומקלוט</w:t>
      </w:r>
    </w:p>
    <w:p w14:paraId="7BE6D67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BE5DC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20B7AB" w14:textId="77777777" w:rsidR="00217E81" w:rsidRPr="00217E81" w:rsidRDefault="00217E81" w:rsidP="00CD5A24">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0532F830"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4803527"/>
        <w:placeholder>
          <w:docPart w:val="9430D0596BCB4C8EB6F800FF6AB78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0F67ED7B" w14:textId="2E212D14" w:rsidR="00217E81" w:rsidRPr="00F9121E" w:rsidRDefault="005E184C"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0" w:author="גרמן קגנובסקי" w:date="2020-05-17T10:51:00Z">
            <w:r>
              <w:rPr>
                <w:rFonts w:ascii="Times New Roman" w:eastAsia="Times New Roman" w:hAnsi="Times New Roman" w:cs="David" w:hint="cs"/>
                <w:bCs/>
                <w:color w:val="00B0F0"/>
                <w:sz w:val="32"/>
                <w:szCs w:val="32"/>
                <w:u w:val="single"/>
                <w:rtl/>
                <w:lang w:eastAsia="he-IL"/>
              </w:rPr>
              <w:t>סביוני  רעננה  צפון</w:t>
            </w:r>
          </w:ins>
        </w:p>
      </w:sdtContent>
    </w:sdt>
    <w:p w14:paraId="210E4953"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3C1FAD20"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133534949"/>
        <w:placeholder>
          <w:docPart w:val="0823BE8D912E4184A9C3EEDBE390FF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26417267" w14:textId="5C5135A9" w:rsidR="00217E81" w:rsidRPr="00F9121E" w:rsidRDefault="005E184C"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1" w:author="גרמן קגנובסקי" w:date="2020-05-17T10:51:00Z">
            <w:r>
              <w:rPr>
                <w:rFonts w:ascii="Times New Roman" w:eastAsia="Times New Roman" w:hAnsi="Times New Roman" w:cs="David" w:hint="cs"/>
                <w:bCs/>
                <w:color w:val="00B0F0"/>
                <w:sz w:val="32"/>
                <w:szCs w:val="32"/>
                <w:u w:val="single"/>
                <w:rtl/>
                <w:lang w:eastAsia="he-IL"/>
              </w:rPr>
              <w:t xml:space="preserve">150 </w:t>
            </w:r>
            <w:proofErr w:type="spellStart"/>
            <w:r>
              <w:rPr>
                <w:rFonts w:ascii="Times New Roman" w:eastAsia="Times New Roman" w:hAnsi="Times New Roman" w:cs="David" w:hint="cs"/>
                <w:bCs/>
                <w:color w:val="00B0F0"/>
                <w:sz w:val="32"/>
                <w:szCs w:val="32"/>
                <w:u w:val="single"/>
                <w:rtl/>
                <w:lang w:eastAsia="he-IL"/>
              </w:rPr>
              <w:t>יח</w:t>
            </w:r>
            <w:proofErr w:type="spellEnd"/>
            <w:r>
              <w:rPr>
                <w:rFonts w:ascii="Times New Roman" w:eastAsia="Times New Roman" w:hAnsi="Times New Roman" w:cs="David" w:hint="cs"/>
                <w:bCs/>
                <w:color w:val="00B0F0"/>
                <w:sz w:val="32"/>
                <w:szCs w:val="32"/>
                <w:u w:val="single"/>
                <w:rtl/>
                <w:lang w:eastAsia="he-IL"/>
              </w:rPr>
              <w:t>''ד ומסחר</w:t>
            </w:r>
          </w:ins>
        </w:p>
      </w:sdtContent>
    </w:sdt>
    <w:p w14:paraId="37CEA1B9"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0D1F1AE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583B4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E6FC7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6F596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C4F8B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87595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7AD03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92D2F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9B4AA7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FC9BC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F1077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B963A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32148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4A64D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0C932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763EC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52F23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23225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E92EE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B9692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04B69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DDB79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D8010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AD45B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591A5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5505D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CD57A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AA88000" w14:textId="77777777" w:rsidR="00797990" w:rsidRDefault="00797990"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437424" w14:textId="77777777" w:rsidR="00EB38F9" w:rsidRPr="00217E81" w:rsidRDefault="00217E81"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t>חוזה</w:t>
      </w:r>
      <w:r w:rsidR="00EB38F9">
        <w:rPr>
          <w:rFonts w:ascii="Times New Roman" w:eastAsia="Times New Roman" w:hAnsi="Times New Roman" w:cs="David" w:hint="cs"/>
          <w:bCs/>
          <w:i/>
          <w:iCs/>
          <w:sz w:val="32"/>
          <w:szCs w:val="32"/>
          <w:u w:val="single"/>
          <w:rtl/>
          <w:lang w:eastAsia="he-IL"/>
        </w:rPr>
        <w:t xml:space="preserve"> </w:t>
      </w:r>
      <w:r w:rsidR="002C1502">
        <w:rPr>
          <w:rFonts w:ascii="Times New Roman" w:eastAsia="Times New Roman" w:hAnsi="Times New Roman" w:cs="David" w:hint="cs"/>
          <w:bCs/>
          <w:sz w:val="32"/>
          <w:szCs w:val="32"/>
          <w:u w:val="single"/>
          <w:rtl/>
          <w:lang w:eastAsia="he-IL"/>
        </w:rPr>
        <w:t xml:space="preserve">מתכנן </w:t>
      </w:r>
      <w:r w:rsidR="00EB38F9" w:rsidRPr="00EB38F9">
        <w:rPr>
          <w:rFonts w:ascii="Times New Roman" w:eastAsia="Times New Roman" w:hAnsi="Times New Roman" w:cs="David" w:hint="cs"/>
          <w:bCs/>
          <w:sz w:val="32"/>
          <w:szCs w:val="32"/>
          <w:u w:val="single"/>
          <w:rtl/>
          <w:lang w:eastAsia="he-IL"/>
        </w:rPr>
        <w:t>מיגון ומקלוט</w:t>
      </w:r>
    </w:p>
    <w:p w14:paraId="6FCB516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p>
    <w:p w14:paraId="65FE014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C84EBF8" w14:textId="77777777" w:rsidR="00217E81" w:rsidRPr="00217E81" w:rsidRDefault="00217E81" w:rsidP="00EB38F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217E81">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742215920"/>
          <w:placeholder>
            <w:docPart w:val="AE54BA279D1D4D0F95FF8F48C76A5D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027EF2" w:rsidRPr="00EB38F9">
            <w:rPr>
              <w:rStyle w:val="AutoFieldsChar"/>
              <w:color w:val="00B0F0"/>
              <w:rtl/>
            </w:rPr>
            <w:t>[תאריך חתימת חוזה]</w:t>
          </w:r>
        </w:sdtContent>
      </w:sdt>
    </w:p>
    <w:p w14:paraId="725D72BD"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rPr>
      </w:pPr>
    </w:p>
    <w:p w14:paraId="0607C13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8BF487" w14:textId="77777777" w:rsidR="00217E81" w:rsidRPr="00217E81" w:rsidRDefault="00217E81" w:rsidP="00217E81">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349303204"/>
        <w:placeholder>
          <w:docPart w:val="30D3D74B7A3B4458A647E53E1A213B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7E30DCEB" w14:textId="77777777" w:rsidR="00217E81" w:rsidRPr="00217E81" w:rsidRDefault="00AC1A1C" w:rsidP="00217E81">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2" w:author="גרמן קגנובסקי" w:date="2020-05-14T16:24:00Z">
            <w:r>
              <w:rPr>
                <w:rFonts w:ascii="Times New Roman" w:eastAsia="Times New Roman" w:hAnsi="Times New Roman" w:cs="David" w:hint="cs"/>
                <w:color w:val="800080"/>
                <w:sz w:val="24"/>
                <w:szCs w:val="24"/>
                <w:rtl/>
              </w:rPr>
              <w:br/>
              <w:t>אפריקה ישראל מגורים בע"מ</w:t>
            </w:r>
            <w:r>
              <w:rPr>
                <w:rFonts w:ascii="Times New Roman" w:eastAsia="Times New Roman" w:hAnsi="Times New Roman" w:cs="David" w:hint="cs"/>
                <w:color w:val="800080"/>
                <w:sz w:val="24"/>
                <w:szCs w:val="24"/>
                <w:rtl/>
              </w:rPr>
              <w:br/>
              <w:t>יוני נתניהו 1 ג' אור יהודה</w:t>
            </w:r>
            <w:r>
              <w:rPr>
                <w:rFonts w:ascii="Times New Roman" w:eastAsia="Times New Roman" w:hAnsi="Times New Roman" w:cs="David" w:hint="cs"/>
                <w:color w:val="800080"/>
                <w:sz w:val="24"/>
                <w:szCs w:val="24"/>
                <w:rtl/>
              </w:rPr>
              <w:br/>
              <w:t>מ.ז 52-003476-0</w:t>
            </w:r>
            <w:r>
              <w:rPr>
                <w:rFonts w:ascii="Times New Roman" w:eastAsia="Times New Roman" w:hAnsi="Times New Roman" w:cs="David" w:hint="cs"/>
                <w:color w:val="800080"/>
                <w:sz w:val="24"/>
                <w:szCs w:val="24"/>
                <w:rtl/>
              </w:rPr>
              <w:br/>
            </w:r>
          </w:ins>
        </w:p>
      </w:sdtContent>
    </w:sdt>
    <w:p w14:paraId="33982992"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6F7F85CD"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אחד;</w:t>
      </w:r>
    </w:p>
    <w:p w14:paraId="0A3CF96B"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60393FBB"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ל ב י ן</w:t>
      </w:r>
    </w:p>
    <w:p w14:paraId="0F4EDC2D" w14:textId="77777777" w:rsidR="00217E81" w:rsidRPr="00217E81" w:rsidRDefault="00217E81" w:rsidP="0013586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F616BC2" w14:textId="6E3D721E" w:rsidR="00135869" w:rsidRDefault="005E184C"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PlaceholderText"/>
            <w:color w:val="00B0F0"/>
            <w:rtl/>
          </w:rPr>
          <w:alias w:val="צדדים נוספים"/>
          <w:tag w:val="cntTzadB_x002C__x0020_cntTzadC_x002C__x0020_cntTzadD"/>
          <w:id w:val="-629781534"/>
          <w:placeholder>
            <w:docPart w:val="D70139A975EA4AEF9A2EEEAB68345F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del w:id="3" w:author="גרמן קגנובסקי" w:date="2020-05-14T16:34:00Z">
            <w:r w:rsidR="00135869" w:rsidDel="00125495">
              <w:rPr>
                <w:rStyle w:val="PlaceholderText"/>
                <w:rFonts w:hint="cs"/>
                <w:color w:val="00B0F0"/>
                <w:rtl/>
              </w:rPr>
              <w:delText>צדדים נוספים</w:delText>
            </w:r>
          </w:del>
          <w:ins w:id="4" w:author="גרמן קגנובסקי" w:date="2020-05-17T10:52:00Z">
            <w:r>
              <w:rPr>
                <w:rStyle w:val="PlaceholderText"/>
                <w:rFonts w:hint="cs"/>
                <w:color w:val="00B0F0"/>
                <w:rtl/>
              </w:rPr>
              <w:br/>
              <w:t>א-</w:t>
            </w:r>
            <w:proofErr w:type="spellStart"/>
            <w:r>
              <w:rPr>
                <w:rStyle w:val="PlaceholderText"/>
                <w:rFonts w:hint="cs"/>
                <w:color w:val="00B0F0"/>
                <w:rtl/>
              </w:rPr>
              <w:t>סיפה</w:t>
            </w:r>
            <w:proofErr w:type="spellEnd"/>
            <w:r>
              <w:rPr>
                <w:rStyle w:val="PlaceholderText"/>
                <w:rFonts w:hint="cs"/>
                <w:color w:val="00B0F0"/>
                <w:rtl/>
              </w:rPr>
              <w:t xml:space="preserve"> </w:t>
            </w:r>
            <w:proofErr w:type="spellStart"/>
            <w:r>
              <w:rPr>
                <w:rStyle w:val="PlaceholderText"/>
                <w:rFonts w:hint="cs"/>
                <w:color w:val="00B0F0"/>
                <w:rtl/>
              </w:rPr>
              <w:t>בע</w:t>
            </w:r>
            <w:proofErr w:type="spellEnd"/>
            <w:r>
              <w:rPr>
                <w:rStyle w:val="PlaceholderText"/>
                <w:rFonts w:hint="cs"/>
                <w:color w:val="00B0F0"/>
                <w:rtl/>
              </w:rPr>
              <w:t>''מ</w:t>
            </w:r>
            <w:r>
              <w:rPr>
                <w:rStyle w:val="PlaceholderText"/>
                <w:rFonts w:hint="cs"/>
                <w:color w:val="00B0F0"/>
                <w:rtl/>
              </w:rPr>
              <w:br/>
              <w:t>דוד אליעזר 59/2 מודיעין</w:t>
            </w:r>
            <w:r>
              <w:rPr>
                <w:rStyle w:val="PlaceholderText"/>
                <w:rFonts w:hint="cs"/>
                <w:color w:val="00B0F0"/>
                <w:rtl/>
              </w:rPr>
              <w:br/>
              <w:t>515148385</w:t>
            </w:r>
            <w:r>
              <w:rPr>
                <w:rStyle w:val="PlaceholderText"/>
                <w:rFonts w:hint="cs"/>
                <w:color w:val="00B0F0"/>
                <w:rtl/>
              </w:rPr>
              <w:br/>
            </w:r>
          </w:ins>
        </w:sdtContent>
      </w:sdt>
    </w:p>
    <w:p w14:paraId="376FE145"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5A21EE34"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שני;</w:t>
      </w:r>
    </w:p>
    <w:p w14:paraId="62BC2E6F"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684E4797" w14:textId="77777777" w:rsidR="00217E81" w:rsidRPr="00217E81" w:rsidRDefault="00217E81" w:rsidP="00217E81">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והואיל:</w:t>
      </w:r>
      <w:r w:rsidRPr="00217E81">
        <w:rPr>
          <w:rFonts w:ascii="Times New Roman" w:eastAsia="Times New Roman" w:hAnsi="Times New Roman" w:cs="David"/>
          <w:bCs/>
          <w:sz w:val="20"/>
          <w:szCs w:val="24"/>
          <w:rtl/>
          <w:lang w:eastAsia="he-IL"/>
        </w:rPr>
        <w:tab/>
      </w:r>
      <w:r w:rsidRPr="00217E81">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1E1D61F2" w14:textId="77777777" w:rsidR="00217E81" w:rsidRPr="00217E81" w:rsidRDefault="00217E81" w:rsidP="00217E81">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לפיכך הותנה והוסכם בין הצדדים כדלקמן:</w:t>
      </w:r>
    </w:p>
    <w:p w14:paraId="68433E94" w14:textId="77777777" w:rsidR="00217E81" w:rsidRPr="00217E81" w:rsidRDefault="00217E81" w:rsidP="00217E81">
      <w:pPr>
        <w:widowControl w:val="0"/>
        <w:numPr>
          <w:ilvl w:val="0"/>
          <w:numId w:val="32"/>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u w:val="single"/>
          <w:rtl/>
          <w:lang w:eastAsia="he-IL"/>
        </w:rPr>
        <w:t>מבוא</w:t>
      </w:r>
    </w:p>
    <w:p w14:paraId="76C4A069" w14:textId="77777777" w:rsidR="00217E81" w:rsidRPr="00217E81" w:rsidRDefault="00217E81" w:rsidP="00217E81">
      <w:pPr>
        <w:widowControl w:val="0"/>
        <w:numPr>
          <w:ilvl w:val="1"/>
          <w:numId w:val="32"/>
        </w:numPr>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למונחים הבאים יהא הפרוש הנקוב </w:t>
      </w:r>
      <w:proofErr w:type="spellStart"/>
      <w:r w:rsidRPr="00217E81">
        <w:rPr>
          <w:rFonts w:ascii="Times New Roman" w:eastAsia="Times New Roman" w:hAnsi="Times New Roman" w:cs="David"/>
          <w:sz w:val="20"/>
          <w:szCs w:val="24"/>
          <w:rtl/>
          <w:lang w:eastAsia="he-IL"/>
        </w:rPr>
        <w:t>בצידם</w:t>
      </w:r>
      <w:proofErr w:type="spellEnd"/>
      <w:r w:rsidRPr="00217E81">
        <w:rPr>
          <w:rFonts w:ascii="Times New Roman" w:eastAsia="Times New Roman" w:hAnsi="Times New Roman" w:cs="David"/>
          <w:sz w:val="20"/>
          <w:szCs w:val="24"/>
          <w:rtl/>
          <w:lang w:eastAsia="he-IL"/>
        </w:rPr>
        <w:t xml:space="preserve"> דהיינו:</w:t>
      </w:r>
    </w:p>
    <w:p w14:paraId="704AC484"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7F61FD3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"הפרויקט"</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w:t>
      </w:r>
      <w:proofErr w:type="spellStart"/>
      <w:r w:rsidRPr="00217E81">
        <w:rPr>
          <w:rFonts w:ascii="Times New Roman" w:eastAsia="Times New Roman" w:hAnsi="Times New Roman" w:cs="David"/>
          <w:sz w:val="20"/>
          <w:szCs w:val="24"/>
          <w:rtl/>
          <w:lang w:eastAsia="he-IL"/>
        </w:rPr>
        <w:t>המצ"ב</w:t>
      </w:r>
      <w:proofErr w:type="spellEnd"/>
      <w:r w:rsidRPr="00217E81">
        <w:rPr>
          <w:rFonts w:ascii="Times New Roman" w:eastAsia="Times New Roman" w:hAnsi="Times New Roman" w:cs="David"/>
          <w:sz w:val="20"/>
          <w:szCs w:val="24"/>
          <w:rtl/>
          <w:lang w:eastAsia="he-IL"/>
        </w:rPr>
        <w:t>.</w:t>
      </w:r>
    </w:p>
    <w:p w14:paraId="6D3B9A77"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2A1BAB2"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"התכנית" </w:t>
      </w:r>
      <w:r w:rsidRPr="00217E81">
        <w:rPr>
          <w:rFonts w:ascii="Times New Roman" w:eastAsia="Times New Roman" w:hAnsi="Times New Roman" w:cs="David"/>
          <w:sz w:val="20"/>
          <w:szCs w:val="24"/>
          <w:rtl/>
          <w:lang w:eastAsia="he-IL"/>
        </w:rPr>
        <w:t>/</w:t>
      </w:r>
    </w:p>
    <w:p w14:paraId="3184150F"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"המקרקעין"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w:t>
      </w:r>
      <w:proofErr w:type="spellStart"/>
      <w:r w:rsidRPr="00217E81">
        <w:rPr>
          <w:rFonts w:ascii="Times New Roman" w:eastAsia="Times New Roman" w:hAnsi="Times New Roman" w:cs="David"/>
          <w:sz w:val="20"/>
          <w:szCs w:val="24"/>
          <w:rtl/>
          <w:lang w:eastAsia="he-IL"/>
        </w:rPr>
        <w:t>המצ"ב</w:t>
      </w:r>
      <w:proofErr w:type="spellEnd"/>
      <w:r w:rsidRPr="00217E81">
        <w:rPr>
          <w:rFonts w:ascii="Times New Roman" w:eastAsia="Times New Roman" w:hAnsi="Times New Roman" w:cs="David"/>
          <w:sz w:val="20"/>
          <w:szCs w:val="24"/>
          <w:rtl/>
          <w:lang w:eastAsia="he-IL"/>
        </w:rPr>
        <w:t>.</w:t>
      </w:r>
    </w:p>
    <w:p w14:paraId="3328A47C"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93B0030"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"האתר"</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78314CB"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AC1840A"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היועצים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1CF35ABD"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EECB5BD"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התכניות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כל המסמכים שיערכו ע"י המתכנן כאמור יערכו בשפה העברית.</w:t>
      </w:r>
    </w:p>
    <w:p w14:paraId="1A04EC87"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9F2BADA"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שירותי</w:t>
      </w:r>
    </w:p>
    <w:p w14:paraId="7FF725CB"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המתכנן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p>
    <w:p w14:paraId="4771CC77"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השירותים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השירותים כמוגדר וכמפורט בחוזה זה ובנספח </w:t>
      </w:r>
      <w:r w:rsidRPr="00217E81">
        <w:rPr>
          <w:rFonts w:ascii="Times New Roman" w:eastAsia="Times New Roman" w:hAnsi="Times New Roman" w:cs="David"/>
          <w:b/>
          <w:bCs/>
          <w:sz w:val="20"/>
          <w:szCs w:val="24"/>
          <w:rtl/>
          <w:lang w:eastAsia="he-IL"/>
        </w:rPr>
        <w:t>ב'</w:t>
      </w:r>
      <w:r w:rsidRPr="00217E81">
        <w:rPr>
          <w:rFonts w:ascii="Times New Roman" w:eastAsia="Times New Roman" w:hAnsi="Times New Roman" w:cs="David" w:hint="cs"/>
          <w:b/>
          <w:bCs/>
          <w:sz w:val="20"/>
          <w:szCs w:val="24"/>
          <w:rtl/>
          <w:lang w:eastAsia="he-IL"/>
        </w:rPr>
        <w:t xml:space="preserve">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sz w:val="20"/>
          <w:szCs w:val="24"/>
          <w:rtl/>
          <w:lang w:eastAsia="he-IL"/>
        </w:rPr>
        <w:t>.</w:t>
      </w:r>
    </w:p>
    <w:p w14:paraId="73BDC479"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2274E97"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המנהל</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8FEE1C7"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52870D9"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מקום שמדובר בחוזה זה במזמין - גם המנהל במשמע.</w:t>
      </w:r>
    </w:p>
    <w:p w14:paraId="2B7E21B4"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0DFCD62"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החוזה</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w:t>
      </w:r>
    </w:p>
    <w:p w14:paraId="44D6FE0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
          <w:bCs/>
          <w:sz w:val="20"/>
          <w:szCs w:val="24"/>
          <w:rtl/>
          <w:lang w:eastAsia="he-IL"/>
        </w:rPr>
        <w:t>ההסכם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חוזה זה על נספחיו.</w:t>
      </w:r>
    </w:p>
    <w:p w14:paraId="06DBE25B"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3C877D0C"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הדין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כהגדרתו בחוק ה</w:t>
      </w:r>
      <w:r w:rsidRPr="00217E81">
        <w:rPr>
          <w:rFonts w:ascii="Times New Roman" w:eastAsia="Times New Roman" w:hAnsi="Times New Roman" w:cs="David" w:hint="cs"/>
          <w:sz w:val="20"/>
          <w:szCs w:val="24"/>
          <w:rtl/>
          <w:lang w:eastAsia="he-IL"/>
        </w:rPr>
        <w:t>פרשנות, התשמ"א-1981</w:t>
      </w:r>
      <w:r w:rsidRPr="00217E81">
        <w:rPr>
          <w:rFonts w:ascii="Times New Roman" w:eastAsia="Times New Roman" w:hAnsi="Times New Roman" w:cs="David"/>
          <w:sz w:val="20"/>
          <w:szCs w:val="24"/>
          <w:rtl/>
          <w:lang w:eastAsia="he-IL"/>
        </w:rPr>
        <w:t xml:space="preserve"> לרבות כל </w:t>
      </w:r>
      <w:r w:rsidRPr="00217E81">
        <w:rPr>
          <w:rFonts w:ascii="Times New Roman" w:eastAsia="Times New Roman" w:hAnsi="Times New Roman" w:cs="David" w:hint="cs"/>
          <w:sz w:val="20"/>
          <w:szCs w:val="24"/>
          <w:rtl/>
          <w:lang w:eastAsia="he-IL"/>
        </w:rPr>
        <w:t xml:space="preserve">תקנה ו/או </w:t>
      </w:r>
      <w:r w:rsidRPr="00217E81">
        <w:rPr>
          <w:rFonts w:ascii="Times New Roman" w:eastAsia="Times New Roman" w:hAnsi="Times New Roman" w:cs="David"/>
          <w:sz w:val="20"/>
          <w:szCs w:val="24"/>
          <w:rtl/>
          <w:lang w:eastAsia="he-IL"/>
        </w:rPr>
        <w:t>הוראה של רשות מוסמכת בתוקף סמכותה על פי הדין.</w:t>
      </w:r>
    </w:p>
    <w:p w14:paraId="34D513D8"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D67212E"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lastRenderedPageBreak/>
        <w:t>"</w:t>
      </w:r>
      <w:r w:rsidRPr="00217E81">
        <w:rPr>
          <w:rFonts w:ascii="Times New Roman" w:eastAsia="Times New Roman" w:hAnsi="Times New Roman" w:cs="David"/>
          <w:b/>
          <w:bCs/>
          <w:sz w:val="20"/>
          <w:szCs w:val="24"/>
          <w:rtl/>
          <w:lang w:eastAsia="he-IL"/>
        </w:rPr>
        <w:t>הרשות</w:t>
      </w:r>
    </w:p>
    <w:p w14:paraId="2870C824"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המקומית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w:t>
      </w:r>
      <w:proofErr w:type="spellStart"/>
      <w:r w:rsidRPr="00217E81">
        <w:rPr>
          <w:rFonts w:ascii="Times New Roman" w:eastAsia="Times New Roman" w:hAnsi="Times New Roman" w:cs="David"/>
          <w:sz w:val="20"/>
          <w:szCs w:val="24"/>
          <w:rtl/>
          <w:lang w:eastAsia="he-IL"/>
        </w:rPr>
        <w:t>המצ"ב</w:t>
      </w:r>
      <w:proofErr w:type="spellEnd"/>
      <w:r w:rsidRPr="00217E81">
        <w:rPr>
          <w:rFonts w:ascii="Times New Roman" w:eastAsia="Times New Roman" w:hAnsi="Times New Roman" w:cs="David"/>
          <w:sz w:val="20"/>
          <w:szCs w:val="24"/>
          <w:rtl/>
          <w:lang w:eastAsia="he-IL"/>
        </w:rPr>
        <w:t>.</w:t>
      </w:r>
    </w:p>
    <w:p w14:paraId="09BACC3F"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E3A451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חוזה</w:t>
      </w:r>
    </w:p>
    <w:p w14:paraId="7C79194E"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הפיתוח</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hint="cs"/>
          <w:sz w:val="20"/>
          <w:szCs w:val="24"/>
          <w:rtl/>
          <w:lang w:eastAsia="he-IL"/>
        </w:rPr>
        <w:t xml:space="preserve">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sz w:val="20"/>
          <w:szCs w:val="24"/>
          <w:rtl/>
          <w:lang w:eastAsia="he-IL"/>
        </w:rPr>
        <w:t>.</w:t>
      </w:r>
    </w:p>
    <w:p w14:paraId="4CCCCE01"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6807E230"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הכותרות בחוזה זה </w:t>
      </w:r>
      <w:r w:rsidRPr="00217E81">
        <w:rPr>
          <w:rFonts w:ascii="Times New Roman" w:eastAsia="Times New Roman" w:hAnsi="Times New Roman" w:cs="David" w:hint="cs"/>
          <w:sz w:val="20"/>
          <w:szCs w:val="24"/>
          <w:rtl/>
          <w:lang w:eastAsia="he-IL"/>
        </w:rPr>
        <w:t xml:space="preserve">הינן לנוחיות בלבד ובכל מקרה </w:t>
      </w:r>
      <w:r w:rsidRPr="00217E81">
        <w:rPr>
          <w:rFonts w:ascii="Times New Roman" w:eastAsia="Times New Roman" w:hAnsi="Times New Roman" w:cs="David"/>
          <w:sz w:val="20"/>
          <w:szCs w:val="24"/>
          <w:rtl/>
          <w:lang w:eastAsia="he-IL"/>
        </w:rPr>
        <w:t xml:space="preserve">לא ישמשו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פרש</w:t>
      </w:r>
      <w:r w:rsidRPr="00217E81">
        <w:rPr>
          <w:rFonts w:ascii="Times New Roman" w:eastAsia="Times New Roman" w:hAnsi="Times New Roman" w:cs="David" w:hint="cs"/>
          <w:sz w:val="20"/>
          <w:szCs w:val="24"/>
          <w:rtl/>
          <w:lang w:eastAsia="he-IL"/>
        </w:rPr>
        <w:t>נות</w:t>
      </w:r>
      <w:r w:rsidRPr="00217E81">
        <w:rPr>
          <w:rFonts w:ascii="Times New Roman" w:eastAsia="Times New Roman" w:hAnsi="Times New Roman" w:cs="David"/>
          <w:sz w:val="20"/>
          <w:szCs w:val="24"/>
          <w:rtl/>
          <w:lang w:eastAsia="he-IL"/>
        </w:rPr>
        <w:t>ו.</w:t>
      </w:r>
    </w:p>
    <w:p w14:paraId="117D45E0"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הנספחים לחוזה זה מהווים חלק בלתי נפרד הימנו ואלה הם:</w:t>
      </w:r>
    </w:p>
    <w:p w14:paraId="0DEE4E36"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A3B2B10"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א'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כללי;</w:t>
      </w:r>
    </w:p>
    <w:p w14:paraId="1AEFB631"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נספח 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שירותי המתכנן;</w:t>
      </w:r>
    </w:p>
    <w:p w14:paraId="792D442C"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ג'</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lang w:eastAsia="he-IL"/>
        </w:rPr>
        <w:t>–</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rtl/>
          <w:lang w:eastAsia="he-IL"/>
        </w:rPr>
        <w:tab/>
        <w:t>לוח זמנים;</w:t>
      </w:r>
    </w:p>
    <w:p w14:paraId="589D4C09"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ד'</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שכר המתכנן;</w:t>
      </w:r>
    </w:p>
    <w:p w14:paraId="257ADF72"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ה'</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תשלומי שכר המתכנן;</w:t>
      </w:r>
    </w:p>
    <w:p w14:paraId="75DADAA6"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ו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הצהרה והתחייבות לשמירת סודיות;</w:t>
      </w:r>
    </w:p>
    <w:p w14:paraId="68030205" w14:textId="77777777" w:rsidR="00A37B0F" w:rsidRDefault="00A37B0F" w:rsidP="00A37B0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5671736D" w14:textId="77777777" w:rsidR="00A37B0F" w:rsidRDefault="00A37B0F" w:rsidP="00A37B0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5965EEDE"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ח'</w:t>
      </w:r>
      <w:r w:rsidRPr="00217E81">
        <w:rPr>
          <w:rFonts w:ascii="Times New Roman" w:eastAsia="Times New Roman" w:hAnsi="Times New Roman" w:cs="David"/>
          <w:sz w:val="20"/>
          <w:szCs w:val="24"/>
          <w:rtl/>
          <w:lang w:eastAsia="he-IL"/>
        </w:rPr>
        <w:t xml:space="preserve"> - </w:t>
      </w:r>
      <w:r w:rsidRPr="00217E81">
        <w:rPr>
          <w:rFonts w:ascii="Times New Roman" w:eastAsia="Times New Roman" w:hAnsi="Times New Roman" w:cs="David"/>
          <w:sz w:val="20"/>
          <w:szCs w:val="24"/>
          <w:rtl/>
          <w:lang w:eastAsia="he-IL"/>
        </w:rPr>
        <w:tab/>
        <w:t>רשימת התכניות והמסמכים שעל המתכנן להנפיק</w:t>
      </w:r>
      <w:r w:rsidR="00A37B0F">
        <w:rPr>
          <w:rFonts w:ascii="Times New Roman" w:eastAsia="Times New Roman" w:hAnsi="Times New Roman" w:cs="David" w:hint="cs"/>
          <w:sz w:val="20"/>
          <w:szCs w:val="24"/>
          <w:rtl/>
          <w:lang w:eastAsia="he-IL"/>
        </w:rPr>
        <w:t>;</w:t>
      </w:r>
    </w:p>
    <w:p w14:paraId="3689A56C"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ט'</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אישור להשלמת הפרויקט/קטע מהפרויקט</w:t>
      </w:r>
      <w:r w:rsidR="00A37B0F">
        <w:rPr>
          <w:rFonts w:ascii="Times New Roman" w:eastAsia="Times New Roman" w:hAnsi="Times New Roman" w:cs="David" w:hint="cs"/>
          <w:sz w:val="20"/>
          <w:szCs w:val="24"/>
          <w:rtl/>
          <w:lang w:eastAsia="he-IL"/>
        </w:rPr>
        <w:t>;</w:t>
      </w:r>
    </w:p>
    <w:p w14:paraId="599BF3DA" w14:textId="77777777" w:rsidR="00217E81" w:rsidRPr="00217E81" w:rsidRDefault="00217E81" w:rsidP="00217E81">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נספח י'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היעדר תביעות</w:t>
      </w:r>
      <w:r w:rsidR="00A37B0F">
        <w:rPr>
          <w:rFonts w:ascii="Times New Roman" w:eastAsia="Times New Roman" w:hAnsi="Times New Roman" w:cs="David" w:hint="cs"/>
          <w:sz w:val="20"/>
          <w:szCs w:val="24"/>
          <w:rtl/>
          <w:lang w:eastAsia="he-IL"/>
        </w:rPr>
        <w:t>;</w:t>
      </w:r>
    </w:p>
    <w:p w14:paraId="4EE6E74F"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שירותי המתכנן</w:t>
      </w:r>
    </w:p>
    <w:p w14:paraId="0B4497D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מוסר בזה למתכנן והמתכנן מקבל על עצמו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p>
    <w:p w14:paraId="6182F52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ומאשר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הינו מכיר ויודע את כל הנדרש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וכי הינו מורשה על 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דין למתן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 xml:space="preserve"> המתכנן, לרבות</w:t>
      </w:r>
      <w:r w:rsidRPr="00217E81">
        <w:rPr>
          <w:rFonts w:ascii="Times New Roman" w:eastAsia="Times New Roman" w:hAnsi="Times New Roman" w:cs="David" w:hint="cs"/>
          <w:sz w:val="20"/>
          <w:szCs w:val="24"/>
          <w:rtl/>
          <w:lang w:eastAsia="he-IL"/>
        </w:rPr>
        <w:t xml:space="preserve"> אך לא רק</w:t>
      </w:r>
      <w:r w:rsidRPr="00217E81">
        <w:rPr>
          <w:rFonts w:ascii="Times New Roman" w:eastAsia="Times New Roman" w:hAnsi="Times New Roman" w:cs="David"/>
          <w:sz w:val="20"/>
          <w:szCs w:val="24"/>
          <w:rtl/>
          <w:lang w:eastAsia="he-IL"/>
        </w:rPr>
        <w:t>,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חוק המהנדסים והאדריכלים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proofErr w:type="spellStart"/>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תשי"ח</w:t>
      </w:r>
      <w:proofErr w:type="spellEnd"/>
      <w:r w:rsidRPr="00217E81">
        <w:rPr>
          <w:rFonts w:ascii="Times New Roman" w:eastAsia="Times New Roman" w:hAnsi="Times New Roman" w:cs="David"/>
          <w:sz w:val="20"/>
          <w:szCs w:val="24"/>
          <w:rtl/>
          <w:lang w:eastAsia="he-IL"/>
        </w:rPr>
        <w:t xml:space="preserve"> - 1958, כי יש בידו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שיון </w:t>
      </w:r>
      <w:r w:rsidRPr="00217E81">
        <w:rPr>
          <w:rFonts w:ascii="Times New Roman" w:eastAsia="Times New Roman" w:hAnsi="Times New Roman" w:cs="David" w:hint="cs"/>
          <w:sz w:val="20"/>
          <w:szCs w:val="24"/>
          <w:rtl/>
          <w:lang w:eastAsia="he-IL"/>
        </w:rPr>
        <w:t xml:space="preserve">בר </w:t>
      </w:r>
      <w:r w:rsidRPr="00217E81">
        <w:rPr>
          <w:rFonts w:ascii="Times New Roman" w:eastAsia="Times New Roman" w:hAnsi="Times New Roman" w:cs="David"/>
          <w:sz w:val="20"/>
          <w:szCs w:val="24"/>
          <w:rtl/>
          <w:lang w:eastAsia="he-IL"/>
        </w:rPr>
        <w:t>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קף לביצוע שירותי </w:t>
      </w:r>
      <w:r w:rsidRPr="00217E81">
        <w:rPr>
          <w:rFonts w:ascii="Times New Roman" w:eastAsia="Times New Roman" w:hAnsi="Times New Roman" w:cs="David" w:hint="cs"/>
          <w:sz w:val="20"/>
          <w:szCs w:val="24"/>
          <w:rtl/>
          <w:lang w:eastAsia="he-IL"/>
        </w:rPr>
        <w:t xml:space="preserve"> המתכנן על פי הדין</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כי הוא בעל הכישורים, הר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שיונות, הידע, הניסיון והאמצעים המאפשרים לו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ביצועם ברמה מקצועית גבוהה ובהתאם למותנה בחוזה.</w:t>
      </w:r>
    </w:p>
    <w:p w14:paraId="7803499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 לו שש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שיקול דעתו</w:t>
      </w:r>
      <w:r w:rsidRPr="00217E81">
        <w:rPr>
          <w:rFonts w:ascii="Times New Roman" w:eastAsia="Times New Roman" w:hAnsi="Times New Roman" w:cs="David" w:hint="cs"/>
          <w:sz w:val="20"/>
          <w:szCs w:val="24"/>
          <w:rtl/>
          <w:lang w:eastAsia="he-IL"/>
        </w:rPr>
        <w:t xml:space="preserve"> הבלעדי</w:t>
      </w:r>
      <w:r w:rsidRPr="00217E81">
        <w:rPr>
          <w:rFonts w:ascii="Times New Roman" w:eastAsia="Times New Roman" w:hAnsi="Times New Roman" w:cs="David"/>
          <w:sz w:val="20"/>
          <w:szCs w:val="24"/>
          <w:rtl/>
          <w:lang w:eastAsia="he-IL"/>
        </w:rPr>
        <w:t xml:space="preserve"> ו</w:t>
      </w:r>
      <w:r w:rsidRPr="00217E81">
        <w:rPr>
          <w:rFonts w:ascii="Times New Roman" w:eastAsia="Times New Roman" w:hAnsi="Times New Roman" w:cs="David" w:hint="cs"/>
          <w:sz w:val="20"/>
          <w:szCs w:val="24"/>
          <w:rtl/>
          <w:lang w:eastAsia="he-IL"/>
        </w:rPr>
        <w:t xml:space="preserve">כי </w:t>
      </w:r>
      <w:r w:rsidRPr="00217E81">
        <w:rPr>
          <w:rFonts w:ascii="Times New Roman" w:eastAsia="Times New Roman" w:hAnsi="Times New Roman" w:cs="David"/>
          <w:sz w:val="20"/>
          <w:szCs w:val="24"/>
          <w:rtl/>
          <w:lang w:eastAsia="he-IL"/>
        </w:rPr>
        <w:t xml:space="preserve">הם יינתנו על ידו בשלבי 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עוד</w:t>
      </w:r>
      <w:r w:rsidRPr="00217E81">
        <w:rPr>
          <w:rFonts w:ascii="Times New Roman" w:eastAsia="Times New Roman" w:hAnsi="Times New Roman" w:cs="David"/>
          <w:sz w:val="20"/>
          <w:szCs w:val="24"/>
          <w:rtl/>
          <w:lang w:eastAsia="he-IL"/>
        </w:rPr>
        <w:t xml:space="preserve"> מוסיף ומצהיר</w:t>
      </w:r>
      <w:r w:rsidRPr="00217E81">
        <w:rPr>
          <w:rFonts w:ascii="Times New Roman" w:eastAsia="Times New Roman" w:hAnsi="Times New Roman" w:cs="David" w:hint="cs"/>
          <w:sz w:val="20"/>
          <w:szCs w:val="24"/>
          <w:rtl/>
          <w:lang w:eastAsia="he-IL"/>
        </w:rPr>
        <w:t xml:space="preserve"> המתכנן,</w:t>
      </w:r>
      <w:r w:rsidRPr="00217E81">
        <w:rPr>
          <w:rFonts w:ascii="Times New Roman" w:eastAsia="Times New Roman" w:hAnsi="Times New Roman" w:cs="David"/>
          <w:sz w:val="20"/>
          <w:szCs w:val="24"/>
          <w:rtl/>
          <w:lang w:eastAsia="he-IL"/>
        </w:rPr>
        <w:t xml:space="preserve"> כי ידוע לו שהמזמין אינו מתחייב להזמין מ</w:t>
      </w:r>
      <w:r w:rsidRPr="00217E81">
        <w:rPr>
          <w:rFonts w:ascii="Times New Roman" w:eastAsia="Times New Roman" w:hAnsi="Times New Roman" w:cs="David" w:hint="cs"/>
          <w:sz w:val="20"/>
          <w:szCs w:val="24"/>
          <w:rtl/>
          <w:lang w:eastAsia="he-IL"/>
        </w:rPr>
        <w:t>מנו</w:t>
      </w:r>
      <w:r w:rsidRPr="00217E81">
        <w:rPr>
          <w:rFonts w:ascii="Times New Roman" w:eastAsia="Times New Roman" w:hAnsi="Times New Roman" w:cs="David"/>
          <w:sz w:val="20"/>
          <w:szCs w:val="24"/>
          <w:rtl/>
          <w:lang w:eastAsia="he-IL"/>
        </w:rPr>
        <w:t xml:space="preserve"> שירותים נוספים מעבר לנקוב בחוזה זה ו</w:t>
      </w:r>
      <w:r w:rsidRPr="00217E81">
        <w:rPr>
          <w:rFonts w:ascii="Times New Roman" w:eastAsia="Times New Roman" w:hAnsi="Times New Roman" w:cs="David" w:hint="cs"/>
          <w:sz w:val="20"/>
          <w:szCs w:val="24"/>
          <w:rtl/>
          <w:lang w:eastAsia="he-IL"/>
        </w:rPr>
        <w:t xml:space="preserve">כמפורט </w:t>
      </w:r>
      <w:r w:rsidRPr="00217E81">
        <w:rPr>
          <w:rFonts w:ascii="Times New Roman" w:eastAsia="Times New Roman" w:hAnsi="Times New Roman" w:cs="David"/>
          <w:sz w:val="20"/>
          <w:szCs w:val="24"/>
          <w:rtl/>
          <w:lang w:eastAsia="he-IL"/>
        </w:rPr>
        <w:t xml:space="preserve">בנספח </w:t>
      </w:r>
      <w:r w:rsidRPr="00217E81">
        <w:rPr>
          <w:rFonts w:ascii="Times New Roman" w:eastAsia="Times New Roman" w:hAnsi="Times New Roman" w:cs="David"/>
          <w:bCs/>
          <w:sz w:val="20"/>
          <w:szCs w:val="24"/>
          <w:rtl/>
          <w:lang w:eastAsia="he-IL"/>
        </w:rPr>
        <w:t xml:space="preserve">ב'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sz w:val="20"/>
          <w:szCs w:val="24"/>
          <w:rtl/>
          <w:lang w:eastAsia="he-IL"/>
        </w:rPr>
        <w:t>.</w:t>
      </w:r>
    </w:p>
    <w:p w14:paraId="312ABB5C"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4F62975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שיקבעו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ע"י המזמין ויהיה חייב לנהוג לפיהם ולקיימם ללא סטייה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הוראה</w:t>
      </w:r>
      <w:r w:rsidRPr="00217E81">
        <w:rPr>
          <w:rFonts w:ascii="Times New Roman" w:eastAsia="Times New Roman" w:hAnsi="Times New Roman" w:cs="David" w:hint="cs"/>
          <w:sz w:val="20"/>
          <w:szCs w:val="24"/>
          <w:rtl/>
          <w:lang w:eastAsia="he-IL"/>
        </w:rPr>
        <w:t xml:space="preserve"> מפורשת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מהמזמין.</w:t>
      </w:r>
    </w:p>
    <w:p w14:paraId="14555D3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הכל כפי שיקבע ע"י המנהל. כן מתחייב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להשתתף בת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אום מראש בכל ישיבות </w:t>
      </w:r>
      <w:r w:rsidRPr="00217E81">
        <w:rPr>
          <w:rFonts w:ascii="Times New Roman" w:eastAsia="Times New Roman" w:hAnsi="Times New Roman" w:cs="David"/>
          <w:sz w:val="20"/>
          <w:szCs w:val="24"/>
          <w:rtl/>
          <w:lang w:eastAsia="he-IL"/>
        </w:rPr>
        <w:lastRenderedPageBreak/>
        <w:t>התיאום אליהן יוזמן.</w:t>
      </w:r>
    </w:p>
    <w:p w14:paraId="29E5FB0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ישמור על נוהלי קשר, תיאום,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שום וצורת המסמכים לפי דרישת המנהל.</w:t>
      </w:r>
    </w:p>
    <w:p w14:paraId="76DCBCB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עוד לא יקבע אחרת ע"י המזמין, יהיה המנהל כ</w:t>
      </w:r>
      <w:r w:rsidRPr="00217E81">
        <w:rPr>
          <w:rFonts w:ascii="Times New Roman" w:eastAsia="Times New Roman" w:hAnsi="Times New Roman" w:cs="David" w:hint="cs"/>
          <w:sz w:val="20"/>
          <w:szCs w:val="24"/>
          <w:rtl/>
          <w:lang w:eastAsia="he-IL"/>
        </w:rPr>
        <w:t>הגדרתו</w:t>
      </w:r>
      <w:r w:rsidRPr="00217E81">
        <w:rPr>
          <w:rFonts w:ascii="Times New Roman" w:eastAsia="Times New Roman" w:hAnsi="Times New Roman" w:cs="David"/>
          <w:sz w:val="20"/>
          <w:szCs w:val="24"/>
          <w:rtl/>
          <w:lang w:eastAsia="he-IL"/>
        </w:rPr>
        <w:t xml:space="preserve"> בנספח </w:t>
      </w:r>
      <w:r w:rsidRPr="00217E81">
        <w:rPr>
          <w:rFonts w:ascii="Times New Roman" w:eastAsia="Times New Roman" w:hAnsi="Times New Roman" w:cs="David"/>
          <w:bCs/>
          <w:sz w:val="20"/>
          <w:szCs w:val="24"/>
          <w:rtl/>
          <w:lang w:eastAsia="he-IL"/>
        </w:rPr>
        <w:t xml:space="preserve">א' </w:t>
      </w:r>
      <w:r w:rsidRPr="00217E81">
        <w:rPr>
          <w:rFonts w:ascii="Times New Roman" w:eastAsia="Times New Roman" w:hAnsi="Times New Roman" w:cs="David"/>
          <w:sz w:val="20"/>
          <w:szCs w:val="24"/>
          <w:rtl/>
          <w:lang w:eastAsia="he-IL"/>
        </w:rPr>
        <w:t>ועל המתכנן להיות</w:t>
      </w:r>
      <w:r w:rsidRPr="00217E81">
        <w:rPr>
          <w:rFonts w:ascii="Times New Roman" w:eastAsia="Times New Roman" w:hAnsi="Times New Roman" w:cs="David" w:hint="cs"/>
          <w:sz w:val="20"/>
          <w:szCs w:val="24"/>
          <w:rtl/>
          <w:lang w:eastAsia="he-IL"/>
        </w:rPr>
        <w:t xml:space="preserve"> עמו</w:t>
      </w:r>
      <w:r w:rsidRPr="00217E81">
        <w:rPr>
          <w:rFonts w:ascii="Times New Roman" w:eastAsia="Times New Roman" w:hAnsi="Times New Roman" w:cs="David"/>
          <w:sz w:val="20"/>
          <w:szCs w:val="24"/>
          <w:rtl/>
          <w:lang w:eastAsia="he-IL"/>
        </w:rPr>
        <w:t xml:space="preserve"> בקשר מתמי</w:t>
      </w:r>
      <w:r w:rsidRPr="00217E81">
        <w:rPr>
          <w:rFonts w:ascii="Times New Roman" w:eastAsia="Times New Roman" w:hAnsi="Times New Roman" w:cs="David" w:hint="cs"/>
          <w:sz w:val="20"/>
          <w:szCs w:val="24"/>
          <w:rtl/>
          <w:lang w:eastAsia="he-IL"/>
        </w:rPr>
        <w:t>ד</w:t>
      </w:r>
      <w:r w:rsidRPr="00217E81">
        <w:rPr>
          <w:rFonts w:ascii="Times New Roman" w:eastAsia="Times New Roman" w:hAnsi="Times New Roman" w:cs="David"/>
          <w:sz w:val="20"/>
          <w:szCs w:val="24"/>
          <w:rtl/>
          <w:lang w:eastAsia="he-IL"/>
        </w:rPr>
        <w:t xml:space="preserve"> ולתאם עמו את כל פעולותיו, אלא אם נקבע </w:t>
      </w:r>
      <w:r w:rsidRPr="00217E81">
        <w:rPr>
          <w:rFonts w:ascii="Times New Roman" w:eastAsia="Times New Roman" w:hAnsi="Times New Roman" w:cs="David" w:hint="cs"/>
          <w:sz w:val="20"/>
          <w:szCs w:val="24"/>
          <w:rtl/>
          <w:lang w:eastAsia="he-IL"/>
        </w:rPr>
        <w:t xml:space="preserve">מפורשות </w:t>
      </w:r>
      <w:r w:rsidRPr="00217E81">
        <w:rPr>
          <w:rFonts w:ascii="Times New Roman" w:eastAsia="Times New Roman" w:hAnsi="Times New Roman" w:cs="David"/>
          <w:sz w:val="20"/>
          <w:szCs w:val="24"/>
          <w:rtl/>
          <w:lang w:eastAsia="he-IL"/>
        </w:rPr>
        <w:t>אחרת ע"י המזמין.</w:t>
      </w:r>
    </w:p>
    <w:p w14:paraId="0D3FE17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ידועות לו הוראות כל התכניות הקיימות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217E81">
        <w:rPr>
          <w:rFonts w:ascii="Times New Roman" w:eastAsia="Times New Roman" w:hAnsi="Times New Roman" w:cs="David" w:hint="cs"/>
          <w:sz w:val="20"/>
          <w:szCs w:val="24"/>
          <w:rtl/>
          <w:lang w:eastAsia="he-IL"/>
        </w:rPr>
        <w:t>יהם של</w:t>
      </w:r>
      <w:r w:rsidRPr="00217E81">
        <w:rPr>
          <w:rFonts w:ascii="Times New Roman" w:eastAsia="Times New Roman" w:hAnsi="Times New Roman" w:cs="David"/>
          <w:sz w:val="20"/>
          <w:szCs w:val="24"/>
          <w:rtl/>
          <w:lang w:eastAsia="he-IL"/>
        </w:rPr>
        <w:t xml:space="preserve"> הדין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הנהלים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התקנים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התקנות החלים בקשר עם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והוא מתחייב לפעול בהתאם לקבוע בהם.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מצהיר המתכנן כי </w:t>
      </w:r>
      <w:r w:rsidRPr="00217E81">
        <w:rPr>
          <w:rFonts w:ascii="Times New Roman" w:eastAsia="Times New Roman" w:hAnsi="Times New Roman" w:cs="David" w:hint="cs"/>
          <w:sz w:val="20"/>
          <w:szCs w:val="24"/>
          <w:rtl/>
          <w:lang w:eastAsia="he-IL"/>
        </w:rPr>
        <w:t xml:space="preserve">הוא </w:t>
      </w:r>
      <w:r w:rsidRPr="00217E81">
        <w:rPr>
          <w:rFonts w:ascii="Times New Roman" w:eastAsia="Times New Roman" w:hAnsi="Times New Roman" w:cs="David"/>
          <w:sz w:val="20"/>
          <w:szCs w:val="24"/>
          <w:rtl/>
          <w:lang w:eastAsia="he-IL"/>
        </w:rPr>
        <w:t xml:space="preserve">בדק בעצמו את כל הנושאים הרלוונטיים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217E81">
        <w:rPr>
          <w:rFonts w:ascii="Times New Roman" w:eastAsia="Times New Roman" w:hAnsi="Times New Roman" w:cs="David"/>
          <w:sz w:val="20"/>
          <w:szCs w:val="24"/>
          <w:rtl/>
          <w:lang w:eastAsia="he-IL"/>
        </w:rPr>
        <w:t>הכל</w:t>
      </w:r>
      <w:proofErr w:type="spellEnd"/>
      <w:r w:rsidRPr="00217E81">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66BA56B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להפיק את כל התכניות </w:t>
      </w:r>
      <w:r w:rsidRPr="00217E81">
        <w:rPr>
          <w:rFonts w:ascii="Times New Roman" w:eastAsia="Times New Roman" w:hAnsi="Times New Roman" w:cs="David" w:hint="cs"/>
          <w:sz w:val="20"/>
          <w:szCs w:val="24"/>
          <w:rtl/>
          <w:lang w:eastAsia="he-IL"/>
        </w:rPr>
        <w:t>נשוא</w:t>
      </w:r>
      <w:r w:rsidRPr="00217E81">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וע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217E81">
        <w:rPr>
          <w:rFonts w:ascii="Times New Roman" w:eastAsia="Times New Roman" w:hAnsi="Times New Roman" w:cs="David" w:hint="cs"/>
          <w:sz w:val="20"/>
          <w:szCs w:val="24"/>
          <w:rtl/>
          <w:lang w:eastAsia="he-IL"/>
        </w:rPr>
        <w:t xml:space="preserve"> בנספח </w:t>
      </w:r>
      <w:r w:rsidRPr="00217E81">
        <w:rPr>
          <w:rFonts w:ascii="Times New Roman" w:eastAsia="Times New Roman" w:hAnsi="Times New Roman" w:cs="David" w:hint="cs"/>
          <w:b/>
          <w:bCs/>
          <w:sz w:val="20"/>
          <w:szCs w:val="24"/>
          <w:rtl/>
          <w:lang w:eastAsia="he-IL"/>
        </w:rPr>
        <w:t>א'</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w:t>
      </w:r>
    </w:p>
    <w:p w14:paraId="159EAB2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יגיש ליועצים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217E81">
        <w:rPr>
          <w:rFonts w:ascii="Times New Roman" w:eastAsia="Times New Roman" w:hAnsi="Times New Roman" w:cs="David" w:hint="cs"/>
          <w:sz w:val="20"/>
          <w:szCs w:val="24"/>
          <w:rtl/>
          <w:lang w:eastAsia="he-IL"/>
        </w:rPr>
        <w:t xml:space="preserve">מפורשות על פי </w:t>
      </w:r>
      <w:r w:rsidRPr="00217E81">
        <w:rPr>
          <w:rFonts w:ascii="Times New Roman" w:eastAsia="Times New Roman" w:hAnsi="Times New Roman" w:cs="David"/>
          <w:sz w:val="20"/>
          <w:szCs w:val="24"/>
          <w:rtl/>
          <w:lang w:eastAsia="he-IL"/>
        </w:rPr>
        <w:t>חוזה זה.</w:t>
      </w:r>
    </w:p>
    <w:p w14:paraId="0319329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אין לו ולא תהינה לו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תביעות ו/או טענות</w:t>
      </w:r>
      <w:r w:rsidRPr="00217E81">
        <w:rPr>
          <w:rFonts w:ascii="Times New Roman" w:eastAsia="Times New Roman" w:hAnsi="Times New Roman" w:cs="David" w:hint="cs"/>
          <w:sz w:val="20"/>
          <w:szCs w:val="24"/>
          <w:rtl/>
          <w:lang w:eastAsia="he-IL"/>
        </w:rPr>
        <w:t xml:space="preserve"> ו/או דרישות ו/או תלונות</w:t>
      </w:r>
      <w:r w:rsidRPr="00217E81">
        <w:rPr>
          <w:rFonts w:ascii="Times New Roman" w:eastAsia="Times New Roman" w:hAnsi="Times New Roman" w:cs="David"/>
          <w:sz w:val="20"/>
          <w:szCs w:val="24"/>
          <w:rtl/>
          <w:lang w:eastAsia="he-IL"/>
        </w:rPr>
        <w:t xml:space="preserve"> כלפי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כלפי המתכננים האחרים בגין מסירת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 משמסר המזמין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 xml:space="preserve">ביצוע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78B5A303"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0"/>
          <w:szCs w:val="24"/>
          <w:rtl/>
          <w:lang w:eastAsia="he-IL"/>
        </w:rPr>
        <w:t>", "</w:t>
      </w:r>
      <w:proofErr w:type="spellStart"/>
      <w:r w:rsidRPr="00217E81">
        <w:rPr>
          <w:rFonts w:ascii="Times New Roman" w:eastAsia="Times New Roman" w:hAnsi="Times New Roman" w:cs="David" w:hint="cs"/>
          <w:sz w:val="20"/>
          <w:szCs w:val="24"/>
          <w:rtl/>
          <w:lang w:eastAsia="he-IL"/>
        </w:rPr>
        <w:t>רמדורנט</w:t>
      </w:r>
      <w:proofErr w:type="spellEnd"/>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של </w:t>
      </w:r>
      <w:proofErr w:type="spellStart"/>
      <w:r w:rsidRPr="00217E81">
        <w:rPr>
          <w:rFonts w:ascii="Times New Roman" w:eastAsia="Times New Roman" w:hAnsi="Times New Roman" w:cs="David"/>
          <w:sz w:val="20"/>
          <w:szCs w:val="24"/>
          <w:rtl/>
          <w:lang w:eastAsia="he-IL"/>
        </w:rPr>
        <w:t>רמדור</w:t>
      </w:r>
      <w:proofErr w:type="spellEnd"/>
      <w:r w:rsidRPr="00217E81">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217E81">
        <w:rPr>
          <w:rFonts w:ascii="Times New Roman" w:eastAsia="Times New Roman" w:hAnsi="Times New Roman" w:cs="David" w:hint="cs"/>
          <w:sz w:val="20"/>
          <w:szCs w:val="24"/>
          <w:rtl/>
          <w:lang w:eastAsia="he-IL"/>
        </w:rPr>
        <w:t>.</w:t>
      </w:r>
    </w:p>
    <w:p w14:paraId="6B3BAF16"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צוות עובדים ואמצעים</w:t>
      </w:r>
    </w:p>
    <w:p w14:paraId="6BB8DFA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יקיים משרד מאויש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מאורגן ומצויד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באופן שיאפשר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בהתאם להוראות חוזה זה.</w:t>
      </w:r>
    </w:p>
    <w:p w14:paraId="2E68922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Cs/>
          <w:sz w:val="20"/>
          <w:szCs w:val="24"/>
          <w:rtl/>
          <w:lang w:eastAsia="he-IL"/>
        </w:rPr>
        <w:t xml:space="preserve"> </w:t>
      </w:r>
      <w:proofErr w:type="spellStart"/>
      <w:r w:rsidRPr="00217E81">
        <w:rPr>
          <w:rFonts w:ascii="Times New Roman" w:eastAsia="Times New Roman" w:hAnsi="Times New Roman" w:cs="David" w:hint="cs"/>
          <w:b/>
          <w:sz w:val="20"/>
          <w:szCs w:val="24"/>
          <w:rtl/>
          <w:lang w:eastAsia="he-IL"/>
        </w:rPr>
        <w:t>המצ"ב</w:t>
      </w:r>
      <w:proofErr w:type="spellEnd"/>
      <w:r w:rsidRPr="00217E81">
        <w:rPr>
          <w:rFonts w:ascii="Times New Roman" w:eastAsia="Times New Roman" w:hAnsi="Times New Roman" w:cs="David" w:hint="cs"/>
          <w:b/>
          <w:sz w:val="20"/>
          <w:szCs w:val="24"/>
          <w:rtl/>
          <w:lang w:eastAsia="he-IL"/>
        </w:rPr>
        <w:t>,</w:t>
      </w:r>
      <w:r w:rsidRPr="00217E81">
        <w:rPr>
          <w:rFonts w:ascii="Times New Roman" w:eastAsia="Times New Roman" w:hAnsi="Times New Roman" w:cs="David"/>
          <w:sz w:val="20"/>
          <w:szCs w:val="24"/>
          <w:rtl/>
          <w:lang w:eastAsia="he-IL"/>
        </w:rPr>
        <w:t xml:space="preserve"> יתאים לביצוע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ברמה ובמועדים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7CBB106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217E81">
        <w:rPr>
          <w:rFonts w:ascii="Times New Roman" w:eastAsia="Times New Roman" w:hAnsi="Times New Roman" w:cs="David" w:hint="cs"/>
          <w:sz w:val="20"/>
          <w:szCs w:val="24"/>
          <w:rtl/>
          <w:lang w:eastAsia="he-IL"/>
        </w:rPr>
        <w:t xml:space="preserve">המוחלט </w:t>
      </w:r>
      <w:r w:rsidRPr="00217E81">
        <w:rPr>
          <w:rFonts w:ascii="Times New Roman" w:eastAsia="Times New Roman" w:hAnsi="Times New Roman" w:cs="David"/>
          <w:sz w:val="20"/>
          <w:szCs w:val="24"/>
          <w:rtl/>
          <w:lang w:eastAsia="he-IL"/>
        </w:rPr>
        <w:t>- להורות למתכנן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2F71D28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sz w:val="20"/>
          <w:szCs w:val="24"/>
          <w:rtl/>
          <w:lang w:eastAsia="he-IL"/>
        </w:rPr>
        <w:t xml:space="preserve">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sz w:val="20"/>
          <w:szCs w:val="24"/>
          <w:rtl/>
          <w:lang w:eastAsia="he-IL"/>
        </w:rPr>
        <w:t>, מנהלו הראשי של המתכנן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המנהל הראשי</w:t>
      </w:r>
      <w:r w:rsidRPr="00217E81">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3CA76AD3"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w:t>
      </w:r>
      <w:r w:rsidRPr="00217E81">
        <w:rPr>
          <w:rFonts w:ascii="Times New Roman" w:eastAsia="Times New Roman" w:hAnsi="Times New Roman" w:cs="David" w:hint="cs"/>
          <w:sz w:val="20"/>
          <w:szCs w:val="24"/>
          <w:rtl/>
          <w:lang w:eastAsia="he-IL"/>
        </w:rPr>
        <w:t>צהיר, כי ידוע לו, ש</w:t>
      </w:r>
      <w:r w:rsidRPr="00217E81">
        <w:rPr>
          <w:rFonts w:ascii="Times New Roman" w:eastAsia="Times New Roman" w:hAnsi="Times New Roman" w:cs="David"/>
          <w:sz w:val="20"/>
          <w:szCs w:val="24"/>
          <w:rtl/>
          <w:lang w:eastAsia="he-IL"/>
        </w:rPr>
        <w:t>במשך כל 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קפ</w:t>
      </w:r>
      <w:r w:rsidRPr="00217E81">
        <w:rPr>
          <w:rFonts w:ascii="Times New Roman" w:eastAsia="Times New Roman" w:hAnsi="Times New Roman" w:cs="David" w:hint="cs"/>
          <w:sz w:val="20"/>
          <w:szCs w:val="24"/>
          <w:rtl/>
          <w:lang w:eastAsia="he-IL"/>
        </w:rPr>
        <w:t>ו של</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יעמוד המנהל הראשי בראשו, יהיה מעורב אישית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התכנון. מבלי לגרוע מהתחייבויות המתכנן כמתחייב מ</w:t>
      </w:r>
      <w:r w:rsidRPr="00217E81">
        <w:rPr>
          <w:rFonts w:ascii="Times New Roman" w:eastAsia="Times New Roman" w:hAnsi="Times New Roman" w:cs="David" w:hint="cs"/>
          <w:sz w:val="20"/>
          <w:szCs w:val="24"/>
          <w:rtl/>
          <w:lang w:eastAsia="he-IL"/>
        </w:rPr>
        <w:t>חוזה זה,</w:t>
      </w:r>
      <w:r w:rsidRPr="00217E81">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DBA074D"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64B70F54"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 xml:space="preserve">המזמין רשאי </w:t>
      </w:r>
      <w:r w:rsidRPr="00217E81">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אינו מבצעו להנחת דעתו, אף אם אושר תחילה ע"י המזמין וכן </w:t>
      </w:r>
      <w:r w:rsidRPr="00217E81">
        <w:rPr>
          <w:rFonts w:ascii="Times New Roman" w:eastAsia="Times New Roman" w:hAnsi="Times New Roman" w:cs="David"/>
          <w:sz w:val="20"/>
          <w:szCs w:val="24"/>
          <w:rtl/>
          <w:lang w:eastAsia="he-IL"/>
        </w:rPr>
        <w:lastRenderedPageBreak/>
        <w:t xml:space="preserve">לדרוש תגבור צוות המתכנן, ועל המתכנן למלא </w:t>
      </w:r>
      <w:r w:rsidRPr="00217E81">
        <w:rPr>
          <w:rFonts w:ascii="Times New Roman" w:eastAsia="Times New Roman" w:hAnsi="Times New Roman" w:cs="David" w:hint="cs"/>
          <w:sz w:val="20"/>
          <w:szCs w:val="24"/>
          <w:rtl/>
          <w:lang w:eastAsia="he-IL"/>
        </w:rPr>
        <w:t xml:space="preserve">אחר </w:t>
      </w:r>
      <w:r w:rsidRPr="00217E81">
        <w:rPr>
          <w:rFonts w:ascii="Times New Roman" w:eastAsia="Times New Roman" w:hAnsi="Times New Roman" w:cs="David"/>
          <w:sz w:val="20"/>
          <w:szCs w:val="24"/>
          <w:rtl/>
          <w:lang w:eastAsia="he-IL"/>
        </w:rPr>
        <w:t>דרישת המזמין לאלתר.</w:t>
      </w:r>
    </w:p>
    <w:p w14:paraId="5DD3FB2E"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החלטות המזמין בדבר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ו/או החלפת עובד מעובדי המתכנן תינתנה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המוחלט</w:t>
      </w:r>
      <w:r w:rsidRPr="00217E81">
        <w:rPr>
          <w:rFonts w:ascii="Times New Roman" w:eastAsia="Times New Roman" w:hAnsi="Times New Roman" w:cs="David" w:hint="cs"/>
          <w:sz w:val="20"/>
          <w:szCs w:val="24"/>
          <w:rtl/>
          <w:lang w:eastAsia="he-IL"/>
        </w:rPr>
        <w:t xml:space="preserve"> של המזמין</w:t>
      </w:r>
      <w:r w:rsidRPr="00217E81">
        <w:rPr>
          <w:rFonts w:ascii="Times New Roman" w:eastAsia="Times New Roman" w:hAnsi="Times New Roman" w:cs="David"/>
          <w:sz w:val="20"/>
          <w:szCs w:val="24"/>
          <w:rtl/>
          <w:lang w:eastAsia="he-IL"/>
        </w:rPr>
        <w:t xml:space="preserve"> וללא צורך במתן נימוקים</w:t>
      </w:r>
      <w:r w:rsidRPr="00217E81">
        <w:rPr>
          <w:rFonts w:ascii="Times New Roman" w:eastAsia="Times New Roman" w:hAnsi="Times New Roman" w:cs="David" w:hint="cs"/>
          <w:sz w:val="20"/>
          <w:szCs w:val="24"/>
          <w:rtl/>
          <w:lang w:eastAsia="he-IL"/>
        </w:rPr>
        <w:t xml:space="preserve"> כאלה ואחרים</w:t>
      </w:r>
      <w:r w:rsidRPr="00217E81">
        <w:rPr>
          <w:rFonts w:ascii="Times New Roman" w:eastAsia="Times New Roman" w:hAnsi="Times New Roman" w:cs="David"/>
          <w:sz w:val="20"/>
          <w:szCs w:val="24"/>
          <w:rtl/>
          <w:lang w:eastAsia="he-IL"/>
        </w:rPr>
        <w:t>. אין בהחלטות אלה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לשחרר את המתכנן מאי</w:t>
      </w:r>
      <w:r w:rsidRPr="00217E81">
        <w:rPr>
          <w:rFonts w:ascii="Times New Roman" w:eastAsia="Times New Roman" w:hAnsi="Times New Roman" w:cs="David" w:hint="cs"/>
          <w:sz w:val="20"/>
          <w:szCs w:val="24"/>
          <w:rtl/>
          <w:lang w:eastAsia="he-IL"/>
        </w:rPr>
        <w:t>לו</w:t>
      </w:r>
      <w:r w:rsidRPr="00217E81">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17E81">
        <w:rPr>
          <w:rFonts w:ascii="Times New Roman" w:eastAsia="Times New Roman" w:hAnsi="Times New Roman" w:cs="David" w:hint="cs"/>
          <w:sz w:val="20"/>
          <w:szCs w:val="24"/>
          <w:rtl/>
          <w:lang w:eastAsia="he-IL"/>
        </w:rPr>
        <w:t xml:space="preserve"> ו/או חבות</w:t>
      </w:r>
      <w:r w:rsidRPr="00217E81">
        <w:rPr>
          <w:rFonts w:ascii="Times New Roman" w:eastAsia="Times New Roman" w:hAnsi="Times New Roman" w:cs="David"/>
          <w:sz w:val="20"/>
          <w:szCs w:val="24"/>
          <w:rtl/>
          <w:lang w:eastAsia="he-IL"/>
        </w:rPr>
        <w:t xml:space="preserve"> שהיא.</w:t>
      </w:r>
    </w:p>
    <w:p w14:paraId="2858029B"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לצייד על חשבונו את צוות עובדיו בכל הציוד הדרוש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w:t>
      </w:r>
      <w:r w:rsidRPr="00217E81">
        <w:rPr>
          <w:rFonts w:ascii="Times New Roman" w:eastAsia="Times New Roman" w:hAnsi="Times New Roman" w:cs="David" w:hint="cs"/>
          <w:sz w:val="20"/>
          <w:szCs w:val="24"/>
          <w:rtl/>
          <w:lang w:eastAsia="he-IL"/>
        </w:rPr>
        <w:t>האחריות בגין אחזקת</w:t>
      </w:r>
      <w:r w:rsidRPr="00217E81">
        <w:rPr>
          <w:rFonts w:ascii="Times New Roman" w:eastAsia="Times New Roman" w:hAnsi="Times New Roman" w:cs="David"/>
          <w:sz w:val="20"/>
          <w:szCs w:val="24"/>
          <w:rtl/>
          <w:lang w:eastAsia="he-IL"/>
        </w:rPr>
        <w:t xml:space="preserve"> ושמיר</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ציוד</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תהיה בידי המתכנן ועל חשבונו, והמזמין לא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בכל אחריות </w:t>
      </w:r>
      <w:r w:rsidRPr="00217E81">
        <w:rPr>
          <w:rFonts w:ascii="Times New Roman" w:eastAsia="Times New Roman" w:hAnsi="Times New Roman" w:cs="David" w:hint="cs"/>
          <w:sz w:val="20"/>
          <w:szCs w:val="24"/>
          <w:rtl/>
          <w:lang w:eastAsia="he-IL"/>
        </w:rPr>
        <w:t xml:space="preserve">ו/או חבות </w:t>
      </w:r>
      <w:r w:rsidRPr="00217E81">
        <w:rPr>
          <w:rFonts w:ascii="Times New Roman" w:eastAsia="Times New Roman" w:hAnsi="Times New Roman" w:cs="David"/>
          <w:sz w:val="20"/>
          <w:szCs w:val="24"/>
          <w:rtl/>
          <w:lang w:eastAsia="he-IL"/>
        </w:rPr>
        <w:t>בגין א</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בדן </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או נזק</w:t>
      </w:r>
      <w:r w:rsidRPr="00217E81">
        <w:rPr>
          <w:rFonts w:ascii="Times New Roman" w:eastAsia="Times New Roman" w:hAnsi="Times New Roman" w:cs="David" w:hint="cs"/>
          <w:sz w:val="20"/>
          <w:szCs w:val="24"/>
          <w:rtl/>
          <w:lang w:eastAsia="he-IL"/>
        </w:rPr>
        <w:t xml:space="preserve"> ו/או קלקול</w:t>
      </w:r>
      <w:r w:rsidRPr="00217E81">
        <w:rPr>
          <w:rFonts w:ascii="Times New Roman" w:eastAsia="Times New Roman" w:hAnsi="Times New Roman" w:cs="David"/>
          <w:sz w:val="20"/>
          <w:szCs w:val="24"/>
          <w:rtl/>
          <w:lang w:eastAsia="he-IL"/>
        </w:rPr>
        <w:t xml:space="preserve"> כלשהו לציוד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לכל חלק ממנו מכל סיבה שהיא.</w:t>
      </w:r>
    </w:p>
    <w:p w14:paraId="5368C78E"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המתכנן</w:t>
      </w:r>
    </w:p>
    <w:p w14:paraId="75BC64D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במגעים עם רשויות 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עם הרשות המקומית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הנוגע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וכל הכרוך בכך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w:t>
      </w:r>
    </w:p>
    <w:p w14:paraId="57761055"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שהמתכנן לא יגיש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תיקונים לתכניות לא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הרשויות המוסמכות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אושרו קודם לכן</w:t>
      </w:r>
      <w:r w:rsidRPr="00217E81">
        <w:rPr>
          <w:rFonts w:ascii="Times New Roman" w:eastAsia="Times New Roman" w:hAnsi="Times New Roman" w:cs="David" w:hint="cs"/>
          <w:sz w:val="20"/>
          <w:szCs w:val="24"/>
          <w:rtl/>
          <w:lang w:eastAsia="he-IL"/>
        </w:rPr>
        <w:t>, מראש ובכתב,</w:t>
      </w:r>
      <w:r w:rsidRPr="00217E81">
        <w:rPr>
          <w:rFonts w:ascii="Times New Roman" w:eastAsia="Times New Roman" w:hAnsi="Times New Roman" w:cs="David"/>
          <w:sz w:val="20"/>
          <w:szCs w:val="24"/>
          <w:rtl/>
          <w:lang w:eastAsia="he-IL"/>
        </w:rPr>
        <w:t xml:space="preserve"> ע"י המזמין.</w:t>
      </w:r>
    </w:p>
    <w:p w14:paraId="675D6092"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הכרוך בהתחייבות חוקית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כספית</w:t>
      </w:r>
      <w:r w:rsidRPr="00217E81">
        <w:rPr>
          <w:rFonts w:ascii="Times New Roman" w:eastAsia="Times New Roman" w:hAnsi="Times New Roman" w:cs="David" w:hint="cs"/>
          <w:sz w:val="20"/>
          <w:szCs w:val="24"/>
          <w:rtl/>
          <w:lang w:eastAsia="he-IL"/>
        </w:rPr>
        <w:t xml:space="preserve"> ו/או אחרת,</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044EBD20"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זולת אם</w:t>
      </w:r>
      <w:r w:rsidRPr="00217E81">
        <w:rPr>
          <w:rFonts w:ascii="Times New Roman" w:eastAsia="Times New Roman" w:hAnsi="Times New Roman" w:cs="David"/>
          <w:sz w:val="20"/>
          <w:szCs w:val="24"/>
          <w:rtl/>
          <w:lang w:eastAsia="he-IL"/>
        </w:rPr>
        <w:t xml:space="preserve"> יוסמך לכך ע"י המזמין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יהיה המתכנן רשאי </w:t>
      </w:r>
      <w:proofErr w:type="spellStart"/>
      <w:r w:rsidRPr="00217E81">
        <w:rPr>
          <w:rFonts w:ascii="Times New Roman" w:eastAsia="Times New Roman" w:hAnsi="Times New Roman" w:cs="David"/>
          <w:sz w:val="20"/>
          <w:szCs w:val="24"/>
          <w:rtl/>
          <w:lang w:eastAsia="he-IL"/>
        </w:rPr>
        <w:t>ליתן</w:t>
      </w:r>
      <w:proofErr w:type="spellEnd"/>
      <w:r w:rsidRPr="00217E81">
        <w:rPr>
          <w:rFonts w:ascii="Times New Roman" w:eastAsia="Times New Roman" w:hAnsi="Times New Roman" w:cs="David"/>
          <w:sz w:val="20"/>
          <w:szCs w:val="24"/>
          <w:rtl/>
          <w:lang w:eastAsia="he-IL"/>
        </w:rPr>
        <w:t xml:space="preserve"> הוראות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הנחיות</w:t>
      </w:r>
      <w:r w:rsidRPr="00217E81">
        <w:rPr>
          <w:rFonts w:ascii="Times New Roman" w:eastAsia="Times New Roman" w:hAnsi="Times New Roman" w:cs="David" w:hint="cs"/>
          <w:sz w:val="20"/>
          <w:szCs w:val="24"/>
          <w:rtl/>
          <w:lang w:eastAsia="he-IL"/>
        </w:rPr>
        <w:t>, בין</w:t>
      </w:r>
      <w:r w:rsidRPr="00217E81">
        <w:rPr>
          <w:rFonts w:ascii="Times New Roman" w:eastAsia="Times New Roman" w:hAnsi="Times New Roman" w:cs="David"/>
          <w:sz w:val="20"/>
          <w:szCs w:val="24"/>
          <w:rtl/>
          <w:lang w:eastAsia="he-IL"/>
        </w:rPr>
        <w:t xml:space="preserve"> במישרין</w:t>
      </w:r>
      <w:r w:rsidRPr="00217E81">
        <w:rPr>
          <w:rFonts w:ascii="Times New Roman" w:eastAsia="Times New Roman" w:hAnsi="Times New Roman" w:cs="David" w:hint="cs"/>
          <w:sz w:val="20"/>
          <w:szCs w:val="24"/>
          <w:rtl/>
          <w:lang w:eastAsia="he-IL"/>
        </w:rPr>
        <w:t xml:space="preserve"> ובין בעקיפין,</w:t>
      </w:r>
      <w:r w:rsidRPr="00217E81">
        <w:rPr>
          <w:rFonts w:ascii="Times New Roman" w:eastAsia="Times New Roman" w:hAnsi="Times New Roman" w:cs="David"/>
          <w:sz w:val="20"/>
          <w:szCs w:val="24"/>
          <w:rtl/>
          <w:lang w:eastAsia="he-IL"/>
        </w:rPr>
        <w:t xml:space="preserve"> לקבלן הראשי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לקבלן העבודות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לנהל עמם מו"מ ביחס למחירים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דרכי ביצוע הכרוכים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 מחירים</w:t>
      </w:r>
      <w:r w:rsidRPr="00217E81">
        <w:rPr>
          <w:rFonts w:ascii="Times New Roman" w:eastAsia="Times New Roman" w:hAnsi="Times New Roman" w:cs="David" w:hint="cs"/>
          <w:sz w:val="20"/>
          <w:szCs w:val="24"/>
          <w:rtl/>
          <w:lang w:eastAsia="he-IL"/>
        </w:rPr>
        <w:t xml:space="preserve"> ו/או כמויות</w:t>
      </w:r>
      <w:r w:rsidRPr="00217E81">
        <w:rPr>
          <w:rFonts w:ascii="Times New Roman" w:eastAsia="Times New Roman" w:hAnsi="Times New Roman" w:cs="David"/>
          <w:sz w:val="20"/>
          <w:szCs w:val="24"/>
          <w:rtl/>
          <w:lang w:eastAsia="he-IL"/>
        </w:rPr>
        <w:t>, אלא באמצעות המזמין או המנהל.</w:t>
      </w:r>
    </w:p>
    <w:p w14:paraId="5BBA204F"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המנהל</w:t>
      </w:r>
    </w:p>
    <w:p w14:paraId="0E764C9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לבדוק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עת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את שרותי המתכנן כולם או </w:t>
      </w:r>
      <w:r w:rsidRPr="00217E81">
        <w:rPr>
          <w:rFonts w:ascii="Times New Roman" w:eastAsia="Times New Roman" w:hAnsi="Times New Roman" w:cs="David" w:hint="cs"/>
          <w:sz w:val="20"/>
          <w:szCs w:val="24"/>
          <w:rtl/>
          <w:lang w:eastAsia="he-IL"/>
        </w:rPr>
        <w:t>מקצתם</w:t>
      </w:r>
      <w:r w:rsidRPr="00217E81">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 כן רשאי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6B6436A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
          <w:sz w:val="20"/>
          <w:szCs w:val="24"/>
          <w:rtl/>
          <w:lang w:eastAsia="he-IL"/>
        </w:rPr>
        <w:t xml:space="preserve"> </w:t>
      </w:r>
      <w:proofErr w:type="spellStart"/>
      <w:r w:rsidRPr="00217E81">
        <w:rPr>
          <w:rFonts w:ascii="Times New Roman" w:eastAsia="Times New Roman" w:hAnsi="Times New Roman" w:cs="David" w:hint="cs"/>
          <w:b/>
          <w:sz w:val="20"/>
          <w:szCs w:val="24"/>
          <w:rtl/>
          <w:lang w:eastAsia="he-IL"/>
        </w:rPr>
        <w:t>המצ"ב</w:t>
      </w:r>
      <w:proofErr w:type="spellEnd"/>
      <w:r w:rsidRPr="00217E81">
        <w:rPr>
          <w:rFonts w:ascii="Times New Roman" w:eastAsia="Times New Roman" w:hAnsi="Times New Roman" w:cs="David"/>
          <w:sz w:val="20"/>
          <w:szCs w:val="24"/>
          <w:rtl/>
          <w:lang w:eastAsia="he-IL"/>
        </w:rPr>
        <w:t>.</w:t>
      </w:r>
    </w:p>
    <w:p w14:paraId="7E91BF0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לצורך הפעלת סמכויותיו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רשאי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מי מטעמו לבקר במשרד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בכל מקום אחר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217E81">
        <w:rPr>
          <w:rFonts w:ascii="Times New Roman" w:eastAsia="Times New Roman" w:hAnsi="Times New Roman" w:cs="David" w:hint="cs"/>
          <w:sz w:val="20"/>
          <w:szCs w:val="24"/>
          <w:rtl/>
          <w:lang w:eastAsia="he-IL"/>
        </w:rPr>
        <w:t>י המנהל 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w:t>
      </w:r>
    </w:p>
    <w:p w14:paraId="385A038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בהפעלת סמכויות המנהל על 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לגרוע </w:t>
      </w:r>
      <w:r w:rsidRPr="00217E81">
        <w:rPr>
          <w:rFonts w:ascii="Times New Roman" w:eastAsia="Times New Roman" w:hAnsi="Times New Roman" w:cs="David" w:hint="cs"/>
          <w:sz w:val="20"/>
          <w:szCs w:val="24"/>
          <w:rtl/>
          <w:lang w:eastAsia="he-IL"/>
        </w:rPr>
        <w:t xml:space="preserve">ו/או לשחרר </w:t>
      </w:r>
      <w:r w:rsidRPr="00217E81">
        <w:rPr>
          <w:rFonts w:ascii="Times New Roman" w:eastAsia="Times New Roman" w:hAnsi="Times New Roman" w:cs="David"/>
          <w:sz w:val="20"/>
          <w:szCs w:val="24"/>
          <w:rtl/>
          <w:lang w:eastAsia="he-IL"/>
        </w:rPr>
        <w:t xml:space="preserve">מאחריות </w:t>
      </w:r>
      <w:r w:rsidRPr="00217E81">
        <w:rPr>
          <w:rFonts w:ascii="Times New Roman" w:eastAsia="Times New Roman" w:hAnsi="Times New Roman" w:cs="David" w:hint="cs"/>
          <w:sz w:val="20"/>
          <w:szCs w:val="24"/>
          <w:rtl/>
          <w:lang w:eastAsia="he-IL"/>
        </w:rPr>
        <w:t>המתכנן על פי חוזה זה ו/או על פי כל דין.</w:t>
      </w:r>
      <w:r w:rsidRPr="00217E81">
        <w:rPr>
          <w:rFonts w:ascii="Times New Roman" w:eastAsia="Times New Roman" w:hAnsi="Times New Roman" w:cs="David"/>
          <w:sz w:val="20"/>
          <w:szCs w:val="24"/>
          <w:rtl/>
          <w:lang w:eastAsia="he-IL"/>
        </w:rPr>
        <w:t xml:space="preserve"> בהקשר זה מובהר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7046FEE1"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אישר המנהל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217E81">
        <w:rPr>
          <w:rFonts w:ascii="Times New Roman" w:eastAsia="Times New Roman" w:hAnsi="Times New Roman" w:cs="David" w:hint="cs"/>
          <w:sz w:val="20"/>
          <w:szCs w:val="24"/>
          <w:rtl/>
          <w:lang w:eastAsia="he-IL"/>
        </w:rPr>
        <w:t>חוזה</w:t>
      </w:r>
      <w:r w:rsidRPr="00217E81">
        <w:rPr>
          <w:rFonts w:ascii="Times New Roman" w:eastAsia="Times New Roman" w:hAnsi="Times New Roman" w:cs="David"/>
          <w:sz w:val="20"/>
          <w:szCs w:val="24"/>
          <w:rtl/>
          <w:lang w:eastAsia="he-IL"/>
        </w:rPr>
        <w:t xml:space="preserve"> זה, </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לשחרר את המתכנן מאחריותו המקצועית המלאה ו</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להטיל על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על המזמין אחריות כלשהי לטיב התכניות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המסמכים האמורים.</w:t>
      </w:r>
    </w:p>
    <w:p w14:paraId="6EACE297"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לוח זמנים ושלבי ב</w:t>
      </w:r>
      <w:r w:rsidRPr="00217E81">
        <w:rPr>
          <w:rFonts w:ascii="Times New Roman" w:eastAsia="Times New Roman" w:hAnsi="Times New Roman" w:cs="David" w:hint="cs"/>
          <w:bCs/>
          <w:sz w:val="20"/>
          <w:szCs w:val="24"/>
          <w:u w:val="single"/>
          <w:rtl/>
          <w:lang w:eastAsia="he-IL"/>
        </w:rPr>
        <w:t>י</w:t>
      </w:r>
      <w:r w:rsidRPr="00217E81">
        <w:rPr>
          <w:rFonts w:ascii="Times New Roman" w:eastAsia="Times New Roman" w:hAnsi="Times New Roman" w:cs="David"/>
          <w:bCs/>
          <w:sz w:val="20"/>
          <w:szCs w:val="24"/>
          <w:u w:val="single"/>
          <w:rtl/>
          <w:lang w:eastAsia="he-IL"/>
        </w:rPr>
        <w:t>צוע</w:t>
      </w:r>
    </w:p>
    <w:p w14:paraId="797DA79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217E81">
        <w:rPr>
          <w:rFonts w:ascii="Times New Roman" w:eastAsia="Times New Roman" w:hAnsi="Times New Roman" w:cs="David"/>
          <w:b/>
          <w:bCs/>
          <w:sz w:val="20"/>
          <w:szCs w:val="24"/>
          <w:rtl/>
          <w:lang w:eastAsia="he-IL"/>
        </w:rPr>
        <w:t>ג'</w:t>
      </w:r>
      <w:r w:rsidRPr="00217E81">
        <w:rPr>
          <w:rFonts w:ascii="Times New Roman" w:eastAsia="Times New Roman" w:hAnsi="Times New Roman" w:cs="David" w:hint="cs"/>
          <w:sz w:val="20"/>
          <w:szCs w:val="24"/>
          <w:rtl/>
          <w:lang w:eastAsia="he-IL"/>
        </w:rPr>
        <w:t xml:space="preserve">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לוח הזמנים</w:t>
      </w:r>
      <w:r w:rsidRPr="00217E81">
        <w:rPr>
          <w:rFonts w:ascii="Times New Roman" w:eastAsia="Times New Roman" w:hAnsi="Times New Roman" w:cs="David"/>
          <w:sz w:val="20"/>
          <w:szCs w:val="24"/>
          <w:rtl/>
          <w:lang w:eastAsia="he-IL"/>
        </w:rPr>
        <w:t>"). כל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 הכלול בשרותי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לא נקבע לו מועד בלוח הזמנים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יבוצע על ידי המתכנן במועד שיהיה דרוש על מנת להבטיח</w:t>
      </w:r>
      <w:r w:rsidRPr="00217E81">
        <w:rPr>
          <w:rFonts w:ascii="Times New Roman" w:eastAsia="Times New Roman" w:hAnsi="Times New Roman" w:cs="David" w:hint="cs"/>
          <w:sz w:val="20"/>
          <w:szCs w:val="24"/>
          <w:rtl/>
          <w:lang w:eastAsia="he-IL"/>
        </w:rPr>
        <w:t xml:space="preserve"> את</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 xml:space="preserve">קבלנים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אחרים בהתאם ללוח הזמנים המוסכם 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מם.</w:t>
      </w:r>
    </w:p>
    <w:p w14:paraId="6492A1D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יתחיל המתכנן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קטע מהפרויקט ו/או שלב משלבי העבודה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או </w:t>
      </w:r>
      <w:r w:rsidRPr="00217E81">
        <w:rPr>
          <w:rFonts w:ascii="Times New Roman" w:eastAsia="Times New Roman" w:hAnsi="Times New Roman" w:cs="David"/>
          <w:b/>
          <w:bCs/>
          <w:sz w:val="20"/>
          <w:szCs w:val="24"/>
          <w:rtl/>
          <w:lang w:eastAsia="he-IL"/>
        </w:rPr>
        <w:t xml:space="preserve">ג'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אלא אם כן הודיע למזמין תחילה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הגיע לדעתו מועד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זה וק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בל </w:t>
      </w:r>
      <w:r w:rsidRPr="00217E81">
        <w:rPr>
          <w:rFonts w:ascii="Times New Roman" w:eastAsia="Times New Roman" w:hAnsi="Times New Roman" w:cs="David"/>
          <w:sz w:val="20"/>
          <w:szCs w:val="24"/>
          <w:rtl/>
          <w:lang w:eastAsia="he-IL"/>
        </w:rPr>
        <w:lastRenderedPageBreak/>
        <w:t>מהמזמין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לביצועו.</w:t>
      </w:r>
    </w:p>
    <w:p w14:paraId="6856D30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יש לראות </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65EA6FEF"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ידוע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התחייבויות היועצים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יתר הגורמים, מותנות בכך שיסופקו להם כל התכניות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ההנחיות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ההוראות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הפרטים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הביאורים שידרשו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מהקבלנים מלטעון לעיכוב מוצדק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6DD50D19"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 יוכר כמוצדק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אך ו</w:t>
      </w:r>
      <w:r w:rsidRPr="00217E81">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216459CA"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הוא נובע מכ</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ח עליון או גורם אחר (להלן יחדיו: "</w:t>
      </w:r>
      <w:r w:rsidRPr="00217E81">
        <w:rPr>
          <w:rFonts w:ascii="Times New Roman" w:eastAsia="Times New Roman" w:hAnsi="Times New Roman" w:cs="David"/>
          <w:b/>
          <w:bCs/>
          <w:sz w:val="20"/>
          <w:szCs w:val="24"/>
          <w:rtl/>
          <w:lang w:eastAsia="he-IL"/>
        </w:rPr>
        <w:t>אירוע דוחה</w:t>
      </w:r>
      <w:r w:rsidRPr="00217E81">
        <w:rPr>
          <w:rFonts w:ascii="Times New Roman" w:eastAsia="Times New Roman" w:hAnsi="Times New Roman" w:cs="David"/>
          <w:sz w:val="20"/>
          <w:szCs w:val="24"/>
          <w:rtl/>
          <w:lang w:eastAsia="he-IL"/>
        </w:rPr>
        <w:t>") שלדעת המנהל לא הייתה למתכנן שליטה עליו.</w:t>
      </w:r>
    </w:p>
    <w:p w14:paraId="21D56ED4"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140989B1"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קיבל תכניות, הנחיות, הוראות, פרטים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4CF41A80"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אישר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האירוע הדוחה אכן מצדיק 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השירות ואת משך הדחייה.</w:t>
      </w:r>
    </w:p>
    <w:p w14:paraId="4BA97A1D" w14:textId="77777777" w:rsidR="00217E81" w:rsidRPr="00217E81" w:rsidRDefault="00217E81" w:rsidP="00217E81">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w:t>
      </w:r>
      <w:r w:rsidRPr="00217E81">
        <w:rPr>
          <w:rFonts w:ascii="Times New Roman" w:eastAsia="Times New Roman" w:hAnsi="Times New Roman" w:cs="David" w:hint="cs"/>
          <w:sz w:val="20"/>
          <w:szCs w:val="24"/>
          <w:rtl/>
          <w:lang w:eastAsia="he-IL"/>
        </w:rPr>
        <w:t xml:space="preserve">כלליות </w:t>
      </w:r>
      <w:r w:rsidRPr="00217E81">
        <w:rPr>
          <w:rFonts w:ascii="Times New Roman" w:eastAsia="Times New Roman" w:hAnsi="Times New Roman" w:cs="David"/>
          <w:sz w:val="20"/>
          <w:szCs w:val="24"/>
          <w:rtl/>
          <w:lang w:eastAsia="he-IL"/>
        </w:rPr>
        <w:t>האמור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חור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 תכנון ע"י אחרים לא יהווה עילה לעיכוב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שור המנהל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p>
    <w:p w14:paraId="3FBE8DA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להודיע למנהל מידית, על כל עיכוב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לפי הערכתו עלול לגרום לאיחור בקיום לוח הזמנים.</w:t>
      </w:r>
    </w:p>
    <w:p w14:paraId="0C4D988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17E0A6B2"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לבקר במשרד המתכנן ולעיין בהתקדמות ובאופן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והמתכנן ימסור למנהל כל הסבר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פרט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דיווח</w:t>
      </w:r>
      <w:r w:rsidRPr="00217E81">
        <w:rPr>
          <w:rFonts w:ascii="Times New Roman" w:eastAsia="Times New Roman" w:hAnsi="Times New Roman" w:cs="David" w:hint="cs"/>
          <w:sz w:val="20"/>
          <w:szCs w:val="24"/>
          <w:rtl/>
          <w:lang w:eastAsia="he-IL"/>
        </w:rPr>
        <w:t>, מיד</w:t>
      </w:r>
      <w:r w:rsidRPr="00217E81">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217E81">
        <w:rPr>
          <w:rFonts w:ascii="Times New Roman" w:eastAsia="Times New Roman" w:hAnsi="Times New Roman" w:cs="David" w:hint="cs"/>
          <w:sz w:val="20"/>
          <w:szCs w:val="24"/>
          <w:rtl/>
          <w:lang w:eastAsia="he-IL"/>
        </w:rPr>
        <w:t xml:space="preserve"> זה ו/או לפי כל דין</w:t>
      </w:r>
      <w:r w:rsidRPr="00217E81">
        <w:rPr>
          <w:rFonts w:ascii="Times New Roman" w:eastAsia="Times New Roman" w:hAnsi="Times New Roman" w:cs="David"/>
          <w:sz w:val="20"/>
          <w:szCs w:val="24"/>
          <w:rtl/>
          <w:lang w:eastAsia="he-IL"/>
        </w:rPr>
        <w:t>.</w:t>
      </w:r>
    </w:p>
    <w:p w14:paraId="2067AA9F"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40952D4"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שכר המתכנן</w:t>
      </w:r>
    </w:p>
    <w:p w14:paraId="34BB6A48"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תמורת שרותי המתכנן וכל יתר התחייבויותיו לפי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כמפורט בנספח </w:t>
      </w:r>
      <w:r w:rsidRPr="00217E81">
        <w:rPr>
          <w:rFonts w:ascii="Times New Roman" w:eastAsia="Times New Roman" w:hAnsi="Times New Roman" w:cs="David"/>
          <w:bCs/>
          <w:sz w:val="20"/>
          <w:szCs w:val="24"/>
          <w:rtl/>
          <w:lang w:eastAsia="he-IL"/>
        </w:rPr>
        <w:t xml:space="preserve">ד' </w:t>
      </w:r>
      <w:proofErr w:type="spellStart"/>
      <w:r w:rsidRPr="00217E81">
        <w:rPr>
          <w:rFonts w:ascii="Times New Roman" w:eastAsia="Times New Roman" w:hAnsi="Times New Roman" w:cs="David" w:hint="cs"/>
          <w:b/>
          <w:sz w:val="20"/>
          <w:szCs w:val="24"/>
          <w:rtl/>
          <w:lang w:eastAsia="he-IL"/>
        </w:rPr>
        <w:t>המצ"ב</w:t>
      </w:r>
      <w:proofErr w:type="spellEnd"/>
      <w:r w:rsidRPr="00217E81">
        <w:rPr>
          <w:rFonts w:ascii="Times New Roman" w:eastAsia="Times New Roman" w:hAnsi="Times New Roman" w:cs="David" w:hint="cs"/>
          <w:b/>
          <w:sz w:val="20"/>
          <w:szCs w:val="24"/>
          <w:rtl/>
          <w:lang w:eastAsia="he-IL"/>
        </w:rPr>
        <w:t xml:space="preserve"> </w:t>
      </w:r>
      <w:r w:rsidRPr="00217E81">
        <w:rPr>
          <w:rFonts w:ascii="Times New Roman" w:eastAsia="Times New Roman" w:hAnsi="Times New Roman" w:cs="David"/>
          <w:sz w:val="20"/>
          <w:szCs w:val="24"/>
          <w:rtl/>
          <w:lang w:eastAsia="he-IL"/>
        </w:rPr>
        <w:t>(להלן: "</w:t>
      </w:r>
      <w:r w:rsidRPr="00217E81">
        <w:rPr>
          <w:rFonts w:ascii="Times New Roman" w:eastAsia="Times New Roman" w:hAnsi="Times New Roman" w:cs="David"/>
          <w:b/>
          <w:bCs/>
          <w:sz w:val="20"/>
          <w:szCs w:val="24"/>
          <w:rtl/>
          <w:lang w:eastAsia="he-IL"/>
        </w:rPr>
        <w:t>שכר המתכנן</w:t>
      </w:r>
      <w:r w:rsidRPr="00217E81">
        <w:rPr>
          <w:rFonts w:ascii="Times New Roman" w:eastAsia="Times New Roman" w:hAnsi="Times New Roman" w:cs="David"/>
          <w:sz w:val="20"/>
          <w:szCs w:val="24"/>
          <w:rtl/>
          <w:lang w:eastAsia="he-IL"/>
        </w:rPr>
        <w:t>").</w:t>
      </w:r>
    </w:p>
    <w:p w14:paraId="14E908C7"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בהוצאות הממשיות בשרותי העזר המפורטים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שא המזמין:</w:t>
      </w:r>
    </w:p>
    <w:p w14:paraId="4B026BBF" w14:textId="77777777" w:rsidR="00217E81" w:rsidRPr="00EB38F9" w:rsidRDefault="00217E81" w:rsidP="00EB38F9">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הדפסות בתוויין המיועדות להפצה לאחרים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החזר.</w:t>
      </w:r>
    </w:p>
    <w:p w14:paraId="36EC53BB"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4"/>
          <w:rtl/>
          <w:lang w:eastAsia="he-IL"/>
        </w:rPr>
      </w:pPr>
    </w:p>
    <w:p w14:paraId="23550281"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העתקות שנמסרו ע"י המתכנן למזמין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לרשויות המוסמכות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ליועצים, למעט העתקות וצילומים שיפיק המתכנן במשרדו.</w:t>
      </w:r>
    </w:p>
    <w:p w14:paraId="0F4DD2FA"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שכפול מסמכים.</w:t>
      </w:r>
    </w:p>
    <w:p w14:paraId="37A37891"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מודלים, פרוספקטים ופרספקטיבות, המוזמנים לצורכי שיווק (למעט מודלים ופרספקטיבות לצורכי עבודה והחלטה).</w:t>
      </w:r>
    </w:p>
    <w:p w14:paraId="155531EA"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מדידות וצילומי אויר.</w:t>
      </w:r>
    </w:p>
    <w:p w14:paraId="00688C51"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קידוחים ובדיקות קרקע.</w:t>
      </w:r>
    </w:p>
    <w:p w14:paraId="45DBBCA4"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שליחויות.</w:t>
      </w:r>
    </w:p>
    <w:p w14:paraId="19E0C8C8"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העזר המפורטים בסעיפים 7.2.1 עד 7.2.3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יוזמנו על ידי המתכנן באמצעות מערכת ניהול פרויקטים </w:t>
      </w:r>
      <w:r w:rsidRPr="00217E81">
        <w:rPr>
          <w:rFonts w:ascii="Times New Roman" w:eastAsia="Times New Roman" w:hAnsi="Times New Roman" w:cs="David"/>
          <w:sz w:val="20"/>
          <w:szCs w:val="24"/>
          <w:lang w:eastAsia="he-IL"/>
        </w:rPr>
        <w:t>VIEW</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 מערכת </w:t>
      </w:r>
      <w:proofErr w:type="spellStart"/>
      <w:r w:rsidRPr="00217E81">
        <w:rPr>
          <w:rFonts w:ascii="Times New Roman" w:eastAsia="Times New Roman" w:hAnsi="Times New Roman" w:cs="David"/>
          <w:sz w:val="20"/>
          <w:szCs w:val="24"/>
          <w:rtl/>
          <w:lang w:eastAsia="he-IL"/>
        </w:rPr>
        <w:t>רמדורנט</w:t>
      </w:r>
      <w:proofErr w:type="spellEnd"/>
      <w:r w:rsidRPr="00217E81">
        <w:rPr>
          <w:rFonts w:ascii="Times New Roman" w:eastAsia="Times New Roman" w:hAnsi="Times New Roman" w:cs="David"/>
          <w:sz w:val="20"/>
          <w:szCs w:val="24"/>
          <w:rtl/>
          <w:lang w:eastAsia="he-IL"/>
        </w:rPr>
        <w:t xml:space="preserve"> מודול ניהול מסמכים (</w:t>
      </w:r>
      <w:r w:rsidRPr="00217E81">
        <w:rPr>
          <w:rFonts w:ascii="Times New Roman" w:eastAsia="Times New Roman" w:hAnsi="Times New Roman" w:cs="David"/>
          <w:sz w:val="20"/>
          <w:szCs w:val="24"/>
          <w:lang w:eastAsia="he-IL"/>
        </w:rPr>
        <w:t>DM</w:t>
      </w:r>
      <w:r w:rsidRPr="00217E81">
        <w:rPr>
          <w:rFonts w:ascii="Times New Roman" w:eastAsia="Times New Roman" w:hAnsi="Times New Roman" w:cs="David"/>
          <w:sz w:val="20"/>
          <w:szCs w:val="24"/>
          <w:rtl/>
          <w:lang w:eastAsia="he-IL"/>
        </w:rPr>
        <w:t>) רק ממכונים המאושרים ע"י המזמין לבצע עבודות עבורו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5F83636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על חשבון שכר המתכנן ישולמו למתכנן תשלומי ביניים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עורים ובמועדים המפורטים בנספח</w:t>
      </w:r>
      <w:r w:rsidRPr="00217E81">
        <w:rPr>
          <w:rFonts w:ascii="Times New Roman" w:eastAsia="Times New Roman" w:hAnsi="Times New Roman" w:cs="David"/>
          <w:bCs/>
          <w:sz w:val="20"/>
          <w:szCs w:val="24"/>
          <w:rtl/>
          <w:lang w:eastAsia="he-IL"/>
        </w:rPr>
        <w:t xml:space="preserve"> ה'</w:t>
      </w:r>
      <w:r w:rsidRPr="00217E81">
        <w:rPr>
          <w:rFonts w:ascii="Times New Roman" w:eastAsia="Times New Roman" w:hAnsi="Times New Roman" w:cs="David" w:hint="cs"/>
          <w:sz w:val="20"/>
          <w:szCs w:val="24"/>
          <w:rtl/>
          <w:lang w:eastAsia="he-IL"/>
        </w:rPr>
        <w:t xml:space="preserve">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217E81">
        <w:rPr>
          <w:rFonts w:ascii="Times New Roman" w:eastAsia="Times New Roman" w:hAnsi="Times New Roman" w:cs="David"/>
          <w:sz w:val="20"/>
          <w:szCs w:val="24"/>
          <w:rtl/>
          <w:lang w:eastAsia="he-IL"/>
        </w:rPr>
        <w:t>לשלמם</w:t>
      </w:r>
      <w:proofErr w:type="spellEnd"/>
      <w:r w:rsidRPr="00217E81">
        <w:rPr>
          <w:rFonts w:ascii="Times New Roman" w:eastAsia="Times New Roman" w:hAnsi="Times New Roman" w:cs="David"/>
          <w:sz w:val="20"/>
          <w:szCs w:val="24"/>
          <w:rtl/>
          <w:lang w:eastAsia="he-IL"/>
        </w:rPr>
        <w:t xml:space="preserve">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p>
    <w:p w14:paraId="4E89D3A4"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תשלומי הביניים לפי פסקה זו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משלבי שירותי המתכנן ו/או טיב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1889174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השכר האמור בנספח </w:t>
      </w:r>
      <w:r w:rsidRPr="00217E81">
        <w:rPr>
          <w:rFonts w:ascii="Times New Roman" w:eastAsia="Times New Roman" w:hAnsi="Times New Roman" w:cs="David"/>
          <w:b/>
          <w:bCs/>
          <w:sz w:val="20"/>
          <w:szCs w:val="24"/>
          <w:rtl/>
          <w:lang w:eastAsia="he-IL"/>
        </w:rPr>
        <w:t xml:space="preserve">ד'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ה</w:t>
      </w:r>
      <w:r w:rsidRPr="00217E81">
        <w:rPr>
          <w:rFonts w:ascii="Times New Roman" w:eastAsia="Times New Roman" w:hAnsi="Times New Roman" w:cs="David" w:hint="cs"/>
          <w:sz w:val="20"/>
          <w:szCs w:val="24"/>
          <w:rtl/>
          <w:lang w:eastAsia="he-IL"/>
        </w:rPr>
        <w:t xml:space="preserve">ינו </w:t>
      </w:r>
      <w:r w:rsidRPr="00217E81">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217E81">
        <w:rPr>
          <w:rFonts w:ascii="Times New Roman" w:eastAsia="Times New Roman" w:hAnsi="Times New Roman" w:cs="David" w:hint="cs"/>
          <w:sz w:val="20"/>
          <w:szCs w:val="24"/>
          <w:rtl/>
          <w:lang w:eastAsia="he-IL"/>
        </w:rPr>
        <w:t xml:space="preserve">זה </w:t>
      </w:r>
      <w:r w:rsidRPr="00217E81">
        <w:rPr>
          <w:rFonts w:ascii="Times New Roman" w:eastAsia="Times New Roman" w:hAnsi="Times New Roman" w:cs="David"/>
          <w:sz w:val="20"/>
          <w:szCs w:val="24"/>
          <w:rtl/>
          <w:lang w:eastAsia="he-IL"/>
        </w:rPr>
        <w:t>במפורש אחרת. תנאי לתשלום שכר המתכנן במלואו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הינו המצאת הצהרה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217E81">
        <w:rPr>
          <w:rFonts w:ascii="Times New Roman" w:eastAsia="Times New Roman" w:hAnsi="Times New Roman" w:cs="David"/>
          <w:b/>
          <w:bCs/>
          <w:sz w:val="20"/>
          <w:szCs w:val="24"/>
          <w:rtl/>
          <w:lang w:eastAsia="he-IL"/>
        </w:rPr>
        <w:t>ט'</w:t>
      </w:r>
      <w:r w:rsidRPr="00217E81">
        <w:rPr>
          <w:rFonts w:ascii="Times New Roman" w:eastAsia="Times New Roman" w:hAnsi="Times New Roman" w:cs="David"/>
          <w:sz w:val="20"/>
          <w:szCs w:val="24"/>
          <w:rtl/>
          <w:lang w:eastAsia="he-IL"/>
        </w:rPr>
        <w:t xml:space="preserve"> לחוזה זה וכתב היעדר תביעות המצורף כנספח</w:t>
      </w:r>
      <w:r w:rsidRPr="00217E81">
        <w:rPr>
          <w:rFonts w:ascii="Times New Roman" w:eastAsia="Times New Roman" w:hAnsi="Times New Roman" w:cs="David"/>
          <w:b/>
          <w:bCs/>
          <w:sz w:val="20"/>
          <w:szCs w:val="24"/>
          <w:rtl/>
          <w:lang w:eastAsia="he-IL"/>
        </w:rPr>
        <w:t xml:space="preserve"> י'</w:t>
      </w:r>
      <w:r w:rsidRPr="00217E81">
        <w:rPr>
          <w:rFonts w:ascii="Times New Roman" w:eastAsia="Times New Roman" w:hAnsi="Times New Roman" w:cs="David"/>
          <w:sz w:val="20"/>
          <w:szCs w:val="24"/>
          <w:rtl/>
          <w:lang w:eastAsia="he-IL"/>
        </w:rPr>
        <w:t xml:space="preserve"> לחוזה זה למזמין, חתום ע"י המתכנן ומאומת כנדרש בו.</w:t>
      </w:r>
    </w:p>
    <w:p w14:paraId="5E4E59A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מבלי לפגוע בכלליות האמור בסעיף </w:t>
      </w:r>
      <w:r w:rsidRPr="00217E81">
        <w:rPr>
          <w:rFonts w:ascii="Times New Roman" w:eastAsia="Times New Roman" w:hAnsi="Times New Roman" w:cs="David" w:hint="cs"/>
          <w:sz w:val="20"/>
          <w:szCs w:val="24"/>
          <w:rtl/>
          <w:lang w:eastAsia="he-IL"/>
        </w:rPr>
        <w:t>7 לעיל</w:t>
      </w:r>
      <w:r w:rsidRPr="00217E81">
        <w:rPr>
          <w:rFonts w:ascii="Times New Roman" w:eastAsia="Times New Roman" w:hAnsi="Times New Roman" w:cs="David"/>
          <w:sz w:val="20"/>
          <w:szCs w:val="24"/>
          <w:rtl/>
          <w:lang w:eastAsia="he-IL"/>
        </w:rPr>
        <w:t>, 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רכוש ה</w:t>
      </w:r>
      <w:r w:rsidRPr="00217E81">
        <w:rPr>
          <w:rFonts w:ascii="Times New Roman" w:eastAsia="Times New Roman" w:hAnsi="Times New Roman" w:cs="David" w:hint="cs"/>
          <w:sz w:val="20"/>
          <w:szCs w:val="24"/>
          <w:rtl/>
          <w:lang w:eastAsia="he-IL"/>
        </w:rPr>
        <w:t>מזמין</w:t>
      </w:r>
      <w:r w:rsidRPr="00217E81">
        <w:rPr>
          <w:rFonts w:ascii="Times New Roman" w:eastAsia="Times New Roman" w:hAnsi="Times New Roman" w:cs="David"/>
          <w:sz w:val="20"/>
          <w:szCs w:val="24"/>
          <w:rtl/>
          <w:lang w:eastAsia="he-IL"/>
        </w:rPr>
        <w:t>. מובהר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הפרת סעיף זה על ידי המתכנן תה</w:t>
      </w:r>
      <w:r w:rsidRPr="00217E81">
        <w:rPr>
          <w:rFonts w:ascii="Times New Roman" w:eastAsia="Times New Roman" w:hAnsi="Times New Roman" w:cs="David" w:hint="cs"/>
          <w:sz w:val="20"/>
          <w:szCs w:val="24"/>
          <w:rtl/>
          <w:lang w:eastAsia="he-IL"/>
        </w:rPr>
        <w:t>ווה</w:t>
      </w:r>
      <w:r w:rsidRPr="00217E81">
        <w:rPr>
          <w:rFonts w:ascii="Times New Roman" w:eastAsia="Times New Roman" w:hAnsi="Times New Roman" w:cs="David"/>
          <w:sz w:val="20"/>
          <w:szCs w:val="24"/>
          <w:rtl/>
          <w:lang w:eastAsia="he-IL"/>
        </w:rPr>
        <w:t xml:space="preserve"> הפרה יסודית של חוזה</w:t>
      </w:r>
      <w:r w:rsidRPr="00217E81">
        <w:rPr>
          <w:rFonts w:ascii="Times New Roman" w:eastAsia="Times New Roman" w:hAnsi="Times New Roman" w:cs="David" w:hint="cs"/>
          <w:sz w:val="20"/>
          <w:szCs w:val="24"/>
          <w:rtl/>
          <w:lang w:eastAsia="he-IL"/>
        </w:rPr>
        <w:t xml:space="preserve"> זה. </w:t>
      </w:r>
    </w:p>
    <w:p w14:paraId="7ED14BBA"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תנאים מקדמיים לביצוע תשלום כלשהו ע"ח שכר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הצגת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217E81">
        <w:rPr>
          <w:rFonts w:ascii="Times New Roman" w:eastAsia="Times New Roman" w:hAnsi="Times New Roman" w:cs="David" w:hint="cs"/>
          <w:sz w:val="20"/>
          <w:szCs w:val="24"/>
          <w:rtl/>
          <w:lang w:eastAsia="he-IL"/>
        </w:rPr>
        <w:t>עובר</w:t>
      </w:r>
      <w:r w:rsidRPr="00217E81">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3E532165"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1634FF3A"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שנויים בתכנון</w:t>
      </w:r>
    </w:p>
    <w:p w14:paraId="0A301E4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3055058" w14:textId="77777777" w:rsidR="00217E81" w:rsidRPr="00027EF2"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027EF2">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027EF2">
        <w:rPr>
          <w:rFonts w:ascii="Times New Roman" w:eastAsia="Times New Roman" w:hAnsi="Times New Roman" w:cs="David" w:hint="cs"/>
          <w:sz w:val="20"/>
          <w:szCs w:val="24"/>
          <w:rtl/>
          <w:lang w:eastAsia="he-IL"/>
        </w:rPr>
        <w:t>ים</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bCs/>
          <w:sz w:val="20"/>
          <w:szCs w:val="24"/>
          <w:rtl/>
          <w:lang w:eastAsia="he-IL"/>
        </w:rPr>
        <w:t>ב' או ג'</w:t>
      </w:r>
      <w:r w:rsidRPr="00027EF2">
        <w:rPr>
          <w:rFonts w:ascii="Times New Roman" w:eastAsia="Times New Roman" w:hAnsi="Times New Roman" w:cs="David" w:hint="cs"/>
          <w:b/>
          <w:sz w:val="20"/>
          <w:szCs w:val="24"/>
          <w:rtl/>
          <w:lang w:eastAsia="he-IL"/>
        </w:rPr>
        <w:t xml:space="preserve"> </w:t>
      </w:r>
      <w:proofErr w:type="spellStart"/>
      <w:r w:rsidRPr="00027EF2">
        <w:rPr>
          <w:rFonts w:ascii="Times New Roman" w:eastAsia="Times New Roman" w:hAnsi="Times New Roman" w:cs="David" w:hint="cs"/>
          <w:b/>
          <w:sz w:val="20"/>
          <w:szCs w:val="24"/>
          <w:rtl/>
          <w:lang w:eastAsia="he-IL"/>
        </w:rPr>
        <w:t>המצ"ב</w:t>
      </w:r>
      <w:proofErr w:type="spellEnd"/>
      <w:r w:rsidRPr="00027EF2">
        <w:rPr>
          <w:rFonts w:ascii="Times New Roman" w:eastAsia="Times New Roman" w:hAnsi="Times New Roman" w:cs="David"/>
          <w:sz w:val="20"/>
          <w:szCs w:val="24"/>
          <w:rtl/>
          <w:lang w:eastAsia="he-IL"/>
        </w:rPr>
        <w:t>, וב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רותי המתכנן</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אלמלא השנויים</w:t>
      </w:r>
      <w:r w:rsidRPr="00027EF2">
        <w:rPr>
          <w:rFonts w:ascii="Times New Roman" w:eastAsia="Times New Roman" w:hAnsi="Times New Roman" w:cs="David" w:hint="cs"/>
          <w:sz w:val="20"/>
          <w:szCs w:val="24"/>
          <w:rtl/>
          <w:lang w:eastAsia="he-IL"/>
        </w:rPr>
        <w:t xml:space="preserve"> כאמור</w:t>
      </w:r>
      <w:r w:rsidRPr="00027EF2">
        <w:rPr>
          <w:rFonts w:ascii="Times New Roman" w:eastAsia="Times New Roman" w:hAnsi="Times New Roman" w:cs="David"/>
          <w:sz w:val="20"/>
          <w:szCs w:val="24"/>
          <w:rtl/>
          <w:lang w:eastAsia="he-IL"/>
        </w:rPr>
        <w:t>, יהיה</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זכאי לפיצוי בעד העבודה הנוספת שב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עקב השנויים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כאמור</w:t>
      </w:r>
      <w:r w:rsidRPr="00027EF2">
        <w:rPr>
          <w:rFonts w:ascii="Times New Roman" w:eastAsia="Times New Roman" w:hAnsi="Times New Roman" w:cs="David"/>
          <w:sz w:val="20"/>
          <w:szCs w:val="24"/>
          <w:rtl/>
          <w:lang w:eastAsia="he-IL"/>
        </w:rPr>
        <w:t>. הפיצוי ישולם בגין העבודה הנוספת שהמתכנן 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 xml:space="preserve"> המתכנן ושכר המתכנן. בכל מקרה</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ה</w:t>
      </w:r>
      <w:r w:rsidRPr="00027EF2">
        <w:rPr>
          <w:rFonts w:ascii="Times New Roman" w:eastAsia="Times New Roman" w:hAnsi="Times New Roman" w:cs="David"/>
          <w:sz w:val="20"/>
          <w:szCs w:val="24"/>
          <w:rtl/>
          <w:lang w:eastAsia="he-IL"/>
        </w:rPr>
        <w:t>שנויים</w:t>
      </w:r>
      <w:r w:rsidRPr="00027EF2">
        <w:rPr>
          <w:rFonts w:ascii="Times New Roman" w:eastAsia="Times New Roman" w:hAnsi="Times New Roman" w:cs="David" w:hint="cs"/>
          <w:sz w:val="20"/>
          <w:szCs w:val="24"/>
          <w:rtl/>
          <w:lang w:eastAsia="he-IL"/>
        </w:rPr>
        <w:t xml:space="preserve"> כאמור, לא יהוו</w:t>
      </w:r>
      <w:r w:rsidRPr="00027EF2">
        <w:rPr>
          <w:rFonts w:ascii="Times New Roman" w:eastAsia="Times New Roman" w:hAnsi="Times New Roman" w:cs="David"/>
          <w:sz w:val="20"/>
          <w:szCs w:val="24"/>
          <w:rtl/>
          <w:lang w:eastAsia="he-IL"/>
        </w:rPr>
        <w:t xml:space="preserve"> עילה לש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נוי בלוח הזמנים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אלא בא</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 xml:space="preserve">שור המנהל </w:t>
      </w:r>
      <w:r w:rsidRPr="00027EF2">
        <w:rPr>
          <w:rFonts w:ascii="Times New Roman" w:eastAsia="Times New Roman" w:hAnsi="Times New Roman" w:cs="David" w:hint="cs"/>
          <w:sz w:val="20"/>
          <w:szCs w:val="24"/>
          <w:rtl/>
          <w:lang w:eastAsia="he-IL"/>
        </w:rPr>
        <w:t>מראש ו</w:t>
      </w:r>
      <w:r w:rsidRPr="00027EF2">
        <w:rPr>
          <w:rFonts w:ascii="Times New Roman" w:eastAsia="Times New Roman" w:hAnsi="Times New Roman" w:cs="David"/>
          <w:sz w:val="20"/>
          <w:szCs w:val="24"/>
          <w:rtl/>
          <w:lang w:eastAsia="he-IL"/>
        </w:rPr>
        <w:t>בכתב.</w:t>
      </w:r>
    </w:p>
    <w:p w14:paraId="2DE82AA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על אף</w:t>
      </w:r>
      <w:r w:rsidRPr="00217E81">
        <w:rPr>
          <w:rFonts w:ascii="Times New Roman" w:eastAsia="Times New Roman" w:hAnsi="Times New Roman" w:cs="David"/>
          <w:sz w:val="20"/>
          <w:szCs w:val="24"/>
          <w:rtl/>
          <w:lang w:eastAsia="he-IL"/>
        </w:rPr>
        <w:t xml:space="preserve"> האמור בסעיף 8.2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יגיע למתכנן דבר בגין שינויים הנובעים מ:</w:t>
      </w:r>
    </w:p>
    <w:p w14:paraId="3EB9AEC6"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 xml:space="preserve">טעות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קוי בתכנון ו/או באומדן של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של היועצים.</w:t>
      </w:r>
    </w:p>
    <w:p w14:paraId="7472B4CC"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התכנון אינו התכנון היעיל ביותר.</w:t>
      </w:r>
    </w:p>
    <w:p w14:paraId="6F8EF243"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59F0F3CB"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השינויים מתחייבים מדרישת רשויות מוסמכות. </w:t>
      </w:r>
    </w:p>
    <w:p w14:paraId="0BC58B8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להכין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עבור רוכשים שיבקשו זאת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3486E9FA" w14:textId="77777777" w:rsidR="00217E81" w:rsidRPr="00217E81" w:rsidRDefault="00217E81" w:rsidP="00217E81">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מחיר השינויים ותנאי התשלום בגין תכנון השינויים </w:t>
      </w:r>
      <w:r w:rsidRPr="00217E81">
        <w:rPr>
          <w:rFonts w:ascii="Times New Roman" w:eastAsia="Times New Roman" w:hAnsi="Times New Roman" w:cs="David" w:hint="cs"/>
          <w:sz w:val="20"/>
          <w:szCs w:val="24"/>
          <w:rtl/>
          <w:lang w:eastAsia="he-IL"/>
        </w:rPr>
        <w:t xml:space="preserve">כאמור, </w:t>
      </w:r>
      <w:r w:rsidRPr="00217E81">
        <w:rPr>
          <w:rFonts w:ascii="Times New Roman" w:eastAsia="Times New Roman" w:hAnsi="Times New Roman" w:cs="David"/>
          <w:sz w:val="20"/>
          <w:szCs w:val="24"/>
          <w:rtl/>
          <w:lang w:eastAsia="he-IL"/>
        </w:rPr>
        <w:t>יסוכמו בין המתכנן לרוכשים. המתכנן יתקשר עם הרוכש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בענ</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ין קביעת מחיר השינויים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תובא בפני המנהל והוא יהיה המוסמך להכריע בה.</w:t>
      </w:r>
    </w:p>
    <w:p w14:paraId="36CAE22E"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אחריות וביטוח</w:t>
      </w:r>
    </w:p>
    <w:p w14:paraId="2053C7B1" w14:textId="77777777" w:rsidR="00A37B0F" w:rsidRPr="00013687" w:rsidRDefault="00A37B0F" w:rsidP="00A37B0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920A7FE" w14:textId="77777777" w:rsidR="00A37B0F" w:rsidRPr="00013687" w:rsidRDefault="00A37B0F" w:rsidP="00A37B0F">
      <w:pPr>
        <w:pStyle w:val="a4"/>
        <w:numPr>
          <w:ilvl w:val="1"/>
          <w:numId w:val="32"/>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04D99B30" w14:textId="77777777" w:rsidR="00A37B0F" w:rsidRPr="00013687" w:rsidRDefault="00A37B0F" w:rsidP="00A37B0F">
      <w:pPr>
        <w:pStyle w:val="a4"/>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2B2320BC" w14:textId="77777777" w:rsidR="00A37B0F" w:rsidRPr="00013687" w:rsidRDefault="00A37B0F" w:rsidP="00A37B0F">
      <w:pPr>
        <w:pStyle w:val="a4"/>
        <w:numPr>
          <w:ilvl w:val="1"/>
          <w:numId w:val="32"/>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7DAB8AC9" w14:textId="77777777" w:rsidR="00A37B0F"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8F82D97" w14:textId="77777777" w:rsidR="00A37B0F"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3F9DB57" w14:textId="77777777" w:rsidR="00A37B0F" w:rsidRPr="00013687"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3605825" w14:textId="77777777" w:rsidR="00A37B0F" w:rsidRDefault="00A37B0F" w:rsidP="00A37B0F">
      <w:pPr>
        <w:widowControl w:val="0"/>
        <w:numPr>
          <w:ilvl w:val="1"/>
          <w:numId w:val="32"/>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62225E7A"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5B8F62C2"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26CC90A8"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w:t>
      </w:r>
      <w:r>
        <w:rPr>
          <w:rFonts w:ascii="Times New Roman" w:eastAsia="Times New Roman" w:hAnsi="Times New Roman" w:cs="David" w:hint="cs"/>
          <w:sz w:val="20"/>
          <w:szCs w:val="24"/>
          <w:rtl/>
          <w:lang w:eastAsia="he-IL"/>
        </w:rPr>
        <w:lastRenderedPageBreak/>
        <w:t xml:space="preserve">על פי הסכם זה. </w:t>
      </w:r>
    </w:p>
    <w:p w14:paraId="10D65141"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08F7E463"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29015F2A"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34ACA6C0"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5E85DB15"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50328B78"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E1D6870"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093C7578"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proofErr w:type="spellStart"/>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proofErr w:type="spellEnd"/>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F733BD5"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32CB3FE8"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3A5F85EB" w14:textId="77777777" w:rsidR="00A37B0F" w:rsidRPr="00A42052"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7DA14BA7"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אספקת תכניות</w:t>
      </w:r>
    </w:p>
    <w:p w14:paraId="2FE04A3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עת במהלך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וכן בתקופת הבדק של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w:t>
      </w:r>
      <w:proofErr w:type="spellStart"/>
      <w:r w:rsidRPr="00217E81">
        <w:rPr>
          <w:rFonts w:ascii="Times New Roman" w:eastAsia="Times New Roman" w:hAnsi="Times New Roman" w:cs="David"/>
          <w:sz w:val="20"/>
          <w:szCs w:val="24"/>
          <w:rtl/>
          <w:lang w:eastAsia="he-IL"/>
        </w:rPr>
        <w:t>המצ"ב</w:t>
      </w:r>
      <w:proofErr w:type="spellEnd"/>
      <w:r w:rsidRPr="00217E81">
        <w:rPr>
          <w:rFonts w:ascii="Times New Roman" w:eastAsia="Times New Roman" w:hAnsi="Times New Roman" w:cs="David"/>
          <w:sz w:val="20"/>
          <w:szCs w:val="24"/>
          <w:rtl/>
          <w:lang w:eastAsia="he-IL"/>
        </w:rPr>
        <w:t xml:space="preserve"> כנספח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xml:space="preserve"> לחוזה זה, ובמידה והדרישה מתייחסת לתכניות שאינ</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בידו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יערכ</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המתכנן בהקדם האפשרי וימסר</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למזמין.</w:t>
      </w:r>
    </w:p>
    <w:p w14:paraId="4A8C064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עם גמר שרותי </w:t>
      </w:r>
      <w:r w:rsidRPr="00217E81">
        <w:rPr>
          <w:rFonts w:ascii="Times New Roman" w:eastAsia="Times New Roman" w:hAnsi="Times New Roman" w:cs="David" w:hint="cs"/>
          <w:sz w:val="20"/>
          <w:szCs w:val="24"/>
          <w:rtl/>
          <w:lang w:eastAsia="he-IL"/>
        </w:rPr>
        <w:t>המתכנן,</w:t>
      </w:r>
      <w:r w:rsidRPr="00217E81">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הסופי בשטח </w:t>
      </w:r>
      <w:r w:rsidRPr="00217E81">
        <w:rPr>
          <w:rFonts w:ascii="Times New Roman" w:eastAsia="Times New Roman" w:hAnsi="Times New Roman" w:cs="David"/>
          <w:color w:val="000000"/>
          <w:sz w:val="20"/>
          <w:szCs w:val="24"/>
          <w:lang w:eastAsia="he-IL"/>
        </w:rPr>
        <w:t>(AS MADE)</w:t>
      </w:r>
      <w:r w:rsidRPr="00217E81">
        <w:rPr>
          <w:rFonts w:ascii="Times New Roman" w:eastAsia="Times New Roman" w:hAnsi="Times New Roman" w:cs="David"/>
          <w:sz w:val="20"/>
          <w:szCs w:val="24"/>
          <w:rtl/>
          <w:lang w:eastAsia="he-IL"/>
        </w:rPr>
        <w:t xml:space="preserve">, למעט שינויי דיירים, </w:t>
      </w:r>
      <w:r w:rsidRPr="00217E81">
        <w:rPr>
          <w:rFonts w:ascii="Times New Roman" w:eastAsia="Times New Roman" w:hAnsi="Times New Roman" w:cs="David" w:hint="cs"/>
          <w:sz w:val="20"/>
          <w:szCs w:val="24"/>
          <w:rtl/>
          <w:lang w:eastAsia="he-IL"/>
        </w:rPr>
        <w:t xml:space="preserve">וקבצים </w:t>
      </w:r>
      <w:r w:rsidRPr="00217E81">
        <w:rPr>
          <w:rFonts w:ascii="Times New Roman" w:eastAsia="Times New Roman" w:hAnsi="Times New Roman" w:cs="David"/>
          <w:sz w:val="20"/>
          <w:szCs w:val="24"/>
          <w:rtl/>
          <w:lang w:eastAsia="he-IL"/>
        </w:rPr>
        <w:t>המכילים את התכנון במדיה ממוחשבת.</w:t>
      </w:r>
    </w:p>
    <w:p w14:paraId="78D8E97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הובא החוזה לידי גמר או בוטל לפי סעיף 12 להלן, ימסור המתכנן למזמין סדרה אחת של העתקי התכניות ו</w:t>
      </w:r>
      <w:r w:rsidRPr="00217E81">
        <w:rPr>
          <w:rFonts w:ascii="Times New Roman" w:eastAsia="Times New Roman" w:hAnsi="Times New Roman" w:cs="David" w:hint="cs"/>
          <w:sz w:val="20"/>
          <w:szCs w:val="24"/>
          <w:rtl/>
          <w:lang w:eastAsia="he-IL"/>
        </w:rPr>
        <w:t>הקבצים</w:t>
      </w:r>
      <w:r w:rsidRPr="00217E81">
        <w:rPr>
          <w:rFonts w:ascii="Times New Roman" w:eastAsia="Times New Roman" w:hAnsi="Times New Roman" w:cs="David"/>
          <w:sz w:val="20"/>
          <w:szCs w:val="24"/>
          <w:rtl/>
          <w:lang w:eastAsia="he-IL"/>
        </w:rPr>
        <w:t xml:space="preserve"> כשה</w:t>
      </w:r>
      <w:r w:rsidRPr="00217E81">
        <w:rPr>
          <w:rFonts w:ascii="Times New Roman" w:eastAsia="Times New Roman" w:hAnsi="Times New Roman" w:cs="David" w:hint="cs"/>
          <w:sz w:val="20"/>
          <w:szCs w:val="24"/>
          <w:rtl/>
          <w:lang w:eastAsia="he-IL"/>
        </w:rPr>
        <w:t>ם</w:t>
      </w:r>
      <w:r w:rsidRPr="00217E81">
        <w:rPr>
          <w:rFonts w:ascii="Times New Roman" w:eastAsia="Times New Roman" w:hAnsi="Times New Roman" w:cs="David"/>
          <w:sz w:val="20"/>
          <w:szCs w:val="24"/>
          <w:rtl/>
          <w:lang w:eastAsia="he-IL"/>
        </w:rPr>
        <w:t xml:space="preserve"> מעודכנ</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217E81">
        <w:rPr>
          <w:rFonts w:ascii="Times New Roman" w:eastAsia="Times New Roman" w:hAnsi="Times New Roman" w:cs="David"/>
          <w:sz w:val="20"/>
          <w:szCs w:val="24"/>
          <w:rtl/>
          <w:lang w:eastAsia="he-IL"/>
        </w:rPr>
        <w:t>הכל</w:t>
      </w:r>
      <w:proofErr w:type="spellEnd"/>
      <w:r w:rsidRPr="00217E81">
        <w:rPr>
          <w:rFonts w:ascii="Times New Roman" w:eastAsia="Times New Roman" w:hAnsi="Times New Roman" w:cs="David"/>
          <w:sz w:val="20"/>
          <w:szCs w:val="24"/>
          <w:rtl/>
          <w:lang w:eastAsia="he-IL"/>
        </w:rPr>
        <w:t xml:space="preserve"> לפי העניין.</w:t>
      </w:r>
    </w:p>
    <w:p w14:paraId="3482669C"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09A72E71"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המתכנן לא יהיה זכאי לכל תשלום נוסף בעד תכניות שימסור למזמין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סעיף 10 זה.</w:t>
      </w:r>
    </w:p>
    <w:p w14:paraId="6DAD4844"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זכות הקניין בכל התכניות שייכת למזמין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 ששולם שכר המתכנן בהתאם להוראות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217E81">
        <w:rPr>
          <w:rFonts w:ascii="Times New Roman" w:eastAsia="Times New Roman" w:hAnsi="Times New Roman" w:cs="David"/>
          <w:sz w:val="20"/>
          <w:szCs w:val="24"/>
          <w:rtl/>
          <w:lang w:eastAsia="he-IL"/>
        </w:rPr>
        <w:t>לשנותן</w:t>
      </w:r>
      <w:proofErr w:type="spellEnd"/>
      <w:r w:rsidRPr="00217E81">
        <w:rPr>
          <w:rFonts w:ascii="Times New Roman" w:eastAsia="Times New Roman" w:hAnsi="Times New Roman" w:cs="David"/>
          <w:sz w:val="20"/>
          <w:szCs w:val="24"/>
          <w:rtl/>
          <w:lang w:eastAsia="he-IL"/>
        </w:rPr>
        <w:t xml:space="preserve"> בלא שיגיע למתכנן דבר בגין זאת, ובלבד שהשימוש בתכניות יוגבל לאתר ולפרויקט שחוזה זה חל לגביו. האמור לעיל לגבי זכות הקניין בתכניות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2BBA40C8" w14:textId="77777777" w:rsidR="00217E81" w:rsidRPr="00217E81" w:rsidRDefault="00217E81" w:rsidP="00217E81">
      <w:pPr>
        <w:widowControl w:val="0"/>
        <w:numPr>
          <w:ilvl w:val="0"/>
          <w:numId w:val="32"/>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מעמד המתכנן</w:t>
      </w:r>
    </w:p>
    <w:p w14:paraId="2353F7A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ומובהר על ידי הצדדים לחוזה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217E81">
        <w:rPr>
          <w:rFonts w:ascii="Times New Roman" w:eastAsia="Times New Roman" w:hAnsi="Times New Roman" w:cs="David" w:hint="cs"/>
          <w:sz w:val="20"/>
          <w:szCs w:val="24"/>
          <w:rtl/>
          <w:lang w:eastAsia="he-IL"/>
        </w:rPr>
        <w:t xml:space="preserve"> של המתכנן</w:t>
      </w:r>
      <w:r w:rsidRPr="00217E81">
        <w:rPr>
          <w:rFonts w:ascii="Times New Roman" w:eastAsia="Times New Roman" w:hAnsi="Times New Roman" w:cs="David"/>
          <w:sz w:val="20"/>
          <w:szCs w:val="24"/>
          <w:rtl/>
          <w:lang w:eastAsia="he-IL"/>
        </w:rPr>
        <w:t>.</w:t>
      </w:r>
    </w:p>
    <w:p w14:paraId="6751521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אין ולא יהיו יחסי עובד-מעביד בין המזמין ובין </w:t>
      </w:r>
      <w:r w:rsidRPr="00217E81">
        <w:rPr>
          <w:rFonts w:ascii="Times New Roman" w:eastAsia="Times New Roman" w:hAnsi="Times New Roman" w:cs="David"/>
          <w:color w:val="000000"/>
          <w:sz w:val="24"/>
          <w:szCs w:val="24"/>
          <w:rtl/>
          <w:lang w:eastAsia="he-IL"/>
        </w:rPr>
        <w:t xml:space="preserve">המתכנן ו/או </w:t>
      </w:r>
      <w:r w:rsidRPr="00217E81">
        <w:rPr>
          <w:rFonts w:ascii="Times New Roman" w:eastAsia="Times New Roman" w:hAnsi="Times New Roman" w:cs="David" w:hint="cs"/>
          <w:color w:val="000000"/>
          <w:sz w:val="24"/>
          <w:szCs w:val="24"/>
          <w:rtl/>
          <w:lang w:eastAsia="he-IL"/>
        </w:rPr>
        <w:t>מי מטעמו ו</w:t>
      </w:r>
      <w:r w:rsidRPr="00217E81">
        <w:rPr>
          <w:rFonts w:ascii="Times New Roman" w:eastAsia="Times New Roman" w:hAnsi="Times New Roman" w:cs="David"/>
          <w:color w:val="000000"/>
          <w:sz w:val="24"/>
          <w:szCs w:val="24"/>
          <w:rtl/>
          <w:lang w:eastAsia="he-IL"/>
        </w:rPr>
        <w:t xml:space="preserve">בין המזמין לבין עובדי </w:t>
      </w:r>
      <w:r w:rsidRPr="00217E81">
        <w:rPr>
          <w:rFonts w:ascii="Times New Roman" w:eastAsia="Times New Roman" w:hAnsi="Times New Roman" w:cs="David" w:hint="cs"/>
          <w:color w:val="000000"/>
          <w:sz w:val="24"/>
          <w:szCs w:val="24"/>
          <w:rtl/>
          <w:lang w:eastAsia="he-IL"/>
        </w:rPr>
        <w:t xml:space="preserve"> המתכנן ו/או מי מטעמיהם</w:t>
      </w:r>
      <w:r w:rsidRPr="00217E81">
        <w:rPr>
          <w:rFonts w:ascii="Times New Roman" w:eastAsia="Times New Roman" w:hAnsi="Times New Roman" w:cs="David"/>
          <w:color w:val="000000"/>
          <w:sz w:val="24"/>
          <w:szCs w:val="24"/>
          <w:rtl/>
          <w:lang w:eastAsia="he-IL"/>
        </w:rPr>
        <w:t xml:space="preserve"> </w:t>
      </w:r>
      <w:r w:rsidRPr="00217E81">
        <w:rPr>
          <w:rFonts w:ascii="Times New Roman" w:eastAsia="Times New Roman" w:hAnsi="Times New Roman" w:cs="David"/>
          <w:sz w:val="20"/>
          <w:szCs w:val="24"/>
          <w:rtl/>
          <w:lang w:eastAsia="he-IL"/>
        </w:rPr>
        <w:t>ואין בהוראות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ליצור בין המתכנן ו/או מי מעובדיו</w:t>
      </w:r>
      <w:r w:rsidRPr="00217E81">
        <w:rPr>
          <w:rFonts w:ascii="Times New Roman" w:eastAsia="Times New Roman" w:hAnsi="Times New Roman" w:cs="David" w:hint="cs"/>
          <w:sz w:val="20"/>
          <w:szCs w:val="24"/>
          <w:rtl/>
          <w:lang w:eastAsia="he-IL"/>
        </w:rPr>
        <w:t xml:space="preserve"> ו/או מי מטעמו</w:t>
      </w:r>
      <w:r w:rsidRPr="00217E81">
        <w:rPr>
          <w:rFonts w:ascii="Times New Roman" w:eastAsia="Times New Roman" w:hAnsi="Times New Roman" w:cs="David"/>
          <w:sz w:val="20"/>
          <w:szCs w:val="24"/>
          <w:rtl/>
          <w:lang w:eastAsia="he-IL"/>
        </w:rPr>
        <w:t xml:space="preserve"> לבין המזמין ו/או המנהל ו/או מי מטעמו יחסי עובד מעביד</w:t>
      </w:r>
      <w:r w:rsidRPr="00217E81">
        <w:rPr>
          <w:rFonts w:ascii="Times New Roman" w:eastAsia="Times New Roman" w:hAnsi="Times New Roman" w:cs="David"/>
          <w:color w:val="000000"/>
          <w:sz w:val="24"/>
          <w:szCs w:val="24"/>
          <w:rtl/>
          <w:lang w:eastAsia="he-IL"/>
        </w:rPr>
        <w:t>, לכל ענין ודבר. 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מוסכם ומובהר בין הצדדים</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217E81">
        <w:rPr>
          <w:rFonts w:ascii="Times New Roman" w:eastAsia="Times New Roman" w:hAnsi="Times New Roman" w:cs="David" w:hint="cs"/>
          <w:color w:val="000000"/>
          <w:sz w:val="24"/>
          <w:szCs w:val="24"/>
          <w:rtl/>
          <w:lang w:eastAsia="he-IL"/>
        </w:rPr>
        <w:t>ל פ</w:t>
      </w:r>
      <w:r w:rsidRPr="00217E81">
        <w:rPr>
          <w:rFonts w:ascii="Times New Roman" w:eastAsia="Times New Roman" w:hAnsi="Times New Roman" w:cs="David"/>
          <w:color w:val="000000"/>
          <w:sz w:val="24"/>
          <w:szCs w:val="24"/>
          <w:rtl/>
          <w:lang w:eastAsia="he-IL"/>
        </w:rPr>
        <w:t xml:space="preserve">י הדין ו/או </w:t>
      </w:r>
      <w:proofErr w:type="spellStart"/>
      <w:r w:rsidRPr="00217E81">
        <w:rPr>
          <w:rFonts w:ascii="Times New Roman" w:eastAsia="Times New Roman" w:hAnsi="Times New Roman" w:cs="David"/>
          <w:color w:val="000000"/>
          <w:sz w:val="24"/>
          <w:szCs w:val="24"/>
          <w:rtl/>
          <w:lang w:eastAsia="he-IL"/>
        </w:rPr>
        <w:t>מכח</w:t>
      </w:r>
      <w:proofErr w:type="spellEnd"/>
      <w:r w:rsidRPr="00217E81">
        <w:rPr>
          <w:rFonts w:ascii="Times New Roman" w:eastAsia="Times New Roman" w:hAnsi="Times New Roman" w:cs="David"/>
          <w:color w:val="000000"/>
          <w:sz w:val="24"/>
          <w:szCs w:val="24"/>
          <w:rtl/>
          <w:lang w:eastAsia="he-IL"/>
        </w:rPr>
        <w:t xml:space="preserve"> צו הרחבה ו/או </w:t>
      </w:r>
      <w:proofErr w:type="spellStart"/>
      <w:r w:rsidRPr="00217E81">
        <w:rPr>
          <w:rFonts w:ascii="Times New Roman" w:eastAsia="Times New Roman" w:hAnsi="Times New Roman" w:cs="David"/>
          <w:color w:val="000000"/>
          <w:sz w:val="24"/>
          <w:szCs w:val="24"/>
          <w:rtl/>
          <w:lang w:eastAsia="he-IL"/>
        </w:rPr>
        <w:t>מכח</w:t>
      </w:r>
      <w:proofErr w:type="spellEnd"/>
      <w:r w:rsidRPr="00217E81">
        <w:rPr>
          <w:rFonts w:ascii="Times New Roman" w:eastAsia="Times New Roman" w:hAnsi="Times New Roman" w:cs="David"/>
          <w:color w:val="000000"/>
          <w:sz w:val="24"/>
          <w:szCs w:val="24"/>
          <w:rtl/>
          <w:lang w:eastAsia="he-IL"/>
        </w:rPr>
        <w:t xml:space="preserve"> הסכם כלשהו על עובד</w:t>
      </w:r>
      <w:r w:rsidRPr="00217E81">
        <w:rPr>
          <w:rFonts w:ascii="Times New Roman" w:eastAsia="Times New Roman" w:hAnsi="Times New Roman" w:cs="David" w:hint="cs"/>
          <w:sz w:val="20"/>
          <w:szCs w:val="24"/>
          <w:rtl/>
          <w:lang w:eastAsia="he-IL"/>
        </w:rPr>
        <w:t>.</w:t>
      </w:r>
    </w:p>
    <w:p w14:paraId="35C7C0B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בזה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w:t>
      </w:r>
      <w:r w:rsidRPr="00217E81">
        <w:rPr>
          <w:rFonts w:ascii="Times New Roman" w:eastAsia="Times New Roman" w:hAnsi="Times New Roman" w:cs="David" w:hint="cs"/>
          <w:color w:val="000000"/>
          <w:sz w:val="24"/>
          <w:szCs w:val="24"/>
          <w:rtl/>
          <w:lang w:eastAsia="he-IL"/>
        </w:rPr>
        <w:t xml:space="preserve"> ו/או </w:t>
      </w:r>
      <w:proofErr w:type="spellStart"/>
      <w:r w:rsidRPr="00217E81">
        <w:rPr>
          <w:rFonts w:ascii="Times New Roman" w:eastAsia="Times New Roman" w:hAnsi="Times New Roman" w:cs="David" w:hint="cs"/>
          <w:color w:val="000000"/>
          <w:sz w:val="24"/>
          <w:szCs w:val="24"/>
          <w:rtl/>
          <w:lang w:eastAsia="he-IL"/>
        </w:rPr>
        <w:t>שלוחיו</w:t>
      </w:r>
      <w:proofErr w:type="spellEnd"/>
      <w:r w:rsidRPr="00217E81">
        <w:rPr>
          <w:rFonts w:ascii="Times New Roman" w:eastAsia="Times New Roman" w:hAnsi="Times New Roman" w:cs="David" w:hint="cs"/>
          <w:color w:val="000000"/>
          <w:sz w:val="24"/>
          <w:szCs w:val="24"/>
          <w:rtl/>
          <w:lang w:eastAsia="he-IL"/>
        </w:rPr>
        <w:t xml:space="preserve"> ו/או אחר מטעמו או מטעמם של אלו</w:t>
      </w:r>
      <w:r w:rsidRPr="00217E81">
        <w:rPr>
          <w:rFonts w:ascii="Times New Roman" w:eastAsia="Times New Roman" w:hAnsi="Times New Roman" w:cs="David"/>
          <w:color w:val="000000"/>
          <w:sz w:val="24"/>
          <w:szCs w:val="24"/>
          <w:rtl/>
          <w:lang w:eastAsia="he-IL"/>
        </w:rPr>
        <w:t xml:space="preserve"> מוותרים על כל טענות ו/או</w:t>
      </w:r>
      <w:r w:rsidRPr="00217E81">
        <w:rPr>
          <w:rFonts w:ascii="Times New Roman" w:eastAsia="Times New Roman" w:hAnsi="Times New Roman" w:cs="David" w:hint="cs"/>
          <w:color w:val="000000"/>
          <w:sz w:val="24"/>
          <w:szCs w:val="24"/>
          <w:rtl/>
          <w:lang w:eastAsia="he-IL"/>
        </w:rPr>
        <w:t xml:space="preserve"> דרישות ו/או תלונות ו/או</w:t>
      </w:r>
      <w:r w:rsidRPr="00217E81">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B39A77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w:t>
      </w:r>
      <w:proofErr w:type="spellStart"/>
      <w:r w:rsidRPr="00217E81">
        <w:rPr>
          <w:rFonts w:ascii="Times New Roman" w:eastAsia="Times New Roman" w:hAnsi="Times New Roman" w:cs="David"/>
          <w:sz w:val="20"/>
          <w:szCs w:val="24"/>
          <w:rtl/>
          <w:lang w:eastAsia="he-IL"/>
        </w:rPr>
        <w:t>ישא</w:t>
      </w:r>
      <w:proofErr w:type="spellEnd"/>
      <w:r w:rsidRPr="00217E81">
        <w:rPr>
          <w:rFonts w:ascii="Times New Roman" w:eastAsia="Times New Roman" w:hAnsi="Times New Roman" w:cs="David"/>
          <w:sz w:val="20"/>
          <w:szCs w:val="24"/>
          <w:rtl/>
          <w:lang w:eastAsia="he-IL"/>
        </w:rPr>
        <w:t xml:space="preserve"> לבדו </w:t>
      </w:r>
      <w:r w:rsidRPr="00217E81">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217E81">
        <w:rPr>
          <w:rFonts w:ascii="Times New Roman" w:eastAsia="Times New Roman" w:hAnsi="Times New Roman" w:cs="David" w:hint="cs"/>
          <w:color w:val="000000"/>
          <w:sz w:val="24"/>
          <w:szCs w:val="24"/>
          <w:rtl/>
          <w:lang w:eastAsia="he-IL"/>
        </w:rPr>
        <w:t>ל פי</w:t>
      </w:r>
      <w:r w:rsidRPr="00217E81">
        <w:rPr>
          <w:rFonts w:ascii="Times New Roman" w:eastAsia="Times New Roman" w:hAnsi="Times New Roman" w:cs="David"/>
          <w:color w:val="000000"/>
          <w:sz w:val="24"/>
          <w:szCs w:val="24"/>
          <w:rtl/>
          <w:lang w:eastAsia="he-IL"/>
        </w:rPr>
        <w:t xml:space="preserve"> 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ובכלל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sz w:val="20"/>
          <w:szCs w:val="24"/>
          <w:rtl/>
          <w:lang w:eastAsia="he-IL"/>
        </w:rPr>
        <w:t xml:space="preserve"> תשלומי מס הכנסה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הלאומי שהוא חב בגין מתן שרותי המתכנן.</w:t>
      </w:r>
    </w:p>
    <w:p w14:paraId="7DDB534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לאומי, תשלומים לקרנות איגודים מקצוע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6216C81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217E81">
        <w:rPr>
          <w:rFonts w:ascii="Times New Roman" w:eastAsia="Times New Roman" w:hAnsi="Times New Roman" w:cs="David"/>
          <w:color w:val="000000"/>
          <w:sz w:val="24"/>
          <w:szCs w:val="24"/>
          <w:rtl/>
          <w:lang w:eastAsia="he-IL"/>
        </w:rPr>
        <w:t>מבלי לגרוע מ</w:t>
      </w:r>
      <w:r w:rsidRPr="00217E81">
        <w:rPr>
          <w:rFonts w:ascii="Times New Roman" w:eastAsia="Times New Roman" w:hAnsi="Times New Roman" w:cs="David" w:hint="cs"/>
          <w:color w:val="000000"/>
          <w:sz w:val="24"/>
          <w:szCs w:val="24"/>
          <w:rtl/>
          <w:lang w:eastAsia="he-IL"/>
        </w:rPr>
        <w:t xml:space="preserve">כלליות </w:t>
      </w:r>
      <w:r w:rsidRPr="00217E81">
        <w:rPr>
          <w:rFonts w:ascii="Times New Roman" w:eastAsia="Times New Roman" w:hAnsi="Times New Roman" w:cs="David"/>
          <w:color w:val="000000"/>
          <w:sz w:val="24"/>
          <w:szCs w:val="24"/>
          <w:rtl/>
          <w:lang w:eastAsia="he-IL"/>
        </w:rPr>
        <w:t>האמור לעיל, המתכנן מצהיר ומתחייב</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אם י</w:t>
      </w:r>
      <w:r w:rsidRPr="00217E81">
        <w:rPr>
          <w:rFonts w:ascii="Times New Roman" w:eastAsia="Times New Roman" w:hAnsi="Times New Roman" w:cs="David" w:hint="cs"/>
          <w:color w:val="000000"/>
          <w:sz w:val="24"/>
          <w:szCs w:val="24"/>
          <w:rtl/>
          <w:lang w:eastAsia="he-IL"/>
        </w:rPr>
        <w:t>י</w:t>
      </w:r>
      <w:r w:rsidRPr="00217E81">
        <w:rPr>
          <w:rFonts w:ascii="Times New Roman" w:eastAsia="Times New Roman" w:hAnsi="Times New Roman" w:cs="David"/>
          <w:color w:val="000000"/>
          <w:sz w:val="24"/>
          <w:szCs w:val="24"/>
          <w:rtl/>
          <w:lang w:eastAsia="he-IL"/>
        </w:rPr>
        <w:t>דרש המזמין על ידי המתכנן ו/או על ידי מי מ</w:t>
      </w:r>
      <w:r w:rsidRPr="00217E81">
        <w:rPr>
          <w:rFonts w:ascii="Times New Roman" w:eastAsia="Times New Roman" w:hAnsi="Times New Roman" w:cs="David" w:hint="cs"/>
          <w:color w:val="000000"/>
          <w:sz w:val="24"/>
          <w:szCs w:val="24"/>
          <w:rtl/>
          <w:lang w:eastAsia="he-IL"/>
        </w:rPr>
        <w:t>שלוחיו ו/או עובדיו</w:t>
      </w:r>
      <w:r w:rsidRPr="00217E81">
        <w:rPr>
          <w:rFonts w:ascii="Times New Roman" w:eastAsia="Times New Roman" w:hAnsi="Times New Roman" w:cs="David"/>
          <w:color w:val="000000"/>
          <w:sz w:val="24"/>
          <w:szCs w:val="24"/>
          <w:rtl/>
          <w:lang w:eastAsia="he-IL"/>
        </w:rPr>
        <w:t xml:space="preserve"> ו/או</w:t>
      </w:r>
      <w:r w:rsidRPr="00217E81">
        <w:rPr>
          <w:rFonts w:ascii="Times New Roman" w:eastAsia="Times New Roman" w:hAnsi="Times New Roman" w:cs="David" w:hint="cs"/>
          <w:color w:val="000000"/>
          <w:sz w:val="24"/>
          <w:szCs w:val="24"/>
          <w:rtl/>
          <w:lang w:eastAsia="he-IL"/>
        </w:rPr>
        <w:t xml:space="preserve"> אחר מטעמו ו/או</w:t>
      </w:r>
      <w:r w:rsidRPr="00217E81">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ייחשב </w:t>
      </w:r>
      <w:r w:rsidRPr="00217E81">
        <w:rPr>
          <w:rFonts w:ascii="Times New Roman" w:eastAsia="Times New Roman" w:hAnsi="Times New Roman" w:cs="David" w:hint="cs"/>
          <w:color w:val="000000"/>
          <w:sz w:val="24"/>
          <w:szCs w:val="24"/>
          <w:rtl/>
          <w:lang w:eastAsia="he-IL"/>
        </w:rPr>
        <w:t>כ</w:t>
      </w:r>
      <w:r w:rsidRPr="00217E81">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1F064F5B"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בשים לב לאמור לעיל, אם יקבע פורום מוסמך כלשהו</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217E81">
        <w:rPr>
          <w:rFonts w:ascii="Times New Roman" w:eastAsia="Times New Roman" w:hAnsi="Times New Roman" w:cs="David" w:hint="cs"/>
          <w:color w:val="000000"/>
          <w:sz w:val="24"/>
          <w:szCs w:val="24"/>
          <w:rtl/>
          <w:lang w:eastAsia="he-IL"/>
        </w:rPr>
        <w:t xml:space="preserve"> ו/או מי משלוחיו ו/או אחר מטעמו</w:t>
      </w:r>
      <w:r w:rsidRPr="00217E81">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217E81">
        <w:rPr>
          <w:rFonts w:ascii="Times New Roman" w:eastAsia="Times New Roman" w:hAnsi="Times New Roman" w:cs="David" w:hint="cs"/>
          <w:color w:val="000000"/>
          <w:sz w:val="24"/>
          <w:szCs w:val="24"/>
          <w:rtl/>
          <w:lang w:eastAsia="he-IL"/>
        </w:rPr>
        <w:t>.</w:t>
      </w:r>
    </w:p>
    <w:p w14:paraId="501F105A" w14:textId="77777777" w:rsidR="00217E81" w:rsidRPr="00217E81" w:rsidRDefault="00217E81" w:rsidP="00217E81">
      <w:pPr>
        <w:widowControl w:val="0"/>
        <w:numPr>
          <w:ilvl w:val="0"/>
          <w:numId w:val="32"/>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הבאת החוזה לגמר או ביטולו</w:t>
      </w:r>
    </w:p>
    <w:p w14:paraId="52C332A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p>
    <w:p w14:paraId="257BD27E" w14:textId="77777777" w:rsidR="00217E81" w:rsidRPr="00217E81" w:rsidRDefault="00217E81" w:rsidP="00217E81">
      <w:pPr>
        <w:widowControl w:val="0"/>
        <w:numPr>
          <w:ilvl w:val="2"/>
          <w:numId w:val="32"/>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על אף האמור בכל מקום אחר בחוזה </w:t>
      </w:r>
      <w:r w:rsidRPr="00217E81">
        <w:rPr>
          <w:rFonts w:ascii="Times New Roman" w:eastAsia="Times New Roman" w:hAnsi="Times New Roman" w:cs="David" w:hint="cs"/>
          <w:sz w:val="20"/>
          <w:szCs w:val="24"/>
          <w:rtl/>
          <w:lang w:eastAsia="he-IL"/>
        </w:rPr>
        <w:t xml:space="preserve">זה על נספחיו, </w:t>
      </w:r>
      <w:r w:rsidRPr="00217E81">
        <w:rPr>
          <w:rFonts w:ascii="Times New Roman" w:eastAsia="Times New Roman" w:hAnsi="Times New Roman" w:cs="David"/>
          <w:sz w:val="20"/>
          <w:szCs w:val="24"/>
          <w:rtl/>
          <w:lang w:eastAsia="he-IL"/>
        </w:rPr>
        <w:t>רשאי המזמין,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קול דעתו הבלעדי, בכל עת ומסיבה כלשהי, להביא חוזה זה, כולו או מקצתו, לידי גמר על ידי מתן </w:t>
      </w:r>
      <w:r w:rsidRPr="00217E81">
        <w:rPr>
          <w:rFonts w:ascii="Times New Roman" w:eastAsia="Times New Roman" w:hAnsi="Times New Roman" w:cs="David"/>
          <w:sz w:val="20"/>
          <w:szCs w:val="24"/>
          <w:rtl/>
          <w:lang w:eastAsia="he-IL"/>
        </w:rPr>
        <w:lastRenderedPageBreak/>
        <w:t>הודעה בכתב על כך למתכנן. ניתנה הודעה כאמור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217E81">
        <w:rPr>
          <w:rFonts w:ascii="Times New Roman" w:eastAsia="Times New Roman" w:hAnsi="Times New Roman" w:cs="David" w:hint="cs"/>
          <w:sz w:val="20"/>
          <w:szCs w:val="24"/>
          <w:rtl/>
          <w:lang w:eastAsia="he-IL"/>
        </w:rPr>
        <w:t>-7</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מים</w:t>
      </w:r>
      <w:r w:rsidRPr="00217E81">
        <w:rPr>
          <w:rFonts w:ascii="Times New Roman" w:eastAsia="Times New Roman" w:hAnsi="Times New Roman" w:cs="David"/>
          <w:sz w:val="20"/>
          <w:szCs w:val="24"/>
          <w:rtl/>
          <w:lang w:eastAsia="he-IL"/>
        </w:rPr>
        <w:t xml:space="preserve"> מיום משלוחה (להלן: "</w:t>
      </w:r>
      <w:r w:rsidRPr="00217E81">
        <w:rPr>
          <w:rFonts w:ascii="Times New Roman" w:eastAsia="Times New Roman" w:hAnsi="Times New Roman" w:cs="David"/>
          <w:b/>
          <w:bCs/>
          <w:sz w:val="20"/>
          <w:szCs w:val="24"/>
          <w:rtl/>
          <w:lang w:eastAsia="he-IL"/>
        </w:rPr>
        <w:t>תאריך הפסקת השרות</w:t>
      </w:r>
      <w:r w:rsidRPr="00217E81">
        <w:rPr>
          <w:rFonts w:ascii="Times New Roman" w:eastAsia="Times New Roman" w:hAnsi="Times New Roman" w:cs="David"/>
          <w:sz w:val="20"/>
          <w:szCs w:val="24"/>
          <w:rtl/>
          <w:lang w:eastAsia="he-IL"/>
        </w:rPr>
        <w:t>").</w:t>
      </w:r>
    </w:p>
    <w:p w14:paraId="1A46F5BB" w14:textId="77777777" w:rsidR="00217E81" w:rsidRPr="00217E81" w:rsidRDefault="00217E81" w:rsidP="00217E81">
      <w:pPr>
        <w:widowControl w:val="0"/>
        <w:numPr>
          <w:ilvl w:val="2"/>
          <w:numId w:val="32"/>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צע עד לתאריך הפסקת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 ו - ה'</w:t>
      </w:r>
      <w:r w:rsidRPr="00217E81">
        <w:rPr>
          <w:rFonts w:ascii="Times New Roman" w:eastAsia="Times New Roman" w:hAnsi="Times New Roman" w:cs="David"/>
          <w:sz w:val="20"/>
          <w:szCs w:val="24"/>
          <w:rtl/>
          <w:lang w:eastAsia="he-IL"/>
        </w:rPr>
        <w:t>. במקרה שבוצע חלק של קטע ו/או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ישולם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 המנהל.</w:t>
      </w:r>
    </w:p>
    <w:p w14:paraId="2F4DC520"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לטענה </w:t>
      </w:r>
      <w:r w:rsidRPr="00217E81">
        <w:rPr>
          <w:rFonts w:ascii="Times New Roman" w:eastAsia="Times New Roman" w:hAnsi="Times New Roman" w:cs="David" w:hint="cs"/>
          <w:sz w:val="20"/>
          <w:szCs w:val="24"/>
          <w:rtl/>
          <w:lang w:eastAsia="he-IL"/>
        </w:rPr>
        <w:t>ו/או דרישה ו/או תלונה ו/</w:t>
      </w:r>
      <w:r w:rsidRPr="00217E81">
        <w:rPr>
          <w:rFonts w:ascii="Times New Roman" w:eastAsia="Times New Roman" w:hAnsi="Times New Roman" w:cs="David"/>
          <w:sz w:val="20"/>
          <w:szCs w:val="24"/>
          <w:rtl/>
          <w:lang w:eastAsia="he-IL"/>
        </w:rPr>
        <w:t>או תביעה כלשהי, פרט לאמור בסעיף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והשכר שישולם לפי 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55902D52"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תוך 12 חודש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מהבאת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כאמור</w:t>
      </w:r>
      <w:r w:rsidRPr="00217E81">
        <w:rPr>
          <w:rFonts w:ascii="Times New Roman" w:eastAsia="Times New Roman" w:hAnsi="Times New Roman" w:cs="David" w:hint="cs"/>
          <w:sz w:val="20"/>
          <w:szCs w:val="24"/>
          <w:rtl/>
          <w:lang w:eastAsia="he-IL"/>
        </w:rPr>
        <w:t>, רשאי המזמין</w:t>
      </w:r>
      <w:r w:rsidRPr="00217E81">
        <w:rPr>
          <w:rFonts w:ascii="Times New Roman" w:eastAsia="Times New Roman" w:hAnsi="Times New Roman" w:cs="David"/>
          <w:sz w:val="20"/>
          <w:szCs w:val="24"/>
          <w:rtl/>
          <w:lang w:eastAsia="he-IL"/>
        </w:rPr>
        <w:t xml:space="preserve"> לחדשו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במקרה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לחדש את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תנאי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172794AF"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במקרה שחוזה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מצוות הדין)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זכאי לתשלום כמוגדר בסעיף 12.3.2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ויחולו הסעיפים 12.1.3 ו- 12.1.4 לעיל.</w:t>
      </w:r>
    </w:p>
    <w:p w14:paraId="647FB4A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p>
    <w:p w14:paraId="12420B31"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מזמין לפי סעיף 12.1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זכאי המזמין לבטל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בלא צורך בהודעה מוקדמת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אחד מהמקרים הבאים:</w:t>
      </w:r>
    </w:p>
    <w:p w14:paraId="0AB403D6"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הפר ו/או לא קיים איזה מהוראות החוזה ולא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קן </w:t>
      </w:r>
      <w:r w:rsidRPr="00217E81">
        <w:rPr>
          <w:rFonts w:ascii="Times New Roman" w:eastAsia="Times New Roman" w:hAnsi="Times New Roman" w:cs="David" w:hint="cs"/>
          <w:sz w:val="20"/>
          <w:szCs w:val="24"/>
          <w:rtl/>
          <w:lang w:eastAsia="he-IL"/>
        </w:rPr>
        <w:t>את ה</w:t>
      </w:r>
      <w:r w:rsidRPr="00217E81">
        <w:rPr>
          <w:rFonts w:ascii="Times New Roman" w:eastAsia="Times New Roman" w:hAnsi="Times New Roman" w:cs="David"/>
          <w:sz w:val="20"/>
          <w:szCs w:val="24"/>
          <w:rtl/>
          <w:lang w:eastAsia="he-IL"/>
        </w:rPr>
        <w:t>הפרה</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לאחר שק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התראה על כך מהמזמין בתוך הזמן הנקוב בהתראה.</w:t>
      </w:r>
    </w:p>
    <w:p w14:paraId="3703E296"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התרה במתכנן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שאין הוא מבצע את עבודתו בצורה המבטיחה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w:t>
      </w:r>
    </w:p>
    <w:p w14:paraId="2B187706"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הפר את הוראת סעיף 7.5 לעיל.</w:t>
      </w:r>
    </w:p>
    <w:p w14:paraId="649AF58C"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נבצר מהמתכנן או מהמנהל הראשי לקיים את ה</w:t>
      </w:r>
      <w:r w:rsidRPr="00217E81">
        <w:rPr>
          <w:rFonts w:ascii="Times New Roman" w:eastAsia="Times New Roman" w:hAnsi="Times New Roman" w:cs="David" w:hint="cs"/>
          <w:sz w:val="20"/>
          <w:szCs w:val="24"/>
          <w:rtl/>
          <w:lang w:eastAsia="he-IL"/>
        </w:rPr>
        <w:t xml:space="preserve">וראות </w:t>
      </w: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לפעולה משפטית או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למתן שירותי המתכנן או אם ארע אירוע דומה.</w:t>
      </w:r>
    </w:p>
    <w:p w14:paraId="27CAE9EE"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חל שינוי בהחזקת המניות ו/או בהרכב המנהלים של המתכנן.</w:t>
      </w:r>
    </w:p>
    <w:p w14:paraId="2E7D22C8"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בוטל החוזה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צע עד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טול החוזה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w:t>
      </w:r>
      <w:r w:rsidRPr="00217E81">
        <w:rPr>
          <w:rFonts w:ascii="Times New Roman" w:eastAsia="Times New Roman" w:hAnsi="Times New Roman" w:cs="David" w:hint="cs"/>
          <w:bCs/>
          <w:sz w:val="20"/>
          <w:szCs w:val="24"/>
          <w:rtl/>
          <w:lang w:eastAsia="he-IL"/>
        </w:rPr>
        <w:t xml:space="preserve"> </w:t>
      </w:r>
      <w:r w:rsidRPr="00217E81">
        <w:rPr>
          <w:rFonts w:ascii="Times New Roman" w:eastAsia="Times New Roman" w:hAnsi="Times New Roman" w:cs="David"/>
          <w:bCs/>
          <w:sz w:val="20"/>
          <w:szCs w:val="24"/>
          <w:rtl/>
          <w:lang w:eastAsia="he-IL"/>
        </w:rPr>
        <w:t xml:space="preserve">ו -ה' </w:t>
      </w:r>
      <w:r w:rsidRPr="00217E81">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11AC2BE6"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תשמש עילה למתכנן לתביעת פיצויים כלשהם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לטענה</w:t>
      </w:r>
      <w:r w:rsidRPr="00217E81">
        <w:rPr>
          <w:rFonts w:ascii="Times New Roman" w:eastAsia="Times New Roman" w:hAnsi="Times New Roman" w:cs="David" w:hint="cs"/>
          <w:sz w:val="20"/>
          <w:szCs w:val="24"/>
          <w:rtl/>
          <w:lang w:eastAsia="he-IL"/>
        </w:rPr>
        <w:t xml:space="preserve"> ו/או לדרישה ו/או לתלונה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תביעה כלשהי, פרט לאמור בסעיף 12.3.2 לעיל, והשכר שישולם לפי סעיף 12.3.2</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151CD6D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למתן השירותים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 זה או אם אירע אירוע דומה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סעיפים 12.3.2 ו - 12.3.3 לעיל.</w:t>
      </w:r>
    </w:p>
    <w:p w14:paraId="0E6AF07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סעיפים 12.1, 12.2 ו-12.3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הסעיפים הנ"ל.</w:t>
      </w:r>
    </w:p>
    <w:p w14:paraId="3797D07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בכל מקרה של 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או ביטולו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למסור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המשך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5625006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אימת שהמתכנן לא יקיים איזו מהתחייבויותיו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48E535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431F8F6A"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2CCD9D71" w14:textId="77777777" w:rsidR="00217E81" w:rsidRPr="00217E81" w:rsidRDefault="00217E81" w:rsidP="00217E81">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671DB9E9" w14:textId="77777777" w:rsidR="00217E81" w:rsidRPr="00217E81" w:rsidRDefault="00217E81" w:rsidP="00217E81">
      <w:pPr>
        <w:widowControl w:val="0"/>
        <w:numPr>
          <w:ilvl w:val="0"/>
          <w:numId w:val="32"/>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העברת זכויות</w:t>
      </w:r>
    </w:p>
    <w:p w14:paraId="7A7212E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אין המתכנן רשאי להסב לאחר את החוזה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כל חלק ממנו, וכן אין הוא רשאי להעביר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להסב לאחר כל זכות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חובה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אלא בהסכמת המזמין בכתב ומראש.</w:t>
      </w:r>
    </w:p>
    <w:p w14:paraId="054B4FE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המתכנן רשאי למסור לאחר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כולם או מקצתם, אלא בהסכמת המזמין בכתב ומראש.</w:t>
      </w:r>
    </w:p>
    <w:p w14:paraId="3544343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ניתנה הסכמת המזמין לפי סעיפים 13.1 או 13.2 לעיל, הרי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אין בכך כדי לפטור את המתכנן מאחריותו והתחייבויותיו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 xml:space="preserve"> ומזכויות המזמין על פיו, והמתכנן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באחריות מלאה, כלפי המזמין וכלפי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 xml:space="preserve">צד שלישי שהוא, גם לכל מעשה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באי כחם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עובדיהם</w:t>
      </w:r>
      <w:r w:rsidRPr="00217E81">
        <w:rPr>
          <w:rFonts w:ascii="Times New Roman" w:eastAsia="Times New Roman" w:hAnsi="Times New Roman" w:cs="David" w:hint="cs"/>
          <w:sz w:val="20"/>
          <w:szCs w:val="24"/>
          <w:rtl/>
          <w:lang w:eastAsia="he-IL"/>
        </w:rPr>
        <w:t xml:space="preserve"> ו/או מי מטעמם</w:t>
      </w:r>
      <w:r w:rsidRPr="00217E81">
        <w:rPr>
          <w:rFonts w:ascii="Times New Roman" w:eastAsia="Times New Roman" w:hAnsi="Times New Roman" w:cs="David"/>
          <w:sz w:val="20"/>
          <w:szCs w:val="24"/>
          <w:rtl/>
          <w:lang w:eastAsia="he-IL"/>
        </w:rPr>
        <w:t>, ואילו למזמין ישמרו כל זכויותיו כלפי המתכנן.</w:t>
      </w:r>
    </w:p>
    <w:p w14:paraId="14950FA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המתכנן כמתחייב מהאמור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סעיף 12.3.2 ו-12.3.3 לעיל.</w:t>
      </w:r>
    </w:p>
    <w:p w14:paraId="35857CEA"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5D15E649" w14:textId="77777777" w:rsidR="00217E81" w:rsidRPr="00217E81" w:rsidRDefault="00217E81" w:rsidP="00217E81">
      <w:pPr>
        <w:widowControl w:val="0"/>
        <w:numPr>
          <w:ilvl w:val="0"/>
          <w:numId w:val="32"/>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סיום שרותי המתכנן</w:t>
      </w:r>
    </w:p>
    <w:p w14:paraId="2C307116"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יחושבו כבאים לסיום בכל אחד מהמקרים הבאים:</w:t>
      </w:r>
    </w:p>
    <w:p w14:paraId="596F286A"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הובא לידי </w:t>
      </w:r>
      <w:r w:rsidRPr="00217E81">
        <w:rPr>
          <w:rFonts w:ascii="Times New Roman" w:eastAsia="Times New Roman" w:hAnsi="Times New Roman" w:cs="David" w:hint="cs"/>
          <w:sz w:val="20"/>
          <w:szCs w:val="24"/>
          <w:rtl/>
          <w:lang w:eastAsia="he-IL"/>
        </w:rPr>
        <w:t>גמר</w:t>
      </w:r>
      <w:r w:rsidRPr="00217E81">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186E5908"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עם מתן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ע"י המזמין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הושלם מתן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5C5A384F"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סודיות והמצאת מסמכים</w:t>
      </w:r>
    </w:p>
    <w:p w14:paraId="0C2F159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217E81">
        <w:rPr>
          <w:rFonts w:ascii="Times New Roman" w:eastAsia="Times New Roman" w:hAnsi="Times New Roman" w:cs="David" w:hint="cs"/>
          <w:sz w:val="20"/>
          <w:szCs w:val="24"/>
          <w:rtl/>
          <w:lang w:eastAsia="he-IL"/>
        </w:rPr>
        <w:t>ו/או על ידי</w:t>
      </w:r>
      <w:r w:rsidRPr="00217E81">
        <w:rPr>
          <w:rFonts w:ascii="Times New Roman" w:eastAsia="Times New Roman" w:hAnsi="Times New Roman" w:cs="David"/>
          <w:sz w:val="20"/>
          <w:szCs w:val="24"/>
          <w:rtl/>
          <w:lang w:eastAsia="he-IL"/>
        </w:rPr>
        <w:t xml:space="preserve"> מ</w:t>
      </w:r>
      <w:r w:rsidRPr="00217E81">
        <w:rPr>
          <w:rFonts w:ascii="Times New Roman" w:eastAsia="Times New Roman" w:hAnsi="Times New Roman" w:cs="David" w:hint="cs"/>
          <w:sz w:val="20"/>
          <w:szCs w:val="24"/>
          <w:rtl/>
          <w:lang w:eastAsia="he-IL"/>
        </w:rPr>
        <w:t>י מ</w:t>
      </w:r>
      <w:r w:rsidRPr="00217E81">
        <w:rPr>
          <w:rFonts w:ascii="Times New Roman" w:eastAsia="Times New Roman" w:hAnsi="Times New Roman" w:cs="David"/>
          <w:sz w:val="20"/>
          <w:szCs w:val="24"/>
          <w:rtl/>
          <w:lang w:eastAsia="he-IL"/>
        </w:rPr>
        <w:t xml:space="preserve">טעמו ובין שהוכנו על ידי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מי </w:t>
      </w:r>
      <w:r w:rsidRPr="00217E81">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55B914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מאחריותו </w:t>
      </w:r>
      <w:r w:rsidRPr="00217E81">
        <w:rPr>
          <w:rFonts w:ascii="Times New Roman" w:eastAsia="Times New Roman" w:hAnsi="Times New Roman" w:cs="David" w:hint="cs"/>
          <w:sz w:val="20"/>
          <w:szCs w:val="24"/>
          <w:rtl/>
          <w:lang w:eastAsia="he-IL"/>
        </w:rPr>
        <w:t xml:space="preserve">של המתכנן </w:t>
      </w:r>
      <w:r w:rsidRPr="00217E81">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יציית המתכנן לכל דרישה של המנהל בדבר נקיטת אמצעי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טחון נוספים לאלה שננקטו על ידיו. במקרה של תקלה כלשהי למסמכים כאמור </w:t>
      </w:r>
      <w:r w:rsidRPr="00217E81">
        <w:rPr>
          <w:rFonts w:ascii="Times New Roman" w:eastAsia="Times New Roman" w:hAnsi="Times New Roman" w:cs="David"/>
          <w:sz w:val="20"/>
          <w:szCs w:val="24"/>
          <w:rtl/>
          <w:lang w:eastAsia="he-IL"/>
        </w:rPr>
        <w:lastRenderedPageBreak/>
        <w:t>לעיל, יודיע המתכנן למנהל מיד עם אירועה.</w:t>
      </w:r>
    </w:p>
    <w:p w14:paraId="24E21C3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יחתים את עובדיו</w:t>
      </w:r>
      <w:r w:rsidRPr="00217E81">
        <w:rPr>
          <w:rFonts w:ascii="Times New Roman" w:eastAsia="Times New Roman" w:hAnsi="Times New Roman" w:cs="David" w:hint="cs"/>
          <w:sz w:val="20"/>
          <w:szCs w:val="24"/>
          <w:rtl/>
          <w:lang w:eastAsia="he-IL"/>
        </w:rPr>
        <w:t xml:space="preserve"> ו/או </w:t>
      </w:r>
      <w:proofErr w:type="spellStart"/>
      <w:r w:rsidRPr="00217E81">
        <w:rPr>
          <w:rFonts w:ascii="Times New Roman" w:eastAsia="Times New Roman" w:hAnsi="Times New Roman" w:cs="David" w:hint="cs"/>
          <w:sz w:val="20"/>
          <w:szCs w:val="24"/>
          <w:rtl/>
          <w:lang w:eastAsia="he-IL"/>
        </w:rPr>
        <w:t>שלוחיו</w:t>
      </w:r>
      <w:proofErr w:type="spellEnd"/>
      <w:r w:rsidRPr="00217E81">
        <w:rPr>
          <w:rFonts w:ascii="Times New Roman" w:eastAsia="Times New Roman" w:hAnsi="Times New Roman" w:cs="David" w:hint="cs"/>
          <w:sz w:val="20"/>
          <w:szCs w:val="24"/>
          <w:rtl/>
          <w:lang w:eastAsia="he-IL"/>
        </w:rPr>
        <w:t xml:space="preserve"> ו/או אחר מטעמו</w:t>
      </w:r>
      <w:r w:rsidRPr="00217E81">
        <w:rPr>
          <w:rFonts w:ascii="Times New Roman" w:eastAsia="Times New Roman" w:hAnsi="Times New Roman" w:cs="David"/>
          <w:sz w:val="20"/>
          <w:szCs w:val="24"/>
          <w:rtl/>
          <w:lang w:eastAsia="he-IL"/>
        </w:rPr>
        <w:t xml:space="preserve"> בקשר עם ביצוע הסכם זה</w:t>
      </w:r>
      <w:r w:rsidRPr="00217E81">
        <w:rPr>
          <w:rFonts w:ascii="Times New Roman" w:eastAsia="Times New Roman" w:hAnsi="Times New Roman" w:cs="David" w:hint="cs"/>
          <w:sz w:val="20"/>
          <w:szCs w:val="24"/>
          <w:rtl/>
          <w:lang w:eastAsia="he-IL"/>
        </w:rPr>
        <w:t xml:space="preserve"> על נספחיו,</w:t>
      </w:r>
      <w:r w:rsidRPr="00217E81">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217E81">
        <w:rPr>
          <w:rFonts w:ascii="Times New Roman" w:eastAsia="Times New Roman" w:hAnsi="Times New Roman" w:cs="David"/>
          <w:bCs/>
          <w:sz w:val="20"/>
          <w:szCs w:val="24"/>
          <w:rtl/>
          <w:lang w:eastAsia="he-IL"/>
        </w:rPr>
        <w:t>ו'</w:t>
      </w:r>
      <w:r w:rsidRPr="00217E81">
        <w:rPr>
          <w:rFonts w:ascii="Times New Roman" w:eastAsia="Times New Roman" w:hAnsi="Times New Roman" w:cs="David"/>
          <w:sz w:val="20"/>
          <w:szCs w:val="24"/>
          <w:rtl/>
          <w:lang w:eastAsia="he-IL"/>
        </w:rPr>
        <w:t>,.</w:t>
      </w:r>
    </w:p>
    <w:p w14:paraId="1160B994"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לפי דרישת המזמין ועם סיום 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217E81">
        <w:rPr>
          <w:rFonts w:ascii="Times New Roman" w:eastAsia="Times New Roman" w:hAnsi="Times New Roman" w:cs="David" w:hint="cs"/>
          <w:sz w:val="20"/>
          <w:szCs w:val="24"/>
          <w:rtl/>
          <w:lang w:eastAsia="he-IL"/>
        </w:rPr>
        <w:t>.</w:t>
      </w:r>
    </w:p>
    <w:p w14:paraId="46BC2F91"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ויתור על זכויות מצד המתכנן</w:t>
      </w:r>
    </w:p>
    <w:p w14:paraId="3C79AE7C"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השתמש המזמין כדין בסמכות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217E81">
        <w:rPr>
          <w:rFonts w:ascii="Times New Roman" w:eastAsia="Times New Roman" w:hAnsi="Times New Roman" w:cs="David" w:hint="cs"/>
          <w:sz w:val="20"/>
          <w:szCs w:val="24"/>
          <w:rtl/>
          <w:lang w:eastAsia="he-IL"/>
        </w:rPr>
        <w:t>מתכנן כל טענה ו/או דרישה ו/או תלונה ו/או</w:t>
      </w:r>
      <w:r w:rsidRPr="00217E81">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w:t>
      </w:r>
      <w:r w:rsidRPr="00217E81">
        <w:rPr>
          <w:rFonts w:ascii="Times New Roman" w:eastAsia="Times New Roman" w:hAnsi="Times New Roman" w:cs="David" w:hint="cs"/>
          <w:sz w:val="20"/>
          <w:szCs w:val="24"/>
          <w:rtl/>
          <w:lang w:eastAsia="he-IL"/>
        </w:rPr>
        <w:t xml:space="preserve"> שיפוי ו/או</w:t>
      </w:r>
      <w:r w:rsidRPr="00217E81">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פגיעה במוניטין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הפסד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הפסד רווח העלולים להיגרם לו עקב הביטול</w:t>
      </w:r>
      <w:r w:rsidRPr="00217E81">
        <w:rPr>
          <w:rFonts w:ascii="Times New Roman" w:eastAsia="Times New Roman" w:hAnsi="Times New Roman" w:cs="David" w:hint="cs"/>
          <w:sz w:val="20"/>
          <w:szCs w:val="24"/>
          <w:rtl/>
          <w:lang w:eastAsia="he-IL"/>
        </w:rPr>
        <w:t xml:space="preserve"> או</w:t>
      </w:r>
      <w:r w:rsidRPr="00217E81">
        <w:rPr>
          <w:rFonts w:ascii="Times New Roman" w:eastAsia="Times New Roman" w:hAnsi="Times New Roman" w:cs="David"/>
          <w:sz w:val="20"/>
          <w:szCs w:val="24"/>
          <w:rtl/>
          <w:lang w:eastAsia="he-IL"/>
        </w:rPr>
        <w:t xml:space="preserve"> ההפסקה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מכל סיבה אחרת.</w:t>
      </w:r>
    </w:p>
    <w:p w14:paraId="2327989A"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שביצע המתכנן על פי חוזה זה.</w:t>
      </w:r>
    </w:p>
    <w:p w14:paraId="4115FF59"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המשך 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מסירתם לידי מתכנן אחר, והינו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3F1C40A"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שונות</w:t>
      </w:r>
    </w:p>
    <w:p w14:paraId="6CFA6AC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הראשי במשרד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מתחייב לבצע את השירותים שעליו לבצע אישית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w:t>
      </w:r>
      <w:r w:rsidRPr="00217E81">
        <w:rPr>
          <w:rFonts w:ascii="Times New Roman" w:eastAsia="Times New Roman" w:hAnsi="Times New Roman" w:cs="David" w:hint="cs"/>
          <w:sz w:val="20"/>
          <w:szCs w:val="24"/>
          <w:rtl/>
          <w:lang w:eastAsia="he-IL"/>
        </w:rPr>
        <w:t xml:space="preserve"> זה והינו</w:t>
      </w:r>
      <w:r w:rsidRPr="00217E81">
        <w:rPr>
          <w:rFonts w:ascii="Times New Roman" w:eastAsia="Times New Roman" w:hAnsi="Times New Roman" w:cs="David"/>
          <w:sz w:val="20"/>
          <w:szCs w:val="24"/>
          <w:rtl/>
          <w:lang w:eastAsia="he-IL"/>
        </w:rPr>
        <w:t xml:space="preserve"> אחראי וערב כלפי המזמין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התחייבויות המתכנן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w:t>
      </w:r>
    </w:p>
    <w:p w14:paraId="5DDF488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צד אשר יפר או לא יקיים איזו מהתחייבויותיו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יהיה חייב לפצות את הצד המקיים על כל הנזקים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ההפסדים שיגרמו לו עקב 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מבלי לגרוע מזכות הצד המקיים לכל סעד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תרופה אחרים ו/או נוספים.</w:t>
      </w:r>
    </w:p>
    <w:p w14:paraId="59ED7293"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למניעת ספקות מוצהר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55158F5"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217E81">
        <w:rPr>
          <w:rFonts w:ascii="Times New Roman" w:eastAsia="Times New Roman" w:hAnsi="Times New Roman" w:cs="David" w:hint="cs"/>
          <w:sz w:val="20"/>
          <w:szCs w:val="24"/>
          <w:rtl/>
          <w:lang w:eastAsia="he-IL"/>
        </w:rPr>
        <w:t>נבע</w:t>
      </w:r>
      <w:r w:rsidRPr="00217E81">
        <w:rPr>
          <w:rFonts w:ascii="Times New Roman" w:eastAsia="Times New Roman" w:hAnsi="Times New Roman" w:cs="David"/>
          <w:sz w:val="20"/>
          <w:szCs w:val="24"/>
          <w:rtl/>
          <w:lang w:eastAsia="he-IL"/>
        </w:rPr>
        <w:t xml:space="preserve"> מאי עמידתו בהתחייבויותיו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w:t>
      </w:r>
    </w:p>
    <w:p w14:paraId="1CCE638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34CD188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כל </w:t>
      </w:r>
      <w:r w:rsidRPr="00217E81">
        <w:rPr>
          <w:rFonts w:ascii="Times New Roman" w:eastAsia="Times New Roman" w:hAnsi="Times New Roman" w:cs="David" w:hint="cs"/>
          <w:sz w:val="20"/>
          <w:szCs w:val="24"/>
          <w:rtl/>
          <w:lang w:eastAsia="he-IL"/>
        </w:rPr>
        <w:t>אחת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אחת מהתחייבויות המזמין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מותנה בכך שהמתכנן יקיים תחילה את 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עד לאותו מועד. המזמין זכאי, מבלי לפגוע </w:t>
      </w:r>
      <w:r w:rsidRPr="00217E81">
        <w:rPr>
          <w:rFonts w:ascii="Times New Roman" w:eastAsia="Times New Roman" w:hAnsi="Times New Roman" w:cs="David" w:hint="cs"/>
          <w:sz w:val="20"/>
          <w:szCs w:val="24"/>
          <w:rtl/>
          <w:lang w:eastAsia="he-IL"/>
        </w:rPr>
        <w:t>מכלליות ה</w:t>
      </w:r>
      <w:r w:rsidRPr="00217E81">
        <w:rPr>
          <w:rFonts w:ascii="Times New Roman" w:eastAsia="Times New Roman" w:hAnsi="Times New Roman" w:cs="David"/>
          <w:sz w:val="20"/>
          <w:szCs w:val="24"/>
          <w:rtl/>
          <w:lang w:eastAsia="he-IL"/>
        </w:rPr>
        <w:t>אמור בכל מקום אחר בחוזה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לעכב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3B3378E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שום התנהגות מצד</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של מי</w:t>
      </w:r>
      <w:r w:rsidRPr="00217E81">
        <w:rPr>
          <w:rFonts w:ascii="Times New Roman" w:eastAsia="Times New Roman" w:hAnsi="Times New Roman" w:cs="David"/>
          <w:sz w:val="20"/>
          <w:szCs w:val="24"/>
          <w:rtl/>
          <w:lang w:eastAsia="he-IL"/>
        </w:rPr>
        <w:t xml:space="preserve"> מהצדדים לא תחשב </w:t>
      </w:r>
      <w:proofErr w:type="spellStart"/>
      <w:r w:rsidRPr="00217E81">
        <w:rPr>
          <w:rFonts w:ascii="Times New Roman" w:eastAsia="Times New Roman" w:hAnsi="Times New Roman" w:cs="David"/>
          <w:sz w:val="20"/>
          <w:szCs w:val="24"/>
          <w:rtl/>
          <w:lang w:eastAsia="he-IL"/>
        </w:rPr>
        <w:t>כויתור</w:t>
      </w:r>
      <w:proofErr w:type="spellEnd"/>
      <w:r w:rsidRPr="00217E81">
        <w:rPr>
          <w:rFonts w:ascii="Times New Roman" w:eastAsia="Times New Roman" w:hAnsi="Times New Roman" w:cs="David"/>
          <w:sz w:val="20"/>
          <w:szCs w:val="24"/>
          <w:rtl/>
          <w:lang w:eastAsia="he-IL"/>
        </w:rPr>
        <w:t xml:space="preserve"> על איזה מזכויותיו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ו/או</w:t>
      </w:r>
      <w:r w:rsidRPr="00217E81">
        <w:rPr>
          <w:rFonts w:ascii="Times New Roman" w:eastAsia="Times New Roman" w:hAnsi="Times New Roman" w:cs="David"/>
          <w:sz w:val="20"/>
          <w:szCs w:val="24"/>
          <w:rtl/>
          <w:lang w:eastAsia="he-IL"/>
        </w:rPr>
        <w:t xml:space="preserve"> ע</w:t>
      </w:r>
      <w:r w:rsidRPr="00217E81">
        <w:rPr>
          <w:rFonts w:ascii="Times New Roman" w:eastAsia="Times New Roman" w:hAnsi="Times New Roman" w:cs="David" w:hint="cs"/>
          <w:sz w:val="20"/>
          <w:szCs w:val="24"/>
          <w:rtl/>
          <w:lang w:eastAsia="he-IL"/>
        </w:rPr>
        <w:t>ל פי כל</w:t>
      </w:r>
      <w:r w:rsidRPr="00217E81">
        <w:rPr>
          <w:rFonts w:ascii="Times New Roman" w:eastAsia="Times New Roman" w:hAnsi="Times New Roman" w:cs="David"/>
          <w:sz w:val="20"/>
          <w:szCs w:val="24"/>
          <w:rtl/>
          <w:lang w:eastAsia="he-IL"/>
        </w:rPr>
        <w:t xml:space="preserve"> דין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proofErr w:type="spellStart"/>
      <w:r w:rsidRPr="00217E81">
        <w:rPr>
          <w:rFonts w:ascii="Times New Roman" w:eastAsia="Times New Roman" w:hAnsi="Times New Roman" w:cs="David"/>
          <w:sz w:val="20"/>
          <w:szCs w:val="24"/>
          <w:rtl/>
          <w:lang w:eastAsia="he-IL"/>
        </w:rPr>
        <w:t>כויתור</w:t>
      </w:r>
      <w:proofErr w:type="spellEnd"/>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כהסכמה מצדו לאיזה הפרה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אי קיום של תנאי מתנאי חוזה</w:t>
      </w:r>
      <w:r w:rsidRPr="00217E81">
        <w:rPr>
          <w:rFonts w:ascii="Times New Roman" w:eastAsia="Times New Roman" w:hAnsi="Times New Roman" w:cs="David" w:hint="cs"/>
          <w:sz w:val="20"/>
          <w:szCs w:val="24"/>
          <w:rtl/>
          <w:lang w:eastAsia="he-IL"/>
        </w:rPr>
        <w:t xml:space="preserve"> זה ו/</w:t>
      </w:r>
      <w:r w:rsidRPr="00217E81">
        <w:rPr>
          <w:rFonts w:ascii="Times New Roman" w:eastAsia="Times New Roman" w:hAnsi="Times New Roman" w:cs="David"/>
          <w:sz w:val="20"/>
          <w:szCs w:val="24"/>
          <w:rtl/>
          <w:lang w:eastAsia="he-IL"/>
        </w:rPr>
        <w:t xml:space="preserve"> או כנותנת דחייה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ארכה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כל פעולה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יש לעשותה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טול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תוספת של תנאי </w:t>
      </w:r>
      <w:r w:rsidRPr="00217E81">
        <w:rPr>
          <w:rFonts w:ascii="Times New Roman" w:eastAsia="Times New Roman" w:hAnsi="Times New Roman" w:cs="David" w:hint="cs"/>
          <w:sz w:val="20"/>
          <w:szCs w:val="24"/>
          <w:rtl/>
          <w:lang w:eastAsia="he-IL"/>
        </w:rPr>
        <w:t>כלשהו</w:t>
      </w:r>
      <w:r w:rsidRPr="00217E81">
        <w:rPr>
          <w:rFonts w:ascii="Times New Roman" w:eastAsia="Times New Roman" w:hAnsi="Times New Roman" w:cs="David"/>
          <w:sz w:val="20"/>
          <w:szCs w:val="24"/>
          <w:rtl/>
          <w:lang w:eastAsia="he-IL"/>
        </w:rPr>
        <w:t>, אלא אם נעשו במפורש ובכתב.</w:t>
      </w:r>
    </w:p>
    <w:p w14:paraId="40B2A2D7"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מכלליות האמור לעיל -</w:t>
      </w:r>
    </w:p>
    <w:p w14:paraId="201DF949"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38F11D91"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תור כלשהו על זכויות וחובות לפי החוזה.</w:t>
      </w:r>
    </w:p>
    <w:p w14:paraId="1508186C"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במידה והמתכנן כולל מספר גופים או יחידים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729DAB6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בגין כל חיוב מחיובי המזמין </w:t>
      </w:r>
      <w:r w:rsidRPr="00217E81">
        <w:rPr>
          <w:rFonts w:ascii="Times New Roman" w:eastAsia="Times New Roman" w:hAnsi="Times New Roman" w:cs="David" w:hint="cs"/>
          <w:sz w:val="24"/>
          <w:szCs w:val="24"/>
          <w:rtl/>
          <w:lang w:eastAsia="he-IL"/>
        </w:rPr>
        <w:t>על פי</w:t>
      </w:r>
      <w:r w:rsidRPr="00217E81">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217E81">
        <w:rPr>
          <w:rFonts w:ascii="Times New Roman" w:eastAsia="Times New Roman" w:hAnsi="Times New Roman" w:cs="David" w:hint="cs"/>
          <w:sz w:val="24"/>
          <w:szCs w:val="24"/>
          <w:rtl/>
          <w:lang w:eastAsia="he-IL"/>
        </w:rPr>
        <w:t>על פ</w:t>
      </w:r>
      <w:r w:rsidRPr="00217E81">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217E81">
        <w:rPr>
          <w:rFonts w:ascii="Times New Roman" w:eastAsia="Times New Roman" w:hAnsi="Times New Roman" w:cs="David"/>
          <w:sz w:val="24"/>
          <w:szCs w:val="24"/>
          <w:rtl/>
          <w:lang w:eastAsia="he-IL"/>
        </w:rPr>
        <w:t>לס"ק</w:t>
      </w:r>
      <w:proofErr w:type="spellEnd"/>
      <w:r w:rsidRPr="00217E81">
        <w:rPr>
          <w:rFonts w:ascii="Times New Roman" w:eastAsia="Times New Roman" w:hAnsi="Times New Roman" w:cs="David"/>
          <w:sz w:val="24"/>
          <w:szCs w:val="24"/>
          <w:rtl/>
          <w:lang w:eastAsia="he-IL"/>
        </w:rPr>
        <w:t xml:space="preserve"> זה.</w:t>
      </w:r>
    </w:p>
    <w:p w14:paraId="25C60CF4" w14:textId="77777777" w:rsidR="00217E81" w:rsidRPr="00217E81" w:rsidRDefault="00217E81" w:rsidP="00217E81">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המתכנן מתחייב בזה</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כל דרישה</w:t>
      </w:r>
      <w:r w:rsidRPr="00217E81">
        <w:rPr>
          <w:rFonts w:ascii="Times New Roman" w:eastAsia="Times New Roman" w:hAnsi="Times New Roman" w:cs="David" w:hint="cs"/>
          <w:sz w:val="24"/>
          <w:szCs w:val="24"/>
          <w:rtl/>
          <w:lang w:eastAsia="he-IL"/>
        </w:rPr>
        <w:t xml:space="preserve"> ו/או תלונה</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ו/או </w:t>
      </w:r>
      <w:r w:rsidRPr="00217E81">
        <w:rPr>
          <w:rFonts w:ascii="Times New Roman" w:eastAsia="Times New Roman" w:hAnsi="Times New Roman" w:cs="David"/>
          <w:sz w:val="24"/>
          <w:szCs w:val="24"/>
          <w:rtl/>
          <w:lang w:eastAsia="he-IL"/>
        </w:rPr>
        <w:t>טענה ו/או תביעה, ככל שתהיינה לו כנגד המזמין בגין חיובי המזמין ע</w:t>
      </w:r>
      <w:r w:rsidRPr="00217E81">
        <w:rPr>
          <w:rFonts w:ascii="Times New Roman" w:eastAsia="Times New Roman" w:hAnsi="Times New Roman" w:cs="David" w:hint="cs"/>
          <w:sz w:val="24"/>
          <w:szCs w:val="24"/>
          <w:rtl/>
          <w:lang w:eastAsia="he-IL"/>
        </w:rPr>
        <w:t>ל פי</w:t>
      </w:r>
      <w:r w:rsidRPr="00217E81">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אותו דין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יחול לגבי תביעה של מי מיחידי המזמין כנגד המתכנן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קרי</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תביעה כאמור</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w:t>
      </w:r>
    </w:p>
    <w:p w14:paraId="39EBA17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1F9E2E3F"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למען הסר ספק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מוסכם ומוצהר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260DC7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28F66FD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 זה על נספחיו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217E81">
        <w:rPr>
          <w:rFonts w:ascii="Times New Roman" w:eastAsia="Times New Roman" w:hAnsi="Times New Roman" w:cs="David"/>
          <w:sz w:val="20"/>
          <w:szCs w:val="24"/>
          <w:rtl/>
          <w:lang w:eastAsia="he-IL"/>
        </w:rPr>
        <w:t>מורשי</w:t>
      </w:r>
      <w:proofErr w:type="spellEnd"/>
      <w:r w:rsidRPr="00217E81">
        <w:rPr>
          <w:rFonts w:ascii="Times New Roman" w:eastAsia="Times New Roman" w:hAnsi="Times New Roman" w:cs="David"/>
          <w:sz w:val="20"/>
          <w:szCs w:val="24"/>
          <w:rtl/>
          <w:lang w:eastAsia="he-IL"/>
        </w:rPr>
        <w:t xml:space="preserve"> החתימה של המזמין.</w:t>
      </w:r>
    </w:p>
    <w:p w14:paraId="112D3DD6" w14:textId="77777777" w:rsidR="00217E81" w:rsidRPr="00217E81" w:rsidRDefault="00217E81" w:rsidP="00217E81">
      <w:pPr>
        <w:widowControl w:val="0"/>
        <w:numPr>
          <w:ilvl w:val="1"/>
          <w:numId w:val="32"/>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217E81">
        <w:rPr>
          <w:rFonts w:ascii="Times New Roman" w:eastAsia="Times New Roman" w:hAnsi="Times New Roman" w:cs="David" w:hint="cs"/>
          <w:sz w:val="20"/>
          <w:szCs w:val="24"/>
          <w:rtl/>
          <w:lang w:eastAsia="he-IL"/>
        </w:rPr>
        <w:t>רשום</w:t>
      </w:r>
      <w:r w:rsidRPr="00217E81">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תחשב היא כמתקבלת ביום משלוח או מסירתה כאמור.</w:t>
      </w:r>
    </w:p>
    <w:p w14:paraId="0FA9ED1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4F98DF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ולראיה באו הצדדים על החתום:</w:t>
      </w:r>
    </w:p>
    <w:p w14:paraId="74C7BA7B"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D49EFA7"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87BB3F6"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CB39320" w14:textId="720E0E12" w:rsidR="00217E81" w:rsidRPr="00217E81" w:rsidRDefault="00217E81" w:rsidP="002910A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615893775"/>
          <w:placeholder>
            <w:docPart w:val="8DADE1D46F9B4EEBAB100E43DDCF4C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5" w:author="גרמן קגנובסקי" w:date="2020-05-17T10:52:00Z">
            <w:r w:rsidR="005E184C">
              <w:rPr>
                <w:rFonts w:ascii="Times New Roman" w:eastAsia="Times New Roman" w:hAnsi="Times New Roman" w:cs="David" w:hint="cs"/>
                <w:sz w:val="20"/>
                <w:szCs w:val="24"/>
                <w:rtl/>
                <w:lang w:eastAsia="he-IL"/>
              </w:rPr>
              <w:t>א-</w:t>
            </w:r>
            <w:proofErr w:type="spellStart"/>
            <w:r w:rsidR="005E184C">
              <w:rPr>
                <w:rFonts w:ascii="Times New Roman" w:eastAsia="Times New Roman" w:hAnsi="Times New Roman" w:cs="David" w:hint="cs"/>
                <w:sz w:val="20"/>
                <w:szCs w:val="24"/>
                <w:rtl/>
                <w:lang w:eastAsia="he-IL"/>
              </w:rPr>
              <w:t>סיפה</w:t>
            </w:r>
            <w:proofErr w:type="spellEnd"/>
            <w:r w:rsidR="005E184C">
              <w:rPr>
                <w:rFonts w:ascii="Times New Roman" w:eastAsia="Times New Roman" w:hAnsi="Times New Roman" w:cs="David" w:hint="cs"/>
                <w:sz w:val="20"/>
                <w:szCs w:val="24"/>
                <w:rtl/>
                <w:lang w:eastAsia="he-IL"/>
              </w:rPr>
              <w:t xml:space="preserve"> </w:t>
            </w:r>
            <w:proofErr w:type="spellStart"/>
            <w:r w:rsidR="005E184C">
              <w:rPr>
                <w:rFonts w:ascii="Times New Roman" w:eastAsia="Times New Roman" w:hAnsi="Times New Roman" w:cs="David" w:hint="cs"/>
                <w:sz w:val="20"/>
                <w:szCs w:val="24"/>
                <w:rtl/>
                <w:lang w:eastAsia="he-IL"/>
              </w:rPr>
              <w:t>בע</w:t>
            </w:r>
            <w:proofErr w:type="spellEnd"/>
            <w:r w:rsidR="005E184C">
              <w:rPr>
                <w:rFonts w:ascii="Times New Roman" w:eastAsia="Times New Roman" w:hAnsi="Times New Roman" w:cs="David" w:hint="cs"/>
                <w:sz w:val="20"/>
                <w:szCs w:val="24"/>
                <w:rtl/>
                <w:lang w:eastAsia="he-IL"/>
              </w:rPr>
              <w:t>''מ</w:t>
            </w:r>
          </w:ins>
        </w:sdtContent>
      </w:sdt>
      <w:r w:rsidRPr="00217E81">
        <w:rPr>
          <w:rFonts w:ascii="Times New Roman" w:eastAsia="Times New Roman" w:hAnsi="Times New Roman" w:cs="David"/>
          <w:sz w:val="20"/>
          <w:szCs w:val="24"/>
          <w:rtl/>
          <w:lang w:eastAsia="he-IL"/>
        </w:rPr>
        <w:tab/>
      </w:r>
      <w:sdt>
        <w:sdtPr>
          <w:rPr>
            <w:rStyle w:val="PlaceholderText"/>
            <w:color w:val="00B0F0"/>
            <w:u w:val="single"/>
            <w:rtl/>
          </w:rPr>
          <w:alias w:val="שם צד א"/>
          <w:tag w:val="cmtTzadAName"/>
          <w:id w:val="-1960099713"/>
          <w:placeholder>
            <w:docPart w:val="DDC6C1AFE1904EB48F1721802CBC280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rStyle w:val="DefaultParagraphFont"/>
            <w:rFonts w:ascii="Times New Roman" w:eastAsia="Times New Roman" w:hAnsi="Times New Roman" w:cs="David"/>
            <w:color w:val="auto"/>
            <w:sz w:val="20"/>
            <w:szCs w:val="24"/>
            <w:lang w:eastAsia="he-IL"/>
          </w:rPr>
        </w:sdtEndPr>
        <w:sdtContent>
          <w:ins w:id="6" w:author="גרמן קגנובסקי" w:date="2020-05-14T16:24:00Z">
            <w:r w:rsidR="00AC1A1C" w:rsidRPr="00E20F7F">
              <w:rPr>
                <w:rStyle w:val="PlaceholderText"/>
                <w:rtl/>
              </w:rPr>
              <w:t>[שם צד א]</w:t>
            </w:r>
          </w:ins>
        </w:sdtContent>
      </w:sdt>
    </w:p>
    <w:p w14:paraId="601FF349" w14:textId="77777777" w:rsidR="00217E81" w:rsidRPr="00217E81" w:rsidRDefault="00217E81" w:rsidP="00217E8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t>המתכנן</w:t>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המזמין</w:t>
      </w:r>
      <w:r w:rsidRPr="00217E81">
        <w:rPr>
          <w:rFonts w:ascii="Times New Roman" w:eastAsia="Times New Roman" w:hAnsi="Times New Roman" w:cs="David"/>
          <w:sz w:val="20"/>
          <w:szCs w:val="24"/>
          <w:lang w:eastAsia="he-IL"/>
        </w:rPr>
        <w:t xml:space="preserve"> </w:t>
      </w:r>
    </w:p>
    <w:p w14:paraId="44C52E5B"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B90360B"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6762DCB"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ן זה. </w:t>
      </w:r>
    </w:p>
    <w:p w14:paraId="3EC7B0D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DD9129D" w14:textId="77777777" w:rsidR="00EB38F9"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תאריך :  _______________</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p>
    <w:p w14:paraId="5BABBBF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חתימה וחותמת עו"ד/ רו"ח : ________________</w:t>
      </w:r>
    </w:p>
    <w:p w14:paraId="6656F60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128673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60BB30A" w14:textId="77777777"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EB38F9">
        <w:rPr>
          <w:rFonts w:ascii="Times New Roman" w:eastAsia="Times New Roman" w:hAnsi="Times New Roman" w:cs="David" w:hint="cs"/>
          <w:bCs/>
          <w:sz w:val="20"/>
          <w:szCs w:val="24"/>
          <w:u w:val="single"/>
          <w:rtl/>
          <w:lang w:eastAsia="he-IL"/>
        </w:rPr>
        <w:t>נספח ''א''</w:t>
      </w:r>
    </w:p>
    <w:p w14:paraId="39E08A95" w14:textId="77777777"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EB38F9">
        <w:rPr>
          <w:rFonts w:ascii="Times New Roman" w:eastAsia="Times New Roman" w:hAnsi="Times New Roman" w:cs="David" w:hint="cs"/>
          <w:bCs/>
          <w:sz w:val="20"/>
          <w:szCs w:val="24"/>
          <w:u w:val="single"/>
          <w:rtl/>
          <w:lang w:eastAsia="he-IL"/>
        </w:rPr>
        <w:t>נספח כללי</w:t>
      </w:r>
    </w:p>
    <w:p w14:paraId="76314B05"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1.1</w:t>
      </w:r>
      <w:r w:rsidRPr="00EB38F9">
        <w:rPr>
          <w:rFonts w:ascii="Times New Roman" w:eastAsia="Times New Roman" w:hAnsi="Times New Roman" w:cs="David" w:hint="cs"/>
          <w:sz w:val="24"/>
          <w:szCs w:val="24"/>
          <w:rtl/>
          <w:lang w:eastAsia="he-IL"/>
        </w:rPr>
        <w:tab/>
        <w:t>הגדרות -</w:t>
      </w:r>
    </w:p>
    <w:p w14:paraId="5C17F74D"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7721D0" w14:textId="4B7CFBEB"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w:t>
      </w:r>
      <w:r w:rsidRPr="00EB38F9">
        <w:rPr>
          <w:rFonts w:ascii="Times New Roman" w:eastAsia="Times New Roman" w:hAnsi="Times New Roman" w:cs="David" w:hint="cs"/>
          <w:b/>
          <w:bCs/>
          <w:sz w:val="24"/>
          <w:szCs w:val="24"/>
          <w:rtl/>
          <w:lang w:eastAsia="he-IL"/>
        </w:rPr>
        <w:t>הפרויקט</w:t>
      </w:r>
      <w:r w:rsidRPr="00EB38F9">
        <w:rPr>
          <w:rFonts w:ascii="Times New Roman" w:eastAsia="Times New Roman" w:hAnsi="Times New Roman" w:cs="David" w:hint="cs"/>
          <w:sz w:val="24"/>
          <w:szCs w:val="24"/>
          <w:rtl/>
          <w:lang w:eastAsia="he-IL"/>
        </w:rPr>
        <w:t>" -</w:t>
      </w:r>
      <w:r w:rsidRPr="00EB38F9">
        <w:rPr>
          <w:rFonts w:ascii="Times New Roman" w:eastAsia="Times New Roman" w:hAnsi="Times New Roman" w:cs="David" w:hint="cs"/>
          <w:sz w:val="24"/>
          <w:szCs w:val="24"/>
          <w:lang w:eastAsia="he-IL"/>
        </w:rPr>
        <w:t xml:space="preserve"> </w:t>
      </w:r>
      <w:r w:rsidRPr="00EB38F9">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EF05558CE4548D8B533A3E926D91DD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7" w:author="גרמן קגנובסקי" w:date="2020-05-14T16:23:00Z">
            <w:r w:rsidR="00AC1A1C">
              <w:rPr>
                <w:rFonts w:ascii="Times New Roman" w:eastAsia="Times New Roman" w:hAnsi="Times New Roman" w:cs="David" w:hint="cs"/>
                <w:color w:val="00B0F0"/>
                <w:sz w:val="24"/>
                <w:szCs w:val="24"/>
                <w:rtl/>
                <w:lang w:eastAsia="he-IL"/>
              </w:rPr>
              <w:t>רעננה</w:t>
            </w:r>
          </w:ins>
        </w:sdtContent>
      </w:sdt>
      <w:r w:rsidRPr="00EB38F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BE9BA9880FD048E38CE55C7E2A7061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8" w:author="גרמן קגנובסקי" w:date="2020-05-17T10:51:00Z">
            <w:r w:rsidR="005E184C">
              <w:rPr>
                <w:rFonts w:ascii="Times New Roman" w:eastAsia="Times New Roman" w:hAnsi="Times New Roman" w:cs="David" w:hint="cs"/>
                <w:color w:val="00B0F0"/>
                <w:sz w:val="24"/>
                <w:szCs w:val="24"/>
                <w:rtl/>
              </w:rPr>
              <w:t xml:space="preserve">150 </w:t>
            </w:r>
            <w:proofErr w:type="spellStart"/>
            <w:r w:rsidR="005E184C">
              <w:rPr>
                <w:rFonts w:ascii="Times New Roman" w:eastAsia="Times New Roman" w:hAnsi="Times New Roman" w:cs="David" w:hint="cs"/>
                <w:color w:val="00B0F0"/>
                <w:sz w:val="24"/>
                <w:szCs w:val="24"/>
                <w:rtl/>
              </w:rPr>
              <w:t>יח</w:t>
            </w:r>
            <w:proofErr w:type="spellEnd"/>
            <w:r w:rsidR="005E184C">
              <w:rPr>
                <w:rFonts w:ascii="Times New Roman" w:eastAsia="Times New Roman" w:hAnsi="Times New Roman" w:cs="David" w:hint="cs"/>
                <w:color w:val="00B0F0"/>
                <w:sz w:val="24"/>
                <w:szCs w:val="24"/>
                <w:rtl/>
              </w:rPr>
              <w:t>''ד ומסחר</w:t>
            </w:r>
          </w:ins>
        </w:sdtContent>
      </w:sdt>
      <w:r w:rsidRPr="00EB38F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026D0EEF8E88461B893F14678DCC9B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9" w:author="גרמן קגנובסקי" w:date="2020-05-17T10:51:00Z">
            <w:r w:rsidR="005E184C">
              <w:rPr>
                <w:rFonts w:ascii="Times New Roman" w:eastAsia="Times New Roman" w:hAnsi="Times New Roman" w:cs="David" w:hint="cs"/>
                <w:color w:val="00B0F0"/>
                <w:sz w:val="24"/>
                <w:szCs w:val="24"/>
                <w:rtl/>
              </w:rPr>
              <w:t>סביוני  רעננה  צפון</w:t>
            </w:r>
          </w:ins>
        </w:sdtContent>
      </w:sdt>
      <w:r w:rsidRPr="00EB38F9">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5B58DE0F"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4BD9CF" w14:textId="24AA36C6" w:rsidR="00EB38F9" w:rsidRPr="00EB38F9" w:rsidRDefault="00EB38F9" w:rsidP="005E18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w:t>
      </w:r>
      <w:r w:rsidRPr="00EB38F9">
        <w:rPr>
          <w:rFonts w:ascii="Times New Roman" w:eastAsia="Times New Roman" w:hAnsi="Times New Roman" w:cs="David" w:hint="cs"/>
          <w:b/>
          <w:bCs/>
          <w:sz w:val="24"/>
          <w:szCs w:val="24"/>
          <w:rtl/>
          <w:lang w:eastAsia="he-IL"/>
        </w:rPr>
        <w:t>התכנית</w:t>
      </w:r>
      <w:r w:rsidRPr="00EB38F9">
        <w:rPr>
          <w:rFonts w:ascii="Times New Roman" w:eastAsia="Times New Roman" w:hAnsi="Times New Roman" w:cs="David" w:hint="cs"/>
          <w:sz w:val="24"/>
          <w:szCs w:val="24"/>
          <w:rtl/>
          <w:lang w:eastAsia="he-IL"/>
        </w:rPr>
        <w:t xml:space="preserve">" או </w:t>
      </w:r>
      <w:r w:rsidRPr="00EB38F9">
        <w:rPr>
          <w:rFonts w:ascii="Times New Roman" w:eastAsia="Times New Roman" w:hAnsi="Times New Roman" w:cs="David" w:hint="cs"/>
          <w:b/>
          <w:bCs/>
          <w:sz w:val="24"/>
          <w:szCs w:val="24"/>
          <w:rtl/>
          <w:lang w:eastAsia="he-IL"/>
        </w:rPr>
        <w:t xml:space="preserve">"המקרקעין" </w:t>
      </w:r>
      <w:r w:rsidRPr="00EB38F9">
        <w:rPr>
          <w:rFonts w:ascii="Times New Roman" w:eastAsia="Times New Roman" w:hAnsi="Times New Roman" w:cs="David"/>
          <w:sz w:val="24"/>
          <w:szCs w:val="24"/>
          <w:lang w:eastAsia="he-IL"/>
        </w:rPr>
        <w:t>–</w:t>
      </w:r>
      <w:r w:rsidRPr="00EB38F9">
        <w:rPr>
          <w:rFonts w:ascii="Times New Roman" w:eastAsia="Times New Roman" w:hAnsi="Times New Roman" w:cs="David" w:hint="cs"/>
          <w:sz w:val="24"/>
          <w:szCs w:val="24"/>
          <w:rtl/>
          <w:lang w:eastAsia="he-IL"/>
        </w:rPr>
        <w:t xml:space="preserve"> תכנית בנין עיר מס' </w:t>
      </w:r>
      <w:customXmlDelRangeStart w:id="10" w:author="גרמן קגנובסקי" w:date="2020-05-14T16:35:00Z"/>
      <w:sdt>
        <w:sdtPr>
          <w:rPr>
            <w:rFonts w:ascii="Times New Roman" w:eastAsia="Times New Roman" w:hAnsi="Times New Roman" w:cs="David" w:hint="cs"/>
            <w:color w:val="008000"/>
            <w:sz w:val="24"/>
            <w:szCs w:val="24"/>
            <w:rtl/>
          </w:rPr>
          <w:alias w:val="שדה נוסף 2"/>
          <w:tag w:val="cntCustomField2"/>
          <w:id w:val="1880663104"/>
          <w:placeholder>
            <w:docPart w:val="99B7B92A58534A06A723D61F836E977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customXmlDelRangeEnd w:id="10"/>
          <w:ins w:id="11" w:author="גרמן קגנובסקי" w:date="2020-05-14T16:35:00Z">
            <w:r w:rsidR="00125495">
              <w:rPr>
                <w:rFonts w:ascii="Times New Roman" w:eastAsia="Times New Roman" w:hAnsi="Times New Roman" w:cs="David" w:hint="cs"/>
                <w:color w:val="008000"/>
                <w:sz w:val="24"/>
                <w:szCs w:val="24"/>
                <w:rtl/>
              </w:rPr>
              <w:t>רע/7</w:t>
            </w:r>
          </w:ins>
          <w:ins w:id="12" w:author="גרמן קגנובסקי" w:date="2020-05-17T10:53:00Z">
            <w:r w:rsidR="005E184C">
              <w:rPr>
                <w:rFonts w:ascii="Times New Roman" w:eastAsia="Times New Roman" w:hAnsi="Times New Roman" w:cs="David" w:hint="cs"/>
                <w:color w:val="008000"/>
                <w:sz w:val="24"/>
                <w:szCs w:val="24"/>
                <w:rtl/>
              </w:rPr>
              <w:t>0</w:t>
            </w:r>
          </w:ins>
          <w:ins w:id="13" w:author="גרמן קגנובסקי" w:date="2020-05-14T16:35:00Z">
            <w:r w:rsidR="00125495">
              <w:rPr>
                <w:rFonts w:ascii="Times New Roman" w:eastAsia="Times New Roman" w:hAnsi="Times New Roman" w:cs="David" w:hint="cs"/>
                <w:color w:val="008000"/>
                <w:sz w:val="24"/>
                <w:szCs w:val="24"/>
                <w:rtl/>
              </w:rPr>
              <w:t>8</w:t>
            </w:r>
          </w:ins>
          <w:customXmlDelRangeStart w:id="14" w:author="גרמן קגנובסקי" w:date="2020-05-14T16:35:00Z"/>
        </w:sdtContent>
      </w:sdt>
      <w:customXmlDelRangeEnd w:id="14"/>
      <w:r w:rsidRPr="00EB38F9">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456F6F2E172C431C91A4FDE1DDAA3D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ins w:id="15" w:author="גרמן קגנובסקי" w:date="2020-05-14T16:36:00Z">
            <w:r w:rsidR="00125495">
              <w:rPr>
                <w:rFonts w:ascii="Times New Roman" w:eastAsia="Times New Roman" w:hAnsi="Times New Roman" w:cs="David" w:hint="cs"/>
                <w:sz w:val="24"/>
                <w:szCs w:val="24"/>
                <w:rtl/>
                <w:lang w:eastAsia="he-IL"/>
              </w:rPr>
              <w:t>גוש 6578, חלקה 151</w:t>
            </w:r>
          </w:ins>
        </w:sdtContent>
      </w:sdt>
      <w:r w:rsidRPr="00EB38F9">
        <w:rPr>
          <w:rFonts w:ascii="Times New Roman" w:eastAsia="Times New Roman" w:hAnsi="Times New Roman" w:cs="David" w:hint="cs"/>
          <w:sz w:val="24"/>
          <w:szCs w:val="24"/>
          <w:rtl/>
          <w:lang w:eastAsia="he-IL"/>
        </w:rPr>
        <w:t>.</w:t>
      </w:r>
    </w:p>
    <w:p w14:paraId="27EFDDC6"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EB38F9">
        <w:rPr>
          <w:rFonts w:ascii="Times New Roman" w:eastAsia="Times New Roman" w:hAnsi="Times New Roman" w:cs="David" w:hint="cs"/>
          <w:sz w:val="24"/>
          <w:szCs w:val="24"/>
          <w:rtl/>
          <w:lang w:eastAsia="he-IL"/>
        </w:rPr>
        <w:t>בתב"ע</w:t>
      </w:r>
      <w:proofErr w:type="spellEnd"/>
      <w:r w:rsidRPr="00EB38F9">
        <w:rPr>
          <w:rFonts w:ascii="Times New Roman" w:eastAsia="Times New Roman" w:hAnsi="Times New Roman" w:cs="David" w:hint="cs"/>
          <w:sz w:val="24"/>
          <w:szCs w:val="24"/>
          <w:rtl/>
          <w:lang w:eastAsia="he-IL"/>
        </w:rPr>
        <w:t xml:space="preserve"> ממתכונתה היום והשירותים המוזמנים מן המתכנן הינם בהתאם לתכנית התקפה בעת הזמנת כל שלב. המתכנן מתחייב להתעדכן </w:t>
      </w:r>
      <w:proofErr w:type="spellStart"/>
      <w:r w:rsidRPr="00EB38F9">
        <w:rPr>
          <w:rFonts w:ascii="Times New Roman" w:eastAsia="Times New Roman" w:hAnsi="Times New Roman" w:cs="David" w:hint="cs"/>
          <w:sz w:val="24"/>
          <w:szCs w:val="24"/>
          <w:rtl/>
          <w:lang w:eastAsia="he-IL"/>
        </w:rPr>
        <w:t>בתב"ע</w:t>
      </w:r>
      <w:proofErr w:type="spellEnd"/>
      <w:r w:rsidRPr="00EB38F9">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w:t>
      </w:r>
      <w:proofErr w:type="spellStart"/>
      <w:r w:rsidRPr="00EB38F9">
        <w:rPr>
          <w:rFonts w:ascii="Times New Roman" w:eastAsia="Times New Roman" w:hAnsi="Times New Roman" w:cs="David" w:hint="cs"/>
          <w:sz w:val="24"/>
          <w:szCs w:val="24"/>
          <w:rtl/>
          <w:lang w:eastAsia="he-IL"/>
        </w:rPr>
        <w:t>התב"ע</w:t>
      </w:r>
      <w:proofErr w:type="spellEnd"/>
      <w:r w:rsidRPr="00EB38F9">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381BCD45"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D9EAFD4"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color w:val="008000"/>
          <w:sz w:val="24"/>
          <w:szCs w:val="24"/>
          <w:rtl/>
        </w:rPr>
      </w:pPr>
      <w:r w:rsidRPr="00EB38F9">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E56E4D427C246AD958ED7303D0F0D8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6" w:author="גרמן קגנובסקי" w:date="2020-05-14T16:23:00Z">
            <w:r w:rsidR="00AC1A1C">
              <w:rPr>
                <w:rFonts w:ascii="Times New Roman" w:eastAsia="Times New Roman" w:hAnsi="Times New Roman" w:cs="David" w:hint="cs"/>
                <w:color w:val="008000"/>
                <w:sz w:val="24"/>
                <w:szCs w:val="24"/>
                <w:rtl/>
              </w:rPr>
              <w:t>רעננה</w:t>
            </w:r>
          </w:ins>
        </w:sdtContent>
      </w:sdt>
      <w:r w:rsidRPr="00EB38F9">
        <w:rPr>
          <w:rFonts w:ascii="Times New Roman" w:eastAsia="Times New Roman" w:hAnsi="Times New Roman" w:cs="David" w:hint="cs"/>
          <w:color w:val="008000"/>
          <w:sz w:val="24"/>
          <w:szCs w:val="24"/>
          <w:rtl/>
        </w:rPr>
        <w:t>.</w:t>
      </w:r>
    </w:p>
    <w:p w14:paraId="6BCC10BC"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color w:val="FF0000"/>
          <w:sz w:val="24"/>
          <w:szCs w:val="24"/>
          <w:rtl/>
        </w:rPr>
      </w:pPr>
    </w:p>
    <w:p w14:paraId="0EAAE965"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rPr>
        <w:t xml:space="preserve">"חוזה הפיתוח" </w:t>
      </w:r>
      <w:r w:rsidRPr="00EB38F9">
        <w:rPr>
          <w:rFonts w:ascii="Times New Roman" w:eastAsia="Times New Roman" w:hAnsi="Times New Roman" w:cs="David"/>
          <w:sz w:val="24"/>
          <w:szCs w:val="24"/>
        </w:rPr>
        <w:t>–</w:t>
      </w:r>
      <w:r w:rsidRPr="00EB38F9">
        <w:rPr>
          <w:rFonts w:ascii="Times New Roman" w:eastAsia="Times New Roman" w:hAnsi="Times New Roman" w:cs="David" w:hint="cs"/>
          <w:sz w:val="24"/>
          <w:szCs w:val="24"/>
          <w:rtl/>
        </w:rPr>
        <w:t xml:space="preserve"> חוזה הפיתוח אשר נחתם בין המזמין לבין הרשות המקומית.</w:t>
      </w:r>
    </w:p>
    <w:p w14:paraId="4DC88D26"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DBD342"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EB38F9">
        <w:rPr>
          <w:rFonts w:ascii="Times New Roman" w:eastAsia="Times New Roman" w:hAnsi="Times New Roman" w:cs="David" w:hint="cs"/>
          <w:sz w:val="24"/>
          <w:szCs w:val="24"/>
          <w:rtl/>
          <w:lang w:eastAsia="he-IL"/>
        </w:rPr>
        <w:t>2.8</w:t>
      </w:r>
      <w:r w:rsidRPr="00EB38F9">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1BBC20B61004E19B90006BC0C07A9F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B38F9">
            <w:rPr>
              <w:color w:val="00B0F0"/>
              <w:rtl/>
            </w:rPr>
            <w:t>[שדה נוסף 3]</w:t>
          </w:r>
        </w:sdtContent>
      </w:sdt>
    </w:p>
    <w:p w14:paraId="09444666"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B4D6C1B" w14:textId="77777777" w:rsidR="00EB38F9" w:rsidRPr="00EB38F9"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2.10</w:t>
      </w:r>
      <w:r w:rsidRPr="00EB38F9">
        <w:rPr>
          <w:rFonts w:ascii="Times New Roman" w:eastAsia="Times New Roman" w:hAnsi="Times New Roman" w:cs="David" w:hint="cs"/>
          <w:sz w:val="24"/>
          <w:szCs w:val="24"/>
          <w:rtl/>
          <w:lang w:eastAsia="he-IL"/>
        </w:rPr>
        <w:tab/>
        <w:t xml:space="preserve">התכנון יתבצע בסביבת תוכנת </w:t>
      </w:r>
      <w:r w:rsidRPr="00EB38F9">
        <w:rPr>
          <w:rFonts w:ascii="Times New Roman" w:eastAsia="Times New Roman" w:hAnsi="Times New Roman" w:cs="David"/>
          <w:sz w:val="24"/>
          <w:szCs w:val="24"/>
          <w:lang w:eastAsia="he-IL"/>
        </w:rPr>
        <w:t>REVIT</w:t>
      </w:r>
      <w:r w:rsidRPr="00EB38F9">
        <w:rPr>
          <w:rFonts w:ascii="Times New Roman" w:eastAsia="Times New Roman" w:hAnsi="Times New Roman" w:cs="David" w:hint="cs"/>
          <w:sz w:val="24"/>
          <w:szCs w:val="24"/>
          <w:rtl/>
          <w:lang w:eastAsia="he-IL"/>
        </w:rPr>
        <w:t xml:space="preserve"> בתלת-</w:t>
      </w:r>
      <w:proofErr w:type="spellStart"/>
      <w:r w:rsidRPr="00EB38F9">
        <w:rPr>
          <w:rFonts w:ascii="Times New Roman" w:eastAsia="Times New Roman" w:hAnsi="Times New Roman" w:cs="David" w:hint="cs"/>
          <w:sz w:val="24"/>
          <w:szCs w:val="24"/>
          <w:rtl/>
          <w:lang w:eastAsia="he-IL"/>
        </w:rPr>
        <w:t>מימד</w:t>
      </w:r>
      <w:proofErr w:type="spellEnd"/>
      <w:r w:rsidRPr="00EB38F9">
        <w:rPr>
          <w:rFonts w:ascii="Times New Roman" w:eastAsia="Times New Roman" w:hAnsi="Times New Roman" w:cs="David" w:hint="cs"/>
          <w:sz w:val="24"/>
          <w:szCs w:val="24"/>
          <w:rtl/>
          <w:lang w:eastAsia="he-IL"/>
        </w:rPr>
        <w:t xml:space="preserve">, תוך שיתוף, תיאום וקליטת הקבצים ממתכננים ויועצים אחרים באמצעות תוכנה כדוגמת - </w:t>
      </w:r>
      <w:r w:rsidRPr="00EB38F9">
        <w:rPr>
          <w:rFonts w:ascii="Times New Roman" w:eastAsia="Times New Roman" w:hAnsi="Times New Roman" w:cs="David"/>
          <w:sz w:val="24"/>
          <w:szCs w:val="24"/>
          <w:lang w:eastAsia="he-IL"/>
        </w:rPr>
        <w:t>@view</w:t>
      </w:r>
      <w:r w:rsidRPr="00EB38F9">
        <w:rPr>
          <w:rFonts w:ascii="Times New Roman" w:eastAsia="Times New Roman" w:hAnsi="Times New Roman" w:cs="David" w:hint="cs"/>
          <w:sz w:val="24"/>
          <w:szCs w:val="24"/>
          <w:rtl/>
          <w:lang w:eastAsia="he-IL"/>
        </w:rPr>
        <w:t xml:space="preserve">. </w:t>
      </w:r>
      <w:r w:rsidRPr="00EB38F9">
        <w:rPr>
          <w:rFonts w:ascii="Times New Roman" w:eastAsia="Times New Roman" w:hAnsi="Times New Roman" w:cs="David"/>
          <w:sz w:val="24"/>
          <w:szCs w:val="24"/>
          <w:rtl/>
          <w:lang w:eastAsia="he-IL"/>
        </w:rPr>
        <w:t>כל תעבורת הקבצים תבוצע באמצע</w:t>
      </w:r>
      <w:r w:rsidRPr="00EB38F9">
        <w:rPr>
          <w:rFonts w:ascii="Times New Roman" w:eastAsia="Times New Roman" w:hAnsi="Times New Roman" w:cs="David" w:hint="cs"/>
          <w:sz w:val="24"/>
          <w:szCs w:val="24"/>
          <w:rtl/>
          <w:lang w:eastAsia="he-IL"/>
        </w:rPr>
        <w:t>ות התוכנה בלבד או תוכנה אחרת לפי החלטת המזמין.</w:t>
      </w:r>
    </w:p>
    <w:p w14:paraId="0439125E" w14:textId="77777777" w:rsidR="00EB38F9" w:rsidRPr="00EB38F9"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1C82495D"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3.2</w:t>
      </w:r>
      <w:r w:rsidRPr="00EB38F9">
        <w:rPr>
          <w:rFonts w:ascii="Times New Roman" w:eastAsia="Times New Roman" w:hAnsi="Times New Roman" w:cs="David" w:hint="cs"/>
          <w:sz w:val="24"/>
          <w:szCs w:val="24"/>
          <w:rtl/>
          <w:lang w:eastAsia="he-IL"/>
        </w:rPr>
        <w:tab/>
        <w:t>בעלי המקצוע במשרד המתכנן הם:</w:t>
      </w:r>
    </w:p>
    <w:p w14:paraId="4D452484"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96AA7A" w14:textId="2D267B5A" w:rsidR="00EB38F9" w:rsidRPr="00EB38F9" w:rsidRDefault="00EB38F9" w:rsidP="005E18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א.</w:t>
      </w:r>
      <w:r w:rsidRPr="00EB38F9">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B3A828DD39CF440B872E1BC340E8F0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17" w:author="גרמן קגנובסקי" w:date="2020-05-17T10:54:00Z">
            <w:r w:rsidR="005E184C">
              <w:rPr>
                <w:rFonts w:ascii="Times New Roman" w:eastAsia="Times New Roman" w:hAnsi="Times New Roman" w:cs="David" w:hint="cs"/>
                <w:color w:val="008000"/>
                <w:sz w:val="24"/>
                <w:szCs w:val="24"/>
                <w:rtl/>
                <w:lang w:eastAsia="he-IL"/>
              </w:rPr>
              <w:t xml:space="preserve">מיכאל </w:t>
            </w:r>
            <w:proofErr w:type="spellStart"/>
            <w:r w:rsidR="005E184C">
              <w:rPr>
                <w:rFonts w:ascii="Times New Roman" w:eastAsia="Times New Roman" w:hAnsi="Times New Roman" w:cs="David" w:hint="cs"/>
                <w:color w:val="008000"/>
                <w:sz w:val="24"/>
                <w:szCs w:val="24"/>
                <w:rtl/>
                <w:lang w:eastAsia="he-IL"/>
              </w:rPr>
              <w:t>ואטנמכר</w:t>
            </w:r>
          </w:ins>
          <w:proofErr w:type="spellEnd"/>
        </w:sdtContent>
      </w:sdt>
    </w:p>
    <w:p w14:paraId="5F16F1F2" w14:textId="7E210E29" w:rsidR="00EB38F9" w:rsidRPr="00EB38F9" w:rsidRDefault="00EB38F9" w:rsidP="005E184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ב. </w:t>
      </w:r>
      <w:r w:rsidRPr="00EB38F9">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04245C9C9344AAF84FEADA3EB34AF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ins w:id="18" w:author="גרמן קגנובסקי" w:date="2020-05-17T10:55:00Z">
            <w:r w:rsidR="005E184C">
              <w:rPr>
                <w:rFonts w:ascii="Times New Roman" w:eastAsia="Times New Roman" w:hAnsi="Times New Roman" w:cs="David" w:hint="cs"/>
                <w:color w:val="008000"/>
                <w:sz w:val="24"/>
                <w:szCs w:val="24"/>
                <w:rtl/>
                <w:lang w:eastAsia="he-IL"/>
              </w:rPr>
              <w:t xml:space="preserve">איליה </w:t>
            </w:r>
            <w:proofErr w:type="spellStart"/>
            <w:r w:rsidR="005E184C">
              <w:rPr>
                <w:rFonts w:ascii="Times New Roman" w:eastAsia="Times New Roman" w:hAnsi="Times New Roman" w:cs="David" w:hint="cs"/>
                <w:color w:val="008000"/>
                <w:sz w:val="24"/>
                <w:szCs w:val="24"/>
                <w:rtl/>
                <w:lang w:eastAsia="he-IL"/>
              </w:rPr>
              <w:t>כצמן</w:t>
            </w:r>
          </w:ins>
          <w:proofErr w:type="spellEnd"/>
        </w:sdtContent>
      </w:sdt>
    </w:p>
    <w:p w14:paraId="0E4CB2D9"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75F1D2"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EB38F9">
        <w:rPr>
          <w:rFonts w:ascii="Times New Roman" w:eastAsia="Times New Roman" w:hAnsi="Times New Roman" w:cs="David" w:hint="cs"/>
          <w:sz w:val="24"/>
          <w:szCs w:val="24"/>
          <w:rtl/>
          <w:lang w:eastAsia="he-IL"/>
        </w:rPr>
        <w:t>3.4</w:t>
      </w:r>
      <w:r w:rsidRPr="00EB38F9">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C54B377C84EC46D7ACA8D090723DFB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B38F9">
            <w:rPr>
              <w:color w:val="00B0F0"/>
              <w:rtl/>
            </w:rPr>
            <w:t>[שדה נוסף 6]</w:t>
          </w:r>
        </w:sdtContent>
      </w:sdt>
    </w:p>
    <w:p w14:paraId="5ACAC799"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0582F45"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5.2</w:t>
      </w:r>
      <w:r w:rsidRPr="00EB38F9">
        <w:rPr>
          <w:rFonts w:ascii="Times New Roman" w:eastAsia="Times New Roman" w:hAnsi="Times New Roman" w:cs="David" w:hint="cs"/>
          <w:sz w:val="24"/>
          <w:szCs w:val="24"/>
          <w:rtl/>
          <w:lang w:eastAsia="he-IL"/>
        </w:rPr>
        <w:tab/>
        <w:t>הנושאים הם:</w:t>
      </w:r>
    </w:p>
    <w:p w14:paraId="421A391E"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0DFF94"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א.</w:t>
      </w:r>
      <w:r w:rsidRPr="00EB38F9">
        <w:rPr>
          <w:rFonts w:ascii="Times New Roman" w:eastAsia="Times New Roman" w:hAnsi="Times New Roman" w:cs="David" w:hint="cs"/>
          <w:sz w:val="24"/>
          <w:szCs w:val="24"/>
          <w:rtl/>
          <w:lang w:eastAsia="he-IL"/>
        </w:rPr>
        <w:tab/>
        <w:t>התקדמות שרותי המתכנן.</w:t>
      </w:r>
    </w:p>
    <w:p w14:paraId="4B1295C6"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ב.</w:t>
      </w:r>
      <w:r w:rsidRPr="00EB38F9">
        <w:rPr>
          <w:rFonts w:ascii="Times New Roman" w:eastAsia="Times New Roman" w:hAnsi="Times New Roman" w:cs="David" w:hint="cs"/>
          <w:sz w:val="24"/>
          <w:szCs w:val="24"/>
          <w:rtl/>
          <w:lang w:eastAsia="he-IL"/>
        </w:rPr>
        <w:tab/>
        <w:t>סטיות מלוח הזמנים לרבות סיבת הסטייה.</w:t>
      </w:r>
    </w:p>
    <w:p w14:paraId="2308B1F0"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ג.</w:t>
      </w:r>
      <w:r w:rsidRPr="00EB38F9">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1F9F08F9"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ד.</w:t>
      </w:r>
      <w:r w:rsidRPr="00EB38F9">
        <w:rPr>
          <w:rFonts w:ascii="Times New Roman" w:eastAsia="Times New Roman" w:hAnsi="Times New Roman" w:cs="David" w:hint="cs"/>
          <w:sz w:val="24"/>
          <w:szCs w:val="24"/>
          <w:rtl/>
          <w:lang w:eastAsia="he-IL"/>
        </w:rPr>
        <w:tab/>
        <w:t>סטיות מהערכות ו/או תחזיות תקציביות והשלכותיהן.</w:t>
      </w:r>
    </w:p>
    <w:p w14:paraId="3328088E"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ה.</w:t>
      </w:r>
      <w:r w:rsidRPr="00EB38F9">
        <w:rPr>
          <w:rFonts w:ascii="Times New Roman" w:eastAsia="Times New Roman" w:hAnsi="Times New Roman" w:cs="David" w:hint="cs"/>
          <w:sz w:val="24"/>
          <w:szCs w:val="24"/>
          <w:rtl/>
          <w:lang w:eastAsia="he-IL"/>
        </w:rPr>
        <w:tab/>
        <w:t>ריכוז הוראות שנויים.</w:t>
      </w:r>
    </w:p>
    <w:p w14:paraId="21DD1019" w14:textId="77777777" w:rsidR="00EB38F9" w:rsidRPr="00EB38F9" w:rsidRDefault="00EB38F9" w:rsidP="00EB38F9">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38BF40C3" w14:textId="552926A4" w:rsidR="00EB38F9" w:rsidRPr="00EB38F9" w:rsidRDefault="00EB38F9" w:rsidP="005E184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17.7 </w:t>
      </w:r>
      <w:r w:rsidRPr="00EB38F9">
        <w:rPr>
          <w:rFonts w:ascii="Times New Roman" w:eastAsia="Times New Roman" w:hAnsi="Times New Roman" w:cs="David" w:hint="cs"/>
          <w:sz w:val="24"/>
          <w:szCs w:val="24"/>
          <w:rtl/>
          <w:lang w:eastAsia="he-IL"/>
        </w:rPr>
        <w:tab/>
      </w:r>
      <w:del w:id="19" w:author="גרמן קגנובסקי" w:date="2020-05-17T10:55:00Z">
        <w:r w:rsidRPr="00EB38F9" w:rsidDel="005E184C">
          <w:rPr>
            <w:rFonts w:ascii="Times New Roman" w:eastAsia="Times New Roman" w:hAnsi="Times New Roman" w:cs="David" w:hint="cs"/>
            <w:sz w:val="24"/>
            <w:szCs w:val="24"/>
            <w:rtl/>
            <w:lang w:eastAsia="he-IL"/>
          </w:rPr>
          <w:delText xml:space="preserve">שיעור חלקו היחסי של כל אחד מיחידי המזמין הינו כדלקמן </w:delText>
        </w:r>
      </w:del>
      <w:r w:rsidRPr="00EB38F9">
        <w:rPr>
          <w:rFonts w:ascii="Times New Roman" w:eastAsia="Times New Roman" w:hAnsi="Times New Roman" w:cs="David" w:hint="cs"/>
          <w:sz w:val="24"/>
          <w:szCs w:val="24"/>
          <w:rtl/>
          <w:lang w:eastAsia="he-IL"/>
        </w:rPr>
        <w:t>:</w:t>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EB38F9" w:rsidRPr="00EB38F9" w14:paraId="1DE951A4" w14:textId="77777777" w:rsidTr="00EB38F9">
        <w:tc>
          <w:tcPr>
            <w:tcW w:w="3366" w:type="dxa"/>
          </w:tcPr>
          <w:p w14:paraId="1C243CBA" w14:textId="77777777" w:rsidR="00EB38F9" w:rsidRPr="00EB38F9" w:rsidRDefault="005E184C"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220D7DA3E5CA42519122E7A1C3275B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EB38F9" w:rsidRPr="00EB38F9">
                  <w:rPr>
                    <w:color w:val="00B0F0"/>
                    <w:rtl/>
                  </w:rPr>
                  <w:t>[אחוז השתתפות צד א]</w:t>
                </w:r>
              </w:sdtContent>
            </w:sdt>
          </w:p>
          <w:p w14:paraId="353A74C7"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             </w:t>
            </w:r>
          </w:p>
        </w:tc>
        <w:tc>
          <w:tcPr>
            <w:tcW w:w="2163" w:type="dxa"/>
          </w:tcPr>
          <w:p w14:paraId="1E9EBB87" w14:textId="77777777" w:rsidR="00EB38F9" w:rsidRPr="00EB38F9" w:rsidRDefault="00EB38F9" w:rsidP="00EB38F9">
            <w:pPr>
              <w:widowControl w:val="0"/>
              <w:spacing w:before="0" w:beforeAutospacing="0" w:after="0" w:afterAutospacing="0" w:line="240" w:lineRule="auto"/>
              <w:ind w:left="720"/>
              <w:outlineLvl w:val="2"/>
            </w:pPr>
          </w:p>
          <w:p w14:paraId="4A8CFD96"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AEDB482" w14:textId="77777777" w:rsidR="00EB38F9" w:rsidRPr="00EB38F9"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C328DFC"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2A7DBD36"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34D09117"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405AFC57"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7D8F7F67"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05177E8B"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715E522A" w14:textId="77777777" w:rsidR="00AA7633" w:rsidRDefault="00AA7633"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4A8313E3" w14:textId="77777777" w:rsidR="00217E81" w:rsidRPr="00217E81" w:rsidRDefault="00217E81"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217E81">
        <w:rPr>
          <w:rFonts w:ascii="Times New Roman" w:eastAsia="Times New Roman" w:hAnsi="Times New Roman" w:cs="David"/>
          <w:b/>
          <w:bCs/>
          <w:sz w:val="24"/>
          <w:szCs w:val="24"/>
          <w:u w:val="single"/>
          <w:rtl/>
          <w:lang w:eastAsia="he-IL"/>
        </w:rPr>
        <w:lastRenderedPageBreak/>
        <w:t xml:space="preserve">נספח </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ב</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w:t>
      </w:r>
    </w:p>
    <w:p w14:paraId="219EC468"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2E1948F"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ש</w:t>
      </w:r>
      <w:r w:rsidRPr="00217E81">
        <w:rPr>
          <w:rFonts w:ascii="Times New Roman" w:eastAsia="Times New Roman" w:hAnsi="Times New Roman" w:cs="David" w:hint="cs"/>
          <w:bCs/>
          <w:sz w:val="24"/>
          <w:szCs w:val="24"/>
          <w:u w:val="single"/>
          <w:rtl/>
          <w:lang w:eastAsia="he-IL"/>
        </w:rPr>
        <w:t>י</w:t>
      </w:r>
      <w:r w:rsidRPr="00217E81">
        <w:rPr>
          <w:rFonts w:ascii="Times New Roman" w:eastAsia="Times New Roman" w:hAnsi="Times New Roman" w:cs="David"/>
          <w:bCs/>
          <w:sz w:val="24"/>
          <w:szCs w:val="24"/>
          <w:u w:val="single"/>
          <w:rtl/>
          <w:lang w:eastAsia="he-IL"/>
        </w:rPr>
        <w:t xml:space="preserve">רותי </w:t>
      </w:r>
      <w:r w:rsidRPr="00217E81">
        <w:rPr>
          <w:rFonts w:ascii="Times New Roman" w:eastAsia="Times New Roman" w:hAnsi="Times New Roman" w:cs="David" w:hint="cs"/>
          <w:bCs/>
          <w:sz w:val="24"/>
          <w:szCs w:val="24"/>
          <w:u w:val="single"/>
          <w:rtl/>
          <w:lang w:eastAsia="he-IL"/>
        </w:rPr>
        <w:t>המתכנן</w:t>
      </w:r>
    </w:p>
    <w:p w14:paraId="030D166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82243B1"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כללי</w:t>
      </w:r>
      <w:r w:rsidRPr="00217E81">
        <w:rPr>
          <w:rFonts w:ascii="Times New Roman" w:eastAsia="Times New Roman" w:hAnsi="Times New Roman" w:cs="David"/>
          <w:b/>
          <w:bCs/>
          <w:sz w:val="24"/>
          <w:szCs w:val="24"/>
          <w:rtl/>
          <w:lang w:eastAsia="he-IL"/>
        </w:rPr>
        <w:t>:</w:t>
      </w:r>
    </w:p>
    <w:p w14:paraId="458BACF4"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1A76DA58"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 xml:space="preserve">שרותי </w:t>
      </w:r>
      <w:r w:rsidRPr="00217E81">
        <w:rPr>
          <w:rFonts w:ascii="Times New Roman" w:eastAsia="Times New Roman" w:hAnsi="Times New Roman" w:cs="David" w:hint="cs"/>
          <w:sz w:val="24"/>
          <w:szCs w:val="24"/>
          <w:u w:val="single"/>
          <w:rtl/>
          <w:lang w:eastAsia="he-IL"/>
        </w:rPr>
        <w:t>המתכנן</w:t>
      </w:r>
      <w:r w:rsidRPr="00217E81">
        <w:rPr>
          <w:rFonts w:ascii="Times New Roman" w:eastAsia="Times New Roman" w:hAnsi="Times New Roman" w:cs="David"/>
          <w:sz w:val="24"/>
          <w:szCs w:val="24"/>
          <w:u w:val="single"/>
          <w:rtl/>
          <w:lang w:eastAsia="he-IL"/>
        </w:rPr>
        <w:t xml:space="preserve"> יכללו</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rtl/>
          <w:lang w:eastAsia="he-IL"/>
        </w:rPr>
        <w:tab/>
      </w:r>
    </w:p>
    <w:p w14:paraId="5CA3234E" w14:textId="77777777" w:rsidR="00217E81" w:rsidRPr="00217E81" w:rsidRDefault="00217E81" w:rsidP="00217E81">
      <w:pPr>
        <w:widowControl w:val="0"/>
        <w:numPr>
          <w:ilvl w:val="0"/>
          <w:numId w:val="18"/>
        </w:numPr>
        <w:spacing w:before="240" w:beforeAutospacing="0" w:after="0" w:afterAutospacing="0" w:line="36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הכנת פרוגרמת מיגון ומ</w:t>
      </w:r>
      <w:r w:rsidR="00EB38F9">
        <w:rPr>
          <w:rFonts w:ascii="Times New Roman" w:eastAsia="Times New Roman" w:hAnsi="Times New Roman" w:cs="David" w:hint="cs"/>
          <w:sz w:val="26"/>
          <w:szCs w:val="24"/>
          <w:rtl/>
          <w:lang w:val="x-none" w:eastAsia="x-none"/>
        </w:rPr>
        <w:t>קלוט במבנים, מתן הנחיות והכנת ת</w:t>
      </w:r>
      <w:r w:rsidRPr="00217E81">
        <w:rPr>
          <w:rFonts w:ascii="Times New Roman" w:eastAsia="Times New Roman" w:hAnsi="Times New Roman" w:cs="David" w:hint="cs"/>
          <w:sz w:val="26"/>
          <w:szCs w:val="24"/>
          <w:rtl/>
          <w:lang w:val="x-none" w:eastAsia="x-none"/>
        </w:rPr>
        <w:t>כניות ומפרטים טכניים, אשר יכללו בין היתר את הפרטים הבאים:</w:t>
      </w:r>
    </w:p>
    <w:p w14:paraId="798E5028"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מרחבים מוגנים.</w:t>
      </w:r>
    </w:p>
    <w:p w14:paraId="63A61327"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מרחקי מילוט למרחבים מוגנים.</w:t>
      </w:r>
    </w:p>
    <w:p w14:paraId="7539AC7C"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מערכות סינון אב"כ.</w:t>
      </w:r>
    </w:p>
    <w:p w14:paraId="409B11C6"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מקלטים.</w:t>
      </w:r>
    </w:p>
    <w:p w14:paraId="1805B52B"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אמצעי מיגון וסימון.</w:t>
      </w:r>
    </w:p>
    <w:p w14:paraId="2E03FD1A"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אישור פקע"ר, הרשויות, וכל הגורמים הרלוונטיים להיתרי הבניה ואישור האכלוס.</w:t>
      </w:r>
    </w:p>
    <w:p w14:paraId="6A11970C"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ייעוץ לתכנון האדריכלי והקונסטרוקטיבי של המרחבים המוגנים.</w:t>
      </w:r>
    </w:p>
    <w:p w14:paraId="3FDCA7F0"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תיאום עם מהנדסי פיקוד העורף לקביעת פתרונות המקלוט.</w:t>
      </w:r>
    </w:p>
    <w:p w14:paraId="0F237057"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קבלת אישור סופי מפיקוד העורף לצורך היתרי בניה.</w:t>
      </w:r>
    </w:p>
    <w:p w14:paraId="5D997E63"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קבלה סופית של המרחבים המוגנים בגמר הביצוע כולל אישור פיקוד העורף לטופס 4 ותעודת גמר של המבנה.</w:t>
      </w:r>
    </w:p>
    <w:p w14:paraId="6492926D"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סיוע</w:t>
      </w:r>
      <w:r w:rsidRPr="00217E81">
        <w:rPr>
          <w:rFonts w:ascii="Times New Roman" w:eastAsia="Times New Roman" w:hAnsi="Times New Roman" w:cs="David"/>
          <w:sz w:val="24"/>
          <w:szCs w:val="24"/>
          <w:rtl/>
          <w:lang w:eastAsia="he-IL"/>
        </w:rPr>
        <w:t xml:space="preserve"> לאדריכל הפרויקט ו/או לאדריכל מטעם רוכש דירה בפרויקט בעריכת שינויים בדירה, בפתרונות </w:t>
      </w:r>
      <w:r w:rsidRPr="00217E81">
        <w:rPr>
          <w:rFonts w:ascii="Times New Roman" w:eastAsia="Times New Roman" w:hAnsi="Times New Roman" w:cs="David" w:hint="cs"/>
          <w:sz w:val="24"/>
          <w:szCs w:val="24"/>
          <w:rtl/>
          <w:lang w:eastAsia="he-IL"/>
        </w:rPr>
        <w:t>למיגון הדירה בפרט</w:t>
      </w:r>
      <w:r w:rsidRPr="00217E81">
        <w:rPr>
          <w:rFonts w:ascii="Times New Roman" w:eastAsia="Times New Roman" w:hAnsi="Times New Roman" w:cs="David"/>
          <w:sz w:val="24"/>
          <w:szCs w:val="24"/>
          <w:rtl/>
          <w:lang w:eastAsia="he-IL"/>
        </w:rPr>
        <w:t xml:space="preserve"> ות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מול פיקוד העורף, לרבות מתן הנחיות לאדריכל לתכנון מפורט של חלופת המיגון בהתאם לתקנות העדכניות. סיוע לאדריכל בקבלת אישור פיקוד העורף לפתרון המיגון לאחר השינויים.</w:t>
      </w:r>
    </w:p>
    <w:p w14:paraId="6608401A"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תכנון המיגון והמקלוט יתבצע בסביבת תוכנת </w:t>
      </w:r>
      <w:r w:rsidRPr="00217E81">
        <w:rPr>
          <w:rFonts w:ascii="Times New Roman" w:eastAsia="Times New Roman" w:hAnsi="Times New Roman" w:cs="David"/>
          <w:sz w:val="24"/>
          <w:szCs w:val="24"/>
          <w:lang w:eastAsia="he-IL"/>
        </w:rPr>
        <w:t>REVIT</w:t>
      </w:r>
      <w:r w:rsidRPr="00217E81">
        <w:rPr>
          <w:rFonts w:ascii="Times New Roman" w:eastAsia="Times New Roman" w:hAnsi="Times New Roman" w:cs="David" w:hint="cs"/>
          <w:sz w:val="24"/>
          <w:szCs w:val="24"/>
          <w:rtl/>
          <w:lang w:eastAsia="he-IL"/>
        </w:rPr>
        <w:t xml:space="preserve"> בתלת-</w:t>
      </w:r>
      <w:proofErr w:type="spellStart"/>
      <w:r w:rsidRPr="00217E81">
        <w:rPr>
          <w:rFonts w:ascii="Times New Roman" w:eastAsia="Times New Roman" w:hAnsi="Times New Roman" w:cs="David" w:hint="cs"/>
          <w:sz w:val="24"/>
          <w:szCs w:val="24"/>
          <w:rtl/>
          <w:lang w:eastAsia="he-IL"/>
        </w:rPr>
        <w:t>מימד</w:t>
      </w:r>
      <w:proofErr w:type="spellEnd"/>
      <w:r w:rsidRPr="00217E81">
        <w:rPr>
          <w:rFonts w:ascii="Times New Roman" w:eastAsia="Times New Roman" w:hAnsi="Times New Roman" w:cs="David" w:hint="cs"/>
          <w:sz w:val="24"/>
          <w:szCs w:val="24"/>
          <w:rtl/>
          <w:lang w:eastAsia="he-IL"/>
        </w:rPr>
        <w:t xml:space="preserve">, תוך שיתוף, תיאום וקליטת הקבצים מן האדריכלים והיועצים האחרים באמצעות תוכנת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 xml:space="preserve">כל תעבורת הקבצים תבוצע באמצעות מערכת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xml:space="preserve"> בלבד.</w:t>
      </w:r>
    </w:p>
    <w:p w14:paraId="659023D9" w14:textId="77777777" w:rsidR="00217E81"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65BC2614" w14:textId="77777777" w:rsidR="00EB38F9"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7E0DBCD5" w14:textId="77777777" w:rsidR="00EB38F9"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701222F9" w14:textId="77777777" w:rsidR="00EB38F9" w:rsidRPr="00217E81"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02D4A45F" w14:textId="77777777" w:rsidR="00217E81" w:rsidRPr="00217E81" w:rsidRDefault="00217E81" w:rsidP="00217E81">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20" w:name="OLE_LINK5"/>
      <w:bookmarkStart w:id="21" w:name="OLE_LINK6"/>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r>
      <w:bookmarkStart w:id="22" w:name="OLE_LINK7"/>
      <w:bookmarkStart w:id="23" w:name="OLE_LINK8"/>
      <w:r w:rsidRPr="00217E81">
        <w:rPr>
          <w:rFonts w:ascii="Times New Roman" w:eastAsia="Times New Roman" w:hAnsi="Times New Roman" w:cs="David"/>
          <w:sz w:val="24"/>
          <w:szCs w:val="24"/>
          <w:u w:val="single"/>
          <w:rtl/>
        </w:rPr>
        <w:t>המהנדס, צוות עובדים ואמצעים</w:t>
      </w:r>
      <w:r w:rsidRPr="00217E81">
        <w:rPr>
          <w:rFonts w:ascii="Times New Roman" w:eastAsia="Times New Roman" w:hAnsi="Times New Roman" w:cs="David" w:hint="cs"/>
          <w:sz w:val="24"/>
          <w:szCs w:val="24"/>
          <w:u w:val="single"/>
          <w:rtl/>
          <w:lang w:eastAsia="he-IL"/>
        </w:rPr>
        <w:t xml:space="preserve"> של המתכנן</w:t>
      </w:r>
      <w:r w:rsidRPr="00217E81">
        <w:rPr>
          <w:rFonts w:ascii="Times New Roman" w:eastAsia="Times New Roman" w:hAnsi="Times New Roman" w:cs="David" w:hint="cs"/>
          <w:sz w:val="24"/>
          <w:szCs w:val="24"/>
          <w:rtl/>
          <w:lang w:eastAsia="he-IL"/>
        </w:rPr>
        <w:t>:</w:t>
      </w:r>
    </w:p>
    <w:p w14:paraId="32B27201" w14:textId="77777777" w:rsidR="00217E81" w:rsidRPr="00217E81"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02CC71A0"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782FC8C2"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lastRenderedPageBreak/>
        <w:t>ב</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5C35BF2D"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ג</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20"/>
    <w:bookmarkEnd w:id="21"/>
    <w:bookmarkEnd w:id="22"/>
    <w:bookmarkEnd w:id="23"/>
    <w:p w14:paraId="14F40621" w14:textId="77777777" w:rsidR="00217E81" w:rsidRPr="00217E81" w:rsidRDefault="00217E81" w:rsidP="00217E81">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09BDF3A"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3</w:t>
      </w:r>
      <w:r w:rsidRPr="00217E81">
        <w:rPr>
          <w:rFonts w:ascii="Times New Roman" w:eastAsia="Times New Roman" w:hAnsi="Times New Roman" w:cs="David"/>
          <w:sz w:val="24"/>
          <w:szCs w:val="24"/>
          <w:rtl/>
          <w:lang w:eastAsia="he-IL"/>
        </w:rPr>
        <w:tab/>
        <w:t xml:space="preserve">על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לקבל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 בכתב מאת המנהל לפני התחלת כל קטע וכל שלב ולפני כל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 חלקי.</w:t>
      </w:r>
      <w:r w:rsidRPr="00217E81">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26CF999A"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05446138"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יידרש לבצע את </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המיגון והמקלוט </w:t>
      </w:r>
      <w:r w:rsidRPr="00217E81">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217E81">
        <w:rPr>
          <w:rFonts w:ascii="Times New Roman" w:eastAsia="Times New Roman" w:hAnsi="Times New Roman" w:cs="David" w:hint="cs"/>
          <w:sz w:val="24"/>
          <w:szCs w:val="24"/>
          <w:rtl/>
          <w:lang w:eastAsia="he-IL"/>
        </w:rPr>
        <w:t>.</w:t>
      </w:r>
    </w:p>
    <w:p w14:paraId="2B5264A2"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12EB52AD"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יועץ המיגון</w:t>
      </w:r>
      <w:r w:rsidRPr="00217E81">
        <w:rPr>
          <w:rFonts w:ascii="Times New Roman" w:eastAsia="Times New Roman" w:hAnsi="Times New Roman" w:cs="David"/>
          <w:sz w:val="24"/>
          <w:szCs w:val="24"/>
          <w:rtl/>
          <w:lang w:eastAsia="he-IL"/>
        </w:rPr>
        <w:t xml:space="preserve"> יציג תכנון אלטרנטיבות קונסטרוקטיביות ואומדנים לקבלת החלטות על חלופות</w:t>
      </w:r>
      <w:r w:rsidRPr="00217E81">
        <w:rPr>
          <w:rFonts w:ascii="Times New Roman" w:eastAsia="Times New Roman" w:hAnsi="Times New Roman" w:cs="David" w:hint="cs"/>
          <w:sz w:val="24"/>
          <w:szCs w:val="24"/>
          <w:rtl/>
          <w:lang w:eastAsia="he-IL"/>
        </w:rPr>
        <w:t xml:space="preserve"> לתכנון המרחבים המוגנים.</w:t>
      </w:r>
    </w:p>
    <w:p w14:paraId="68CF76AF"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7A090E7B"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1.12</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זכותו המלאה של המזמין להחליף את המתכנן במקרה של אי עמידה בתנאים </w:t>
      </w:r>
      <w:r w:rsidRPr="00217E81">
        <w:rPr>
          <w:rFonts w:ascii="Times New Roman" w:eastAsia="Times New Roman" w:hAnsi="Times New Roman" w:cs="David" w:hint="cs"/>
          <w:sz w:val="24"/>
          <w:szCs w:val="24"/>
          <w:rtl/>
          <w:lang w:eastAsia="he-IL"/>
        </w:rPr>
        <w:t>המפורטים בנספחים א'-ח', ללא כל זכות לטענה ו/או דרישת פיצוי ע"י המתכנן.</w:t>
      </w:r>
    </w:p>
    <w:p w14:paraId="487D8F00"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13E3D8D5"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217E81">
        <w:rPr>
          <w:rFonts w:ascii="Times New Roman" w:eastAsia="Times New Roman" w:hAnsi="Times New Roman" w:cs="David" w:hint="cs"/>
          <w:sz w:val="24"/>
          <w:szCs w:val="24"/>
          <w:rtl/>
          <w:lang w:eastAsia="he-IL"/>
        </w:rPr>
        <w:t>המפורטים בנספחים א'-ח'.</w:t>
      </w:r>
    </w:p>
    <w:p w14:paraId="27021116" w14:textId="77777777" w:rsidR="00217E81" w:rsidRPr="00217E81" w:rsidRDefault="00217E81" w:rsidP="00217E81">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15564B3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הגדרות</w:t>
      </w:r>
      <w:r w:rsidRPr="00217E81">
        <w:rPr>
          <w:rFonts w:ascii="Times New Roman" w:eastAsia="Times New Roman" w:hAnsi="Times New Roman" w:cs="David"/>
          <w:b/>
          <w:bCs/>
          <w:sz w:val="24"/>
          <w:szCs w:val="24"/>
          <w:rtl/>
          <w:lang w:eastAsia="he-IL"/>
        </w:rPr>
        <w:t>:</w:t>
      </w:r>
    </w:p>
    <w:p w14:paraId="2A8F543E"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579FA643"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מוקדם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סכמה המתארת את המערכת הקונסטרוקטיבית של המבנה ואת חומרי הבניה של חלקי השלד.</w:t>
      </w:r>
    </w:p>
    <w:p w14:paraId="22BA4D15" w14:textId="77777777" w:rsidR="00217E81" w:rsidRPr="00217E81" w:rsidRDefault="00217E81" w:rsidP="00217E81">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602BD1F4"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סופי</w:t>
      </w:r>
      <w:r w:rsidRPr="00217E81">
        <w:rPr>
          <w:rFonts w:ascii="Times New Roman" w:eastAsia="Times New Roman" w:hAnsi="Times New Roman" w:cs="David" w:hint="cs"/>
          <w:sz w:val="24"/>
          <w:szCs w:val="24"/>
          <w:rtl/>
          <w:lang w:eastAsia="he-IL"/>
        </w:rPr>
        <w:t>" -</w:t>
      </w:r>
      <w:r w:rsidRPr="00217E81">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 הכנת חישוב </w:t>
      </w:r>
      <w:r w:rsidRPr="00217E81">
        <w:rPr>
          <w:rFonts w:ascii="Times New Roman" w:eastAsia="Times New Roman" w:hAnsi="Times New Roman" w:cs="David" w:hint="cs"/>
          <w:sz w:val="24"/>
          <w:szCs w:val="24"/>
          <w:rtl/>
          <w:lang w:eastAsia="he-IL"/>
        </w:rPr>
        <w:t>המיגון</w:t>
      </w:r>
      <w:r w:rsidRPr="00217E81">
        <w:rPr>
          <w:rFonts w:ascii="Times New Roman" w:eastAsia="Times New Roman" w:hAnsi="Times New Roman" w:cs="David"/>
          <w:sz w:val="24"/>
          <w:szCs w:val="24"/>
          <w:rtl/>
          <w:lang w:eastAsia="he-IL"/>
        </w:rPr>
        <w:t xml:space="preserve"> ל</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תידרש לפי חוקי התכנון והבניה כולל חתימת המתכנן על החישובים הנ"ל.</w:t>
      </w:r>
    </w:p>
    <w:p w14:paraId="0C2267BE"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1EF29F4B"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2.3</w:t>
      </w:r>
      <w:r w:rsidRPr="00217E81">
        <w:rPr>
          <w:rFonts w:ascii="Times New Roman" w:eastAsia="Times New Roman" w:hAnsi="Times New Roman" w:cs="David"/>
          <w:sz w:val="24"/>
          <w:szCs w:val="24"/>
          <w:rtl/>
          <w:lang w:eastAsia="he-IL"/>
        </w:rPr>
        <w:tab/>
        <w:t xml:space="preserve">"תכניות סופיות"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תכניות שלאחר אישורן ניתן יהיה לעבד את המסמכים הטכניים לביצוע המבנה.</w:t>
      </w:r>
    </w:p>
    <w:p w14:paraId="5CD5CDB8"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11420502"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2.4</w:t>
      </w:r>
      <w:r w:rsidRPr="00217E81">
        <w:rPr>
          <w:rFonts w:ascii="Times New Roman" w:eastAsia="Times New Roman" w:hAnsi="Times New Roman" w:cs="David"/>
          <w:sz w:val="24"/>
          <w:szCs w:val="24"/>
          <w:rtl/>
          <w:lang w:eastAsia="he-IL"/>
        </w:rPr>
        <w:tab/>
        <w:t>"</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מפורט"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תכניות מפורטות, פרטים, מפרטים, כתבי כמויות והמסמכים וכל הדרוש לביצוע מכרזים בין הקבלנים ו/או לביצוע המבנים בשטח.</w:t>
      </w:r>
    </w:p>
    <w:p w14:paraId="2CC6C630"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60ADFC92"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2.5</w:t>
      </w:r>
      <w:r w:rsidRPr="00217E81">
        <w:rPr>
          <w:rFonts w:ascii="Times New Roman" w:eastAsia="Times New Roman" w:hAnsi="Times New Roman" w:cs="David"/>
          <w:sz w:val="24"/>
          <w:szCs w:val="24"/>
          <w:rtl/>
          <w:lang w:eastAsia="he-IL"/>
        </w:rPr>
        <w:tab/>
        <w:t xml:space="preserve">"פיקוח עליון"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פיקוח עליון על הקמת וסימון היסודות, שלד המבנים והאלמנטים הקונסטרוקטיביים.</w:t>
      </w:r>
    </w:p>
    <w:p w14:paraId="0DBF64C7"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0289E3D0"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שלבי העבודה ההנדסית ופ</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רוט הש</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רותים</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p>
    <w:p w14:paraId="7EF55AE8"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5AD66E7" w14:textId="77777777" w:rsidR="00217E81" w:rsidRPr="00217E81" w:rsidRDefault="00217E81" w:rsidP="00217E81">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העבודה תבוצע בקטעים לפי התקדמות הפרויקט והנחיות המנהל, לרבות להסדרי ביניים לבניה ואכלוס בשלבים. </w:t>
      </w:r>
    </w:p>
    <w:p w14:paraId="085176A0" w14:textId="77777777" w:rsidR="00217E81" w:rsidRPr="00217E81" w:rsidRDefault="00217E81" w:rsidP="00217E81">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העבודה תבוצע בשלבים הכוללים את הש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רותים כלהלן:</w:t>
      </w:r>
    </w:p>
    <w:p w14:paraId="38408F46"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FC53E48"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מוקדם</w:t>
      </w:r>
      <w:r w:rsidRPr="00217E81">
        <w:rPr>
          <w:rFonts w:ascii="Times New Roman" w:eastAsia="Times New Roman" w:hAnsi="Times New Roman" w:cs="David"/>
          <w:sz w:val="24"/>
          <w:szCs w:val="24"/>
          <w:rtl/>
          <w:lang w:eastAsia="he-IL"/>
        </w:rPr>
        <w:t>:</w:t>
      </w:r>
    </w:p>
    <w:p w14:paraId="6CF31F6E"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6099F8B"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lastRenderedPageBreak/>
        <w:t>קבלת תדריך תכנון מנציג המזמין.</w:t>
      </w:r>
    </w:p>
    <w:p w14:paraId="7A3A7694"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2FE3F8DD"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רור</w:t>
      </w:r>
      <w:r w:rsidRPr="00217E81">
        <w:rPr>
          <w:rFonts w:ascii="Times New Roman" w:eastAsia="Times New Roman" w:hAnsi="Times New Roman" w:cs="David" w:hint="cs"/>
          <w:sz w:val="24"/>
          <w:szCs w:val="24"/>
          <w:rtl/>
          <w:lang w:eastAsia="he-IL"/>
        </w:rPr>
        <w:t xml:space="preserve"> הפרוגרמה</w:t>
      </w:r>
      <w:r w:rsidRPr="00217E81">
        <w:rPr>
          <w:rFonts w:ascii="Times New Roman" w:eastAsia="Times New Roman" w:hAnsi="Times New Roman" w:cs="David"/>
          <w:sz w:val="24"/>
          <w:szCs w:val="24"/>
          <w:rtl/>
          <w:lang w:eastAsia="he-IL"/>
        </w:rPr>
        <w:t xml:space="preserve"> עם נציג המזמין והאדריכל בכל הקשור למערכת הקונסטרוקטיבית</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של המבנה</w:t>
      </w:r>
      <w:r w:rsidRPr="00217E81">
        <w:rPr>
          <w:rFonts w:ascii="Times New Roman" w:eastAsia="Times New Roman" w:hAnsi="Times New Roman" w:cs="David" w:hint="cs"/>
          <w:sz w:val="24"/>
          <w:szCs w:val="24"/>
          <w:rtl/>
          <w:lang w:eastAsia="he-IL"/>
        </w:rPr>
        <w:t xml:space="preserve"> עם </w:t>
      </w:r>
      <w:proofErr w:type="spellStart"/>
      <w:r w:rsidRPr="00217E81">
        <w:rPr>
          <w:rFonts w:ascii="Times New Roman" w:eastAsia="Times New Roman" w:hAnsi="Times New Roman" w:cs="David" w:hint="cs"/>
          <w:sz w:val="24"/>
          <w:szCs w:val="24"/>
          <w:rtl/>
          <w:lang w:eastAsia="he-IL"/>
        </w:rPr>
        <w:t>הקונסטרוקטור</w:t>
      </w:r>
      <w:proofErr w:type="spellEnd"/>
      <w:r w:rsidRPr="00217E81">
        <w:rPr>
          <w:rFonts w:ascii="Times New Roman" w:eastAsia="Times New Roman" w:hAnsi="Times New Roman" w:cs="David"/>
          <w:sz w:val="24"/>
          <w:szCs w:val="24"/>
          <w:rtl/>
          <w:lang w:eastAsia="he-IL"/>
        </w:rPr>
        <w:t>, בירורים באתר במידת הצורך, חקירות מוקדמות, התייעצות ותיאום עם היועצים האחרים.</w:t>
      </w:r>
    </w:p>
    <w:p w14:paraId="57CEFBBE"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lang w:eastAsia="he-IL"/>
        </w:rPr>
      </w:pPr>
    </w:p>
    <w:p w14:paraId="3A9C9079"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רורים </w:t>
      </w:r>
      <w:r w:rsidRPr="00217E81">
        <w:rPr>
          <w:rFonts w:ascii="Times New Roman" w:eastAsia="Times New Roman" w:hAnsi="Times New Roman" w:cs="David" w:hint="cs"/>
          <w:sz w:val="24"/>
          <w:szCs w:val="24"/>
          <w:rtl/>
          <w:lang w:eastAsia="he-IL"/>
        </w:rPr>
        <w:t xml:space="preserve">בפיקוד העורף </w:t>
      </w:r>
      <w:r w:rsidRPr="00217E81">
        <w:rPr>
          <w:rFonts w:ascii="Times New Roman" w:eastAsia="Times New Roman" w:hAnsi="Times New Roman" w:cs="David"/>
          <w:sz w:val="24"/>
          <w:szCs w:val="24"/>
          <w:rtl/>
          <w:lang w:eastAsia="he-IL"/>
        </w:rPr>
        <w:t xml:space="preserve">ו/או גורמים אחרים בקשר לבעיות </w:t>
      </w:r>
      <w:r w:rsidRPr="00217E81">
        <w:rPr>
          <w:rFonts w:ascii="Times New Roman" w:eastAsia="Times New Roman" w:hAnsi="Times New Roman" w:cs="David" w:hint="cs"/>
          <w:sz w:val="24"/>
          <w:szCs w:val="24"/>
          <w:rtl/>
          <w:lang w:eastAsia="he-IL"/>
        </w:rPr>
        <w:t xml:space="preserve">טכניות, </w:t>
      </w:r>
      <w:r w:rsidRPr="00217E81">
        <w:rPr>
          <w:rFonts w:ascii="Times New Roman" w:eastAsia="Times New Roman" w:hAnsi="Times New Roman" w:cs="David"/>
          <w:sz w:val="24"/>
          <w:szCs w:val="24"/>
          <w:rtl/>
          <w:lang w:eastAsia="he-IL"/>
        </w:rPr>
        <w:t xml:space="preserve">חוקיות ואחרות הכרוכות בתכנון העבודה ההנדסית ו/או בקבלת אשור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הנ"ל לביצועה</w:t>
      </w:r>
      <w:r w:rsidRPr="00217E81">
        <w:rPr>
          <w:rFonts w:ascii="Times New Roman" w:eastAsia="Times New Roman" w:hAnsi="Times New Roman" w:cs="David" w:hint="cs"/>
          <w:sz w:val="24"/>
          <w:szCs w:val="24"/>
          <w:rtl/>
          <w:lang w:eastAsia="he-IL"/>
        </w:rPr>
        <w:t>, הכולל קבלת אישורים עקרוניים לתכנון המרחבים המוגנים</w:t>
      </w:r>
      <w:r w:rsidRPr="00217E81">
        <w:rPr>
          <w:rFonts w:ascii="Times New Roman" w:eastAsia="Times New Roman" w:hAnsi="Times New Roman" w:cs="David"/>
          <w:sz w:val="24"/>
          <w:szCs w:val="24"/>
          <w:rtl/>
          <w:lang w:eastAsia="he-IL"/>
        </w:rPr>
        <w:t>.</w:t>
      </w:r>
    </w:p>
    <w:p w14:paraId="235F53B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1C5513"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קביעת עקרונות המיגון והמרחבים המוגנים בתיאום עם האדריכל </w:t>
      </w:r>
      <w:proofErr w:type="spellStart"/>
      <w:r w:rsidRPr="00217E81">
        <w:rPr>
          <w:rFonts w:ascii="Times New Roman" w:eastAsia="Times New Roman" w:hAnsi="Times New Roman" w:cs="David"/>
          <w:sz w:val="24"/>
          <w:szCs w:val="24"/>
          <w:rtl/>
          <w:lang w:eastAsia="he-IL"/>
        </w:rPr>
        <w:t>והקונסטרוקטור</w:t>
      </w:r>
      <w:proofErr w:type="spellEnd"/>
      <w:r w:rsidRPr="00217E81" w:rsidDel="00C2721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rtl/>
          <w:lang w:eastAsia="he-IL"/>
        </w:rPr>
        <w:t>ובמספר חלופות לפי דרישת נציג המזמין והכנסת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נויים בהם בהתאם לדרישות המזמין ו/או לפי דרישת הרשויות המוסמכות, באישור המזמין, לרבות הצגת אומדנים. </w:t>
      </w:r>
    </w:p>
    <w:p w14:paraId="28F88475"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FE4C13"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אומדנים תקציביים כולל כתבי כמויות, לצורך בדיקת חלופות תכנון, בהתאם לדרישת המזמין ונציגיו. עריכת אומדן ראשוני של המרחבים המוגנים.</w:t>
      </w:r>
    </w:p>
    <w:p w14:paraId="16B9715C"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33EA4F2"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754ABF89"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4FA2F2FD"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מסירת הנתונים, הפרוגראמה וחוות הדעת למזמין, למתכנן וכן ליועצים ולמתכננים ולכל גורם אחר שייקבע על ידי המזמין.</w:t>
      </w:r>
    </w:p>
    <w:p w14:paraId="3950B671"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873E16B"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r>
    </w:p>
    <w:p w14:paraId="409BB3F1"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סופי</w:t>
      </w:r>
      <w:r w:rsidRPr="00217E81">
        <w:rPr>
          <w:rFonts w:ascii="Times New Roman" w:eastAsia="Times New Roman" w:hAnsi="Times New Roman" w:cs="David"/>
          <w:sz w:val="24"/>
          <w:szCs w:val="24"/>
          <w:rtl/>
          <w:lang w:eastAsia="he-IL"/>
        </w:rPr>
        <w:t>:</w:t>
      </w:r>
    </w:p>
    <w:p w14:paraId="3052F7DF"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 xml:space="preserve">ייעוץ לאדריכל </w:t>
      </w:r>
      <w:proofErr w:type="spellStart"/>
      <w:r w:rsidRPr="00217E81">
        <w:rPr>
          <w:rFonts w:ascii="Times New Roman" w:eastAsia="Times New Roman" w:hAnsi="Times New Roman" w:cs="David" w:hint="cs"/>
          <w:sz w:val="26"/>
          <w:szCs w:val="24"/>
          <w:rtl/>
          <w:lang w:val="x-none" w:eastAsia="x-none"/>
        </w:rPr>
        <w:t>ולקונסטרוקטור</w:t>
      </w:r>
      <w:proofErr w:type="spellEnd"/>
      <w:r w:rsidRPr="00217E81">
        <w:rPr>
          <w:rFonts w:ascii="Times New Roman" w:eastAsia="Times New Roman" w:hAnsi="Times New Roman" w:cs="David" w:hint="cs"/>
          <w:sz w:val="26"/>
          <w:szCs w:val="24"/>
          <w:rtl/>
          <w:lang w:val="x-none" w:eastAsia="x-none"/>
        </w:rPr>
        <w:t xml:space="preserve"> בכל הנוגע למרחבים המוגנים בשלב התכנון הסופי. ייעוץ לתכנון המרחבים המוגנים בהתאם לאלטרנטיבה שתיבחר על ידי המזמין בתיאום עם המזמין, המתכננים וכל יתר היועצים של המזמין.</w:t>
      </w:r>
    </w:p>
    <w:p w14:paraId="79FBFF40"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 xml:space="preserve">מתן המלצות לאדריכל </w:t>
      </w:r>
      <w:proofErr w:type="spellStart"/>
      <w:r w:rsidRPr="00217E81">
        <w:rPr>
          <w:rFonts w:ascii="Times New Roman" w:eastAsia="Times New Roman" w:hAnsi="Times New Roman" w:cs="David" w:hint="cs"/>
          <w:sz w:val="26"/>
          <w:szCs w:val="24"/>
          <w:rtl/>
          <w:lang w:val="x-none" w:eastAsia="x-none"/>
        </w:rPr>
        <w:t>ולקונסטרוקטור</w:t>
      </w:r>
      <w:proofErr w:type="spellEnd"/>
      <w:r w:rsidRPr="00217E81">
        <w:rPr>
          <w:rFonts w:ascii="Times New Roman" w:eastAsia="Times New Roman" w:hAnsi="Times New Roman" w:cs="David" w:hint="cs"/>
          <w:sz w:val="26"/>
          <w:szCs w:val="24"/>
          <w:rtl/>
          <w:lang w:val="x-none" w:eastAsia="x-none"/>
        </w:rPr>
        <w:t xml:space="preserve"> לתכנון המרחבים המוגנים למזמין ולמתכננים בכתב ו/או על ידי שרטוטים, כולל פתרון פרטים ייעודיים.</w:t>
      </w:r>
    </w:p>
    <w:p w14:paraId="537C20E7"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lang w:val="x-none" w:eastAsia="x-none"/>
        </w:rPr>
      </w:pPr>
      <w:r w:rsidRPr="00217E81">
        <w:rPr>
          <w:rFonts w:ascii="Times New Roman" w:eastAsia="Times New Roman" w:hAnsi="Times New Roman" w:cs="David"/>
          <w:sz w:val="24"/>
          <w:szCs w:val="24"/>
          <w:rtl/>
          <w:lang w:val="x-none" w:eastAsia="x-none"/>
        </w:rPr>
        <w:t xml:space="preserve">החישובים הנ"ל יוגשו עפ"י דרישות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w:t>
      </w:r>
    </w:p>
    <w:p w14:paraId="5C071210"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rtl/>
          <w:lang w:val="x-none" w:eastAsia="x-none"/>
        </w:rPr>
      </w:pPr>
      <w:r w:rsidRPr="00217E81">
        <w:rPr>
          <w:rFonts w:ascii="Times New Roman" w:eastAsia="Times New Roman" w:hAnsi="Times New Roman" w:cs="David" w:hint="cs"/>
          <w:sz w:val="26"/>
          <w:szCs w:val="24"/>
          <w:rtl/>
          <w:lang w:val="x-none" w:eastAsia="x-none"/>
        </w:rPr>
        <w:t>טיפול בהנפקת אישורי פקע"ר לכל תכניות ההגשה והפקת כל האישורים הנדרשים למתחם כולו.</w:t>
      </w:r>
    </w:p>
    <w:p w14:paraId="164CC8FB"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חתימה על בקשות להוצאת היתרי בניה כאחראי לתכנון, לפ</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קוח העליון ולביקורת בתחום </w:t>
      </w:r>
      <w:r w:rsidRPr="00217E81">
        <w:rPr>
          <w:rFonts w:ascii="Times New Roman" w:eastAsia="Times New Roman" w:hAnsi="Times New Roman" w:cs="David" w:hint="cs"/>
          <w:sz w:val="24"/>
          <w:szCs w:val="24"/>
          <w:rtl/>
          <w:lang w:val="x-none" w:eastAsia="x-none"/>
        </w:rPr>
        <w:t>המרחבים המוגנים</w:t>
      </w:r>
      <w:r w:rsidRPr="00217E81">
        <w:rPr>
          <w:rFonts w:ascii="Times New Roman" w:eastAsia="Times New Roman" w:hAnsi="Times New Roman" w:cs="David"/>
          <w:sz w:val="24"/>
          <w:szCs w:val="24"/>
          <w:rtl/>
          <w:lang w:val="x-none" w:eastAsia="x-none"/>
        </w:rPr>
        <w:t xml:space="preserve">. כמו כן </w:t>
      </w:r>
      <w:r w:rsidRPr="00217E81">
        <w:rPr>
          <w:rFonts w:ascii="Times New Roman" w:eastAsia="Times New Roman" w:hAnsi="Times New Roman" w:cs="David" w:hint="cs"/>
          <w:sz w:val="24"/>
          <w:szCs w:val="24"/>
          <w:rtl/>
          <w:lang w:val="x-none" w:eastAsia="x-none"/>
        </w:rPr>
        <w:t>קבלת אישור סופי מפיקוד העורף,</w:t>
      </w:r>
      <w:r w:rsidRPr="00217E81">
        <w:rPr>
          <w:rFonts w:ascii="Times New Roman" w:eastAsia="Times New Roman" w:hAnsi="Times New Roman" w:cs="David"/>
          <w:sz w:val="24"/>
          <w:szCs w:val="24"/>
          <w:rtl/>
          <w:lang w:val="x-none" w:eastAsia="x-none"/>
        </w:rPr>
        <w:t xml:space="preserve"> יכין ויחתום המתכנן על כל מסמך שי</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דרש ע"י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 xml:space="preserve"> מהמתכנן בתהליך הבקשה להיתר, במהלך הב</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צוע ועד לקבלת תעודת גמר.</w:t>
      </w:r>
    </w:p>
    <w:p w14:paraId="1AC6FE82"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הכנסת תיקונים ושינויים בתוכניות ובמסמכים האחרים</w:t>
      </w:r>
      <w:r w:rsidRPr="00217E81">
        <w:rPr>
          <w:rFonts w:ascii="Times New Roman" w:eastAsia="Times New Roman" w:hAnsi="Times New Roman" w:cs="David" w:hint="cs"/>
          <w:sz w:val="24"/>
          <w:szCs w:val="24"/>
          <w:rtl/>
          <w:lang w:val="x-none" w:eastAsia="x-none"/>
        </w:rPr>
        <w:t xml:space="preserve"> של המרחבים המוגנים</w:t>
      </w:r>
      <w:r w:rsidRPr="00217E81">
        <w:rPr>
          <w:rFonts w:ascii="Times New Roman" w:eastAsia="Times New Roman" w:hAnsi="Times New Roman" w:cs="David"/>
          <w:sz w:val="24"/>
          <w:szCs w:val="24"/>
          <w:rtl/>
          <w:lang w:val="x-none" w:eastAsia="x-none"/>
        </w:rPr>
        <w:t xml:space="preserve"> לפי דרישות המזמין ו/או לפי דרישת הרשויות המוסמכות, בהסכמת המנהל, וטיפול באישורן כולל קבלת היתרי בניה מתוקנים.</w:t>
      </w:r>
    </w:p>
    <w:p w14:paraId="5F1E72FA"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hint="cs"/>
          <w:sz w:val="24"/>
          <w:szCs w:val="24"/>
          <w:rtl/>
          <w:lang w:val="x-none" w:eastAsia="x-none"/>
        </w:rPr>
        <w:t>ייעוץ להכנת</w:t>
      </w:r>
      <w:r w:rsidRPr="00217E81">
        <w:rPr>
          <w:rFonts w:ascii="Times New Roman" w:eastAsia="Times New Roman" w:hAnsi="Times New Roman" w:cs="David"/>
          <w:sz w:val="24"/>
          <w:szCs w:val="24"/>
          <w:rtl/>
          <w:lang w:val="x-none" w:eastAsia="x-none"/>
        </w:rPr>
        <w:t xml:space="preserve"> תכניות לאשור סופי של היועצים והמזמין לפני התחלת שלב תכניות עבודה.</w:t>
      </w:r>
    </w:p>
    <w:p w14:paraId="2E2DD20A"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א</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שור התכנון הסופי של היועצים.</w:t>
      </w:r>
    </w:p>
    <w:p w14:paraId="2EDF8EB8"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172EE74" w14:textId="77777777" w:rsidR="00217E81" w:rsidRPr="00217E81" w:rsidRDefault="00217E81" w:rsidP="00217E81">
      <w:pPr>
        <w:widowControl w:val="0"/>
        <w:numPr>
          <w:ilvl w:val="0"/>
          <w:numId w:val="19"/>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עדכון האומדן </w:t>
      </w:r>
      <w:r w:rsidRPr="00217E81">
        <w:rPr>
          <w:rFonts w:ascii="Times New Roman" w:eastAsia="Times New Roman" w:hAnsi="Times New Roman" w:cs="David" w:hint="cs"/>
          <w:sz w:val="24"/>
          <w:szCs w:val="24"/>
          <w:rtl/>
          <w:lang w:eastAsia="he-IL"/>
        </w:rPr>
        <w:t xml:space="preserve">הראשוני </w:t>
      </w:r>
      <w:r w:rsidRPr="00217E81">
        <w:rPr>
          <w:rFonts w:ascii="Times New Roman" w:eastAsia="Times New Roman" w:hAnsi="Times New Roman" w:cs="David"/>
          <w:sz w:val="24"/>
          <w:szCs w:val="24"/>
          <w:rtl/>
          <w:lang w:eastAsia="he-IL"/>
        </w:rPr>
        <w:t xml:space="preserve">המשוער של </w:t>
      </w:r>
      <w:r w:rsidRPr="00217E81">
        <w:rPr>
          <w:rFonts w:ascii="Times New Roman" w:eastAsia="Times New Roman" w:hAnsi="Times New Roman" w:cs="David" w:hint="cs"/>
          <w:sz w:val="24"/>
          <w:szCs w:val="24"/>
          <w:rtl/>
          <w:lang w:eastAsia="he-IL"/>
        </w:rPr>
        <w:t>המרחבים המוגנים השונים והעבודות הנלוות</w:t>
      </w:r>
      <w:r w:rsidRPr="00217E81">
        <w:rPr>
          <w:rFonts w:ascii="Times New Roman" w:eastAsia="Times New Roman" w:hAnsi="Times New Roman" w:cs="David"/>
          <w:sz w:val="24"/>
          <w:szCs w:val="24"/>
          <w:rtl/>
          <w:lang w:eastAsia="he-IL"/>
        </w:rPr>
        <w:t>.</w:t>
      </w:r>
    </w:p>
    <w:p w14:paraId="4132A82A"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lastRenderedPageBreak/>
        <w:t xml:space="preserve"> </w:t>
      </w:r>
    </w:p>
    <w:p w14:paraId="4F6A2CCC" w14:textId="77777777" w:rsidR="00217E81" w:rsidRPr="00217E81" w:rsidRDefault="00217E81" w:rsidP="00217E81">
      <w:pPr>
        <w:widowControl w:val="0"/>
        <w:numPr>
          <w:ilvl w:val="0"/>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כל יתר הדרוש לתכנון סופי.</w:t>
      </w:r>
    </w:p>
    <w:p w14:paraId="37456A46"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D0AC2F0"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תכנון מפורט</w:t>
      </w:r>
      <w:r w:rsidRPr="00217E81">
        <w:rPr>
          <w:rFonts w:ascii="Times New Roman" w:eastAsia="Times New Roman" w:hAnsi="Times New Roman" w:cs="David"/>
          <w:sz w:val="24"/>
          <w:szCs w:val="24"/>
          <w:rtl/>
          <w:lang w:eastAsia="he-IL"/>
        </w:rPr>
        <w:t>:</w:t>
      </w:r>
    </w:p>
    <w:p w14:paraId="20E56448"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B44D1A2"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כללי</w:t>
      </w:r>
      <w:r w:rsidRPr="00217E81">
        <w:rPr>
          <w:rFonts w:ascii="Times New Roman" w:eastAsia="Times New Roman" w:hAnsi="Times New Roman" w:cs="David"/>
          <w:sz w:val="24"/>
          <w:szCs w:val="24"/>
          <w:rtl/>
          <w:lang w:eastAsia="he-IL"/>
        </w:rPr>
        <w:t>:</w:t>
      </w:r>
    </w:p>
    <w:p w14:paraId="3A2B0586"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F7FBF12"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התכנון המפורט יתאים לסוג הבנייה שתיבחר ע"י המזמין.</w:t>
      </w:r>
    </w:p>
    <w:p w14:paraId="02D1E3C5"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תכניות </w:t>
      </w:r>
      <w:r w:rsidRPr="00217E81">
        <w:rPr>
          <w:rFonts w:ascii="Times New Roman" w:eastAsia="Times New Roman" w:hAnsi="Times New Roman" w:cs="David"/>
          <w:sz w:val="24"/>
          <w:szCs w:val="24"/>
          <w:rtl/>
          <w:lang w:eastAsia="he-IL"/>
        </w:rPr>
        <w:t>פירוט הזיון בכל תכניות הקונסטרוקציה</w:t>
      </w:r>
      <w:r w:rsidRPr="00217E81">
        <w:rPr>
          <w:rFonts w:ascii="Times New Roman" w:eastAsia="Times New Roman" w:hAnsi="Times New Roman" w:cs="David" w:hint="cs"/>
          <w:sz w:val="24"/>
          <w:szCs w:val="24"/>
          <w:rtl/>
          <w:lang w:eastAsia="he-IL"/>
        </w:rPr>
        <w:t xml:space="preserve"> של המרחבים המוגנים והקירות היורדים</w:t>
      </w:r>
      <w:r w:rsidRPr="00217E81">
        <w:rPr>
          <w:rFonts w:ascii="Times New Roman" w:eastAsia="Times New Roman" w:hAnsi="Times New Roman" w:cs="David"/>
          <w:sz w:val="24"/>
          <w:szCs w:val="24"/>
          <w:rtl/>
          <w:lang w:eastAsia="he-IL"/>
        </w:rPr>
        <w:t xml:space="preserve">, </w:t>
      </w:r>
    </w:p>
    <w:p w14:paraId="491BA1F5" w14:textId="77777777" w:rsidR="00217E81" w:rsidRPr="00217E81" w:rsidRDefault="00217E81" w:rsidP="00217E81">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4420FFFC"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תכנית המרחבים המוגנים (בכל מקום שרשום מקלט הכוונה למקלט ו/או מרחב מוגן)</w:t>
      </w:r>
      <w:r w:rsidRPr="00217E81">
        <w:rPr>
          <w:rFonts w:ascii="Times New Roman" w:eastAsia="Times New Roman" w:hAnsi="Times New Roman" w:cs="David"/>
          <w:sz w:val="24"/>
          <w:szCs w:val="24"/>
          <w:rtl/>
          <w:lang w:eastAsia="he-IL"/>
        </w:rPr>
        <w:t>:</w:t>
      </w:r>
    </w:p>
    <w:p w14:paraId="41093812"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19B8D5F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תרשים רצפת המקלט ותקרת המקלט;</w:t>
      </w:r>
    </w:p>
    <w:p w14:paraId="62F647BD"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מבט על כל אחד מקירות המקלט, תוך פירוט מלא של הזיון בכל אחד מהאלמנטים;</w:t>
      </w:r>
    </w:p>
    <w:p w14:paraId="1D2B0F07"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העברת </w:t>
      </w:r>
      <w:r w:rsidRPr="00217E81">
        <w:rPr>
          <w:rFonts w:ascii="Times New Roman" w:eastAsia="Times New Roman" w:hAnsi="Times New Roman" w:cs="David"/>
          <w:sz w:val="24"/>
          <w:szCs w:val="24"/>
          <w:rtl/>
          <w:lang w:eastAsia="he-IL"/>
        </w:rPr>
        <w:t xml:space="preserve">הוראות מיוחדות לגבי איטום המקלט, הפסקות יציקה וחיבור אלמנטים כגון: דלתות הדף, סולמות, צינורות אוורור ותאי </w:t>
      </w:r>
      <w:r w:rsidRPr="00217E81">
        <w:rPr>
          <w:rFonts w:ascii="Times New Roman" w:eastAsia="Times New Roman" w:hAnsi="Times New Roman" w:cs="David" w:hint="cs"/>
          <w:sz w:val="24"/>
          <w:szCs w:val="24"/>
          <w:rtl/>
          <w:lang w:eastAsia="he-IL"/>
        </w:rPr>
        <w:t xml:space="preserve">ומערכות </w:t>
      </w:r>
      <w:r w:rsidRPr="00217E81">
        <w:rPr>
          <w:rFonts w:ascii="Times New Roman" w:eastAsia="Times New Roman" w:hAnsi="Times New Roman" w:cs="David"/>
          <w:sz w:val="24"/>
          <w:szCs w:val="24"/>
          <w:rtl/>
          <w:lang w:eastAsia="he-IL"/>
        </w:rPr>
        <w:t>סינון</w:t>
      </w:r>
      <w:r w:rsidRPr="00217E81">
        <w:rPr>
          <w:rFonts w:ascii="Times New Roman" w:eastAsia="Times New Roman" w:hAnsi="Times New Roman" w:cs="David" w:hint="cs"/>
          <w:sz w:val="24"/>
          <w:szCs w:val="24"/>
          <w:rtl/>
          <w:lang w:eastAsia="he-IL"/>
        </w:rPr>
        <w:t xml:space="preserve"> גזים</w:t>
      </w:r>
      <w:r w:rsidRPr="00217E81">
        <w:rPr>
          <w:rFonts w:ascii="Times New Roman" w:eastAsia="Times New Roman" w:hAnsi="Times New Roman" w:cs="David"/>
          <w:sz w:val="24"/>
          <w:szCs w:val="24"/>
          <w:rtl/>
          <w:lang w:eastAsia="he-IL"/>
        </w:rPr>
        <w:t xml:space="preserve"> הקשורים במקלט.</w:t>
      </w:r>
    </w:p>
    <w:p w14:paraId="17EC5291"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028420A"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המרחבים המוגנים.</w:t>
      </w:r>
    </w:p>
    <w:p w14:paraId="037A70C6"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0B450811"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ביקורת על כל התכניות והמפרטים של האדריכל, </w:t>
      </w:r>
      <w:proofErr w:type="spellStart"/>
      <w:r w:rsidRPr="00217E81">
        <w:rPr>
          <w:rFonts w:ascii="Times New Roman" w:eastAsia="Times New Roman" w:hAnsi="Times New Roman" w:cs="David" w:hint="cs"/>
          <w:sz w:val="24"/>
          <w:szCs w:val="24"/>
          <w:rtl/>
          <w:lang w:eastAsia="he-IL"/>
        </w:rPr>
        <w:t>הקונסטרוקטור</w:t>
      </w:r>
      <w:proofErr w:type="spellEnd"/>
      <w:r w:rsidRPr="00217E81">
        <w:rPr>
          <w:rFonts w:ascii="Times New Roman" w:eastAsia="Times New Roman" w:hAnsi="Times New Roman" w:cs="David" w:hint="cs"/>
          <w:sz w:val="24"/>
          <w:szCs w:val="24"/>
          <w:rtl/>
          <w:lang w:eastAsia="he-IL"/>
        </w:rPr>
        <w:t xml:space="preserve"> והיועצים השונים כדי לוודא שהתכנון המפורט תואם את דרישות פיקוד העורף. בדיקת תכניות כל המתכננים והיועצים האחרים בפרויקט לבחינה ואישור בכל התחומים. באחריות המתכנן לקיים ישיבות ייעודיות להסבר התכנון ומתן חוות דעתו בכל תחומי התכנון בפרויקט הנוגעים למרחבים המוגנים. באחריות המתכנן להעביר התייחסות בכתב ו/או על גבי התכניות של כל אחד מן היועצים ו/או המתכננים.</w:t>
      </w:r>
    </w:p>
    <w:p w14:paraId="72532720"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B10E43E"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עיבוד הפתרונות המפורטים באופן </w:t>
      </w:r>
      <w:proofErr w:type="spellStart"/>
      <w:r w:rsidRPr="00217E81">
        <w:rPr>
          <w:rFonts w:ascii="Times New Roman" w:eastAsia="Times New Roman" w:hAnsi="Times New Roman" w:cs="David"/>
          <w:sz w:val="24"/>
          <w:szCs w:val="24"/>
          <w:rtl/>
          <w:lang w:eastAsia="he-IL"/>
        </w:rPr>
        <w:t>ובקנ"מ</w:t>
      </w:r>
      <w:proofErr w:type="spellEnd"/>
      <w:r w:rsidRPr="00217E81">
        <w:rPr>
          <w:rFonts w:ascii="Times New Roman" w:eastAsia="Times New Roman" w:hAnsi="Times New Roman" w:cs="David"/>
          <w:sz w:val="24"/>
          <w:szCs w:val="24"/>
          <w:rtl/>
          <w:lang w:eastAsia="he-IL"/>
        </w:rPr>
        <w:t xml:space="preserve"> ברור וערוך לביצוע, עפ"י קביעת המזמין ונציגיו.</w:t>
      </w:r>
    </w:p>
    <w:p w14:paraId="521114D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592863"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w:t>
      </w:r>
      <w:r w:rsidRPr="00217E81">
        <w:rPr>
          <w:rFonts w:ascii="Times New Roman" w:eastAsia="Times New Roman" w:hAnsi="Times New Roman" w:cs="David"/>
          <w:sz w:val="24"/>
          <w:szCs w:val="24"/>
          <w:rtl/>
          <w:lang w:eastAsia="he-IL"/>
        </w:rPr>
        <w:t xml:space="preserve">מפרטים טכניים, כתבי כמויות ורשימות ברזל המתאימות למפרטים הכלליים ולכתבי הכמויות </w:t>
      </w:r>
      <w:r w:rsidRPr="00217E81">
        <w:rPr>
          <w:rFonts w:ascii="Times New Roman" w:eastAsia="Times New Roman" w:hAnsi="Times New Roman" w:cs="David" w:hint="cs"/>
          <w:sz w:val="24"/>
          <w:szCs w:val="24"/>
          <w:rtl/>
          <w:lang w:eastAsia="he-IL"/>
        </w:rPr>
        <w:t>הנדרשים ע"י פיקוד העורף,</w:t>
      </w:r>
      <w:r w:rsidRPr="00217E81">
        <w:rPr>
          <w:rFonts w:ascii="Times New Roman" w:eastAsia="Times New Roman" w:hAnsi="Times New Roman" w:cs="David"/>
          <w:sz w:val="24"/>
          <w:szCs w:val="24"/>
          <w:rtl/>
          <w:lang w:eastAsia="he-IL"/>
        </w:rPr>
        <w:t xml:space="preserve"> בצורה שיכללו את כל העבודות המתוכננות ע"י המתכנן והאדריכל תוך בדיקה של העדר כפילות עם מפרט מלאכה אחר בבניין או אי כיסוי מערכות הנופלות בין המתכננים השונים.</w:t>
      </w:r>
    </w:p>
    <w:p w14:paraId="1B6F4538"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6BF3483"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המפרטים יודפסו באמצעות מעבד תמלילים והם יוצאו בקבצי "</w:t>
      </w:r>
      <w:proofErr w:type="spellStart"/>
      <w:r w:rsidRPr="00217E81">
        <w:rPr>
          <w:rFonts w:ascii="Times New Roman" w:eastAsia="Times New Roman" w:hAnsi="Times New Roman" w:cs="David"/>
          <w:sz w:val="24"/>
          <w:szCs w:val="24"/>
          <w:rtl/>
          <w:lang w:eastAsia="he-IL"/>
        </w:rPr>
        <w:t>אסקי</w:t>
      </w:r>
      <w:proofErr w:type="spellEnd"/>
      <w:r w:rsidRPr="00217E81">
        <w:rPr>
          <w:rFonts w:ascii="Times New Roman" w:eastAsia="Times New Roman" w:hAnsi="Times New Roman" w:cs="David"/>
          <w:sz w:val="24"/>
          <w:szCs w:val="24"/>
          <w:rtl/>
          <w:lang w:eastAsia="he-IL"/>
        </w:rPr>
        <w:t xml:space="preserve">", כך שניתן יהיה להעתיקם לכל מעבד תמלילים אחר, ע"ג דיסקט ובתדפיס. </w:t>
      </w:r>
    </w:p>
    <w:p w14:paraId="404E3DC9"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4A52AB4"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כתבי הכמויות יוכנו באמצעות תוכנה לכתבי כמויות "סופר מכרז" והניתנת להמרה גם לתוכנות אחרות לכתבי כמויות ע"ג דיסקט ובתדפיס.</w:t>
      </w:r>
    </w:p>
    <w:p w14:paraId="1F63F75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145DB5"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עדכון האומדן לביצועו של </w:t>
      </w:r>
      <w:r w:rsidRPr="00217E81">
        <w:rPr>
          <w:rFonts w:ascii="Times New Roman" w:eastAsia="Times New Roman" w:hAnsi="Times New Roman" w:cs="David" w:hint="cs"/>
          <w:sz w:val="24"/>
          <w:szCs w:val="24"/>
          <w:rtl/>
          <w:lang w:eastAsia="he-IL"/>
        </w:rPr>
        <w:t>המרחבים המוגנים</w:t>
      </w:r>
      <w:r w:rsidRPr="00217E81">
        <w:rPr>
          <w:rFonts w:ascii="Times New Roman" w:eastAsia="Times New Roman" w:hAnsi="Times New Roman" w:cs="David"/>
          <w:sz w:val="24"/>
          <w:szCs w:val="24"/>
          <w:rtl/>
          <w:lang w:eastAsia="he-IL"/>
        </w:rPr>
        <w:t>, שיהיה מבוסס על המפרטים וכתבי הכמויות, תוך ציון המדד התקף במועד הכנת האומדן.</w:t>
      </w:r>
    </w:p>
    <w:p w14:paraId="7D5BBCD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67BCD9"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בדיקת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שינויים בתוכניות ככל שיתחייב להתאמת הפרויקט למסגרת התקציבית כפי שיקבע ע"י המזמין.</w:t>
      </w:r>
    </w:p>
    <w:p w14:paraId="7DC4B4B5"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E5588D3"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וי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בכל הקשור בהכנת המכרזים ופרסומם.</w:t>
      </w:r>
    </w:p>
    <w:p w14:paraId="326EF745"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10EC34"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lastRenderedPageBreak/>
        <w:t>השתתפות בסיורי קבלנים. הכנת תשובות לשאלות הקבלנים והגשתן למנהל.</w:t>
      </w:r>
    </w:p>
    <w:p w14:paraId="3242747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79B598"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בכל הקשור להצעות הקבלנים.</w:t>
      </w:r>
    </w:p>
    <w:p w14:paraId="6A3857F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929C95"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הכנת תכניות עבודה, פרטים ומפרטים משלימים ככל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לבצוע העבודות.</w:t>
      </w:r>
    </w:p>
    <w:p w14:paraId="298DC66A"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F019285"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3A5ED321" w14:textId="77777777" w:rsidR="00217E81" w:rsidRPr="00217E81" w:rsidRDefault="00217E81" w:rsidP="00217E8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2D67885" w14:textId="77777777" w:rsidR="00217E81" w:rsidRPr="00217E81" w:rsidRDefault="00217E81" w:rsidP="00217E81">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מובהר בזאת שהמתכנן יכין, באם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מסמכים למכרזים, עוד לפני השלמת המסמכים המפורטים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w:t>
      </w:r>
    </w:p>
    <w:p w14:paraId="58DA76DC"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00EA904"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3.4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פיקוח עליון</w:t>
      </w:r>
      <w:r w:rsidRPr="00217E81">
        <w:rPr>
          <w:rFonts w:ascii="Times New Roman" w:eastAsia="Times New Roman" w:hAnsi="Times New Roman" w:cs="David"/>
          <w:sz w:val="24"/>
          <w:szCs w:val="24"/>
          <w:rtl/>
          <w:lang w:eastAsia="he-IL"/>
        </w:rPr>
        <w:t>:</w:t>
      </w:r>
    </w:p>
    <w:p w14:paraId="5D76E926"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35DB49D2" w14:textId="77777777" w:rsidR="00217E81" w:rsidRPr="00217E81" w:rsidRDefault="00217E81" w:rsidP="00217E81">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א.</w:t>
      </w:r>
      <w:r w:rsidRPr="00217E81">
        <w:rPr>
          <w:rFonts w:ascii="Times New Roman" w:eastAsia="Times New Roman" w:hAnsi="Times New Roman" w:cs="David"/>
          <w:sz w:val="24"/>
          <w:szCs w:val="24"/>
          <w:rtl/>
          <w:lang w:eastAsia="he-IL"/>
        </w:rPr>
        <w:tab/>
        <w:t>הפ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העליון של המתכנן על בצוע העבודות יכלול:</w:t>
      </w:r>
    </w:p>
    <w:p w14:paraId="38ABD029" w14:textId="77777777" w:rsidR="00217E81" w:rsidRPr="00217E81" w:rsidRDefault="00217E81" w:rsidP="00217E81">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25D8AB0"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פיקוח עליון 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499E5AF4"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B141463"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פיקוח עליון על טיב ביצוע הפרויקט וביצוע </w:t>
      </w:r>
      <w:r w:rsidRPr="00217E81">
        <w:rPr>
          <w:rFonts w:ascii="Times New Roman" w:eastAsia="Times New Roman" w:hAnsi="Times New Roman" w:cs="David" w:hint="cs"/>
          <w:sz w:val="24"/>
          <w:szCs w:val="24"/>
          <w:rtl/>
          <w:lang w:eastAsia="he-IL"/>
        </w:rPr>
        <w:t>התחייבויו</w:t>
      </w:r>
      <w:r w:rsidRPr="00217E81">
        <w:rPr>
          <w:rFonts w:ascii="Times New Roman" w:eastAsia="Times New Roman" w:hAnsi="Times New Roman" w:cs="David" w:hint="eastAsia"/>
          <w:sz w:val="24"/>
          <w:szCs w:val="24"/>
          <w:rtl/>
          <w:lang w:eastAsia="he-IL"/>
        </w:rPr>
        <w:t>ת</w:t>
      </w:r>
      <w:r w:rsidRPr="00217E81">
        <w:rPr>
          <w:rFonts w:ascii="Times New Roman" w:eastAsia="Times New Roman" w:hAnsi="Times New Roman" w:cs="David"/>
          <w:sz w:val="24"/>
          <w:szCs w:val="24"/>
          <w:rtl/>
          <w:lang w:eastAsia="he-IL"/>
        </w:rPr>
        <w:t xml:space="preserve"> קבלני העבודות.</w:t>
      </w:r>
    </w:p>
    <w:p w14:paraId="2C5EFA53"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2B60C41"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יעוץ והמלצה לגבי בחירה, בדיקה ואישור של חומרים וציוד.</w:t>
      </w:r>
    </w:p>
    <w:p w14:paraId="2D010C1B"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C3A304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בדיקה באתר ומחוצה</w:t>
      </w:r>
      <w:r w:rsidR="00EB38F9">
        <w:rPr>
          <w:rFonts w:ascii="Times New Roman" w:eastAsia="Times New Roman" w:hAnsi="Times New Roman" w:cs="David"/>
          <w:sz w:val="24"/>
          <w:szCs w:val="24"/>
          <w:rtl/>
          <w:lang w:eastAsia="he-IL"/>
        </w:rPr>
        <w:t xml:space="preserve"> לו באם הקבלן והמפקח הבינו את ת</w:t>
      </w:r>
      <w:r w:rsidRPr="00217E81">
        <w:rPr>
          <w:rFonts w:ascii="Times New Roman" w:eastAsia="Times New Roman" w:hAnsi="Times New Roman" w:cs="David"/>
          <w:sz w:val="24"/>
          <w:szCs w:val="24"/>
          <w:rtl/>
          <w:lang w:eastAsia="he-IL"/>
        </w:rPr>
        <w:t>כניות המתכנן ואת הוראותיו.</w:t>
      </w:r>
    </w:p>
    <w:p w14:paraId="7F5A6CFA"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B13AF93"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הדרכה ומתן הסברים למפקח, במידה ונתמנה כזה לפקוח על העבודות,</w:t>
      </w:r>
      <w:r w:rsidRPr="00217E81">
        <w:rPr>
          <w:rFonts w:ascii="Times New Roman" w:eastAsia="Times New Roman" w:hAnsi="Times New Roman" w:cs="David" w:hint="cs"/>
          <w:sz w:val="24"/>
          <w:szCs w:val="24"/>
          <w:rtl/>
          <w:lang w:eastAsia="he-IL"/>
        </w:rPr>
        <w:t xml:space="preserve"> פרטים אופייניי</w:t>
      </w:r>
      <w:r w:rsidRPr="00217E81">
        <w:rPr>
          <w:rFonts w:ascii="Times New Roman" w:eastAsia="Times New Roman" w:hAnsi="Times New Roman" w:cs="David" w:hint="eastAsia"/>
          <w:sz w:val="24"/>
          <w:szCs w:val="24"/>
          <w:rtl/>
          <w:lang w:eastAsia="he-IL"/>
        </w:rPr>
        <w:t>ם</w:t>
      </w:r>
      <w:r w:rsidRPr="00217E81">
        <w:rPr>
          <w:rFonts w:ascii="Times New Roman" w:eastAsia="Times New Roman" w:hAnsi="Times New Roman" w:cs="David" w:hint="cs"/>
          <w:sz w:val="24"/>
          <w:szCs w:val="24"/>
          <w:rtl/>
          <w:lang w:eastAsia="he-IL"/>
        </w:rPr>
        <w:t xml:space="preserve"> והכנת דוגמאות לאישור ולבדיקות התאמה </w:t>
      </w:r>
      <w:proofErr w:type="spellStart"/>
      <w:r w:rsidRPr="00217E81">
        <w:rPr>
          <w:rFonts w:ascii="Times New Roman" w:eastAsia="Times New Roman" w:hAnsi="Times New Roman" w:cs="David" w:hint="cs"/>
          <w:sz w:val="24"/>
          <w:szCs w:val="24"/>
          <w:rtl/>
          <w:lang w:eastAsia="he-IL"/>
        </w:rPr>
        <w:t>לת"י</w:t>
      </w:r>
      <w:proofErr w:type="spellEnd"/>
      <w:r w:rsidRPr="00217E81">
        <w:rPr>
          <w:rFonts w:ascii="Times New Roman" w:eastAsia="Times New Roman" w:hAnsi="Times New Roman" w:cs="David"/>
          <w:sz w:val="24"/>
          <w:szCs w:val="24"/>
          <w:rtl/>
          <w:lang w:eastAsia="he-IL"/>
        </w:rPr>
        <w:t xml:space="preserve"> הדרכה ומתן הסברים לקבלני העבודות באתר ומחוצה לו.</w:t>
      </w:r>
    </w:p>
    <w:p w14:paraId="4D4384E0"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24D637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דיווח למנהל על התקדמות ביצוע העבודות לאחר כל ביקור באתר ו/או בבית המלאכה.</w:t>
      </w:r>
    </w:p>
    <w:p w14:paraId="5DEE6B47"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E967DD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עדכון התכניות והפרטים בהתאם לשינויים שיתחייבו מדרישת הרשויות ומבעיות שיופיעו במהלך בצוע העבודות. כל עדכון יבוצע בתאום עם המנהל בכתב.</w:t>
      </w:r>
    </w:p>
    <w:p w14:paraId="0E65EB3C"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6FE1FA1"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בקבלת העבודות ואישור גמר ביצוע העבודות, בתאום עם היועצים. העברת רשימות ליקויים לתיקון.</w:t>
      </w:r>
    </w:p>
    <w:p w14:paraId="0E106498"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5EFCD7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7BAB5667"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71EA261"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לפתרונות במקרים של כשלים בבצוע העבודות לעומת התכנון.</w:t>
      </w:r>
    </w:p>
    <w:p w14:paraId="6D4851E8"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A7B1610"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lastRenderedPageBreak/>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2F0A2321"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2F26F1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199DD2B4"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6A90015"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הכנה וחתימה על כל מסמך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ע"י הרשויות מהמתכנן במהלך הבניה, על אישור לחיבור הפרויקט למערכות, ועל אישור לאכלוס ולתעודת גמר.</w:t>
      </w:r>
    </w:p>
    <w:p w14:paraId="2C75046A"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03727BB" w14:textId="58205C6D"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בדיקת ביצוע עבודות הבדק וקבלה סופית של העבודות בגמר אחריות קבלני העבודות</w:t>
      </w:r>
      <w:ins w:id="24" w:author="גרמן קגנובסקי" w:date="2020-05-17T10:58:00Z">
        <w:r w:rsidR="005E184C">
          <w:rPr>
            <w:rFonts w:ascii="Times New Roman" w:eastAsia="Times New Roman" w:hAnsi="Times New Roman" w:cs="David" w:hint="cs"/>
            <w:sz w:val="24"/>
            <w:szCs w:val="24"/>
            <w:rtl/>
            <w:lang w:eastAsia="he-IL"/>
          </w:rPr>
          <w:t xml:space="preserve"> לא כלול</w:t>
        </w:r>
      </w:ins>
      <w:del w:id="25" w:author="גרמן קגנובסקי" w:date="2020-05-17T10:58:00Z">
        <w:r w:rsidRPr="00217E81" w:rsidDel="005E184C">
          <w:rPr>
            <w:rFonts w:ascii="Times New Roman" w:eastAsia="Times New Roman" w:hAnsi="Times New Roman" w:cs="David"/>
            <w:sz w:val="24"/>
            <w:szCs w:val="24"/>
            <w:rtl/>
            <w:lang w:eastAsia="he-IL"/>
          </w:rPr>
          <w:delText>.</w:delText>
        </w:r>
      </w:del>
    </w:p>
    <w:p w14:paraId="7EFC06DF"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5A0A65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סיוע ככל הנדרש לשם אישור הרשויות להשלמת העבודות ולקבלת תעודת גמר.</w:t>
      </w:r>
    </w:p>
    <w:p w14:paraId="1F19AE2C"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73B96AA"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040FD8F2"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F025F9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217E81">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217E81">
        <w:rPr>
          <w:rFonts w:ascii="Times New Roman" w:eastAsia="Times New Roman" w:hAnsi="Times New Roman" w:cs="David"/>
          <w:sz w:val="24"/>
          <w:szCs w:val="24"/>
          <w:rtl/>
          <w:lang w:eastAsia="he-IL"/>
        </w:rPr>
        <w:t>.</w:t>
      </w:r>
    </w:p>
    <w:p w14:paraId="49199C4A"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68D8F88"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יתר הדרוש לפיקוח עליון, ולביקורת על הבניה.</w:t>
      </w:r>
    </w:p>
    <w:p w14:paraId="2FC84DA4"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2576286" w14:textId="40A09C84"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עיבוד תכניות הפרויקט כפי שבוצעו למעשה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על בסיס תכניות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w:t>
      </w:r>
      <w:ins w:id="26" w:author="גרמן קגנובסקי" w:date="2020-05-17T10:58:00Z">
        <w:r w:rsidR="005E184C">
          <w:rPr>
            <w:rFonts w:ascii="Times New Roman" w:eastAsia="Times New Roman" w:hAnsi="Times New Roman" w:cs="David" w:hint="cs"/>
            <w:sz w:val="24"/>
            <w:szCs w:val="24"/>
            <w:rtl/>
            <w:lang w:eastAsia="he-IL"/>
          </w:rPr>
          <w:t xml:space="preserve"> לא כלול</w:t>
        </w:r>
      </w:ins>
    </w:p>
    <w:p w14:paraId="5D6B6F44"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D987391" w14:textId="54C679AB" w:rsidR="00217E81" w:rsidRPr="00217E81" w:rsidRDefault="00217E81" w:rsidP="00217E81">
      <w:pPr>
        <w:widowControl w:val="0"/>
        <w:spacing w:before="0" w:beforeAutospacing="0" w:after="0" w:afterAutospacing="0" w:line="276" w:lineRule="auto"/>
        <w:ind w:left="216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מובהר שעל המתכנן לאשר בכתב ביומן העבודה ו/או בדרך אחרת שתיקבע על ידי המפקח את המוכנות לפני ביצוע/ יציקה </w:t>
      </w:r>
      <w:proofErr w:type="spellStart"/>
      <w:ins w:id="27" w:author="גרמן קגנובסקי" w:date="2020-05-17T11:00:00Z">
        <w:r w:rsidR="003C631B">
          <w:rPr>
            <w:rFonts w:ascii="Times New Roman" w:eastAsia="Times New Roman" w:hAnsi="Times New Roman" w:cs="David" w:hint="cs"/>
            <w:sz w:val="24"/>
            <w:szCs w:val="24"/>
            <w:rtl/>
            <w:lang w:eastAsia="he-IL"/>
          </w:rPr>
          <w:t>ממ</w:t>
        </w:r>
        <w:proofErr w:type="spellEnd"/>
        <w:r w:rsidR="003C631B">
          <w:rPr>
            <w:rFonts w:ascii="Times New Roman" w:eastAsia="Times New Roman" w:hAnsi="Times New Roman" w:cs="David" w:hint="cs"/>
            <w:sz w:val="24"/>
            <w:szCs w:val="24"/>
            <w:rtl/>
            <w:lang w:eastAsia="he-IL"/>
          </w:rPr>
          <w:t xml:space="preserve">''ד ראשון בפרויקט </w:t>
        </w:r>
      </w:ins>
      <w:r w:rsidRPr="00217E81">
        <w:rPr>
          <w:rFonts w:ascii="Times New Roman" w:eastAsia="Times New Roman" w:hAnsi="Times New Roman" w:cs="David" w:hint="cs"/>
          <w:sz w:val="24"/>
          <w:szCs w:val="24"/>
          <w:rtl/>
          <w:lang w:eastAsia="he-IL"/>
        </w:rPr>
        <w:t>של כל הנושאים הנ"ל.</w:t>
      </w:r>
    </w:p>
    <w:p w14:paraId="5C968925"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בישיבות 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תקופ</w:t>
      </w:r>
      <w:r w:rsidRPr="00217E81">
        <w:rPr>
          <w:rFonts w:ascii="Times New Roman" w:eastAsia="Times New Roman" w:hAnsi="Times New Roman" w:cs="David" w:hint="cs"/>
          <w:sz w:val="24"/>
          <w:szCs w:val="24"/>
          <w:rtl/>
          <w:lang w:eastAsia="he-IL"/>
        </w:rPr>
        <w:t>ת</w:t>
      </w:r>
      <w:r w:rsidRPr="00217E81">
        <w:rPr>
          <w:rFonts w:ascii="Times New Roman" w:eastAsia="Times New Roman" w:hAnsi="Times New Roman" w:cs="David"/>
          <w:sz w:val="24"/>
          <w:szCs w:val="24"/>
          <w:rtl/>
          <w:lang w:eastAsia="he-IL"/>
        </w:rPr>
        <w:t xml:space="preserve">יות. </w:t>
      </w:r>
    </w:p>
    <w:p w14:paraId="161839DE"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בתקופת הבדק. </w:t>
      </w:r>
    </w:p>
    <w:p w14:paraId="3A70C2EE" w14:textId="77777777" w:rsidR="00217E81" w:rsidRPr="00217E81" w:rsidRDefault="00217E81" w:rsidP="00217E81">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12F2F0AB" w14:textId="77777777" w:rsidR="00217E81" w:rsidRPr="00217E81" w:rsidRDefault="00217E81" w:rsidP="00217E81">
      <w:pPr>
        <w:widowControl w:val="0"/>
        <w:spacing w:before="0" w:beforeAutospacing="0" w:after="0" w:afterAutospacing="0" w:line="360" w:lineRule="auto"/>
        <w:ind w:left="216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ג.</w:t>
      </w:r>
      <w:r w:rsidRPr="00217E81">
        <w:rPr>
          <w:rFonts w:ascii="Times New Roman" w:eastAsia="Times New Roman" w:hAnsi="Times New Roman" w:cs="David"/>
          <w:sz w:val="24"/>
          <w:szCs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0D07792F"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t xml:space="preserve">ללא דו"חות והצהרה אלה לא תשולם למתכנן יתרת שכרו עבור פיקוח עליון. </w:t>
      </w:r>
    </w:p>
    <w:p w14:paraId="72C0C83A"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68CE5633"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w:t>
      </w:r>
      <w:r w:rsidRPr="00217E81">
        <w:rPr>
          <w:rFonts w:ascii="Times New Roman" w:eastAsia="Times New Roman" w:hAnsi="Times New Roman" w:cs="David"/>
          <w:sz w:val="24"/>
          <w:szCs w:val="24"/>
          <w:rtl/>
          <w:lang w:eastAsia="he-IL"/>
        </w:rPr>
        <w:tab/>
        <w:t>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למזמין בדבר אחזקת המתקן.</w:t>
      </w:r>
    </w:p>
    <w:p w14:paraId="4ECDC98E"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7BA1D0F"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אופציה לבחירת המזמין</w:t>
      </w:r>
      <w:r w:rsidRPr="00217E81">
        <w:rPr>
          <w:rFonts w:ascii="Times New Roman" w:eastAsia="Times New Roman" w:hAnsi="Times New Roman" w:cs="David"/>
          <w:b/>
          <w:bCs/>
          <w:sz w:val="24"/>
          <w:szCs w:val="24"/>
          <w:rtl/>
          <w:lang w:eastAsia="he-IL"/>
        </w:rPr>
        <w:t>:</w:t>
      </w:r>
    </w:p>
    <w:p w14:paraId="49F9A56F" w14:textId="77777777" w:rsidR="00217E81" w:rsidRPr="00217E81" w:rsidRDefault="00217E81" w:rsidP="00217E81">
      <w:pPr>
        <w:widowControl w:val="0"/>
        <w:spacing w:before="0" w:beforeAutospacing="0" w:after="0" w:afterAutospacing="0" w:line="240" w:lineRule="auto"/>
        <w:ind w:left="-58" w:firstLine="142"/>
        <w:jc w:val="both"/>
        <w:rPr>
          <w:rFonts w:ascii="Times New Roman" w:eastAsia="Times New Roman" w:hAnsi="Times New Roman" w:cs="David"/>
          <w:sz w:val="24"/>
          <w:szCs w:val="24"/>
          <w:rtl/>
          <w:lang w:eastAsia="he-IL"/>
        </w:rPr>
      </w:pPr>
    </w:p>
    <w:p w14:paraId="094C7D20" w14:textId="77777777" w:rsidR="00217E81" w:rsidRPr="00217E81" w:rsidRDefault="00217E81" w:rsidP="00217E81">
      <w:pPr>
        <w:widowControl w:val="0"/>
        <w:tabs>
          <w:tab w:val="left" w:pos="2096"/>
        </w:tabs>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א.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במקרה בו יחליט המזמין להוציא מכרזים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 העבודות ללא תכנון מפורט ולהטיל את התכנון המפורט על הקבלן -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דרש המתכנן </w:t>
      </w:r>
      <w:r w:rsidRPr="00217E81">
        <w:rPr>
          <w:rFonts w:ascii="Times New Roman" w:eastAsia="Times New Roman" w:hAnsi="Times New Roman" w:cs="David" w:hint="cs"/>
          <w:sz w:val="24"/>
          <w:szCs w:val="24"/>
          <w:rtl/>
          <w:lang w:eastAsia="he-IL"/>
        </w:rPr>
        <w:t>להתאים את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 xml:space="preserve">תכנון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מוקדם ו</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סופי כהגדרתו לעיל וכן מסמכים למכרזים בין קבלנים במתכונת זו.</w:t>
      </w:r>
    </w:p>
    <w:p w14:paraId="5668FA62" w14:textId="77777777" w:rsidR="00217E81" w:rsidRPr="00217E81" w:rsidRDefault="00217E81" w:rsidP="00217E81">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הקבלנים יהיו רשאים להציע פתרונות אדריכליים וקונסטרוקטיביים, ופתרונות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טום וב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דוד שונים מהפתרונות שהוצעו ע"י המתכנן. המתכנן ייעץ למזמין בבחינת הצעות </w:t>
      </w:r>
      <w:r w:rsidRPr="00217E81">
        <w:rPr>
          <w:rFonts w:ascii="Times New Roman" w:eastAsia="Times New Roman" w:hAnsi="Times New Roman" w:cs="David"/>
          <w:sz w:val="24"/>
          <w:szCs w:val="24"/>
          <w:rtl/>
          <w:lang w:eastAsia="he-IL"/>
        </w:rPr>
        <w:lastRenderedPageBreak/>
        <w:t>הקבלנים ולאחר בחירת הקבלנים יסייע למזמין באשור התכנון שיוגש ע"י מהנדס מטעם הקבלן ובפקוח על הבצוע. לצורך כך ישתתף המתכנן בפגישות, יבדוק תכניות ומסמכים אחרים שיוגשו ע"י הקבלן, יעביר את המלצותיו לדחייתם/לא</w:t>
      </w:r>
      <w:r w:rsidR="00F9121E">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שורם ו/או את הערותיו לתכנון המוצע,</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ויבצע 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עליון.</w:t>
      </w:r>
    </w:p>
    <w:p w14:paraId="145A5F91" w14:textId="5D367879" w:rsidR="00217E81" w:rsidRPr="00217E81" w:rsidRDefault="00217E81" w:rsidP="003C631B">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del w:id="28" w:author="גרמן קגנובסקי" w:date="2020-05-17T11:01:00Z">
        <w:r w:rsidRPr="00217E81" w:rsidDel="003C631B">
          <w:rPr>
            <w:rFonts w:ascii="Times New Roman" w:eastAsia="Times New Roman" w:hAnsi="Times New Roman" w:cs="David"/>
            <w:sz w:val="24"/>
            <w:szCs w:val="24"/>
            <w:rtl/>
            <w:lang w:eastAsia="he-IL"/>
          </w:rPr>
          <w:delText>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w:delText>
        </w:r>
      </w:del>
      <w:r w:rsidRPr="00217E81">
        <w:rPr>
          <w:rFonts w:ascii="Times New Roman" w:eastAsia="Times New Roman" w:hAnsi="Times New Roman" w:cs="David"/>
          <w:sz w:val="24"/>
          <w:szCs w:val="24"/>
          <w:rtl/>
          <w:lang w:eastAsia="he-IL"/>
        </w:rPr>
        <w:t xml:space="preserve"> </w:t>
      </w:r>
    </w:p>
    <w:p w14:paraId="6A10E89C"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נציג המזמין רשאי להזמין מהמתכנן את כל שלבי העבודות המפורטות בנספח זה ו/או חלק מהן  ו/או עבודות נוספות להן, </w:t>
      </w:r>
      <w:proofErr w:type="spellStart"/>
      <w:r w:rsidRPr="00217E81">
        <w:rPr>
          <w:rFonts w:ascii="Times New Roman" w:eastAsia="Times New Roman" w:hAnsi="Times New Roman" w:cs="David"/>
          <w:sz w:val="24"/>
          <w:szCs w:val="24"/>
          <w:rtl/>
          <w:lang w:eastAsia="he-IL"/>
        </w:rPr>
        <w:t>הכל</w:t>
      </w:r>
      <w:proofErr w:type="spellEnd"/>
      <w:r w:rsidRPr="00217E81">
        <w:rPr>
          <w:rFonts w:ascii="Times New Roman" w:eastAsia="Times New Roman" w:hAnsi="Times New Roman" w:cs="David"/>
          <w:sz w:val="24"/>
          <w:szCs w:val="24"/>
          <w:rtl/>
          <w:lang w:eastAsia="he-IL"/>
        </w:rPr>
        <w:t xml:space="preserve"> כפי שיפורט בנספח ד'.</w:t>
      </w:r>
    </w:p>
    <w:p w14:paraId="25B88596"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bCs/>
          <w:sz w:val="20"/>
          <w:szCs w:val="24"/>
          <w:u w:val="single"/>
          <w:rtl/>
          <w:lang w:eastAsia="he-IL"/>
        </w:rPr>
      </w:pPr>
    </w:p>
    <w:p w14:paraId="32E987F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411B23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5EFF87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21C0EC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96FB37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D43FD5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45C010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89F2E8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DC8962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3346CE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D425F29" w14:textId="77777777" w:rsidR="00CD5A24" w:rsidRDefault="00CD5A24"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26499D2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lastRenderedPageBreak/>
        <w:t xml:space="preserve">נספח </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ג</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w:t>
      </w:r>
    </w:p>
    <w:p w14:paraId="711EEBB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A45795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לוח זמנים ושלבי עבודה</w:t>
      </w:r>
    </w:p>
    <w:p w14:paraId="664CB86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84A167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D4B9F2E"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217E81">
        <w:rPr>
          <w:rFonts w:ascii="Times New Roman" w:eastAsia="Times New Roman" w:hAnsi="Times New Roman" w:cs="David"/>
          <w:sz w:val="20"/>
          <w:szCs w:val="24"/>
          <w:lang w:eastAsia="he-IL"/>
        </w:rPr>
        <w:t>–</w:t>
      </w:r>
      <w:r w:rsidRPr="00217E81">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19266F0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7ECFD6"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המהנדס וצוותו יעסקו בפרויקט לפי הצורך וללא הגבלת זמן.</w:t>
      </w:r>
    </w:p>
    <w:p w14:paraId="05F8329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1DB9896C"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71D9C16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9DDB66E"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59AC795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B80793"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אם לא יקבע לוח זמנים במעמד חתימת ההסכם יעביר המתכנן לוח זמנים ראשוני לאישור המנהל תוך 7 ימים ממועד החתימה.</w:t>
      </w:r>
    </w:p>
    <w:p w14:paraId="57076DB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309D59C"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התקדמות תכנון </w:t>
      </w:r>
      <w:r w:rsidRPr="00217E81">
        <w:rPr>
          <w:rFonts w:ascii="Times New Roman" w:eastAsia="Times New Roman" w:hAnsi="Times New Roman" w:cs="David" w:hint="cs"/>
          <w:sz w:val="20"/>
          <w:szCs w:val="24"/>
          <w:rtl/>
          <w:lang w:eastAsia="he-IL"/>
        </w:rPr>
        <w:t>המרחבים המוגנים</w:t>
      </w:r>
      <w:r w:rsidRPr="00217E81">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3B54955E"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36F30CDE"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u w:val="single"/>
          <w:rtl/>
          <w:lang w:eastAsia="he-IL"/>
        </w:rPr>
        <w:t>לו"ז עקרוני</w:t>
      </w:r>
      <w:r w:rsidRPr="00217E81">
        <w:rPr>
          <w:rFonts w:ascii="Times New Roman" w:eastAsia="Times New Roman" w:hAnsi="Times New Roman" w:cs="David" w:hint="cs"/>
          <w:sz w:val="20"/>
          <w:szCs w:val="24"/>
          <w:rtl/>
          <w:lang w:eastAsia="he-IL"/>
        </w:rPr>
        <w:t>:</w:t>
      </w:r>
    </w:p>
    <w:p w14:paraId="254172B2"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5AD9EC88"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מוקדם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w:t>
      </w:r>
      <w:r w:rsidRPr="00217E81">
        <w:rPr>
          <w:rFonts w:ascii="Times New Roman" w:eastAsia="Times New Roman" w:hAnsi="Times New Roman" w:cs="David"/>
          <w:sz w:val="20"/>
          <w:szCs w:val="24"/>
          <w:lang w:eastAsia="he-IL"/>
        </w:rPr>
        <w:t>/XXXX</w:t>
      </w:r>
      <w:r w:rsidRPr="00217E81">
        <w:rPr>
          <w:rFonts w:ascii="Times New Roman" w:eastAsia="Times New Roman" w:hAnsi="Times New Roman" w:cs="David" w:hint="cs"/>
          <w:sz w:val="20"/>
          <w:szCs w:val="24"/>
          <w:rtl/>
          <w:lang w:eastAsia="he-IL"/>
        </w:rPr>
        <w:tab/>
      </w:r>
    </w:p>
    <w:p w14:paraId="7553FD63"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סופי להיתרים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w:t>
      </w:r>
      <w:r w:rsidRPr="00217E81">
        <w:rPr>
          <w:rFonts w:ascii="Times New Roman" w:eastAsia="Times New Roman" w:hAnsi="Times New Roman" w:cs="David"/>
          <w:sz w:val="20"/>
          <w:szCs w:val="24"/>
          <w:lang w:eastAsia="he-IL"/>
        </w:rPr>
        <w:t>/XXXX</w:t>
      </w:r>
    </w:p>
    <w:p w14:paraId="322CB2F4"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מפורט למכרזים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77DA1B5F"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יציאה למכרזים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0558F876"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 xml:space="preserve">השלמת תכנון לביצוע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41407E8A" w14:textId="77777777" w:rsidR="00217E81" w:rsidRPr="00217E81" w:rsidRDefault="00217E81" w:rsidP="00217E81">
      <w:pPr>
        <w:widowControl w:val="0"/>
        <w:spacing w:before="0" w:beforeAutospacing="0" w:after="0" w:afterAutospacing="0" w:line="240" w:lineRule="auto"/>
        <w:ind w:left="112"/>
        <w:jc w:val="both"/>
        <w:rPr>
          <w:rFonts w:ascii="Times New Roman" w:eastAsia="Times New Roman" w:hAnsi="Times New Roman" w:cs="David"/>
          <w:sz w:val="20"/>
          <w:szCs w:val="24"/>
          <w:rtl/>
          <w:lang w:eastAsia="he-IL"/>
        </w:rPr>
      </w:pPr>
    </w:p>
    <w:p w14:paraId="62434C6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AD6BDD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B3DEAA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160B536"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0"/>
          <w:szCs w:val="24"/>
          <w:u w:val="single"/>
          <w:rtl/>
          <w:lang w:eastAsia="he-IL"/>
        </w:rPr>
        <w:br w:type="page"/>
      </w:r>
      <w:r w:rsidRPr="00217E81">
        <w:rPr>
          <w:rFonts w:ascii="Times New Roman" w:eastAsia="Times New Roman" w:hAnsi="Times New Roman" w:cs="David"/>
          <w:bCs/>
          <w:sz w:val="24"/>
          <w:szCs w:val="24"/>
          <w:u w:val="single"/>
          <w:rtl/>
          <w:lang w:eastAsia="he-IL"/>
        </w:rPr>
        <w:lastRenderedPageBreak/>
        <w:t>נספח ד'</w:t>
      </w:r>
    </w:p>
    <w:p w14:paraId="76147B3B"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AC8837E"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שכר </w:t>
      </w:r>
      <w:r w:rsidRPr="00217E81">
        <w:rPr>
          <w:rFonts w:ascii="Times New Roman" w:eastAsia="Times New Roman" w:hAnsi="Times New Roman" w:cs="David" w:hint="cs"/>
          <w:bCs/>
          <w:sz w:val="24"/>
          <w:szCs w:val="24"/>
          <w:u w:val="single"/>
          <w:rtl/>
          <w:lang w:eastAsia="he-IL"/>
        </w:rPr>
        <w:t>המתכנן</w:t>
      </w:r>
    </w:p>
    <w:p w14:paraId="49693DE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579C666" w14:textId="77777777" w:rsidR="00217E81" w:rsidRPr="00217E81" w:rsidRDefault="00217E81" w:rsidP="00217E81">
      <w:pPr>
        <w:widowControl w:val="0"/>
        <w:numPr>
          <w:ilvl w:val="0"/>
          <w:numId w:val="4"/>
        </w:numPr>
        <w:spacing w:before="0" w:beforeAutospacing="0" w:after="0" w:afterAutospacing="0" w:line="240" w:lineRule="auto"/>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תמורת ביצוע מלוא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רותי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כמפורט בנספח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 xml:space="preserve">, ישלם המזמין למתכנן </w:t>
      </w:r>
      <w:r w:rsidRPr="00217E81">
        <w:rPr>
          <w:rFonts w:ascii="Times New Roman" w:eastAsia="Times New Roman" w:hAnsi="Times New Roman" w:cs="David" w:hint="cs"/>
          <w:sz w:val="24"/>
          <w:szCs w:val="24"/>
          <w:rtl/>
          <w:lang w:eastAsia="he-IL"/>
        </w:rPr>
        <w:t>סך כולל    שלֹ ______________</w:t>
      </w:r>
      <w:ins w:id="29" w:author="גרמן קגנובסקי" w:date="2020-05-14T16:43:00Z">
        <w:r w:rsidR="000B3D08">
          <w:rPr>
            <w:rFonts w:ascii="Times New Roman" w:eastAsia="Times New Roman" w:hAnsi="Times New Roman" w:cs="David" w:hint="cs"/>
            <w:sz w:val="24"/>
            <w:szCs w:val="24"/>
            <w:rtl/>
            <w:lang w:eastAsia="he-IL"/>
          </w:rPr>
          <w:t>33,900</w:t>
        </w:r>
      </w:ins>
      <w:r w:rsidRPr="00217E81">
        <w:rPr>
          <w:rFonts w:ascii="Times New Roman" w:eastAsia="Times New Roman" w:hAnsi="Times New Roman" w:cs="David" w:hint="cs"/>
          <w:sz w:val="24"/>
          <w:szCs w:val="24"/>
          <w:rtl/>
          <w:lang w:eastAsia="he-IL"/>
        </w:rPr>
        <w:t>_____________ש"ח (במילים: __</w:t>
      </w:r>
      <w:ins w:id="30" w:author="גרמן קגנובסקי" w:date="2020-05-14T16:43:00Z">
        <w:r w:rsidR="000B3D08">
          <w:rPr>
            <w:rFonts w:ascii="Times New Roman" w:eastAsia="Times New Roman" w:hAnsi="Times New Roman" w:cs="David" w:hint="cs"/>
            <w:sz w:val="24"/>
            <w:szCs w:val="24"/>
            <w:rtl/>
            <w:lang w:eastAsia="he-IL"/>
          </w:rPr>
          <w:t xml:space="preserve">שלושים ושלושה אלף ותשעה </w:t>
        </w:r>
        <w:proofErr w:type="spellStart"/>
        <w:r w:rsidR="000B3D08">
          <w:rPr>
            <w:rFonts w:ascii="Times New Roman" w:eastAsia="Times New Roman" w:hAnsi="Times New Roman" w:cs="David" w:hint="cs"/>
            <w:sz w:val="24"/>
            <w:szCs w:val="24"/>
            <w:rtl/>
            <w:lang w:eastAsia="he-IL"/>
          </w:rPr>
          <w:t>מאות</w:t>
        </w:r>
      </w:ins>
      <w:r w:rsidRPr="00217E81">
        <w:rPr>
          <w:rFonts w:ascii="Times New Roman" w:eastAsia="Times New Roman" w:hAnsi="Times New Roman" w:cs="David" w:hint="cs"/>
          <w:sz w:val="24"/>
          <w:szCs w:val="24"/>
          <w:rtl/>
          <w:lang w:eastAsia="he-IL"/>
        </w:rPr>
        <w:t>______________________שקלים</w:t>
      </w:r>
      <w:proofErr w:type="spellEnd"/>
      <w:r w:rsidRPr="00217E81">
        <w:rPr>
          <w:rFonts w:ascii="Times New Roman" w:eastAsia="Times New Roman" w:hAnsi="Times New Roman" w:cs="David" w:hint="cs"/>
          <w:sz w:val="24"/>
          <w:szCs w:val="24"/>
          <w:rtl/>
          <w:lang w:eastAsia="he-IL"/>
        </w:rPr>
        <w:t xml:space="preserve"> חדשים).ֹֹֹֹֹֹֹֹֹֹֹֹֹֹֹֹֹֹֹֹֹֹֹֹֹ </w:t>
      </w:r>
    </w:p>
    <w:p w14:paraId="0BBD2953" w14:textId="77777777" w:rsidR="00217E81" w:rsidRPr="00217E81" w:rsidRDefault="00217E81" w:rsidP="00217E81">
      <w:pPr>
        <w:widowControl w:val="0"/>
        <w:numPr>
          <w:ilvl w:val="0"/>
          <w:numId w:val="4"/>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הפרויקט והתכנון יכלול ___</w:t>
      </w:r>
      <w:ins w:id="31" w:author="גרמן קגנובסקי" w:date="2020-05-14T16:37:00Z">
        <w:r w:rsidR="00125495">
          <w:rPr>
            <w:rFonts w:ascii="Times New Roman" w:eastAsia="Times New Roman" w:hAnsi="Times New Roman" w:cs="David" w:hint="cs"/>
            <w:sz w:val="24"/>
            <w:szCs w:val="24"/>
            <w:rtl/>
            <w:lang w:eastAsia="he-IL"/>
          </w:rPr>
          <w:t>150</w:t>
        </w:r>
      </w:ins>
      <w:r w:rsidRPr="00217E81">
        <w:rPr>
          <w:rFonts w:ascii="Times New Roman" w:eastAsia="Times New Roman" w:hAnsi="Times New Roman" w:cs="David" w:hint="cs"/>
          <w:sz w:val="24"/>
          <w:szCs w:val="24"/>
          <w:rtl/>
          <w:lang w:eastAsia="he-IL"/>
        </w:rPr>
        <w:t>__יח"ד בהיקף שטחים כמפורט להלן:</w:t>
      </w:r>
    </w:p>
    <w:p w14:paraId="72E708B3"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445BA08"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2.1</w:t>
      </w:r>
      <w:r w:rsidRPr="00217E81">
        <w:rPr>
          <w:rFonts w:ascii="Times New Roman" w:eastAsia="Times New Roman" w:hAnsi="Times New Roman" w:cs="David" w:hint="cs"/>
          <w:sz w:val="24"/>
          <w:szCs w:val="24"/>
          <w:rtl/>
          <w:lang w:eastAsia="he-IL"/>
        </w:rPr>
        <w:tab/>
        <w:t xml:space="preserve">שטחי מגורים כ </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 xml:space="preserve"> __________</w:t>
      </w:r>
    </w:p>
    <w:p w14:paraId="21FE9A40" w14:textId="77777777" w:rsidR="00217E81" w:rsidRPr="00217E81" w:rsidRDefault="00217E81" w:rsidP="00125495">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2.2</w:t>
      </w:r>
      <w:r w:rsidRPr="00217E81">
        <w:rPr>
          <w:rFonts w:ascii="Times New Roman" w:eastAsia="Times New Roman" w:hAnsi="Times New Roman" w:cs="David" w:hint="cs"/>
          <w:sz w:val="24"/>
          <w:szCs w:val="24"/>
          <w:rtl/>
          <w:lang w:eastAsia="he-IL"/>
        </w:rPr>
        <w:tab/>
        <w:t>שטחי מסחר כ</w:t>
      </w:r>
      <w:del w:id="32" w:author="גרמן קגנובסקי" w:date="2020-05-14T16:38:00Z">
        <w:r w:rsidRPr="00217E81" w:rsidDel="00125495">
          <w:rPr>
            <w:rFonts w:ascii="Times New Roman" w:eastAsia="Times New Roman" w:hAnsi="Times New Roman" w:cs="David"/>
            <w:sz w:val="24"/>
            <w:szCs w:val="24"/>
            <w:rtl/>
            <w:lang w:eastAsia="he-IL"/>
          </w:rPr>
          <w:delText>–</w:delText>
        </w:r>
        <w:r w:rsidRPr="00217E81" w:rsidDel="00125495">
          <w:rPr>
            <w:rFonts w:ascii="Times New Roman" w:eastAsia="Times New Roman" w:hAnsi="Times New Roman" w:cs="David" w:hint="cs"/>
            <w:sz w:val="24"/>
            <w:szCs w:val="24"/>
            <w:rtl/>
            <w:lang w:eastAsia="he-IL"/>
          </w:rPr>
          <w:delText>___________</w:delText>
        </w:r>
      </w:del>
    </w:p>
    <w:p w14:paraId="3F705ED2" w14:textId="77777777" w:rsidR="00217E81" w:rsidRPr="00217E81" w:rsidRDefault="00217E81" w:rsidP="00125495">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2.3</w:t>
      </w:r>
      <w:r w:rsidRPr="00217E81">
        <w:rPr>
          <w:rFonts w:ascii="Times New Roman" w:eastAsia="Times New Roman" w:hAnsi="Times New Roman" w:cs="David" w:hint="cs"/>
          <w:sz w:val="24"/>
          <w:szCs w:val="24"/>
          <w:rtl/>
          <w:lang w:eastAsia="he-IL"/>
        </w:rPr>
        <w:tab/>
        <w:t>מרתפים כ</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____________</w:t>
      </w:r>
      <w:del w:id="33" w:author="גרמן קגנובסקי" w:date="2020-05-14T16:38:00Z">
        <w:r w:rsidRPr="00217E81" w:rsidDel="00125495">
          <w:rPr>
            <w:rFonts w:ascii="Times New Roman" w:eastAsia="Times New Roman" w:hAnsi="Times New Roman" w:cs="David" w:hint="cs"/>
            <w:sz w:val="24"/>
            <w:szCs w:val="24"/>
            <w:rtl/>
            <w:lang w:eastAsia="he-IL"/>
          </w:rPr>
          <w:delText>__</w:delText>
        </w:r>
      </w:del>
    </w:p>
    <w:p w14:paraId="54F26266"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1B5C129" w14:textId="77777777" w:rsidR="00217E81" w:rsidRPr="00217E81" w:rsidRDefault="00217E81" w:rsidP="00217E81">
      <w:pPr>
        <w:widowControl w:val="0"/>
        <w:numPr>
          <w:ilvl w:val="0"/>
          <w:numId w:val="4"/>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למען הסר ספק:</w:t>
      </w:r>
    </w:p>
    <w:p w14:paraId="64C0477D"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F838185"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w:t>
      </w:r>
      <w:r w:rsidRPr="00217E81">
        <w:rPr>
          <w:rFonts w:ascii="Times New Roman" w:eastAsia="Times New Roman" w:hAnsi="Times New Roman" w:cs="David" w:hint="cs"/>
          <w:sz w:val="24"/>
          <w:szCs w:val="24"/>
          <w:rtl/>
          <w:lang w:eastAsia="he-IL"/>
        </w:rPr>
        <w:t xml:space="preserve">א כמפורט בסעיף 7 לחוזה. </w:t>
      </w:r>
    </w:p>
    <w:p w14:paraId="330C8F8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3EA0695"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t>שכר המתכנן כולל את כל המפורט בחוזה על כל נספחיו, לרבות 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w:t>
      </w:r>
    </w:p>
    <w:p w14:paraId="440B36E1"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D452AC7"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התמורה הינה סופית ולא תאושרנה תוספות שכר עקב שינויי תכנון בגלל התקדמות התכנון של שאר היועצים</w:t>
      </w:r>
      <w:r w:rsidRPr="00217E81">
        <w:rPr>
          <w:rFonts w:ascii="Times New Roman" w:eastAsia="Times New Roman" w:hAnsi="Times New Roman" w:cs="David" w:hint="cs"/>
          <w:sz w:val="24"/>
          <w:szCs w:val="24"/>
          <w:rtl/>
          <w:lang w:eastAsia="he-IL"/>
        </w:rPr>
        <w:t>.</w:t>
      </w:r>
    </w:p>
    <w:p w14:paraId="61871AB6" w14:textId="77777777" w:rsidR="00217E81" w:rsidRPr="00217E81" w:rsidRDefault="00217E81" w:rsidP="00217E81">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p>
    <w:p w14:paraId="1718B33A" w14:textId="77777777" w:rsidR="00217E81" w:rsidRPr="00217E81" w:rsidRDefault="00217E81" w:rsidP="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3.4</w:t>
      </w:r>
      <w:r w:rsidRPr="00217E81">
        <w:rPr>
          <w:rFonts w:ascii="Times New Roman" w:eastAsia="Times New Roman" w:hAnsi="Times New Roman" w:cs="David" w:hint="cs"/>
          <w:sz w:val="24"/>
          <w:szCs w:val="24"/>
          <w:rtl/>
          <w:lang w:eastAsia="he-IL"/>
        </w:rPr>
        <w:tab/>
        <w:t xml:space="preserve">על אף האמור בסעיף 3.1 לעיל, </w:t>
      </w:r>
      <w:r w:rsidRPr="00217E81">
        <w:rPr>
          <w:rFonts w:ascii="Times New Roman" w:eastAsia="Times New Roman" w:hAnsi="Times New Roman" w:cs="David"/>
          <w:sz w:val="24"/>
          <w:szCs w:val="24"/>
          <w:rtl/>
          <w:lang w:eastAsia="he-IL"/>
        </w:rPr>
        <w:t xml:space="preserve">בקשות לתוספת שכר </w:t>
      </w:r>
      <w:r w:rsidRPr="00217E81">
        <w:rPr>
          <w:rFonts w:ascii="Times New Roman" w:eastAsia="Times New Roman" w:hAnsi="Times New Roman" w:cs="David" w:hint="cs"/>
          <w:sz w:val="24"/>
          <w:szCs w:val="24"/>
          <w:rtl/>
          <w:lang w:eastAsia="he-IL"/>
        </w:rPr>
        <w:t>ידונו בתנאים כמפורט בסעיף 8 לחוזה בלבד.</w:t>
      </w:r>
    </w:p>
    <w:p w14:paraId="29A07C4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CBAEB2" w14:textId="77777777" w:rsidR="00217E81" w:rsidRPr="00217E81" w:rsidRDefault="00217E81" w:rsidP="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3.5</w:t>
      </w:r>
      <w:r w:rsidRPr="00217E81">
        <w:rPr>
          <w:rFonts w:ascii="Times New Roman" w:eastAsia="Times New Roman" w:hAnsi="Times New Roman" w:cs="David" w:hint="cs"/>
          <w:sz w:val="24"/>
          <w:szCs w:val="24"/>
          <w:rtl/>
          <w:lang w:eastAsia="he-I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7CF9976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32928E" w14:textId="77777777" w:rsidR="00217E81" w:rsidRPr="00217E81" w:rsidRDefault="00217E81" w:rsidP="00125495">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3.5.1</w:t>
      </w:r>
      <w:r w:rsidRPr="00217E81">
        <w:rPr>
          <w:rFonts w:ascii="Times New Roman" w:eastAsia="Times New Roman" w:hAnsi="Times New Roman" w:cs="David" w:hint="cs"/>
          <w:sz w:val="24"/>
          <w:szCs w:val="24"/>
          <w:rtl/>
          <w:lang w:eastAsia="he-IL"/>
        </w:rPr>
        <w:tab/>
        <w:t>__</w:t>
      </w:r>
      <w:del w:id="34" w:author="גרמן קגנובסקי" w:date="2020-05-14T16:40:00Z">
        <w:r w:rsidRPr="00217E81" w:rsidDel="00125495">
          <w:rPr>
            <w:rFonts w:ascii="Times New Roman" w:eastAsia="Times New Roman" w:hAnsi="Times New Roman" w:cs="David" w:hint="cs"/>
            <w:sz w:val="24"/>
            <w:szCs w:val="24"/>
            <w:rtl/>
            <w:lang w:eastAsia="he-IL"/>
          </w:rPr>
          <w:delText>__</w:delText>
        </w:r>
      </w:del>
      <w:ins w:id="35" w:author="גרמן קגנובסקי" w:date="2020-05-14T16:40:00Z">
        <w:r w:rsidR="00125495">
          <w:rPr>
            <w:rFonts w:ascii="Times New Roman" w:eastAsia="Times New Roman" w:hAnsi="Times New Roman" w:cs="David" w:hint="cs"/>
            <w:sz w:val="24"/>
            <w:szCs w:val="24"/>
            <w:rtl/>
            <w:lang w:eastAsia="he-IL"/>
          </w:rPr>
          <w:t>8,800</w:t>
        </w:r>
      </w:ins>
      <w:r w:rsidRPr="00217E81">
        <w:rPr>
          <w:rFonts w:ascii="Times New Roman" w:eastAsia="Times New Roman" w:hAnsi="Times New Roman" w:cs="David"/>
          <w:sz w:val="24"/>
          <w:szCs w:val="24"/>
          <w:rtl/>
          <w:lang w:eastAsia="he-IL"/>
        </w:rPr>
        <w:t xml:space="preserve"> ש"ח </w:t>
      </w:r>
      <w:proofErr w:type="spellStart"/>
      <w:r w:rsidRPr="00217E81">
        <w:rPr>
          <w:rFonts w:ascii="Times New Roman" w:eastAsia="Times New Roman" w:hAnsi="Times New Roman" w:cs="David"/>
          <w:sz w:val="24"/>
          <w:szCs w:val="24"/>
          <w:rtl/>
          <w:lang w:eastAsia="he-IL"/>
        </w:rPr>
        <w:t>לכל</w:t>
      </w:r>
      <w:del w:id="36" w:author="גרמן קגנובסקי" w:date="2020-05-14T16:40:00Z">
        <w:r w:rsidRPr="00217E81" w:rsidDel="00125495">
          <w:rPr>
            <w:rFonts w:ascii="Times New Roman" w:eastAsia="Times New Roman" w:hAnsi="Times New Roman" w:cs="David" w:hint="cs"/>
            <w:sz w:val="24"/>
            <w:szCs w:val="24"/>
            <w:rtl/>
            <w:lang w:eastAsia="he-IL"/>
          </w:rPr>
          <w:delText xml:space="preserve"> </w:delText>
        </w:r>
        <w:r w:rsidRPr="00217E81" w:rsidDel="00125495">
          <w:rPr>
            <w:rFonts w:ascii="Times New Roman" w:eastAsia="Times New Roman" w:hAnsi="Times New Roman" w:cs="David"/>
            <w:sz w:val="24"/>
            <w:szCs w:val="24"/>
            <w:rtl/>
            <w:lang w:eastAsia="he-IL"/>
          </w:rPr>
          <w:delText>יחידת דיור</w:delText>
        </w:r>
      </w:del>
      <w:ins w:id="37" w:author="גרמן קגנובסקי" w:date="2020-05-14T16:40:00Z">
        <w:r w:rsidR="00125495">
          <w:rPr>
            <w:rFonts w:ascii="Times New Roman" w:eastAsia="Times New Roman" w:hAnsi="Times New Roman" w:cs="David" w:hint="cs"/>
            <w:sz w:val="24"/>
            <w:szCs w:val="24"/>
            <w:rtl/>
            <w:lang w:eastAsia="he-IL"/>
          </w:rPr>
          <w:t>מבנה</w:t>
        </w:r>
        <w:proofErr w:type="spellEnd"/>
        <w:r w:rsidR="00125495">
          <w:rPr>
            <w:rFonts w:ascii="Times New Roman" w:eastAsia="Times New Roman" w:hAnsi="Times New Roman" w:cs="David" w:hint="cs"/>
            <w:sz w:val="24"/>
            <w:szCs w:val="24"/>
            <w:rtl/>
            <w:lang w:eastAsia="he-IL"/>
          </w:rPr>
          <w:t xml:space="preserve"> סך </w:t>
        </w:r>
        <w:proofErr w:type="spellStart"/>
        <w:r w:rsidR="00125495">
          <w:rPr>
            <w:rFonts w:ascii="Times New Roman" w:eastAsia="Times New Roman" w:hAnsi="Times New Roman" w:cs="David" w:hint="cs"/>
            <w:sz w:val="24"/>
            <w:szCs w:val="24"/>
            <w:rtl/>
            <w:lang w:eastAsia="he-IL"/>
          </w:rPr>
          <w:t>הכל</w:t>
        </w:r>
        <w:proofErr w:type="spellEnd"/>
        <w:r w:rsidR="00125495">
          <w:rPr>
            <w:rFonts w:ascii="Times New Roman" w:eastAsia="Times New Roman" w:hAnsi="Times New Roman" w:cs="David" w:hint="cs"/>
            <w:sz w:val="24"/>
            <w:szCs w:val="24"/>
            <w:rtl/>
            <w:lang w:eastAsia="he-IL"/>
          </w:rPr>
          <w:t xml:space="preserve"> לשלושה מבנים 26,400 </w:t>
        </w:r>
        <w:proofErr w:type="spellStart"/>
        <w:r w:rsidR="00125495">
          <w:rPr>
            <w:rFonts w:ascii="Times New Roman" w:eastAsia="Times New Roman" w:hAnsi="Times New Roman" w:cs="David" w:hint="cs"/>
            <w:sz w:val="24"/>
            <w:szCs w:val="24"/>
            <w:rtl/>
            <w:lang w:eastAsia="he-IL"/>
          </w:rPr>
          <w:t>ש''ח</w:t>
        </w:r>
      </w:ins>
      <w:proofErr w:type="spellEnd"/>
      <w:r w:rsidRPr="00217E81">
        <w:rPr>
          <w:rFonts w:ascii="Times New Roman" w:eastAsia="Times New Roman" w:hAnsi="Times New Roman" w:cs="David" w:hint="cs"/>
          <w:sz w:val="24"/>
          <w:szCs w:val="24"/>
          <w:rtl/>
          <w:lang w:eastAsia="he-IL"/>
        </w:rPr>
        <w:t>.</w:t>
      </w:r>
    </w:p>
    <w:p w14:paraId="452D0B5B"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p>
    <w:p w14:paraId="6C197D9E"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ab/>
        <w:t>3.5.2</w:t>
      </w:r>
      <w:r w:rsidRPr="00217E81">
        <w:rPr>
          <w:rFonts w:ascii="Times New Roman" w:eastAsia="Times New Roman" w:hAnsi="Times New Roman" w:cs="David" w:hint="cs"/>
          <w:sz w:val="24"/>
          <w:szCs w:val="24"/>
          <w:rtl/>
          <w:lang w:eastAsia="he-IL"/>
        </w:rPr>
        <w:tab/>
        <w:t>_</w:t>
      </w:r>
      <w:ins w:id="38" w:author="גרמן קגנובסקי" w:date="2020-05-14T16:41:00Z">
        <w:r w:rsidR="00125495">
          <w:rPr>
            <w:rFonts w:ascii="Times New Roman" w:eastAsia="Times New Roman" w:hAnsi="Times New Roman" w:cs="David" w:hint="cs"/>
            <w:sz w:val="24"/>
            <w:szCs w:val="24"/>
            <w:rtl/>
            <w:lang w:eastAsia="he-IL"/>
          </w:rPr>
          <w:t xml:space="preserve">כלול בעלות </w:t>
        </w:r>
      </w:ins>
      <w:r w:rsidRPr="00217E81">
        <w:rPr>
          <w:rFonts w:ascii="Times New Roman" w:eastAsia="Times New Roman" w:hAnsi="Times New Roman" w:cs="David" w:hint="cs"/>
          <w:sz w:val="24"/>
          <w:szCs w:val="24"/>
          <w:rtl/>
          <w:lang w:eastAsia="he-IL"/>
        </w:rPr>
        <w:t>_</w:t>
      </w:r>
      <w:ins w:id="39" w:author="גרמן קגנובסקי" w:date="2020-05-14T16:42:00Z">
        <w:r w:rsidR="00125495">
          <w:rPr>
            <w:rFonts w:ascii="Times New Roman" w:eastAsia="Times New Roman" w:hAnsi="Times New Roman" w:cs="David" w:hint="cs"/>
            <w:sz w:val="24"/>
            <w:szCs w:val="24"/>
            <w:rtl/>
            <w:lang w:eastAsia="he-IL"/>
          </w:rPr>
          <w:t>במחיר מבנה עילי</w:t>
        </w:r>
      </w:ins>
      <w:r w:rsidRPr="00217E81">
        <w:rPr>
          <w:rFonts w:ascii="Times New Roman" w:eastAsia="Times New Roman" w:hAnsi="Times New Roman" w:cs="David" w:hint="cs"/>
          <w:sz w:val="24"/>
          <w:szCs w:val="24"/>
          <w:rtl/>
          <w:lang w:eastAsia="he-IL"/>
        </w:rPr>
        <w:t xml:space="preserve">___ ש"ח </w:t>
      </w:r>
      <w:r w:rsidRPr="00217E81">
        <w:rPr>
          <w:rFonts w:ascii="Times New Roman" w:eastAsia="Times New Roman" w:hAnsi="Times New Roman" w:cs="David"/>
          <w:sz w:val="24"/>
          <w:szCs w:val="24"/>
          <w:rtl/>
          <w:lang w:eastAsia="he-IL"/>
        </w:rPr>
        <w:t xml:space="preserve">כל מ"ר בנוי ומקורה </w:t>
      </w:r>
      <w:r w:rsidRPr="00217E81">
        <w:rPr>
          <w:rFonts w:ascii="Times New Roman" w:eastAsia="Times New Roman" w:hAnsi="Times New Roman" w:cs="David" w:hint="cs"/>
          <w:sz w:val="24"/>
          <w:szCs w:val="24"/>
          <w:rtl/>
          <w:lang w:eastAsia="he-IL"/>
        </w:rPr>
        <w:t>של המסחר (עילי ותת קרקעי)</w:t>
      </w:r>
      <w:r w:rsidRPr="00217E81">
        <w:rPr>
          <w:rFonts w:ascii="Times New Roman" w:eastAsia="Times New Roman" w:hAnsi="Times New Roman" w:cs="David"/>
          <w:sz w:val="24"/>
          <w:szCs w:val="24"/>
          <w:rtl/>
          <w:lang w:eastAsia="he-IL"/>
        </w:rPr>
        <w:t>.</w:t>
      </w:r>
    </w:p>
    <w:p w14:paraId="28F51541"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p>
    <w:p w14:paraId="5D3D2605" w14:textId="77777777" w:rsidR="00217E81" w:rsidRPr="00217E81" w:rsidRDefault="00217E81" w:rsidP="00125495">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ab/>
        <w:t>3.5.3</w:t>
      </w:r>
      <w:r w:rsidRPr="00217E81">
        <w:rPr>
          <w:rFonts w:ascii="Times New Roman" w:eastAsia="Times New Roman" w:hAnsi="Times New Roman" w:cs="David" w:hint="cs"/>
          <w:sz w:val="24"/>
          <w:szCs w:val="24"/>
          <w:rtl/>
          <w:lang w:eastAsia="he-IL"/>
        </w:rPr>
        <w:tab/>
        <w:t>_____</w:t>
      </w:r>
      <w:ins w:id="40" w:author="גרמן קגנובסקי" w:date="2020-05-14T16:42:00Z">
        <w:r w:rsidR="00125495">
          <w:rPr>
            <w:rFonts w:ascii="Times New Roman" w:eastAsia="Times New Roman" w:hAnsi="Times New Roman" w:cs="David" w:hint="cs"/>
            <w:sz w:val="24"/>
            <w:szCs w:val="24"/>
            <w:rtl/>
            <w:lang w:eastAsia="he-IL"/>
          </w:rPr>
          <w:t>7,500</w:t>
        </w:r>
      </w:ins>
      <w:r w:rsidRPr="00217E81">
        <w:rPr>
          <w:rFonts w:ascii="Times New Roman" w:eastAsia="Times New Roman" w:hAnsi="Times New Roman" w:cs="David" w:hint="cs"/>
          <w:sz w:val="24"/>
          <w:szCs w:val="24"/>
          <w:rtl/>
          <w:lang w:eastAsia="he-IL"/>
        </w:rPr>
        <w:t>_</w:t>
      </w:r>
      <w:r w:rsidRPr="00217E81">
        <w:rPr>
          <w:rFonts w:ascii="Times New Roman" w:eastAsia="Times New Roman" w:hAnsi="Times New Roman" w:cs="David"/>
          <w:sz w:val="24"/>
          <w:szCs w:val="24"/>
          <w:rtl/>
          <w:lang w:eastAsia="he-IL"/>
        </w:rPr>
        <w:t xml:space="preserve"> ש"ח לכל </w:t>
      </w:r>
      <w:del w:id="41" w:author="גרמן קגנובסקי" w:date="2020-05-14T16:42:00Z">
        <w:r w:rsidRPr="00217E81" w:rsidDel="00125495">
          <w:rPr>
            <w:rFonts w:ascii="Times New Roman" w:eastAsia="Times New Roman" w:hAnsi="Times New Roman" w:cs="David"/>
            <w:sz w:val="24"/>
            <w:szCs w:val="24"/>
            <w:rtl/>
            <w:lang w:eastAsia="he-IL"/>
          </w:rPr>
          <w:delText xml:space="preserve">מ"ר </w:delText>
        </w:r>
      </w:del>
      <w:r w:rsidRPr="00217E81">
        <w:rPr>
          <w:rFonts w:ascii="Times New Roman" w:eastAsia="Times New Roman" w:hAnsi="Times New Roman" w:cs="David" w:hint="cs"/>
          <w:sz w:val="24"/>
          <w:szCs w:val="24"/>
          <w:rtl/>
          <w:lang w:eastAsia="he-IL"/>
        </w:rPr>
        <w:t>ב</w:t>
      </w:r>
      <w:r w:rsidRPr="00217E81">
        <w:rPr>
          <w:rFonts w:ascii="Times New Roman" w:eastAsia="Times New Roman" w:hAnsi="Times New Roman" w:cs="David"/>
          <w:sz w:val="24"/>
          <w:szCs w:val="24"/>
          <w:rtl/>
          <w:lang w:eastAsia="he-IL"/>
        </w:rPr>
        <w:t xml:space="preserve">נוי ומקורה </w:t>
      </w:r>
      <w:r w:rsidRPr="00217E81">
        <w:rPr>
          <w:rFonts w:ascii="Times New Roman" w:eastAsia="Times New Roman" w:hAnsi="Times New Roman" w:cs="David" w:hint="cs"/>
          <w:sz w:val="24"/>
          <w:szCs w:val="24"/>
          <w:rtl/>
          <w:lang w:eastAsia="he-IL"/>
        </w:rPr>
        <w:t>של המרתפים</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p>
    <w:p w14:paraId="0DE86BA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875C2DA" w14:textId="77777777" w:rsidR="00217E81" w:rsidRPr="00EB38F9"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EB38F9">
        <w:rPr>
          <w:rFonts w:ascii="Times New Roman" w:eastAsia="Times New Roman" w:hAnsi="Times New Roman" w:cs="David"/>
          <w:sz w:val="24"/>
          <w:szCs w:val="24"/>
          <w:rtl/>
          <w:lang w:eastAsia="he-IL"/>
        </w:rPr>
        <w:t>הסכומים המפורטים בסעי</w:t>
      </w:r>
      <w:r w:rsidRPr="00EB38F9">
        <w:rPr>
          <w:rFonts w:ascii="Times New Roman" w:eastAsia="Times New Roman" w:hAnsi="Times New Roman" w:cs="David" w:hint="cs"/>
          <w:sz w:val="24"/>
          <w:szCs w:val="24"/>
          <w:rtl/>
          <w:lang w:eastAsia="he-IL"/>
        </w:rPr>
        <w:t xml:space="preserve">פים 1-3 </w:t>
      </w:r>
      <w:r w:rsidRPr="00EB38F9">
        <w:rPr>
          <w:rFonts w:ascii="Times New Roman" w:eastAsia="Times New Roman" w:hAnsi="Times New Roman" w:cs="David"/>
          <w:sz w:val="24"/>
          <w:szCs w:val="24"/>
          <w:rtl/>
          <w:lang w:eastAsia="he-IL"/>
        </w:rPr>
        <w:t>לעיל יהיו צמודים ל</w:t>
      </w:r>
      <w:sdt>
        <w:sdtPr>
          <w:rPr>
            <w:rFonts w:ascii="Times New Roman" w:eastAsia="Times New Roman" w:hAnsi="Times New Roman" w:cs="David"/>
            <w:color w:val="008000"/>
            <w:sz w:val="24"/>
            <w:szCs w:val="24"/>
            <w:rtl/>
          </w:rPr>
          <w:alias w:val="סוג מדד כותרת"/>
          <w:tag w:val="cntMadadTypeTitle"/>
          <w:id w:val="-44753284"/>
          <w:placeholder>
            <w:docPart w:val="267CB14C3C6941FABF8A3DF143138D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Pr="00EB38F9">
            <w:rPr>
              <w:rStyle w:val="AutoFieldsChar"/>
              <w:color w:val="00B0F0"/>
              <w:sz w:val="24"/>
              <w:rtl/>
            </w:rPr>
            <w:t>[סוג מדד כותרת]</w:t>
          </w:r>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1209063217"/>
          <w:placeholder>
            <w:docPart w:val="2D852CF2F8B54BC8AF1C3ED675FBF2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EB38F9">
            <w:rPr>
              <w:rStyle w:val="AutoFieldsChar"/>
              <w:color w:val="00B0F0"/>
              <w:sz w:val="24"/>
              <w:rtl/>
            </w:rPr>
            <w:t>[מדד בגין/ידוע - כותרת]</w:t>
          </w:r>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672956043"/>
          <w:placeholder>
            <w:docPart w:val="436159D6813A489297A272C127B9B4A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Pr="00EB38F9">
            <w:rPr>
              <w:rStyle w:val="AutoFieldsChar"/>
              <w:color w:val="00B0F0"/>
              <w:sz w:val="24"/>
              <w:rtl/>
            </w:rPr>
            <w:t>[מדד בסיס]</w:t>
          </w:r>
        </w:sdtContent>
      </w:sdt>
      <w:r w:rsidRPr="00EB38F9">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1795517717"/>
          <w:placeholder>
            <w:docPart w:val="8FD8B380CC39498DBFACDD4E6A45143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EB38F9">
            <w:rPr>
              <w:rStyle w:val="AutoFieldsChar"/>
              <w:color w:val="00B0F0"/>
              <w:sz w:val="24"/>
              <w:rtl/>
            </w:rPr>
            <w:t>[נקודות מדד]</w:t>
          </w:r>
        </w:sdtContent>
      </w:sdt>
      <w:r w:rsidRPr="00EB38F9">
        <w:rPr>
          <w:rFonts w:ascii="Times New Roman" w:eastAsia="Times New Roman" w:hAnsi="Times New Roman" w:cs="David"/>
          <w:sz w:val="24"/>
          <w:szCs w:val="24"/>
          <w:rtl/>
        </w:rPr>
        <w:t xml:space="preserve"> נקודות </w:t>
      </w:r>
      <w:r w:rsidRPr="00EB38F9">
        <w:rPr>
          <w:rFonts w:ascii="Times New Roman" w:eastAsia="Times New Roman" w:hAnsi="Times New Roman" w:cs="David"/>
          <w:sz w:val="24"/>
          <w:szCs w:val="24"/>
          <w:rtl/>
          <w:lang w:eastAsia="he-IL"/>
        </w:rPr>
        <w:t xml:space="preserve"> עד למדד הידוע ביום הגשת כל חשבון.</w:t>
      </w:r>
    </w:p>
    <w:p w14:paraId="48C0E3FC" w14:textId="77777777" w:rsidR="00217E81" w:rsidRPr="00217E81" w:rsidRDefault="00217E81" w:rsidP="00217E81">
      <w:pPr>
        <w:widowControl w:val="0"/>
        <w:spacing w:before="0" w:beforeAutospacing="0" w:after="0" w:afterAutospacing="0" w:line="240" w:lineRule="auto"/>
        <w:ind w:left="1388" w:hanging="709"/>
        <w:rPr>
          <w:rFonts w:ascii="Times New Roman" w:eastAsia="Times New Roman" w:hAnsi="Times New Roman" w:cs="David"/>
          <w:sz w:val="24"/>
          <w:szCs w:val="24"/>
          <w:rtl/>
          <w:lang w:eastAsia="he-IL"/>
        </w:rPr>
      </w:pPr>
    </w:p>
    <w:p w14:paraId="2AF71CA1"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217E81">
        <w:rPr>
          <w:rFonts w:ascii="Times New Roman" w:eastAsia="Times New Roman" w:hAnsi="Times New Roman" w:cs="David" w:hint="cs"/>
          <w:sz w:val="24"/>
          <w:szCs w:val="24"/>
          <w:rtl/>
          <w:lang w:eastAsia="he-IL"/>
        </w:rPr>
        <w:t xml:space="preserve">כל </w:t>
      </w:r>
      <w:r w:rsidRPr="00217E81">
        <w:rPr>
          <w:rFonts w:ascii="Times New Roman" w:eastAsia="Times New Roman" w:hAnsi="Times New Roman" w:cs="David"/>
          <w:sz w:val="24"/>
          <w:szCs w:val="24"/>
          <w:rtl/>
          <w:lang w:eastAsia="he-IL"/>
        </w:rPr>
        <w:t>דין</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לרבות אשור על נ</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הול ספרים ואשור על ניכוי מס במקור</w:t>
      </w:r>
      <w:r w:rsidRPr="00217E81">
        <w:rPr>
          <w:rFonts w:ascii="Times New Roman" w:eastAsia="Times New Roman" w:hAnsi="Times New Roman" w:cs="David" w:hint="cs"/>
          <w:sz w:val="24"/>
          <w:szCs w:val="24"/>
          <w:rtl/>
          <w:lang w:eastAsia="he-IL"/>
        </w:rPr>
        <w:t>.</w:t>
      </w:r>
    </w:p>
    <w:p w14:paraId="65121D69"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02FF2595"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11516FD7"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lang w:eastAsia="he-IL"/>
        </w:rPr>
      </w:pPr>
      <w:r w:rsidRPr="00217E81">
        <w:rPr>
          <w:rFonts w:ascii="Times New Roman" w:eastAsia="Times New Roman" w:hAnsi="Times New Roman" w:cs="David"/>
          <w:sz w:val="20"/>
          <w:szCs w:val="20"/>
          <w:rtl/>
          <w:lang w:eastAsia="he-IL"/>
        </w:rPr>
        <w:br w:type="page"/>
      </w:r>
    </w:p>
    <w:p w14:paraId="7C3C531C"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lastRenderedPageBreak/>
        <w:t xml:space="preserve">נספח </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ה</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w:t>
      </w:r>
    </w:p>
    <w:p w14:paraId="314D5F5F"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0507F48"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תשלומי שכר </w:t>
      </w:r>
      <w:r w:rsidRPr="00217E81">
        <w:rPr>
          <w:rFonts w:ascii="Times New Roman" w:eastAsia="Times New Roman" w:hAnsi="Times New Roman" w:cs="David" w:hint="cs"/>
          <w:bCs/>
          <w:sz w:val="24"/>
          <w:szCs w:val="24"/>
          <w:u w:val="single"/>
          <w:rtl/>
          <w:lang w:eastAsia="he-IL"/>
        </w:rPr>
        <w:t>המתכנן</w:t>
      </w:r>
    </w:p>
    <w:p w14:paraId="2B2F9060"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5AC27496"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0FF922E"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217E81">
        <w:rPr>
          <w:rFonts w:ascii="Times New Roman" w:eastAsia="Times New Roman" w:hAnsi="Times New Roman" w:cs="David"/>
          <w:sz w:val="24"/>
          <w:szCs w:val="24"/>
          <w:rtl/>
          <w:lang w:eastAsia="he-IL"/>
        </w:rPr>
        <w:br/>
      </w:r>
    </w:p>
    <w:tbl>
      <w:tblPr>
        <w:tblW w:w="9236" w:type="dxa"/>
        <w:tblInd w:w="108" w:type="dxa"/>
        <w:tblLook w:val="00A0" w:firstRow="1" w:lastRow="0" w:firstColumn="1" w:lastColumn="0" w:noHBand="0" w:noVBand="0"/>
      </w:tblPr>
      <w:tblGrid>
        <w:gridCol w:w="1586"/>
        <w:gridCol w:w="6117"/>
        <w:gridCol w:w="1533"/>
      </w:tblGrid>
      <w:tr w:rsidR="00217E81" w:rsidRPr="00217E81" w14:paraId="3478674A" w14:textId="77777777" w:rsidTr="00217E81">
        <w:tc>
          <w:tcPr>
            <w:tcW w:w="1586" w:type="dxa"/>
            <w:vAlign w:val="bottom"/>
          </w:tcPr>
          <w:p w14:paraId="1797D9F0"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37907CF7"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tcPr>
          <w:p w14:paraId="3D16F316"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7D109A6F" w14:textId="77777777" w:rsidTr="00217E81">
        <w:trPr>
          <w:trHeight w:val="340"/>
        </w:trPr>
        <w:tc>
          <w:tcPr>
            <w:tcW w:w="1586" w:type="dxa"/>
          </w:tcPr>
          <w:p w14:paraId="0A1F42A0" w14:textId="77777777" w:rsidR="00217E81" w:rsidRPr="00217E81" w:rsidRDefault="00217E81" w:rsidP="00AA763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20%</w:t>
            </w:r>
          </w:p>
        </w:tc>
        <w:tc>
          <w:tcPr>
            <w:tcW w:w="6117" w:type="dxa"/>
          </w:tcPr>
          <w:p w14:paraId="6C4BA533" w14:textId="77777777" w:rsidR="00217E81" w:rsidRPr="00217E81" w:rsidRDefault="00AA7633" w:rsidP="00AA7633">
            <w:pPr>
              <w:widowControl w:val="0"/>
              <w:spacing w:before="0" w:beforeAutospacing="0" w:after="0" w:afterAutospacing="0" w:line="240" w:lineRule="auto"/>
              <w:ind w:right="360"/>
              <w:rPr>
                <w:rFonts w:ascii="Times New Roman" w:eastAsia="Times New Roman" w:hAnsi="Times New Roman" w:cs="David"/>
                <w:sz w:val="24"/>
                <w:szCs w:val="24"/>
              </w:rPr>
            </w:pPr>
            <w:r>
              <w:rPr>
                <w:rFonts w:ascii="Times New Roman" w:eastAsia="Times New Roman" w:hAnsi="Times New Roman" w:cs="David" w:hint="cs"/>
                <w:sz w:val="24"/>
                <w:szCs w:val="24"/>
                <w:rtl/>
                <w:lang w:eastAsia="he-IL"/>
              </w:rPr>
              <w:t xml:space="preserve">       </w:t>
            </w:r>
            <w:r w:rsidR="00217E81" w:rsidRPr="00217E81">
              <w:rPr>
                <w:rFonts w:ascii="Times New Roman" w:eastAsia="Times New Roman" w:hAnsi="Times New Roman" w:cs="David"/>
                <w:sz w:val="24"/>
                <w:szCs w:val="24"/>
                <w:rtl/>
                <w:lang w:eastAsia="he-IL"/>
              </w:rPr>
              <w:t>לאחר גמר הי</w:t>
            </w:r>
            <w:r w:rsidR="00217E81" w:rsidRPr="00217E81">
              <w:rPr>
                <w:rFonts w:ascii="Times New Roman" w:eastAsia="Times New Roman" w:hAnsi="Times New Roman" w:cs="David" w:hint="cs"/>
                <w:sz w:val="24"/>
                <w:szCs w:val="24"/>
                <w:rtl/>
                <w:lang w:eastAsia="he-IL"/>
              </w:rPr>
              <w:t>י</w:t>
            </w:r>
            <w:r w:rsidR="00217E81" w:rsidRPr="00217E81">
              <w:rPr>
                <w:rFonts w:ascii="Times New Roman" w:eastAsia="Times New Roman" w:hAnsi="Times New Roman" w:cs="David"/>
                <w:sz w:val="24"/>
                <w:szCs w:val="24"/>
                <w:rtl/>
                <w:lang w:eastAsia="he-IL"/>
              </w:rPr>
              <w:t>עוץ המוקדם</w:t>
            </w:r>
          </w:p>
        </w:tc>
        <w:tc>
          <w:tcPr>
            <w:tcW w:w="1533" w:type="dxa"/>
          </w:tcPr>
          <w:p w14:paraId="2D0D94C2"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1.1</w:t>
            </w:r>
          </w:p>
        </w:tc>
      </w:tr>
      <w:tr w:rsidR="00217E81" w:rsidRPr="00217E81" w14:paraId="099C0F5E" w14:textId="77777777" w:rsidTr="00217E81">
        <w:trPr>
          <w:trHeight w:val="340"/>
        </w:trPr>
        <w:tc>
          <w:tcPr>
            <w:tcW w:w="1586" w:type="dxa"/>
          </w:tcPr>
          <w:p w14:paraId="01018ADD"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20%</w:t>
            </w:r>
          </w:p>
        </w:tc>
        <w:tc>
          <w:tcPr>
            <w:tcW w:w="6117" w:type="dxa"/>
          </w:tcPr>
          <w:p w14:paraId="3339018C"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גמר הי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הסופי</w:t>
            </w:r>
          </w:p>
        </w:tc>
        <w:tc>
          <w:tcPr>
            <w:tcW w:w="1533" w:type="dxa"/>
          </w:tcPr>
          <w:p w14:paraId="2CFD39B8"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2</w:t>
            </w:r>
          </w:p>
        </w:tc>
      </w:tr>
      <w:tr w:rsidR="00217E81" w:rsidRPr="00217E81" w14:paraId="6B1CF5C8" w14:textId="77777777" w:rsidTr="00217E81">
        <w:trPr>
          <w:trHeight w:val="340"/>
        </w:trPr>
        <w:tc>
          <w:tcPr>
            <w:tcW w:w="1586" w:type="dxa"/>
          </w:tcPr>
          <w:p w14:paraId="430637DE" w14:textId="5AB62274"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del w:id="42" w:author="גרמן קגנובסקי" w:date="2020-05-17T11:02:00Z">
              <w:r w:rsidRPr="00217E81" w:rsidDel="003C631B">
                <w:rPr>
                  <w:rFonts w:ascii="Times New Roman" w:eastAsia="Times New Roman" w:hAnsi="Times New Roman" w:cs="David" w:hint="cs"/>
                  <w:sz w:val="24"/>
                  <w:szCs w:val="24"/>
                  <w:rtl/>
                  <w:lang w:eastAsia="he-IL"/>
                </w:rPr>
                <w:delText>25%</w:delText>
              </w:r>
            </w:del>
            <w:ins w:id="43" w:author="גרמן קגנובסקי" w:date="2020-05-17T11:02:00Z">
              <w:r w:rsidR="003C631B">
                <w:rPr>
                  <w:rFonts w:ascii="Times New Roman" w:eastAsia="Times New Roman" w:hAnsi="Times New Roman" w:cs="David" w:hint="cs"/>
                  <w:sz w:val="24"/>
                  <w:szCs w:val="24"/>
                  <w:rtl/>
                  <w:lang w:eastAsia="he-IL"/>
                </w:rPr>
                <w:t>40%</w:t>
              </w:r>
            </w:ins>
          </w:p>
        </w:tc>
        <w:tc>
          <w:tcPr>
            <w:tcW w:w="6117" w:type="dxa"/>
          </w:tcPr>
          <w:p w14:paraId="609A1002"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גמר הי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בשלבי התכנון המפורט של המבנה</w:t>
            </w:r>
          </w:p>
        </w:tc>
        <w:tc>
          <w:tcPr>
            <w:tcW w:w="1533" w:type="dxa"/>
          </w:tcPr>
          <w:p w14:paraId="1165027B"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3</w:t>
            </w:r>
          </w:p>
        </w:tc>
      </w:tr>
      <w:tr w:rsidR="00217E81" w:rsidRPr="00217E81" w14:paraId="7BF8435D" w14:textId="77777777" w:rsidTr="00217E81">
        <w:trPr>
          <w:trHeight w:val="340"/>
        </w:trPr>
        <w:tc>
          <w:tcPr>
            <w:tcW w:w="1586" w:type="dxa"/>
          </w:tcPr>
          <w:p w14:paraId="510DF656" w14:textId="5F585CC3" w:rsidR="00217E81" w:rsidRPr="00217E81" w:rsidRDefault="00217E81" w:rsidP="003C631B">
            <w:pPr>
              <w:widowControl w:val="0"/>
              <w:spacing w:before="0" w:beforeAutospacing="0" w:after="0" w:afterAutospacing="0" w:line="240" w:lineRule="auto"/>
              <w:ind w:right="360"/>
              <w:jc w:val="center"/>
              <w:rPr>
                <w:rFonts w:ascii="Times New Roman" w:eastAsia="Times New Roman" w:hAnsi="Times New Roman" w:cs="David"/>
                <w:sz w:val="24"/>
                <w:szCs w:val="24"/>
              </w:rPr>
            </w:pPr>
            <w:del w:id="44" w:author="גרמן קגנובסקי" w:date="2020-05-17T11:02:00Z">
              <w:r w:rsidRPr="00217E81" w:rsidDel="003C631B">
                <w:rPr>
                  <w:rFonts w:ascii="Times New Roman" w:eastAsia="Times New Roman" w:hAnsi="Times New Roman" w:cs="David" w:hint="cs"/>
                  <w:sz w:val="24"/>
                  <w:szCs w:val="24"/>
                  <w:rtl/>
                  <w:lang w:eastAsia="he-IL"/>
                </w:rPr>
                <w:delText>15%</w:delText>
              </w:r>
            </w:del>
          </w:p>
        </w:tc>
        <w:tc>
          <w:tcPr>
            <w:tcW w:w="6117" w:type="dxa"/>
          </w:tcPr>
          <w:p w14:paraId="1FB024AD" w14:textId="4E8B6028"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del w:id="45" w:author="גרמן קגנובסקי" w:date="2020-05-17T11:02:00Z">
              <w:r w:rsidRPr="00217E81" w:rsidDel="003C631B">
                <w:rPr>
                  <w:rFonts w:ascii="Times New Roman" w:eastAsia="Times New Roman" w:hAnsi="Times New Roman" w:cs="David"/>
                  <w:sz w:val="24"/>
                  <w:szCs w:val="24"/>
                  <w:rtl/>
                  <w:lang w:eastAsia="he-IL"/>
                </w:rPr>
                <w:delText>במהלך הפיקוח העליון</w:delText>
              </w:r>
            </w:del>
          </w:p>
        </w:tc>
        <w:tc>
          <w:tcPr>
            <w:tcW w:w="1533" w:type="dxa"/>
          </w:tcPr>
          <w:p w14:paraId="437BB5BF"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4</w:t>
            </w:r>
          </w:p>
        </w:tc>
      </w:tr>
      <w:tr w:rsidR="00217E81" w:rsidRPr="00217E81" w14:paraId="3252B0F0" w14:textId="77777777" w:rsidTr="00217E81">
        <w:trPr>
          <w:trHeight w:val="340"/>
        </w:trPr>
        <w:tc>
          <w:tcPr>
            <w:tcW w:w="1586" w:type="dxa"/>
          </w:tcPr>
          <w:p w14:paraId="7E3D44F6"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10%</w:t>
            </w:r>
          </w:p>
        </w:tc>
        <w:tc>
          <w:tcPr>
            <w:tcW w:w="6117" w:type="dxa"/>
          </w:tcPr>
          <w:p w14:paraId="0F8B8D14"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לאחר השתתפות בסיורי בקורת של גורמי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ו/או </w:t>
            </w:r>
          </w:p>
        </w:tc>
        <w:tc>
          <w:tcPr>
            <w:tcW w:w="1533" w:type="dxa"/>
          </w:tcPr>
          <w:p w14:paraId="77AFE78B"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5</w:t>
            </w:r>
          </w:p>
        </w:tc>
      </w:tr>
      <w:tr w:rsidR="00217E81" w:rsidRPr="00217E81" w14:paraId="05B6B98D" w14:textId="77777777" w:rsidTr="00217E81">
        <w:trPr>
          <w:trHeight w:val="340"/>
        </w:trPr>
        <w:tc>
          <w:tcPr>
            <w:tcW w:w="1586" w:type="dxa"/>
          </w:tcPr>
          <w:p w14:paraId="295AC154"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19B77AB3"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רשויות אחרות למתן אישור אכלוס, והסדרת אישור זה</w:t>
            </w:r>
          </w:p>
        </w:tc>
        <w:tc>
          <w:tcPr>
            <w:tcW w:w="1533" w:type="dxa"/>
          </w:tcPr>
          <w:p w14:paraId="2EEAEDEF"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0EB1DFAD" w14:textId="77777777" w:rsidTr="00217E81">
        <w:trPr>
          <w:trHeight w:val="340"/>
        </w:trPr>
        <w:tc>
          <w:tcPr>
            <w:tcW w:w="1586" w:type="dxa"/>
          </w:tcPr>
          <w:p w14:paraId="4DF913E3" w14:textId="7CBCA87E"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del w:id="46" w:author="גרמן קגנובסקי" w:date="2020-05-17T11:03:00Z">
              <w:r w:rsidRPr="00217E81" w:rsidDel="003C631B">
                <w:rPr>
                  <w:rFonts w:ascii="Times New Roman" w:eastAsia="Times New Roman" w:hAnsi="Times New Roman" w:cs="David" w:hint="cs"/>
                  <w:sz w:val="24"/>
                  <w:szCs w:val="24"/>
                  <w:rtl/>
                  <w:lang w:eastAsia="he-IL"/>
                </w:rPr>
                <w:delText>5%</w:delText>
              </w:r>
            </w:del>
            <w:ins w:id="47" w:author="גרמן קגנובסקי" w:date="2020-05-17T11:03:00Z">
              <w:r w:rsidR="003C631B">
                <w:rPr>
                  <w:rFonts w:ascii="Times New Roman" w:eastAsia="Times New Roman" w:hAnsi="Times New Roman" w:cs="David" w:hint="cs"/>
                  <w:sz w:val="24"/>
                  <w:szCs w:val="24"/>
                  <w:rtl/>
                  <w:lang w:eastAsia="he-IL"/>
                </w:rPr>
                <w:t>10%</w:t>
              </w:r>
            </w:ins>
            <w:bookmarkStart w:id="48" w:name="_GoBack"/>
            <w:bookmarkEnd w:id="48"/>
          </w:p>
        </w:tc>
        <w:tc>
          <w:tcPr>
            <w:tcW w:w="6117" w:type="dxa"/>
          </w:tcPr>
          <w:p w14:paraId="677CD81C"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סיום התחייבויות המתכנן לפי הסכם זה, השתתפות</w:t>
            </w:r>
          </w:p>
        </w:tc>
        <w:tc>
          <w:tcPr>
            <w:tcW w:w="1533" w:type="dxa"/>
          </w:tcPr>
          <w:p w14:paraId="3B7B928C"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6</w:t>
            </w:r>
          </w:p>
        </w:tc>
      </w:tr>
      <w:tr w:rsidR="00217E81" w:rsidRPr="00217E81" w14:paraId="7E3013B4" w14:textId="77777777" w:rsidTr="00217E81">
        <w:trPr>
          <w:trHeight w:val="340"/>
        </w:trPr>
        <w:tc>
          <w:tcPr>
            <w:tcW w:w="1586" w:type="dxa"/>
          </w:tcPr>
          <w:p w14:paraId="58DEA904"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7106EEFE"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בסיור ביקורת של גורמי </w:t>
            </w:r>
            <w:r w:rsidRPr="00217E81">
              <w:rPr>
                <w:rFonts w:ascii="Times New Roman" w:eastAsia="Times New Roman" w:hAnsi="Times New Roman" w:cs="David" w:hint="cs"/>
                <w:sz w:val="24"/>
                <w:szCs w:val="24"/>
                <w:rtl/>
                <w:lang w:eastAsia="he-IL"/>
              </w:rPr>
              <w:t xml:space="preserve">פיקוד העורף </w:t>
            </w:r>
            <w:r w:rsidRPr="00217E81">
              <w:rPr>
                <w:rFonts w:ascii="Times New Roman" w:eastAsia="Times New Roman" w:hAnsi="Times New Roman" w:cs="David"/>
                <w:sz w:val="24"/>
                <w:szCs w:val="24"/>
                <w:rtl/>
                <w:lang w:eastAsia="he-IL"/>
              </w:rPr>
              <w:t xml:space="preserve">ו/או רשויות אחרות </w:t>
            </w:r>
          </w:p>
        </w:tc>
        <w:tc>
          <w:tcPr>
            <w:tcW w:w="1533" w:type="dxa"/>
          </w:tcPr>
          <w:p w14:paraId="320B7FBC"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1C625DBE" w14:textId="77777777" w:rsidTr="00217E81">
        <w:trPr>
          <w:trHeight w:val="340"/>
        </w:trPr>
        <w:tc>
          <w:tcPr>
            <w:tcW w:w="1586" w:type="dxa"/>
          </w:tcPr>
          <w:p w14:paraId="1570DA60"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257663A0"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למתן תעודת גמר, הסדרת אישו</w:t>
            </w:r>
            <w:r w:rsidRPr="00217E81">
              <w:rPr>
                <w:rFonts w:ascii="Times New Roman" w:eastAsia="Times New Roman" w:hAnsi="Times New Roman" w:cs="David" w:hint="cs"/>
                <w:sz w:val="24"/>
                <w:szCs w:val="24"/>
                <w:rtl/>
                <w:lang w:eastAsia="he-IL"/>
              </w:rPr>
              <w:t>ר</w:t>
            </w:r>
            <w:r w:rsidRPr="00217E81">
              <w:rPr>
                <w:rFonts w:ascii="Times New Roman" w:eastAsia="Times New Roman" w:hAnsi="Times New Roman" w:cs="David"/>
                <w:sz w:val="24"/>
                <w:szCs w:val="24"/>
                <w:rtl/>
                <w:lang w:eastAsia="he-IL"/>
              </w:rPr>
              <w:t xml:space="preserve"> זה ואישור המתכנן בכתב</w:t>
            </w:r>
          </w:p>
        </w:tc>
        <w:tc>
          <w:tcPr>
            <w:tcW w:w="1533" w:type="dxa"/>
          </w:tcPr>
          <w:p w14:paraId="49D8C74B"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3F6C7142" w14:textId="77777777" w:rsidTr="00217E81">
        <w:trPr>
          <w:trHeight w:val="340"/>
        </w:trPr>
        <w:tc>
          <w:tcPr>
            <w:tcW w:w="1586" w:type="dxa"/>
          </w:tcPr>
          <w:p w14:paraId="04B2FF2B"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61F3D07D"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217E81">
              <w:rPr>
                <w:rFonts w:ascii="Times New Roman" w:eastAsia="Times New Roman" w:hAnsi="Times New Roman" w:cs="David"/>
                <w:sz w:val="24"/>
                <w:szCs w:val="24"/>
                <w:rtl/>
                <w:lang w:eastAsia="he-IL"/>
              </w:rPr>
              <w:t>לביצוע העבודות בהתאם לתכניותיו, הנחיותיו, תקנים</w:t>
            </w:r>
            <w:r w:rsidRPr="00217E81">
              <w:rPr>
                <w:rFonts w:ascii="Times New Roman" w:eastAsia="Times New Roman" w:hAnsi="Times New Roman" w:cs="David" w:hint="cs"/>
                <w:sz w:val="24"/>
                <w:szCs w:val="24"/>
                <w:rtl/>
              </w:rPr>
              <w:t xml:space="preserve"> רלוונטיים ולשביעות רצונו</w:t>
            </w:r>
          </w:p>
        </w:tc>
        <w:tc>
          <w:tcPr>
            <w:tcW w:w="1533" w:type="dxa"/>
          </w:tcPr>
          <w:p w14:paraId="61922A45"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56131149" w14:textId="77777777" w:rsidTr="00217E81">
        <w:trPr>
          <w:trHeight w:val="340"/>
        </w:trPr>
        <w:tc>
          <w:tcPr>
            <w:tcW w:w="1586" w:type="dxa"/>
          </w:tcPr>
          <w:p w14:paraId="3E41C2CC" w14:textId="70AEE2BA" w:rsidR="00217E81" w:rsidRPr="00217E81" w:rsidDel="003C631B" w:rsidRDefault="00217E81" w:rsidP="00217E81">
            <w:pPr>
              <w:widowControl w:val="0"/>
              <w:spacing w:before="0" w:beforeAutospacing="0" w:after="0" w:afterAutospacing="0" w:line="240" w:lineRule="auto"/>
              <w:ind w:right="360"/>
              <w:jc w:val="center"/>
              <w:rPr>
                <w:del w:id="49" w:author="גרמן קגנובסקי" w:date="2020-05-17T11:03:00Z"/>
                <w:rFonts w:ascii="Times New Roman" w:eastAsia="Times New Roman" w:hAnsi="Times New Roman" w:cs="David"/>
                <w:sz w:val="14"/>
                <w:szCs w:val="14"/>
                <w:rtl/>
              </w:rPr>
            </w:pPr>
          </w:p>
          <w:p w14:paraId="7BDAF36F" w14:textId="003CF415" w:rsidR="00217E81" w:rsidRPr="00217E81" w:rsidDel="00023262"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del w:id="50" w:author="גרמן קגנובסקי" w:date="2020-05-17T11:03:00Z">
              <w:r w:rsidRPr="00217E81" w:rsidDel="003C631B">
                <w:rPr>
                  <w:rFonts w:ascii="Times New Roman" w:eastAsia="Times New Roman" w:hAnsi="Times New Roman" w:cs="David" w:hint="cs"/>
                  <w:sz w:val="24"/>
                  <w:szCs w:val="24"/>
                  <w:rtl/>
                </w:rPr>
                <w:delText>5%</w:delText>
              </w:r>
            </w:del>
          </w:p>
        </w:tc>
        <w:tc>
          <w:tcPr>
            <w:tcW w:w="6117" w:type="dxa"/>
          </w:tcPr>
          <w:p w14:paraId="19B9D5AC" w14:textId="5BEB9289" w:rsidR="00217E81" w:rsidRPr="00217E81" w:rsidDel="003C631B" w:rsidRDefault="00217E81" w:rsidP="00217E81">
            <w:pPr>
              <w:widowControl w:val="0"/>
              <w:spacing w:before="0" w:beforeAutospacing="0" w:after="0" w:afterAutospacing="0" w:line="240" w:lineRule="auto"/>
              <w:ind w:left="397" w:right="360"/>
              <w:rPr>
                <w:del w:id="51" w:author="גרמן קגנובסקי" w:date="2020-05-17T11:03:00Z"/>
                <w:rFonts w:ascii="Times New Roman" w:eastAsia="Times New Roman" w:hAnsi="Times New Roman" w:cs="David"/>
                <w:sz w:val="14"/>
                <w:szCs w:val="14"/>
                <w:rtl/>
                <w:lang w:eastAsia="he-IL"/>
              </w:rPr>
            </w:pPr>
          </w:p>
          <w:p w14:paraId="0946F424" w14:textId="77617413"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lang w:eastAsia="he-IL"/>
              </w:rPr>
            </w:pPr>
            <w:del w:id="52" w:author="גרמן קגנובסקי" w:date="2020-05-17T11:03:00Z">
              <w:r w:rsidRPr="00217E81" w:rsidDel="003C631B">
                <w:rPr>
                  <w:rFonts w:ascii="Times New Roman" w:eastAsia="Times New Roman" w:hAnsi="Times New Roman" w:cs="David" w:hint="cs"/>
                  <w:sz w:val="24"/>
                  <w:szCs w:val="24"/>
                  <w:rtl/>
                  <w:lang w:eastAsia="he-IL"/>
                </w:rPr>
                <w:delText>בתום שנת הבדק</w:delText>
              </w:r>
            </w:del>
          </w:p>
        </w:tc>
        <w:tc>
          <w:tcPr>
            <w:tcW w:w="1533" w:type="dxa"/>
          </w:tcPr>
          <w:p w14:paraId="0210B597" w14:textId="77777777" w:rsidR="00217E81" w:rsidRPr="00217E81" w:rsidDel="00023262"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7</w:t>
            </w:r>
          </w:p>
        </w:tc>
      </w:tr>
      <w:tr w:rsidR="00217E81" w:rsidRPr="00217E81" w14:paraId="39217A9A" w14:textId="77777777" w:rsidTr="00217E81">
        <w:tc>
          <w:tcPr>
            <w:tcW w:w="1586" w:type="dxa"/>
          </w:tcPr>
          <w:p w14:paraId="348AF68A" w14:textId="77777777" w:rsidR="00217E81" w:rsidRPr="00217E81"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6117" w:type="dxa"/>
          </w:tcPr>
          <w:p w14:paraId="5220CE85" w14:textId="77777777" w:rsidR="00217E81" w:rsidRPr="00217E81"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tcPr>
          <w:p w14:paraId="4F9F9B9B"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546931FF" w14:textId="77777777" w:rsidR="00217E81" w:rsidRPr="00217E81" w:rsidRDefault="00217E81" w:rsidP="00217E81">
      <w:pPr>
        <w:widowControl w:val="0"/>
        <w:spacing w:before="0" w:beforeAutospacing="0" w:after="0" w:afterAutospacing="0" w:line="240" w:lineRule="auto"/>
        <w:ind w:left="720" w:right="360"/>
        <w:rPr>
          <w:rFonts w:ascii="Times New Roman" w:eastAsia="Times New Roman" w:hAnsi="Times New Roman" w:cs="David"/>
          <w:color w:val="008000"/>
          <w:sz w:val="24"/>
          <w:szCs w:val="24"/>
          <w:rtl/>
          <w:lang w:eastAsia="he-IL"/>
        </w:rPr>
      </w:pPr>
    </w:p>
    <w:p w14:paraId="62AFEB7C"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w:t>
      </w:r>
    </w:p>
    <w:p w14:paraId="11E9EAD0"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5E1DD37"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המתכנן יגיש חשבון לא יותר מאשר פעם בחודש.</w:t>
      </w:r>
    </w:p>
    <w:p w14:paraId="54F074E6"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7C1874E" w14:textId="77777777" w:rsidR="00217E81" w:rsidRPr="00217E81" w:rsidRDefault="00217E81" w:rsidP="00217E81">
      <w:pPr>
        <w:widowControl w:val="0"/>
        <w:numPr>
          <w:ilvl w:val="0"/>
          <w:numId w:val="5"/>
        </w:numPr>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המזמין ישלם את שכר המתכנן תוך 60 יום מתאריך אישור החשבון ע"י המנהל.</w:t>
      </w:r>
    </w:p>
    <w:p w14:paraId="46707674"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637D260B" w14:textId="77777777" w:rsidR="00217E81" w:rsidRPr="00217E81" w:rsidRDefault="00217E81" w:rsidP="00AA7633">
      <w:pPr>
        <w:widowControl w:val="0"/>
        <w:numPr>
          <w:ilvl w:val="0"/>
          <w:numId w:val="5"/>
        </w:numPr>
        <w:spacing w:before="0" w:beforeAutospacing="0" w:after="0" w:afterAutospacing="0" w:line="240" w:lineRule="auto"/>
        <w:ind w:right="709"/>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הגשת החשבונות תתבצע תוך הטענתם לתיקיית "חשבונות מוגשים" במערכת ה-</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ויידוע המנהל בהתאם. מובהר כי הטענת החשבון למערכת מהווה תנאי לטיפול בו.</w:t>
      </w:r>
    </w:p>
    <w:p w14:paraId="53294F08"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2C9DA58"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lang w:eastAsia="he-IL"/>
        </w:rPr>
      </w:pPr>
    </w:p>
    <w:p w14:paraId="44CA4626"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1EF1F41A"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432E4A2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1E0C484" w14:textId="77777777" w:rsidR="00AA7633" w:rsidRPr="00AA7633" w:rsidRDefault="00217E81" w:rsidP="00AA763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br w:type="page"/>
      </w:r>
      <w:r w:rsidR="00AA7633" w:rsidRPr="00AA7633">
        <w:rPr>
          <w:rFonts w:ascii="Times New Roman" w:eastAsia="Times New Roman" w:hAnsi="Times New Roman" w:cs="David" w:hint="cs"/>
          <w:bCs/>
          <w:sz w:val="20"/>
          <w:szCs w:val="24"/>
          <w:u w:val="single"/>
          <w:rtl/>
          <w:lang w:eastAsia="he-IL"/>
        </w:rPr>
        <w:lastRenderedPageBreak/>
        <w:t>נספח "ו''</w:t>
      </w:r>
    </w:p>
    <w:p w14:paraId="06DFD4D2" w14:textId="77777777" w:rsidR="00AA7633" w:rsidRPr="00AA7633" w:rsidRDefault="00AA7633" w:rsidP="00AA763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0B4CB4676FDA4B36A6B63523864540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AA7633">
            <w:rPr>
              <w:color w:val="00B0F0"/>
              <w:rtl/>
            </w:rPr>
            <w:t>[תאריך חתימת חוזה]</w:t>
          </w:r>
        </w:sdtContent>
      </w:sdt>
      <w:r w:rsidRPr="00AA7633">
        <w:rPr>
          <w:rFonts w:ascii="Times New Roman" w:eastAsia="Times New Roman" w:hAnsi="Times New Roman" w:cs="David" w:hint="cs"/>
          <w:bCs/>
          <w:color w:val="FF0000"/>
          <w:sz w:val="24"/>
          <w:szCs w:val="24"/>
          <w:rtl/>
          <w:lang w:eastAsia="he-IL"/>
        </w:rPr>
        <w:br/>
      </w:r>
    </w:p>
    <w:p w14:paraId="53F44019"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4D8749E3859F4E3484F41F4A1985EE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5C4BE7AE" w14:textId="77777777" w:rsidR="00AA7633" w:rsidRPr="00AA7633" w:rsidRDefault="00AC1A1C" w:rsidP="00AA763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53" w:author="גרמן קגנובסקי" w:date="2020-05-14T16:24:00Z">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ins>
        </w:p>
      </w:sdtContent>
    </w:sdt>
    <w:p w14:paraId="6703EDED"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w:t>
      </w:r>
    </w:p>
    <w:p w14:paraId="1CCB96A2"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95E9027" w14:textId="77777777" w:rsidR="00AA7633" w:rsidRPr="00AA7633" w:rsidRDefault="00AA7633" w:rsidP="00AA763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AA7633">
        <w:rPr>
          <w:rFonts w:ascii="Times New Roman" w:eastAsia="Times New Roman" w:hAnsi="Times New Roman" w:cs="David" w:hint="cs"/>
          <w:bCs/>
          <w:sz w:val="24"/>
          <w:szCs w:val="24"/>
          <w:u w:val="single"/>
          <w:rtl/>
          <w:lang w:eastAsia="he-IL"/>
        </w:rPr>
        <w:t>הצהרה והתחייבות לשמירת סודיות</w:t>
      </w:r>
    </w:p>
    <w:p w14:paraId="4BCD1710"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FA9410" w14:textId="5D2A685C"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159131DFF1404594AAC8DCDA423282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54" w:author="גרמן קגנובסקי" w:date="2020-05-17T10:52:00Z">
            <w:r w:rsidR="005E184C">
              <w:rPr>
                <w:rFonts w:ascii="Times New Roman" w:eastAsia="Times New Roman" w:hAnsi="Times New Roman" w:cs="David" w:hint="cs"/>
                <w:color w:val="008000"/>
                <w:sz w:val="24"/>
                <w:szCs w:val="24"/>
                <w:rtl/>
                <w:lang w:eastAsia="he-IL"/>
              </w:rPr>
              <w:t>א-</w:t>
            </w:r>
            <w:proofErr w:type="spellStart"/>
            <w:r w:rsidR="005E184C">
              <w:rPr>
                <w:rFonts w:ascii="Times New Roman" w:eastAsia="Times New Roman" w:hAnsi="Times New Roman" w:cs="David" w:hint="cs"/>
                <w:color w:val="008000"/>
                <w:sz w:val="24"/>
                <w:szCs w:val="24"/>
                <w:rtl/>
                <w:lang w:eastAsia="he-IL"/>
              </w:rPr>
              <w:t>סיפה</w:t>
            </w:r>
            <w:proofErr w:type="spellEnd"/>
            <w:r w:rsidR="005E184C">
              <w:rPr>
                <w:rFonts w:ascii="Times New Roman" w:eastAsia="Times New Roman" w:hAnsi="Times New Roman" w:cs="David" w:hint="cs"/>
                <w:color w:val="008000"/>
                <w:sz w:val="24"/>
                <w:szCs w:val="24"/>
                <w:rtl/>
                <w:lang w:eastAsia="he-IL"/>
              </w:rPr>
              <w:t xml:space="preserve"> </w:t>
            </w:r>
            <w:proofErr w:type="spellStart"/>
            <w:r w:rsidR="005E184C">
              <w:rPr>
                <w:rFonts w:ascii="Times New Roman" w:eastAsia="Times New Roman" w:hAnsi="Times New Roman" w:cs="David" w:hint="cs"/>
                <w:color w:val="008000"/>
                <w:sz w:val="24"/>
                <w:szCs w:val="24"/>
                <w:rtl/>
                <w:lang w:eastAsia="he-IL"/>
              </w:rPr>
              <w:t>בע</w:t>
            </w:r>
            <w:proofErr w:type="spellEnd"/>
            <w:r w:rsidR="005E184C">
              <w:rPr>
                <w:rFonts w:ascii="Times New Roman" w:eastAsia="Times New Roman" w:hAnsi="Times New Roman" w:cs="David" w:hint="cs"/>
                <w:color w:val="008000"/>
                <w:sz w:val="24"/>
                <w:szCs w:val="24"/>
                <w:rtl/>
                <w:lang w:eastAsia="he-IL"/>
              </w:rPr>
              <w:t>''מ</w:t>
            </w:r>
          </w:ins>
        </w:sdtContent>
      </w:sdt>
      <w:r w:rsidRPr="00AA7633">
        <w:rPr>
          <w:rFonts w:ascii="Times New Roman" w:eastAsia="Times New Roman" w:hAnsi="Times New Roman" w:cs="David" w:hint="cs"/>
          <w:sz w:val="24"/>
          <w:szCs w:val="24"/>
          <w:rtl/>
          <w:lang w:eastAsia="he-IL"/>
        </w:rPr>
        <w:t xml:space="preserve"> / הפועל בשם חברת </w:t>
      </w:r>
      <w:r w:rsidRPr="00AA763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6830AE0E268949828CA765A071571A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55" w:author="גרמן קגנובסקי" w:date="2020-05-17T10:52:00Z">
            <w:r w:rsidR="005E184C">
              <w:rPr>
                <w:rFonts w:ascii="Times New Roman" w:eastAsia="Times New Roman" w:hAnsi="Times New Roman" w:cs="David" w:hint="cs"/>
                <w:color w:val="008000"/>
                <w:sz w:val="24"/>
                <w:szCs w:val="24"/>
                <w:rtl/>
                <w:lang w:eastAsia="he-IL"/>
              </w:rPr>
              <w:t>א-</w:t>
            </w:r>
            <w:proofErr w:type="spellStart"/>
            <w:r w:rsidR="005E184C">
              <w:rPr>
                <w:rFonts w:ascii="Times New Roman" w:eastAsia="Times New Roman" w:hAnsi="Times New Roman" w:cs="David" w:hint="cs"/>
                <w:color w:val="008000"/>
                <w:sz w:val="24"/>
                <w:szCs w:val="24"/>
                <w:rtl/>
                <w:lang w:eastAsia="he-IL"/>
              </w:rPr>
              <w:t>סיפה</w:t>
            </w:r>
            <w:proofErr w:type="spellEnd"/>
            <w:r w:rsidR="005E184C">
              <w:rPr>
                <w:rFonts w:ascii="Times New Roman" w:eastAsia="Times New Roman" w:hAnsi="Times New Roman" w:cs="David" w:hint="cs"/>
                <w:color w:val="008000"/>
                <w:sz w:val="24"/>
                <w:szCs w:val="24"/>
                <w:rtl/>
                <w:lang w:eastAsia="he-IL"/>
              </w:rPr>
              <w:t xml:space="preserve"> </w:t>
            </w:r>
            <w:proofErr w:type="spellStart"/>
            <w:r w:rsidR="005E184C">
              <w:rPr>
                <w:rFonts w:ascii="Times New Roman" w:eastAsia="Times New Roman" w:hAnsi="Times New Roman" w:cs="David" w:hint="cs"/>
                <w:color w:val="008000"/>
                <w:sz w:val="24"/>
                <w:szCs w:val="24"/>
                <w:rtl/>
                <w:lang w:eastAsia="he-IL"/>
              </w:rPr>
              <w:t>בע</w:t>
            </w:r>
            <w:proofErr w:type="spellEnd"/>
            <w:r w:rsidR="005E184C">
              <w:rPr>
                <w:rFonts w:ascii="Times New Roman" w:eastAsia="Times New Roman" w:hAnsi="Times New Roman" w:cs="David" w:hint="cs"/>
                <w:color w:val="008000"/>
                <w:sz w:val="24"/>
                <w:szCs w:val="24"/>
                <w:rtl/>
                <w:lang w:eastAsia="he-IL"/>
              </w:rPr>
              <w:t>''מ</w:t>
            </w:r>
          </w:ins>
        </w:sdtContent>
      </w:sdt>
      <w:r w:rsidRPr="00AA7633">
        <w:rPr>
          <w:rFonts w:ascii="Times New Roman" w:eastAsia="Times New Roman" w:hAnsi="Times New Roman" w:cs="David" w:hint="cs"/>
          <w:bCs/>
          <w:sz w:val="24"/>
          <w:szCs w:val="24"/>
          <w:rtl/>
          <w:lang w:eastAsia="he-IL"/>
        </w:rPr>
        <w:t xml:space="preserve"> /</w:t>
      </w:r>
      <w:r w:rsidRPr="00AA7633">
        <w:rPr>
          <w:rFonts w:ascii="Times New Roman" w:eastAsia="Times New Roman" w:hAnsi="Times New Roman" w:cs="David" w:hint="cs"/>
          <w:sz w:val="24"/>
          <w:szCs w:val="24"/>
          <w:rtl/>
          <w:lang w:eastAsia="he-IL"/>
        </w:rPr>
        <w:t xml:space="preserve"> המספק שירותים לחברת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2CB6E90BB37E40A49FD404E536A82C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56" w:author="גרמן קגנובסקי" w:date="2020-05-17T10:52:00Z">
            <w:r w:rsidR="005E184C">
              <w:rPr>
                <w:rFonts w:ascii="Times New Roman" w:eastAsia="Times New Roman" w:hAnsi="Times New Roman" w:cs="David" w:hint="cs"/>
                <w:color w:val="008000"/>
                <w:sz w:val="24"/>
                <w:szCs w:val="24"/>
                <w:rtl/>
                <w:lang w:eastAsia="he-IL"/>
              </w:rPr>
              <w:t>א-</w:t>
            </w:r>
            <w:proofErr w:type="spellStart"/>
            <w:r w:rsidR="005E184C">
              <w:rPr>
                <w:rFonts w:ascii="Times New Roman" w:eastAsia="Times New Roman" w:hAnsi="Times New Roman" w:cs="David" w:hint="cs"/>
                <w:color w:val="008000"/>
                <w:sz w:val="24"/>
                <w:szCs w:val="24"/>
                <w:rtl/>
                <w:lang w:eastAsia="he-IL"/>
              </w:rPr>
              <w:t>סיפה</w:t>
            </w:r>
            <w:proofErr w:type="spellEnd"/>
            <w:r w:rsidR="005E184C">
              <w:rPr>
                <w:rFonts w:ascii="Times New Roman" w:eastAsia="Times New Roman" w:hAnsi="Times New Roman" w:cs="David" w:hint="cs"/>
                <w:color w:val="008000"/>
                <w:sz w:val="24"/>
                <w:szCs w:val="24"/>
                <w:rtl/>
                <w:lang w:eastAsia="he-IL"/>
              </w:rPr>
              <w:t xml:space="preserve"> </w:t>
            </w:r>
            <w:proofErr w:type="spellStart"/>
            <w:r w:rsidR="005E184C">
              <w:rPr>
                <w:rFonts w:ascii="Times New Roman" w:eastAsia="Times New Roman" w:hAnsi="Times New Roman" w:cs="David" w:hint="cs"/>
                <w:color w:val="008000"/>
                <w:sz w:val="24"/>
                <w:szCs w:val="24"/>
                <w:rtl/>
                <w:lang w:eastAsia="he-IL"/>
              </w:rPr>
              <w:t>בע</w:t>
            </w:r>
            <w:proofErr w:type="spellEnd"/>
            <w:r w:rsidR="005E184C">
              <w:rPr>
                <w:rFonts w:ascii="Times New Roman" w:eastAsia="Times New Roman" w:hAnsi="Times New Roman" w:cs="David" w:hint="cs"/>
                <w:color w:val="008000"/>
                <w:sz w:val="24"/>
                <w:szCs w:val="24"/>
                <w:rtl/>
                <w:lang w:eastAsia="he-IL"/>
              </w:rPr>
              <w:t>''מ</w:t>
            </w:r>
          </w:ins>
        </w:sdtContent>
      </w:sdt>
      <w:r w:rsidRPr="00AA7633">
        <w:rPr>
          <w:rFonts w:ascii="Times New Roman" w:eastAsia="Times New Roman" w:hAnsi="Times New Roman" w:cs="David" w:hint="cs"/>
          <w:sz w:val="24"/>
          <w:szCs w:val="24"/>
          <w:rtl/>
          <w:lang w:eastAsia="he-IL"/>
        </w:rPr>
        <w:t xml:space="preserve"> *,מצהיר בזאת ומתחייב כלפיכם כדלקמן:</w:t>
      </w:r>
    </w:p>
    <w:p w14:paraId="490ED5B8"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929DE9E" w14:textId="435C717C" w:rsidR="00AA7633" w:rsidRPr="00AA7633" w:rsidRDefault="00AA7633" w:rsidP="00AA7633">
      <w:pPr>
        <w:widowControl w:val="0"/>
        <w:numPr>
          <w:ilvl w:val="0"/>
          <w:numId w:val="6"/>
        </w:numPr>
        <w:tabs>
          <w:tab w:val="num" w:pos="515"/>
        </w:tabs>
        <w:spacing w:before="0" w:beforeAutospacing="0" w:after="0" w:afterAutospacing="0" w:line="360" w:lineRule="auto"/>
        <w:ind w:left="515" w:right="-993"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83FAFB976E3A472488020B512B85AF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57" w:author="גרמן קגנובסקי" w:date="2020-05-17T10:52:00Z">
            <w:r w:rsidR="005E184C">
              <w:rPr>
                <w:rFonts w:ascii="Times New Roman" w:eastAsia="Times New Roman" w:hAnsi="Times New Roman" w:cs="David" w:hint="cs"/>
                <w:color w:val="008000"/>
                <w:sz w:val="24"/>
                <w:szCs w:val="24"/>
                <w:rtl/>
                <w:lang w:eastAsia="he-IL"/>
              </w:rPr>
              <w:t>א-</w:t>
            </w:r>
            <w:proofErr w:type="spellStart"/>
            <w:r w:rsidR="005E184C">
              <w:rPr>
                <w:rFonts w:ascii="Times New Roman" w:eastAsia="Times New Roman" w:hAnsi="Times New Roman" w:cs="David" w:hint="cs"/>
                <w:color w:val="008000"/>
                <w:sz w:val="24"/>
                <w:szCs w:val="24"/>
                <w:rtl/>
                <w:lang w:eastAsia="he-IL"/>
              </w:rPr>
              <w:t>סיפה</w:t>
            </w:r>
            <w:proofErr w:type="spellEnd"/>
            <w:r w:rsidR="005E184C">
              <w:rPr>
                <w:rFonts w:ascii="Times New Roman" w:eastAsia="Times New Roman" w:hAnsi="Times New Roman" w:cs="David" w:hint="cs"/>
                <w:color w:val="008000"/>
                <w:sz w:val="24"/>
                <w:szCs w:val="24"/>
                <w:rtl/>
                <w:lang w:eastAsia="he-IL"/>
              </w:rPr>
              <w:t xml:space="preserve"> </w:t>
            </w:r>
            <w:proofErr w:type="spellStart"/>
            <w:r w:rsidR="005E184C">
              <w:rPr>
                <w:rFonts w:ascii="Times New Roman" w:eastAsia="Times New Roman" w:hAnsi="Times New Roman" w:cs="David" w:hint="cs"/>
                <w:color w:val="008000"/>
                <w:sz w:val="24"/>
                <w:szCs w:val="24"/>
                <w:rtl/>
                <w:lang w:eastAsia="he-IL"/>
              </w:rPr>
              <w:t>בע</w:t>
            </w:r>
            <w:proofErr w:type="spellEnd"/>
            <w:r w:rsidR="005E184C">
              <w:rPr>
                <w:rFonts w:ascii="Times New Roman" w:eastAsia="Times New Roman" w:hAnsi="Times New Roman" w:cs="David" w:hint="cs"/>
                <w:color w:val="008000"/>
                <w:sz w:val="24"/>
                <w:szCs w:val="24"/>
                <w:rtl/>
                <w:lang w:eastAsia="he-IL"/>
              </w:rPr>
              <w:t>''מ</w:t>
            </w:r>
          </w:ins>
        </w:sdtContent>
      </w:sdt>
      <w:r w:rsidRPr="00AA7633">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287C6FCC752F46EAAD6E53AFA2BDD0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 xml:space="preserve">חוזה מיגון </w:t>
          </w:r>
          <w:proofErr w:type="spellStart"/>
          <w:r>
            <w:rPr>
              <w:rFonts w:ascii="Times New Roman" w:eastAsia="Times New Roman" w:hAnsi="Times New Roman" w:cs="David" w:hint="cs"/>
              <w:bCs/>
              <w:color w:val="00B0F0"/>
              <w:sz w:val="24"/>
              <w:szCs w:val="24"/>
              <w:rtl/>
              <w:lang w:eastAsia="he-IL"/>
            </w:rPr>
            <w:t>ומיקלוט</w:t>
          </w:r>
          <w:proofErr w:type="spellEnd"/>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2E261690FF8140A384A939171E133C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58" w:author="גרמן קגנובסקי" w:date="2020-05-17T10:51:00Z">
            <w:r w:rsidR="005E184C">
              <w:rPr>
                <w:rFonts w:ascii="Times New Roman" w:eastAsia="Times New Roman" w:hAnsi="Times New Roman" w:cs="David" w:hint="cs"/>
                <w:bCs/>
                <w:color w:val="008000"/>
                <w:sz w:val="24"/>
                <w:szCs w:val="24"/>
                <w:rtl/>
                <w:lang w:eastAsia="he-IL"/>
              </w:rPr>
              <w:t>סביוני  רעננה  צפון</w:t>
            </w:r>
          </w:ins>
        </w:sdtContent>
      </w:sdt>
      <w:r w:rsidRPr="00AA7633">
        <w:rPr>
          <w:rFonts w:ascii="Times New Roman" w:eastAsia="Times New Roman" w:hAnsi="Times New Roman" w:cs="David" w:hint="cs"/>
          <w:color w:val="008000"/>
          <w:sz w:val="24"/>
          <w:szCs w:val="24"/>
          <w:rtl/>
          <w:lang w:eastAsia="he-IL"/>
        </w:rPr>
        <w:t>.</w:t>
      </w:r>
    </w:p>
    <w:p w14:paraId="364E2705"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F3BB990" w14:textId="776B1F9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517FC91B9EE24B40867EC627572312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59" w:author="גרמן קגנובסקי" w:date="2020-05-17T10:52:00Z">
            <w:r w:rsidR="005E184C">
              <w:rPr>
                <w:rFonts w:ascii="Times New Roman" w:eastAsia="Times New Roman" w:hAnsi="Times New Roman" w:cs="David" w:hint="cs"/>
                <w:color w:val="008000"/>
                <w:sz w:val="24"/>
                <w:szCs w:val="24"/>
                <w:rtl/>
                <w:lang w:eastAsia="he-IL"/>
              </w:rPr>
              <w:t>א-</w:t>
            </w:r>
            <w:proofErr w:type="spellStart"/>
            <w:r w:rsidR="005E184C">
              <w:rPr>
                <w:rFonts w:ascii="Times New Roman" w:eastAsia="Times New Roman" w:hAnsi="Times New Roman" w:cs="David" w:hint="cs"/>
                <w:color w:val="008000"/>
                <w:sz w:val="24"/>
                <w:szCs w:val="24"/>
                <w:rtl/>
                <w:lang w:eastAsia="he-IL"/>
              </w:rPr>
              <w:t>סיפה</w:t>
            </w:r>
            <w:proofErr w:type="spellEnd"/>
            <w:r w:rsidR="005E184C">
              <w:rPr>
                <w:rFonts w:ascii="Times New Roman" w:eastAsia="Times New Roman" w:hAnsi="Times New Roman" w:cs="David" w:hint="cs"/>
                <w:color w:val="008000"/>
                <w:sz w:val="24"/>
                <w:szCs w:val="24"/>
                <w:rtl/>
                <w:lang w:eastAsia="he-IL"/>
              </w:rPr>
              <w:t xml:space="preserve"> </w:t>
            </w:r>
            <w:proofErr w:type="spellStart"/>
            <w:r w:rsidR="005E184C">
              <w:rPr>
                <w:rFonts w:ascii="Times New Roman" w:eastAsia="Times New Roman" w:hAnsi="Times New Roman" w:cs="David" w:hint="cs"/>
                <w:color w:val="008000"/>
                <w:sz w:val="24"/>
                <w:szCs w:val="24"/>
                <w:rtl/>
                <w:lang w:eastAsia="he-IL"/>
              </w:rPr>
              <w:t>בע</w:t>
            </w:r>
            <w:proofErr w:type="spellEnd"/>
            <w:r w:rsidR="005E184C">
              <w:rPr>
                <w:rFonts w:ascii="Times New Roman" w:eastAsia="Times New Roman" w:hAnsi="Times New Roman" w:cs="David" w:hint="cs"/>
                <w:color w:val="008000"/>
                <w:sz w:val="24"/>
                <w:szCs w:val="24"/>
                <w:rtl/>
                <w:lang w:eastAsia="he-IL"/>
              </w:rPr>
              <w:t>''מ</w:t>
            </w:r>
          </w:ins>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עשוי להגיע לרשותי מידע חסוי כמוגדר להלן:</w:t>
      </w:r>
    </w:p>
    <w:p w14:paraId="614AC5D7" w14:textId="77777777" w:rsidR="00AA7633" w:rsidRPr="00AA7633"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C94C51E" w14:textId="1273BF31" w:rsidR="00AA7633" w:rsidRPr="00AA7633" w:rsidRDefault="00AA7633" w:rsidP="00AA763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ab/>
        <w:t>"</w:t>
      </w:r>
      <w:r w:rsidRPr="00AA7633">
        <w:rPr>
          <w:rFonts w:ascii="Times New Roman" w:eastAsia="Times New Roman" w:hAnsi="Times New Roman" w:cs="David" w:hint="cs"/>
          <w:b/>
          <w:bCs/>
          <w:sz w:val="24"/>
          <w:szCs w:val="24"/>
          <w:rtl/>
          <w:lang w:eastAsia="he-IL"/>
        </w:rPr>
        <w:t>מידע חסוי</w:t>
      </w:r>
      <w:r w:rsidRPr="00AA7633">
        <w:rPr>
          <w:rFonts w:ascii="Times New Roman" w:eastAsia="Times New Roman" w:hAnsi="Times New Roman" w:cs="David" w:hint="cs"/>
          <w:sz w:val="24"/>
          <w:szCs w:val="24"/>
          <w:rtl/>
          <w:lang w:eastAsia="he-IL"/>
        </w:rPr>
        <w:t>"-</w:t>
      </w:r>
      <w:r w:rsidRPr="00AA763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B099383A74844C3B3E4C70931AB7B4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60" w:author="גרמן קגנובסקי" w:date="2020-05-17T10:52:00Z">
            <w:r w:rsidR="005E184C">
              <w:rPr>
                <w:rFonts w:ascii="Times New Roman" w:eastAsia="Times New Roman" w:hAnsi="Times New Roman" w:cs="David" w:hint="cs"/>
                <w:color w:val="008000"/>
                <w:sz w:val="24"/>
                <w:szCs w:val="24"/>
                <w:rtl/>
                <w:lang w:eastAsia="he-IL"/>
              </w:rPr>
              <w:t>א-</w:t>
            </w:r>
            <w:proofErr w:type="spellStart"/>
            <w:r w:rsidR="005E184C">
              <w:rPr>
                <w:rFonts w:ascii="Times New Roman" w:eastAsia="Times New Roman" w:hAnsi="Times New Roman" w:cs="David" w:hint="cs"/>
                <w:color w:val="008000"/>
                <w:sz w:val="24"/>
                <w:szCs w:val="24"/>
                <w:rtl/>
                <w:lang w:eastAsia="he-IL"/>
              </w:rPr>
              <w:t>סיפה</w:t>
            </w:r>
            <w:proofErr w:type="spellEnd"/>
            <w:r w:rsidR="005E184C">
              <w:rPr>
                <w:rFonts w:ascii="Times New Roman" w:eastAsia="Times New Roman" w:hAnsi="Times New Roman" w:cs="David" w:hint="cs"/>
                <w:color w:val="008000"/>
                <w:sz w:val="24"/>
                <w:szCs w:val="24"/>
                <w:rtl/>
                <w:lang w:eastAsia="he-IL"/>
              </w:rPr>
              <w:t xml:space="preserve"> </w:t>
            </w:r>
            <w:proofErr w:type="spellStart"/>
            <w:r w:rsidR="005E184C">
              <w:rPr>
                <w:rFonts w:ascii="Times New Roman" w:eastAsia="Times New Roman" w:hAnsi="Times New Roman" w:cs="David" w:hint="cs"/>
                <w:color w:val="008000"/>
                <w:sz w:val="24"/>
                <w:szCs w:val="24"/>
                <w:rtl/>
                <w:lang w:eastAsia="he-IL"/>
              </w:rPr>
              <w:t>בע</w:t>
            </w:r>
            <w:proofErr w:type="spellEnd"/>
            <w:r w:rsidR="005E184C">
              <w:rPr>
                <w:rFonts w:ascii="Times New Roman" w:eastAsia="Times New Roman" w:hAnsi="Times New Roman" w:cs="David" w:hint="cs"/>
                <w:color w:val="008000"/>
                <w:sz w:val="24"/>
                <w:szCs w:val="24"/>
                <w:rtl/>
                <w:lang w:eastAsia="he-IL"/>
              </w:rPr>
              <w:t>''מ</w:t>
            </w:r>
          </w:ins>
        </w:sdtContent>
      </w:sdt>
      <w:r w:rsidRPr="00AA7633">
        <w:rPr>
          <w:rFonts w:ascii="Times New Roman" w:eastAsia="Times New Roman" w:hAnsi="Times New Roman" w:cs="David"/>
          <w:bCs/>
          <w:color w:val="008000"/>
          <w:sz w:val="24"/>
          <w:szCs w:val="24"/>
          <w:lang w:eastAsia="he-IL"/>
        </w:rPr>
        <w:t xml:space="preserve"> </w:t>
      </w:r>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color w:val="008000"/>
          <w:sz w:val="24"/>
          <w:szCs w:val="24"/>
          <w:rtl/>
          <w:lang w:eastAsia="he-IL"/>
        </w:rPr>
        <w:t>.</w:t>
      </w:r>
    </w:p>
    <w:p w14:paraId="425AB49D" w14:textId="77777777" w:rsidR="00AA7633" w:rsidRPr="00AA7633"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CCFC507"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9C656CA"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8FC5489"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343B461"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76BD84F"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2F563E32"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A9CC26F"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בכבוד רב,</w:t>
      </w:r>
    </w:p>
    <w:p w14:paraId="0ADBCDA1" w14:textId="77777777" w:rsidR="00AA7633" w:rsidRPr="00AA7633" w:rsidRDefault="00AA7633" w:rsidP="00AA763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2D6C60E5"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lastRenderedPageBreak/>
        <w:t xml:space="preserve">_______________________ </w:t>
      </w:r>
    </w:p>
    <w:p w14:paraId="31CE0F01" w14:textId="2DFCEF92" w:rsidR="00AA7633" w:rsidRPr="00AA7633" w:rsidRDefault="00AA7633" w:rsidP="002910A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AA763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492523285"/>
          <w:placeholder>
            <w:docPart w:val="1A04D5113DED46D2B7BF839BB6CB84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61" w:author="גרמן קגנובסקי" w:date="2020-05-17T10:52:00Z">
            <w:r w:rsidR="005E184C">
              <w:rPr>
                <w:rFonts w:ascii="Times New Roman" w:eastAsia="Times New Roman" w:hAnsi="Times New Roman" w:cs="David" w:hint="cs"/>
                <w:color w:val="008000"/>
                <w:sz w:val="24"/>
                <w:szCs w:val="24"/>
                <w:rtl/>
                <w:lang w:eastAsia="he-IL"/>
              </w:rPr>
              <w:t>א-</w:t>
            </w:r>
            <w:proofErr w:type="spellStart"/>
            <w:r w:rsidR="005E184C">
              <w:rPr>
                <w:rFonts w:ascii="Times New Roman" w:eastAsia="Times New Roman" w:hAnsi="Times New Roman" w:cs="David" w:hint="cs"/>
                <w:color w:val="008000"/>
                <w:sz w:val="24"/>
                <w:szCs w:val="24"/>
                <w:rtl/>
                <w:lang w:eastAsia="he-IL"/>
              </w:rPr>
              <w:t>סיפה</w:t>
            </w:r>
            <w:proofErr w:type="spellEnd"/>
            <w:r w:rsidR="005E184C">
              <w:rPr>
                <w:rFonts w:ascii="Times New Roman" w:eastAsia="Times New Roman" w:hAnsi="Times New Roman" w:cs="David" w:hint="cs"/>
                <w:color w:val="008000"/>
                <w:sz w:val="24"/>
                <w:szCs w:val="24"/>
                <w:rtl/>
                <w:lang w:eastAsia="he-IL"/>
              </w:rPr>
              <w:t xml:space="preserve"> </w:t>
            </w:r>
            <w:proofErr w:type="spellStart"/>
            <w:r w:rsidR="005E184C">
              <w:rPr>
                <w:rFonts w:ascii="Times New Roman" w:eastAsia="Times New Roman" w:hAnsi="Times New Roman" w:cs="David" w:hint="cs"/>
                <w:color w:val="008000"/>
                <w:sz w:val="24"/>
                <w:szCs w:val="24"/>
                <w:rtl/>
                <w:lang w:eastAsia="he-IL"/>
              </w:rPr>
              <w:t>בע</w:t>
            </w:r>
            <w:proofErr w:type="spellEnd"/>
            <w:r w:rsidR="005E184C">
              <w:rPr>
                <w:rFonts w:ascii="Times New Roman" w:eastAsia="Times New Roman" w:hAnsi="Times New Roman" w:cs="David" w:hint="cs"/>
                <w:color w:val="008000"/>
                <w:sz w:val="24"/>
                <w:szCs w:val="24"/>
                <w:rtl/>
                <w:lang w:eastAsia="he-IL"/>
              </w:rPr>
              <w:t>''מ</w:t>
            </w:r>
          </w:ins>
        </w:sdtContent>
      </w:sdt>
    </w:p>
    <w:p w14:paraId="49225CB9"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64C0A5C"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שם:____________</w:t>
      </w:r>
    </w:p>
    <w:p w14:paraId="6E364D80"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ת.ז:____________</w:t>
      </w:r>
    </w:p>
    <w:p w14:paraId="34481EC9"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כתובת:__________</w:t>
      </w:r>
    </w:p>
    <w:p w14:paraId="4DD1E574" w14:textId="77777777" w:rsidR="00AA7633" w:rsidRPr="00AA7633" w:rsidRDefault="00AA7633" w:rsidP="00AA763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AA7633">
        <w:rPr>
          <w:rFonts w:ascii="Times New Roman" w:eastAsia="Times New Roman" w:hAnsi="Times New Roman" w:cs="David" w:hint="cs"/>
          <w:sz w:val="24"/>
          <w:szCs w:val="24"/>
          <w:highlight w:val="yellow"/>
          <w:rtl/>
          <w:lang w:eastAsia="he-IL"/>
        </w:rPr>
        <w:t>*מחק את המיותר</w:t>
      </w:r>
    </w:p>
    <w:p w14:paraId="085C6437"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B7D59FC" w14:textId="77777777" w:rsidR="00AA7633" w:rsidRPr="00AA7633" w:rsidRDefault="00AA7633" w:rsidP="00AA763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72F207BD" w14:textId="77777777" w:rsidR="00A37B0F" w:rsidRPr="00232692" w:rsidRDefault="00A37B0F" w:rsidP="00A37B0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4A1FCCC7" w14:textId="77777777" w:rsidR="00A37B0F" w:rsidRPr="0009511C" w:rsidRDefault="00A37B0F" w:rsidP="00A37B0F">
      <w:pPr>
        <w:widowControl w:val="0"/>
        <w:spacing w:before="0" w:beforeAutospacing="0" w:after="0" w:afterAutospacing="0" w:line="240" w:lineRule="auto"/>
        <w:jc w:val="center"/>
        <w:rPr>
          <w:rFonts w:ascii="David" w:eastAsia="Times New Roman" w:hAnsi="David" w:cs="David"/>
          <w:sz w:val="24"/>
          <w:szCs w:val="24"/>
          <w:lang w:eastAsia="he-IL"/>
        </w:rPr>
      </w:pPr>
    </w:p>
    <w:p w14:paraId="40FFD685" w14:textId="77777777" w:rsidR="00A37B0F" w:rsidRPr="002419E5" w:rsidRDefault="00A37B0F" w:rsidP="00A37B0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31D57932" w14:textId="77777777" w:rsidR="00A37B0F" w:rsidRPr="0009511C" w:rsidRDefault="00A37B0F" w:rsidP="00A37B0F">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65973493"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היועץ ביחס להתחייבויותיו על פי ההסכם הנדון.</w:t>
      </w:r>
    </w:p>
    <w:p w14:paraId="74C8DB31"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588DE74D"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56EF6297"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היועץ, בגין פגיעה גופנית או מחלה העלולים </w:t>
      </w:r>
      <w:proofErr w:type="spellStart"/>
      <w:r w:rsidRPr="0009511C">
        <w:rPr>
          <w:rFonts w:ascii="David" w:eastAsia="Calibri" w:hAnsi="David" w:cs="David" w:hint="cs"/>
          <w:sz w:val="24"/>
          <w:szCs w:val="24"/>
          <w:rtl/>
        </w:rPr>
        <w:t>להגרם</w:t>
      </w:r>
      <w:proofErr w:type="spellEnd"/>
      <w:r w:rsidRPr="0009511C">
        <w:rPr>
          <w:rFonts w:ascii="David" w:eastAsia="Calibri" w:hAnsi="David" w:cs="David" w:hint="cs"/>
          <w:sz w:val="24"/>
          <w:szCs w:val="24"/>
          <w:rtl/>
        </w:rPr>
        <w:t xml:space="preserve"> למי מהם תוך כדי ועקב העסקתם על פי ההסכם בגבול האחריות שאינו נופל מ-20,000,000 ₪  (עשרים מיליון ₪ ) לעובד אחד, לאירוע ובסה"כ לתקופת ביטוח שנתית.</w:t>
      </w:r>
    </w:p>
    <w:p w14:paraId="38A63118"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5AB63152"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1A8EFB32"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r>
      <w:r w:rsidRPr="0009511C">
        <w:rPr>
          <w:rFonts w:ascii="David" w:eastAsia="Calibri" w:hAnsi="David" w:cs="David" w:hint="cs"/>
          <w:sz w:val="24"/>
          <w:szCs w:val="24"/>
          <w:rtl/>
        </w:rPr>
        <w:lastRenderedPageBreak/>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7A476FEC" w14:textId="77777777" w:rsidR="00A37B0F" w:rsidRPr="0009511C"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219DAADF" w14:textId="77777777" w:rsidR="00A37B0F" w:rsidRPr="0009511C"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38B0E37C" w14:textId="77777777" w:rsidR="00A37B0F" w:rsidRPr="0009511C"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7513E7E8" w14:textId="77777777" w:rsidR="00A37B0F" w:rsidRPr="0009511C"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17B4A3A6" w14:textId="77777777" w:rsidR="00A37B0F" w:rsidRDefault="00A37B0F" w:rsidP="00A37B0F">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07F6CE3B" w14:textId="77777777" w:rsidR="00A37B0F" w:rsidRPr="002419E5" w:rsidRDefault="00A37B0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2526662" w14:textId="77777777" w:rsidR="00A37B0F" w:rsidRDefault="00A37B0F" w:rsidP="00A37B0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4E2E72E0" w14:textId="77777777" w:rsidR="00A37B0F" w:rsidRPr="00400B84" w:rsidRDefault="00A37B0F" w:rsidP="00A37B0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A37B0F" w:rsidRPr="0009511C" w14:paraId="181095DC" w14:textId="77777777" w:rsidTr="00AC1A1C">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66F9DAD5"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1A4D06F5"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A37B0F" w:rsidRPr="0009511C" w14:paraId="12939A47" w14:textId="77777777" w:rsidTr="00AC1A1C">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4F51DCE2"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A37B0F" w:rsidRPr="0009511C" w14:paraId="1FB60030" w14:textId="77777777" w:rsidTr="00AC1A1C">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439256E8"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601CD633"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4D524D26"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696696D9"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A37B0F" w:rsidRPr="0009511C" w14:paraId="0D196DCD" w14:textId="77777777" w:rsidTr="00AC1A1C">
        <w:trPr>
          <w:trHeight w:val="551"/>
        </w:trPr>
        <w:tc>
          <w:tcPr>
            <w:tcW w:w="4068" w:type="dxa"/>
            <w:tcBorders>
              <w:top w:val="single" w:sz="4" w:space="0" w:color="auto"/>
              <w:left w:val="single" w:sz="4" w:space="0" w:color="auto"/>
              <w:bottom w:val="single" w:sz="4" w:space="0" w:color="auto"/>
              <w:right w:val="single" w:sz="4" w:space="0" w:color="auto"/>
            </w:tcBorders>
            <w:hideMark/>
          </w:tcPr>
          <w:p w14:paraId="243206DC"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2E3DDC19"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16316B13"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00E57007" w14:textId="77777777" w:rsidR="00A37B0F" w:rsidRPr="0009511C" w:rsidRDefault="00A37B0F" w:rsidP="00AC1A1C">
            <w:pPr>
              <w:spacing w:before="0" w:beforeAutospacing="0" w:after="0" w:afterAutospacing="0" w:line="240" w:lineRule="auto"/>
              <w:ind w:left="50" w:right="78"/>
              <w:rPr>
                <w:rFonts w:ascii="David" w:eastAsia="Calibri" w:hAnsi="David" w:cs="David"/>
                <w:b/>
                <w:sz w:val="24"/>
                <w:szCs w:val="24"/>
                <w:rtl/>
                <w:lang w:eastAsia="he-IL"/>
              </w:rPr>
            </w:pPr>
          </w:p>
          <w:p w14:paraId="7D0771E3" w14:textId="77777777" w:rsidR="00A37B0F" w:rsidRPr="0009511C" w:rsidRDefault="00A37B0F" w:rsidP="00AC1A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21A91E42" w14:textId="77777777" w:rsidR="00A37B0F" w:rsidRPr="0009511C" w:rsidRDefault="00A37B0F" w:rsidP="00AC1A1C">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6FFA94AD" w14:textId="77777777" w:rsidR="00A37B0F" w:rsidRPr="0009511C" w:rsidRDefault="00A37B0F" w:rsidP="00AC1A1C">
            <w:pPr>
              <w:spacing w:before="0" w:beforeAutospacing="0" w:after="0" w:afterAutospacing="0" w:line="240" w:lineRule="auto"/>
              <w:ind w:left="50" w:right="78"/>
              <w:rPr>
                <w:rFonts w:ascii="David" w:eastAsia="Calibri" w:hAnsi="David" w:cs="David"/>
                <w:b/>
                <w:sz w:val="24"/>
                <w:szCs w:val="24"/>
                <w:rtl/>
                <w:lang w:eastAsia="he-IL"/>
              </w:rPr>
            </w:pPr>
          </w:p>
          <w:p w14:paraId="7B26B4B8" w14:textId="77777777" w:rsidR="00A37B0F" w:rsidRPr="0009511C" w:rsidRDefault="00A37B0F" w:rsidP="00AC1A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16EFEB0F" w14:textId="77777777" w:rsidR="00A37B0F" w:rsidRPr="0009511C" w:rsidRDefault="00A37B0F" w:rsidP="00AC1A1C">
            <w:pPr>
              <w:spacing w:before="0" w:beforeAutospacing="0" w:after="0" w:afterAutospacing="0" w:line="240" w:lineRule="auto"/>
              <w:ind w:left="50" w:right="78"/>
              <w:rPr>
                <w:rFonts w:ascii="David" w:eastAsia="Calibri" w:hAnsi="David" w:cs="David"/>
                <w:b/>
                <w:sz w:val="24"/>
                <w:szCs w:val="24"/>
                <w:rtl/>
                <w:lang w:eastAsia="he-IL"/>
              </w:rPr>
            </w:pPr>
          </w:p>
        </w:tc>
      </w:tr>
      <w:tr w:rsidR="00A37B0F" w:rsidRPr="0009511C" w14:paraId="4C24D1D9" w14:textId="77777777" w:rsidTr="00AC1A1C">
        <w:trPr>
          <w:trHeight w:val="571"/>
        </w:trPr>
        <w:tc>
          <w:tcPr>
            <w:tcW w:w="4068" w:type="dxa"/>
            <w:tcBorders>
              <w:top w:val="single" w:sz="4" w:space="0" w:color="auto"/>
              <w:left w:val="single" w:sz="4" w:space="0" w:color="auto"/>
              <w:bottom w:val="single" w:sz="4" w:space="0" w:color="auto"/>
              <w:right w:val="single" w:sz="4" w:space="0" w:color="auto"/>
            </w:tcBorders>
            <w:hideMark/>
          </w:tcPr>
          <w:p w14:paraId="239612AA"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4F56B848"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4CE888A8"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FCF8175" w14:textId="77777777" w:rsidR="00A37B0F" w:rsidRPr="0009511C" w:rsidRDefault="00A37B0F" w:rsidP="00AC1A1C">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6A6129D" w14:textId="77777777" w:rsidR="00A37B0F" w:rsidRPr="0009511C" w:rsidRDefault="00A37B0F" w:rsidP="00AC1A1C">
            <w:pPr>
              <w:spacing w:before="0" w:beforeAutospacing="0" w:after="0" w:afterAutospacing="0" w:line="256" w:lineRule="auto"/>
              <w:rPr>
                <w:rFonts w:ascii="David" w:eastAsia="Calibri" w:hAnsi="David" w:cs="David"/>
                <w:b/>
                <w:sz w:val="24"/>
                <w:szCs w:val="24"/>
                <w:lang w:eastAsia="he-IL"/>
              </w:rPr>
            </w:pPr>
          </w:p>
        </w:tc>
      </w:tr>
      <w:tr w:rsidR="00A37B0F" w:rsidRPr="0009511C" w14:paraId="0B942468" w14:textId="77777777" w:rsidTr="00AC1A1C">
        <w:trPr>
          <w:trHeight w:val="391"/>
        </w:trPr>
        <w:tc>
          <w:tcPr>
            <w:tcW w:w="4068" w:type="dxa"/>
            <w:tcBorders>
              <w:top w:val="single" w:sz="4" w:space="0" w:color="auto"/>
              <w:left w:val="single" w:sz="4" w:space="0" w:color="auto"/>
              <w:bottom w:val="single" w:sz="4" w:space="0" w:color="auto"/>
              <w:right w:val="single" w:sz="4" w:space="0" w:color="auto"/>
            </w:tcBorders>
            <w:hideMark/>
          </w:tcPr>
          <w:p w14:paraId="3B93503E"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1D7A2F45"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73742E40" w14:textId="77777777" w:rsidR="00A37B0F" w:rsidRPr="0009511C" w:rsidRDefault="00A37B0F" w:rsidP="00AC1A1C">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1F3254" w14:textId="77777777" w:rsidR="00A37B0F" w:rsidRPr="0009511C" w:rsidRDefault="00A37B0F" w:rsidP="00AC1A1C">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DA9BB5" w14:textId="77777777" w:rsidR="00A37B0F" w:rsidRPr="0009511C" w:rsidRDefault="00A37B0F" w:rsidP="00AC1A1C">
            <w:pPr>
              <w:spacing w:before="0" w:beforeAutospacing="0" w:after="0" w:afterAutospacing="0" w:line="256" w:lineRule="auto"/>
              <w:rPr>
                <w:rFonts w:ascii="David" w:eastAsia="Calibri" w:hAnsi="David" w:cs="David"/>
                <w:b/>
                <w:sz w:val="24"/>
                <w:szCs w:val="24"/>
                <w:lang w:eastAsia="he-IL"/>
              </w:rPr>
            </w:pPr>
          </w:p>
        </w:tc>
      </w:tr>
    </w:tbl>
    <w:p w14:paraId="4D455F5B" w14:textId="77777777" w:rsidR="00A37B0F" w:rsidRPr="0009511C" w:rsidRDefault="00A37B0F" w:rsidP="00A37B0F">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A37B0F" w:rsidRPr="0009511C" w14:paraId="251614A2" w14:textId="77777777" w:rsidTr="00AC1A1C">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7967FB06"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A37B0F" w:rsidRPr="0009511C" w14:paraId="0E9BBC5A" w14:textId="77777777" w:rsidTr="00AC1A1C">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5B2263A4"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51556DC8"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p>
          <w:p w14:paraId="55617E60"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83A1839"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7BFF30A"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9DB802D"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4D12B5F"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07799A01"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F15DE92"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65086872"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A37B0F" w:rsidRPr="0009511C" w14:paraId="14E2B7BF" w14:textId="77777777" w:rsidTr="00AC1A1C">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0795817F" w14:textId="77777777" w:rsidR="00A37B0F" w:rsidRPr="0009511C" w:rsidRDefault="00A37B0F" w:rsidP="00AC1A1C">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0D958C7A" w14:textId="77777777" w:rsidR="00A37B0F" w:rsidRPr="0009511C" w:rsidRDefault="00A37B0F" w:rsidP="00AC1A1C">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3D3AE5A9" w14:textId="77777777" w:rsidR="00A37B0F" w:rsidRPr="0009511C" w:rsidRDefault="00A37B0F" w:rsidP="00AC1A1C">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178946DC" w14:textId="77777777" w:rsidR="00A37B0F" w:rsidRPr="0009511C" w:rsidRDefault="00A37B0F" w:rsidP="00AC1A1C">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08701DD2" w14:textId="77777777" w:rsidR="00A37B0F" w:rsidRPr="0009511C" w:rsidRDefault="00A37B0F" w:rsidP="00AC1A1C">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034C818"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3ED3383"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0DDDE68F" w14:textId="77777777" w:rsidR="00A37B0F" w:rsidRPr="0009511C" w:rsidRDefault="00A37B0F" w:rsidP="00AC1A1C">
            <w:pPr>
              <w:spacing w:before="0" w:beforeAutospacing="0" w:after="0" w:afterAutospacing="0" w:line="256" w:lineRule="auto"/>
              <w:rPr>
                <w:rFonts w:ascii="David" w:eastAsia="Calibri" w:hAnsi="David" w:cs="David"/>
                <w:sz w:val="24"/>
                <w:szCs w:val="24"/>
                <w:lang w:eastAsia="he-IL"/>
              </w:rPr>
            </w:pPr>
          </w:p>
        </w:tc>
      </w:tr>
      <w:tr w:rsidR="00A37B0F" w:rsidRPr="0009511C" w14:paraId="11474BBB" w14:textId="77777777" w:rsidTr="00AC1A1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8AFCBEA"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B2EAC51"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895973C"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DD7C3B9"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97C4B79"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06854CC"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D89E90E"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EBE9AD9" w14:textId="77777777" w:rsidR="00A37B0F" w:rsidRPr="0009511C" w:rsidRDefault="00A37B0F" w:rsidP="00AC1A1C">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A37B0F" w:rsidRPr="0009511C" w14:paraId="785E1D8C" w14:textId="77777777" w:rsidTr="00AC1A1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7730F0B0"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2B8E9323"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17AF81A8"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430DB8A3"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00711E4F"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0EA46F0E"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554521F6"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5834B059" w14:textId="77777777" w:rsidR="00A37B0F" w:rsidRPr="0009511C" w:rsidRDefault="00A37B0F" w:rsidP="00AC1A1C">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A37B0F" w:rsidRPr="0009511C" w14:paraId="0A14E286" w14:textId="77777777" w:rsidTr="00AC1A1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DA06E2F"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EAFD153" w14:textId="77777777" w:rsidR="00A37B0F" w:rsidRPr="0009511C" w:rsidRDefault="00A37B0F" w:rsidP="00AC1A1C">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9FE253B" w14:textId="77777777" w:rsidR="00A37B0F" w:rsidRPr="0009511C" w:rsidRDefault="00A37B0F" w:rsidP="00AC1A1C">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5E73E99" w14:textId="77777777" w:rsidR="00A37B0F" w:rsidRPr="0009511C" w:rsidRDefault="00A37B0F" w:rsidP="00AC1A1C">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3593838" w14:textId="77777777" w:rsidR="00A37B0F" w:rsidRPr="0009511C" w:rsidRDefault="00A37B0F" w:rsidP="00AC1A1C">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0CE7E81" w14:textId="77777777" w:rsidR="00A37B0F" w:rsidRPr="0009511C" w:rsidRDefault="00A37B0F" w:rsidP="00AC1A1C">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CD8039C" w14:textId="77777777" w:rsidR="00A37B0F" w:rsidRPr="0009511C" w:rsidRDefault="00A37B0F" w:rsidP="00AC1A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360F7554" w14:textId="77777777" w:rsidR="00A37B0F" w:rsidRPr="0009511C" w:rsidRDefault="00A37B0F" w:rsidP="00AC1A1C">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5E42DB56" w14:textId="77777777" w:rsidR="00A37B0F" w:rsidRPr="0009511C" w:rsidRDefault="00A37B0F" w:rsidP="00A37B0F">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37B0F" w:rsidRPr="0009511C" w14:paraId="0A20023C" w14:textId="77777777" w:rsidTr="00AC1A1C">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5E555F9" w14:textId="77777777" w:rsidR="00A37B0F" w:rsidRPr="0009511C" w:rsidRDefault="00A37B0F" w:rsidP="00AC1A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A37B0F" w:rsidRPr="0009511C" w14:paraId="3BC07AC7" w14:textId="77777777" w:rsidTr="00AC1A1C">
        <w:trPr>
          <w:trHeight w:val="798"/>
        </w:trPr>
        <w:tc>
          <w:tcPr>
            <w:tcW w:w="11530" w:type="dxa"/>
            <w:tcBorders>
              <w:top w:val="single" w:sz="4" w:space="0" w:color="auto"/>
              <w:left w:val="single" w:sz="4" w:space="0" w:color="auto"/>
              <w:bottom w:val="single" w:sz="4" w:space="0" w:color="auto"/>
              <w:right w:val="single" w:sz="4" w:space="0" w:color="auto"/>
            </w:tcBorders>
            <w:hideMark/>
          </w:tcPr>
          <w:p w14:paraId="090263EF" w14:textId="77777777" w:rsidR="00A37B0F" w:rsidRPr="0009511C" w:rsidRDefault="00A37B0F" w:rsidP="00AC1A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6232EB8C" w14:textId="77777777" w:rsidR="00A37B0F" w:rsidRPr="0009511C" w:rsidRDefault="00A37B0F" w:rsidP="00A37B0F">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37B0F" w:rsidRPr="0009511C" w14:paraId="06A49AB0" w14:textId="77777777" w:rsidTr="00AC1A1C">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6835018" w14:textId="77777777" w:rsidR="00A37B0F" w:rsidRPr="0009511C" w:rsidRDefault="00A37B0F" w:rsidP="00AC1A1C">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A37B0F" w:rsidRPr="0009511C" w14:paraId="69A4D2F1" w14:textId="77777777" w:rsidTr="00AC1A1C">
        <w:trPr>
          <w:trHeight w:val="598"/>
        </w:trPr>
        <w:tc>
          <w:tcPr>
            <w:tcW w:w="11530" w:type="dxa"/>
            <w:tcBorders>
              <w:top w:val="single" w:sz="4" w:space="0" w:color="auto"/>
              <w:left w:val="single" w:sz="4" w:space="0" w:color="auto"/>
              <w:bottom w:val="single" w:sz="4" w:space="0" w:color="auto"/>
              <w:right w:val="single" w:sz="4" w:space="0" w:color="auto"/>
            </w:tcBorders>
            <w:hideMark/>
          </w:tcPr>
          <w:p w14:paraId="73CF0FFA" w14:textId="77777777" w:rsidR="00A37B0F" w:rsidRPr="0009511C" w:rsidRDefault="00A37B0F" w:rsidP="00AC1A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733D61C2" w14:textId="77777777" w:rsidR="00A37B0F" w:rsidRPr="0009511C" w:rsidRDefault="00A37B0F" w:rsidP="00A37B0F">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lastRenderedPageBreak/>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14DC3322" w14:textId="77777777" w:rsidR="00217E81" w:rsidRPr="00217E81" w:rsidRDefault="00217E81"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 xml:space="preserve">נספח </w:t>
      </w:r>
      <w:r w:rsidR="00AA7633">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ח'</w:t>
      </w:r>
      <w:r w:rsidR="00AA7633">
        <w:rPr>
          <w:rFonts w:ascii="Times New Roman" w:eastAsia="Times New Roman" w:hAnsi="Times New Roman" w:cs="David" w:hint="cs"/>
          <w:bCs/>
          <w:sz w:val="20"/>
          <w:szCs w:val="24"/>
          <w:u w:val="single"/>
          <w:rtl/>
          <w:lang w:eastAsia="he-IL"/>
        </w:rPr>
        <w:t>'</w:t>
      </w:r>
    </w:p>
    <w:p w14:paraId="5EA2694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7AEB9E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b/>
          <w:bCs/>
          <w:sz w:val="24"/>
          <w:szCs w:val="24"/>
          <w:u w:val="single"/>
          <w:rtl/>
          <w:lang w:eastAsia="he-IL"/>
        </w:rPr>
        <w:t>רשימת התוכניות והמסמכים שעל המתכנן להנפיק</w:t>
      </w:r>
    </w:p>
    <w:p w14:paraId="251E308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38769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מסמך זה מהווה השלמה לנספח ב' ואינו גורע ממנו</w:t>
      </w:r>
    </w:p>
    <w:p w14:paraId="1B299C7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664BB3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6E8D4A"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 xml:space="preserve">מסמך הנחיות מיגון ראשוניות למרחבים המוגנים למתכננים: אדריכל, </w:t>
      </w:r>
      <w:proofErr w:type="spellStart"/>
      <w:r w:rsidRPr="00217E81">
        <w:rPr>
          <w:rFonts w:ascii="Times New Roman" w:eastAsia="Times New Roman" w:hAnsi="Times New Roman" w:cs="David" w:hint="cs"/>
          <w:sz w:val="24"/>
          <w:szCs w:val="24"/>
          <w:rtl/>
          <w:lang w:eastAsia="he-IL"/>
        </w:rPr>
        <w:t>קונסטרוקטור</w:t>
      </w:r>
      <w:proofErr w:type="spellEnd"/>
      <w:r w:rsidRPr="00217E81">
        <w:rPr>
          <w:rFonts w:ascii="Times New Roman" w:eastAsia="Times New Roman" w:hAnsi="Times New Roman" w:cs="David" w:hint="cs"/>
          <w:sz w:val="24"/>
          <w:szCs w:val="24"/>
          <w:rtl/>
          <w:lang w:eastAsia="he-IL"/>
        </w:rPr>
        <w:t xml:space="preserve">, יועץ מיזוג אוויר, יועץ אינסטלציה, יועץ חשמל </w:t>
      </w:r>
      <w:proofErr w:type="spellStart"/>
      <w:r w:rsidRPr="00217E81">
        <w:rPr>
          <w:rFonts w:ascii="Times New Roman" w:eastAsia="Times New Roman" w:hAnsi="Times New Roman" w:cs="David" w:hint="cs"/>
          <w:sz w:val="24"/>
          <w:szCs w:val="24"/>
          <w:rtl/>
          <w:lang w:eastAsia="he-IL"/>
        </w:rPr>
        <w:t>וכו</w:t>
      </w:r>
      <w:proofErr w:type="spellEnd"/>
      <w:r w:rsidRPr="00217E81">
        <w:rPr>
          <w:rFonts w:ascii="Times New Roman" w:eastAsia="Times New Roman" w:hAnsi="Times New Roman" w:cs="David" w:hint="cs"/>
          <w:sz w:val="24"/>
          <w:szCs w:val="24"/>
          <w:rtl/>
          <w:lang w:eastAsia="he-IL"/>
        </w:rPr>
        <w:t>'.</w:t>
      </w:r>
    </w:p>
    <w:p w14:paraId="092F09BB" w14:textId="77777777" w:rsidR="00217E81" w:rsidRPr="00217E81" w:rsidRDefault="00217E81" w:rsidP="00217E81">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6C95071A"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מובהר בזאת שהתוכניות יוכנו לפי בצוע בקטעים של הפרויקט ויכללו פתרונות לקטעי הביניים.</w:t>
      </w:r>
    </w:p>
    <w:p w14:paraId="2C3E5051"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D9C09D1"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1631815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3B244C" w14:textId="77777777" w:rsidR="00217E81" w:rsidRPr="00217E81" w:rsidRDefault="00217E81" w:rsidP="00AA763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המסמכים והתכניות יערכו בשפה העברית.</w:t>
      </w:r>
    </w:p>
    <w:p w14:paraId="6BEC3499" w14:textId="77777777" w:rsidR="00AA7633" w:rsidRPr="00AA7633" w:rsidRDefault="00217E81" w:rsidP="00AA763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217E81">
        <w:rPr>
          <w:rFonts w:ascii="Times New Roman" w:eastAsia="Times New Roman" w:hAnsi="Times New Roman" w:cs="David"/>
          <w:b/>
          <w:bCs/>
          <w:sz w:val="20"/>
          <w:szCs w:val="24"/>
          <w:u w:val="single"/>
          <w:rtl/>
          <w:lang w:eastAsia="he-IL"/>
        </w:rPr>
        <w:br w:type="page"/>
      </w:r>
      <w:r w:rsidR="00AA7633" w:rsidRPr="00AA7633">
        <w:rPr>
          <w:rFonts w:ascii="Times New Roman" w:eastAsia="Times New Roman" w:hAnsi="Times New Roman" w:cs="David" w:hint="cs"/>
          <w:b/>
          <w:bCs/>
          <w:sz w:val="20"/>
          <w:szCs w:val="24"/>
          <w:u w:val="single"/>
          <w:rtl/>
          <w:lang w:eastAsia="he-IL"/>
        </w:rPr>
        <w:lastRenderedPageBreak/>
        <w:t>נספח "ט"</w:t>
      </w:r>
    </w:p>
    <w:p w14:paraId="5FAACC3D"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366A2756"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AA7633">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173ECA7"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74A9769"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39F81B2"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93F4888"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לכבוד :</w:t>
      </w:r>
    </w:p>
    <w:p w14:paraId="2BCE4C18" w14:textId="77777777" w:rsidR="00AA7633" w:rsidRPr="00AA7633" w:rsidRDefault="005E184C" w:rsidP="00AA763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3AD2A1386DC47EAB469D5B8AAA67B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62" w:author="גרמן קגנובסקי" w:date="2020-05-14T16:24:00Z">
            <w:r w:rsidR="00AC1A1C">
              <w:rPr>
                <w:rFonts w:ascii="Times New Roman" w:eastAsia="Times New Roman" w:hAnsi="Times New Roman" w:cs="David" w:hint="cs"/>
                <w:color w:val="008000"/>
                <w:sz w:val="24"/>
                <w:szCs w:val="24"/>
                <w:rtl/>
                <w:lang w:eastAsia="he-IL"/>
              </w:rPr>
              <w:br/>
              <w:t>אפריקה ישראל מגורים בע"מ</w:t>
            </w:r>
            <w:r w:rsidR="00AC1A1C">
              <w:rPr>
                <w:rFonts w:ascii="Times New Roman" w:eastAsia="Times New Roman" w:hAnsi="Times New Roman" w:cs="David" w:hint="cs"/>
                <w:color w:val="008000"/>
                <w:sz w:val="24"/>
                <w:szCs w:val="24"/>
                <w:rtl/>
                <w:lang w:eastAsia="he-IL"/>
              </w:rPr>
              <w:br/>
              <w:t>יוני נתניהו 1 ג' אור יהודה</w:t>
            </w:r>
            <w:r w:rsidR="00AC1A1C">
              <w:rPr>
                <w:rFonts w:ascii="Times New Roman" w:eastAsia="Times New Roman" w:hAnsi="Times New Roman" w:cs="David" w:hint="cs"/>
                <w:color w:val="008000"/>
                <w:sz w:val="24"/>
                <w:szCs w:val="24"/>
                <w:rtl/>
                <w:lang w:eastAsia="he-IL"/>
              </w:rPr>
              <w:br/>
              <w:t>מ.ז 52-003476-0</w:t>
            </w:r>
            <w:r w:rsidR="00AC1A1C">
              <w:rPr>
                <w:rFonts w:ascii="Times New Roman" w:eastAsia="Times New Roman" w:hAnsi="Times New Roman" w:cs="David" w:hint="cs"/>
                <w:color w:val="008000"/>
                <w:sz w:val="24"/>
                <w:szCs w:val="24"/>
                <w:rtl/>
                <w:lang w:eastAsia="he-IL"/>
              </w:rPr>
              <w:br/>
            </w:r>
          </w:ins>
        </w:sdtContent>
      </w:sdt>
      <w:r w:rsidR="00AA7633" w:rsidRPr="00AA7633">
        <w:rPr>
          <w:rFonts w:ascii="Times New Roman" w:eastAsia="Times New Roman" w:hAnsi="Times New Roman" w:cs="David" w:hint="cs"/>
          <w:color w:val="008000"/>
          <w:sz w:val="24"/>
          <w:szCs w:val="24"/>
          <w:rtl/>
          <w:lang w:eastAsia="he-IL"/>
        </w:rPr>
        <w:br/>
      </w:r>
      <w:r w:rsidR="00AA7633" w:rsidRPr="00AA7633">
        <w:rPr>
          <w:rFonts w:ascii="Times New Roman" w:eastAsia="Times New Roman" w:hAnsi="Times New Roman" w:cs="David" w:hint="cs"/>
          <w:sz w:val="24"/>
          <w:szCs w:val="24"/>
          <w:rtl/>
          <w:lang w:eastAsia="he-IL"/>
        </w:rPr>
        <w:t>(המזמין)</w:t>
      </w:r>
    </w:p>
    <w:p w14:paraId="244A0186"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6292C20"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48E952D"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CFDB91C"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CB3583E" w14:textId="22A53E69" w:rsidR="00AA7633" w:rsidRPr="00AA7633" w:rsidRDefault="00AA7633" w:rsidP="00AA763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AA7633">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A270EE55FAD485BB958D1045ABB27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63" w:author="גרמן קגנובסקי" w:date="2020-05-17T10:52:00Z">
            <w:r w:rsidR="005E184C">
              <w:rPr>
                <w:rFonts w:ascii="Times New Roman" w:eastAsia="Times New Roman" w:hAnsi="Times New Roman" w:cs="David" w:hint="cs"/>
                <w:color w:val="008000"/>
                <w:sz w:val="24"/>
                <w:szCs w:val="24"/>
                <w:rtl/>
                <w:lang w:eastAsia="he-IL"/>
              </w:rPr>
              <w:t>א-</w:t>
            </w:r>
            <w:proofErr w:type="spellStart"/>
            <w:r w:rsidR="005E184C">
              <w:rPr>
                <w:rFonts w:ascii="Times New Roman" w:eastAsia="Times New Roman" w:hAnsi="Times New Roman" w:cs="David" w:hint="cs"/>
                <w:color w:val="008000"/>
                <w:sz w:val="24"/>
                <w:szCs w:val="24"/>
                <w:rtl/>
                <w:lang w:eastAsia="he-IL"/>
              </w:rPr>
              <w:t>סיפה</w:t>
            </w:r>
            <w:proofErr w:type="spellEnd"/>
            <w:r w:rsidR="005E184C">
              <w:rPr>
                <w:rFonts w:ascii="Times New Roman" w:eastAsia="Times New Roman" w:hAnsi="Times New Roman" w:cs="David" w:hint="cs"/>
                <w:color w:val="008000"/>
                <w:sz w:val="24"/>
                <w:szCs w:val="24"/>
                <w:rtl/>
                <w:lang w:eastAsia="he-IL"/>
              </w:rPr>
              <w:t xml:space="preserve"> </w:t>
            </w:r>
            <w:proofErr w:type="spellStart"/>
            <w:r w:rsidR="005E184C">
              <w:rPr>
                <w:rFonts w:ascii="Times New Roman" w:eastAsia="Times New Roman" w:hAnsi="Times New Roman" w:cs="David" w:hint="cs"/>
                <w:color w:val="008000"/>
                <w:sz w:val="24"/>
                <w:szCs w:val="24"/>
                <w:rtl/>
                <w:lang w:eastAsia="he-IL"/>
              </w:rPr>
              <w:t>בע</w:t>
            </w:r>
            <w:proofErr w:type="spellEnd"/>
            <w:r w:rsidR="005E184C">
              <w:rPr>
                <w:rFonts w:ascii="Times New Roman" w:eastAsia="Times New Roman" w:hAnsi="Times New Roman" w:cs="David" w:hint="cs"/>
                <w:color w:val="008000"/>
                <w:sz w:val="24"/>
                <w:szCs w:val="24"/>
                <w:rtl/>
                <w:lang w:eastAsia="he-IL"/>
              </w:rPr>
              <w:t>''מ</w:t>
            </w:r>
          </w:ins>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9EC5663B816425DBA4C715313CF50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64" w:author="גרמן קגנובסקי" w:date="2020-05-17T10:51:00Z">
            <w:r w:rsidR="005E184C">
              <w:rPr>
                <w:rFonts w:ascii="Times New Roman" w:eastAsia="Times New Roman" w:hAnsi="Times New Roman" w:cs="David" w:hint="cs"/>
                <w:color w:val="008000"/>
                <w:sz w:val="24"/>
                <w:szCs w:val="24"/>
                <w:rtl/>
                <w:lang w:eastAsia="he-IL"/>
              </w:rPr>
              <w:t xml:space="preserve">150 </w:t>
            </w:r>
            <w:proofErr w:type="spellStart"/>
            <w:r w:rsidR="005E184C">
              <w:rPr>
                <w:rFonts w:ascii="Times New Roman" w:eastAsia="Times New Roman" w:hAnsi="Times New Roman" w:cs="David" w:hint="cs"/>
                <w:color w:val="008000"/>
                <w:sz w:val="24"/>
                <w:szCs w:val="24"/>
                <w:rtl/>
                <w:lang w:eastAsia="he-IL"/>
              </w:rPr>
              <w:t>יח</w:t>
            </w:r>
            <w:proofErr w:type="spellEnd"/>
            <w:r w:rsidR="005E184C">
              <w:rPr>
                <w:rFonts w:ascii="Times New Roman" w:eastAsia="Times New Roman" w:hAnsi="Times New Roman" w:cs="David" w:hint="cs"/>
                <w:color w:val="008000"/>
                <w:sz w:val="24"/>
                <w:szCs w:val="24"/>
                <w:rtl/>
                <w:lang w:eastAsia="he-IL"/>
              </w:rPr>
              <w:t>''ד ומסחר</w:t>
            </w:r>
          </w:ins>
        </w:sdtContent>
      </w:sdt>
      <w:r w:rsidRPr="00AA7633">
        <w:rPr>
          <w:rFonts w:ascii="Times New Roman" w:eastAsia="Times New Roman" w:hAnsi="Times New Roman" w:cs="David" w:hint="cs"/>
          <w:sz w:val="24"/>
          <w:szCs w:val="24"/>
          <w:rtl/>
          <w:lang w:eastAsia="he-IL"/>
        </w:rPr>
        <w:t xml:space="preserve"> בקשר עם</w:t>
      </w:r>
      <w:r w:rsidRPr="00AA7633">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CCBFBFD0D0F14EBCA4122A18D24A90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65" w:author="גרמן קגנובסקי" w:date="2020-05-17T10:50:00Z">
            <w:r w:rsidR="005E184C">
              <w:rPr>
                <w:rFonts w:ascii="Times New Roman" w:eastAsia="Times New Roman" w:hAnsi="Times New Roman" w:cs="David" w:hint="cs"/>
                <w:color w:val="008000"/>
                <w:sz w:val="24"/>
                <w:szCs w:val="24"/>
                <w:rtl/>
              </w:rPr>
              <w:t xml:space="preserve">הקמה 150 </w:t>
            </w:r>
            <w:proofErr w:type="spellStart"/>
            <w:r w:rsidR="005E184C">
              <w:rPr>
                <w:rFonts w:ascii="Times New Roman" w:eastAsia="Times New Roman" w:hAnsi="Times New Roman" w:cs="David" w:hint="cs"/>
                <w:color w:val="008000"/>
                <w:sz w:val="24"/>
                <w:szCs w:val="24"/>
                <w:rtl/>
              </w:rPr>
              <w:t>יח</w:t>
            </w:r>
            <w:proofErr w:type="spellEnd"/>
            <w:r w:rsidR="005E184C">
              <w:rPr>
                <w:rFonts w:ascii="Times New Roman" w:eastAsia="Times New Roman" w:hAnsi="Times New Roman" w:cs="David" w:hint="cs"/>
                <w:color w:val="008000"/>
                <w:sz w:val="24"/>
                <w:szCs w:val="24"/>
                <w:rtl/>
              </w:rPr>
              <w:t>''ד ומסחר על גבי חניון משותף</w:t>
            </w:r>
          </w:ins>
        </w:sdtContent>
      </w:sdt>
      <w:r w:rsidRPr="00AA7633">
        <w:rPr>
          <w:rFonts w:ascii="Times New Roman" w:eastAsia="Times New Roman" w:hAnsi="Times New Roman" w:cs="David" w:hint="cs"/>
          <w:sz w:val="24"/>
          <w:szCs w:val="24"/>
          <w:rtl/>
          <w:lang w:eastAsia="he-IL"/>
        </w:rPr>
        <w:t>, מאשר בזאת שהעבודות הנ"ל בוצעו והושלמו בהתאם להנחיותי</w:t>
      </w:r>
      <w:r w:rsidRPr="00AA7633">
        <w:rPr>
          <w:rFonts w:ascii="Times New Roman" w:eastAsia="Times New Roman" w:hAnsi="Times New Roman" w:cs="David" w:hint="eastAsia"/>
          <w:sz w:val="24"/>
          <w:szCs w:val="24"/>
          <w:rtl/>
          <w:lang w:eastAsia="he-IL"/>
        </w:rPr>
        <w:t>י</w:t>
      </w:r>
      <w:r w:rsidRPr="00AA7633">
        <w:rPr>
          <w:rFonts w:ascii="Times New Roman" w:eastAsia="Times New Roman" w:hAnsi="Times New Roman" w:cs="David" w:hint="cs"/>
          <w:sz w:val="24"/>
          <w:szCs w:val="24"/>
          <w:rtl/>
          <w:lang w:eastAsia="he-IL"/>
        </w:rPr>
        <w:t>, לתכניותי</w:t>
      </w:r>
      <w:r w:rsidRPr="00AA7633">
        <w:rPr>
          <w:rFonts w:ascii="Times New Roman" w:eastAsia="Times New Roman" w:hAnsi="Times New Roman" w:cs="David" w:hint="eastAsia"/>
          <w:sz w:val="24"/>
          <w:szCs w:val="24"/>
          <w:rtl/>
          <w:lang w:eastAsia="he-IL"/>
        </w:rPr>
        <w:t>י</w:t>
      </w:r>
      <w:r w:rsidRPr="00AA7633">
        <w:rPr>
          <w:rFonts w:ascii="Times New Roman" w:eastAsia="Times New Roman" w:hAnsi="Times New Roman" w:cs="David" w:hint="cs"/>
          <w:sz w:val="24"/>
          <w:szCs w:val="24"/>
          <w:rtl/>
          <w:lang w:eastAsia="he-IL"/>
        </w:rPr>
        <w:t>, בהתאם</w:t>
      </w:r>
      <w:r w:rsidRPr="00AA7633">
        <w:rPr>
          <w:rFonts w:ascii="Times New Roman" w:eastAsia="Times New Roman" w:hAnsi="Times New Roman" w:cs="David" w:hint="cs"/>
          <w:sz w:val="20"/>
          <w:szCs w:val="24"/>
          <w:rtl/>
          <w:lang w:eastAsia="he-IL"/>
        </w:rPr>
        <w:t xml:space="preserve"> לתקנים מחייבים ולשביעות רצוני.</w:t>
      </w:r>
    </w:p>
    <w:p w14:paraId="574CF9AB"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F130956"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859F784"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E79638A"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1EC5DC7"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3D6816C"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בכבוד רב,</w:t>
      </w:r>
    </w:p>
    <w:p w14:paraId="172FD5D1"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12A74A4"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4C97684"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___________________</w:t>
      </w:r>
    </w:p>
    <w:p w14:paraId="6FD495F8" w14:textId="5FB81D46" w:rsidR="00AA7633" w:rsidRPr="00AA7633" w:rsidRDefault="005E184C" w:rsidP="002910A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75210557"/>
          <w:placeholder>
            <w:docPart w:val="6A1F5DD1F3FA4D039667C369CD1A755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66" w:author="גרמן קגנובסקי" w:date="2020-05-17T10:52:00Z">
            <w:r>
              <w:rPr>
                <w:rFonts w:ascii="Times New Roman" w:eastAsia="Times New Roman" w:hAnsi="Times New Roman" w:cs="David" w:hint="cs"/>
                <w:color w:val="008000"/>
                <w:sz w:val="24"/>
                <w:szCs w:val="24"/>
                <w:rtl/>
                <w:lang w:eastAsia="he-IL"/>
              </w:rPr>
              <w:t>א-</w:t>
            </w:r>
            <w:proofErr w:type="spellStart"/>
            <w:r>
              <w:rPr>
                <w:rFonts w:ascii="Times New Roman" w:eastAsia="Times New Roman" w:hAnsi="Times New Roman" w:cs="David" w:hint="cs"/>
                <w:color w:val="008000"/>
                <w:sz w:val="24"/>
                <w:szCs w:val="24"/>
                <w:rtl/>
                <w:lang w:eastAsia="he-IL"/>
              </w:rPr>
              <w:t>סיפה</w:t>
            </w:r>
            <w:proofErr w:type="spellEnd"/>
            <w:r>
              <w:rPr>
                <w:rFonts w:ascii="Times New Roman" w:eastAsia="Times New Roman" w:hAnsi="Times New Roman" w:cs="David" w:hint="cs"/>
                <w:color w:val="008000"/>
                <w:sz w:val="24"/>
                <w:szCs w:val="24"/>
                <w:rtl/>
                <w:lang w:eastAsia="he-IL"/>
              </w:rPr>
              <w:t xml:space="preserve"> </w:t>
            </w:r>
            <w:proofErr w:type="spellStart"/>
            <w:r>
              <w:rPr>
                <w:rFonts w:ascii="Times New Roman" w:eastAsia="Times New Roman" w:hAnsi="Times New Roman" w:cs="David" w:hint="cs"/>
                <w:color w:val="008000"/>
                <w:sz w:val="24"/>
                <w:szCs w:val="24"/>
                <w:rtl/>
                <w:lang w:eastAsia="he-IL"/>
              </w:rPr>
              <w:t>בע</w:t>
            </w:r>
            <w:proofErr w:type="spellEnd"/>
            <w:r>
              <w:rPr>
                <w:rFonts w:ascii="Times New Roman" w:eastAsia="Times New Roman" w:hAnsi="Times New Roman" w:cs="David" w:hint="cs"/>
                <w:color w:val="008000"/>
                <w:sz w:val="24"/>
                <w:szCs w:val="24"/>
                <w:rtl/>
                <w:lang w:eastAsia="he-IL"/>
              </w:rPr>
              <w:t>''מ</w:t>
            </w:r>
          </w:ins>
        </w:sdtContent>
      </w:sdt>
    </w:p>
    <w:p w14:paraId="498A3A36"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AA7633">
        <w:rPr>
          <w:rFonts w:ascii="Times New Roman" w:eastAsia="Times New Roman" w:hAnsi="Times New Roman" w:cs="David" w:hint="cs"/>
          <w:sz w:val="20"/>
          <w:szCs w:val="20"/>
          <w:rtl/>
          <w:lang w:eastAsia="he-IL"/>
        </w:rPr>
        <w:t xml:space="preserve">                </w:t>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t xml:space="preserve">   </w:t>
      </w:r>
    </w:p>
    <w:p w14:paraId="56E811D7"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0015859"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AA7633">
        <w:rPr>
          <w:rFonts w:ascii="Times New Roman" w:eastAsia="Times New Roman" w:hAnsi="Times New Roman" w:cs="David" w:hint="cs"/>
          <w:sz w:val="20"/>
          <w:szCs w:val="20"/>
          <w:rtl/>
          <w:lang w:eastAsia="he-IL"/>
        </w:rPr>
        <w:br w:type="page"/>
      </w:r>
      <w:r w:rsidRPr="00AA7633">
        <w:rPr>
          <w:rFonts w:ascii="Times New Roman" w:eastAsia="Times New Roman" w:hAnsi="Times New Roman" w:cs="David" w:hint="cs"/>
          <w:b/>
          <w:bCs/>
          <w:sz w:val="24"/>
          <w:szCs w:val="24"/>
          <w:u w:val="single"/>
          <w:rtl/>
          <w:lang w:eastAsia="he-IL"/>
        </w:rPr>
        <w:lastRenderedPageBreak/>
        <w:t xml:space="preserve">נספח "י" </w:t>
      </w:r>
    </w:p>
    <w:p w14:paraId="6EA70FBE"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A13DBD2" w14:textId="77777777" w:rsidR="00AA7633" w:rsidRPr="00AA7633" w:rsidRDefault="00AA7633" w:rsidP="00AA763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AA7633">
        <w:rPr>
          <w:rFonts w:ascii="Times New Roman" w:eastAsia="Times New Roman" w:hAnsi="Times New Roman" w:cs="David" w:hint="cs"/>
          <w:b/>
          <w:bCs/>
          <w:sz w:val="24"/>
          <w:szCs w:val="24"/>
          <w:u w:val="single"/>
          <w:rtl/>
          <w:lang w:eastAsia="he-IL"/>
        </w:rPr>
        <w:t>דוגמא לנוסח הצהרת יועץ בדבר היעדר תביעות</w:t>
      </w:r>
    </w:p>
    <w:p w14:paraId="06E4BB11" w14:textId="77777777" w:rsidR="00AA7633" w:rsidRPr="00AA7633" w:rsidRDefault="00AA7633" w:rsidP="00AA763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FE9425C"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color w:val="000000"/>
          <w:sz w:val="24"/>
          <w:szCs w:val="24"/>
          <w:rtl/>
          <w:lang w:eastAsia="he-IL"/>
        </w:rPr>
        <w:tab/>
      </w:r>
      <w:r w:rsidRPr="00AA7633">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B1414C4ACA2E43D0B9E54184A91F91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67" w:author="גרמן קגנובסקי" w:date="2020-05-14T16:24:00Z">
            <w:r w:rsidR="00AC1A1C">
              <w:rPr>
                <w:rFonts w:ascii="Times New Roman" w:eastAsia="Times New Roman" w:hAnsi="Times New Roman" w:cs="David" w:hint="cs"/>
                <w:color w:val="00B0F0"/>
                <w:sz w:val="24"/>
                <w:szCs w:val="24"/>
                <w:rtl/>
                <w:lang w:eastAsia="he-IL"/>
              </w:rPr>
              <w:br/>
              <w:t>אפריקה ישראל מגורים בע"מ</w:t>
            </w:r>
            <w:r w:rsidR="00AC1A1C">
              <w:rPr>
                <w:rFonts w:ascii="Times New Roman" w:eastAsia="Times New Roman" w:hAnsi="Times New Roman" w:cs="David" w:hint="cs"/>
                <w:color w:val="00B0F0"/>
                <w:sz w:val="24"/>
                <w:szCs w:val="24"/>
                <w:rtl/>
                <w:lang w:eastAsia="he-IL"/>
              </w:rPr>
              <w:br/>
              <w:t>יוני נתניהו 1 ג' אור יהודה</w:t>
            </w:r>
            <w:r w:rsidR="00AC1A1C">
              <w:rPr>
                <w:rFonts w:ascii="Times New Roman" w:eastAsia="Times New Roman" w:hAnsi="Times New Roman" w:cs="David" w:hint="cs"/>
                <w:color w:val="00B0F0"/>
                <w:sz w:val="24"/>
                <w:szCs w:val="24"/>
                <w:rtl/>
                <w:lang w:eastAsia="he-IL"/>
              </w:rPr>
              <w:br/>
              <w:t>מ.ז 52-003476-0</w:t>
            </w:r>
            <w:r w:rsidR="00AC1A1C">
              <w:rPr>
                <w:rFonts w:ascii="Times New Roman" w:eastAsia="Times New Roman" w:hAnsi="Times New Roman" w:cs="David" w:hint="cs"/>
                <w:color w:val="00B0F0"/>
                <w:sz w:val="24"/>
                <w:szCs w:val="24"/>
                <w:rtl/>
                <w:lang w:eastAsia="he-IL"/>
              </w:rPr>
              <w:br/>
            </w:r>
          </w:ins>
        </w:sdtContent>
      </w:sdt>
    </w:p>
    <w:p w14:paraId="02A38C55"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74B423D"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AA7633">
        <w:rPr>
          <w:rFonts w:ascii="Times New Roman" w:eastAsia="Times New Roman" w:hAnsi="Times New Roman" w:cs="David" w:hint="cs"/>
          <w:sz w:val="24"/>
          <w:szCs w:val="24"/>
          <w:rtl/>
          <w:lang w:eastAsia="he-IL"/>
        </w:rPr>
        <w:t>ג.א.נ</w:t>
      </w:r>
      <w:proofErr w:type="spellEnd"/>
      <w:r w:rsidRPr="00AA7633">
        <w:rPr>
          <w:rFonts w:ascii="Times New Roman" w:eastAsia="Times New Roman" w:hAnsi="Times New Roman" w:cs="David" w:hint="cs"/>
          <w:sz w:val="24"/>
          <w:szCs w:val="24"/>
          <w:rtl/>
          <w:lang w:eastAsia="he-IL"/>
        </w:rPr>
        <w:t>.,</w:t>
      </w:r>
    </w:p>
    <w:p w14:paraId="7D39023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F15EF17" w14:textId="11797C90"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אנו הח"מ מצהירים בזאת שעם קבלת סך של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ש"ח (</w:t>
      </w:r>
      <w:proofErr w:type="spellStart"/>
      <w:r w:rsidRPr="00AA7633">
        <w:rPr>
          <w:rFonts w:ascii="Times New Roman" w:eastAsia="Times New Roman" w:hAnsi="Times New Roman" w:cs="David" w:hint="cs"/>
          <w:sz w:val="24"/>
          <w:szCs w:val="24"/>
          <w:rtl/>
          <w:lang w:eastAsia="he-IL"/>
        </w:rPr>
        <w:t>להלן:"</w:t>
      </w:r>
      <w:r w:rsidRPr="00AA7633">
        <w:rPr>
          <w:rFonts w:ascii="Times New Roman" w:eastAsia="Times New Roman" w:hAnsi="Times New Roman" w:cs="David" w:hint="cs"/>
          <w:b/>
          <w:bCs/>
          <w:sz w:val="24"/>
          <w:szCs w:val="24"/>
          <w:rtl/>
          <w:lang w:eastAsia="he-IL"/>
        </w:rPr>
        <w:t>היתרה</w:t>
      </w:r>
      <w:proofErr w:type="spellEnd"/>
      <w:r w:rsidRPr="00AA7633">
        <w:rPr>
          <w:rFonts w:ascii="Times New Roman" w:eastAsia="Times New Roman" w:hAnsi="Times New Roman" w:cs="David" w:hint="cs"/>
          <w:b/>
          <w:bCs/>
          <w:sz w:val="24"/>
          <w:szCs w:val="24"/>
          <w:rtl/>
          <w:lang w:eastAsia="he-IL"/>
        </w:rPr>
        <w:t xml:space="preserve"> הסופית</w:t>
      </w:r>
      <w:r w:rsidRPr="00AA7633">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0351E2A7EDBC4126834B910405728DA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68" w:author="גרמן קגנובסקי" w:date="2020-05-17T10:51:00Z">
            <w:r w:rsidR="005E184C">
              <w:rPr>
                <w:rFonts w:ascii="Times New Roman" w:eastAsia="Times New Roman" w:hAnsi="Times New Roman" w:cs="David" w:hint="cs"/>
                <w:color w:val="008000"/>
                <w:sz w:val="24"/>
                <w:szCs w:val="24"/>
                <w:rtl/>
                <w:lang w:eastAsia="he-IL"/>
              </w:rPr>
              <w:t xml:space="preserve">150 </w:t>
            </w:r>
            <w:proofErr w:type="spellStart"/>
            <w:r w:rsidR="005E184C">
              <w:rPr>
                <w:rFonts w:ascii="Times New Roman" w:eastAsia="Times New Roman" w:hAnsi="Times New Roman" w:cs="David" w:hint="cs"/>
                <w:color w:val="008000"/>
                <w:sz w:val="24"/>
                <w:szCs w:val="24"/>
                <w:rtl/>
                <w:lang w:eastAsia="he-IL"/>
              </w:rPr>
              <w:t>יח</w:t>
            </w:r>
            <w:proofErr w:type="spellEnd"/>
            <w:r w:rsidR="005E184C">
              <w:rPr>
                <w:rFonts w:ascii="Times New Roman" w:eastAsia="Times New Roman" w:hAnsi="Times New Roman" w:cs="David" w:hint="cs"/>
                <w:color w:val="008000"/>
                <w:sz w:val="24"/>
                <w:szCs w:val="24"/>
                <w:rtl/>
                <w:lang w:eastAsia="he-IL"/>
              </w:rPr>
              <w:t>''ד ומסחר</w:t>
            </w:r>
          </w:ins>
        </w:sdtContent>
      </w:sdt>
      <w:r w:rsidRPr="00AA7633">
        <w:rPr>
          <w:rFonts w:ascii="Times New Roman" w:eastAsia="Times New Roman" w:hAnsi="Times New Roman" w:cs="David" w:hint="cs"/>
          <w:sz w:val="24"/>
          <w:szCs w:val="24"/>
          <w:rtl/>
          <w:lang w:eastAsia="he-IL"/>
        </w:rPr>
        <w:t xml:space="preserve"> עפ"י חוזה מיום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1ABEB1147264283B4AE42531D9CFC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AA7633">
            <w:rPr>
              <w:color w:val="00B0F0"/>
              <w:rtl/>
            </w:rPr>
            <w:t>[תאריך חתימת חוזה]</w:t>
          </w:r>
        </w:sdtContent>
      </w:sdt>
      <w:r w:rsidRPr="00AA7633">
        <w:rPr>
          <w:rFonts w:ascii="Times New Roman" w:eastAsia="Times New Roman" w:hAnsi="Times New Roman" w:cs="David" w:hint="cs"/>
          <w:sz w:val="24"/>
          <w:szCs w:val="24"/>
          <w:rtl/>
          <w:lang w:eastAsia="he-IL"/>
        </w:rPr>
        <w:t xml:space="preserve"> או עבור חלקן כמפורט להלן:</w:t>
      </w:r>
    </w:p>
    <w:p w14:paraId="5781FE6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31088B7B"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FDBC906"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DBBAEC4"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42C68E6"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6C11545"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859F079"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D6B4E43"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78A6474A"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E09D1C1"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9C093E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ולראיה באנו על החתום:</w:t>
      </w:r>
    </w:p>
    <w:p w14:paraId="6BF801DA"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46BF3B8"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היום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לחודש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לשנה _________</w:t>
      </w:r>
    </w:p>
    <w:p w14:paraId="5C71A67E" w14:textId="77777777" w:rsidR="00AA7633" w:rsidRPr="00AA7633" w:rsidRDefault="00AA7633" w:rsidP="00AA763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0F0D2903"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חתימה וחותמת המתכנן:</w:t>
      </w:r>
    </w:p>
    <w:p w14:paraId="06EB0786"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AA7633">
        <w:rPr>
          <w:rFonts w:ascii="Times New Roman" w:eastAsia="Times New Roman" w:hAnsi="Times New Roman" w:cs="David" w:hint="cs"/>
          <w:color w:val="00B0F0"/>
          <w:sz w:val="24"/>
          <w:szCs w:val="24"/>
          <w:u w:val="single"/>
          <w:rtl/>
          <w:lang w:eastAsia="he-IL"/>
        </w:rPr>
        <w:t xml:space="preserve">                  </w:t>
      </w:r>
    </w:p>
    <w:p w14:paraId="018C5256"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_______________________ </w:t>
      </w:r>
    </w:p>
    <w:p w14:paraId="7F3F589F" w14:textId="60E0409A" w:rsidR="00AA7633" w:rsidRPr="00AA7633" w:rsidRDefault="00AA7633" w:rsidP="002910A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AA763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44480885"/>
          <w:placeholder>
            <w:docPart w:val="A1E42BDF1DAA4B9B852B88F0336C61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69" w:author="גרמן קגנובסקי" w:date="2020-05-17T10:52:00Z">
            <w:r w:rsidR="005E184C">
              <w:rPr>
                <w:rFonts w:ascii="Times New Roman" w:eastAsia="Times New Roman" w:hAnsi="Times New Roman" w:cs="David" w:hint="cs"/>
                <w:color w:val="008000"/>
                <w:sz w:val="24"/>
                <w:szCs w:val="24"/>
                <w:rtl/>
                <w:lang w:eastAsia="he-IL"/>
              </w:rPr>
              <w:t>א-</w:t>
            </w:r>
            <w:proofErr w:type="spellStart"/>
            <w:r w:rsidR="005E184C">
              <w:rPr>
                <w:rFonts w:ascii="Times New Roman" w:eastAsia="Times New Roman" w:hAnsi="Times New Roman" w:cs="David" w:hint="cs"/>
                <w:color w:val="008000"/>
                <w:sz w:val="24"/>
                <w:szCs w:val="24"/>
                <w:rtl/>
                <w:lang w:eastAsia="he-IL"/>
              </w:rPr>
              <w:t>סיפה</w:t>
            </w:r>
            <w:proofErr w:type="spellEnd"/>
            <w:r w:rsidR="005E184C">
              <w:rPr>
                <w:rFonts w:ascii="Times New Roman" w:eastAsia="Times New Roman" w:hAnsi="Times New Roman" w:cs="David" w:hint="cs"/>
                <w:color w:val="008000"/>
                <w:sz w:val="24"/>
                <w:szCs w:val="24"/>
                <w:rtl/>
                <w:lang w:eastAsia="he-IL"/>
              </w:rPr>
              <w:t xml:space="preserve"> </w:t>
            </w:r>
            <w:proofErr w:type="spellStart"/>
            <w:r w:rsidR="005E184C">
              <w:rPr>
                <w:rFonts w:ascii="Times New Roman" w:eastAsia="Times New Roman" w:hAnsi="Times New Roman" w:cs="David" w:hint="cs"/>
                <w:color w:val="008000"/>
                <w:sz w:val="24"/>
                <w:szCs w:val="24"/>
                <w:rtl/>
                <w:lang w:eastAsia="he-IL"/>
              </w:rPr>
              <w:t>בע</w:t>
            </w:r>
            <w:proofErr w:type="spellEnd"/>
            <w:r w:rsidR="005E184C">
              <w:rPr>
                <w:rFonts w:ascii="Times New Roman" w:eastAsia="Times New Roman" w:hAnsi="Times New Roman" w:cs="David" w:hint="cs"/>
                <w:color w:val="008000"/>
                <w:sz w:val="24"/>
                <w:szCs w:val="24"/>
                <w:rtl/>
                <w:lang w:eastAsia="he-IL"/>
              </w:rPr>
              <w:t>''מ</w:t>
            </w:r>
          </w:ins>
        </w:sdtContent>
      </w:sdt>
    </w:p>
    <w:p w14:paraId="3C37D27C"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492B4B1"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B2AB561"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אישור</w:t>
      </w:r>
    </w:p>
    <w:p w14:paraId="407D243A"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AA7633">
        <w:rPr>
          <w:rFonts w:ascii="Times New Roman" w:eastAsia="Times New Roman" w:hAnsi="Times New Roman" w:cs="David" w:hint="cs"/>
          <w:sz w:val="24"/>
          <w:szCs w:val="24"/>
          <w:rtl/>
          <w:lang w:eastAsia="he-IL"/>
        </w:rPr>
        <w:t>להלן:"</w:t>
      </w:r>
      <w:r w:rsidRPr="00AA7633">
        <w:rPr>
          <w:rFonts w:ascii="Times New Roman" w:eastAsia="Times New Roman" w:hAnsi="Times New Roman" w:cs="David" w:hint="cs"/>
          <w:b/>
          <w:bCs/>
          <w:sz w:val="24"/>
          <w:szCs w:val="24"/>
          <w:rtl/>
          <w:lang w:eastAsia="he-IL"/>
        </w:rPr>
        <w:t>החברה</w:t>
      </w:r>
      <w:proofErr w:type="spellEnd"/>
      <w:r w:rsidRPr="00AA7633">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BE3A4AE" w14:textId="77777777" w:rsidR="00AA7633" w:rsidRPr="00AA7633" w:rsidRDefault="00AA7633" w:rsidP="00AA763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731785D" w14:textId="77777777" w:rsidR="00AA7633" w:rsidRPr="00AA7633" w:rsidRDefault="00AA7633" w:rsidP="00AA763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lastRenderedPageBreak/>
        <w:t xml:space="preserve">    תאריך : _______   </w:t>
      </w:r>
      <w:r w:rsidRPr="00AA7633">
        <w:rPr>
          <w:rFonts w:ascii="Times New Roman" w:eastAsia="Times New Roman" w:hAnsi="Times New Roman" w:cs="David" w:hint="cs"/>
          <w:sz w:val="24"/>
          <w:szCs w:val="24"/>
          <w:rtl/>
          <w:lang w:eastAsia="he-IL"/>
        </w:rPr>
        <w:tab/>
        <w:t>חתימה וחותמת עו"ד/רו"ח : _______________________</w:t>
      </w:r>
    </w:p>
    <w:p w14:paraId="0FE33066"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9C47DC4" w14:textId="77777777" w:rsidR="00AA7633" w:rsidRPr="00AA7633" w:rsidRDefault="00AA7633" w:rsidP="00AA763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22199156"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49E94E82" w14:textId="77777777" w:rsidR="00AA7633" w:rsidRPr="00AA7633" w:rsidRDefault="00AA7633" w:rsidP="00AA7633">
      <w:pPr>
        <w:spacing w:before="0" w:beforeAutospacing="0" w:after="0" w:afterAutospacing="0" w:line="240" w:lineRule="auto"/>
        <w:rPr>
          <w:rFonts w:ascii="Times New Roman" w:eastAsia="Times New Roman" w:hAnsi="Times New Roman" w:cs="David"/>
          <w:sz w:val="20"/>
          <w:szCs w:val="24"/>
          <w:rtl/>
        </w:rPr>
      </w:pPr>
    </w:p>
    <w:p w14:paraId="1675A8E5" w14:textId="77777777" w:rsidR="00AA7633" w:rsidRPr="00AA7633" w:rsidRDefault="00AA7633" w:rsidP="00AA7633">
      <w:pPr>
        <w:spacing w:before="0" w:beforeAutospacing="0" w:after="0" w:afterAutospacing="0" w:line="240" w:lineRule="auto"/>
        <w:rPr>
          <w:rFonts w:ascii="Times New Roman" w:eastAsia="Times New Roman" w:hAnsi="Times New Roman" w:cs="David"/>
          <w:sz w:val="20"/>
          <w:szCs w:val="24"/>
          <w:rtl/>
        </w:rPr>
      </w:pPr>
    </w:p>
    <w:p w14:paraId="3ADD2099" w14:textId="77777777" w:rsidR="00AA7633" w:rsidRPr="00AA7633" w:rsidRDefault="00AA7633" w:rsidP="00AA7633">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50386B64" w14:textId="77777777" w:rsidR="00AA7633" w:rsidRPr="00AA7633" w:rsidRDefault="00AA7633" w:rsidP="00AA7633">
      <w:pPr>
        <w:rPr>
          <w:rFonts w:ascii="David" w:hAnsi="David" w:cs="David"/>
        </w:rPr>
      </w:pPr>
    </w:p>
    <w:p w14:paraId="1F7CC50E" w14:textId="77777777" w:rsidR="001A69D5" w:rsidRPr="00CF334C" w:rsidRDefault="001A69D5" w:rsidP="00AA7633">
      <w:pPr>
        <w:keepNext/>
        <w:widowControl w:val="0"/>
        <w:spacing w:before="0" w:beforeAutospacing="0" w:after="0" w:afterAutospacing="0" w:line="240" w:lineRule="auto"/>
        <w:jc w:val="center"/>
        <w:outlineLvl w:val="7"/>
      </w:pPr>
    </w:p>
    <w:sectPr w:rsidR="001A69D5" w:rsidRPr="00CF334C"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0E9017" w14:textId="77777777" w:rsidR="005E184C" w:rsidRDefault="005E184C" w:rsidP="00AF234B">
      <w:pPr>
        <w:spacing w:before="0" w:after="0" w:line="240" w:lineRule="auto"/>
      </w:pPr>
      <w:r>
        <w:separator/>
      </w:r>
    </w:p>
  </w:endnote>
  <w:endnote w:type="continuationSeparator" w:id="0">
    <w:p w14:paraId="447A4DAF" w14:textId="77777777" w:rsidR="005E184C" w:rsidRDefault="005E184C"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0"/>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
      <w:gridCol w:w="1633"/>
      <w:gridCol w:w="2810"/>
      <w:gridCol w:w="232"/>
      <w:gridCol w:w="1040"/>
      <w:gridCol w:w="1776"/>
    </w:tblGrid>
    <w:tr w:rsidR="005E184C" w:rsidRPr="00797990" w14:paraId="159BA6CC" w14:textId="77777777" w:rsidTr="00797990">
      <w:tc>
        <w:tcPr>
          <w:tcW w:w="815" w:type="dxa"/>
        </w:tcPr>
        <w:p w14:paraId="5DAF3634" w14:textId="77777777" w:rsidR="005E184C" w:rsidRPr="00797990" w:rsidRDefault="005E184C"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פרויקט</w:t>
          </w:r>
          <w:r w:rsidRPr="00797990">
            <w:rPr>
              <w:rFonts w:ascii="David" w:hAnsi="David" w:hint="cs"/>
              <w:rtl/>
            </w:rPr>
            <w:t xml:space="preserve">: </w:t>
          </w:r>
        </w:p>
      </w:tc>
      <w:sdt>
        <w:sdtPr>
          <w:rPr>
            <w:rFonts w:ascii="David" w:hAnsi="David"/>
            <w:color w:val="00B0F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33" w:type="dxa"/>
            </w:tcPr>
            <w:p w14:paraId="25BF53D1" w14:textId="41D91B62" w:rsidR="005E184C" w:rsidRPr="00797990" w:rsidRDefault="005E184C" w:rsidP="00797990">
              <w:pPr>
                <w:tabs>
                  <w:tab w:val="center" w:pos="4153"/>
                  <w:tab w:val="right" w:pos="8306"/>
                </w:tabs>
                <w:spacing w:before="0" w:after="0" w:line="240" w:lineRule="auto"/>
                <w:rPr>
                  <w:rFonts w:ascii="David" w:hAnsi="David"/>
                  <w:color w:val="00B0F0"/>
                  <w:rtl/>
                </w:rPr>
              </w:pPr>
              <w:ins w:id="70" w:author="גרמן קגנובסקי" w:date="2020-05-17T10:51:00Z">
                <w:r>
                  <w:rPr>
                    <w:rFonts w:ascii="David" w:hAnsi="David" w:hint="cs"/>
                    <w:color w:val="00B0F0"/>
                    <w:rtl/>
                  </w:rPr>
                  <w:t>סביוני  רעננה  צפון</w:t>
                </w:r>
              </w:ins>
            </w:p>
          </w:tc>
        </w:sdtContent>
      </w:sdt>
      <w:tc>
        <w:tcPr>
          <w:tcW w:w="2810" w:type="dxa"/>
        </w:tcPr>
        <w:p w14:paraId="37FF341F" w14:textId="77777777" w:rsidR="005E184C" w:rsidRPr="00797990" w:rsidRDefault="005E184C"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תבנית</w:t>
          </w:r>
          <w:r w:rsidRPr="00797990">
            <w:rPr>
              <w:rFonts w:ascii="David" w:hAnsi="David" w:hint="cs"/>
              <w:rtl/>
            </w:rPr>
            <w:t xml:space="preserve">: </w:t>
          </w:r>
          <w:sdt>
            <w:sdtPr>
              <w:rPr>
                <w:rFonts w:ascii="David" w:hAnsi="David" w:hint="cs"/>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b/>
                  <w:bCs/>
                  <w:szCs w:val="20"/>
                  <w:rtl/>
                </w:rPr>
                <w:t xml:space="preserve">חוזה מיגון </w:t>
              </w:r>
              <w:proofErr w:type="spellStart"/>
              <w:r>
                <w:rPr>
                  <w:rFonts w:ascii="David" w:hAnsi="David" w:hint="cs"/>
                  <w:b/>
                  <w:bCs/>
                  <w:szCs w:val="20"/>
                  <w:rtl/>
                </w:rPr>
                <w:t>ומיקלוט</w:t>
              </w:r>
              <w:proofErr w:type="spellEnd"/>
            </w:sdtContent>
          </w:sdt>
        </w:p>
      </w:tc>
      <w:tc>
        <w:tcPr>
          <w:tcW w:w="232" w:type="dxa"/>
        </w:tcPr>
        <w:p w14:paraId="547F4FC5" w14:textId="77777777" w:rsidR="005E184C" w:rsidRPr="00797990" w:rsidRDefault="005E184C" w:rsidP="00797990">
          <w:pPr>
            <w:tabs>
              <w:tab w:val="center" w:pos="4153"/>
              <w:tab w:val="right" w:pos="8306"/>
            </w:tabs>
            <w:spacing w:before="0" w:after="0" w:line="240" w:lineRule="auto"/>
            <w:rPr>
              <w:rFonts w:ascii="David" w:hAnsi="David"/>
              <w:sz w:val="16"/>
              <w:szCs w:val="16"/>
              <w:rtl/>
            </w:rPr>
          </w:pPr>
        </w:p>
      </w:tc>
      <w:tc>
        <w:tcPr>
          <w:tcW w:w="1040" w:type="dxa"/>
        </w:tcPr>
        <w:p w14:paraId="33240F7C" w14:textId="77777777" w:rsidR="005E184C" w:rsidRPr="00797990" w:rsidRDefault="005E184C" w:rsidP="00797990">
          <w:pPr>
            <w:tabs>
              <w:tab w:val="center" w:pos="4153"/>
              <w:tab w:val="right" w:pos="8306"/>
            </w:tabs>
            <w:spacing w:before="0" w:after="0" w:line="240" w:lineRule="auto"/>
            <w:rPr>
              <w:rFonts w:ascii="David" w:hAnsi="David"/>
              <w:sz w:val="20"/>
              <w:szCs w:val="20"/>
              <w:rtl/>
            </w:rPr>
          </w:pPr>
          <w:r w:rsidRPr="00797990">
            <w:rPr>
              <w:rFonts w:ascii="David" w:hAnsi="David"/>
              <w:sz w:val="20"/>
              <w:szCs w:val="20"/>
              <w:rtl/>
            </w:rPr>
            <w:t>מס' חוזה</w:t>
          </w:r>
          <w:r w:rsidRPr="00797990">
            <w:rPr>
              <w:rFonts w:ascii="David" w:hAnsi="David" w:hint="cs"/>
              <w:sz w:val="20"/>
              <w:szCs w:val="20"/>
              <w:rtl/>
            </w:rPr>
            <w:t>:</w:t>
          </w:r>
        </w:p>
      </w:tc>
      <w:sdt>
        <w:sdtPr>
          <w:rPr>
            <w:rFonts w:ascii="David" w:hAnsi="David" w:hint="cs"/>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76" w:type="dxa"/>
            </w:tcPr>
            <w:p w14:paraId="0972D680" w14:textId="4CBE8C40" w:rsidR="005E184C" w:rsidRPr="00797990" w:rsidRDefault="005E184C" w:rsidP="00797990">
              <w:pPr>
                <w:tabs>
                  <w:tab w:val="center" w:pos="4153"/>
                  <w:tab w:val="right" w:pos="8306"/>
                </w:tabs>
                <w:spacing w:before="0" w:after="0" w:line="240" w:lineRule="auto"/>
                <w:rPr>
                  <w:rFonts w:ascii="David" w:hAnsi="David"/>
                  <w:rtl/>
                </w:rPr>
              </w:pPr>
              <w:del w:id="71" w:author="גרמן קגנובסקי" w:date="2020-05-17T10:49:00Z">
                <w:r w:rsidDel="005E184C">
                  <w:rPr>
                    <w:rFonts w:ascii="David" w:hAnsi="David" w:hint="cs"/>
                    <w:b/>
                    <w:bCs/>
                    <w:szCs w:val="20"/>
                  </w:rPr>
                  <w:delText>CONT-5-583</w:delText>
                </w:r>
              </w:del>
              <w:ins w:id="72" w:author="גרמן קגנובסקי" w:date="2020-05-17T10:49:00Z">
                <w:r>
                  <w:rPr>
                    <w:rFonts w:ascii="David" w:hAnsi="David" w:hint="cs"/>
                  </w:rPr>
                  <w:t>CO</w:t>
                </w:r>
                <w:r>
                  <w:rPr>
                    <w:rFonts w:ascii="David" w:hAnsi="David" w:hint="cs"/>
                    <w:rtl/>
                  </w:rPr>
                  <w:t>NT-10-1911</w:t>
                </w:r>
              </w:ins>
            </w:p>
          </w:tc>
        </w:sdtContent>
      </w:sdt>
    </w:tr>
    <w:tr w:rsidR="005E184C" w:rsidRPr="00797990" w14:paraId="1402D9F0" w14:textId="77777777" w:rsidTr="00797990">
      <w:tc>
        <w:tcPr>
          <w:tcW w:w="815" w:type="dxa"/>
        </w:tcPr>
        <w:p w14:paraId="0F5A9FBA" w14:textId="77777777" w:rsidR="005E184C" w:rsidRPr="00797990" w:rsidRDefault="005E184C"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ספק</w:t>
          </w:r>
          <w:r w:rsidRPr="00797990">
            <w:rPr>
              <w:rFonts w:ascii="David" w:hAnsi="David" w:hint="cs"/>
              <w:rtl/>
            </w:rPr>
            <w:t>:</w:t>
          </w:r>
        </w:p>
      </w:tc>
      <w:sdt>
        <w:sdtPr>
          <w:rPr>
            <w:rFonts w:ascii="David" w:hAnsi="David"/>
            <w:color w:val="00B0F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33" w:type="dxa"/>
            </w:tcPr>
            <w:p w14:paraId="22AE5E37" w14:textId="24A9A3C1" w:rsidR="005E184C" w:rsidRPr="00797990" w:rsidRDefault="005E184C" w:rsidP="00797990">
              <w:pPr>
                <w:tabs>
                  <w:tab w:val="center" w:pos="4153"/>
                  <w:tab w:val="right" w:pos="8306"/>
                </w:tabs>
                <w:spacing w:before="0" w:after="0" w:line="240" w:lineRule="auto"/>
                <w:rPr>
                  <w:rFonts w:ascii="David" w:hAnsi="David"/>
                  <w:color w:val="00B0F0"/>
                  <w:rtl/>
                </w:rPr>
              </w:pPr>
              <w:ins w:id="73" w:author="גרמן קגנובסקי" w:date="2020-05-17T10:52:00Z">
                <w:r>
                  <w:rPr>
                    <w:rFonts w:ascii="David" w:hAnsi="David" w:hint="cs"/>
                    <w:color w:val="00B0F0"/>
                    <w:rtl/>
                  </w:rPr>
                  <w:t>א-</w:t>
                </w:r>
                <w:proofErr w:type="spellStart"/>
                <w:r>
                  <w:rPr>
                    <w:rFonts w:ascii="David" w:hAnsi="David" w:hint="cs"/>
                    <w:color w:val="00B0F0"/>
                    <w:rtl/>
                  </w:rPr>
                  <w:t>סיפה</w:t>
                </w:r>
                <w:proofErr w:type="spellEnd"/>
                <w:r>
                  <w:rPr>
                    <w:rFonts w:ascii="David" w:hAnsi="David" w:hint="cs"/>
                    <w:color w:val="00B0F0"/>
                    <w:rtl/>
                  </w:rPr>
                  <w:t xml:space="preserve"> </w:t>
                </w:r>
                <w:proofErr w:type="spellStart"/>
                <w:r>
                  <w:rPr>
                    <w:rFonts w:ascii="David" w:hAnsi="David" w:hint="cs"/>
                    <w:color w:val="00B0F0"/>
                    <w:rtl/>
                  </w:rPr>
                  <w:t>בע</w:t>
                </w:r>
                <w:proofErr w:type="spellEnd"/>
                <w:r>
                  <w:rPr>
                    <w:rFonts w:ascii="David" w:hAnsi="David" w:hint="cs"/>
                    <w:color w:val="00B0F0"/>
                    <w:rtl/>
                  </w:rPr>
                  <w:t>''מ</w:t>
                </w:r>
              </w:ins>
            </w:p>
          </w:tc>
        </w:sdtContent>
      </w:sdt>
      <w:tc>
        <w:tcPr>
          <w:tcW w:w="2810" w:type="dxa"/>
        </w:tcPr>
        <w:tbl>
          <w:tblPr>
            <w:tblStyle w:val="110"/>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5E184C" w:rsidRPr="00797990" w14:paraId="1A306FF0" w14:textId="77777777" w:rsidTr="00AC1A1C">
            <w:trPr>
              <w:trHeight w:val="201"/>
            </w:trPr>
            <w:tc>
              <w:tcPr>
                <w:tcW w:w="926" w:type="dxa"/>
              </w:tcPr>
              <w:p w14:paraId="16612DF0" w14:textId="77777777" w:rsidR="005E184C" w:rsidRPr="00797990" w:rsidRDefault="005E184C"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גרסה</w:t>
                </w:r>
                <w:r w:rsidRPr="00797990">
                  <w:rPr>
                    <w:rFonts w:ascii="David" w:hAnsi="David" w:hint="cs"/>
                    <w:rtl/>
                  </w:rPr>
                  <w:t>:</w:t>
                </w:r>
              </w:p>
            </w:tc>
            <w:sdt>
              <w:sdtPr>
                <w:rPr>
                  <w:rFonts w:ascii="David" w:hAnsi="David"/>
                  <w:color w:val="00B0F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292C0E61" w14:textId="44A5ADF0" w:rsidR="005E184C" w:rsidRPr="00797990" w:rsidRDefault="005E184C" w:rsidP="00797990">
                    <w:pPr>
                      <w:tabs>
                        <w:tab w:val="center" w:pos="4153"/>
                        <w:tab w:val="right" w:pos="8306"/>
                      </w:tabs>
                      <w:spacing w:before="0" w:after="0" w:line="240" w:lineRule="auto"/>
                      <w:ind w:left="1" w:hanging="1"/>
                      <w:rPr>
                        <w:rFonts w:ascii="David" w:hAnsi="David"/>
                        <w:color w:val="00B0F0"/>
                        <w:rtl/>
                      </w:rPr>
                    </w:pPr>
                    <w:ins w:id="74" w:author="גרמן קגנובסקי" w:date="2020-05-17T10:49:00Z">
                      <w:r>
                        <w:rPr>
                          <w:rFonts w:ascii="David" w:hAnsi="David" w:hint="cs"/>
                          <w:color w:val="00B0F0"/>
                          <w:rtl/>
                        </w:rPr>
                        <w:t>0.2</w:t>
                      </w:r>
                    </w:ins>
                  </w:p>
                </w:tc>
              </w:sdtContent>
            </w:sdt>
          </w:tr>
        </w:tbl>
        <w:p w14:paraId="4F4315B7" w14:textId="77777777" w:rsidR="005E184C" w:rsidRPr="00797990" w:rsidRDefault="005E184C" w:rsidP="00797990">
          <w:pPr>
            <w:tabs>
              <w:tab w:val="center" w:pos="4153"/>
              <w:tab w:val="right" w:pos="8306"/>
            </w:tabs>
            <w:spacing w:before="0" w:after="0" w:line="240" w:lineRule="auto"/>
            <w:rPr>
              <w:rFonts w:ascii="David" w:hAnsi="David"/>
              <w:rtl/>
            </w:rPr>
          </w:pPr>
        </w:p>
      </w:tc>
      <w:tc>
        <w:tcPr>
          <w:tcW w:w="232" w:type="dxa"/>
        </w:tcPr>
        <w:p w14:paraId="5BA4EAEA" w14:textId="77777777" w:rsidR="005E184C" w:rsidRPr="00797990" w:rsidRDefault="005E184C" w:rsidP="00797990">
          <w:pPr>
            <w:tabs>
              <w:tab w:val="center" w:pos="4153"/>
              <w:tab w:val="right" w:pos="8306"/>
            </w:tabs>
            <w:spacing w:before="0" w:after="0" w:line="240" w:lineRule="auto"/>
            <w:rPr>
              <w:rFonts w:ascii="David" w:hAnsi="David"/>
              <w:rtl/>
            </w:rPr>
          </w:pPr>
        </w:p>
      </w:tc>
      <w:tc>
        <w:tcPr>
          <w:tcW w:w="1040" w:type="dxa"/>
        </w:tcPr>
        <w:p w14:paraId="60D50040" w14:textId="77777777" w:rsidR="005E184C" w:rsidRPr="00797990" w:rsidRDefault="005E184C"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סטטוס</w:t>
          </w:r>
          <w:r w:rsidRPr="00797990">
            <w:rPr>
              <w:rFonts w:ascii="David" w:hAnsi="David" w:hint="cs"/>
              <w:rtl/>
            </w:rPr>
            <w:t>:</w:t>
          </w:r>
        </w:p>
      </w:tc>
      <w:tc>
        <w:tcPr>
          <w:tcW w:w="1776" w:type="dxa"/>
        </w:tcPr>
        <w:p w14:paraId="66779102" w14:textId="2797AE1C" w:rsidR="005E184C" w:rsidRPr="00797990" w:rsidRDefault="005E184C" w:rsidP="00797990">
          <w:pPr>
            <w:tabs>
              <w:tab w:val="center" w:pos="4153"/>
              <w:tab w:val="right" w:pos="8306"/>
            </w:tabs>
            <w:spacing w:before="0" w:after="0" w:line="240" w:lineRule="auto"/>
            <w:rPr>
              <w:rFonts w:ascii="David" w:hAnsi="David"/>
              <w:szCs w:val="20"/>
            </w:rPr>
          </w:pPr>
          <w:sdt>
            <w:sdtPr>
              <w:rPr>
                <w:rFonts w:ascii="David" w:hAnsi="David"/>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ins w:id="75" w:author="גרמן קגנובסקי" w:date="2020-05-17T10:49:00Z">
                <w:r>
                  <w:rPr>
                    <w:rFonts w:ascii="David" w:hAnsi="David" w:hint="cs"/>
                    <w:rtl/>
                  </w:rPr>
                  <w:t>3;#</w:t>
                </w:r>
                <w:r>
                  <w:rPr>
                    <w:rFonts w:ascii="David" w:hAnsi="David" w:hint="cs"/>
                  </w:rPr>
                  <w:t>Draft</w:t>
                </w:r>
              </w:ins>
            </w:sdtContent>
          </w:sdt>
        </w:p>
      </w:tc>
    </w:tr>
    <w:tr w:rsidR="005E184C" w:rsidRPr="00797990" w14:paraId="4E7601F7" w14:textId="77777777" w:rsidTr="00797990">
      <w:trPr>
        <w:trHeight w:val="80"/>
      </w:trPr>
      <w:tc>
        <w:tcPr>
          <w:tcW w:w="815" w:type="dxa"/>
        </w:tcPr>
        <w:p w14:paraId="4C6F885B" w14:textId="77777777" w:rsidR="005E184C" w:rsidRPr="00797990" w:rsidRDefault="005E184C" w:rsidP="00797990">
          <w:pPr>
            <w:tabs>
              <w:tab w:val="center" w:pos="4153"/>
              <w:tab w:val="right" w:pos="8306"/>
            </w:tabs>
            <w:spacing w:before="0" w:after="0" w:line="240" w:lineRule="auto"/>
            <w:rPr>
              <w:rFonts w:ascii="David" w:hAnsi="David"/>
              <w:rtl/>
            </w:rPr>
          </w:pPr>
        </w:p>
      </w:tc>
      <w:tc>
        <w:tcPr>
          <w:tcW w:w="1633" w:type="dxa"/>
        </w:tcPr>
        <w:p w14:paraId="6DCEDF6D" w14:textId="77777777" w:rsidR="005E184C" w:rsidRPr="00797990" w:rsidRDefault="005E184C" w:rsidP="00797990">
          <w:pPr>
            <w:tabs>
              <w:tab w:val="center" w:pos="4153"/>
              <w:tab w:val="right" w:pos="8306"/>
            </w:tabs>
            <w:spacing w:before="0" w:after="0" w:line="240" w:lineRule="auto"/>
            <w:rPr>
              <w:rFonts w:ascii="David" w:hAnsi="David"/>
              <w:color w:val="00B0F0"/>
              <w:rtl/>
            </w:rPr>
          </w:pPr>
        </w:p>
      </w:tc>
      <w:tc>
        <w:tcPr>
          <w:tcW w:w="2810" w:type="dxa"/>
        </w:tcPr>
        <w:p w14:paraId="345E46AB" w14:textId="77777777" w:rsidR="005E184C" w:rsidRPr="00797990" w:rsidRDefault="005E184C" w:rsidP="00797990">
          <w:pPr>
            <w:tabs>
              <w:tab w:val="center" w:pos="4153"/>
              <w:tab w:val="right" w:pos="8306"/>
            </w:tabs>
            <w:spacing w:before="0" w:after="0" w:line="240" w:lineRule="auto"/>
            <w:rPr>
              <w:rFonts w:ascii="David" w:hAnsi="David"/>
              <w:rtl/>
            </w:rPr>
          </w:pPr>
        </w:p>
      </w:tc>
      <w:tc>
        <w:tcPr>
          <w:tcW w:w="232" w:type="dxa"/>
        </w:tcPr>
        <w:p w14:paraId="1FC9E185" w14:textId="77777777" w:rsidR="005E184C" w:rsidRPr="00797990" w:rsidRDefault="005E184C" w:rsidP="00797990">
          <w:pPr>
            <w:tabs>
              <w:tab w:val="center" w:pos="4153"/>
              <w:tab w:val="right" w:pos="8306"/>
            </w:tabs>
            <w:spacing w:before="0" w:after="0" w:line="240" w:lineRule="auto"/>
            <w:rPr>
              <w:rFonts w:ascii="David" w:hAnsi="David"/>
              <w:rtl/>
            </w:rPr>
          </w:pPr>
        </w:p>
      </w:tc>
      <w:tc>
        <w:tcPr>
          <w:tcW w:w="1040" w:type="dxa"/>
        </w:tcPr>
        <w:p w14:paraId="1EDD652A" w14:textId="77777777" w:rsidR="005E184C" w:rsidRPr="00797990" w:rsidRDefault="005E184C" w:rsidP="00797990">
          <w:pPr>
            <w:tabs>
              <w:tab w:val="center" w:pos="4153"/>
              <w:tab w:val="right" w:pos="8306"/>
            </w:tabs>
            <w:spacing w:before="0" w:after="0" w:line="240" w:lineRule="auto"/>
            <w:rPr>
              <w:rFonts w:ascii="David" w:hAnsi="David"/>
              <w:rtl/>
            </w:rPr>
          </w:pPr>
        </w:p>
      </w:tc>
      <w:tc>
        <w:tcPr>
          <w:tcW w:w="1776" w:type="dxa"/>
        </w:tcPr>
        <w:p w14:paraId="2E7EB86D" w14:textId="77777777" w:rsidR="005E184C" w:rsidRPr="00797990" w:rsidRDefault="005E184C" w:rsidP="00797990">
          <w:pPr>
            <w:tabs>
              <w:tab w:val="center" w:pos="4153"/>
              <w:tab w:val="right" w:pos="8306"/>
            </w:tabs>
            <w:spacing w:before="0" w:after="0" w:line="240" w:lineRule="auto"/>
            <w:rPr>
              <w:rFonts w:ascii="David" w:hAnsi="David"/>
              <w:rtl/>
            </w:rPr>
          </w:pPr>
        </w:p>
      </w:tc>
    </w:tr>
  </w:tbl>
  <w:p w14:paraId="20364ECD" w14:textId="77777777" w:rsidR="005E184C" w:rsidRDefault="005E184C" w:rsidP="00797990">
    <w:pPr>
      <w:spacing w:before="0" w:beforeAutospacing="0" w:after="0" w:afterAutospacing="0" w:line="240" w:lineRule="auto"/>
      <w:rPr>
        <w:rFonts w:ascii="Arial" w:hAnsi="Arial" w:cs="Arial"/>
        <w:sz w:val="16"/>
        <w:szCs w:val="16"/>
        <w:rtl/>
      </w:rPr>
    </w:pPr>
    <w:r w:rsidRPr="00797990">
      <w:rPr>
        <w:rFonts w:ascii="Arial" w:hAnsi="Arial" w:cs="Arial" w:hint="cs"/>
        <w:sz w:val="16"/>
        <w:szCs w:val="16"/>
        <w:rtl/>
      </w:rPr>
      <w:t xml:space="preserve">   </w:t>
    </w:r>
    <w:r w:rsidRPr="00797990">
      <w:rPr>
        <w:rFonts w:ascii="Arial" w:hAnsi="Arial" w:cs="Arial"/>
        <w:sz w:val="16"/>
        <w:szCs w:val="16"/>
        <w:rtl/>
      </w:rPr>
      <w:t xml:space="preserve">© </w:t>
    </w:r>
    <w:proofErr w:type="spellStart"/>
    <w:r w:rsidRPr="00797990">
      <w:rPr>
        <w:rFonts w:ascii="Arial" w:hAnsi="Arial" w:cs="Arial"/>
        <w:sz w:val="16"/>
        <w:szCs w:val="16"/>
        <w:rtl/>
      </w:rPr>
      <w:t>וקסלר</w:t>
    </w:r>
    <w:proofErr w:type="spellEnd"/>
    <w:r w:rsidRPr="00797990">
      <w:rPr>
        <w:rFonts w:ascii="Arial" w:hAnsi="Arial" w:cs="Arial"/>
        <w:sz w:val="16"/>
        <w:szCs w:val="16"/>
        <w:rtl/>
      </w:rPr>
      <w:t>, ברגמן ושות' עורכי-דין</w:t>
    </w:r>
  </w:p>
  <w:p w14:paraId="5E79E1CB" w14:textId="77777777" w:rsidR="005E184C" w:rsidRPr="00797990" w:rsidRDefault="005E184C" w:rsidP="00797990">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6386C3" w14:textId="77777777" w:rsidR="005E184C" w:rsidRDefault="005E184C" w:rsidP="00AF234B">
      <w:pPr>
        <w:spacing w:before="0" w:after="0" w:line="240" w:lineRule="auto"/>
      </w:pPr>
      <w:r>
        <w:separator/>
      </w:r>
    </w:p>
  </w:footnote>
  <w:footnote w:type="continuationSeparator" w:id="0">
    <w:p w14:paraId="22949DD9" w14:textId="77777777" w:rsidR="005E184C" w:rsidRDefault="005E184C"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45EC1C98" w14:textId="77777777" w:rsidR="005E184C" w:rsidRDefault="005E184C" w:rsidP="00CF334C">
        <w:pPr>
          <w:pStyle w:val="Header"/>
          <w:jc w:val="center"/>
        </w:pPr>
        <w:r>
          <w:fldChar w:fldCharType="begin"/>
        </w:r>
        <w:r>
          <w:instrText xml:space="preserve"> PAGE   \* MERGEFORMAT </w:instrText>
        </w:r>
        <w:r>
          <w:fldChar w:fldCharType="separate"/>
        </w:r>
        <w:r w:rsidR="00893A73">
          <w:rPr>
            <w:noProof/>
            <w:rtl/>
          </w:rPr>
          <w:t>27</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2">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4">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5">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1">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2">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nsid w:val="3ED94175"/>
    <w:multiLevelType w:val="hybridMultilevel"/>
    <w:tmpl w:val="C088DD3E"/>
    <w:lvl w:ilvl="0" w:tplc="56E60C3C">
      <w:start w:val="23"/>
      <w:numFmt w:val="hebrew1"/>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9">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nsid w:val="42447F5C"/>
    <w:multiLevelType w:val="hybridMultilevel"/>
    <w:tmpl w:val="3E964C86"/>
    <w:lvl w:ilvl="0" w:tplc="5442E4B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5AC0E31"/>
    <w:multiLevelType w:val="multilevel"/>
    <w:tmpl w:val="1460112E"/>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David"/>
        <w:b w:val="0"/>
        <w:bCs w:val="0"/>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2">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3">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25">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26">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nsid w:val="5E116BB4"/>
    <w:multiLevelType w:val="hybridMultilevel"/>
    <w:tmpl w:val="54CCA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nsid w:val="67F02039"/>
    <w:multiLevelType w:val="multilevel"/>
    <w:tmpl w:val="C6A2D5E2"/>
    <w:lvl w:ilvl="0">
      <w:start w:val="17"/>
      <w:numFmt w:val="decimal"/>
      <w:lvlText w:val="%1"/>
      <w:lvlJc w:val="left"/>
      <w:pPr>
        <w:tabs>
          <w:tab w:val="num" w:pos="720"/>
        </w:tabs>
        <w:ind w:left="720" w:hanging="720"/>
      </w:pPr>
      <w:rPr>
        <w:rFonts w:hint="default"/>
      </w:rPr>
    </w:lvl>
    <w:lvl w:ilvl="1">
      <w:start w:val="7"/>
      <w:numFmt w:val="decimal"/>
      <w:lvlText w:val="%1.%2"/>
      <w:lvlJc w:val="left"/>
      <w:pPr>
        <w:tabs>
          <w:tab w:val="num" w:pos="720"/>
        </w:tabs>
        <w:ind w:left="720" w:hanging="720"/>
      </w:pPr>
      <w:rPr>
        <w:rFonts w:hint="default"/>
      </w:rPr>
    </w:lvl>
    <w:lvl w:ilvl="2">
      <w:start w:val="1"/>
      <w:numFmt w:val="hebrew1"/>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F526AB3"/>
    <w:multiLevelType w:val="multilevel"/>
    <w:tmpl w:val="2C145682"/>
    <w:lvl w:ilvl="0">
      <w:start w:val="1"/>
      <w:numFmt w:val="decimal"/>
      <w:lvlText w:val="%1."/>
      <w:lvlJc w:val="left"/>
      <w:pPr>
        <w:tabs>
          <w:tab w:val="num" w:pos="720"/>
        </w:tabs>
        <w:ind w:left="720" w:hanging="720"/>
      </w:pPr>
      <w:rPr>
        <w:rFonts w:cs="David" w:hint="default"/>
        <w:sz w:val="32"/>
        <w:szCs w:val="24"/>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2">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34">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59F3015"/>
    <w:multiLevelType w:val="hybridMultilevel"/>
    <w:tmpl w:val="F852001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BA40EFF"/>
    <w:multiLevelType w:val="multilevel"/>
    <w:tmpl w:val="3F8C45B2"/>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8">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4"/>
  </w:num>
  <w:num w:numId="2">
    <w:abstractNumId w:val="33"/>
  </w:num>
  <w:num w:numId="3">
    <w:abstractNumId w:val="1"/>
  </w:num>
  <w:num w:numId="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5"/>
  </w:num>
  <w:num w:numId="8">
    <w:abstractNumId w:val="29"/>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8"/>
  </w:num>
  <w:num w:numId="1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34"/>
  </w:num>
  <w:num w:numId="15">
    <w:abstractNumId w:val="27"/>
  </w:num>
  <w:num w:numId="16">
    <w:abstractNumId w:val="20"/>
  </w:num>
  <w:num w:numId="17">
    <w:abstractNumId w:val="35"/>
  </w:num>
  <w:num w:numId="18">
    <w:abstractNumId w:val="28"/>
  </w:num>
  <w:num w:numId="19">
    <w:abstractNumId w:val="30"/>
  </w:num>
  <w:num w:numId="20">
    <w:abstractNumId w:val="38"/>
  </w:num>
  <w:num w:numId="21">
    <w:abstractNumId w:val="10"/>
  </w:num>
  <w:num w:numId="22">
    <w:abstractNumId w:val="36"/>
  </w:num>
  <w:num w:numId="23">
    <w:abstractNumId w:val="21"/>
  </w:num>
  <w:num w:numId="24">
    <w:abstractNumId w:val="26"/>
  </w:num>
  <w:num w:numId="25">
    <w:abstractNumId w:val="12"/>
  </w:num>
  <w:num w:numId="26">
    <w:abstractNumId w:val="0"/>
  </w:num>
  <w:num w:numId="27">
    <w:abstractNumId w:val="11"/>
  </w:num>
  <w:num w:numId="28">
    <w:abstractNumId w:val="3"/>
  </w:num>
  <w:num w:numId="29">
    <w:abstractNumId w:val="4"/>
  </w:num>
  <w:num w:numId="30">
    <w:abstractNumId w:val="6"/>
  </w:num>
  <w:num w:numId="31">
    <w:abstractNumId w:val="32"/>
  </w:num>
  <w:num w:numId="32">
    <w:abstractNumId w:val="37"/>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9"/>
  </w:num>
  <w:num w:numId="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
  </w:num>
  <w:num w:numId="41">
    <w:abstractNumId w:val="23"/>
  </w:num>
  <w:num w:numId="42">
    <w:abstractNumId w:val="39"/>
  </w:num>
  <w:num w:numId="43">
    <w:abstractNumId w:val="5"/>
  </w:num>
  <w:num w:numId="44">
    <w:abstractNumId w:val="14"/>
  </w:num>
  <w:num w:numId="45">
    <w:abstractNumId w:val="13"/>
  </w:num>
  <w:num w:numId="46">
    <w:abstractNumId w:val="17"/>
  </w:num>
  <w:num w:numId="47">
    <w:abstractNumId w:val="16"/>
  </w:num>
  <w:num w:numId="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7"/>
    <w:lvlOverride w:ilvl="0">
      <w:startOverride w:val="1"/>
    </w:lvlOverride>
    <w:lvlOverride w:ilvl="1"/>
    <w:lvlOverride w:ilvl="2"/>
    <w:lvlOverride w:ilvl="3"/>
    <w:lvlOverride w:ilvl="4"/>
    <w:lvlOverride w:ilvl="5"/>
    <w:lvlOverride w:ilvl="6"/>
    <w:lvlOverride w:ilvl="7"/>
    <w:lvlOverride w:ilvl="8"/>
  </w:num>
  <w:num w:numId="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trackRevisions/>
  <w:documentProtection w:edit="trackedChanges" w:enforcement="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0DDB"/>
    <w:rsid w:val="00025104"/>
    <w:rsid w:val="00027EF2"/>
    <w:rsid w:val="000B3D08"/>
    <w:rsid w:val="00125495"/>
    <w:rsid w:val="00134C85"/>
    <w:rsid w:val="00135869"/>
    <w:rsid w:val="001A0C3C"/>
    <w:rsid w:val="001A69D5"/>
    <w:rsid w:val="00214ACF"/>
    <w:rsid w:val="00217E81"/>
    <w:rsid w:val="002910A0"/>
    <w:rsid w:val="002C1502"/>
    <w:rsid w:val="003C631B"/>
    <w:rsid w:val="004F3038"/>
    <w:rsid w:val="00552E11"/>
    <w:rsid w:val="005E184C"/>
    <w:rsid w:val="005E4E19"/>
    <w:rsid w:val="0072103C"/>
    <w:rsid w:val="00797990"/>
    <w:rsid w:val="00893A73"/>
    <w:rsid w:val="00896EF9"/>
    <w:rsid w:val="008C64C6"/>
    <w:rsid w:val="00942177"/>
    <w:rsid w:val="00A37B0F"/>
    <w:rsid w:val="00A74535"/>
    <w:rsid w:val="00AA7633"/>
    <w:rsid w:val="00AC1A1C"/>
    <w:rsid w:val="00AF234B"/>
    <w:rsid w:val="00B955C3"/>
    <w:rsid w:val="00BE17B4"/>
    <w:rsid w:val="00CD5A24"/>
    <w:rsid w:val="00CF334C"/>
    <w:rsid w:val="00E679C7"/>
    <w:rsid w:val="00EB38F9"/>
    <w:rsid w:val="00EC37B6"/>
    <w:rsid w:val="00F9121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FA9F6FC"/>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17E81"/>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217E81"/>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217E81"/>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217E81"/>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217E81"/>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217E81"/>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217E81"/>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217E81"/>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217E81"/>
    <w:rPr>
      <w:rFonts w:ascii="Times New Roman" w:eastAsia="Times New Roman" w:hAnsi="Times New Roman" w:cs="David"/>
      <w:bCs/>
      <w:sz w:val="20"/>
      <w:szCs w:val="24"/>
      <w:u w:val="single"/>
      <w:lang w:eastAsia="he-IL"/>
    </w:rPr>
  </w:style>
  <w:style w:type="numbering" w:customStyle="1" w:styleId="NoList1">
    <w:name w:val="No List1"/>
    <w:next w:val="NoList"/>
    <w:semiHidden/>
    <w:rsid w:val="00217E81"/>
  </w:style>
  <w:style w:type="paragraph" w:styleId="BodyText">
    <w:name w:val="Body Text"/>
    <w:basedOn w:val="Normal"/>
    <w:link w:val="BodyTextChar"/>
    <w:rsid w:val="00217E8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17E81"/>
    <w:rPr>
      <w:rFonts w:ascii="Times New Roman" w:eastAsia="Times New Roman" w:hAnsi="Times New Roman" w:cs="David"/>
      <w:sz w:val="20"/>
      <w:szCs w:val="24"/>
      <w:lang w:eastAsia="he-IL"/>
    </w:rPr>
  </w:style>
  <w:style w:type="paragraph" w:styleId="Title">
    <w:name w:val="Title"/>
    <w:basedOn w:val="Normal"/>
    <w:link w:val="TitleChar"/>
    <w:qFormat/>
    <w:rsid w:val="00217E8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17E81"/>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217E81"/>
  </w:style>
  <w:style w:type="paragraph" w:styleId="BlockText">
    <w:name w:val="Block Text"/>
    <w:basedOn w:val="Normal"/>
    <w:rsid w:val="00217E8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odyTextIndent3">
    <w:name w:val="Body Text Indent 3"/>
    <w:basedOn w:val="Normal"/>
    <w:link w:val="BodyTextIndent3Char"/>
    <w:rsid w:val="00217E81"/>
    <w:pPr>
      <w:widowControl w:val="0"/>
      <w:bidi w:val="0"/>
      <w:spacing w:before="0" w:beforeAutospacing="0" w:after="120" w:afterAutospacing="0" w:line="240" w:lineRule="auto"/>
      <w:ind w:left="283"/>
    </w:pPr>
    <w:rPr>
      <w:rFonts w:ascii="Times New Roman" w:eastAsia="Times New Roman" w:hAnsi="Times New Roman" w:cs="David"/>
      <w:sz w:val="16"/>
      <w:szCs w:val="16"/>
      <w:lang w:eastAsia="he-IL"/>
    </w:rPr>
  </w:style>
  <w:style w:type="character" w:customStyle="1" w:styleId="BodyTextIndent3Char">
    <w:name w:val="Body Text Indent 3 Char"/>
    <w:basedOn w:val="DefaultParagraphFont"/>
    <w:link w:val="BodyTextIndent3"/>
    <w:rsid w:val="00217E81"/>
    <w:rPr>
      <w:rFonts w:ascii="Times New Roman" w:eastAsia="Times New Roman" w:hAnsi="Times New Roman" w:cs="David"/>
      <w:sz w:val="16"/>
      <w:szCs w:val="16"/>
      <w:lang w:eastAsia="he-IL"/>
    </w:rPr>
  </w:style>
  <w:style w:type="paragraph" w:customStyle="1" w:styleId="BodyTextIndent1">
    <w:name w:val="Body Text Indent1"/>
    <w:basedOn w:val="Normal"/>
    <w:rsid w:val="00217E8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
    <w:name w:val="חתימה1"/>
    <w:basedOn w:val="Normal"/>
    <w:rsid w:val="00217E8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217E81"/>
    <w:pPr>
      <w:ind w:left="540" w:hanging="540"/>
    </w:pPr>
    <w:rPr>
      <w:szCs w:val="22"/>
    </w:rPr>
  </w:style>
  <w:style w:type="paragraph" w:customStyle="1" w:styleId="a0">
    <w:name w:val="חתימה קו אחד"/>
    <w:basedOn w:val="1"/>
    <w:rsid w:val="00217E81"/>
    <w:pPr>
      <w:tabs>
        <w:tab w:val="left" w:pos="2880"/>
        <w:tab w:val="left" w:pos="5220"/>
        <w:tab w:val="left" w:pos="7740"/>
      </w:tabs>
      <w:ind w:left="360"/>
    </w:pPr>
    <w:rPr>
      <w:sz w:val="22"/>
      <w:szCs w:val="22"/>
    </w:rPr>
  </w:style>
  <w:style w:type="paragraph" w:customStyle="1" w:styleId="10">
    <w:name w:val="חתימה קו 1 נקודות"/>
    <w:basedOn w:val="1"/>
    <w:rsid w:val="00217E8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217E8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17E81"/>
    <w:rPr>
      <w:rFonts w:ascii="Tahoma" w:eastAsia="Times New Roman" w:hAnsi="Tahoma" w:cs="Tahoma"/>
      <w:sz w:val="16"/>
      <w:szCs w:val="16"/>
      <w:lang w:eastAsia="he-IL"/>
    </w:rPr>
  </w:style>
  <w:style w:type="paragraph" w:styleId="ListParagraph">
    <w:name w:val="List Paragraph"/>
    <w:basedOn w:val="Normal"/>
    <w:uiPriority w:val="34"/>
    <w:qFormat/>
    <w:rsid w:val="00217E81"/>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character" w:customStyle="1" w:styleId="a1">
    <w:name w:val="ביטול תו"/>
    <w:link w:val="a2"/>
    <w:locked/>
    <w:rsid w:val="00217E81"/>
    <w:rPr>
      <w:rFonts w:cs="David"/>
      <w:sz w:val="26"/>
      <w:szCs w:val="24"/>
    </w:rPr>
  </w:style>
  <w:style w:type="paragraph" w:customStyle="1" w:styleId="a2">
    <w:name w:val="ביטול"/>
    <w:basedOn w:val="Normal"/>
    <w:link w:val="a1"/>
    <w:rsid w:val="00217E81"/>
    <w:pPr>
      <w:spacing w:before="240" w:beforeAutospacing="0" w:after="0" w:afterAutospacing="0" w:line="240" w:lineRule="auto"/>
      <w:jc w:val="both"/>
    </w:pPr>
    <w:rPr>
      <w:rFonts w:cs="David"/>
      <w:sz w:val="26"/>
      <w:szCs w:val="24"/>
    </w:rPr>
  </w:style>
  <w:style w:type="paragraph" w:customStyle="1" w:styleId="Heading11">
    <w:name w:val="Heading 11"/>
    <w:basedOn w:val="Normal"/>
    <w:next w:val="Normal"/>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217E81"/>
    <w:rPr>
      <w:rFonts w:cs="Times New Roman"/>
    </w:rPr>
  </w:style>
  <w:style w:type="paragraph" w:styleId="BodyTextIndent2">
    <w:name w:val="Body Text Indent 2"/>
    <w:basedOn w:val="Normal"/>
    <w:link w:val="BodyTextIndent2Char"/>
    <w:rsid w:val="00217E8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17E81"/>
    <w:rPr>
      <w:rFonts w:ascii="Times New Roman" w:eastAsia="Times New Roman" w:hAnsi="Times New Roman" w:cs="David"/>
      <w:sz w:val="20"/>
      <w:szCs w:val="24"/>
      <w:lang w:eastAsia="he-IL"/>
    </w:rPr>
  </w:style>
  <w:style w:type="paragraph" w:customStyle="1" w:styleId="a3">
    <w:name w:val="סגנון"/>
    <w:basedOn w:val="Normal"/>
    <w:next w:val="BlockText"/>
    <w:rsid w:val="00217E8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217E8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17E81"/>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1">
    <w:name w:val="רשת טבלה1"/>
    <w:basedOn w:val="TableNormal"/>
    <w:next w:val="TableGrid"/>
    <w:uiPriority w:val="39"/>
    <w:rsid w:val="00EB38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0">
    <w:name w:val="רשת טבלה11"/>
    <w:basedOn w:val="TableNormal"/>
    <w:next w:val="TableGrid"/>
    <w:rsid w:val="007979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4">
    <w:name w:val="היסט_כפול"/>
    <w:basedOn w:val="Normal"/>
    <w:rsid w:val="00B955C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67CB14C3C6941FABF8A3DF143138DF2"/>
        <w:category>
          <w:name w:val="General"/>
          <w:gallery w:val="placeholder"/>
        </w:category>
        <w:types>
          <w:type w:val="bbPlcHdr"/>
        </w:types>
        <w:behaviors>
          <w:behavior w:val="content"/>
        </w:behaviors>
        <w:guid w:val="{F4F91E45-07EE-47B1-ABD2-170C12167F82}"/>
      </w:docPartPr>
      <w:docPartBody>
        <w:p w:rsidR="000046A2" w:rsidRDefault="000046A2">
          <w:r w:rsidRPr="00270301">
            <w:rPr>
              <w:rStyle w:val="PlaceholderText"/>
              <w:rtl/>
            </w:rPr>
            <w:t>[סוג מדד כותרת]</w:t>
          </w:r>
        </w:p>
      </w:docPartBody>
    </w:docPart>
    <w:docPart>
      <w:docPartPr>
        <w:name w:val="2D852CF2F8B54BC8AF1C3ED675FBF257"/>
        <w:category>
          <w:name w:val="General"/>
          <w:gallery w:val="placeholder"/>
        </w:category>
        <w:types>
          <w:type w:val="bbPlcHdr"/>
        </w:types>
        <w:behaviors>
          <w:behavior w:val="content"/>
        </w:behaviors>
        <w:guid w:val="{380C9D3B-F6C4-422F-B437-1F40FCAA044E}"/>
      </w:docPartPr>
      <w:docPartBody>
        <w:p w:rsidR="000046A2" w:rsidRDefault="000046A2">
          <w:r w:rsidRPr="00270301">
            <w:rPr>
              <w:rStyle w:val="PlaceholderText"/>
              <w:rtl/>
            </w:rPr>
            <w:t>[מדד בגין/ידוע - כותרת]</w:t>
          </w:r>
        </w:p>
      </w:docPartBody>
    </w:docPart>
    <w:docPart>
      <w:docPartPr>
        <w:name w:val="436159D6813A489297A272C127B9B4AE"/>
        <w:category>
          <w:name w:val="General"/>
          <w:gallery w:val="placeholder"/>
        </w:category>
        <w:types>
          <w:type w:val="bbPlcHdr"/>
        </w:types>
        <w:behaviors>
          <w:behavior w:val="content"/>
        </w:behaviors>
        <w:guid w:val="{B06CF7B2-CD98-4CDF-BF4E-B78A7144CBF2}"/>
      </w:docPartPr>
      <w:docPartBody>
        <w:p w:rsidR="000046A2" w:rsidRDefault="000046A2">
          <w:r w:rsidRPr="00270301">
            <w:rPr>
              <w:rStyle w:val="PlaceholderText"/>
              <w:rtl/>
            </w:rPr>
            <w:t>[מדד בסיס]</w:t>
          </w:r>
        </w:p>
      </w:docPartBody>
    </w:docPart>
    <w:docPart>
      <w:docPartPr>
        <w:name w:val="8FD8B380CC39498DBFACDD4E6A451437"/>
        <w:category>
          <w:name w:val="General"/>
          <w:gallery w:val="placeholder"/>
        </w:category>
        <w:types>
          <w:type w:val="bbPlcHdr"/>
        </w:types>
        <w:behaviors>
          <w:behavior w:val="content"/>
        </w:behaviors>
        <w:guid w:val="{9A9A3A10-A3BB-40D9-9DA8-554C87983ED9}"/>
      </w:docPartPr>
      <w:docPartBody>
        <w:p w:rsidR="000046A2" w:rsidRDefault="000046A2">
          <w:r w:rsidRPr="00270301">
            <w:rPr>
              <w:rStyle w:val="PlaceholderText"/>
              <w:rtl/>
            </w:rPr>
            <w:t>[נקודות מדד]</w:t>
          </w:r>
        </w:p>
      </w:docPartBody>
    </w:docPart>
    <w:docPart>
      <w:docPartPr>
        <w:name w:val="30D3D74B7A3B4458A647E53E1A213BCA"/>
        <w:category>
          <w:name w:val="General"/>
          <w:gallery w:val="placeholder"/>
        </w:category>
        <w:types>
          <w:type w:val="bbPlcHdr"/>
        </w:types>
        <w:behaviors>
          <w:behavior w:val="content"/>
        </w:behaviors>
        <w:guid w:val="{454FB2A7-28A3-4BD0-B65A-F4D52FDB1CB8}"/>
      </w:docPartPr>
      <w:docPartBody>
        <w:p w:rsidR="003C510A" w:rsidRDefault="000046A2">
          <w:r w:rsidRPr="00270301">
            <w:rPr>
              <w:rStyle w:val="PlaceholderText"/>
              <w:rtl/>
            </w:rPr>
            <w:t>[צד א בחוזה]</w:t>
          </w:r>
        </w:p>
      </w:docPartBody>
    </w:docPart>
    <w:docPart>
      <w:docPartPr>
        <w:name w:val="AE54BA279D1D4D0F95FF8F48C76A5D1C"/>
        <w:category>
          <w:name w:val="General"/>
          <w:gallery w:val="placeholder"/>
        </w:category>
        <w:types>
          <w:type w:val="bbPlcHdr"/>
        </w:types>
        <w:behaviors>
          <w:behavior w:val="content"/>
        </w:behaviors>
        <w:guid w:val="{DFC99EC5-BE42-4614-9632-38C48B02735F}"/>
      </w:docPartPr>
      <w:docPartBody>
        <w:p w:rsidR="003C510A" w:rsidRDefault="000046A2">
          <w:r w:rsidRPr="00270301">
            <w:rPr>
              <w:rStyle w:val="PlaceholderText"/>
              <w:rtl/>
            </w:rPr>
            <w:t>[תאריך חתימת חוזה]</w:t>
          </w:r>
        </w:p>
      </w:docPartBody>
    </w:docPart>
    <w:docPart>
      <w:docPartPr>
        <w:name w:val="9430D0596BCB4C8EB6F800FF6AB78138"/>
        <w:category>
          <w:name w:val="כללי"/>
          <w:gallery w:val="placeholder"/>
        </w:category>
        <w:types>
          <w:type w:val="bbPlcHdr"/>
        </w:types>
        <w:behaviors>
          <w:behavior w:val="content"/>
        </w:behaviors>
        <w:guid w:val="{C1036E8C-DDC4-4AF7-A3F0-F00B38107575}"/>
      </w:docPartPr>
      <w:docPartBody>
        <w:p w:rsidR="003C510A" w:rsidRDefault="003C510A">
          <w:r w:rsidRPr="008D1105">
            <w:rPr>
              <w:rStyle w:val="PlaceholderText"/>
              <w:rtl/>
            </w:rPr>
            <w:t>[שם הפרויקט]</w:t>
          </w:r>
        </w:p>
      </w:docPartBody>
    </w:docPart>
    <w:docPart>
      <w:docPartPr>
        <w:name w:val="0823BE8D912E4184A9C3EEDBE390FFEF"/>
        <w:category>
          <w:name w:val="כללי"/>
          <w:gallery w:val="placeholder"/>
        </w:category>
        <w:types>
          <w:type w:val="bbPlcHdr"/>
        </w:types>
        <w:behaviors>
          <w:behavior w:val="content"/>
        </w:behaviors>
        <w:guid w:val="{71BAABD5-37E4-4916-9242-23AD5F85E876}"/>
      </w:docPartPr>
      <w:docPartBody>
        <w:p w:rsidR="003C510A" w:rsidRDefault="003C510A">
          <w:r w:rsidRPr="008D1105">
            <w:rPr>
              <w:rStyle w:val="PlaceholderText"/>
              <w:rtl/>
            </w:rPr>
            <w:t>[שם אתר]</w:t>
          </w:r>
        </w:p>
      </w:docPartBody>
    </w:docPart>
    <w:docPart>
      <w:docPartPr>
        <w:name w:val="0EF05558CE4548D8B533A3E926D91DD6"/>
        <w:category>
          <w:name w:val="כללי"/>
          <w:gallery w:val="placeholder"/>
        </w:category>
        <w:types>
          <w:type w:val="bbPlcHdr"/>
        </w:types>
        <w:behaviors>
          <w:behavior w:val="content"/>
        </w:behaviors>
        <w:guid w:val="{103796C9-F0BC-444F-AF30-FE6C557B29D4}"/>
      </w:docPartPr>
      <w:docPartBody>
        <w:p w:rsidR="0050415D" w:rsidRDefault="0050415D" w:rsidP="0050415D">
          <w:pPr>
            <w:pStyle w:val="0EF05558CE4548D8B533A3E926D91DD6"/>
          </w:pPr>
          <w:r w:rsidRPr="003059F5">
            <w:rPr>
              <w:rStyle w:val="PlaceholderText"/>
              <w:rtl/>
            </w:rPr>
            <w:t>[רשות מקומית]</w:t>
          </w:r>
        </w:p>
      </w:docPartBody>
    </w:docPart>
    <w:docPart>
      <w:docPartPr>
        <w:name w:val="BE9BA9880FD048E38CE55C7E2A706112"/>
        <w:category>
          <w:name w:val="כללי"/>
          <w:gallery w:val="placeholder"/>
        </w:category>
        <w:types>
          <w:type w:val="bbPlcHdr"/>
        </w:types>
        <w:behaviors>
          <w:behavior w:val="content"/>
        </w:behaviors>
        <w:guid w:val="{EB5B5F00-B534-49F0-BBAB-A3143E65459E}"/>
      </w:docPartPr>
      <w:docPartBody>
        <w:p w:rsidR="0050415D" w:rsidRDefault="0050415D" w:rsidP="0050415D">
          <w:pPr>
            <w:pStyle w:val="BE9BA9880FD048E38CE55C7E2A706112"/>
          </w:pPr>
          <w:r w:rsidRPr="003059F5">
            <w:rPr>
              <w:rStyle w:val="PlaceholderText"/>
              <w:rtl/>
            </w:rPr>
            <w:t>[שם אתר]</w:t>
          </w:r>
        </w:p>
      </w:docPartBody>
    </w:docPart>
    <w:docPart>
      <w:docPartPr>
        <w:name w:val="026D0EEF8E88461B893F14678DCC9B64"/>
        <w:category>
          <w:name w:val="כללי"/>
          <w:gallery w:val="placeholder"/>
        </w:category>
        <w:types>
          <w:type w:val="bbPlcHdr"/>
        </w:types>
        <w:behaviors>
          <w:behavior w:val="content"/>
        </w:behaviors>
        <w:guid w:val="{3768955C-7826-4E1E-948C-9B6D989E689F}"/>
      </w:docPartPr>
      <w:docPartBody>
        <w:p w:rsidR="0050415D" w:rsidRDefault="0050415D" w:rsidP="0050415D">
          <w:pPr>
            <w:pStyle w:val="026D0EEF8E88461B893F14678DCC9B64"/>
          </w:pPr>
          <w:r w:rsidRPr="003059F5">
            <w:rPr>
              <w:rStyle w:val="PlaceholderText"/>
              <w:rtl/>
            </w:rPr>
            <w:t>[שם הפרויקט]</w:t>
          </w:r>
        </w:p>
      </w:docPartBody>
    </w:docPart>
    <w:docPart>
      <w:docPartPr>
        <w:name w:val="99B7B92A58534A06A723D61F836E977D"/>
        <w:category>
          <w:name w:val="כללי"/>
          <w:gallery w:val="placeholder"/>
        </w:category>
        <w:types>
          <w:type w:val="bbPlcHdr"/>
        </w:types>
        <w:behaviors>
          <w:behavior w:val="content"/>
        </w:behaviors>
        <w:guid w:val="{4DEA6AFA-84D9-416B-A3B7-177643FBE34E}"/>
      </w:docPartPr>
      <w:docPartBody>
        <w:p w:rsidR="0050415D" w:rsidRDefault="0050415D" w:rsidP="0050415D">
          <w:pPr>
            <w:pStyle w:val="99B7B92A58534A06A723D61F836E977D"/>
          </w:pPr>
          <w:r w:rsidRPr="003059F5">
            <w:rPr>
              <w:rStyle w:val="PlaceholderText"/>
              <w:rtl/>
            </w:rPr>
            <w:t>[שדה נוסף 2]</w:t>
          </w:r>
        </w:p>
      </w:docPartBody>
    </w:docPart>
    <w:docPart>
      <w:docPartPr>
        <w:name w:val="456F6F2E172C431C91A4FDE1DDAA3D7E"/>
        <w:category>
          <w:name w:val="כללי"/>
          <w:gallery w:val="placeholder"/>
        </w:category>
        <w:types>
          <w:type w:val="bbPlcHdr"/>
        </w:types>
        <w:behaviors>
          <w:behavior w:val="content"/>
        </w:behaviors>
        <w:guid w:val="{630C1234-8D80-404D-81A5-6C0BEAB63FA2}"/>
      </w:docPartPr>
      <w:docPartBody>
        <w:p w:rsidR="0050415D" w:rsidRDefault="0050415D" w:rsidP="0050415D">
          <w:pPr>
            <w:pStyle w:val="456F6F2E172C431C91A4FDE1DDAA3D7E"/>
          </w:pPr>
          <w:r w:rsidRPr="003059F5">
            <w:rPr>
              <w:rStyle w:val="PlaceholderText"/>
              <w:rtl/>
            </w:rPr>
            <w:t>[שדה נוסף 1]</w:t>
          </w:r>
        </w:p>
      </w:docPartBody>
    </w:docPart>
    <w:docPart>
      <w:docPartPr>
        <w:name w:val="DE56E4D427C246AD958ED7303D0F0D8D"/>
        <w:category>
          <w:name w:val="כללי"/>
          <w:gallery w:val="placeholder"/>
        </w:category>
        <w:types>
          <w:type w:val="bbPlcHdr"/>
        </w:types>
        <w:behaviors>
          <w:behavior w:val="content"/>
        </w:behaviors>
        <w:guid w:val="{D425E61C-6782-4EFF-A357-A093D95FF502}"/>
      </w:docPartPr>
      <w:docPartBody>
        <w:p w:rsidR="0050415D" w:rsidRDefault="0050415D" w:rsidP="0050415D">
          <w:pPr>
            <w:pStyle w:val="DE56E4D427C246AD958ED7303D0F0D8D"/>
          </w:pPr>
          <w:r w:rsidRPr="003059F5">
            <w:rPr>
              <w:rStyle w:val="PlaceholderText"/>
              <w:rtl/>
            </w:rPr>
            <w:t>[רשות מקומית]</w:t>
          </w:r>
        </w:p>
      </w:docPartBody>
    </w:docPart>
    <w:docPart>
      <w:docPartPr>
        <w:name w:val="61BBC20B61004E19B90006BC0C07A9FA"/>
        <w:category>
          <w:name w:val="כללי"/>
          <w:gallery w:val="placeholder"/>
        </w:category>
        <w:types>
          <w:type w:val="bbPlcHdr"/>
        </w:types>
        <w:behaviors>
          <w:behavior w:val="content"/>
        </w:behaviors>
        <w:guid w:val="{7E0D5D0B-608A-4D53-BC04-793B563AB355}"/>
      </w:docPartPr>
      <w:docPartBody>
        <w:p w:rsidR="0050415D" w:rsidRDefault="0050415D" w:rsidP="0050415D">
          <w:pPr>
            <w:pStyle w:val="61BBC20B61004E19B90006BC0C07A9FA"/>
          </w:pPr>
          <w:r w:rsidRPr="003059F5">
            <w:rPr>
              <w:rStyle w:val="PlaceholderText"/>
              <w:rtl/>
            </w:rPr>
            <w:t>[שדה נוסף 3]</w:t>
          </w:r>
        </w:p>
      </w:docPartBody>
    </w:docPart>
    <w:docPart>
      <w:docPartPr>
        <w:name w:val="B3A828DD39CF440B872E1BC340E8F0C7"/>
        <w:category>
          <w:name w:val="כללי"/>
          <w:gallery w:val="placeholder"/>
        </w:category>
        <w:types>
          <w:type w:val="bbPlcHdr"/>
        </w:types>
        <w:behaviors>
          <w:behavior w:val="content"/>
        </w:behaviors>
        <w:guid w:val="{774D8303-A0E7-4994-AB63-3BFD77535FC0}"/>
      </w:docPartPr>
      <w:docPartBody>
        <w:p w:rsidR="0050415D" w:rsidRDefault="0050415D" w:rsidP="0050415D">
          <w:pPr>
            <w:pStyle w:val="B3A828DD39CF440B872E1BC340E8F0C7"/>
          </w:pPr>
          <w:r w:rsidRPr="003059F5">
            <w:rPr>
              <w:rStyle w:val="PlaceholderText"/>
              <w:rtl/>
            </w:rPr>
            <w:t>[שדה נוסף 4]</w:t>
          </w:r>
        </w:p>
      </w:docPartBody>
    </w:docPart>
    <w:docPart>
      <w:docPartPr>
        <w:name w:val="204245C9C9344AAF84FEADA3EB34AF6D"/>
        <w:category>
          <w:name w:val="כללי"/>
          <w:gallery w:val="placeholder"/>
        </w:category>
        <w:types>
          <w:type w:val="bbPlcHdr"/>
        </w:types>
        <w:behaviors>
          <w:behavior w:val="content"/>
        </w:behaviors>
        <w:guid w:val="{952B9EF8-D09F-4DD7-8BD7-044D5B3BFB9A}"/>
      </w:docPartPr>
      <w:docPartBody>
        <w:p w:rsidR="0050415D" w:rsidRDefault="0050415D" w:rsidP="0050415D">
          <w:pPr>
            <w:pStyle w:val="204245C9C9344AAF84FEADA3EB34AF6D"/>
          </w:pPr>
          <w:r w:rsidRPr="003059F5">
            <w:rPr>
              <w:rStyle w:val="PlaceholderText"/>
              <w:rtl/>
            </w:rPr>
            <w:t>[שדה נוסף 5]</w:t>
          </w:r>
        </w:p>
      </w:docPartBody>
    </w:docPart>
    <w:docPart>
      <w:docPartPr>
        <w:name w:val="C54B377C84EC46D7ACA8D090723DFBA2"/>
        <w:category>
          <w:name w:val="כללי"/>
          <w:gallery w:val="placeholder"/>
        </w:category>
        <w:types>
          <w:type w:val="bbPlcHdr"/>
        </w:types>
        <w:behaviors>
          <w:behavior w:val="content"/>
        </w:behaviors>
        <w:guid w:val="{CC3A49AF-5828-4807-A8B3-51004067B3AD}"/>
      </w:docPartPr>
      <w:docPartBody>
        <w:p w:rsidR="0050415D" w:rsidRDefault="0050415D" w:rsidP="0050415D">
          <w:pPr>
            <w:pStyle w:val="C54B377C84EC46D7ACA8D090723DFBA2"/>
          </w:pPr>
          <w:r w:rsidRPr="003059F5">
            <w:rPr>
              <w:rStyle w:val="PlaceholderText"/>
              <w:rtl/>
            </w:rPr>
            <w:t>[שדה נוסף 6]</w:t>
          </w:r>
        </w:p>
      </w:docPartBody>
    </w:docPart>
    <w:docPart>
      <w:docPartPr>
        <w:name w:val="220D7DA3E5CA42519122E7A1C3275BC8"/>
        <w:category>
          <w:name w:val="כללי"/>
          <w:gallery w:val="placeholder"/>
        </w:category>
        <w:types>
          <w:type w:val="bbPlcHdr"/>
        </w:types>
        <w:behaviors>
          <w:behavior w:val="content"/>
        </w:behaviors>
        <w:guid w:val="{128FDD4D-5031-4017-B168-B5268C6842D1}"/>
      </w:docPartPr>
      <w:docPartBody>
        <w:p w:rsidR="0050415D" w:rsidRDefault="0050415D" w:rsidP="0050415D">
          <w:pPr>
            <w:pStyle w:val="220D7DA3E5CA42519122E7A1C3275BC8"/>
          </w:pPr>
          <w:r w:rsidRPr="003059F5">
            <w:rPr>
              <w:rStyle w:val="PlaceholderText"/>
              <w:rtl/>
            </w:rPr>
            <w:t>[אחוז השתתפות צד א]</w:t>
          </w:r>
        </w:p>
      </w:docPartBody>
    </w:docPart>
    <w:docPart>
      <w:docPartPr>
        <w:name w:val="0B4CB4676FDA4B36A6B6352386454010"/>
        <w:category>
          <w:name w:val="כללי"/>
          <w:gallery w:val="placeholder"/>
        </w:category>
        <w:types>
          <w:type w:val="bbPlcHdr"/>
        </w:types>
        <w:behaviors>
          <w:behavior w:val="content"/>
        </w:behaviors>
        <w:guid w:val="{2A420791-3B0A-412C-9D42-0A71B60E38A9}"/>
      </w:docPartPr>
      <w:docPartBody>
        <w:p w:rsidR="007B5954" w:rsidRDefault="0050415D" w:rsidP="0050415D">
          <w:pPr>
            <w:pStyle w:val="0B4CB4676FDA4B36A6B6352386454010"/>
          </w:pPr>
          <w:r w:rsidRPr="003059F5">
            <w:rPr>
              <w:rStyle w:val="PlaceholderText"/>
              <w:rtl/>
            </w:rPr>
            <w:t>[תאריך חתימת חוזה]</w:t>
          </w:r>
        </w:p>
      </w:docPartBody>
    </w:docPart>
    <w:docPart>
      <w:docPartPr>
        <w:name w:val="4D8749E3859F4E3484F41F4A1985EE3F"/>
        <w:category>
          <w:name w:val="כללי"/>
          <w:gallery w:val="placeholder"/>
        </w:category>
        <w:types>
          <w:type w:val="bbPlcHdr"/>
        </w:types>
        <w:behaviors>
          <w:behavior w:val="content"/>
        </w:behaviors>
        <w:guid w:val="{216BC713-8A9E-44C1-AC43-240EBDFAFC7D}"/>
      </w:docPartPr>
      <w:docPartBody>
        <w:p w:rsidR="007B5954" w:rsidRDefault="0050415D" w:rsidP="0050415D">
          <w:pPr>
            <w:pStyle w:val="4D8749E3859F4E3484F41F4A1985EE3F"/>
          </w:pPr>
          <w:r w:rsidRPr="0027244C">
            <w:rPr>
              <w:rStyle w:val="PlaceholderText"/>
              <w:rtl/>
            </w:rPr>
            <w:t>[צד א בחוזה]</w:t>
          </w:r>
        </w:p>
      </w:docPartBody>
    </w:docPart>
    <w:docPart>
      <w:docPartPr>
        <w:name w:val="159131DFF1404594AAC8DCDA42328207"/>
        <w:category>
          <w:name w:val="כללי"/>
          <w:gallery w:val="placeholder"/>
        </w:category>
        <w:types>
          <w:type w:val="bbPlcHdr"/>
        </w:types>
        <w:behaviors>
          <w:behavior w:val="content"/>
        </w:behaviors>
        <w:guid w:val="{0ED69D64-0DB0-4056-A78A-0772A4BEAFEF}"/>
      </w:docPartPr>
      <w:docPartBody>
        <w:p w:rsidR="007B5954" w:rsidRDefault="0050415D" w:rsidP="0050415D">
          <w:pPr>
            <w:pStyle w:val="159131DFF1404594AAC8DCDA42328207"/>
          </w:pPr>
          <w:r w:rsidRPr="003059F5">
            <w:rPr>
              <w:rStyle w:val="PlaceholderText"/>
              <w:rtl/>
            </w:rPr>
            <w:t>[שם ספק]</w:t>
          </w:r>
        </w:p>
      </w:docPartBody>
    </w:docPart>
    <w:docPart>
      <w:docPartPr>
        <w:name w:val="6830AE0E268949828CA765A071571AF4"/>
        <w:category>
          <w:name w:val="כללי"/>
          <w:gallery w:val="placeholder"/>
        </w:category>
        <w:types>
          <w:type w:val="bbPlcHdr"/>
        </w:types>
        <w:behaviors>
          <w:behavior w:val="content"/>
        </w:behaviors>
        <w:guid w:val="{6A98B1C6-BC8A-4CEC-B2F2-9A14ED68A184}"/>
      </w:docPartPr>
      <w:docPartBody>
        <w:p w:rsidR="007B5954" w:rsidRDefault="0050415D" w:rsidP="0050415D">
          <w:pPr>
            <w:pStyle w:val="6830AE0E268949828CA765A071571AF4"/>
          </w:pPr>
          <w:r w:rsidRPr="003059F5">
            <w:rPr>
              <w:rStyle w:val="PlaceholderText"/>
              <w:rtl/>
            </w:rPr>
            <w:t>[שם ספק]</w:t>
          </w:r>
        </w:p>
      </w:docPartBody>
    </w:docPart>
    <w:docPart>
      <w:docPartPr>
        <w:name w:val="2CB6E90BB37E40A49FD404E536A82CB5"/>
        <w:category>
          <w:name w:val="כללי"/>
          <w:gallery w:val="placeholder"/>
        </w:category>
        <w:types>
          <w:type w:val="bbPlcHdr"/>
        </w:types>
        <w:behaviors>
          <w:behavior w:val="content"/>
        </w:behaviors>
        <w:guid w:val="{02C7CF09-D433-4BA4-A29C-6F6AA7E39867}"/>
      </w:docPartPr>
      <w:docPartBody>
        <w:p w:rsidR="007B5954" w:rsidRDefault="0050415D" w:rsidP="0050415D">
          <w:pPr>
            <w:pStyle w:val="2CB6E90BB37E40A49FD404E536A82CB5"/>
          </w:pPr>
          <w:r w:rsidRPr="003059F5">
            <w:rPr>
              <w:rStyle w:val="PlaceholderText"/>
              <w:rtl/>
            </w:rPr>
            <w:t>[שם ספק]</w:t>
          </w:r>
        </w:p>
      </w:docPartBody>
    </w:docPart>
    <w:docPart>
      <w:docPartPr>
        <w:name w:val="83FAFB976E3A472488020B512B85AF4C"/>
        <w:category>
          <w:name w:val="כללי"/>
          <w:gallery w:val="placeholder"/>
        </w:category>
        <w:types>
          <w:type w:val="bbPlcHdr"/>
        </w:types>
        <w:behaviors>
          <w:behavior w:val="content"/>
        </w:behaviors>
        <w:guid w:val="{5FC75F06-7D99-4591-8AC0-AE55A019A32C}"/>
      </w:docPartPr>
      <w:docPartBody>
        <w:p w:rsidR="007B5954" w:rsidRDefault="0050415D" w:rsidP="0050415D">
          <w:pPr>
            <w:pStyle w:val="83FAFB976E3A472488020B512B85AF4C"/>
          </w:pPr>
          <w:r w:rsidRPr="003059F5">
            <w:rPr>
              <w:rStyle w:val="PlaceholderText"/>
              <w:rtl/>
            </w:rPr>
            <w:t>[שם ספק]</w:t>
          </w:r>
        </w:p>
      </w:docPartBody>
    </w:docPart>
    <w:docPart>
      <w:docPartPr>
        <w:name w:val="287C6FCC752F46EAAD6E53AFA2BDD0D2"/>
        <w:category>
          <w:name w:val="כללי"/>
          <w:gallery w:val="placeholder"/>
        </w:category>
        <w:types>
          <w:type w:val="bbPlcHdr"/>
        </w:types>
        <w:behaviors>
          <w:behavior w:val="content"/>
        </w:behaviors>
        <w:guid w:val="{08C8E78E-957D-46A3-9939-D59DD73ABBC0}"/>
      </w:docPartPr>
      <w:docPartBody>
        <w:p w:rsidR="007B5954" w:rsidRDefault="0050415D" w:rsidP="0050415D">
          <w:pPr>
            <w:pStyle w:val="287C6FCC752F46EAAD6E53AFA2BDD0D2"/>
          </w:pPr>
          <w:r w:rsidRPr="003059F5">
            <w:rPr>
              <w:rStyle w:val="PlaceholderText"/>
              <w:rtl/>
            </w:rPr>
            <w:t>[תבנית חוזה]</w:t>
          </w:r>
        </w:p>
      </w:docPartBody>
    </w:docPart>
    <w:docPart>
      <w:docPartPr>
        <w:name w:val="2E261690FF8140A384A939171E133CF4"/>
        <w:category>
          <w:name w:val="כללי"/>
          <w:gallery w:val="placeholder"/>
        </w:category>
        <w:types>
          <w:type w:val="bbPlcHdr"/>
        </w:types>
        <w:behaviors>
          <w:behavior w:val="content"/>
        </w:behaviors>
        <w:guid w:val="{F54182C7-C827-44E2-B879-636410FCB308}"/>
      </w:docPartPr>
      <w:docPartBody>
        <w:p w:rsidR="007B5954" w:rsidRDefault="0050415D" w:rsidP="0050415D">
          <w:pPr>
            <w:pStyle w:val="2E261690FF8140A384A939171E133CF4"/>
          </w:pPr>
          <w:r w:rsidRPr="009D00D7">
            <w:rPr>
              <w:rStyle w:val="PlaceholderText"/>
              <w:rtl/>
            </w:rPr>
            <w:t>[שם הפרויקט]</w:t>
          </w:r>
        </w:p>
      </w:docPartBody>
    </w:docPart>
    <w:docPart>
      <w:docPartPr>
        <w:name w:val="517FC91B9EE24B40867EC627572312DE"/>
        <w:category>
          <w:name w:val="כללי"/>
          <w:gallery w:val="placeholder"/>
        </w:category>
        <w:types>
          <w:type w:val="bbPlcHdr"/>
        </w:types>
        <w:behaviors>
          <w:behavior w:val="content"/>
        </w:behaviors>
        <w:guid w:val="{B7105680-891B-4C61-8D12-A2947F738D3A}"/>
      </w:docPartPr>
      <w:docPartBody>
        <w:p w:rsidR="007B5954" w:rsidRDefault="0050415D" w:rsidP="0050415D">
          <w:pPr>
            <w:pStyle w:val="517FC91B9EE24B40867EC627572312DE"/>
          </w:pPr>
          <w:r w:rsidRPr="003059F5">
            <w:rPr>
              <w:rStyle w:val="PlaceholderText"/>
              <w:rtl/>
            </w:rPr>
            <w:t>[שם ספק]</w:t>
          </w:r>
        </w:p>
      </w:docPartBody>
    </w:docPart>
    <w:docPart>
      <w:docPartPr>
        <w:name w:val="FB099383A74844C3B3E4C70931AB7B48"/>
        <w:category>
          <w:name w:val="כללי"/>
          <w:gallery w:val="placeholder"/>
        </w:category>
        <w:types>
          <w:type w:val="bbPlcHdr"/>
        </w:types>
        <w:behaviors>
          <w:behavior w:val="content"/>
        </w:behaviors>
        <w:guid w:val="{3FBE27EC-46DF-413B-876F-2880AE387CF8}"/>
      </w:docPartPr>
      <w:docPartBody>
        <w:p w:rsidR="007B5954" w:rsidRDefault="0050415D" w:rsidP="0050415D">
          <w:pPr>
            <w:pStyle w:val="FB099383A74844C3B3E4C70931AB7B48"/>
          </w:pPr>
          <w:r w:rsidRPr="003059F5">
            <w:rPr>
              <w:rStyle w:val="PlaceholderText"/>
              <w:rtl/>
            </w:rPr>
            <w:t>[שם ספק]</w:t>
          </w:r>
        </w:p>
      </w:docPartBody>
    </w:docPart>
    <w:docPart>
      <w:docPartPr>
        <w:name w:val="B3AD2A1386DC47EAB469D5B8AAA67B3D"/>
        <w:category>
          <w:name w:val="כללי"/>
          <w:gallery w:val="placeholder"/>
        </w:category>
        <w:types>
          <w:type w:val="bbPlcHdr"/>
        </w:types>
        <w:behaviors>
          <w:behavior w:val="content"/>
        </w:behaviors>
        <w:guid w:val="{54EABB88-F6AE-4470-9D2C-E261259A7ADB}"/>
      </w:docPartPr>
      <w:docPartBody>
        <w:p w:rsidR="007B5954" w:rsidRDefault="0050415D" w:rsidP="0050415D">
          <w:pPr>
            <w:pStyle w:val="B3AD2A1386DC47EAB469D5B8AAA67B3D"/>
          </w:pPr>
          <w:r w:rsidRPr="00C5438E">
            <w:rPr>
              <w:rStyle w:val="PlaceholderText"/>
              <w:rtl/>
            </w:rPr>
            <w:t>[צד א בחוזה]</w:t>
          </w:r>
        </w:p>
      </w:docPartBody>
    </w:docPart>
    <w:docPart>
      <w:docPartPr>
        <w:name w:val="AA270EE55FAD485BB958D1045ABB27EE"/>
        <w:category>
          <w:name w:val="כללי"/>
          <w:gallery w:val="placeholder"/>
        </w:category>
        <w:types>
          <w:type w:val="bbPlcHdr"/>
        </w:types>
        <w:behaviors>
          <w:behavior w:val="content"/>
        </w:behaviors>
        <w:guid w:val="{A31AF30F-C2FC-4282-86E8-7E314FA7F730}"/>
      </w:docPartPr>
      <w:docPartBody>
        <w:p w:rsidR="007B5954" w:rsidRDefault="0050415D" w:rsidP="0050415D">
          <w:pPr>
            <w:pStyle w:val="AA270EE55FAD485BB958D1045ABB27EE"/>
          </w:pPr>
          <w:r w:rsidRPr="003059F5">
            <w:rPr>
              <w:rStyle w:val="PlaceholderText"/>
              <w:rtl/>
            </w:rPr>
            <w:t>[שם ספק]</w:t>
          </w:r>
        </w:p>
      </w:docPartBody>
    </w:docPart>
    <w:docPart>
      <w:docPartPr>
        <w:name w:val="19EC5663B816425DBA4C715313CF5062"/>
        <w:category>
          <w:name w:val="כללי"/>
          <w:gallery w:val="placeholder"/>
        </w:category>
        <w:types>
          <w:type w:val="bbPlcHdr"/>
        </w:types>
        <w:behaviors>
          <w:behavior w:val="content"/>
        </w:behaviors>
        <w:guid w:val="{EECE12DB-C3D7-4EA8-BC8E-F20088779858}"/>
      </w:docPartPr>
      <w:docPartBody>
        <w:p w:rsidR="007B5954" w:rsidRDefault="0050415D" w:rsidP="0050415D">
          <w:pPr>
            <w:pStyle w:val="19EC5663B816425DBA4C715313CF5062"/>
          </w:pPr>
          <w:r w:rsidRPr="003059F5">
            <w:rPr>
              <w:rStyle w:val="PlaceholderText"/>
              <w:rtl/>
            </w:rPr>
            <w:t>[שם אתר]</w:t>
          </w:r>
        </w:p>
      </w:docPartBody>
    </w:docPart>
    <w:docPart>
      <w:docPartPr>
        <w:name w:val="CCBFBFD0D0F14EBCA4122A18D24A901B"/>
        <w:category>
          <w:name w:val="כללי"/>
          <w:gallery w:val="placeholder"/>
        </w:category>
        <w:types>
          <w:type w:val="bbPlcHdr"/>
        </w:types>
        <w:behaviors>
          <w:behavior w:val="content"/>
        </w:behaviors>
        <w:guid w:val="{178A154A-1B85-40B2-9EBC-3E3D99C2B767}"/>
      </w:docPartPr>
      <w:docPartBody>
        <w:p w:rsidR="007B5954" w:rsidRDefault="0050415D" w:rsidP="0050415D">
          <w:pPr>
            <w:pStyle w:val="CCBFBFD0D0F14EBCA4122A18D24A901B"/>
          </w:pPr>
          <w:r w:rsidRPr="003059F5">
            <w:rPr>
              <w:rStyle w:val="PlaceholderText"/>
              <w:rtl/>
            </w:rPr>
            <w:t>[תיאור עבודה]</w:t>
          </w:r>
        </w:p>
      </w:docPartBody>
    </w:docPart>
    <w:docPart>
      <w:docPartPr>
        <w:name w:val="B1414C4ACA2E43D0B9E54184A91F91E9"/>
        <w:category>
          <w:name w:val="כללי"/>
          <w:gallery w:val="placeholder"/>
        </w:category>
        <w:types>
          <w:type w:val="bbPlcHdr"/>
        </w:types>
        <w:behaviors>
          <w:behavior w:val="content"/>
        </w:behaviors>
        <w:guid w:val="{A63DEB0F-2166-420A-96F1-500CBCCD3EC8}"/>
      </w:docPartPr>
      <w:docPartBody>
        <w:p w:rsidR="007B5954" w:rsidRDefault="0050415D" w:rsidP="0050415D">
          <w:pPr>
            <w:pStyle w:val="B1414C4ACA2E43D0B9E54184A91F91E9"/>
          </w:pPr>
          <w:r w:rsidRPr="0027244C">
            <w:rPr>
              <w:rStyle w:val="PlaceholderText"/>
              <w:rtl/>
            </w:rPr>
            <w:t>[צד א בחוזה]</w:t>
          </w:r>
        </w:p>
      </w:docPartBody>
    </w:docPart>
    <w:docPart>
      <w:docPartPr>
        <w:name w:val="0351E2A7EDBC4126834B910405728DAD"/>
        <w:category>
          <w:name w:val="כללי"/>
          <w:gallery w:val="placeholder"/>
        </w:category>
        <w:types>
          <w:type w:val="bbPlcHdr"/>
        </w:types>
        <w:behaviors>
          <w:behavior w:val="content"/>
        </w:behaviors>
        <w:guid w:val="{3FDD5EB5-8B6F-4955-8EB8-01CF097DCEF5}"/>
      </w:docPartPr>
      <w:docPartBody>
        <w:p w:rsidR="007B5954" w:rsidRDefault="0050415D" w:rsidP="0050415D">
          <w:pPr>
            <w:pStyle w:val="0351E2A7EDBC4126834B910405728DAD"/>
          </w:pPr>
          <w:r w:rsidRPr="003059F5">
            <w:rPr>
              <w:rStyle w:val="PlaceholderText"/>
              <w:rtl/>
            </w:rPr>
            <w:t>[שם אתר]</w:t>
          </w:r>
        </w:p>
      </w:docPartBody>
    </w:docPart>
    <w:docPart>
      <w:docPartPr>
        <w:name w:val="B1ABEB1147264283B4AE42531D9CFCE7"/>
        <w:category>
          <w:name w:val="כללי"/>
          <w:gallery w:val="placeholder"/>
        </w:category>
        <w:types>
          <w:type w:val="bbPlcHdr"/>
        </w:types>
        <w:behaviors>
          <w:behavior w:val="content"/>
        </w:behaviors>
        <w:guid w:val="{C3098040-ECA7-4231-82D5-060A3A090C57}"/>
      </w:docPartPr>
      <w:docPartBody>
        <w:p w:rsidR="007B5954" w:rsidRDefault="0050415D" w:rsidP="0050415D">
          <w:pPr>
            <w:pStyle w:val="B1ABEB1147264283B4AE42531D9CFCE7"/>
          </w:pPr>
          <w:r w:rsidRPr="003059F5">
            <w:rPr>
              <w:rStyle w:val="PlaceholderText"/>
              <w:rtl/>
            </w:rPr>
            <w:t>[תאריך חתימת חוזה]</w:t>
          </w:r>
        </w:p>
      </w:docPartBody>
    </w:docPart>
    <w:docPart>
      <w:docPartPr>
        <w:name w:val="DDC6C1AFE1904EB48F1721802CBC280B"/>
        <w:category>
          <w:name w:val="כללי"/>
          <w:gallery w:val="placeholder"/>
        </w:category>
        <w:types>
          <w:type w:val="bbPlcHdr"/>
        </w:types>
        <w:behaviors>
          <w:behavior w:val="content"/>
        </w:behaviors>
        <w:guid w:val="{113A9DDD-074E-482B-8264-A9CDCF72BBF0}"/>
      </w:docPartPr>
      <w:docPartBody>
        <w:p w:rsidR="00D87262" w:rsidRDefault="00EA4D8E">
          <w:r w:rsidRPr="00E20F7F">
            <w:rPr>
              <w:rStyle w:val="PlaceholderText"/>
              <w:rtl/>
            </w:rPr>
            <w:t>[שם צד א]</w:t>
          </w:r>
        </w:p>
      </w:docPartBody>
    </w:docPart>
    <w:docPart>
      <w:docPartPr>
        <w:name w:val="8DADE1D46F9B4EEBAB100E43DDCF4C8B"/>
        <w:category>
          <w:name w:val="כללי"/>
          <w:gallery w:val="placeholder"/>
        </w:category>
        <w:types>
          <w:type w:val="bbPlcHdr"/>
        </w:types>
        <w:behaviors>
          <w:behavior w:val="content"/>
        </w:behaviors>
        <w:guid w:val="{39658BA3-B813-4062-9346-A86F14942393}"/>
      </w:docPartPr>
      <w:docPartBody>
        <w:p w:rsidR="00D87262" w:rsidRDefault="00EA4D8E">
          <w:r w:rsidRPr="00E20F7F">
            <w:rPr>
              <w:rStyle w:val="PlaceholderText"/>
              <w:rtl/>
            </w:rPr>
            <w:t>[שם ספק]</w:t>
          </w:r>
        </w:p>
      </w:docPartBody>
    </w:docPart>
    <w:docPart>
      <w:docPartPr>
        <w:name w:val="1A04D5113DED46D2B7BF839BB6CB848B"/>
        <w:category>
          <w:name w:val="כללי"/>
          <w:gallery w:val="placeholder"/>
        </w:category>
        <w:types>
          <w:type w:val="bbPlcHdr"/>
        </w:types>
        <w:behaviors>
          <w:behavior w:val="content"/>
        </w:behaviors>
        <w:guid w:val="{3CF4DB85-1548-4E53-8E82-B2EF9E84A078}"/>
      </w:docPartPr>
      <w:docPartBody>
        <w:p w:rsidR="00D87262" w:rsidRDefault="00EA4D8E" w:rsidP="00EA4D8E">
          <w:pPr>
            <w:pStyle w:val="1A04D5113DED46D2B7BF839BB6CB848B"/>
          </w:pPr>
          <w:r w:rsidRPr="003059F5">
            <w:rPr>
              <w:rStyle w:val="PlaceholderText"/>
              <w:rtl/>
            </w:rPr>
            <w:t>[שם ספק]</w:t>
          </w:r>
        </w:p>
      </w:docPartBody>
    </w:docPart>
    <w:docPart>
      <w:docPartPr>
        <w:name w:val="A1E42BDF1DAA4B9B852B88F0336C6137"/>
        <w:category>
          <w:name w:val="כללי"/>
          <w:gallery w:val="placeholder"/>
        </w:category>
        <w:types>
          <w:type w:val="bbPlcHdr"/>
        </w:types>
        <w:behaviors>
          <w:behavior w:val="content"/>
        </w:behaviors>
        <w:guid w:val="{9AA0FA6F-F9AB-4091-99FA-9DCB89E96FF7}"/>
      </w:docPartPr>
      <w:docPartBody>
        <w:p w:rsidR="00D87262" w:rsidRDefault="00EA4D8E" w:rsidP="00EA4D8E">
          <w:pPr>
            <w:pStyle w:val="A1E42BDF1DAA4B9B852B88F0336C6137"/>
          </w:pPr>
          <w:r w:rsidRPr="003059F5">
            <w:rPr>
              <w:rStyle w:val="PlaceholderText"/>
              <w:rtl/>
            </w:rPr>
            <w:t>[שם ספק]</w:t>
          </w:r>
        </w:p>
      </w:docPartBody>
    </w:docPart>
    <w:docPart>
      <w:docPartPr>
        <w:name w:val="6A1F5DD1F3FA4D039667C369CD1A7550"/>
        <w:category>
          <w:name w:val="כללי"/>
          <w:gallery w:val="placeholder"/>
        </w:category>
        <w:types>
          <w:type w:val="bbPlcHdr"/>
        </w:types>
        <w:behaviors>
          <w:behavior w:val="content"/>
        </w:behaviors>
        <w:guid w:val="{19E29334-D857-41B4-AD28-A2CDCA262428}"/>
      </w:docPartPr>
      <w:docPartBody>
        <w:p w:rsidR="00D87262" w:rsidRDefault="00EA4D8E" w:rsidP="00EA4D8E">
          <w:pPr>
            <w:pStyle w:val="6A1F5DD1F3FA4D039667C369CD1A7550"/>
          </w:pPr>
          <w:r w:rsidRPr="003059F5">
            <w:rPr>
              <w:rStyle w:val="PlaceholderText"/>
              <w:rtl/>
            </w:rPr>
            <w:t>[שם ספק]</w:t>
          </w:r>
        </w:p>
      </w:docPartBody>
    </w:docPart>
    <w:docPart>
      <w:docPartPr>
        <w:name w:val="D70139A975EA4AEF9A2EEEAB68345F4B"/>
        <w:category>
          <w:name w:val="כללי"/>
          <w:gallery w:val="placeholder"/>
        </w:category>
        <w:types>
          <w:type w:val="bbPlcHdr"/>
        </w:types>
        <w:behaviors>
          <w:behavior w:val="content"/>
        </w:behaviors>
        <w:guid w:val="{665B72AF-E245-4E65-9A32-941573BAE360}"/>
      </w:docPartPr>
      <w:docPartBody>
        <w:p w:rsidR="00107FCC" w:rsidRDefault="00385105" w:rsidP="00385105">
          <w:pPr>
            <w:pStyle w:val="D70139A975EA4AEF9A2EEEAB68345F4B"/>
          </w:pPr>
          <w:r w:rsidRPr="00EA1993">
            <w:rPr>
              <w:rStyle w:val="PlaceholderText"/>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07FCC"/>
    <w:rsid w:val="00385105"/>
    <w:rsid w:val="003C510A"/>
    <w:rsid w:val="0050415D"/>
    <w:rsid w:val="006865A5"/>
    <w:rsid w:val="007B5954"/>
    <w:rsid w:val="00A00221"/>
    <w:rsid w:val="00D87262"/>
    <w:rsid w:val="00E45B6B"/>
    <w:rsid w:val="00EA4D8E"/>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5105"/>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1A4EBAEC730E4CCFB2D7E416576B5894">
    <w:name w:val="1A4EBAEC730E4CCFB2D7E416576B5894"/>
    <w:rsid w:val="003C510A"/>
    <w:pPr>
      <w:bidi/>
    </w:pPr>
  </w:style>
  <w:style w:type="paragraph" w:customStyle="1" w:styleId="0027FBD68641446BAB5E02BFD1D63B4C">
    <w:name w:val="0027FBD68641446BAB5E02BFD1D63B4C"/>
    <w:rsid w:val="003C510A"/>
    <w:pPr>
      <w:bidi/>
    </w:pPr>
  </w:style>
  <w:style w:type="paragraph" w:customStyle="1" w:styleId="1B9DCA2DF1084A27AF2687CB889DA023">
    <w:name w:val="1B9DCA2DF1084A27AF2687CB889DA023"/>
    <w:rsid w:val="003C510A"/>
    <w:pPr>
      <w:bidi/>
    </w:pPr>
  </w:style>
  <w:style w:type="paragraph" w:customStyle="1" w:styleId="A9C1FE76C4014731957BD5B0056E7E0D">
    <w:name w:val="A9C1FE76C4014731957BD5B0056E7E0D"/>
    <w:rsid w:val="003C510A"/>
    <w:pPr>
      <w:bidi/>
    </w:pPr>
  </w:style>
  <w:style w:type="paragraph" w:customStyle="1" w:styleId="20FD795331DF4EB984B9C3BC9AA956AC">
    <w:name w:val="20FD795331DF4EB984B9C3BC9AA956AC"/>
    <w:rsid w:val="003C510A"/>
    <w:pPr>
      <w:bidi/>
    </w:pPr>
  </w:style>
  <w:style w:type="paragraph" w:customStyle="1" w:styleId="94FCEC772A3446B3BEA3D863C41F0B14">
    <w:name w:val="94FCEC772A3446B3BEA3D863C41F0B14"/>
    <w:rsid w:val="003C510A"/>
    <w:pPr>
      <w:bidi/>
    </w:pPr>
  </w:style>
  <w:style w:type="paragraph" w:customStyle="1" w:styleId="D4582034F45F4B12BCD95EA67C277B85">
    <w:name w:val="D4582034F45F4B12BCD95EA67C277B85"/>
    <w:rsid w:val="003C510A"/>
    <w:pPr>
      <w:bidi/>
    </w:pPr>
  </w:style>
  <w:style w:type="paragraph" w:customStyle="1" w:styleId="C95ABE1C29B844CA80F2098CC4D17B81">
    <w:name w:val="C95ABE1C29B844CA80F2098CC4D17B81"/>
    <w:rsid w:val="003C510A"/>
    <w:pPr>
      <w:bidi/>
    </w:pPr>
  </w:style>
  <w:style w:type="paragraph" w:customStyle="1" w:styleId="BD9E3425DC0041EB93772215F7E0129E">
    <w:name w:val="BD9E3425DC0041EB93772215F7E0129E"/>
    <w:rsid w:val="003C510A"/>
    <w:pPr>
      <w:bidi/>
    </w:pPr>
  </w:style>
  <w:style w:type="paragraph" w:customStyle="1" w:styleId="EABD0E3810BB42129A74CCCC2CAF06DB">
    <w:name w:val="EABD0E3810BB42129A74CCCC2CAF06DB"/>
    <w:rsid w:val="003C510A"/>
    <w:pPr>
      <w:bidi/>
    </w:pPr>
  </w:style>
  <w:style w:type="paragraph" w:customStyle="1" w:styleId="7291604682F04BAE8861D2AA848E515C">
    <w:name w:val="7291604682F04BAE8861D2AA848E515C"/>
    <w:rsid w:val="003C510A"/>
    <w:pPr>
      <w:bidi/>
    </w:pPr>
  </w:style>
  <w:style w:type="paragraph" w:customStyle="1" w:styleId="AACA3AFC080E4B67BBEECB7554D94E5B">
    <w:name w:val="AACA3AFC080E4B67BBEECB7554D94E5B"/>
    <w:rsid w:val="003C510A"/>
    <w:pPr>
      <w:bidi/>
    </w:pPr>
  </w:style>
  <w:style w:type="paragraph" w:customStyle="1" w:styleId="6099BEC70F9E450B8C6D3D90BAC76780">
    <w:name w:val="6099BEC70F9E450B8C6D3D90BAC76780"/>
    <w:rsid w:val="0050415D"/>
    <w:pPr>
      <w:bidi/>
    </w:pPr>
  </w:style>
  <w:style w:type="paragraph" w:customStyle="1" w:styleId="1BE9FBEDA4CA4EDDA667E4B4530DE584">
    <w:name w:val="1BE9FBEDA4CA4EDDA667E4B4530DE584"/>
    <w:rsid w:val="0050415D"/>
    <w:pPr>
      <w:bidi/>
    </w:pPr>
  </w:style>
  <w:style w:type="paragraph" w:customStyle="1" w:styleId="0EF05558CE4548D8B533A3E926D91DD6">
    <w:name w:val="0EF05558CE4548D8B533A3E926D91DD6"/>
    <w:rsid w:val="0050415D"/>
    <w:pPr>
      <w:bidi/>
    </w:pPr>
  </w:style>
  <w:style w:type="paragraph" w:customStyle="1" w:styleId="BE9BA9880FD048E38CE55C7E2A706112">
    <w:name w:val="BE9BA9880FD048E38CE55C7E2A706112"/>
    <w:rsid w:val="0050415D"/>
    <w:pPr>
      <w:bidi/>
    </w:pPr>
  </w:style>
  <w:style w:type="paragraph" w:customStyle="1" w:styleId="026D0EEF8E88461B893F14678DCC9B64">
    <w:name w:val="026D0EEF8E88461B893F14678DCC9B64"/>
    <w:rsid w:val="0050415D"/>
    <w:pPr>
      <w:bidi/>
    </w:pPr>
  </w:style>
  <w:style w:type="paragraph" w:customStyle="1" w:styleId="99B7B92A58534A06A723D61F836E977D">
    <w:name w:val="99B7B92A58534A06A723D61F836E977D"/>
    <w:rsid w:val="0050415D"/>
    <w:pPr>
      <w:bidi/>
    </w:pPr>
  </w:style>
  <w:style w:type="paragraph" w:customStyle="1" w:styleId="456F6F2E172C431C91A4FDE1DDAA3D7E">
    <w:name w:val="456F6F2E172C431C91A4FDE1DDAA3D7E"/>
    <w:rsid w:val="0050415D"/>
    <w:pPr>
      <w:bidi/>
    </w:pPr>
  </w:style>
  <w:style w:type="paragraph" w:customStyle="1" w:styleId="DE56E4D427C246AD958ED7303D0F0D8D">
    <w:name w:val="DE56E4D427C246AD958ED7303D0F0D8D"/>
    <w:rsid w:val="0050415D"/>
    <w:pPr>
      <w:bidi/>
    </w:pPr>
  </w:style>
  <w:style w:type="paragraph" w:customStyle="1" w:styleId="61BBC20B61004E19B90006BC0C07A9FA">
    <w:name w:val="61BBC20B61004E19B90006BC0C07A9FA"/>
    <w:rsid w:val="0050415D"/>
    <w:pPr>
      <w:bidi/>
    </w:pPr>
  </w:style>
  <w:style w:type="paragraph" w:customStyle="1" w:styleId="B3A828DD39CF440B872E1BC340E8F0C7">
    <w:name w:val="B3A828DD39CF440B872E1BC340E8F0C7"/>
    <w:rsid w:val="0050415D"/>
    <w:pPr>
      <w:bidi/>
    </w:pPr>
  </w:style>
  <w:style w:type="paragraph" w:customStyle="1" w:styleId="204245C9C9344AAF84FEADA3EB34AF6D">
    <w:name w:val="204245C9C9344AAF84FEADA3EB34AF6D"/>
    <w:rsid w:val="0050415D"/>
    <w:pPr>
      <w:bidi/>
    </w:pPr>
  </w:style>
  <w:style w:type="paragraph" w:customStyle="1" w:styleId="C54B377C84EC46D7ACA8D090723DFBA2">
    <w:name w:val="C54B377C84EC46D7ACA8D090723DFBA2"/>
    <w:rsid w:val="0050415D"/>
    <w:pPr>
      <w:bidi/>
    </w:pPr>
  </w:style>
  <w:style w:type="paragraph" w:customStyle="1" w:styleId="220D7DA3E5CA42519122E7A1C3275BC8">
    <w:name w:val="220D7DA3E5CA42519122E7A1C3275BC8"/>
    <w:rsid w:val="0050415D"/>
    <w:pPr>
      <w:bidi/>
    </w:pPr>
  </w:style>
  <w:style w:type="paragraph" w:customStyle="1" w:styleId="0B4CB4676FDA4B36A6B6352386454010">
    <w:name w:val="0B4CB4676FDA4B36A6B6352386454010"/>
    <w:rsid w:val="0050415D"/>
    <w:pPr>
      <w:bidi/>
    </w:pPr>
  </w:style>
  <w:style w:type="paragraph" w:customStyle="1" w:styleId="4D8749E3859F4E3484F41F4A1985EE3F">
    <w:name w:val="4D8749E3859F4E3484F41F4A1985EE3F"/>
    <w:rsid w:val="0050415D"/>
    <w:pPr>
      <w:bidi/>
    </w:pPr>
  </w:style>
  <w:style w:type="paragraph" w:customStyle="1" w:styleId="159131DFF1404594AAC8DCDA42328207">
    <w:name w:val="159131DFF1404594AAC8DCDA42328207"/>
    <w:rsid w:val="0050415D"/>
    <w:pPr>
      <w:bidi/>
    </w:pPr>
  </w:style>
  <w:style w:type="paragraph" w:customStyle="1" w:styleId="6830AE0E268949828CA765A071571AF4">
    <w:name w:val="6830AE0E268949828CA765A071571AF4"/>
    <w:rsid w:val="0050415D"/>
    <w:pPr>
      <w:bidi/>
    </w:pPr>
  </w:style>
  <w:style w:type="paragraph" w:customStyle="1" w:styleId="2CB6E90BB37E40A49FD404E536A82CB5">
    <w:name w:val="2CB6E90BB37E40A49FD404E536A82CB5"/>
    <w:rsid w:val="0050415D"/>
    <w:pPr>
      <w:bidi/>
    </w:pPr>
  </w:style>
  <w:style w:type="paragraph" w:customStyle="1" w:styleId="83FAFB976E3A472488020B512B85AF4C">
    <w:name w:val="83FAFB976E3A472488020B512B85AF4C"/>
    <w:rsid w:val="0050415D"/>
    <w:pPr>
      <w:bidi/>
    </w:pPr>
  </w:style>
  <w:style w:type="paragraph" w:customStyle="1" w:styleId="287C6FCC752F46EAAD6E53AFA2BDD0D2">
    <w:name w:val="287C6FCC752F46EAAD6E53AFA2BDD0D2"/>
    <w:rsid w:val="0050415D"/>
    <w:pPr>
      <w:bidi/>
    </w:pPr>
  </w:style>
  <w:style w:type="paragraph" w:customStyle="1" w:styleId="2E261690FF8140A384A939171E133CF4">
    <w:name w:val="2E261690FF8140A384A939171E133CF4"/>
    <w:rsid w:val="0050415D"/>
    <w:pPr>
      <w:bidi/>
    </w:pPr>
  </w:style>
  <w:style w:type="paragraph" w:customStyle="1" w:styleId="517FC91B9EE24B40867EC627572312DE">
    <w:name w:val="517FC91B9EE24B40867EC627572312DE"/>
    <w:rsid w:val="0050415D"/>
    <w:pPr>
      <w:bidi/>
    </w:pPr>
  </w:style>
  <w:style w:type="paragraph" w:customStyle="1" w:styleId="FB099383A74844C3B3E4C70931AB7B48">
    <w:name w:val="FB099383A74844C3B3E4C70931AB7B48"/>
    <w:rsid w:val="0050415D"/>
    <w:pPr>
      <w:bidi/>
    </w:pPr>
  </w:style>
  <w:style w:type="paragraph" w:customStyle="1" w:styleId="C767D29D30DF42E59D2B49D53FF8CB56">
    <w:name w:val="C767D29D30DF42E59D2B49D53FF8CB56"/>
    <w:rsid w:val="0050415D"/>
    <w:pPr>
      <w:bidi/>
    </w:pPr>
  </w:style>
  <w:style w:type="paragraph" w:customStyle="1" w:styleId="FAA6809F7A6B4AE69C3CF89062A47873">
    <w:name w:val="FAA6809F7A6B4AE69C3CF89062A47873"/>
    <w:rsid w:val="0050415D"/>
    <w:pPr>
      <w:bidi/>
    </w:pPr>
  </w:style>
  <w:style w:type="paragraph" w:customStyle="1" w:styleId="9EB06C9710CC4EC1A3517D744E5A5C33">
    <w:name w:val="9EB06C9710CC4EC1A3517D744E5A5C33"/>
    <w:rsid w:val="0050415D"/>
    <w:pPr>
      <w:bidi/>
    </w:pPr>
  </w:style>
  <w:style w:type="paragraph" w:customStyle="1" w:styleId="A61B3F83F80F45A38539933BFA281E7E">
    <w:name w:val="A61B3F83F80F45A38539933BFA281E7E"/>
    <w:rsid w:val="0050415D"/>
    <w:pPr>
      <w:bidi/>
    </w:pPr>
  </w:style>
  <w:style w:type="paragraph" w:customStyle="1" w:styleId="CFF5C388459E412CA79D0201AA39CC1D">
    <w:name w:val="CFF5C388459E412CA79D0201AA39CC1D"/>
    <w:rsid w:val="0050415D"/>
    <w:pPr>
      <w:bidi/>
    </w:pPr>
  </w:style>
  <w:style w:type="paragraph" w:customStyle="1" w:styleId="B3AD2A1386DC47EAB469D5B8AAA67B3D">
    <w:name w:val="B3AD2A1386DC47EAB469D5B8AAA67B3D"/>
    <w:rsid w:val="0050415D"/>
    <w:pPr>
      <w:bidi/>
    </w:pPr>
  </w:style>
  <w:style w:type="paragraph" w:customStyle="1" w:styleId="AA270EE55FAD485BB958D1045ABB27EE">
    <w:name w:val="AA270EE55FAD485BB958D1045ABB27EE"/>
    <w:rsid w:val="0050415D"/>
    <w:pPr>
      <w:bidi/>
    </w:pPr>
  </w:style>
  <w:style w:type="paragraph" w:customStyle="1" w:styleId="19EC5663B816425DBA4C715313CF5062">
    <w:name w:val="19EC5663B816425DBA4C715313CF5062"/>
    <w:rsid w:val="0050415D"/>
    <w:pPr>
      <w:bidi/>
    </w:pPr>
  </w:style>
  <w:style w:type="paragraph" w:customStyle="1" w:styleId="CCBFBFD0D0F14EBCA4122A18D24A901B">
    <w:name w:val="CCBFBFD0D0F14EBCA4122A18D24A901B"/>
    <w:rsid w:val="0050415D"/>
    <w:pPr>
      <w:bidi/>
    </w:pPr>
  </w:style>
  <w:style w:type="paragraph" w:customStyle="1" w:styleId="5417DF87CAEA463498184DB0B8265C0E">
    <w:name w:val="5417DF87CAEA463498184DB0B8265C0E"/>
    <w:rsid w:val="0050415D"/>
    <w:pPr>
      <w:bidi/>
    </w:pPr>
  </w:style>
  <w:style w:type="paragraph" w:customStyle="1" w:styleId="B1414C4ACA2E43D0B9E54184A91F91E9">
    <w:name w:val="B1414C4ACA2E43D0B9E54184A91F91E9"/>
    <w:rsid w:val="0050415D"/>
    <w:pPr>
      <w:bidi/>
    </w:pPr>
  </w:style>
  <w:style w:type="paragraph" w:customStyle="1" w:styleId="0351E2A7EDBC4126834B910405728DAD">
    <w:name w:val="0351E2A7EDBC4126834B910405728DAD"/>
    <w:rsid w:val="0050415D"/>
    <w:pPr>
      <w:bidi/>
    </w:pPr>
  </w:style>
  <w:style w:type="paragraph" w:customStyle="1" w:styleId="B1ABEB1147264283B4AE42531D9CFCE7">
    <w:name w:val="B1ABEB1147264283B4AE42531D9CFCE7"/>
    <w:rsid w:val="0050415D"/>
    <w:pPr>
      <w:bidi/>
    </w:pPr>
  </w:style>
  <w:style w:type="paragraph" w:customStyle="1" w:styleId="140F8BD632BE474BBD35B3DF1C03BEC2">
    <w:name w:val="140F8BD632BE474BBD35B3DF1C03BEC2"/>
    <w:rsid w:val="0050415D"/>
    <w:pPr>
      <w:bidi/>
    </w:pPr>
  </w:style>
  <w:style w:type="paragraph" w:customStyle="1" w:styleId="1A04D5113DED46D2B7BF839BB6CB848B">
    <w:name w:val="1A04D5113DED46D2B7BF839BB6CB848B"/>
    <w:rsid w:val="00EA4D8E"/>
    <w:pPr>
      <w:bidi/>
    </w:pPr>
  </w:style>
  <w:style w:type="paragraph" w:customStyle="1" w:styleId="F6F07525F25E411A8A7CE234D304FEA5">
    <w:name w:val="F6F07525F25E411A8A7CE234D304FEA5"/>
    <w:rsid w:val="00EA4D8E"/>
    <w:pPr>
      <w:bidi/>
    </w:pPr>
  </w:style>
  <w:style w:type="paragraph" w:customStyle="1" w:styleId="55009917B4AB4E07ADF985C5E05DEBF2">
    <w:name w:val="55009917B4AB4E07ADF985C5E05DEBF2"/>
    <w:rsid w:val="00EA4D8E"/>
    <w:pPr>
      <w:bidi/>
    </w:pPr>
  </w:style>
  <w:style w:type="paragraph" w:customStyle="1" w:styleId="A1E42BDF1DAA4B9B852B88F0336C6137">
    <w:name w:val="A1E42BDF1DAA4B9B852B88F0336C6137"/>
    <w:rsid w:val="00EA4D8E"/>
    <w:pPr>
      <w:bidi/>
    </w:pPr>
  </w:style>
  <w:style w:type="paragraph" w:customStyle="1" w:styleId="6A1F5DD1F3FA4D039667C369CD1A7550">
    <w:name w:val="6A1F5DD1F3FA4D039667C369CD1A7550"/>
    <w:rsid w:val="00EA4D8E"/>
    <w:pPr>
      <w:bidi/>
    </w:pPr>
  </w:style>
  <w:style w:type="paragraph" w:customStyle="1" w:styleId="14C24CD2CCE54FCBB10C19C75B86EA36">
    <w:name w:val="14C24CD2CCE54FCBB10C19C75B86EA36"/>
    <w:rsid w:val="00D87262"/>
    <w:pPr>
      <w:bidi/>
    </w:pPr>
  </w:style>
  <w:style w:type="paragraph" w:customStyle="1" w:styleId="BEB24B855B794B6AB29B20E395DC5308">
    <w:name w:val="BEB24B855B794B6AB29B20E395DC5308"/>
    <w:rsid w:val="00D87262"/>
    <w:pPr>
      <w:bidi/>
    </w:pPr>
  </w:style>
  <w:style w:type="paragraph" w:customStyle="1" w:styleId="2D25C3BD3C3345A392ADFF068134EEA8">
    <w:name w:val="2D25C3BD3C3345A392ADFF068134EEA8"/>
    <w:rsid w:val="00D87262"/>
    <w:pPr>
      <w:bidi/>
    </w:pPr>
  </w:style>
  <w:style w:type="paragraph" w:customStyle="1" w:styleId="8D1954D371ED4AB583BDA683241A0978">
    <w:name w:val="8D1954D371ED4AB583BDA683241A0978"/>
    <w:rsid w:val="00D87262"/>
    <w:pPr>
      <w:bidi/>
    </w:pPr>
  </w:style>
  <w:style w:type="paragraph" w:customStyle="1" w:styleId="367A5A82AECE4273BFF0F08B7FFADB34">
    <w:name w:val="367A5A82AECE4273BFF0F08B7FFADB34"/>
    <w:rsid w:val="00D87262"/>
    <w:pPr>
      <w:bidi/>
    </w:pPr>
  </w:style>
  <w:style w:type="paragraph" w:customStyle="1" w:styleId="81F6AD41F12443B780157CE9E61CD403">
    <w:name w:val="81F6AD41F12443B780157CE9E61CD403"/>
    <w:rsid w:val="00D87262"/>
    <w:pPr>
      <w:bidi/>
    </w:pPr>
  </w:style>
  <w:style w:type="paragraph" w:customStyle="1" w:styleId="1D3A7137517449F8B83DC318AB063F50">
    <w:name w:val="1D3A7137517449F8B83DC318AB063F50"/>
    <w:rsid w:val="00385105"/>
    <w:pPr>
      <w:bidi/>
    </w:pPr>
  </w:style>
  <w:style w:type="paragraph" w:customStyle="1" w:styleId="1E3213C6DFE94E7EA788EF53F6B4364B">
    <w:name w:val="1E3213C6DFE94E7EA788EF53F6B4364B"/>
    <w:rsid w:val="00385105"/>
    <w:pPr>
      <w:bidi/>
    </w:pPr>
  </w:style>
  <w:style w:type="paragraph" w:customStyle="1" w:styleId="D70139A975EA4AEF9A2EEEAB68345F4B">
    <w:name w:val="D70139A975EA4AEF9A2EEEAB68345F4B"/>
    <w:rsid w:val="0038510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Props1.xml><?xml version="1.0" encoding="utf-8"?>
<ds:datastoreItem xmlns:ds="http://schemas.openxmlformats.org/officeDocument/2006/customXml" ds:itemID="{67C6D734-C7C1-47F9-8BEC-2E5B26BD9DC1}">
  <ds:schemaRefs>
    <ds:schemaRef ds:uri="http://schemas.microsoft.com/office/2006/metadata/customXsn"/>
  </ds:schemaRefs>
</ds:datastoreItem>
</file>

<file path=customXml/itemProps2.xml><?xml version="1.0" encoding="utf-8"?>
<ds:datastoreItem xmlns:ds="http://schemas.openxmlformats.org/officeDocument/2006/customXml" ds:itemID="{35E29325-9A2F-4AE3-8FFF-0591F8EA37F1}"/>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0E900D8F-FAF2-4D4A-98C2-DF034ED414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1709D4C-33DC-48CC-AC7E-130A245806EE}">
  <ds:schemaRefs>
    <ds:schemaRef ds:uri="http://purl.org/dc/dcmitype/"/>
    <ds:schemaRef ds:uri="http://schemas.openxmlformats.org/package/2006/metadata/core-properties"/>
    <ds:schemaRef ds:uri="http://schemas.microsoft.com/office/2006/metadata/properties"/>
    <ds:schemaRef ds:uri="http://www.w3.org/XML/1998/namespace"/>
    <ds:schemaRef ds:uri="http://schemas.microsoft.com/office/2006/documentManagement/types"/>
    <ds:schemaRef ds:uri="http://purl.org/dc/terms/"/>
    <ds:schemaRef ds:uri="http://schemas.microsoft.com/sharepoint/v3"/>
    <ds:schemaRef ds:uri="http://purl.org/dc/elements/1.1/"/>
    <ds:schemaRef ds:uri="http://schemas.microsoft.com/office/infopath/2007/PartnerControls"/>
    <ds:schemaRef ds:uri="e82e0497-401b-493b-ab66-61f85c09ed30"/>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35</Pages>
  <Words>10267</Words>
  <Characters>51335</Characters>
  <Application>Microsoft Office Word</Application>
  <DocSecurity>0</DocSecurity>
  <Lines>427</Lines>
  <Paragraphs>122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61480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4</cp:revision>
  <cp:lastPrinted>2020-05-14T13:46:00Z</cp:lastPrinted>
  <dcterms:created xsi:type="dcterms:W3CDTF">2020-05-14T13:23:00Z</dcterms:created>
  <dcterms:modified xsi:type="dcterms:W3CDTF">2020-05-17T08:03:00Z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713c36da-ba42-4eab-b5aa-3ef1910f7dec</vt:lpwstr>
  </property>
</Properties>
</file>