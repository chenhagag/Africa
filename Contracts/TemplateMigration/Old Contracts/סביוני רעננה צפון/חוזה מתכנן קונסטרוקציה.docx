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04C9154"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hint="cs"/>
          <w:bCs/>
          <w:i/>
          <w:iCs/>
          <w:sz w:val="32"/>
          <w:szCs w:val="32"/>
          <w:u w:val="single"/>
          <w:rtl/>
          <w:lang w:eastAsia="he-IL"/>
        </w:rPr>
      </w:pPr>
    </w:p>
    <w:p w14:paraId="247023BA" w14:textId="77777777" w:rsidR="00590FDD" w:rsidRPr="00590FDD" w:rsidRDefault="00590FDD" w:rsidP="00590FDD">
      <w:pPr>
        <w:widowControl w:val="0"/>
        <w:spacing w:before="0" w:beforeAutospacing="0" w:after="0" w:afterAutospacing="0" w:line="240" w:lineRule="auto"/>
        <w:rPr>
          <w:rFonts w:ascii="Times New Roman" w:eastAsia="Times New Roman" w:hAnsi="Times New Roman" w:cs="Times New Roman"/>
          <w:sz w:val="20"/>
          <w:szCs w:val="20"/>
          <w:rtl/>
        </w:rPr>
      </w:pPr>
    </w:p>
    <w:p w14:paraId="7D1752BC"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sz w:val="20"/>
          <w:rtl/>
          <w:lang w:eastAsia="he-IL"/>
        </w:rPr>
      </w:pPr>
    </w:p>
    <w:p w14:paraId="02CDF109"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0"/>
          <w:rtl/>
          <w:lang w:eastAsia="he-IL"/>
        </w:rPr>
      </w:pPr>
    </w:p>
    <w:p w14:paraId="31A487C4"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0FF9251A"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i/>
          <w:iCs/>
          <w:noProof/>
          <w:sz w:val="32"/>
          <w:szCs w:val="32"/>
          <w:u w:val="single"/>
          <w:rtl/>
        </w:rPr>
      </w:pPr>
    </w:p>
    <w:p w14:paraId="64111815"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i/>
          <w:iCs/>
          <w:noProof/>
          <w:sz w:val="32"/>
          <w:szCs w:val="32"/>
          <w:u w:val="single"/>
          <w:rtl/>
        </w:rPr>
      </w:pPr>
    </w:p>
    <w:p w14:paraId="7ED5BBF6"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32"/>
          <w:szCs w:val="32"/>
          <w:rtl/>
          <w:lang w:eastAsia="he-IL"/>
        </w:rPr>
      </w:pPr>
      <w:r w:rsidRPr="00590FDD">
        <w:rPr>
          <w:rFonts w:ascii="Times New Roman" w:eastAsia="Times New Roman" w:hAnsi="Times New Roman"/>
          <w:bCs/>
          <w:i/>
          <w:iCs/>
          <w:noProof/>
          <w:sz w:val="32"/>
          <w:szCs w:val="32"/>
        </w:rPr>
        <w:drawing>
          <wp:inline distT="0" distB="0" distL="0" distR="0" wp14:anchorId="53E817BA" wp14:editId="09E317A3">
            <wp:extent cx="5274310" cy="467995"/>
            <wp:effectExtent l="0" t="0" r="254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1"/>
                    <pic:cNvPicPr>
                      <a:picLocks noChangeAspect="1" noChangeArrowheads="1"/>
                    </pic:cNvPicPr>
                  </pic:nvPicPr>
                  <pic:blipFill>
                    <a:blip r:embed="rId13">
                      <a:extLst>
                        <a:ext uri="{28A0092B-C50C-407E-A947-70E740481C1C}">
                          <a14:useLocalDpi xmlns:a14="http://schemas.microsoft.com/office/drawing/2010/main" val="0"/>
                        </a:ext>
                      </a:extLst>
                    </a:blip>
                    <a:srcRect t="30597" b="23880"/>
                    <a:stretch>
                      <a:fillRect/>
                    </a:stretch>
                  </pic:blipFill>
                  <pic:spPr bwMode="auto">
                    <a:xfrm>
                      <a:off x="0" y="0"/>
                      <a:ext cx="5274310" cy="467995"/>
                    </a:xfrm>
                    <a:prstGeom prst="rect">
                      <a:avLst/>
                    </a:prstGeom>
                    <a:noFill/>
                    <a:ln>
                      <a:noFill/>
                    </a:ln>
                  </pic:spPr>
                </pic:pic>
              </a:graphicData>
            </a:graphic>
          </wp:inline>
        </w:drawing>
      </w:r>
    </w:p>
    <w:p w14:paraId="6898C081"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32"/>
          <w:szCs w:val="32"/>
          <w:rtl/>
          <w:lang w:eastAsia="he-IL"/>
        </w:rPr>
      </w:pPr>
    </w:p>
    <w:p w14:paraId="471E03AF"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65801CD9" w14:textId="77777777" w:rsidR="00302486" w:rsidRDefault="00302486" w:rsidP="00590FDD">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7EDFAD96"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r w:rsidRPr="00590FDD">
        <w:rPr>
          <w:rFonts w:ascii="Times New Roman" w:eastAsia="Times New Roman" w:hAnsi="Times New Roman" w:hint="cs"/>
          <w:bCs/>
          <w:sz w:val="32"/>
          <w:szCs w:val="32"/>
          <w:u w:val="single"/>
          <w:rtl/>
          <w:lang w:eastAsia="he-IL"/>
        </w:rPr>
        <w:t>חוזה מתכנן קונסטרוקציה</w:t>
      </w:r>
    </w:p>
    <w:p w14:paraId="66133DE3"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0B3A2AF9"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518F4F73" w14:textId="77777777" w:rsidR="00302486" w:rsidRPr="00B27B4C" w:rsidRDefault="00302486" w:rsidP="00302486">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sdt>
      <w:sdtPr>
        <w:rPr>
          <w:rFonts w:ascii="Times New Roman" w:eastAsia="Times New Roman" w:hAnsi="Times New Roman"/>
          <w:bCs/>
          <w:sz w:val="32"/>
          <w:szCs w:val="32"/>
          <w:u w:val="single"/>
          <w:rtl/>
          <w:lang w:eastAsia="he-IL"/>
        </w:rPr>
        <w:alias w:val="שם הפרויקט"/>
        <w:tag w:val="cntProjectName"/>
        <w:id w:val="-1115283160"/>
        <w:placeholder>
          <w:docPart w:val="4798629AB2D743C59CB94D0A63AFAD5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p w14:paraId="01E7C313" w14:textId="77777777" w:rsidR="00302486" w:rsidRPr="00B27B4C" w:rsidRDefault="006E2F5A" w:rsidP="00302486">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r>
            <w:rPr>
              <w:rFonts w:ascii="Times New Roman" w:eastAsia="Times New Roman" w:hAnsi="Times New Roman" w:hint="cs"/>
              <w:bCs/>
              <w:sz w:val="32"/>
              <w:szCs w:val="32"/>
              <w:u w:val="single"/>
              <w:rtl/>
              <w:lang w:eastAsia="he-IL"/>
            </w:rPr>
            <w:t>סביוני  רעננה  צפון</w:t>
          </w:r>
        </w:p>
      </w:sdtContent>
    </w:sdt>
    <w:p w14:paraId="333370A4" w14:textId="77777777" w:rsidR="00302486" w:rsidRPr="00B27B4C" w:rsidRDefault="00302486" w:rsidP="00302486">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sdt>
      <w:sdtPr>
        <w:rPr>
          <w:rFonts w:ascii="Times New Roman" w:eastAsia="Times New Roman" w:hAnsi="Times New Roman"/>
          <w:bCs/>
          <w:sz w:val="32"/>
          <w:szCs w:val="32"/>
          <w:u w:val="single"/>
          <w:rtl/>
          <w:lang w:eastAsia="he-IL"/>
        </w:rPr>
        <w:alias w:val="שם אתר"/>
        <w:tag w:val="cntSite"/>
        <w:id w:val="2071999276"/>
        <w:placeholder>
          <w:docPart w:val="9F074DA6E8F34A398DF78B5C68BA5C8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p w14:paraId="57751B05" w14:textId="77777777" w:rsidR="00302486" w:rsidRPr="00B27B4C" w:rsidRDefault="006E2F5A" w:rsidP="00302486">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r>
            <w:rPr>
              <w:rFonts w:ascii="Times New Roman" w:eastAsia="Times New Roman" w:hAnsi="Times New Roman" w:hint="cs"/>
              <w:bCs/>
              <w:sz w:val="32"/>
              <w:szCs w:val="32"/>
              <w:u w:val="single"/>
              <w:rtl/>
              <w:lang w:eastAsia="he-IL"/>
            </w:rPr>
            <w:t>סביוני רעננה צפון</w:t>
          </w:r>
        </w:p>
      </w:sdtContent>
    </w:sdt>
    <w:p w14:paraId="429A7EAF" w14:textId="77777777" w:rsidR="00302486" w:rsidRPr="00B27B4C" w:rsidRDefault="00302486" w:rsidP="00302486">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3BFAE0AF"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32"/>
          <w:szCs w:val="32"/>
          <w:u w:val="single"/>
          <w:lang w:eastAsia="he-IL"/>
        </w:rPr>
      </w:pPr>
    </w:p>
    <w:p w14:paraId="228A5CA3"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32"/>
          <w:szCs w:val="32"/>
          <w:u w:val="single"/>
          <w:lang w:eastAsia="he-IL"/>
        </w:rPr>
      </w:pPr>
    </w:p>
    <w:p w14:paraId="3110A27F"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32"/>
          <w:szCs w:val="32"/>
          <w:u w:val="single"/>
          <w:lang w:eastAsia="he-IL"/>
        </w:rPr>
      </w:pPr>
    </w:p>
    <w:p w14:paraId="6636AE56"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32"/>
          <w:szCs w:val="32"/>
          <w:u w:val="single"/>
          <w:lang w:eastAsia="he-IL"/>
        </w:rPr>
      </w:pPr>
    </w:p>
    <w:p w14:paraId="5ACB0F07"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32"/>
          <w:szCs w:val="32"/>
          <w:u w:val="single"/>
          <w:lang w:eastAsia="he-IL"/>
        </w:rPr>
      </w:pPr>
    </w:p>
    <w:p w14:paraId="3B0C6E10"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32"/>
          <w:szCs w:val="32"/>
          <w:u w:val="single"/>
          <w:lang w:eastAsia="he-IL"/>
        </w:rPr>
      </w:pPr>
    </w:p>
    <w:p w14:paraId="66E73294"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32"/>
          <w:szCs w:val="32"/>
          <w:u w:val="single"/>
          <w:lang w:eastAsia="he-IL"/>
        </w:rPr>
      </w:pPr>
    </w:p>
    <w:p w14:paraId="4E8C3EA4"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32"/>
          <w:szCs w:val="32"/>
          <w:u w:val="single"/>
          <w:lang w:eastAsia="he-IL"/>
        </w:rPr>
      </w:pPr>
    </w:p>
    <w:p w14:paraId="754C027A"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32"/>
          <w:szCs w:val="32"/>
          <w:u w:val="single"/>
          <w:lang w:eastAsia="he-IL"/>
        </w:rPr>
      </w:pPr>
    </w:p>
    <w:p w14:paraId="0007E78D"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32"/>
          <w:szCs w:val="32"/>
          <w:u w:val="single"/>
          <w:lang w:eastAsia="he-IL"/>
        </w:rPr>
      </w:pPr>
    </w:p>
    <w:p w14:paraId="4A4ACEFC"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32"/>
          <w:szCs w:val="32"/>
          <w:u w:val="single"/>
          <w:lang w:eastAsia="he-IL"/>
        </w:rPr>
      </w:pPr>
    </w:p>
    <w:p w14:paraId="32F36D52"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32"/>
          <w:szCs w:val="32"/>
          <w:u w:val="single"/>
          <w:lang w:eastAsia="he-IL"/>
        </w:rPr>
      </w:pPr>
    </w:p>
    <w:p w14:paraId="3FB5A6C0"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32"/>
          <w:szCs w:val="32"/>
          <w:u w:val="single"/>
          <w:lang w:eastAsia="he-IL"/>
        </w:rPr>
      </w:pPr>
    </w:p>
    <w:p w14:paraId="36CAE3ED"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32"/>
          <w:szCs w:val="32"/>
          <w:u w:val="single"/>
          <w:lang w:eastAsia="he-IL"/>
        </w:rPr>
      </w:pPr>
    </w:p>
    <w:p w14:paraId="2096BC36"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32"/>
          <w:szCs w:val="32"/>
          <w:u w:val="single"/>
          <w:lang w:eastAsia="he-IL"/>
        </w:rPr>
      </w:pPr>
    </w:p>
    <w:p w14:paraId="51BF3789"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32"/>
          <w:szCs w:val="32"/>
          <w:u w:val="single"/>
          <w:lang w:eastAsia="he-IL"/>
        </w:rPr>
      </w:pPr>
    </w:p>
    <w:p w14:paraId="2FC26D65"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32"/>
          <w:szCs w:val="32"/>
          <w:u w:val="single"/>
          <w:lang w:eastAsia="he-IL"/>
        </w:rPr>
      </w:pPr>
    </w:p>
    <w:p w14:paraId="50EB8160"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32"/>
          <w:szCs w:val="32"/>
          <w:u w:val="single"/>
          <w:lang w:eastAsia="he-IL"/>
        </w:rPr>
      </w:pPr>
    </w:p>
    <w:p w14:paraId="75CF16DD"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32"/>
          <w:szCs w:val="32"/>
          <w:u w:val="single"/>
          <w:lang w:eastAsia="he-IL"/>
        </w:rPr>
      </w:pPr>
    </w:p>
    <w:p w14:paraId="24AD1812"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32"/>
          <w:szCs w:val="32"/>
          <w:u w:val="single"/>
          <w:lang w:eastAsia="he-IL"/>
        </w:rPr>
      </w:pPr>
    </w:p>
    <w:p w14:paraId="1F8120B7" w14:textId="77777777" w:rsidR="00590FDD" w:rsidRPr="00590FDD" w:rsidRDefault="00590FDD" w:rsidP="00C30116">
      <w:pPr>
        <w:widowControl w:val="0"/>
        <w:spacing w:before="0" w:beforeAutospacing="0" w:after="0" w:afterAutospacing="0" w:line="240" w:lineRule="auto"/>
        <w:rPr>
          <w:rFonts w:ascii="Times New Roman" w:eastAsia="Times New Roman" w:hAnsi="Times New Roman"/>
          <w:bCs/>
          <w:sz w:val="32"/>
          <w:szCs w:val="32"/>
          <w:u w:val="single"/>
          <w:lang w:eastAsia="he-IL"/>
        </w:rPr>
      </w:pPr>
    </w:p>
    <w:p w14:paraId="37D0CC78"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32"/>
          <w:szCs w:val="32"/>
          <w:u w:val="single"/>
          <w:lang w:eastAsia="he-IL"/>
        </w:rPr>
      </w:pPr>
    </w:p>
    <w:p w14:paraId="6040F614" w14:textId="77777777" w:rsidR="00590FDD" w:rsidRPr="00302486" w:rsidRDefault="00590FDD" w:rsidP="00590FDD">
      <w:pPr>
        <w:widowControl w:val="0"/>
        <w:spacing w:before="0" w:beforeAutospacing="0" w:after="0" w:afterAutospacing="0" w:line="240" w:lineRule="auto"/>
        <w:jc w:val="center"/>
        <w:rPr>
          <w:rFonts w:ascii="Times New Roman" w:eastAsia="Times New Roman" w:hAnsi="Times New Roman"/>
          <w:bCs/>
          <w:sz w:val="32"/>
          <w:szCs w:val="32"/>
          <w:u w:val="single"/>
          <w:lang w:eastAsia="he-IL"/>
        </w:rPr>
      </w:pPr>
      <w:r w:rsidRPr="00302486">
        <w:rPr>
          <w:rFonts w:ascii="Times New Roman" w:eastAsia="Times New Roman" w:hAnsi="Times New Roman" w:hint="cs"/>
          <w:bCs/>
          <w:sz w:val="32"/>
          <w:szCs w:val="32"/>
          <w:u w:val="single"/>
          <w:rtl/>
          <w:lang w:eastAsia="he-IL"/>
        </w:rPr>
        <w:t>חוזה</w:t>
      </w:r>
      <w:r w:rsidR="00302486" w:rsidRPr="00302486">
        <w:rPr>
          <w:rFonts w:ascii="Times New Roman" w:eastAsia="Times New Roman" w:hAnsi="Times New Roman" w:hint="cs"/>
          <w:bCs/>
          <w:sz w:val="32"/>
          <w:szCs w:val="32"/>
          <w:u w:val="single"/>
          <w:rtl/>
          <w:lang w:eastAsia="he-IL"/>
        </w:rPr>
        <w:t xml:space="preserve"> מתכנן קונסטרוקציה</w:t>
      </w:r>
    </w:p>
    <w:p w14:paraId="372D38FB"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20"/>
          <w:u w:val="single"/>
          <w:rtl/>
          <w:lang w:eastAsia="he-IL"/>
        </w:rPr>
      </w:pPr>
    </w:p>
    <w:p w14:paraId="5CEFB53F"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color w:val="800080"/>
          <w:sz w:val="24"/>
          <w:rtl/>
        </w:rPr>
      </w:pPr>
      <w:bookmarkStart w:id="0" w:name="_GoBack"/>
      <w:r w:rsidRPr="00590FDD">
        <w:rPr>
          <w:rFonts w:ascii="Times New Roman" w:eastAsia="Times New Roman" w:hAnsi="Times New Roman" w:hint="cs"/>
          <w:sz w:val="20"/>
          <w:rtl/>
          <w:lang w:eastAsia="he-IL"/>
        </w:rPr>
        <w:t xml:space="preserve">שנערך ונחתם ביום </w:t>
      </w:r>
      <w:sdt>
        <w:sdtPr>
          <w:rPr>
            <w:rFonts w:ascii="Times New Roman" w:eastAsia="Times New Roman" w:hAnsi="Times New Roman"/>
            <w:color w:val="800080"/>
            <w:sz w:val="24"/>
            <w:rtl/>
            <w:lang w:eastAsia="he-IL"/>
          </w:rPr>
          <w:alias w:val="תאריך חתימת חוזה"/>
          <w:tag w:val="cntSignDate"/>
          <w:id w:val="620189172"/>
          <w:placeholder>
            <w:docPart w:val="934455BD3B3D45E585E88A6717C98155"/>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Pr="00302486">
            <w:rPr>
              <w:rStyle w:val="AutoFieldsChar"/>
              <w:color w:val="00B0F0"/>
              <w:rtl/>
            </w:rPr>
            <w:t>[תאריך חתימת חוזה]</w:t>
          </w:r>
        </w:sdtContent>
      </w:sdt>
    </w:p>
    <w:bookmarkEnd w:id="0"/>
    <w:p w14:paraId="73091756" w14:textId="77777777" w:rsidR="004E32D2" w:rsidRDefault="004E32D2" w:rsidP="004E32D2">
      <w:pPr>
        <w:widowControl w:val="0"/>
        <w:spacing w:before="0" w:beforeAutospacing="0" w:after="0" w:afterAutospacing="0" w:line="240" w:lineRule="auto"/>
        <w:ind w:left="3600" w:right="2552" w:firstLine="720"/>
        <w:outlineLvl w:val="1"/>
        <w:rPr>
          <w:rFonts w:ascii="Times New Roman" w:eastAsia="Times New Roman" w:hAnsi="Times New Roman"/>
          <w:bCs/>
          <w:sz w:val="20"/>
          <w:rtl/>
          <w:lang w:eastAsia="he-IL"/>
        </w:rPr>
      </w:pPr>
    </w:p>
    <w:p w14:paraId="3ED13C32" w14:textId="77777777" w:rsidR="00590FDD" w:rsidRPr="00590FDD" w:rsidRDefault="004E32D2" w:rsidP="004E32D2">
      <w:pPr>
        <w:widowControl w:val="0"/>
        <w:spacing w:before="0" w:beforeAutospacing="0" w:after="0" w:afterAutospacing="0" w:line="240" w:lineRule="auto"/>
        <w:ind w:left="3600" w:right="2552" w:firstLine="720"/>
        <w:outlineLvl w:val="1"/>
        <w:rPr>
          <w:rFonts w:ascii="Times New Roman" w:eastAsia="Times New Roman" w:hAnsi="Times New Roman"/>
          <w:bCs/>
          <w:sz w:val="20"/>
          <w:rtl/>
          <w:lang w:eastAsia="he-IL"/>
        </w:rPr>
      </w:pPr>
      <w:r>
        <w:rPr>
          <w:rFonts w:ascii="Times New Roman" w:eastAsia="Times New Roman" w:hAnsi="Times New Roman" w:hint="cs"/>
          <w:bCs/>
          <w:sz w:val="20"/>
          <w:rtl/>
          <w:lang w:eastAsia="he-IL"/>
        </w:rPr>
        <w:t>בין</w:t>
      </w:r>
    </w:p>
    <w:sdt>
      <w:sdtPr>
        <w:rPr>
          <w:rFonts w:ascii="Times New Roman" w:eastAsia="Times New Roman" w:hAnsi="Times New Roman"/>
          <w:color w:val="800080"/>
          <w:sz w:val="24"/>
          <w:rtl/>
        </w:rPr>
        <w:alias w:val="צד א בחוזה"/>
        <w:tag w:val="cntTzadA"/>
        <w:id w:val="-166326193"/>
        <w:placeholder>
          <w:docPart w:val="AF58AF63BCDB41ACBC3812FB0109746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rPr>
          <w:rFonts w:hint="cs"/>
        </w:rPr>
      </w:sdtEndPr>
      <w:sdtContent>
        <w:p w14:paraId="7BFF310A" w14:textId="12F2585D" w:rsidR="00590FDD" w:rsidRPr="00590FDD" w:rsidRDefault="006E2F5A" w:rsidP="00914931">
          <w:pPr>
            <w:widowControl w:val="0"/>
            <w:spacing w:before="0" w:beforeAutospacing="0" w:after="0" w:afterAutospacing="0" w:line="240" w:lineRule="auto"/>
            <w:ind w:left="3652" w:hanging="52"/>
            <w:jc w:val="both"/>
            <w:rPr>
              <w:rFonts w:ascii="Times New Roman" w:eastAsia="Times New Roman" w:hAnsi="Times New Roman"/>
              <w:color w:val="008000"/>
              <w:sz w:val="24"/>
              <w:rtl/>
            </w:rPr>
          </w:pPr>
          <w:r>
            <w:rPr>
              <w:rFonts w:ascii="Times New Roman" w:eastAsia="Times New Roman" w:hAnsi="Times New Roman" w:hint="cs"/>
              <w:color w:val="800080"/>
              <w:sz w:val="24"/>
              <w:rtl/>
            </w:rPr>
            <w:t>אפריקה ישראל בע''מ מ.ח. 520034760</w:t>
          </w:r>
          <w:r>
            <w:rPr>
              <w:rFonts w:ascii="Times New Roman" w:eastAsia="Times New Roman" w:hAnsi="Times New Roman"/>
              <w:color w:val="800080"/>
              <w:sz w:val="24"/>
              <w:rtl/>
            </w:rPr>
            <w:br/>
          </w:r>
          <w:r>
            <w:rPr>
              <w:rFonts w:ascii="Times New Roman" w:eastAsia="Times New Roman" w:hAnsi="Times New Roman" w:hint="cs"/>
              <w:color w:val="800080"/>
              <w:sz w:val="24"/>
              <w:rtl/>
            </w:rPr>
            <w:t>מרח' יהונתן נתניהו 1.ג' , אור יהודה</w:t>
          </w:r>
        </w:p>
      </w:sdtContent>
    </w:sdt>
    <w:p w14:paraId="08093589" w14:textId="77777777" w:rsidR="00590FDD" w:rsidRPr="00590FDD" w:rsidRDefault="00590FDD" w:rsidP="00590FDD">
      <w:pPr>
        <w:widowControl w:val="0"/>
        <w:spacing w:before="0" w:beforeAutospacing="0" w:after="0" w:afterAutospacing="0" w:line="240" w:lineRule="auto"/>
        <w:ind w:left="2880" w:firstLine="720"/>
        <w:rPr>
          <w:rFonts w:ascii="Times New Roman" w:eastAsia="Times New Roman" w:hAnsi="Times New Roman"/>
          <w:color w:val="008000"/>
          <w:sz w:val="24"/>
          <w:rtl/>
        </w:rPr>
      </w:pPr>
    </w:p>
    <w:p w14:paraId="645787A2" w14:textId="77777777" w:rsidR="00590FDD" w:rsidRPr="00590FDD" w:rsidRDefault="00590FDD" w:rsidP="00590FDD">
      <w:pPr>
        <w:widowControl w:val="0"/>
        <w:spacing w:before="0" w:beforeAutospacing="0" w:after="0" w:afterAutospacing="0" w:line="240" w:lineRule="auto"/>
        <w:ind w:left="2880" w:firstLine="720"/>
        <w:rPr>
          <w:rFonts w:ascii="Times New Roman" w:eastAsia="Times New Roman" w:hAnsi="Times New Roman"/>
          <w:sz w:val="20"/>
          <w:rtl/>
          <w:lang w:eastAsia="he-IL"/>
        </w:rPr>
      </w:pPr>
      <w:r w:rsidRPr="00590FDD">
        <w:rPr>
          <w:rFonts w:ascii="Times New Roman" w:eastAsia="Times New Roman" w:hAnsi="Times New Roman" w:hint="cs"/>
          <w:sz w:val="20"/>
          <w:rtl/>
          <w:lang w:eastAsia="he-IL"/>
        </w:rPr>
        <w:t>(להלן: "</w:t>
      </w:r>
      <w:r w:rsidRPr="00590FDD">
        <w:rPr>
          <w:rFonts w:ascii="Times New Roman" w:eastAsia="Times New Roman" w:hAnsi="Times New Roman" w:hint="cs"/>
          <w:b/>
          <w:bCs/>
          <w:sz w:val="20"/>
          <w:rtl/>
          <w:lang w:eastAsia="he-IL"/>
        </w:rPr>
        <w:t>המזמין</w:t>
      </w:r>
      <w:r w:rsidRPr="00590FDD">
        <w:rPr>
          <w:rFonts w:ascii="Times New Roman" w:eastAsia="Times New Roman" w:hAnsi="Times New Roman" w:hint="cs"/>
          <w:sz w:val="20"/>
          <w:rtl/>
          <w:lang w:eastAsia="he-IL"/>
        </w:rPr>
        <w:t>")</w:t>
      </w:r>
    </w:p>
    <w:p w14:paraId="0CFB3AE8" w14:textId="77777777" w:rsidR="00590FDD" w:rsidRPr="00590FDD" w:rsidRDefault="00590FDD" w:rsidP="00590FDD">
      <w:pPr>
        <w:widowControl w:val="0"/>
        <w:spacing w:before="0" w:beforeAutospacing="0" w:after="0" w:afterAutospacing="0" w:line="240" w:lineRule="auto"/>
        <w:ind w:left="2024" w:hanging="2024"/>
        <w:jc w:val="center"/>
        <w:rPr>
          <w:rFonts w:ascii="Times New Roman" w:eastAsia="Times New Roman" w:hAnsi="Times New Roman"/>
          <w:sz w:val="20"/>
          <w:rtl/>
          <w:lang w:eastAsia="he-IL"/>
        </w:rPr>
      </w:pPr>
      <w:r w:rsidRPr="00590FDD">
        <w:rPr>
          <w:rFonts w:ascii="Times New Roman" w:eastAsia="Times New Roman" w:hAnsi="Times New Roman" w:hint="cs"/>
          <w:bCs/>
          <w:sz w:val="20"/>
          <w:rtl/>
          <w:lang w:eastAsia="he-IL"/>
        </w:rPr>
        <w:t>מצד אחד;</w:t>
      </w:r>
    </w:p>
    <w:p w14:paraId="1D0F7CB9" w14:textId="77777777" w:rsidR="004E32D2" w:rsidRDefault="004E32D2" w:rsidP="004E32D2">
      <w:pPr>
        <w:widowControl w:val="0"/>
        <w:tabs>
          <w:tab w:val="left" w:pos="5187"/>
        </w:tabs>
        <w:spacing w:before="0" w:beforeAutospacing="0" w:after="0" w:afterAutospacing="0" w:line="240" w:lineRule="auto"/>
        <w:ind w:left="3600" w:right="2977" w:firstLine="412"/>
        <w:outlineLvl w:val="1"/>
        <w:rPr>
          <w:rFonts w:ascii="Times New Roman" w:eastAsia="Times New Roman" w:hAnsi="Times New Roman"/>
          <w:bCs/>
          <w:sz w:val="20"/>
          <w:rtl/>
          <w:lang w:eastAsia="he-IL"/>
        </w:rPr>
      </w:pPr>
    </w:p>
    <w:p w14:paraId="76307FA6" w14:textId="77777777" w:rsidR="00590FDD" w:rsidRPr="00590FDD" w:rsidRDefault="00590FDD" w:rsidP="004E32D2">
      <w:pPr>
        <w:widowControl w:val="0"/>
        <w:tabs>
          <w:tab w:val="left" w:pos="5187"/>
        </w:tabs>
        <w:spacing w:before="0" w:beforeAutospacing="0" w:after="0" w:afterAutospacing="0" w:line="240" w:lineRule="auto"/>
        <w:ind w:left="3600" w:right="2977" w:firstLine="412"/>
        <w:outlineLvl w:val="1"/>
        <w:rPr>
          <w:rFonts w:ascii="Times New Roman" w:eastAsia="Times New Roman" w:hAnsi="Times New Roman"/>
          <w:bCs/>
          <w:sz w:val="20"/>
          <w:rtl/>
          <w:lang w:eastAsia="he-IL"/>
        </w:rPr>
      </w:pPr>
      <w:r w:rsidRPr="00590FDD">
        <w:rPr>
          <w:rFonts w:ascii="Times New Roman" w:eastAsia="Times New Roman" w:hAnsi="Times New Roman" w:hint="cs"/>
          <w:bCs/>
          <w:sz w:val="20"/>
          <w:rtl/>
          <w:lang w:eastAsia="he-IL"/>
        </w:rPr>
        <w:t>ל ב י ן</w:t>
      </w:r>
    </w:p>
    <w:p w14:paraId="3D9DF738"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sz w:val="20"/>
          <w:rtl/>
          <w:lang w:eastAsia="he-IL"/>
        </w:rPr>
      </w:pPr>
    </w:p>
    <w:sdt>
      <w:sdtPr>
        <w:rPr>
          <w:rFonts w:ascii="Times New Roman" w:eastAsia="Times New Roman" w:hAnsi="Times New Roman"/>
          <w:color w:val="800080"/>
          <w:sz w:val="24"/>
          <w:rtl/>
        </w:rPr>
        <w:alias w:val="צדדים נוספים"/>
        <w:tag w:val="cntTzadB_x002C__x0020_cntTzadC_x002C__x0020_cntTzadD"/>
        <w:id w:val="-1607808449"/>
        <w:placeholder>
          <w:docPart w:val="1BF68FECFDA54328899FAFFC0873585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B_x002c__x0020_cntTzadC_x002c__x0020_cntTzadD[1]" w:storeItemID="{81709D4C-33DC-48CC-AC7E-130A245806EE}"/>
        <w:text w:multiLine="1"/>
      </w:sdtPr>
      <w:sdtEndPr>
        <w:rPr>
          <w:rFonts w:hint="cs"/>
        </w:rPr>
      </w:sdtEndPr>
      <w:sdtContent>
        <w:p w14:paraId="7021F92E" w14:textId="07018B5A" w:rsidR="00590FDD" w:rsidRPr="00590FDD" w:rsidRDefault="00EF1348" w:rsidP="00590FDD">
          <w:pPr>
            <w:widowControl w:val="0"/>
            <w:spacing w:before="0" w:beforeAutospacing="0" w:after="0" w:afterAutospacing="0" w:line="240" w:lineRule="auto"/>
            <w:ind w:left="3652" w:hanging="52"/>
            <w:rPr>
              <w:rFonts w:ascii="Times New Roman" w:eastAsia="Times New Roman" w:hAnsi="Times New Roman"/>
              <w:color w:val="800080"/>
              <w:sz w:val="24"/>
              <w:rtl/>
            </w:rPr>
          </w:pPr>
          <w:r>
            <w:rPr>
              <w:rFonts w:ascii="Times New Roman" w:eastAsia="Times New Roman" w:hAnsi="Times New Roman" w:hint="cs"/>
              <w:color w:val="800080"/>
              <w:sz w:val="24"/>
              <w:rtl/>
            </w:rPr>
            <w:br/>
            <w:t>טומי עברון הנדסת בניין בע''מ</w:t>
          </w:r>
          <w:r>
            <w:rPr>
              <w:rFonts w:ascii="Times New Roman" w:eastAsia="Times New Roman" w:hAnsi="Times New Roman" w:hint="cs"/>
              <w:color w:val="800080"/>
              <w:sz w:val="24"/>
              <w:rtl/>
            </w:rPr>
            <w:br/>
            <w:t>רח' המעיין 5 הרצליה</w:t>
          </w:r>
          <w:r>
            <w:rPr>
              <w:rFonts w:ascii="Times New Roman" w:eastAsia="Times New Roman" w:hAnsi="Times New Roman" w:hint="cs"/>
              <w:color w:val="800080"/>
              <w:sz w:val="24"/>
              <w:rtl/>
            </w:rPr>
            <w:br/>
            <w:t>513247015</w:t>
          </w:r>
          <w:r>
            <w:rPr>
              <w:rFonts w:ascii="Times New Roman" w:eastAsia="Times New Roman" w:hAnsi="Times New Roman" w:hint="cs"/>
              <w:color w:val="800080"/>
              <w:sz w:val="24"/>
              <w:rtl/>
            </w:rPr>
            <w:br/>
          </w:r>
        </w:p>
      </w:sdtContent>
    </w:sdt>
    <w:p w14:paraId="626151BF" w14:textId="77777777" w:rsidR="00590FDD" w:rsidRPr="00590FDD" w:rsidRDefault="00590FDD" w:rsidP="00590FDD">
      <w:pPr>
        <w:widowControl w:val="0"/>
        <w:spacing w:before="0" w:beforeAutospacing="0" w:after="0" w:afterAutospacing="0" w:line="240" w:lineRule="auto"/>
        <w:ind w:left="2880" w:firstLine="720"/>
        <w:rPr>
          <w:rFonts w:ascii="Times New Roman" w:eastAsia="Times New Roman" w:hAnsi="Times New Roman"/>
          <w:sz w:val="20"/>
          <w:lang w:eastAsia="he-IL"/>
        </w:rPr>
      </w:pPr>
      <w:r w:rsidRPr="00590FDD">
        <w:rPr>
          <w:rFonts w:ascii="Times New Roman" w:eastAsia="Times New Roman" w:hAnsi="Times New Roman" w:hint="cs"/>
          <w:sz w:val="20"/>
          <w:rtl/>
          <w:lang w:eastAsia="he-IL"/>
        </w:rPr>
        <w:t>(להלן: "</w:t>
      </w:r>
      <w:r w:rsidRPr="00590FDD">
        <w:rPr>
          <w:rFonts w:ascii="Times New Roman" w:eastAsia="Times New Roman" w:hAnsi="Times New Roman" w:hint="cs"/>
          <w:b/>
          <w:bCs/>
          <w:sz w:val="20"/>
          <w:rtl/>
          <w:lang w:eastAsia="he-IL"/>
        </w:rPr>
        <w:t>המתכנן</w:t>
      </w:r>
      <w:r w:rsidRPr="00590FDD">
        <w:rPr>
          <w:rFonts w:ascii="Times New Roman" w:eastAsia="Times New Roman" w:hAnsi="Times New Roman" w:hint="cs"/>
          <w:sz w:val="20"/>
          <w:rtl/>
          <w:lang w:eastAsia="he-IL"/>
        </w:rPr>
        <w:t>")</w:t>
      </w:r>
    </w:p>
    <w:p w14:paraId="4A89E5ED" w14:textId="77777777" w:rsidR="00590FDD" w:rsidRPr="00590FDD" w:rsidRDefault="00590FDD" w:rsidP="00590FDD">
      <w:pPr>
        <w:widowControl w:val="0"/>
        <w:spacing w:before="0" w:beforeAutospacing="0" w:after="0" w:afterAutospacing="0" w:line="240" w:lineRule="auto"/>
        <w:ind w:left="1457" w:hanging="1457"/>
        <w:jc w:val="center"/>
        <w:rPr>
          <w:rFonts w:ascii="Times New Roman" w:eastAsia="Times New Roman" w:hAnsi="Times New Roman"/>
          <w:sz w:val="20"/>
          <w:rtl/>
          <w:lang w:eastAsia="he-IL"/>
        </w:rPr>
      </w:pPr>
      <w:r w:rsidRPr="00590FDD">
        <w:rPr>
          <w:rFonts w:ascii="Times New Roman" w:eastAsia="Times New Roman" w:hAnsi="Times New Roman" w:hint="cs"/>
          <w:bCs/>
          <w:sz w:val="20"/>
          <w:rtl/>
          <w:lang w:eastAsia="he-IL"/>
        </w:rPr>
        <w:t>מצד שני;</w:t>
      </w:r>
    </w:p>
    <w:p w14:paraId="27469143"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0"/>
          <w:rtl/>
          <w:lang w:eastAsia="he-IL"/>
        </w:rPr>
      </w:pPr>
    </w:p>
    <w:p w14:paraId="593F7AD9"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0"/>
          <w:rtl/>
          <w:lang w:eastAsia="he-IL"/>
        </w:rPr>
      </w:pPr>
    </w:p>
    <w:p w14:paraId="7358C9EB" w14:textId="77777777" w:rsidR="00590FDD" w:rsidRPr="00590FDD" w:rsidRDefault="00590FDD" w:rsidP="00590FDD">
      <w:pPr>
        <w:widowControl w:val="0"/>
        <w:spacing w:before="0" w:beforeAutospacing="0" w:after="0" w:afterAutospacing="0" w:line="240" w:lineRule="auto"/>
        <w:ind w:left="1440" w:hanging="1440"/>
        <w:jc w:val="both"/>
        <w:rPr>
          <w:rFonts w:ascii="Times New Roman" w:eastAsia="Times New Roman" w:hAnsi="Times New Roman"/>
          <w:sz w:val="20"/>
          <w:rtl/>
          <w:lang w:eastAsia="he-IL"/>
        </w:rPr>
      </w:pPr>
      <w:r w:rsidRPr="00590FDD">
        <w:rPr>
          <w:rFonts w:ascii="Times New Roman" w:eastAsia="Times New Roman" w:hAnsi="Times New Roman"/>
          <w:bCs/>
          <w:sz w:val="20"/>
          <w:rtl/>
          <w:lang w:eastAsia="he-IL"/>
        </w:rPr>
        <w:t>והואיל:</w:t>
      </w:r>
      <w:r w:rsidRPr="00590FDD">
        <w:rPr>
          <w:rFonts w:ascii="Times New Roman" w:eastAsia="Times New Roman" w:hAnsi="Times New Roman"/>
          <w:bCs/>
          <w:sz w:val="20"/>
          <w:rtl/>
          <w:lang w:eastAsia="he-IL"/>
        </w:rPr>
        <w:tab/>
      </w:r>
      <w:r w:rsidRPr="00590FDD">
        <w:rPr>
          <w:rFonts w:ascii="Times New Roman" w:eastAsia="Times New Roman" w:hAnsi="Times New Roman"/>
          <w:sz w:val="20"/>
          <w:rtl/>
          <w:lang w:eastAsia="he-IL"/>
        </w:rPr>
        <w:t>וברצון המזמין למסור למתכנן את ביצוע שירותי המתכנן כמפורט להלן, כל זאת בתנאים המפורטים להלן בחוזה זה והמתכנן הסכים לקבל על עצמו את העבודה הנ"ל;</w:t>
      </w:r>
    </w:p>
    <w:p w14:paraId="30473C93"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0"/>
          <w:rtl/>
          <w:lang w:eastAsia="he-IL"/>
        </w:rPr>
      </w:pPr>
    </w:p>
    <w:p w14:paraId="37EBA526"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0"/>
          <w:rtl/>
          <w:lang w:eastAsia="he-IL"/>
        </w:rPr>
      </w:pPr>
    </w:p>
    <w:p w14:paraId="662B8329" w14:textId="77777777" w:rsidR="00590FDD" w:rsidRPr="00590FDD" w:rsidRDefault="00590FDD" w:rsidP="00590FDD">
      <w:pPr>
        <w:widowControl w:val="0"/>
        <w:spacing w:before="0" w:beforeAutospacing="0" w:after="0" w:afterAutospacing="0" w:line="240" w:lineRule="auto"/>
        <w:jc w:val="center"/>
        <w:outlineLvl w:val="1"/>
        <w:rPr>
          <w:rFonts w:ascii="Times New Roman" w:eastAsia="Times New Roman" w:hAnsi="Times New Roman"/>
          <w:bCs/>
          <w:sz w:val="20"/>
          <w:rtl/>
          <w:lang w:eastAsia="he-IL"/>
        </w:rPr>
      </w:pPr>
      <w:r w:rsidRPr="00590FDD">
        <w:rPr>
          <w:rFonts w:ascii="Times New Roman" w:eastAsia="Times New Roman" w:hAnsi="Times New Roman"/>
          <w:bCs/>
          <w:sz w:val="20"/>
          <w:rtl/>
          <w:lang w:eastAsia="he-IL"/>
        </w:rPr>
        <w:t>לפיכך הותנה והוסכם בין הצדדים כדלקמן:</w:t>
      </w:r>
    </w:p>
    <w:p w14:paraId="2E53AC5D" w14:textId="77777777" w:rsidR="00590FDD" w:rsidRPr="00590FDD" w:rsidRDefault="00590FDD" w:rsidP="00590FDD">
      <w:pPr>
        <w:widowControl w:val="0"/>
        <w:bidi w:val="0"/>
        <w:spacing w:before="0" w:beforeAutospacing="0" w:after="0" w:afterAutospacing="0" w:line="240" w:lineRule="auto"/>
        <w:rPr>
          <w:rFonts w:ascii="Times New Roman" w:eastAsia="Times New Roman" w:hAnsi="Times New Roman"/>
          <w:sz w:val="20"/>
          <w:szCs w:val="20"/>
          <w:rtl/>
          <w:lang w:eastAsia="he-IL"/>
        </w:rPr>
      </w:pPr>
    </w:p>
    <w:p w14:paraId="5B0837E9" w14:textId="77777777" w:rsidR="00590FDD" w:rsidRPr="00590FDD" w:rsidRDefault="00590FDD" w:rsidP="00590FDD">
      <w:pPr>
        <w:widowControl w:val="0"/>
        <w:numPr>
          <w:ilvl w:val="0"/>
          <w:numId w:val="1"/>
        </w:numPr>
        <w:spacing w:before="0" w:beforeAutospacing="0" w:after="0" w:afterAutospacing="0" w:line="240" w:lineRule="auto"/>
        <w:jc w:val="both"/>
        <w:rPr>
          <w:rFonts w:ascii="Times New Roman" w:eastAsia="Times New Roman" w:hAnsi="Times New Roman"/>
          <w:b/>
          <w:bCs/>
          <w:sz w:val="20"/>
          <w:u w:val="single"/>
          <w:rtl/>
          <w:lang w:eastAsia="he-IL"/>
        </w:rPr>
      </w:pPr>
      <w:r w:rsidRPr="00590FDD">
        <w:rPr>
          <w:rFonts w:ascii="Times New Roman" w:eastAsia="Times New Roman" w:hAnsi="Times New Roman"/>
          <w:b/>
          <w:bCs/>
          <w:sz w:val="20"/>
          <w:u w:val="single"/>
          <w:rtl/>
          <w:lang w:eastAsia="he-IL"/>
        </w:rPr>
        <w:t>מבוא</w:t>
      </w:r>
    </w:p>
    <w:p w14:paraId="6555D476"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0"/>
          <w:rtl/>
          <w:lang w:eastAsia="he-IL"/>
        </w:rPr>
      </w:pPr>
    </w:p>
    <w:p w14:paraId="28C4A582"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למונחים הבאים יהא הפרוש הנקוב בצידם דהיינו:</w:t>
      </w:r>
    </w:p>
    <w:p w14:paraId="1B0E429F" w14:textId="77777777" w:rsidR="00590FDD" w:rsidRPr="00590FDD" w:rsidRDefault="00590FDD" w:rsidP="00590FDD">
      <w:pPr>
        <w:widowControl w:val="0"/>
        <w:spacing w:before="0" w:beforeAutospacing="0" w:after="0" w:afterAutospacing="0" w:line="240" w:lineRule="auto"/>
        <w:ind w:left="720"/>
        <w:jc w:val="both"/>
        <w:rPr>
          <w:rFonts w:ascii="Times New Roman" w:eastAsia="Times New Roman" w:hAnsi="Times New Roman"/>
          <w:sz w:val="20"/>
          <w:rtl/>
          <w:lang w:eastAsia="he-IL"/>
        </w:rPr>
      </w:pPr>
    </w:p>
    <w:p w14:paraId="0D1E91CD" w14:textId="77777777" w:rsidR="00590FDD" w:rsidRPr="00590FDD" w:rsidRDefault="00590FDD" w:rsidP="00590FDD">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r w:rsidRPr="00590FDD">
        <w:rPr>
          <w:rFonts w:ascii="Times New Roman" w:eastAsia="Times New Roman" w:hAnsi="Times New Roman"/>
          <w:bCs/>
          <w:sz w:val="20"/>
          <w:rtl/>
          <w:lang w:eastAsia="he-IL"/>
        </w:rPr>
        <w:t>"הפרויקט"</w:t>
      </w:r>
      <w:r w:rsidRPr="00590FDD">
        <w:rPr>
          <w:rFonts w:ascii="Times New Roman" w:eastAsia="Times New Roman" w:hAnsi="Times New Roman"/>
          <w:sz w:val="20"/>
          <w:rtl/>
          <w:lang w:eastAsia="he-IL"/>
        </w:rPr>
        <w:t>-</w:t>
      </w:r>
      <w:r w:rsidRPr="00590FDD">
        <w:rPr>
          <w:rFonts w:ascii="Times New Roman" w:eastAsia="Times New Roman" w:hAnsi="Times New Roman"/>
          <w:sz w:val="20"/>
          <w:rtl/>
          <w:lang w:eastAsia="he-IL"/>
        </w:rPr>
        <w:tab/>
      </w:r>
      <w:r w:rsidRPr="00590FDD">
        <w:rPr>
          <w:rFonts w:ascii="Times New Roman" w:eastAsia="Times New Roman" w:hAnsi="Times New Roman"/>
          <w:sz w:val="20"/>
          <w:rtl/>
          <w:lang w:eastAsia="he-IL"/>
        </w:rPr>
        <w:tab/>
        <w:t xml:space="preserve">כמוגדר בנספח </w:t>
      </w:r>
      <w:r w:rsidRPr="00590FDD">
        <w:rPr>
          <w:rFonts w:ascii="Times New Roman" w:eastAsia="Times New Roman" w:hAnsi="Times New Roman"/>
          <w:b/>
          <w:bCs/>
          <w:sz w:val="20"/>
          <w:rtl/>
          <w:lang w:eastAsia="he-IL"/>
        </w:rPr>
        <w:t>א'</w:t>
      </w:r>
      <w:r w:rsidRPr="00590FDD">
        <w:rPr>
          <w:rFonts w:ascii="Times New Roman" w:eastAsia="Times New Roman" w:hAnsi="Times New Roman"/>
          <w:sz w:val="20"/>
          <w:rtl/>
          <w:lang w:eastAsia="he-IL"/>
        </w:rPr>
        <w:t xml:space="preserve"> המצ"ב.</w:t>
      </w:r>
    </w:p>
    <w:p w14:paraId="68CC1640" w14:textId="77777777" w:rsidR="00590FDD" w:rsidRPr="00590FDD" w:rsidRDefault="00590FDD" w:rsidP="00590FDD">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p>
    <w:p w14:paraId="787E789A" w14:textId="77777777" w:rsidR="00590FDD" w:rsidRPr="00590FDD" w:rsidRDefault="00590FDD" w:rsidP="00590FDD">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r w:rsidRPr="00590FDD">
        <w:rPr>
          <w:rFonts w:ascii="Times New Roman" w:eastAsia="Times New Roman" w:hAnsi="Times New Roman"/>
          <w:bCs/>
          <w:sz w:val="20"/>
          <w:rtl/>
          <w:lang w:eastAsia="he-IL"/>
        </w:rPr>
        <w:t xml:space="preserve">"התכנית" </w:t>
      </w:r>
      <w:r w:rsidRPr="00590FDD">
        <w:rPr>
          <w:rFonts w:ascii="Times New Roman" w:eastAsia="Times New Roman" w:hAnsi="Times New Roman"/>
          <w:sz w:val="20"/>
          <w:rtl/>
          <w:lang w:eastAsia="he-IL"/>
        </w:rPr>
        <w:t>/</w:t>
      </w:r>
    </w:p>
    <w:p w14:paraId="26E5A69B" w14:textId="77777777" w:rsidR="00590FDD" w:rsidRPr="00590FDD" w:rsidRDefault="00590FDD" w:rsidP="00590FDD">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r w:rsidRPr="00590FDD">
        <w:rPr>
          <w:rFonts w:ascii="Times New Roman" w:eastAsia="Times New Roman" w:hAnsi="Times New Roman"/>
          <w:b/>
          <w:bCs/>
          <w:sz w:val="20"/>
          <w:rtl/>
          <w:lang w:eastAsia="he-IL"/>
        </w:rPr>
        <w:t>"המקרקעין"</w:t>
      </w:r>
      <w:r w:rsidRPr="00590FDD">
        <w:rPr>
          <w:rFonts w:ascii="Times New Roman" w:eastAsia="Times New Roman" w:hAnsi="Times New Roman"/>
          <w:sz w:val="20"/>
          <w:rtl/>
          <w:lang w:eastAsia="he-IL"/>
        </w:rPr>
        <w:t>-</w:t>
      </w:r>
      <w:r w:rsidRPr="00590FDD">
        <w:rPr>
          <w:rFonts w:ascii="Times New Roman" w:eastAsia="Times New Roman" w:hAnsi="Times New Roman"/>
          <w:sz w:val="20"/>
          <w:rtl/>
          <w:lang w:eastAsia="he-IL"/>
        </w:rPr>
        <w:tab/>
        <w:t xml:space="preserve">כמוגדר בנספח </w:t>
      </w:r>
      <w:r w:rsidRPr="00590FDD">
        <w:rPr>
          <w:rFonts w:ascii="Times New Roman" w:eastAsia="Times New Roman" w:hAnsi="Times New Roman"/>
          <w:b/>
          <w:bCs/>
          <w:sz w:val="20"/>
          <w:rtl/>
          <w:lang w:eastAsia="he-IL"/>
        </w:rPr>
        <w:t>א'</w:t>
      </w:r>
      <w:r w:rsidRPr="00590FDD">
        <w:rPr>
          <w:rFonts w:ascii="Times New Roman" w:eastAsia="Times New Roman" w:hAnsi="Times New Roman"/>
          <w:sz w:val="20"/>
          <w:rtl/>
          <w:lang w:eastAsia="he-IL"/>
        </w:rPr>
        <w:t xml:space="preserve"> המצ"ב.</w:t>
      </w:r>
    </w:p>
    <w:p w14:paraId="5335491F" w14:textId="77777777" w:rsidR="00590FDD" w:rsidRPr="00590FDD" w:rsidRDefault="00590FDD" w:rsidP="00590FDD">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p>
    <w:p w14:paraId="3E4308AC" w14:textId="77777777" w:rsidR="00590FDD" w:rsidRPr="00590FDD" w:rsidRDefault="00590FDD" w:rsidP="00590FDD">
      <w:pPr>
        <w:widowControl w:val="0"/>
        <w:tabs>
          <w:tab w:val="left" w:pos="1932"/>
        </w:tabs>
        <w:spacing w:before="0" w:beforeAutospacing="0" w:after="0" w:afterAutospacing="0" w:line="240" w:lineRule="auto"/>
        <w:ind w:left="2160" w:hanging="1362"/>
        <w:jc w:val="both"/>
        <w:rPr>
          <w:rFonts w:ascii="Times New Roman" w:eastAsia="Times New Roman" w:hAnsi="Times New Roman"/>
          <w:sz w:val="20"/>
          <w:rtl/>
          <w:lang w:eastAsia="he-IL"/>
        </w:rPr>
      </w:pPr>
      <w:r w:rsidRPr="00590FDD">
        <w:rPr>
          <w:rFonts w:ascii="Times New Roman" w:eastAsia="Times New Roman" w:hAnsi="Times New Roman"/>
          <w:bCs/>
          <w:sz w:val="20"/>
          <w:rtl/>
          <w:lang w:eastAsia="he-IL"/>
        </w:rPr>
        <w:t>"האתר"</w:t>
      </w:r>
      <w:r w:rsidRPr="00590FDD">
        <w:rPr>
          <w:rFonts w:ascii="Times New Roman" w:eastAsia="Times New Roman" w:hAnsi="Times New Roman"/>
          <w:sz w:val="20"/>
          <w:rtl/>
          <w:lang w:eastAsia="he-IL"/>
        </w:rPr>
        <w:t>-</w:t>
      </w:r>
      <w:r w:rsidRPr="00590FDD">
        <w:rPr>
          <w:rFonts w:ascii="Times New Roman" w:eastAsia="Times New Roman" w:hAnsi="Times New Roman"/>
          <w:sz w:val="20"/>
          <w:rtl/>
          <w:lang w:eastAsia="he-IL"/>
        </w:rPr>
        <w:tab/>
      </w:r>
      <w:r w:rsidRPr="00590FDD">
        <w:rPr>
          <w:rFonts w:ascii="Times New Roman" w:eastAsia="Times New Roman" w:hAnsi="Times New Roman"/>
          <w:sz w:val="20"/>
          <w:rtl/>
          <w:lang w:eastAsia="he-IL"/>
        </w:rPr>
        <w:tab/>
        <w:t>שטח התכנית/המקרקעין לרבות כל חלק ממנו כפי שיקבע ע"י המזמין מעת לעת על פי שיקול דעתו הבלעדי.</w:t>
      </w:r>
    </w:p>
    <w:p w14:paraId="2CB0833B" w14:textId="77777777" w:rsidR="00590FDD" w:rsidRPr="00590FDD" w:rsidRDefault="00590FDD" w:rsidP="00590FDD">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p>
    <w:p w14:paraId="0AA7329F" w14:textId="77777777" w:rsidR="00590FDD" w:rsidRPr="00590FDD" w:rsidRDefault="00590FDD" w:rsidP="00590FDD">
      <w:pPr>
        <w:widowControl w:val="0"/>
        <w:tabs>
          <w:tab w:val="left" w:pos="1932"/>
        </w:tabs>
        <w:spacing w:before="0" w:beforeAutospacing="0" w:after="0" w:afterAutospacing="0" w:line="240" w:lineRule="auto"/>
        <w:ind w:left="2160" w:hanging="1362"/>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w:t>
      </w:r>
      <w:r w:rsidRPr="00590FDD">
        <w:rPr>
          <w:rFonts w:ascii="Times New Roman" w:eastAsia="Times New Roman" w:hAnsi="Times New Roman"/>
          <w:b/>
          <w:bCs/>
          <w:sz w:val="20"/>
          <w:rtl/>
          <w:lang w:eastAsia="he-IL"/>
        </w:rPr>
        <w:t>היועצים</w:t>
      </w:r>
      <w:r w:rsidRPr="00590FDD">
        <w:rPr>
          <w:rFonts w:ascii="Times New Roman" w:eastAsia="Times New Roman" w:hAnsi="Times New Roman"/>
          <w:sz w:val="20"/>
          <w:rtl/>
          <w:lang w:eastAsia="he-IL"/>
        </w:rPr>
        <w:t>"-</w:t>
      </w:r>
      <w:r w:rsidRPr="00590FDD">
        <w:rPr>
          <w:rFonts w:ascii="Times New Roman" w:eastAsia="Times New Roman" w:hAnsi="Times New Roman"/>
          <w:sz w:val="20"/>
          <w:rtl/>
          <w:lang w:eastAsia="he-IL"/>
        </w:rPr>
        <w:tab/>
      </w:r>
      <w:r w:rsidRPr="00590FDD">
        <w:rPr>
          <w:rFonts w:ascii="Times New Roman" w:eastAsia="Times New Roman" w:hAnsi="Times New Roman"/>
          <w:sz w:val="20"/>
          <w:rtl/>
          <w:lang w:eastAsia="he-IL"/>
        </w:rPr>
        <w:tab/>
        <w:t>מתכננים, אדריכלים, מהנדסים, יועצים מקצועיים, ובעלי מקצוע הנדסי וטכנולוגי אחרים שיועסקו ע"י המזמין ו/או הרשות המקומית בקשר לפרויקט, פרט למתכנן.</w:t>
      </w:r>
    </w:p>
    <w:p w14:paraId="4B4DBC7A" w14:textId="77777777" w:rsidR="00590FDD" w:rsidRPr="00590FDD" w:rsidRDefault="00590FDD" w:rsidP="00590FDD">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p>
    <w:p w14:paraId="00446F70" w14:textId="77777777" w:rsidR="00590FDD" w:rsidRPr="00590FDD" w:rsidRDefault="00590FDD" w:rsidP="00590FDD">
      <w:pPr>
        <w:widowControl w:val="0"/>
        <w:tabs>
          <w:tab w:val="left" w:pos="1932"/>
        </w:tabs>
        <w:spacing w:before="0" w:beforeAutospacing="0" w:after="0" w:afterAutospacing="0" w:line="240" w:lineRule="auto"/>
        <w:ind w:left="2160" w:hanging="1362"/>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w:t>
      </w:r>
      <w:r w:rsidRPr="00590FDD">
        <w:rPr>
          <w:rFonts w:ascii="Times New Roman" w:eastAsia="Times New Roman" w:hAnsi="Times New Roman"/>
          <w:b/>
          <w:bCs/>
          <w:sz w:val="20"/>
          <w:rtl/>
          <w:lang w:eastAsia="he-IL"/>
        </w:rPr>
        <w:t>התכניות</w:t>
      </w:r>
      <w:r w:rsidRPr="00590FDD">
        <w:rPr>
          <w:rFonts w:ascii="Times New Roman" w:eastAsia="Times New Roman" w:hAnsi="Times New Roman"/>
          <w:sz w:val="20"/>
          <w:rtl/>
          <w:lang w:eastAsia="he-IL"/>
        </w:rPr>
        <w:t>"-</w:t>
      </w:r>
      <w:r w:rsidRPr="00590FDD">
        <w:rPr>
          <w:rFonts w:ascii="Times New Roman" w:eastAsia="Times New Roman" w:hAnsi="Times New Roman"/>
          <w:sz w:val="20"/>
          <w:rtl/>
          <w:lang w:eastAsia="he-IL"/>
        </w:rPr>
        <w:tab/>
      </w:r>
      <w:r w:rsidRPr="00590FDD">
        <w:rPr>
          <w:rFonts w:ascii="Times New Roman" w:eastAsia="Times New Roman" w:hAnsi="Times New Roman"/>
          <w:sz w:val="20"/>
          <w:rtl/>
          <w:lang w:eastAsia="he-IL"/>
        </w:rPr>
        <w:tab/>
        <w:t>התכניות, החישובים, התיאורים, הביאורים, המדידות, התרשימים הדיאגרמות, השרטוטים, המפרטים, כתבי הכמויות, ההמלצות, ההנחיות וכל יתר המסמכים שיערכו ע"י המתכנן תוך כדי בצוע שרותי המתכנן, עפ</w:t>
      </w:r>
      <w:r w:rsidR="00302486">
        <w:rPr>
          <w:rFonts w:ascii="Times New Roman" w:eastAsia="Times New Roman" w:hAnsi="Times New Roman"/>
          <w:sz w:val="20"/>
          <w:rtl/>
          <w:lang w:eastAsia="he-IL"/>
        </w:rPr>
        <w:t>"י דרישת המזמין, לשם ביצוע הפרו</w:t>
      </w:r>
      <w:r w:rsidRPr="00590FDD">
        <w:rPr>
          <w:rFonts w:ascii="Times New Roman" w:eastAsia="Times New Roman" w:hAnsi="Times New Roman"/>
          <w:sz w:val="20"/>
          <w:rtl/>
          <w:lang w:eastAsia="he-IL"/>
        </w:rPr>
        <w:t xml:space="preserve">יקט ו/או כל חלק הימנו, לפי קביעת המזמין, לרבות ומבלי לפגוע בכלליות האמור לעיל, כל המסמכים המצוינים ברשימת התכניות ומסמכים המצורפת לחוזה זה במסגרת נספח </w:t>
      </w:r>
      <w:r w:rsidRPr="00590FDD">
        <w:rPr>
          <w:rFonts w:ascii="Times New Roman" w:eastAsia="Times New Roman" w:hAnsi="Times New Roman"/>
          <w:b/>
          <w:bCs/>
          <w:sz w:val="20"/>
          <w:rtl/>
          <w:lang w:eastAsia="he-IL"/>
        </w:rPr>
        <w:t>ח'</w:t>
      </w:r>
      <w:r w:rsidRPr="00590FDD">
        <w:rPr>
          <w:rFonts w:ascii="Times New Roman" w:eastAsia="Times New Roman" w:hAnsi="Times New Roman"/>
          <w:sz w:val="20"/>
          <w:rtl/>
          <w:lang w:eastAsia="he-IL"/>
        </w:rPr>
        <w:t>. כל המסמכים שיערכו ע"י המתכנן כאמור יערכו בשפה העברית.</w:t>
      </w:r>
    </w:p>
    <w:p w14:paraId="5C73CA5E" w14:textId="77777777" w:rsidR="00590FDD" w:rsidRPr="00590FDD" w:rsidRDefault="00590FDD" w:rsidP="00590FDD">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p>
    <w:p w14:paraId="61275835" w14:textId="77777777" w:rsidR="00590FDD" w:rsidRPr="00590FDD" w:rsidRDefault="00590FDD" w:rsidP="00590FDD">
      <w:pPr>
        <w:widowControl w:val="0"/>
        <w:tabs>
          <w:tab w:val="left" w:pos="1932"/>
        </w:tabs>
        <w:spacing w:before="0" w:beforeAutospacing="0" w:after="0" w:afterAutospacing="0" w:line="240" w:lineRule="auto"/>
        <w:ind w:left="1932" w:hanging="1134"/>
        <w:jc w:val="both"/>
        <w:rPr>
          <w:rFonts w:ascii="Times New Roman" w:eastAsia="Times New Roman" w:hAnsi="Times New Roman"/>
          <w:b/>
          <w:bCs/>
          <w:sz w:val="20"/>
          <w:rtl/>
          <w:lang w:eastAsia="he-IL"/>
        </w:rPr>
      </w:pPr>
      <w:r w:rsidRPr="00590FDD">
        <w:rPr>
          <w:rFonts w:ascii="Times New Roman" w:eastAsia="Times New Roman" w:hAnsi="Times New Roman"/>
          <w:sz w:val="20"/>
          <w:rtl/>
          <w:lang w:eastAsia="he-IL"/>
        </w:rPr>
        <w:t>"</w:t>
      </w:r>
      <w:r w:rsidRPr="00590FDD">
        <w:rPr>
          <w:rFonts w:ascii="Times New Roman" w:eastAsia="Times New Roman" w:hAnsi="Times New Roman"/>
          <w:b/>
          <w:bCs/>
          <w:sz w:val="20"/>
          <w:rtl/>
          <w:lang w:eastAsia="he-IL"/>
        </w:rPr>
        <w:t>שירותי</w:t>
      </w:r>
    </w:p>
    <w:p w14:paraId="3D6FCC3C" w14:textId="77777777" w:rsidR="00590FDD" w:rsidRPr="00590FDD" w:rsidRDefault="00590FDD" w:rsidP="00590FDD">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r w:rsidRPr="00590FDD">
        <w:rPr>
          <w:rFonts w:ascii="Times New Roman" w:eastAsia="Times New Roman" w:hAnsi="Times New Roman"/>
          <w:b/>
          <w:bCs/>
          <w:sz w:val="20"/>
          <w:rtl/>
          <w:lang w:eastAsia="he-IL"/>
        </w:rPr>
        <w:t xml:space="preserve"> המתכנן</w:t>
      </w:r>
      <w:r w:rsidRPr="00590FDD">
        <w:rPr>
          <w:rFonts w:ascii="Times New Roman" w:eastAsia="Times New Roman" w:hAnsi="Times New Roman"/>
          <w:sz w:val="20"/>
          <w:rtl/>
          <w:lang w:eastAsia="he-IL"/>
        </w:rPr>
        <w:t>"/</w:t>
      </w:r>
      <w:r w:rsidRPr="00590FDD">
        <w:rPr>
          <w:rFonts w:ascii="Times New Roman" w:eastAsia="Times New Roman" w:hAnsi="Times New Roman"/>
          <w:sz w:val="20"/>
          <w:rtl/>
          <w:lang w:eastAsia="he-IL"/>
        </w:rPr>
        <w:tab/>
      </w:r>
    </w:p>
    <w:p w14:paraId="04FAF19E" w14:textId="77777777" w:rsidR="00590FDD" w:rsidRPr="00590FDD" w:rsidRDefault="00590FDD" w:rsidP="00590FDD">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w:t>
      </w:r>
      <w:r w:rsidRPr="00590FDD">
        <w:rPr>
          <w:rFonts w:ascii="Times New Roman" w:eastAsia="Times New Roman" w:hAnsi="Times New Roman"/>
          <w:b/>
          <w:bCs/>
          <w:sz w:val="20"/>
          <w:rtl/>
          <w:lang w:eastAsia="he-IL"/>
        </w:rPr>
        <w:t>השירותים</w:t>
      </w:r>
      <w:r w:rsidRPr="00590FDD">
        <w:rPr>
          <w:rFonts w:ascii="Times New Roman" w:eastAsia="Times New Roman" w:hAnsi="Times New Roman"/>
          <w:sz w:val="20"/>
          <w:rtl/>
          <w:lang w:eastAsia="he-IL"/>
        </w:rPr>
        <w:t>"-</w:t>
      </w:r>
      <w:r w:rsidRPr="00590FDD">
        <w:rPr>
          <w:rFonts w:ascii="Times New Roman" w:eastAsia="Times New Roman" w:hAnsi="Times New Roman"/>
          <w:sz w:val="20"/>
          <w:rtl/>
          <w:lang w:eastAsia="he-IL"/>
        </w:rPr>
        <w:tab/>
        <w:t xml:space="preserve">השירותים כמוגדר וכמפורט בחוזה זה ובנספח </w:t>
      </w:r>
      <w:r w:rsidRPr="00590FDD">
        <w:rPr>
          <w:rFonts w:ascii="Times New Roman" w:eastAsia="Times New Roman" w:hAnsi="Times New Roman"/>
          <w:b/>
          <w:bCs/>
          <w:sz w:val="20"/>
          <w:rtl/>
          <w:lang w:eastAsia="he-IL"/>
        </w:rPr>
        <w:t>ב'</w:t>
      </w:r>
      <w:r w:rsidRPr="00590FDD">
        <w:rPr>
          <w:rFonts w:ascii="Times New Roman" w:eastAsia="Times New Roman" w:hAnsi="Times New Roman"/>
          <w:sz w:val="20"/>
          <w:rtl/>
          <w:lang w:eastAsia="he-IL"/>
        </w:rPr>
        <w:t>.</w:t>
      </w:r>
    </w:p>
    <w:p w14:paraId="2A13E961" w14:textId="77777777" w:rsidR="00590FDD" w:rsidRPr="00590FDD" w:rsidRDefault="00590FDD" w:rsidP="00590FDD">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p>
    <w:p w14:paraId="58ED03CE" w14:textId="77777777" w:rsidR="00590FDD" w:rsidRPr="00590FDD" w:rsidRDefault="00590FDD" w:rsidP="00590FDD">
      <w:pPr>
        <w:widowControl w:val="0"/>
        <w:tabs>
          <w:tab w:val="left" w:pos="1932"/>
        </w:tabs>
        <w:spacing w:before="0" w:beforeAutospacing="0" w:after="0" w:afterAutospacing="0" w:line="240" w:lineRule="auto"/>
        <w:ind w:left="2160" w:hanging="1362"/>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w:t>
      </w:r>
      <w:r w:rsidRPr="00590FDD">
        <w:rPr>
          <w:rFonts w:ascii="Times New Roman" w:eastAsia="Times New Roman" w:hAnsi="Times New Roman"/>
          <w:b/>
          <w:bCs/>
          <w:sz w:val="20"/>
          <w:rtl/>
          <w:lang w:eastAsia="he-IL"/>
        </w:rPr>
        <w:t>המנהל</w:t>
      </w:r>
      <w:r w:rsidRPr="00590FDD">
        <w:rPr>
          <w:rFonts w:ascii="Times New Roman" w:eastAsia="Times New Roman" w:hAnsi="Times New Roman"/>
          <w:sz w:val="20"/>
          <w:rtl/>
          <w:lang w:eastAsia="he-IL"/>
        </w:rPr>
        <w:t>"-</w:t>
      </w:r>
      <w:r w:rsidRPr="00590FDD">
        <w:rPr>
          <w:rFonts w:ascii="Times New Roman" w:eastAsia="Times New Roman" w:hAnsi="Times New Roman"/>
          <w:sz w:val="20"/>
          <w:rtl/>
          <w:lang w:eastAsia="he-IL"/>
        </w:rPr>
        <w:tab/>
      </w:r>
      <w:r w:rsidRPr="00590FDD">
        <w:rPr>
          <w:rFonts w:ascii="Times New Roman" w:eastAsia="Times New Roman" w:hAnsi="Times New Roman"/>
          <w:sz w:val="20"/>
          <w:rtl/>
          <w:lang w:eastAsia="he-IL"/>
        </w:rPr>
        <w:tab/>
        <w:t>מנהל הפרויקט שיקבע ע"י המזמין וכן מי שנתמנה ע"י המזמין לשמש כמנהלו לצורך חוזה זה באופן כללי או למטרה מסוימת, וכן כל מי שיקבע ע"י המנהל לצרכים כאמור.</w:t>
      </w:r>
    </w:p>
    <w:p w14:paraId="17B7E050" w14:textId="77777777" w:rsidR="00590FDD" w:rsidRPr="00590FDD" w:rsidRDefault="00590FDD" w:rsidP="00590FDD">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p>
    <w:p w14:paraId="042514D0" w14:textId="77777777" w:rsidR="00590FDD" w:rsidRPr="00590FDD" w:rsidRDefault="00590FDD" w:rsidP="00590FDD">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ab/>
      </w:r>
      <w:r w:rsidRPr="00590FDD">
        <w:rPr>
          <w:rFonts w:ascii="Times New Roman" w:eastAsia="Times New Roman" w:hAnsi="Times New Roman"/>
          <w:sz w:val="20"/>
          <w:rtl/>
          <w:lang w:eastAsia="he-IL"/>
        </w:rPr>
        <w:tab/>
        <w:t>מקום שמדובר בחוזה זה במזמין - גם המנהל במשמע.</w:t>
      </w:r>
    </w:p>
    <w:p w14:paraId="1D9C286F" w14:textId="77777777" w:rsidR="00590FDD" w:rsidRPr="00590FDD" w:rsidRDefault="00590FDD" w:rsidP="00590FDD">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p>
    <w:p w14:paraId="0AC7FEFF" w14:textId="77777777" w:rsidR="00590FDD" w:rsidRPr="00590FDD" w:rsidRDefault="00590FDD" w:rsidP="00590FDD">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w:t>
      </w:r>
      <w:r w:rsidRPr="00590FDD">
        <w:rPr>
          <w:rFonts w:ascii="Times New Roman" w:eastAsia="Times New Roman" w:hAnsi="Times New Roman"/>
          <w:b/>
          <w:bCs/>
          <w:sz w:val="20"/>
          <w:rtl/>
          <w:lang w:eastAsia="he-IL"/>
        </w:rPr>
        <w:t>החוזה</w:t>
      </w:r>
      <w:r w:rsidRPr="00590FDD">
        <w:rPr>
          <w:rFonts w:ascii="Times New Roman" w:eastAsia="Times New Roman" w:hAnsi="Times New Roman"/>
          <w:sz w:val="20"/>
          <w:rtl/>
          <w:lang w:eastAsia="he-IL"/>
        </w:rPr>
        <w:t>"-</w:t>
      </w:r>
      <w:r w:rsidRPr="00590FDD">
        <w:rPr>
          <w:rFonts w:ascii="Times New Roman" w:eastAsia="Times New Roman" w:hAnsi="Times New Roman"/>
          <w:sz w:val="20"/>
          <w:rtl/>
          <w:lang w:eastAsia="he-IL"/>
        </w:rPr>
        <w:tab/>
      </w:r>
      <w:r w:rsidRPr="00590FDD">
        <w:rPr>
          <w:rFonts w:ascii="Times New Roman" w:eastAsia="Times New Roman" w:hAnsi="Times New Roman"/>
          <w:sz w:val="20"/>
          <w:rtl/>
          <w:lang w:eastAsia="he-IL"/>
        </w:rPr>
        <w:tab/>
        <w:t>חוזה זה על נספחיו.</w:t>
      </w:r>
    </w:p>
    <w:p w14:paraId="358E39DB" w14:textId="77777777" w:rsidR="00590FDD" w:rsidRPr="00590FDD" w:rsidRDefault="00590FDD" w:rsidP="00590FDD">
      <w:pPr>
        <w:widowControl w:val="0"/>
        <w:tabs>
          <w:tab w:val="left" w:pos="1932"/>
        </w:tabs>
        <w:spacing w:before="0" w:beforeAutospacing="0" w:after="0" w:afterAutospacing="0" w:line="240" w:lineRule="auto"/>
        <w:ind w:left="2160" w:hanging="1362"/>
        <w:jc w:val="both"/>
        <w:rPr>
          <w:rFonts w:ascii="Times New Roman" w:eastAsia="Times New Roman" w:hAnsi="Times New Roman"/>
          <w:sz w:val="20"/>
          <w:rtl/>
          <w:lang w:eastAsia="he-IL"/>
        </w:rPr>
      </w:pPr>
    </w:p>
    <w:p w14:paraId="2C4E4965" w14:textId="77777777" w:rsidR="00590FDD" w:rsidRPr="00590FDD" w:rsidRDefault="00590FDD" w:rsidP="00590FDD">
      <w:pPr>
        <w:widowControl w:val="0"/>
        <w:tabs>
          <w:tab w:val="left" w:pos="1932"/>
        </w:tabs>
        <w:spacing w:before="0" w:beforeAutospacing="0" w:after="0" w:afterAutospacing="0" w:line="240" w:lineRule="auto"/>
        <w:ind w:left="2160" w:hanging="1362"/>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w:t>
      </w:r>
      <w:r w:rsidRPr="00590FDD">
        <w:rPr>
          <w:rFonts w:ascii="Times New Roman" w:eastAsia="Times New Roman" w:hAnsi="Times New Roman"/>
          <w:b/>
          <w:bCs/>
          <w:sz w:val="20"/>
          <w:rtl/>
          <w:lang w:eastAsia="he-IL"/>
        </w:rPr>
        <w:t>הדין</w:t>
      </w:r>
      <w:r w:rsidRPr="00590FDD">
        <w:rPr>
          <w:rFonts w:ascii="Times New Roman" w:eastAsia="Times New Roman" w:hAnsi="Times New Roman"/>
          <w:sz w:val="20"/>
          <w:rtl/>
          <w:lang w:eastAsia="he-IL"/>
        </w:rPr>
        <w:t>"-</w:t>
      </w:r>
      <w:r w:rsidRPr="00590FDD">
        <w:rPr>
          <w:rFonts w:ascii="Times New Roman" w:eastAsia="Times New Roman" w:hAnsi="Times New Roman"/>
          <w:sz w:val="20"/>
          <w:rtl/>
          <w:lang w:eastAsia="he-IL"/>
        </w:rPr>
        <w:tab/>
      </w:r>
      <w:r w:rsidRPr="00590FDD">
        <w:rPr>
          <w:rFonts w:ascii="Times New Roman" w:eastAsia="Times New Roman" w:hAnsi="Times New Roman"/>
          <w:sz w:val="20"/>
          <w:rtl/>
          <w:lang w:eastAsia="he-IL"/>
        </w:rPr>
        <w:tab/>
        <w:t>כהגדרתו בחוק הפירושים לרבות כל הוראה של רשות מוסמכת בתוקף סמכותה על פי הדין.</w:t>
      </w:r>
    </w:p>
    <w:p w14:paraId="5262826E" w14:textId="77777777" w:rsidR="00590FDD" w:rsidRPr="00590FDD" w:rsidRDefault="00590FDD" w:rsidP="00590FDD">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p>
    <w:p w14:paraId="28328E87" w14:textId="77777777" w:rsidR="00590FDD" w:rsidRPr="00590FDD" w:rsidRDefault="00590FDD" w:rsidP="00590FDD">
      <w:pPr>
        <w:widowControl w:val="0"/>
        <w:tabs>
          <w:tab w:val="left" w:pos="1932"/>
        </w:tabs>
        <w:spacing w:before="0" w:beforeAutospacing="0" w:after="0" w:afterAutospacing="0" w:line="240" w:lineRule="auto"/>
        <w:ind w:left="1932" w:hanging="1134"/>
        <w:jc w:val="both"/>
        <w:rPr>
          <w:rFonts w:ascii="Times New Roman" w:eastAsia="Times New Roman" w:hAnsi="Times New Roman"/>
          <w:b/>
          <w:bCs/>
          <w:sz w:val="20"/>
          <w:rtl/>
          <w:lang w:eastAsia="he-IL"/>
        </w:rPr>
      </w:pPr>
      <w:r w:rsidRPr="00590FDD">
        <w:rPr>
          <w:rFonts w:ascii="Times New Roman" w:eastAsia="Times New Roman" w:hAnsi="Times New Roman"/>
          <w:sz w:val="20"/>
          <w:rtl/>
          <w:lang w:eastAsia="he-IL"/>
        </w:rPr>
        <w:t>"</w:t>
      </w:r>
      <w:r w:rsidRPr="00590FDD">
        <w:rPr>
          <w:rFonts w:ascii="Times New Roman" w:eastAsia="Times New Roman" w:hAnsi="Times New Roman"/>
          <w:b/>
          <w:bCs/>
          <w:sz w:val="20"/>
          <w:rtl/>
          <w:lang w:eastAsia="he-IL"/>
        </w:rPr>
        <w:t>הרשות</w:t>
      </w:r>
    </w:p>
    <w:p w14:paraId="36929F58" w14:textId="77777777" w:rsidR="00590FDD" w:rsidRPr="00590FDD" w:rsidRDefault="00590FDD" w:rsidP="00590FDD">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r w:rsidRPr="00590FDD">
        <w:rPr>
          <w:rFonts w:ascii="Times New Roman" w:eastAsia="Times New Roman" w:hAnsi="Times New Roman"/>
          <w:b/>
          <w:bCs/>
          <w:sz w:val="20"/>
          <w:rtl/>
          <w:lang w:eastAsia="he-IL"/>
        </w:rPr>
        <w:t xml:space="preserve"> המקומית</w:t>
      </w:r>
      <w:r w:rsidRPr="00590FDD">
        <w:rPr>
          <w:rFonts w:ascii="Times New Roman" w:eastAsia="Times New Roman" w:hAnsi="Times New Roman"/>
          <w:sz w:val="20"/>
          <w:rtl/>
          <w:lang w:eastAsia="he-IL"/>
        </w:rPr>
        <w:t>"-</w:t>
      </w:r>
      <w:r w:rsidRPr="00590FDD">
        <w:rPr>
          <w:rFonts w:ascii="Times New Roman" w:eastAsia="Times New Roman" w:hAnsi="Times New Roman"/>
          <w:sz w:val="20"/>
          <w:rtl/>
          <w:lang w:eastAsia="he-IL"/>
        </w:rPr>
        <w:tab/>
      </w:r>
      <w:r w:rsidRPr="00590FDD">
        <w:rPr>
          <w:rFonts w:ascii="Times New Roman" w:eastAsia="Times New Roman" w:hAnsi="Times New Roman"/>
          <w:sz w:val="20"/>
          <w:rtl/>
          <w:lang w:eastAsia="he-IL"/>
        </w:rPr>
        <w:tab/>
        <w:t xml:space="preserve">כמוגדר בנספח </w:t>
      </w:r>
      <w:r w:rsidRPr="00590FDD">
        <w:rPr>
          <w:rFonts w:ascii="Times New Roman" w:eastAsia="Times New Roman" w:hAnsi="Times New Roman"/>
          <w:b/>
          <w:bCs/>
          <w:sz w:val="20"/>
          <w:rtl/>
          <w:lang w:eastAsia="he-IL"/>
        </w:rPr>
        <w:t>א'</w:t>
      </w:r>
      <w:r w:rsidRPr="00590FDD">
        <w:rPr>
          <w:rFonts w:ascii="Times New Roman" w:eastAsia="Times New Roman" w:hAnsi="Times New Roman"/>
          <w:sz w:val="20"/>
          <w:rtl/>
          <w:lang w:eastAsia="he-IL"/>
        </w:rPr>
        <w:t xml:space="preserve"> המצ"ב.</w:t>
      </w:r>
    </w:p>
    <w:p w14:paraId="31F7C5B1" w14:textId="77777777" w:rsidR="00590FDD" w:rsidRPr="00590FDD" w:rsidRDefault="00590FDD" w:rsidP="00590FDD">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p>
    <w:p w14:paraId="0967DF29" w14:textId="77777777" w:rsidR="00590FDD" w:rsidRPr="00590FDD" w:rsidRDefault="00590FDD" w:rsidP="00590FDD">
      <w:pPr>
        <w:widowControl w:val="0"/>
        <w:tabs>
          <w:tab w:val="left" w:pos="1932"/>
        </w:tabs>
        <w:spacing w:before="0" w:beforeAutospacing="0" w:after="0" w:afterAutospacing="0" w:line="240" w:lineRule="auto"/>
        <w:ind w:left="1932" w:hanging="1134"/>
        <w:jc w:val="both"/>
        <w:rPr>
          <w:rFonts w:ascii="Times New Roman" w:eastAsia="Times New Roman" w:hAnsi="Times New Roman"/>
          <w:b/>
          <w:bCs/>
          <w:sz w:val="20"/>
          <w:rtl/>
          <w:lang w:eastAsia="he-IL"/>
        </w:rPr>
      </w:pPr>
      <w:r w:rsidRPr="00590FDD">
        <w:rPr>
          <w:rFonts w:ascii="Times New Roman" w:eastAsia="Times New Roman" w:hAnsi="Times New Roman"/>
          <w:sz w:val="20"/>
          <w:rtl/>
          <w:lang w:eastAsia="he-IL"/>
        </w:rPr>
        <w:lastRenderedPageBreak/>
        <w:t>"</w:t>
      </w:r>
      <w:r w:rsidRPr="00590FDD">
        <w:rPr>
          <w:rFonts w:ascii="Times New Roman" w:eastAsia="Times New Roman" w:hAnsi="Times New Roman"/>
          <w:b/>
          <w:bCs/>
          <w:sz w:val="20"/>
          <w:rtl/>
          <w:lang w:eastAsia="he-IL"/>
        </w:rPr>
        <w:t>חוזה</w:t>
      </w:r>
    </w:p>
    <w:p w14:paraId="70E8E2C9" w14:textId="77777777" w:rsidR="00590FDD" w:rsidRPr="00590FDD" w:rsidRDefault="00590FDD" w:rsidP="00590FDD">
      <w:pPr>
        <w:widowControl w:val="0"/>
        <w:tabs>
          <w:tab w:val="left" w:pos="1932"/>
        </w:tabs>
        <w:spacing w:before="0" w:beforeAutospacing="0" w:after="0" w:afterAutospacing="0" w:line="240" w:lineRule="auto"/>
        <w:ind w:left="798"/>
        <w:jc w:val="both"/>
        <w:rPr>
          <w:rFonts w:ascii="Times New Roman" w:eastAsia="Times New Roman" w:hAnsi="Times New Roman"/>
          <w:sz w:val="20"/>
          <w:rtl/>
          <w:lang w:eastAsia="he-IL"/>
        </w:rPr>
      </w:pPr>
      <w:r w:rsidRPr="00590FDD">
        <w:rPr>
          <w:rFonts w:ascii="Times New Roman" w:eastAsia="Times New Roman" w:hAnsi="Times New Roman"/>
          <w:b/>
          <w:bCs/>
          <w:sz w:val="20"/>
          <w:rtl/>
          <w:lang w:eastAsia="he-IL"/>
        </w:rPr>
        <w:t xml:space="preserve"> הפיתוח</w:t>
      </w:r>
      <w:r w:rsidRPr="00590FDD">
        <w:rPr>
          <w:rFonts w:ascii="Times New Roman" w:eastAsia="Times New Roman" w:hAnsi="Times New Roman"/>
          <w:sz w:val="20"/>
          <w:rtl/>
          <w:lang w:eastAsia="he-IL"/>
        </w:rPr>
        <w:t xml:space="preserve">"- </w:t>
      </w:r>
      <w:r w:rsidRPr="00590FDD">
        <w:rPr>
          <w:rFonts w:ascii="Times New Roman" w:eastAsia="Times New Roman" w:hAnsi="Times New Roman"/>
          <w:sz w:val="20"/>
          <w:rtl/>
          <w:lang w:eastAsia="he-IL"/>
        </w:rPr>
        <w:tab/>
      </w:r>
      <w:r w:rsidRPr="00590FDD">
        <w:rPr>
          <w:rFonts w:ascii="Times New Roman" w:eastAsia="Times New Roman" w:hAnsi="Times New Roman"/>
          <w:sz w:val="20"/>
          <w:rtl/>
          <w:lang w:eastAsia="he-IL"/>
        </w:rPr>
        <w:tab/>
        <w:t xml:space="preserve">כמוגדר בנספח </w:t>
      </w:r>
      <w:r w:rsidRPr="00590FDD">
        <w:rPr>
          <w:rFonts w:ascii="Times New Roman" w:eastAsia="Times New Roman" w:hAnsi="Times New Roman"/>
          <w:b/>
          <w:bCs/>
          <w:sz w:val="20"/>
          <w:rtl/>
          <w:lang w:eastAsia="he-IL"/>
        </w:rPr>
        <w:t>א'</w:t>
      </w:r>
      <w:r w:rsidRPr="00590FDD">
        <w:rPr>
          <w:rFonts w:ascii="Times New Roman" w:eastAsia="Times New Roman" w:hAnsi="Times New Roman"/>
          <w:sz w:val="20"/>
          <w:rtl/>
          <w:lang w:eastAsia="he-IL"/>
        </w:rPr>
        <w:t>.</w:t>
      </w:r>
    </w:p>
    <w:p w14:paraId="31513062" w14:textId="77777777" w:rsidR="00590FDD" w:rsidRPr="00590FDD" w:rsidRDefault="00590FDD" w:rsidP="00590FDD">
      <w:pPr>
        <w:widowControl w:val="0"/>
        <w:tabs>
          <w:tab w:val="left" w:pos="1932"/>
        </w:tabs>
        <w:spacing w:before="0" w:beforeAutospacing="0" w:after="0" w:afterAutospacing="0" w:line="240" w:lineRule="auto"/>
        <w:ind w:left="798"/>
        <w:jc w:val="both"/>
        <w:rPr>
          <w:rFonts w:ascii="Times New Roman" w:eastAsia="Times New Roman" w:hAnsi="Times New Roman"/>
          <w:sz w:val="20"/>
          <w:rtl/>
          <w:lang w:eastAsia="he-IL"/>
        </w:rPr>
      </w:pPr>
    </w:p>
    <w:p w14:paraId="12B9E0B8"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הכותרות בחוזה זה לא ישמשו בפירושו.</w:t>
      </w:r>
    </w:p>
    <w:p w14:paraId="7FEEA066" w14:textId="77777777" w:rsidR="00590FDD" w:rsidRPr="00590FDD" w:rsidRDefault="00590FDD" w:rsidP="00590FDD">
      <w:pPr>
        <w:widowControl w:val="0"/>
        <w:spacing w:before="0" w:beforeAutospacing="0" w:after="0" w:afterAutospacing="0" w:line="240" w:lineRule="auto"/>
        <w:ind w:left="720"/>
        <w:jc w:val="both"/>
        <w:rPr>
          <w:rFonts w:ascii="Times New Roman" w:eastAsia="Times New Roman" w:hAnsi="Times New Roman"/>
          <w:sz w:val="20"/>
          <w:rtl/>
          <w:lang w:eastAsia="he-IL"/>
        </w:rPr>
      </w:pPr>
    </w:p>
    <w:p w14:paraId="008C53AF"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הנספחים לחוזה זה מהווים חלק בלתי נפרד הימנו ואלה הם:</w:t>
      </w:r>
    </w:p>
    <w:p w14:paraId="2272FFF9" w14:textId="77777777" w:rsidR="00590FDD" w:rsidRPr="00590FDD" w:rsidRDefault="00590FDD" w:rsidP="00590FDD">
      <w:pPr>
        <w:widowControl w:val="0"/>
        <w:spacing w:before="0" w:beforeAutospacing="0" w:after="0" w:afterAutospacing="0" w:line="240" w:lineRule="auto"/>
        <w:ind w:left="720"/>
        <w:jc w:val="both"/>
        <w:rPr>
          <w:rFonts w:ascii="Times New Roman" w:eastAsia="Times New Roman" w:hAnsi="Times New Roman"/>
          <w:bCs/>
          <w:sz w:val="20"/>
          <w:rtl/>
          <w:lang w:eastAsia="he-IL"/>
        </w:rPr>
      </w:pPr>
    </w:p>
    <w:p w14:paraId="30D2AB0E" w14:textId="77777777" w:rsidR="00590FDD" w:rsidRPr="00590FDD" w:rsidRDefault="00590FDD" w:rsidP="00590FDD">
      <w:pPr>
        <w:widowControl w:val="0"/>
        <w:spacing w:before="0" w:beforeAutospacing="0" w:after="0" w:afterAutospacing="0" w:line="240" w:lineRule="auto"/>
        <w:ind w:left="798"/>
        <w:jc w:val="both"/>
        <w:rPr>
          <w:rFonts w:ascii="Times New Roman" w:eastAsia="Times New Roman" w:hAnsi="Times New Roman"/>
          <w:sz w:val="20"/>
          <w:rtl/>
          <w:lang w:eastAsia="he-IL"/>
        </w:rPr>
      </w:pPr>
      <w:r w:rsidRPr="00590FDD">
        <w:rPr>
          <w:rFonts w:ascii="Times New Roman" w:eastAsia="Times New Roman" w:hAnsi="Times New Roman"/>
          <w:bCs/>
          <w:sz w:val="20"/>
          <w:rtl/>
          <w:lang w:eastAsia="he-IL"/>
        </w:rPr>
        <w:t xml:space="preserve">נספח א' </w:t>
      </w:r>
      <w:r w:rsidRPr="00590FDD">
        <w:rPr>
          <w:rFonts w:ascii="Times New Roman" w:eastAsia="Times New Roman" w:hAnsi="Times New Roman"/>
          <w:sz w:val="20"/>
          <w:rtl/>
          <w:lang w:eastAsia="he-IL"/>
        </w:rPr>
        <w:t>-</w:t>
      </w:r>
      <w:r w:rsidRPr="00590FDD">
        <w:rPr>
          <w:rFonts w:ascii="Times New Roman" w:eastAsia="Times New Roman" w:hAnsi="Times New Roman"/>
          <w:sz w:val="20"/>
          <w:rtl/>
          <w:lang w:eastAsia="he-IL"/>
        </w:rPr>
        <w:tab/>
        <w:t>נספח כללי;</w:t>
      </w:r>
    </w:p>
    <w:p w14:paraId="1CF914E3" w14:textId="77777777" w:rsidR="00590FDD" w:rsidRPr="00590FDD" w:rsidRDefault="00590FDD" w:rsidP="00590FDD">
      <w:pPr>
        <w:widowControl w:val="0"/>
        <w:spacing w:before="0" w:beforeAutospacing="0" w:after="0" w:afterAutospacing="0" w:line="240" w:lineRule="auto"/>
        <w:ind w:left="798"/>
        <w:jc w:val="both"/>
        <w:rPr>
          <w:rFonts w:ascii="Times New Roman" w:eastAsia="Times New Roman" w:hAnsi="Times New Roman"/>
          <w:sz w:val="20"/>
          <w:rtl/>
          <w:lang w:eastAsia="he-IL"/>
        </w:rPr>
      </w:pPr>
      <w:r w:rsidRPr="00590FDD">
        <w:rPr>
          <w:rFonts w:ascii="Times New Roman" w:eastAsia="Times New Roman" w:hAnsi="Times New Roman"/>
          <w:bCs/>
          <w:sz w:val="20"/>
          <w:rtl/>
          <w:lang w:eastAsia="he-IL"/>
        </w:rPr>
        <w:t>נספח ב'</w:t>
      </w:r>
      <w:r w:rsidRPr="00590FDD">
        <w:rPr>
          <w:rFonts w:ascii="Times New Roman" w:eastAsia="Times New Roman" w:hAnsi="Times New Roman"/>
          <w:sz w:val="20"/>
          <w:rtl/>
          <w:lang w:eastAsia="he-IL"/>
        </w:rPr>
        <w:t xml:space="preserve"> -</w:t>
      </w:r>
      <w:r w:rsidRPr="00590FDD">
        <w:rPr>
          <w:rFonts w:ascii="Times New Roman" w:eastAsia="Times New Roman" w:hAnsi="Times New Roman"/>
          <w:sz w:val="20"/>
          <w:rtl/>
          <w:lang w:eastAsia="he-IL"/>
        </w:rPr>
        <w:tab/>
        <w:t>שירותי המתכנן;</w:t>
      </w:r>
    </w:p>
    <w:p w14:paraId="1AA30DAA" w14:textId="77777777" w:rsidR="00590FDD" w:rsidRPr="00590FDD" w:rsidRDefault="00590FDD" w:rsidP="00590FDD">
      <w:pPr>
        <w:widowControl w:val="0"/>
        <w:spacing w:before="0" w:beforeAutospacing="0" w:after="0" w:afterAutospacing="0" w:line="240" w:lineRule="auto"/>
        <w:ind w:left="798"/>
        <w:jc w:val="both"/>
        <w:rPr>
          <w:rFonts w:ascii="Times New Roman" w:eastAsia="Times New Roman" w:hAnsi="Times New Roman"/>
          <w:color w:val="000000"/>
          <w:sz w:val="20"/>
          <w:rtl/>
          <w:lang w:eastAsia="he-IL"/>
        </w:rPr>
      </w:pPr>
      <w:r w:rsidRPr="00590FDD">
        <w:rPr>
          <w:rFonts w:ascii="Times New Roman" w:eastAsia="Times New Roman" w:hAnsi="Times New Roman"/>
          <w:b/>
          <w:bCs/>
          <w:color w:val="000000"/>
          <w:sz w:val="20"/>
          <w:rtl/>
          <w:lang w:eastAsia="he-IL"/>
        </w:rPr>
        <w:t>נספח ג'</w:t>
      </w:r>
      <w:r w:rsidRPr="00590FDD">
        <w:rPr>
          <w:rFonts w:ascii="Times New Roman" w:eastAsia="Times New Roman" w:hAnsi="Times New Roman"/>
          <w:color w:val="000000"/>
          <w:sz w:val="20"/>
          <w:rtl/>
          <w:lang w:eastAsia="he-IL"/>
        </w:rPr>
        <w:t xml:space="preserve"> </w:t>
      </w:r>
      <w:r w:rsidRPr="00590FDD">
        <w:rPr>
          <w:rFonts w:ascii="Times New Roman" w:eastAsia="Times New Roman" w:hAnsi="Times New Roman"/>
          <w:color w:val="000000"/>
          <w:sz w:val="20"/>
          <w:lang w:eastAsia="he-IL"/>
        </w:rPr>
        <w:t>–</w:t>
      </w:r>
      <w:r w:rsidRPr="00590FDD">
        <w:rPr>
          <w:rFonts w:ascii="Times New Roman" w:eastAsia="Times New Roman" w:hAnsi="Times New Roman"/>
          <w:color w:val="000000"/>
          <w:sz w:val="20"/>
          <w:rtl/>
          <w:lang w:eastAsia="he-IL"/>
        </w:rPr>
        <w:t xml:space="preserve"> </w:t>
      </w:r>
      <w:r w:rsidRPr="00590FDD">
        <w:rPr>
          <w:rFonts w:ascii="Times New Roman" w:eastAsia="Times New Roman" w:hAnsi="Times New Roman"/>
          <w:color w:val="000000"/>
          <w:sz w:val="20"/>
          <w:rtl/>
          <w:lang w:eastAsia="he-IL"/>
        </w:rPr>
        <w:tab/>
        <w:t>לוח זמנים;</w:t>
      </w:r>
    </w:p>
    <w:p w14:paraId="7C4FEFA2" w14:textId="77777777" w:rsidR="00590FDD" w:rsidRPr="00590FDD" w:rsidRDefault="00590FDD" w:rsidP="00590FDD">
      <w:pPr>
        <w:widowControl w:val="0"/>
        <w:spacing w:before="0" w:beforeAutospacing="0" w:after="0" w:afterAutospacing="0" w:line="240" w:lineRule="auto"/>
        <w:ind w:left="798"/>
        <w:jc w:val="both"/>
        <w:rPr>
          <w:rFonts w:ascii="Times New Roman" w:eastAsia="Times New Roman" w:hAnsi="Times New Roman"/>
          <w:color w:val="000000"/>
          <w:sz w:val="20"/>
          <w:rtl/>
          <w:lang w:eastAsia="he-IL"/>
        </w:rPr>
      </w:pPr>
      <w:r w:rsidRPr="00590FDD">
        <w:rPr>
          <w:rFonts w:ascii="Times New Roman" w:eastAsia="Times New Roman" w:hAnsi="Times New Roman"/>
          <w:b/>
          <w:bCs/>
          <w:color w:val="000000"/>
          <w:sz w:val="20"/>
          <w:rtl/>
          <w:lang w:eastAsia="he-IL"/>
        </w:rPr>
        <w:t>נספח ד'</w:t>
      </w:r>
      <w:r w:rsidRPr="00590FDD">
        <w:rPr>
          <w:rFonts w:ascii="Times New Roman" w:eastAsia="Times New Roman" w:hAnsi="Times New Roman"/>
          <w:color w:val="000000"/>
          <w:sz w:val="20"/>
          <w:rtl/>
          <w:lang w:eastAsia="he-IL"/>
        </w:rPr>
        <w:t xml:space="preserve"> - </w:t>
      </w:r>
      <w:r w:rsidRPr="00590FDD">
        <w:rPr>
          <w:rFonts w:ascii="Times New Roman" w:eastAsia="Times New Roman" w:hAnsi="Times New Roman"/>
          <w:color w:val="000000"/>
          <w:sz w:val="20"/>
          <w:rtl/>
          <w:lang w:eastAsia="he-IL"/>
        </w:rPr>
        <w:tab/>
        <w:t>שכר המתכנן;</w:t>
      </w:r>
    </w:p>
    <w:p w14:paraId="21A91D3E" w14:textId="77777777" w:rsidR="00590FDD" w:rsidRPr="00590FDD" w:rsidRDefault="00590FDD" w:rsidP="00590FDD">
      <w:pPr>
        <w:widowControl w:val="0"/>
        <w:spacing w:before="0" w:beforeAutospacing="0" w:after="0" w:afterAutospacing="0" w:line="240" w:lineRule="auto"/>
        <w:ind w:left="798"/>
        <w:jc w:val="both"/>
        <w:rPr>
          <w:rFonts w:ascii="Times New Roman" w:eastAsia="Times New Roman" w:hAnsi="Times New Roman"/>
          <w:color w:val="000000"/>
          <w:sz w:val="20"/>
          <w:rtl/>
          <w:lang w:eastAsia="he-IL"/>
        </w:rPr>
      </w:pPr>
      <w:r w:rsidRPr="00590FDD">
        <w:rPr>
          <w:rFonts w:ascii="Times New Roman" w:eastAsia="Times New Roman" w:hAnsi="Times New Roman"/>
          <w:b/>
          <w:bCs/>
          <w:color w:val="000000"/>
          <w:sz w:val="20"/>
          <w:rtl/>
          <w:lang w:eastAsia="he-IL"/>
        </w:rPr>
        <w:t>נספח ה'</w:t>
      </w:r>
      <w:r w:rsidRPr="00590FDD">
        <w:rPr>
          <w:rFonts w:ascii="Times New Roman" w:eastAsia="Times New Roman" w:hAnsi="Times New Roman"/>
          <w:color w:val="000000"/>
          <w:sz w:val="20"/>
          <w:rtl/>
          <w:lang w:eastAsia="he-IL"/>
        </w:rPr>
        <w:t xml:space="preserve"> - </w:t>
      </w:r>
      <w:r w:rsidRPr="00590FDD">
        <w:rPr>
          <w:rFonts w:ascii="Times New Roman" w:eastAsia="Times New Roman" w:hAnsi="Times New Roman"/>
          <w:color w:val="000000"/>
          <w:sz w:val="20"/>
          <w:rtl/>
          <w:lang w:eastAsia="he-IL"/>
        </w:rPr>
        <w:tab/>
        <w:t>תשלומי שכר המתכנן;</w:t>
      </w:r>
    </w:p>
    <w:p w14:paraId="6FD3874C" w14:textId="77777777" w:rsidR="00590FDD" w:rsidRPr="00590FDD" w:rsidRDefault="00590FDD" w:rsidP="00590FDD">
      <w:pPr>
        <w:widowControl w:val="0"/>
        <w:spacing w:before="0" w:beforeAutospacing="0" w:after="0" w:afterAutospacing="0" w:line="240" w:lineRule="auto"/>
        <w:ind w:left="798"/>
        <w:jc w:val="both"/>
        <w:rPr>
          <w:rFonts w:ascii="Times New Roman" w:eastAsia="Times New Roman" w:hAnsi="Times New Roman"/>
          <w:sz w:val="20"/>
          <w:rtl/>
          <w:lang w:eastAsia="he-IL"/>
        </w:rPr>
      </w:pPr>
      <w:r w:rsidRPr="00590FDD">
        <w:rPr>
          <w:rFonts w:ascii="Times New Roman" w:eastAsia="Times New Roman" w:hAnsi="Times New Roman"/>
          <w:bCs/>
          <w:sz w:val="20"/>
          <w:rtl/>
          <w:lang w:eastAsia="he-IL"/>
        </w:rPr>
        <w:t xml:space="preserve">נספח ו </w:t>
      </w:r>
      <w:r w:rsidRPr="00590FDD">
        <w:rPr>
          <w:rFonts w:ascii="Times New Roman" w:eastAsia="Times New Roman" w:hAnsi="Times New Roman"/>
          <w:sz w:val="20"/>
          <w:rtl/>
          <w:lang w:eastAsia="he-IL"/>
        </w:rPr>
        <w:t>-</w:t>
      </w:r>
      <w:r w:rsidRPr="00590FDD">
        <w:rPr>
          <w:rFonts w:ascii="Times New Roman" w:eastAsia="Times New Roman" w:hAnsi="Times New Roman"/>
          <w:sz w:val="20"/>
          <w:rtl/>
          <w:lang w:eastAsia="he-IL"/>
        </w:rPr>
        <w:tab/>
        <w:t>הצהרה והתחייבות לשמירת סודיות;</w:t>
      </w:r>
    </w:p>
    <w:p w14:paraId="20FA5C28" w14:textId="77777777" w:rsidR="00590FDD" w:rsidRPr="00590FDD" w:rsidRDefault="00590FDD" w:rsidP="00590FDD">
      <w:pPr>
        <w:widowControl w:val="0"/>
        <w:spacing w:before="0" w:beforeAutospacing="0" w:after="0" w:afterAutospacing="0" w:line="240" w:lineRule="auto"/>
        <w:ind w:left="798"/>
        <w:jc w:val="both"/>
        <w:rPr>
          <w:rFonts w:ascii="Times New Roman" w:eastAsia="Times New Roman" w:hAnsi="Times New Roman"/>
          <w:sz w:val="20"/>
          <w:rtl/>
          <w:lang w:eastAsia="he-IL"/>
        </w:rPr>
      </w:pPr>
      <w:r w:rsidRPr="00590FDD">
        <w:rPr>
          <w:rFonts w:ascii="Times New Roman" w:eastAsia="Times New Roman" w:hAnsi="Times New Roman"/>
          <w:bCs/>
          <w:sz w:val="20"/>
          <w:rtl/>
          <w:lang w:eastAsia="he-IL"/>
        </w:rPr>
        <w:t>נספח ז</w:t>
      </w:r>
      <w:r w:rsidRPr="00590FDD">
        <w:rPr>
          <w:rFonts w:ascii="Times New Roman" w:eastAsia="Times New Roman" w:hAnsi="Times New Roman"/>
          <w:sz w:val="20"/>
          <w:rtl/>
          <w:lang w:eastAsia="he-IL"/>
        </w:rPr>
        <w:t xml:space="preserve"> -</w:t>
      </w:r>
      <w:r w:rsidRPr="00590FDD">
        <w:rPr>
          <w:rFonts w:ascii="Times New Roman" w:eastAsia="Times New Roman" w:hAnsi="Times New Roman"/>
          <w:sz w:val="20"/>
          <w:rtl/>
          <w:lang w:eastAsia="he-IL"/>
        </w:rPr>
        <w:tab/>
        <w:t>אישור על קיום ביטוחי המתכנן;</w:t>
      </w:r>
    </w:p>
    <w:p w14:paraId="3FAE3396" w14:textId="77777777" w:rsidR="00590FDD" w:rsidRPr="00590FDD" w:rsidRDefault="00590FDD" w:rsidP="00590FDD">
      <w:pPr>
        <w:widowControl w:val="0"/>
        <w:spacing w:before="0" w:beforeAutospacing="0" w:after="0" w:afterAutospacing="0" w:line="240" w:lineRule="auto"/>
        <w:ind w:left="798"/>
        <w:jc w:val="both"/>
        <w:rPr>
          <w:rFonts w:ascii="Times New Roman" w:eastAsia="Times New Roman" w:hAnsi="Times New Roman"/>
          <w:sz w:val="20"/>
          <w:rtl/>
          <w:lang w:eastAsia="he-IL"/>
        </w:rPr>
      </w:pPr>
      <w:r w:rsidRPr="00590FDD">
        <w:rPr>
          <w:rFonts w:ascii="Times New Roman" w:eastAsia="Times New Roman" w:hAnsi="Times New Roman"/>
          <w:b/>
          <w:bCs/>
          <w:sz w:val="20"/>
          <w:rtl/>
          <w:lang w:eastAsia="he-IL"/>
        </w:rPr>
        <w:t>נספח ח'</w:t>
      </w:r>
      <w:r w:rsidRPr="00590FDD">
        <w:rPr>
          <w:rFonts w:ascii="Times New Roman" w:eastAsia="Times New Roman" w:hAnsi="Times New Roman"/>
          <w:sz w:val="20"/>
          <w:rtl/>
          <w:lang w:eastAsia="he-IL"/>
        </w:rPr>
        <w:t xml:space="preserve"> - </w:t>
      </w:r>
      <w:r w:rsidRPr="00590FDD">
        <w:rPr>
          <w:rFonts w:ascii="Times New Roman" w:eastAsia="Times New Roman" w:hAnsi="Times New Roman"/>
          <w:sz w:val="20"/>
          <w:rtl/>
          <w:lang w:eastAsia="he-IL"/>
        </w:rPr>
        <w:tab/>
        <w:t>רשימת התכניות והמסמכים שעל המתכנן להנפיק.</w:t>
      </w:r>
    </w:p>
    <w:p w14:paraId="18FDDF28" w14:textId="77777777" w:rsidR="00590FDD" w:rsidRPr="00590FDD" w:rsidRDefault="00590FDD" w:rsidP="00590FDD">
      <w:pPr>
        <w:widowControl w:val="0"/>
        <w:spacing w:before="0" w:beforeAutospacing="0" w:after="0" w:afterAutospacing="0" w:line="240" w:lineRule="auto"/>
        <w:ind w:left="798"/>
        <w:jc w:val="both"/>
        <w:rPr>
          <w:rFonts w:ascii="Times New Roman" w:eastAsia="Times New Roman" w:hAnsi="Times New Roman"/>
          <w:sz w:val="20"/>
          <w:rtl/>
          <w:lang w:eastAsia="he-IL"/>
        </w:rPr>
      </w:pPr>
      <w:r w:rsidRPr="00590FDD">
        <w:rPr>
          <w:rFonts w:ascii="Times New Roman" w:eastAsia="Times New Roman" w:hAnsi="Times New Roman"/>
          <w:b/>
          <w:bCs/>
          <w:sz w:val="20"/>
          <w:rtl/>
          <w:lang w:eastAsia="he-IL"/>
        </w:rPr>
        <w:t>נספח ט'</w:t>
      </w:r>
      <w:r w:rsidRPr="00590FDD">
        <w:rPr>
          <w:rFonts w:ascii="Times New Roman" w:eastAsia="Times New Roman" w:hAnsi="Times New Roman"/>
          <w:sz w:val="20"/>
          <w:rtl/>
          <w:lang w:eastAsia="he-IL"/>
        </w:rPr>
        <w:t xml:space="preserve"> -</w:t>
      </w:r>
      <w:r w:rsidRPr="00590FDD">
        <w:rPr>
          <w:rFonts w:ascii="Times New Roman" w:eastAsia="Times New Roman" w:hAnsi="Times New Roman"/>
          <w:sz w:val="20"/>
          <w:rtl/>
          <w:lang w:eastAsia="he-IL"/>
        </w:rPr>
        <w:tab/>
        <w:t>אישור להשלמת הפרויקט/קטע מהפרויקט.</w:t>
      </w:r>
    </w:p>
    <w:p w14:paraId="5E66B6F4" w14:textId="77777777" w:rsidR="00590FDD" w:rsidRPr="00590FDD" w:rsidRDefault="00590FDD" w:rsidP="00590FDD">
      <w:pPr>
        <w:widowControl w:val="0"/>
        <w:spacing w:before="0" w:beforeAutospacing="0" w:after="0" w:afterAutospacing="0" w:line="240" w:lineRule="auto"/>
        <w:ind w:left="798"/>
        <w:jc w:val="both"/>
        <w:rPr>
          <w:rFonts w:ascii="Times New Roman" w:eastAsia="Times New Roman" w:hAnsi="Times New Roman"/>
          <w:sz w:val="20"/>
          <w:rtl/>
          <w:lang w:eastAsia="he-IL"/>
        </w:rPr>
      </w:pPr>
      <w:r w:rsidRPr="00590FDD">
        <w:rPr>
          <w:rFonts w:ascii="Times New Roman" w:eastAsia="Times New Roman" w:hAnsi="Times New Roman"/>
          <w:b/>
          <w:bCs/>
          <w:sz w:val="20"/>
          <w:rtl/>
          <w:lang w:eastAsia="he-IL"/>
        </w:rPr>
        <w:t xml:space="preserve">נספח י' </w:t>
      </w:r>
      <w:r w:rsidRPr="00590FDD">
        <w:rPr>
          <w:rFonts w:ascii="Times New Roman" w:eastAsia="Times New Roman" w:hAnsi="Times New Roman"/>
          <w:sz w:val="20"/>
          <w:rtl/>
          <w:lang w:eastAsia="he-IL"/>
        </w:rPr>
        <w:t>-</w:t>
      </w:r>
      <w:r w:rsidRPr="00590FDD">
        <w:rPr>
          <w:rFonts w:ascii="Times New Roman" w:eastAsia="Times New Roman" w:hAnsi="Times New Roman"/>
          <w:sz w:val="20"/>
          <w:rtl/>
          <w:lang w:eastAsia="he-IL"/>
        </w:rPr>
        <w:tab/>
        <w:t>נספח היעדר תביעות.</w:t>
      </w:r>
    </w:p>
    <w:p w14:paraId="25859C0A" w14:textId="77777777" w:rsidR="00590FDD" w:rsidRPr="00590FDD" w:rsidRDefault="00590FDD" w:rsidP="00590FDD">
      <w:pPr>
        <w:widowControl w:val="0"/>
        <w:spacing w:before="0" w:beforeAutospacing="0" w:after="0" w:afterAutospacing="0" w:line="240" w:lineRule="auto"/>
        <w:ind w:left="798"/>
        <w:jc w:val="both"/>
        <w:rPr>
          <w:rFonts w:ascii="Times New Roman" w:eastAsia="Times New Roman" w:hAnsi="Times New Roman"/>
          <w:sz w:val="20"/>
          <w:rtl/>
          <w:lang w:eastAsia="he-IL"/>
        </w:rPr>
      </w:pPr>
    </w:p>
    <w:p w14:paraId="11BFE69B" w14:textId="77777777" w:rsidR="00590FDD" w:rsidRPr="00590FDD" w:rsidRDefault="00590FDD" w:rsidP="00590FDD">
      <w:pPr>
        <w:widowControl w:val="0"/>
        <w:numPr>
          <w:ilvl w:val="0"/>
          <w:numId w:val="1"/>
        </w:numPr>
        <w:spacing w:before="0" w:beforeAutospacing="0" w:after="0" w:afterAutospacing="0" w:line="240" w:lineRule="auto"/>
        <w:ind w:hanging="271"/>
        <w:jc w:val="both"/>
        <w:rPr>
          <w:rFonts w:ascii="Times New Roman" w:eastAsia="Times New Roman" w:hAnsi="Times New Roman"/>
          <w:bCs/>
          <w:sz w:val="20"/>
          <w:u w:val="single"/>
          <w:rtl/>
          <w:lang w:eastAsia="he-IL"/>
        </w:rPr>
      </w:pPr>
      <w:r w:rsidRPr="00590FDD">
        <w:rPr>
          <w:rFonts w:ascii="Times New Roman" w:eastAsia="Times New Roman" w:hAnsi="Times New Roman"/>
          <w:bCs/>
          <w:sz w:val="20"/>
          <w:u w:val="single"/>
          <w:rtl/>
          <w:lang w:eastAsia="he-IL"/>
        </w:rPr>
        <w:t>שירותי המתכנן</w:t>
      </w:r>
    </w:p>
    <w:p w14:paraId="09FE79EA"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0297C2EE"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המזמין מוסר בזה למתכנן והמתכנן מקבל על עצמו את בצוע שרותי המתכנן.</w:t>
      </w:r>
    </w:p>
    <w:p w14:paraId="131DCB6D"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7911D975"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המתכנן מצהיר ומאשר כי הינו מכיר ויודע את כל הנדרש למטרת בצוע שרותי המתכנן וכי הינו מורשה על פי דין למתן שרותי המתכנן, לרבות, עפ"י חוק המהנדסים והאדריכלים תשי"ח - 1958, וכי יש בידו ר</w:t>
      </w:r>
      <w:r w:rsidR="00302486">
        <w:rPr>
          <w:rFonts w:ascii="Times New Roman" w:eastAsia="Times New Roman" w:hAnsi="Times New Roman" w:hint="cs"/>
          <w:sz w:val="20"/>
          <w:rtl/>
          <w:lang w:eastAsia="he-IL"/>
        </w:rPr>
        <w:t>י</w:t>
      </w:r>
      <w:r w:rsidRPr="00590FDD">
        <w:rPr>
          <w:rFonts w:ascii="Times New Roman" w:eastAsia="Times New Roman" w:hAnsi="Times New Roman"/>
          <w:sz w:val="20"/>
          <w:rtl/>
          <w:lang w:eastAsia="he-IL"/>
        </w:rPr>
        <w:t>שיון תקף לביצוע עפ"י דין של שירותי המתכנן, כי הוא בעל הכישורים, הר</w:t>
      </w:r>
      <w:r w:rsidR="00302486">
        <w:rPr>
          <w:rFonts w:ascii="Times New Roman" w:eastAsia="Times New Roman" w:hAnsi="Times New Roman" w:hint="cs"/>
          <w:sz w:val="20"/>
          <w:rtl/>
          <w:lang w:eastAsia="he-IL"/>
        </w:rPr>
        <w:t>י</w:t>
      </w:r>
      <w:r w:rsidRPr="00590FDD">
        <w:rPr>
          <w:rFonts w:ascii="Times New Roman" w:eastAsia="Times New Roman" w:hAnsi="Times New Roman"/>
          <w:sz w:val="20"/>
          <w:rtl/>
          <w:lang w:eastAsia="he-IL"/>
        </w:rPr>
        <w:t>שיונות, הידע, הניסיון והאמצעים המאפשרים לו ביצועם ברמה מקצועית גבוהה ובהתאם למותנה בחוזה.</w:t>
      </w:r>
    </w:p>
    <w:p w14:paraId="3CD04B93"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1DF019CD"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המתכנן מצהיר כי ידוע לו שש</w:t>
      </w:r>
      <w:r w:rsidR="00302486">
        <w:rPr>
          <w:rFonts w:ascii="Times New Roman" w:eastAsia="Times New Roman" w:hAnsi="Times New Roman" w:hint="cs"/>
          <w:sz w:val="20"/>
          <w:rtl/>
          <w:lang w:eastAsia="he-IL"/>
        </w:rPr>
        <w:t>י</w:t>
      </w:r>
      <w:r w:rsidRPr="00590FDD">
        <w:rPr>
          <w:rFonts w:ascii="Times New Roman" w:eastAsia="Times New Roman" w:hAnsi="Times New Roman"/>
          <w:sz w:val="20"/>
          <w:rtl/>
          <w:lang w:eastAsia="he-IL"/>
        </w:rPr>
        <w:t xml:space="preserve">רותי המתכנן עפ"י חוזה </w:t>
      </w:r>
      <w:r w:rsidR="00302486">
        <w:rPr>
          <w:rFonts w:ascii="Times New Roman" w:eastAsia="Times New Roman" w:hAnsi="Times New Roman"/>
          <w:sz w:val="20"/>
          <w:rtl/>
          <w:lang w:eastAsia="he-IL"/>
        </w:rPr>
        <w:t>זה הינם לשלבים ו/או קטעים בפרוי</w:t>
      </w:r>
      <w:r w:rsidRPr="00590FDD">
        <w:rPr>
          <w:rFonts w:ascii="Times New Roman" w:eastAsia="Times New Roman" w:hAnsi="Times New Roman"/>
          <w:sz w:val="20"/>
          <w:rtl/>
          <w:lang w:eastAsia="he-IL"/>
        </w:rPr>
        <w:t xml:space="preserve">קט כפי שיוזמנו בכתב ע"י המזמין מעת לעת עפ"י שיקול דעתו, והם יינתנו על ידו בשלבי עבודה כמפורט בנספח </w:t>
      </w:r>
      <w:r w:rsidRPr="00590FDD">
        <w:rPr>
          <w:rFonts w:ascii="Times New Roman" w:eastAsia="Times New Roman" w:hAnsi="Times New Roman"/>
          <w:bCs/>
          <w:sz w:val="20"/>
          <w:rtl/>
          <w:lang w:eastAsia="he-IL"/>
        </w:rPr>
        <w:t>ב'</w:t>
      </w:r>
      <w:r w:rsidRPr="00590FDD">
        <w:rPr>
          <w:rFonts w:ascii="Times New Roman" w:eastAsia="Times New Roman" w:hAnsi="Times New Roman"/>
          <w:sz w:val="20"/>
          <w:rtl/>
          <w:lang w:eastAsia="he-IL"/>
        </w:rPr>
        <w:t xml:space="preserve"> להלן. המתכנן מוסיף ומצהיר כי ידוע לו שהמזמין אינו מתחייב להזמין מהמתכנן שירותים נוספים מעבר לנקוב בחוזה זה ובנספח </w:t>
      </w:r>
      <w:r w:rsidRPr="00590FDD">
        <w:rPr>
          <w:rFonts w:ascii="Times New Roman" w:eastAsia="Times New Roman" w:hAnsi="Times New Roman"/>
          <w:bCs/>
          <w:sz w:val="20"/>
          <w:rtl/>
          <w:lang w:eastAsia="he-IL"/>
        </w:rPr>
        <w:t xml:space="preserve">ב' </w:t>
      </w:r>
      <w:r w:rsidRPr="00590FDD">
        <w:rPr>
          <w:rFonts w:ascii="Times New Roman" w:eastAsia="Times New Roman" w:hAnsi="Times New Roman"/>
          <w:sz w:val="20"/>
          <w:rtl/>
          <w:lang w:eastAsia="he-IL"/>
        </w:rPr>
        <w:t>כאמור.</w:t>
      </w:r>
    </w:p>
    <w:p w14:paraId="1F1A8752"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57C610F5"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המתכנן מתחייב לבצע את שרותי המתכנן בזהירות, בנאמנות וברמה מקצועית גבוהה, תוך ציות לדין ולהנחת דעת המזמין, ותוך שמירת לוחות הזמנים והמסגרת התקציבית, שייקבעו על ידי המזמין.</w:t>
      </w:r>
    </w:p>
    <w:p w14:paraId="64855B5F"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6B0F3994"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המתכנן יבסס את שרותי המתכנן על הנתונים, קווי היסוד, התקציב וההנחיות שיקבעו ע"י המזמין ובתאום מלא עם הגורמים השונים כפי שיקבעו מזמן לזמן ע"י המזמין, ויהיה חייב לנהוג לפיהם ולקיימם ללא סטייה אלא אם כן קבל הוראה או אשור בכתב מהמזמין.</w:t>
      </w:r>
    </w:p>
    <w:p w14:paraId="4220DC73"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01B60105"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המתכנן מתחייב לבצע את שרותי המתכנן בתיאום מלא, בשיתוף פעולה ותוך קיום קשר מתמיד עם המזמין והמנהל, עם צוותו המקצועי וצוות הניהול, תאום ופיקוח של המזמין, עם היועצים, ועם כל יתר הגורמים שיפעלו באתר, ככל שיידרש לקידום, תכנון ובצוע שרותי המתכנן, הכל כפי שיקבע ע"י המנהל. כן מתחייב המתכנן להשתתף בתאום מראש בכל ישיבות התיאום אליהן יוזמן.</w:t>
      </w:r>
    </w:p>
    <w:p w14:paraId="3E51DD1B"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659C28CE"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lastRenderedPageBreak/>
        <w:t>המתכנן ישמור על נוהלי קשר, תיאום, רשום וצורת המסמכים לפי דרישת המנהל.</w:t>
      </w:r>
    </w:p>
    <w:p w14:paraId="32D64911"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61BDF009"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כל עוד לא יקבע אחרת ע"י המזמין, יהיה המנהל כנקוב בנספח </w:t>
      </w:r>
      <w:r w:rsidRPr="00590FDD">
        <w:rPr>
          <w:rFonts w:ascii="Times New Roman" w:eastAsia="Times New Roman" w:hAnsi="Times New Roman"/>
          <w:bCs/>
          <w:sz w:val="20"/>
          <w:rtl/>
          <w:lang w:eastAsia="he-IL"/>
        </w:rPr>
        <w:t xml:space="preserve">א' </w:t>
      </w:r>
      <w:r w:rsidRPr="00590FDD">
        <w:rPr>
          <w:rFonts w:ascii="Times New Roman" w:eastAsia="Times New Roman" w:hAnsi="Times New Roman"/>
          <w:sz w:val="20"/>
          <w:rtl/>
          <w:lang w:eastAsia="he-IL"/>
        </w:rPr>
        <w:t>ועל המתכנן להיות בקשר מתמיד אתו ולתאם עמו את כל פעולותיו, אלא אם נקבע אחרת ע"י המזמין.</w:t>
      </w:r>
    </w:p>
    <w:p w14:paraId="4EAE6176"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12DDBDB1"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המתכנן מצהיר כי ידועות לו הוראות כל התכניות הקיימות או הנמצאות בשלבי הכנה על ידי הרשויות המוסמכות לכך לגבי האתר, וכן הוראות הדין, הנהלים, התקנים והתקנות החלים בקשר עם בצוע שרותי המתכנן, והוא מתחייב לפעול בהתאם לקבוע בהם. כמו כן מצהיר המתכנן כי בדק בעצמו את כל הנושאים הרלוונטיים הקשורים למתן שירותי המתכנן, הן אצל המזמין, הן אצל הרשות המקומית והן אצל רשויות התכנון, לרבות את התנאים הפיזיים באתר, את טיב הקרקע, את קיום קווי מים, חשמל, טלפון ואחרים, וכן את התנאים הטופוגרפיים, האקלימיים והאקולוגיים השוררים בו, ומצא הכל מתאים למטרותיו, ויש בידיו את כל הנתונים הנוגעים לאתר, כנדרש לשם ביצוע שירותי המתכנן.</w:t>
      </w:r>
    </w:p>
    <w:p w14:paraId="5FC2F043"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548826AF"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המתכנן מתחייב להפיק את כל התכניות מושא חוזה זה, בכל שלבי הביצוע של שירותי המתכנן, ולרבות כל שינוי בתכניותיו באמצעות מחשב בתוכנה  או בקבצים במתכונת הקבועה בנספח </w:t>
      </w:r>
      <w:r w:rsidRPr="00590FDD">
        <w:rPr>
          <w:rFonts w:ascii="Times New Roman" w:eastAsia="Times New Roman" w:hAnsi="Times New Roman"/>
          <w:b/>
          <w:bCs/>
          <w:sz w:val="20"/>
          <w:rtl/>
          <w:lang w:eastAsia="he-IL"/>
        </w:rPr>
        <w:t>א'</w:t>
      </w:r>
      <w:r w:rsidRPr="00590FDD">
        <w:rPr>
          <w:rFonts w:ascii="Times New Roman" w:eastAsia="Times New Roman" w:hAnsi="Times New Roman"/>
          <w:sz w:val="20"/>
          <w:rtl/>
          <w:lang w:eastAsia="he-IL"/>
        </w:rPr>
        <w:t xml:space="preserve"> ועפ"י הנחיות המזמין מעת לעת. המתכנן מתחייב להעביר ליועצים ולקבל מהם קבצים אך ורק באותה מתכונת שנקבעה כאמור.</w:t>
      </w:r>
    </w:p>
    <w:p w14:paraId="0640FA71"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05D485FD"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המתכנן לא יגיש ליועצים, לקבלנים ולכל גורם אחר הקשור בפרויקט כל שרות הקשור במישרין או בעקיפין בו, בין בתמורה ובין שלא בתמורה, פרט לשירותים המתחייבים מחוזה זה.</w:t>
      </w:r>
    </w:p>
    <w:p w14:paraId="4524F295"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357B1665"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lang w:eastAsia="he-IL"/>
        </w:rPr>
      </w:pPr>
      <w:r w:rsidRPr="00590FDD">
        <w:rPr>
          <w:rFonts w:ascii="Times New Roman" w:eastAsia="Times New Roman" w:hAnsi="Times New Roman"/>
          <w:sz w:val="20"/>
          <w:rtl/>
          <w:lang w:eastAsia="he-IL"/>
        </w:rPr>
        <w:t>המזמין רשאי להזמין אצל מתכננים אחרים שירותים כלשהם על פי שיקול דעתו הבלעדי והמתכנן מצהיר כי אין לו ולא תהינה לו תביעות ו/או טענות כלפי המזמין או כלפי המתכננים האחרים בגין מסירת העבודות כאמור. משמסר המזמין ביצוע שירותים כאמור למתכנן אחר, מתחייב המתכנן לשתף עמו פעולה ככל שיידרש.</w:t>
      </w:r>
    </w:p>
    <w:p w14:paraId="4E16F97B"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0"/>
          <w:rtl/>
          <w:lang w:eastAsia="he-IL"/>
        </w:rPr>
      </w:pPr>
    </w:p>
    <w:p w14:paraId="626DC6E3"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המתכנן ערוך לביצוע העבודות, בין היתר, גם במערכת ניהול ותיאום פרויקטים באמצעות האינטרנט, כדוגמת "</w:t>
      </w:r>
      <w:r w:rsidRPr="00590FDD">
        <w:rPr>
          <w:rFonts w:ascii="Times New Roman" w:eastAsia="Times New Roman" w:hAnsi="Times New Roman"/>
          <w:sz w:val="24"/>
          <w:lang w:eastAsia="he-IL"/>
        </w:rPr>
        <w:t>view</w:t>
      </w:r>
      <w:r w:rsidRPr="00590FDD">
        <w:rPr>
          <w:rFonts w:ascii="Times New Roman" w:eastAsia="Times New Roman" w:hAnsi="Times New Roman"/>
          <w:sz w:val="24"/>
          <w:rtl/>
          <w:lang w:eastAsia="he-IL"/>
        </w:rPr>
        <w:t>@"</w:t>
      </w:r>
      <w:r w:rsidRPr="00590FDD">
        <w:rPr>
          <w:rFonts w:ascii="Times New Roman" w:eastAsia="Times New Roman" w:hAnsi="Times New Roman"/>
          <w:sz w:val="20"/>
          <w:rtl/>
          <w:lang w:eastAsia="he-IL"/>
        </w:rPr>
        <w:t xml:space="preserve"> של רמדור או אחרת המאושרת ע"י המזמין ויפעל במערכת זו ללא כל תמורה נוספת</w:t>
      </w:r>
      <w:r w:rsidRPr="00590FDD">
        <w:rPr>
          <w:rFonts w:ascii="Times New Roman" w:eastAsia="Times New Roman" w:hAnsi="Times New Roman" w:hint="cs"/>
          <w:sz w:val="20"/>
          <w:rtl/>
          <w:lang w:eastAsia="he-IL"/>
        </w:rPr>
        <w:t>.</w:t>
      </w:r>
    </w:p>
    <w:p w14:paraId="2873DF30"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0045FD6C" w14:textId="77777777" w:rsidR="00590FDD" w:rsidRPr="00590FDD" w:rsidRDefault="00590FDD" w:rsidP="00590FDD">
      <w:pPr>
        <w:widowControl w:val="0"/>
        <w:numPr>
          <w:ilvl w:val="0"/>
          <w:numId w:val="1"/>
        </w:numPr>
        <w:spacing w:before="0" w:beforeAutospacing="0" w:after="0" w:afterAutospacing="0" w:line="240" w:lineRule="auto"/>
        <w:ind w:hanging="271"/>
        <w:jc w:val="both"/>
        <w:rPr>
          <w:rFonts w:ascii="Times New Roman" w:eastAsia="Times New Roman" w:hAnsi="Times New Roman"/>
          <w:bCs/>
          <w:sz w:val="20"/>
          <w:u w:val="single"/>
          <w:rtl/>
          <w:lang w:eastAsia="he-IL"/>
        </w:rPr>
      </w:pPr>
      <w:r w:rsidRPr="00590FDD">
        <w:rPr>
          <w:rFonts w:ascii="Times New Roman" w:eastAsia="Times New Roman" w:hAnsi="Times New Roman"/>
          <w:bCs/>
          <w:sz w:val="20"/>
          <w:u w:val="single"/>
          <w:rtl/>
          <w:lang w:eastAsia="he-IL"/>
        </w:rPr>
        <w:t>צוות עובדים ואמצעים</w:t>
      </w:r>
    </w:p>
    <w:p w14:paraId="1817C891"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63761C38"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המתכנן מתחייב כי במשך כל תקופת בצוע שרותי המתכנן יקיים משרד מאויש מאורגן ומצויד באופן שיאפשר בצוע שרותי המתכנן בהתאם להוראות חוזה זה.</w:t>
      </w:r>
    </w:p>
    <w:p w14:paraId="45258BBB"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4C6E6CDC"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המתכנן מתחייב שהרכבם המספרי והמקצועי של צוות עובדיו, כמפורט בנספח </w:t>
      </w:r>
      <w:r w:rsidRPr="00590FDD">
        <w:rPr>
          <w:rFonts w:ascii="Times New Roman" w:eastAsia="Times New Roman" w:hAnsi="Times New Roman"/>
          <w:bCs/>
          <w:sz w:val="20"/>
          <w:rtl/>
          <w:lang w:eastAsia="he-IL"/>
        </w:rPr>
        <w:t>א'</w:t>
      </w:r>
      <w:r w:rsidRPr="00590FDD">
        <w:rPr>
          <w:rFonts w:ascii="Times New Roman" w:eastAsia="Times New Roman" w:hAnsi="Times New Roman"/>
          <w:sz w:val="20"/>
          <w:rtl/>
          <w:lang w:eastAsia="he-IL"/>
        </w:rPr>
        <w:t xml:space="preserve"> יתאים לביצוע שרותי המתכנן ברמה ובמועדים המפורטים בחוזה זה ויניח את דעתו של המנהל במשך כל תקופת מתן שרותי המתכנן.</w:t>
      </w:r>
    </w:p>
    <w:p w14:paraId="43530B4A"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63E4E7C7"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מבלי לגרוע מהתחייבותו האמורה של המתכנן, רשאי המנהל - אם וכאשר יראה צורך בכך על פי שיקול דעתו - להורות למתכנן מזמן לזמן להגדיל את צוות עובדיו, על חשבונו ואחריותו של המתכנן, במספר, לתקופה ובמקומות אותם יציין המנהל בהוראותיו.</w:t>
      </w:r>
    </w:p>
    <w:p w14:paraId="5F9CAB96"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186F81B8"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מוסכם בזה כי במשך כל תקופת החוזה יהיה האדריכל ו/או המהנדס ו/או היועץ הנקוב בנספח </w:t>
      </w:r>
      <w:r w:rsidRPr="00590FDD">
        <w:rPr>
          <w:rFonts w:ascii="Times New Roman" w:eastAsia="Times New Roman" w:hAnsi="Times New Roman"/>
          <w:bCs/>
          <w:sz w:val="20"/>
          <w:rtl/>
          <w:lang w:eastAsia="he-IL"/>
        </w:rPr>
        <w:t>א'</w:t>
      </w:r>
      <w:r w:rsidRPr="00590FDD">
        <w:rPr>
          <w:rFonts w:ascii="Times New Roman" w:eastAsia="Times New Roman" w:hAnsi="Times New Roman"/>
          <w:sz w:val="20"/>
          <w:rtl/>
          <w:lang w:eastAsia="he-IL"/>
        </w:rPr>
        <w:t xml:space="preserve"> להלן, מנהלו הראשי של המתכנן למטרת בצוע החוזה (להלן: "</w:t>
      </w:r>
      <w:r w:rsidRPr="00590FDD">
        <w:rPr>
          <w:rFonts w:ascii="Times New Roman" w:eastAsia="Times New Roman" w:hAnsi="Times New Roman"/>
          <w:b/>
          <w:bCs/>
          <w:sz w:val="20"/>
          <w:rtl/>
          <w:lang w:eastAsia="he-IL"/>
        </w:rPr>
        <w:t>המנהל הראשי</w:t>
      </w:r>
      <w:r w:rsidRPr="00590FDD">
        <w:rPr>
          <w:rFonts w:ascii="Times New Roman" w:eastAsia="Times New Roman" w:hAnsi="Times New Roman"/>
          <w:sz w:val="20"/>
          <w:rtl/>
          <w:lang w:eastAsia="he-IL"/>
        </w:rPr>
        <w:t>"). החלפת המנהל הראשי בממלא מקום מתאים ולתקופה מוגדרת, תיעשה לאחר אישורו של המזמין.</w:t>
      </w:r>
    </w:p>
    <w:p w14:paraId="08D03CB9"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37B6469F" w14:textId="77777777" w:rsidR="00302486" w:rsidRDefault="00590FDD" w:rsidP="004E32D2">
      <w:pPr>
        <w:widowControl w:val="0"/>
        <w:spacing w:before="0" w:beforeAutospacing="0" w:after="0" w:afterAutospacing="0" w:line="240" w:lineRule="auto"/>
        <w:ind w:left="792"/>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המתכנן מתחייב כי במשך כל תקופת החוזה יעמוד המנהל הראשי בראשו, יהיה מעורב אישית בבצוע החוזה, יקדיש למטרה זו את כל הזמן הנדרש, ויעמוד לרשות המזמין כל אימת שיוזמן על ידו להשתתף בישיבות ודיונים למטרות הפרויקט, ויפקח על הצוות המקצועי של המתכנן שיעסוק בבצוע שרותי התכנון. מבלי לגרוע מהתחייבויות המתכנן כמתחייב מהאמור הרי בכל מקרה שהשירותים לא יינתנו ע"י המנהל הראשי כאמור מכל סיבה שהיא, יהיה המזמין זכאי לבטל את החוזה ויחולו הוראות</w:t>
      </w:r>
      <w:r w:rsidR="004E32D2">
        <w:rPr>
          <w:rFonts w:ascii="Times New Roman" w:eastAsia="Times New Roman" w:hAnsi="Times New Roman"/>
          <w:sz w:val="20"/>
          <w:rtl/>
          <w:lang w:eastAsia="he-IL"/>
        </w:rPr>
        <w:t xml:space="preserve"> סעיפים 12.3.2 ו - 12.3.3 להלן.</w:t>
      </w:r>
    </w:p>
    <w:p w14:paraId="66C00B30" w14:textId="77777777" w:rsidR="00302486" w:rsidRPr="00590FDD" w:rsidRDefault="00302486"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707A30F0"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lang w:eastAsia="he-IL"/>
        </w:rPr>
      </w:pPr>
    </w:p>
    <w:p w14:paraId="1AB454BC" w14:textId="77777777" w:rsidR="00590FDD" w:rsidRPr="00590FDD" w:rsidRDefault="00590FDD" w:rsidP="00590FDD">
      <w:pPr>
        <w:widowControl w:val="0"/>
        <w:numPr>
          <w:ilvl w:val="2"/>
          <w:numId w:val="1"/>
        </w:numPr>
        <w:tabs>
          <w:tab w:val="clear" w:pos="1224"/>
          <w:tab w:val="num" w:pos="1507"/>
        </w:tabs>
        <w:spacing w:before="0" w:beforeAutospacing="0" w:after="0" w:afterAutospacing="0" w:line="240" w:lineRule="auto"/>
        <w:ind w:left="1507" w:hanging="425"/>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הזכות למזמין לדרוש מהמתכנן להחליף כל עובד מעובדיו של המתכנן שלדעת המזמין אינו מתאים לתפקידו או אינו מבצעו להנחת דעתו, אף אם אושר תחילה ע"י המזמין, וכן </w:t>
      </w:r>
      <w:r w:rsidRPr="00590FDD">
        <w:rPr>
          <w:rFonts w:ascii="Times New Roman" w:eastAsia="Times New Roman" w:hAnsi="Times New Roman"/>
          <w:sz w:val="20"/>
          <w:rtl/>
          <w:lang w:eastAsia="he-IL"/>
        </w:rPr>
        <w:lastRenderedPageBreak/>
        <w:t>לדרוש תגבור צוות המתכנן, ועל המתכנן למלא דרישת המזמין לאלתר.</w:t>
      </w:r>
    </w:p>
    <w:p w14:paraId="1323795B"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52F34F5B" w14:textId="77777777" w:rsidR="00590FDD" w:rsidRPr="00590FDD" w:rsidRDefault="00590FDD" w:rsidP="00590FDD">
      <w:pPr>
        <w:widowControl w:val="0"/>
        <w:numPr>
          <w:ilvl w:val="2"/>
          <w:numId w:val="1"/>
        </w:numPr>
        <w:tabs>
          <w:tab w:val="clear" w:pos="1224"/>
          <w:tab w:val="num" w:pos="1507"/>
        </w:tabs>
        <w:spacing w:before="0" w:beforeAutospacing="0" w:after="0" w:afterAutospacing="0" w:line="240" w:lineRule="auto"/>
        <w:ind w:left="1507" w:hanging="425"/>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החלטות המזמין בדבר אשור ו/או החלפת עובד מעובדי המתכנן תינתנה לפי שקול דעתו המוחלט וללא צורך במתן נימוקים. אין בהחלטות אלה כדי לשחרר את המתכנן מאיזה מהתחייבויותיו לפי חוזה זה ואין בהן כדי להטיל על המזמין כל אחריות שהיא.</w:t>
      </w:r>
    </w:p>
    <w:p w14:paraId="5B3831D8"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15DD18DE"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המתכנן מתחייב לצייד על חשבונו את צוות עובדיו בכל הציוד הדרוש לבצוע שרותי המתכנן. האחזקה והשמירה על ציוד זה תהיה בידי המתכנן ועל חשבונו, והמזמין לא ישא בכל אחריות בגין אבדן או נזק כלשהו לציוד או לכל חלק ממנו מכל סיבה שהיא.</w:t>
      </w:r>
    </w:p>
    <w:p w14:paraId="5E0FB79E"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1C04005E" w14:textId="77777777" w:rsidR="00590FDD" w:rsidRPr="00590FDD" w:rsidRDefault="00590FDD" w:rsidP="00590FDD">
      <w:pPr>
        <w:widowControl w:val="0"/>
        <w:numPr>
          <w:ilvl w:val="0"/>
          <w:numId w:val="1"/>
        </w:numPr>
        <w:spacing w:before="0" w:beforeAutospacing="0" w:after="0" w:afterAutospacing="0" w:line="240" w:lineRule="auto"/>
        <w:ind w:hanging="271"/>
        <w:jc w:val="both"/>
        <w:rPr>
          <w:rFonts w:ascii="Times New Roman" w:eastAsia="Times New Roman" w:hAnsi="Times New Roman"/>
          <w:bCs/>
          <w:sz w:val="20"/>
          <w:u w:val="single"/>
          <w:rtl/>
          <w:lang w:eastAsia="he-IL"/>
        </w:rPr>
      </w:pPr>
      <w:r w:rsidRPr="00590FDD">
        <w:rPr>
          <w:rFonts w:ascii="Times New Roman" w:eastAsia="Times New Roman" w:hAnsi="Times New Roman"/>
          <w:bCs/>
          <w:sz w:val="20"/>
          <w:u w:val="single"/>
          <w:rtl/>
          <w:lang w:eastAsia="he-IL"/>
        </w:rPr>
        <w:t>סמכויות המתכנן</w:t>
      </w:r>
    </w:p>
    <w:p w14:paraId="608ED310"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62440080"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במגעים עם רשויות מוסמכות לרבות עם הרשות המקומית בכל הנוגע לשרותי המתכנן וכל הכרוך בכך יפעל המתכנן בתור בא-כוחו הטכני של המזמין והמזמין מסמיכו לכך ובלבד:</w:t>
      </w:r>
    </w:p>
    <w:p w14:paraId="65D419B8"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14EBA547" w14:textId="77777777" w:rsidR="00590FDD" w:rsidRPr="00590FDD" w:rsidRDefault="00590FDD" w:rsidP="00590FDD">
      <w:pPr>
        <w:widowControl w:val="0"/>
        <w:numPr>
          <w:ilvl w:val="2"/>
          <w:numId w:val="1"/>
        </w:numPr>
        <w:tabs>
          <w:tab w:val="clear" w:pos="1224"/>
          <w:tab w:val="num" w:pos="1507"/>
        </w:tabs>
        <w:spacing w:before="0" w:beforeAutospacing="0" w:after="0" w:afterAutospacing="0" w:line="240" w:lineRule="auto"/>
        <w:ind w:left="1507" w:hanging="425"/>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שהמתכנן לא יגיש כל תכניות או תיקונים לתכניות לאשור הרשויות המוסמכות אלא אם כן אושרו קודם לכן ע"י המזמין.</w:t>
      </w:r>
    </w:p>
    <w:p w14:paraId="2F304AD1"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0"/>
          <w:rtl/>
          <w:lang w:eastAsia="he-IL"/>
        </w:rPr>
      </w:pPr>
    </w:p>
    <w:p w14:paraId="6AB30C57" w14:textId="77777777" w:rsidR="00590FDD" w:rsidRPr="00590FDD" w:rsidRDefault="00590FDD" w:rsidP="00590FDD">
      <w:pPr>
        <w:widowControl w:val="0"/>
        <w:numPr>
          <w:ilvl w:val="2"/>
          <w:numId w:val="1"/>
        </w:numPr>
        <w:tabs>
          <w:tab w:val="clear" w:pos="1224"/>
          <w:tab w:val="num" w:pos="1507"/>
        </w:tabs>
        <w:spacing w:before="0" w:beforeAutospacing="0" w:after="0" w:afterAutospacing="0" w:line="240" w:lineRule="auto"/>
        <w:ind w:left="1507" w:hanging="425"/>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שהמתכנן לא יקבל כל החלטה ולא יפעל ולא יחייב את המזמין בכל עניין הכרוך בהתחייבות חוקית או כספית אלא באשורו המוקדם של המזמין.</w:t>
      </w:r>
    </w:p>
    <w:p w14:paraId="71ED4C54"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379633D8"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אלא אם כן ורק במידה שיוסמך לכך ע"י המזמין בכתב לא יהיה המתכנן רשאי ליתן הוראות או הנחיות במישרין לקבלן הראשי או לקבלן העבודות או לנהל עימם מו"מ ביחס למחירים או דרכי ביצוע הכרוכים בשנוי מחירים, אלא באמצעות המזמין או המנהל.</w:t>
      </w:r>
    </w:p>
    <w:p w14:paraId="184FACBA"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43A22B72" w14:textId="77777777" w:rsidR="00590FDD" w:rsidRPr="00590FDD" w:rsidRDefault="00590FDD" w:rsidP="00590FDD">
      <w:pPr>
        <w:widowControl w:val="0"/>
        <w:numPr>
          <w:ilvl w:val="0"/>
          <w:numId w:val="1"/>
        </w:numPr>
        <w:spacing w:before="0" w:beforeAutospacing="0" w:after="0" w:afterAutospacing="0" w:line="240" w:lineRule="auto"/>
        <w:ind w:hanging="271"/>
        <w:jc w:val="both"/>
        <w:rPr>
          <w:rFonts w:ascii="Times New Roman" w:eastAsia="Times New Roman" w:hAnsi="Times New Roman"/>
          <w:bCs/>
          <w:sz w:val="20"/>
          <w:rtl/>
          <w:lang w:eastAsia="he-IL"/>
        </w:rPr>
      </w:pPr>
      <w:r w:rsidRPr="00590FDD">
        <w:rPr>
          <w:rFonts w:ascii="Times New Roman" w:eastAsia="Times New Roman" w:hAnsi="Times New Roman"/>
          <w:bCs/>
          <w:sz w:val="20"/>
          <w:u w:val="single"/>
          <w:rtl/>
          <w:lang w:eastAsia="he-IL"/>
        </w:rPr>
        <w:t>סמכויות המנהל</w:t>
      </w:r>
    </w:p>
    <w:p w14:paraId="3F698004"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4D60FDDB"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המנהל רשאי לבדוק בכל עת את שרותי המתכנן כולם או חלקם, להשגיח על ביצוע שרותי המתכנן וכן לבדוק את טיב שירותי המתכנן הנעשים על ידי המתכנן או מטעמו. כן רשאי המנהל לבדוק אם המתכנן מבצע כהלכה את הוראות חוזה זה, את הוראות המזמין ואת הוראותיו.</w:t>
      </w:r>
    </w:p>
    <w:p w14:paraId="1CF7A3AF"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634F4458"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המתכנן ימסור למנהל על פי דרישתו דין וחשבון על התקדמות ביצוע שרותי המתכנן וכן ימסור למנהל מיד בתום כל שלב משלבי ביצוע העבודה דו"ח המסכם את אותו שלב. הדוחות הנ"ל יכללו את הנושאים והפרטים כפי שייקבעו על ידי המזמין מעת לעת, וכל עוד לא נקבעו, יכללו הם את הנושאים המפורטים בנספח </w:t>
      </w:r>
      <w:r w:rsidRPr="00590FDD">
        <w:rPr>
          <w:rFonts w:ascii="Times New Roman" w:eastAsia="Times New Roman" w:hAnsi="Times New Roman"/>
          <w:bCs/>
          <w:sz w:val="20"/>
          <w:rtl/>
          <w:lang w:eastAsia="he-IL"/>
        </w:rPr>
        <w:t>א'</w:t>
      </w:r>
      <w:r w:rsidRPr="00590FDD">
        <w:rPr>
          <w:rFonts w:ascii="Times New Roman" w:eastAsia="Times New Roman" w:hAnsi="Times New Roman"/>
          <w:sz w:val="20"/>
          <w:rtl/>
          <w:lang w:eastAsia="he-IL"/>
        </w:rPr>
        <w:t>.</w:t>
      </w:r>
    </w:p>
    <w:p w14:paraId="72FDC0A7"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0BD4BAF6"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לצורך הפעלת סמכויותיו רשאי המנהל או מי מטעמו לבקר במשרד המתכנן או בכל מקום אחר בו מבוצעים שירותי המתכנן והמתכנן מתחייב למסור כל הסבר שיידרש על ידו או מטעמו.</w:t>
      </w:r>
    </w:p>
    <w:p w14:paraId="7B151F3E"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745C9058"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אין בהפעלת סמכויות המנהל על פי חוזה זה כדי לגרוע מאחריות המתכנן או לשחררו מהתחייבויותיו על פי חוזה זה. בהקשר זה מובהר כי אישור המנהל לתכניות, בין לתכנון מוקדם ובין לתכנון סופי, לא יפטור את המתכנן מחובת ביצוע שינויים ו/או התאמות ו/או תכנון מחדש של התכניות, ככל שהדבר יידרש.</w:t>
      </w:r>
    </w:p>
    <w:p w14:paraId="1E1A85DE"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7A8E5FE6"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אישר המנהל תכניות או מסמכים אחרים הקשורים בשרותי המתכנן על פי חוזה זה או שדרש המנהל מהמתכנן להכינם בהתאם להסכם זה, אין בכך כדי לשחרר את המתכנן מאחריותו המקצועית המלאה, ואין בכך כדי להטיל על המנהל או על המזמין אחריות כלשהי לטיב התכניות או המסמכים האמורים.</w:t>
      </w:r>
    </w:p>
    <w:p w14:paraId="4301FAFB"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3E0655E9" w14:textId="77777777" w:rsidR="00590FDD" w:rsidRPr="00590FDD" w:rsidRDefault="00590FDD" w:rsidP="00590FDD">
      <w:pPr>
        <w:widowControl w:val="0"/>
        <w:numPr>
          <w:ilvl w:val="0"/>
          <w:numId w:val="1"/>
        </w:numPr>
        <w:spacing w:before="0" w:beforeAutospacing="0" w:after="0" w:afterAutospacing="0" w:line="240" w:lineRule="auto"/>
        <w:ind w:hanging="271"/>
        <w:jc w:val="both"/>
        <w:rPr>
          <w:rFonts w:ascii="Times New Roman" w:eastAsia="Times New Roman" w:hAnsi="Times New Roman"/>
          <w:bCs/>
          <w:sz w:val="20"/>
          <w:rtl/>
          <w:lang w:eastAsia="he-IL"/>
        </w:rPr>
      </w:pPr>
      <w:r w:rsidRPr="00590FDD">
        <w:rPr>
          <w:rFonts w:ascii="Times New Roman" w:eastAsia="Times New Roman" w:hAnsi="Times New Roman"/>
          <w:bCs/>
          <w:sz w:val="20"/>
          <w:u w:val="single"/>
          <w:rtl/>
          <w:lang w:eastAsia="he-IL"/>
        </w:rPr>
        <w:t>לוח זמנים ושלבי בצוע</w:t>
      </w:r>
    </w:p>
    <w:p w14:paraId="141AA69C"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5D7675C7"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המתכנן יבצע את שרותי המתכנן בשלבים ובמועדים כמפורט בנספח </w:t>
      </w:r>
      <w:r w:rsidRPr="00590FDD">
        <w:rPr>
          <w:rFonts w:ascii="Times New Roman" w:eastAsia="Times New Roman" w:hAnsi="Times New Roman"/>
          <w:b/>
          <w:bCs/>
          <w:sz w:val="20"/>
          <w:rtl/>
          <w:lang w:eastAsia="he-IL"/>
        </w:rPr>
        <w:t>ג'</w:t>
      </w:r>
      <w:r w:rsidRPr="00590FDD">
        <w:rPr>
          <w:rFonts w:ascii="Times New Roman" w:eastAsia="Times New Roman" w:hAnsi="Times New Roman"/>
          <w:sz w:val="20"/>
          <w:rtl/>
          <w:lang w:eastAsia="he-IL"/>
        </w:rPr>
        <w:t xml:space="preserve"> (להלן: "</w:t>
      </w:r>
      <w:r w:rsidRPr="00590FDD">
        <w:rPr>
          <w:rFonts w:ascii="Times New Roman" w:eastAsia="Times New Roman" w:hAnsi="Times New Roman"/>
          <w:b/>
          <w:bCs/>
          <w:sz w:val="20"/>
          <w:rtl/>
          <w:lang w:eastAsia="he-IL"/>
        </w:rPr>
        <w:t>לוח הזמנים</w:t>
      </w:r>
      <w:r w:rsidRPr="00590FDD">
        <w:rPr>
          <w:rFonts w:ascii="Times New Roman" w:eastAsia="Times New Roman" w:hAnsi="Times New Roman"/>
          <w:sz w:val="20"/>
          <w:rtl/>
          <w:lang w:eastAsia="he-IL"/>
        </w:rPr>
        <w:t xml:space="preserve">"). כל שרות הכלול בשרותי המתכנן אשר לא נקבע לו מועד בלוח הזמנים יבוצע על ידי המתכנן </w:t>
      </w:r>
      <w:r w:rsidRPr="00590FDD">
        <w:rPr>
          <w:rFonts w:ascii="Times New Roman" w:eastAsia="Times New Roman" w:hAnsi="Times New Roman"/>
          <w:sz w:val="20"/>
          <w:rtl/>
          <w:lang w:eastAsia="he-IL"/>
        </w:rPr>
        <w:lastRenderedPageBreak/>
        <w:t xml:space="preserve">במועד שיהיה דרוש על מנת להבטיח בצוע שרותי המתכנן בהתאם ללוח הזמנים ובאופן </w:t>
      </w:r>
      <w:r w:rsidR="00302486">
        <w:rPr>
          <w:rFonts w:ascii="Times New Roman" w:eastAsia="Times New Roman" w:hAnsi="Times New Roman"/>
          <w:sz w:val="20"/>
          <w:rtl/>
          <w:lang w:eastAsia="he-IL"/>
        </w:rPr>
        <w:t>שיאפשר את גמר ביצוע הפרוי</w:t>
      </w:r>
      <w:r w:rsidRPr="00590FDD">
        <w:rPr>
          <w:rFonts w:ascii="Times New Roman" w:eastAsia="Times New Roman" w:hAnsi="Times New Roman"/>
          <w:sz w:val="20"/>
          <w:rtl/>
          <w:lang w:eastAsia="he-IL"/>
        </w:rPr>
        <w:t>קט על ידי הקבלן הראשי וגמר ביצוע עבודות קבלנים אחרים בהתאם ללוח הזמנים המוסכם עימם.</w:t>
      </w:r>
    </w:p>
    <w:p w14:paraId="24913B98"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72A80A10"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ל</w:t>
      </w:r>
      <w:r w:rsidR="00302486">
        <w:rPr>
          <w:rFonts w:ascii="Times New Roman" w:eastAsia="Times New Roman" w:hAnsi="Times New Roman"/>
          <w:sz w:val="20"/>
          <w:rtl/>
          <w:lang w:eastAsia="he-IL"/>
        </w:rPr>
        <w:t>א יתחיל המתכנן בבצוע קטע מהפרוי</w:t>
      </w:r>
      <w:r w:rsidRPr="00590FDD">
        <w:rPr>
          <w:rFonts w:ascii="Times New Roman" w:eastAsia="Times New Roman" w:hAnsi="Times New Roman"/>
          <w:sz w:val="20"/>
          <w:rtl/>
          <w:lang w:eastAsia="he-IL"/>
        </w:rPr>
        <w:t xml:space="preserve">קט ו/או שלב משלבי העבודה כמפורט בנספח </w:t>
      </w:r>
      <w:r w:rsidRPr="00590FDD">
        <w:rPr>
          <w:rFonts w:ascii="Times New Roman" w:eastAsia="Times New Roman" w:hAnsi="Times New Roman"/>
          <w:bCs/>
          <w:sz w:val="20"/>
          <w:rtl/>
          <w:lang w:eastAsia="he-IL"/>
        </w:rPr>
        <w:t>ב'</w:t>
      </w:r>
      <w:r w:rsidRPr="00590FDD">
        <w:rPr>
          <w:rFonts w:ascii="Times New Roman" w:eastAsia="Times New Roman" w:hAnsi="Times New Roman"/>
          <w:sz w:val="20"/>
          <w:rtl/>
          <w:lang w:eastAsia="he-IL"/>
        </w:rPr>
        <w:t xml:space="preserve"> או </w:t>
      </w:r>
      <w:r w:rsidRPr="00590FDD">
        <w:rPr>
          <w:rFonts w:ascii="Times New Roman" w:eastAsia="Times New Roman" w:hAnsi="Times New Roman"/>
          <w:b/>
          <w:bCs/>
          <w:sz w:val="20"/>
          <w:rtl/>
          <w:lang w:eastAsia="he-IL"/>
        </w:rPr>
        <w:t xml:space="preserve">ג' </w:t>
      </w:r>
      <w:r w:rsidRPr="00590FDD">
        <w:rPr>
          <w:rFonts w:ascii="Times New Roman" w:eastAsia="Times New Roman" w:hAnsi="Times New Roman"/>
          <w:sz w:val="20"/>
          <w:rtl/>
          <w:lang w:eastAsia="he-IL"/>
        </w:rPr>
        <w:t>אלא אם כן הודיע למזמין תחילה כי הגיע לדעתו מועד בצוע שלב זה וקבל מהמזמין אשור בכתב לביצועו.</w:t>
      </w:r>
    </w:p>
    <w:p w14:paraId="3396EB78"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3FD4248C"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יש לראות חוזה זה כהתקשרות בין המזמין</w:t>
      </w:r>
      <w:r w:rsidR="00302486">
        <w:rPr>
          <w:rFonts w:ascii="Times New Roman" w:eastAsia="Times New Roman" w:hAnsi="Times New Roman"/>
          <w:sz w:val="20"/>
          <w:rtl/>
          <w:lang w:eastAsia="he-IL"/>
        </w:rPr>
        <w:t xml:space="preserve"> לבין המתכנן לגבי כל קטעי הפרוי</w:t>
      </w:r>
      <w:r w:rsidRPr="00590FDD">
        <w:rPr>
          <w:rFonts w:ascii="Times New Roman" w:eastAsia="Times New Roman" w:hAnsi="Times New Roman"/>
          <w:sz w:val="20"/>
          <w:rtl/>
          <w:lang w:eastAsia="he-IL"/>
        </w:rPr>
        <w:t>קט או לגבי כל קטע שלו בנפרד ולגבי כל שרותי המתכנן או לגבי כל שלב שלהם בנפרד, לפי בחירת המזמין. המזמין יהיה זכאי אפוא להפסיק את שרותי המתכנן עם השלמת כל קטע ואף במהלכו ועם השלמת כל שלב ואף במהלכו ויחולו הוראות סעיף 12 להלן.</w:t>
      </w:r>
    </w:p>
    <w:p w14:paraId="488AF36A"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15A8FA35" w14:textId="77777777" w:rsidR="00590FDD" w:rsidRPr="00590FDD" w:rsidRDefault="00590FDD" w:rsidP="00590FDD">
      <w:pPr>
        <w:widowControl w:val="0"/>
        <w:numPr>
          <w:ilvl w:val="1"/>
          <w:numId w:val="1"/>
        </w:numPr>
        <w:spacing w:before="0" w:beforeAutospacing="0" w:after="0" w:afterAutospacing="0" w:line="240" w:lineRule="auto"/>
        <w:ind w:left="788" w:hanging="431"/>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ידוע למתכנן כי התחייבויות היועצים, הקבלנים ויתר הגורמים, מותנות בכך שיסופקו להם כל התכניות, ההנחיות, ההוראות, הפרטים והביאורים שידרשו לבצוע עבודותיהם ושרותיהם במהירות ובקצב שימנעו כל עיכוב בביצועם וברציפותם. המתכנן מתחייב לבצע את שרותי המתכנן באופן שימנע כל עילה מהיועצים ומהקבלנים מלטעון לעיכוב מוצדק בבצוע עבודותיהם ובאופן שיבטיח ביצועם בהתאם ללוחות הזמנים שיהיו רצופים לחוזים שיחתמו עמם.</w:t>
      </w:r>
    </w:p>
    <w:p w14:paraId="0E938EC9"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4DD96C17"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עיכוב בבצוע שירותי המתכנן יוכר כמוצדק רק בהימלא כל התנאים המצטברים הבאים ולמשך הזמן שהמנהל יקבע, דהיינו:</w:t>
      </w:r>
    </w:p>
    <w:p w14:paraId="29149B9A" w14:textId="77777777" w:rsidR="00590FDD" w:rsidRPr="00590FDD" w:rsidRDefault="00590FDD" w:rsidP="00590FDD">
      <w:pPr>
        <w:widowControl w:val="0"/>
        <w:spacing w:before="0" w:beforeAutospacing="0" w:after="0" w:afterAutospacing="0" w:line="240" w:lineRule="auto"/>
        <w:ind w:left="360"/>
        <w:jc w:val="both"/>
        <w:rPr>
          <w:rFonts w:ascii="Times New Roman" w:eastAsia="Times New Roman" w:hAnsi="Times New Roman"/>
          <w:sz w:val="20"/>
          <w:lang w:eastAsia="he-IL"/>
        </w:rPr>
      </w:pPr>
    </w:p>
    <w:p w14:paraId="16A23658" w14:textId="77777777" w:rsidR="00590FDD" w:rsidRPr="00590FDD" w:rsidRDefault="00590FDD" w:rsidP="00590FDD">
      <w:pPr>
        <w:widowControl w:val="0"/>
        <w:numPr>
          <w:ilvl w:val="2"/>
          <w:numId w:val="1"/>
        </w:numPr>
        <w:tabs>
          <w:tab w:val="clear" w:pos="1224"/>
          <w:tab w:val="num" w:pos="1507"/>
        </w:tabs>
        <w:spacing w:before="0" w:beforeAutospacing="0" w:after="0" w:afterAutospacing="0" w:line="240" w:lineRule="auto"/>
        <w:ind w:left="1507" w:hanging="425"/>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הוא נובע מכוח עליון או גורם אחר (להלן יחדיו: "</w:t>
      </w:r>
      <w:r w:rsidRPr="00590FDD">
        <w:rPr>
          <w:rFonts w:ascii="Times New Roman" w:eastAsia="Times New Roman" w:hAnsi="Times New Roman"/>
          <w:b/>
          <w:bCs/>
          <w:sz w:val="20"/>
          <w:rtl/>
          <w:lang w:eastAsia="he-IL"/>
        </w:rPr>
        <w:t>אירוע דוחה</w:t>
      </w:r>
      <w:r w:rsidRPr="00590FDD">
        <w:rPr>
          <w:rFonts w:ascii="Times New Roman" w:eastAsia="Times New Roman" w:hAnsi="Times New Roman"/>
          <w:sz w:val="20"/>
          <w:rtl/>
          <w:lang w:eastAsia="he-IL"/>
        </w:rPr>
        <w:t>") שלדעת המנהל לא הייתה למתכנן שליטה עליו.</w:t>
      </w:r>
    </w:p>
    <w:p w14:paraId="680B87D0"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1D661918" w14:textId="77777777" w:rsidR="00590FDD" w:rsidRPr="00590FDD" w:rsidRDefault="00590FDD" w:rsidP="00590FDD">
      <w:pPr>
        <w:widowControl w:val="0"/>
        <w:numPr>
          <w:ilvl w:val="2"/>
          <w:numId w:val="1"/>
        </w:numPr>
        <w:tabs>
          <w:tab w:val="clear" w:pos="1224"/>
          <w:tab w:val="num" w:pos="1507"/>
        </w:tabs>
        <w:spacing w:before="0" w:beforeAutospacing="0" w:after="0" w:afterAutospacing="0" w:line="240" w:lineRule="auto"/>
        <w:ind w:left="1507" w:hanging="425"/>
        <w:jc w:val="both"/>
        <w:rPr>
          <w:rFonts w:ascii="Times New Roman" w:eastAsia="Times New Roman" w:hAnsi="Times New Roman"/>
          <w:sz w:val="20"/>
          <w:lang w:eastAsia="he-IL"/>
        </w:rPr>
      </w:pPr>
      <w:r w:rsidRPr="00590FDD">
        <w:rPr>
          <w:rFonts w:ascii="Times New Roman" w:eastAsia="Times New Roman" w:hAnsi="Times New Roman"/>
          <w:sz w:val="20"/>
          <w:rtl/>
          <w:lang w:eastAsia="he-IL"/>
        </w:rPr>
        <w:t>מיד משהתרחש אירוע דוחה הודיע המתכנן למנהל על קיומו ועל משך העיכוב הצפוי.</w:t>
      </w:r>
    </w:p>
    <w:p w14:paraId="70DD8216"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0"/>
          <w:rtl/>
          <w:lang w:eastAsia="he-IL"/>
        </w:rPr>
      </w:pPr>
    </w:p>
    <w:p w14:paraId="7CD4740F" w14:textId="77777777" w:rsidR="00590FDD" w:rsidRPr="00590FDD" w:rsidRDefault="00302486" w:rsidP="00590FDD">
      <w:pPr>
        <w:widowControl w:val="0"/>
        <w:numPr>
          <w:ilvl w:val="2"/>
          <w:numId w:val="1"/>
        </w:numPr>
        <w:tabs>
          <w:tab w:val="clear" w:pos="1224"/>
          <w:tab w:val="num" w:pos="1507"/>
        </w:tabs>
        <w:spacing w:before="0" w:beforeAutospacing="0" w:after="0" w:afterAutospacing="0" w:line="240" w:lineRule="auto"/>
        <w:ind w:left="1507" w:hanging="425"/>
        <w:jc w:val="both"/>
        <w:rPr>
          <w:rFonts w:ascii="Times New Roman" w:eastAsia="Times New Roman" w:hAnsi="Times New Roman"/>
          <w:sz w:val="20"/>
          <w:rtl/>
          <w:lang w:eastAsia="he-IL"/>
        </w:rPr>
      </w:pPr>
      <w:r>
        <w:rPr>
          <w:rFonts w:ascii="Times New Roman" w:eastAsia="Times New Roman" w:hAnsi="Times New Roman"/>
          <w:sz w:val="20"/>
          <w:rtl/>
          <w:lang w:eastAsia="he-IL"/>
        </w:rPr>
        <w:t>המתכנן לא קיבל ת</w:t>
      </w:r>
      <w:r w:rsidR="00590FDD" w:rsidRPr="00590FDD">
        <w:rPr>
          <w:rFonts w:ascii="Times New Roman" w:eastAsia="Times New Roman" w:hAnsi="Times New Roman"/>
          <w:sz w:val="20"/>
          <w:rtl/>
          <w:lang w:eastAsia="he-IL"/>
        </w:rPr>
        <w:t>כניות, הנחיות, הוראות, פרטים ובאורים שנדרשו על ידו ונדרשים לביצוע התכנון מהמזמין או היועצים במועד שסוכם עימם.</w:t>
      </w:r>
    </w:p>
    <w:p w14:paraId="7D755D34"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1A859A8A" w14:textId="77777777" w:rsidR="00590FDD" w:rsidRPr="00590FDD" w:rsidRDefault="00590FDD" w:rsidP="00590FDD">
      <w:pPr>
        <w:widowControl w:val="0"/>
        <w:numPr>
          <w:ilvl w:val="2"/>
          <w:numId w:val="1"/>
        </w:numPr>
        <w:tabs>
          <w:tab w:val="clear" w:pos="1224"/>
          <w:tab w:val="num" w:pos="1507"/>
        </w:tabs>
        <w:spacing w:before="0" w:beforeAutospacing="0" w:after="0" w:afterAutospacing="0" w:line="240" w:lineRule="auto"/>
        <w:ind w:left="1507" w:hanging="425"/>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המנהל אישר כי האירוע הדוחה אכן מצדיק עיכוב בבצוע השירות ואת משך הדחייה.</w:t>
      </w:r>
    </w:p>
    <w:p w14:paraId="12866359"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489DFE2F" w14:textId="77777777" w:rsidR="00590FDD" w:rsidRPr="00590FDD" w:rsidRDefault="00590FDD" w:rsidP="00590FDD">
      <w:pPr>
        <w:widowControl w:val="0"/>
        <w:spacing w:before="0" w:beforeAutospacing="0" w:after="0" w:afterAutospacing="0" w:line="240" w:lineRule="auto"/>
        <w:ind w:left="1440"/>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מבלי לגרוע מהאמור לעיל מותנה בזה כי אחור בבצוע עבודות תכנון ע"י אחרים לא יהווה עילה לעיכוב בבצוע שירותי המתכנן אלא באשור המנהל בכתב.</w:t>
      </w:r>
    </w:p>
    <w:p w14:paraId="702D3B65"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124C883B"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המתכנן מתחייב להודיע למנהל מיידית, על כל עיכוב אשר לפי הערכתו עלול לגרום לאיחור בקיום לוח הזמנים.</w:t>
      </w:r>
    </w:p>
    <w:p w14:paraId="1D1300B3"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7D0E8E84"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ב- 1 לכל חודש גרגוריאני, וכן בכל מועד שיידרש על ידי המזמין, ימסור המתכנן למזמין דו"ח על התקדמות ביצוע שרותי המתכנן, ועם תחילת ביצוע העבודות באתר גם דו"ח פיקוח על ביצוען.</w:t>
      </w:r>
    </w:p>
    <w:p w14:paraId="327E66B3"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3636A789"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המנהל רשאי לבקר במשרד המתכנן ולעיין בהתקדמות ובאופן בצוע שרותי המתכנן, והמתכנן ימסור למנהל כל הסבר פרטים ודיווח לפי בקשתו. אין בסעיף זה כדי לגרוע מהתחייבויות המתכנן לפי החוזה.</w:t>
      </w:r>
    </w:p>
    <w:p w14:paraId="69C609AF"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6D6E7363" w14:textId="77777777" w:rsidR="00590FDD" w:rsidRPr="00590FDD" w:rsidRDefault="00590FDD" w:rsidP="00590FDD">
      <w:pPr>
        <w:widowControl w:val="0"/>
        <w:numPr>
          <w:ilvl w:val="0"/>
          <w:numId w:val="1"/>
        </w:numPr>
        <w:spacing w:before="0" w:beforeAutospacing="0" w:after="0" w:afterAutospacing="0" w:line="240" w:lineRule="auto"/>
        <w:ind w:hanging="271"/>
        <w:jc w:val="both"/>
        <w:rPr>
          <w:rFonts w:ascii="Times New Roman" w:eastAsia="Times New Roman" w:hAnsi="Times New Roman"/>
          <w:bCs/>
          <w:sz w:val="20"/>
          <w:u w:val="single"/>
          <w:rtl/>
          <w:lang w:eastAsia="he-IL"/>
        </w:rPr>
      </w:pPr>
      <w:r w:rsidRPr="00590FDD">
        <w:rPr>
          <w:rFonts w:ascii="Times New Roman" w:eastAsia="Times New Roman" w:hAnsi="Times New Roman"/>
          <w:bCs/>
          <w:sz w:val="20"/>
          <w:u w:val="single"/>
          <w:rtl/>
          <w:lang w:eastAsia="he-IL"/>
        </w:rPr>
        <w:t>שכר המתכנן</w:t>
      </w:r>
    </w:p>
    <w:p w14:paraId="414D7D9F"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54D922E3"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תמורת שרותי המתכנן וכל יתר התחייבויותיו לפי חוזה זה ישלם המזמין למתכנן שכר כמפורט בנספח </w:t>
      </w:r>
      <w:r w:rsidRPr="00590FDD">
        <w:rPr>
          <w:rFonts w:ascii="Times New Roman" w:eastAsia="Times New Roman" w:hAnsi="Times New Roman"/>
          <w:bCs/>
          <w:sz w:val="20"/>
          <w:rtl/>
          <w:lang w:eastAsia="he-IL"/>
        </w:rPr>
        <w:t xml:space="preserve">ד' </w:t>
      </w:r>
      <w:r w:rsidRPr="00590FDD">
        <w:rPr>
          <w:rFonts w:ascii="Times New Roman" w:eastAsia="Times New Roman" w:hAnsi="Times New Roman"/>
          <w:sz w:val="20"/>
          <w:rtl/>
          <w:lang w:eastAsia="he-IL"/>
        </w:rPr>
        <w:t>(להלן: "</w:t>
      </w:r>
      <w:r w:rsidRPr="00590FDD">
        <w:rPr>
          <w:rFonts w:ascii="Times New Roman" w:eastAsia="Times New Roman" w:hAnsi="Times New Roman"/>
          <w:b/>
          <w:bCs/>
          <w:sz w:val="20"/>
          <w:rtl/>
          <w:lang w:eastAsia="he-IL"/>
        </w:rPr>
        <w:t>שכר המתכנן</w:t>
      </w:r>
      <w:r w:rsidRPr="00590FDD">
        <w:rPr>
          <w:rFonts w:ascii="Times New Roman" w:eastAsia="Times New Roman" w:hAnsi="Times New Roman"/>
          <w:sz w:val="20"/>
          <w:rtl/>
          <w:lang w:eastAsia="he-IL"/>
        </w:rPr>
        <w:t>").</w:t>
      </w:r>
    </w:p>
    <w:p w14:paraId="291C4E69"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3DF8D3DB"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בהוצאות הממשיות בשרותי העזר המפורטים להלן ישא המזמין:</w:t>
      </w:r>
    </w:p>
    <w:p w14:paraId="0DE45DDD"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0CF1B0F1" w14:textId="77777777" w:rsidR="00590FDD" w:rsidRPr="00590FDD" w:rsidRDefault="00590FDD" w:rsidP="00590FDD">
      <w:pPr>
        <w:widowControl w:val="0"/>
        <w:numPr>
          <w:ilvl w:val="2"/>
          <w:numId w:val="1"/>
        </w:numPr>
        <w:tabs>
          <w:tab w:val="clear" w:pos="1224"/>
          <w:tab w:val="num" w:pos="1507"/>
        </w:tabs>
        <w:spacing w:before="0" w:beforeAutospacing="0" w:after="0" w:afterAutospacing="0" w:line="240" w:lineRule="auto"/>
        <w:ind w:left="1507" w:hanging="425"/>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הדפסות בתוויין המיועדות להפצה לאחרים ולמעט הדפסות שיפיק המתכנן במשרדו. להסרת ספקות, יובהר כי בגין הוצאות הדפסות בתוויין אשר מיועדות למתכנן בהליך עבודתו, לא יהיה המתכנן זכאי לקבל החזר.</w:t>
      </w:r>
    </w:p>
    <w:p w14:paraId="2F1DD63C"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26B0769E" w14:textId="77777777" w:rsidR="00590FDD" w:rsidRPr="00590FDD" w:rsidRDefault="00590FDD" w:rsidP="00590FDD">
      <w:pPr>
        <w:widowControl w:val="0"/>
        <w:numPr>
          <w:ilvl w:val="2"/>
          <w:numId w:val="1"/>
        </w:numPr>
        <w:tabs>
          <w:tab w:val="clear" w:pos="1224"/>
          <w:tab w:val="num" w:pos="1507"/>
        </w:tabs>
        <w:spacing w:before="0" w:beforeAutospacing="0" w:after="0" w:afterAutospacing="0" w:line="240" w:lineRule="auto"/>
        <w:ind w:left="1507" w:hanging="425"/>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העתקות שנמסרו ע"י המתכנן למזמין, לרשויות המוסמכות, או ליועצים, למעט העתקות וצילומים שיפיק המתכנן במשרדו.</w:t>
      </w:r>
    </w:p>
    <w:p w14:paraId="5AC3556D"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12B1221F" w14:textId="77777777" w:rsidR="00590FDD" w:rsidRPr="00590FDD" w:rsidRDefault="00590FDD" w:rsidP="00590FDD">
      <w:pPr>
        <w:widowControl w:val="0"/>
        <w:numPr>
          <w:ilvl w:val="2"/>
          <w:numId w:val="1"/>
        </w:numPr>
        <w:tabs>
          <w:tab w:val="clear" w:pos="1224"/>
          <w:tab w:val="num" w:pos="1507"/>
        </w:tabs>
        <w:spacing w:before="0" w:beforeAutospacing="0" w:after="0" w:afterAutospacing="0" w:line="240" w:lineRule="auto"/>
        <w:ind w:left="1507" w:hanging="425"/>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שכפול מסמכים.</w:t>
      </w:r>
    </w:p>
    <w:p w14:paraId="3076CBD7"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5876C302" w14:textId="77777777" w:rsidR="00590FDD" w:rsidRPr="00590FDD" w:rsidRDefault="00590FDD" w:rsidP="00590FDD">
      <w:pPr>
        <w:widowControl w:val="0"/>
        <w:numPr>
          <w:ilvl w:val="2"/>
          <w:numId w:val="1"/>
        </w:numPr>
        <w:tabs>
          <w:tab w:val="clear" w:pos="1224"/>
          <w:tab w:val="num" w:pos="1507"/>
        </w:tabs>
        <w:spacing w:before="0" w:beforeAutospacing="0" w:after="0" w:afterAutospacing="0" w:line="240" w:lineRule="auto"/>
        <w:ind w:left="1507" w:hanging="425"/>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מודלים, פרוספקטים ופרספקטיבות, המוזמנים לצורכי שיווק (למעט מודלים ופרספקטיבות לצורכי עבודה והחלטה).</w:t>
      </w:r>
    </w:p>
    <w:p w14:paraId="5F23FDA4"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02C65539" w14:textId="77777777" w:rsidR="00590FDD" w:rsidRPr="00590FDD" w:rsidRDefault="00590FDD" w:rsidP="00590FDD">
      <w:pPr>
        <w:widowControl w:val="0"/>
        <w:numPr>
          <w:ilvl w:val="2"/>
          <w:numId w:val="1"/>
        </w:numPr>
        <w:tabs>
          <w:tab w:val="clear" w:pos="1224"/>
          <w:tab w:val="num" w:pos="1507"/>
        </w:tabs>
        <w:spacing w:before="0" w:beforeAutospacing="0" w:after="0" w:afterAutospacing="0" w:line="240" w:lineRule="auto"/>
        <w:ind w:left="1507" w:hanging="425"/>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מדידות וצילומי אויר.</w:t>
      </w:r>
    </w:p>
    <w:p w14:paraId="0DC01A9E"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1DC9C7A4" w14:textId="77777777" w:rsidR="00590FDD" w:rsidRPr="00590FDD" w:rsidRDefault="00590FDD" w:rsidP="00590FDD">
      <w:pPr>
        <w:widowControl w:val="0"/>
        <w:numPr>
          <w:ilvl w:val="2"/>
          <w:numId w:val="1"/>
        </w:numPr>
        <w:tabs>
          <w:tab w:val="clear" w:pos="1224"/>
          <w:tab w:val="num" w:pos="1507"/>
        </w:tabs>
        <w:spacing w:before="0" w:beforeAutospacing="0" w:after="0" w:afterAutospacing="0" w:line="240" w:lineRule="auto"/>
        <w:ind w:left="1507" w:hanging="425"/>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קידוחים ובדיקות קרקע.</w:t>
      </w:r>
    </w:p>
    <w:p w14:paraId="60FC9772"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554AEB72" w14:textId="77777777" w:rsidR="00590FDD" w:rsidRPr="00590FDD" w:rsidRDefault="00590FDD" w:rsidP="00590FDD">
      <w:pPr>
        <w:widowControl w:val="0"/>
        <w:numPr>
          <w:ilvl w:val="2"/>
          <w:numId w:val="1"/>
        </w:numPr>
        <w:tabs>
          <w:tab w:val="clear" w:pos="1224"/>
          <w:tab w:val="num" w:pos="1507"/>
        </w:tabs>
        <w:spacing w:before="0" w:beforeAutospacing="0" w:after="0" w:afterAutospacing="0" w:line="240" w:lineRule="auto"/>
        <w:ind w:left="1507" w:hanging="425"/>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שליחויות.</w:t>
      </w:r>
    </w:p>
    <w:p w14:paraId="363757FF"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0437947A" w14:textId="77777777" w:rsidR="00590FDD" w:rsidRPr="00590FDD" w:rsidRDefault="00590FDD" w:rsidP="00590FDD">
      <w:pPr>
        <w:widowControl w:val="0"/>
        <w:spacing w:before="0" w:beforeAutospacing="0" w:after="0" w:afterAutospacing="0" w:line="240" w:lineRule="auto"/>
        <w:ind w:left="792"/>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שירותי העזר המפורטים בסעיפים 7.2.1 עד 7.2.3 לעיל יוזמנו על ידי המתכנן רק ממכונים המאושרים ע"י המזמין לבצע עבודות עבורו. הוצאות לפי סעיפים 7.2.4 עד 7.2.7 ועבור הדפסות והעתקות צבעוניות יוצאו רק אם אושרו תחילה בכתב, טרם הזמנתם ע"י המנהל.</w:t>
      </w:r>
    </w:p>
    <w:p w14:paraId="6347C0B2"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52B8453A"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על חשבון שכר המתכנן ישולמו למתכנן תשלומי ביניים בשעורים ובמועדים המפורטים בנספח</w:t>
      </w:r>
      <w:r w:rsidRPr="00590FDD">
        <w:rPr>
          <w:rFonts w:ascii="Times New Roman" w:eastAsia="Times New Roman" w:hAnsi="Times New Roman"/>
          <w:bCs/>
          <w:sz w:val="20"/>
          <w:rtl/>
          <w:lang w:eastAsia="he-IL"/>
        </w:rPr>
        <w:t xml:space="preserve"> ה'</w:t>
      </w:r>
      <w:r w:rsidRPr="00590FDD">
        <w:rPr>
          <w:rFonts w:ascii="Times New Roman" w:eastAsia="Times New Roman" w:hAnsi="Times New Roman"/>
          <w:sz w:val="20"/>
          <w:rtl/>
          <w:lang w:eastAsia="he-IL"/>
        </w:rPr>
        <w:t>, וכן כל תשלומי ביניים נוספים במידה והמזמין יחליט לשלמם לפי שקול דעתו הבלעדי.</w:t>
      </w:r>
    </w:p>
    <w:p w14:paraId="0244B6BD"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21231D05" w14:textId="77777777" w:rsidR="00590FDD" w:rsidRPr="00590FDD" w:rsidRDefault="00590FDD" w:rsidP="00590FDD">
      <w:pPr>
        <w:widowControl w:val="0"/>
        <w:spacing w:before="0" w:beforeAutospacing="0" w:after="0" w:afterAutospacing="0" w:line="240" w:lineRule="auto"/>
        <w:ind w:left="792"/>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כל תשלומי הביניים לפי פסקה זו הינם מקדמות על חשבון שכר המתכנן ואין באישורם ו/או בתשלומם משום אישור כלשהו מצד המזמין לגבי בצוע שלב משלבי שירותי המתכנן ו/או טיב השרות ו/או הסכום המגיע למתכנן. במקרה של הפסקת עבודתו של המתכנן כאמור בסעיף 6.3 לעיל, יחולו הוראות סעיף 12.1.2 להלן. </w:t>
      </w:r>
    </w:p>
    <w:p w14:paraId="5B1D10AC"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05158EC0"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מוסכם במפורש כי השכר האמור בנספח </w:t>
      </w:r>
      <w:r w:rsidRPr="00590FDD">
        <w:rPr>
          <w:rFonts w:ascii="Times New Roman" w:eastAsia="Times New Roman" w:hAnsi="Times New Roman"/>
          <w:b/>
          <w:bCs/>
          <w:sz w:val="20"/>
          <w:rtl/>
          <w:lang w:eastAsia="he-IL"/>
        </w:rPr>
        <w:t xml:space="preserve">ד' </w:t>
      </w:r>
      <w:r w:rsidRPr="00590FDD">
        <w:rPr>
          <w:rFonts w:ascii="Times New Roman" w:eastAsia="Times New Roman" w:hAnsi="Times New Roman"/>
          <w:sz w:val="20"/>
          <w:rtl/>
          <w:lang w:eastAsia="he-IL"/>
        </w:rPr>
        <w:t>הוא סופי ומוחלט, והמתכנן לא יהיה זכאי לשום תוספת מסיבת הימשכות עבודות הפרויקט מעל ל</w:t>
      </w:r>
      <w:r w:rsidR="00302486">
        <w:rPr>
          <w:rFonts w:ascii="Times New Roman" w:eastAsia="Times New Roman" w:hAnsi="Times New Roman"/>
          <w:sz w:val="20"/>
          <w:rtl/>
          <w:lang w:eastAsia="he-IL"/>
        </w:rPr>
        <w:t>מצופה, הקטנת היקף היחידות בפרוי</w:t>
      </w:r>
      <w:r w:rsidRPr="00590FDD">
        <w:rPr>
          <w:rFonts w:ascii="Times New Roman" w:eastAsia="Times New Roman" w:hAnsi="Times New Roman"/>
          <w:sz w:val="20"/>
          <w:rtl/>
          <w:lang w:eastAsia="he-IL"/>
        </w:rPr>
        <w:t xml:space="preserve">קט, קצב הבניה, מידת השינויים שידרשו ע"י המזמין, ו/או צורת ביצוע הבניה או מכל עילה אחרת איזו שהיא, אלא אם נאמר בחוזה במפורש אחרת. תנאי לתשלום שכר המתכנן במלואו הינו המצאת הצהרה לפיה בדק המתכנן את העבודות ומצא אותן תואמות לתכניותיו ולתקנים המחייבים וכי הן בוצעו לשביעות רצונו בנוסח המצורף כנספח </w:t>
      </w:r>
      <w:r w:rsidRPr="00590FDD">
        <w:rPr>
          <w:rFonts w:ascii="Times New Roman" w:eastAsia="Times New Roman" w:hAnsi="Times New Roman"/>
          <w:b/>
          <w:bCs/>
          <w:sz w:val="20"/>
          <w:rtl/>
          <w:lang w:eastAsia="he-IL"/>
        </w:rPr>
        <w:t>ט'</w:t>
      </w:r>
      <w:r w:rsidRPr="00590FDD">
        <w:rPr>
          <w:rFonts w:ascii="Times New Roman" w:eastAsia="Times New Roman" w:hAnsi="Times New Roman"/>
          <w:sz w:val="20"/>
          <w:rtl/>
          <w:lang w:eastAsia="he-IL"/>
        </w:rPr>
        <w:t xml:space="preserve"> לחוזה זה וכתב היעדר תביעות המצורף כנספח</w:t>
      </w:r>
      <w:r w:rsidRPr="00590FDD">
        <w:rPr>
          <w:rFonts w:ascii="Times New Roman" w:eastAsia="Times New Roman" w:hAnsi="Times New Roman"/>
          <w:b/>
          <w:bCs/>
          <w:sz w:val="20"/>
          <w:rtl/>
          <w:lang w:eastAsia="he-IL"/>
        </w:rPr>
        <w:t xml:space="preserve"> י'</w:t>
      </w:r>
      <w:r w:rsidRPr="00590FDD">
        <w:rPr>
          <w:rFonts w:ascii="Times New Roman" w:eastAsia="Times New Roman" w:hAnsi="Times New Roman"/>
          <w:sz w:val="20"/>
          <w:rtl/>
          <w:lang w:eastAsia="he-IL"/>
        </w:rPr>
        <w:t xml:space="preserve"> לחוזה זה למזמין, חתום ע"י המתכנן ומאומת כנדרש בו.</w:t>
      </w:r>
    </w:p>
    <w:p w14:paraId="2711FD52"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trike/>
          <w:sz w:val="20"/>
          <w:rtl/>
          <w:lang w:eastAsia="he-IL"/>
        </w:rPr>
      </w:pPr>
    </w:p>
    <w:p w14:paraId="782FF4A6"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מבלי לפגוע בכלליות האמור בסעיף זה, מוסכם בזה כי המתכנן לא יהיה זכאי, בשום מקרה, לקבל תמורה ו/או שכר ו/או טובות הנאה כלשהן מכל צד שלישי אחר, לרבות מהיועצים או מהקבלן, וכל סכום שיתקבל על ידו כאמור, בין במישרין ובין בעקיפין יהיה רכוש החברה. מובהר בזה כי הפרת סעיף זה על ידי המתכנן תהייה הפרה יסודית של החוזה.</w:t>
      </w:r>
    </w:p>
    <w:p w14:paraId="62C9778B"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0"/>
          <w:lang w:eastAsia="he-IL"/>
        </w:rPr>
      </w:pPr>
    </w:p>
    <w:p w14:paraId="65FBF76B"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תנאים מקדמיים לביצוע תשלום כלשהו ע"ח שכר המתכנן הינם הצגת רשיון המתכנן כאמור בסעיף 2.2 לעיל והמצאת אישור בדבר ניהול ספרי המתכנן כדין, חתום ע"י רו"ח או רשויות המס, כנדרש. כמו כן ככל שהמתכנן לא ימציא למזמין אישור תקף בדבר פטור מניכוי מס במקור, קודם לביצוע כל תשלום ע"ח שכר המתכנן, ינוכה מס במקור כדין, מכל סכום ע"ח שכר המתכנן שישולם ע"י המזמין. למען הסר ספק מובהר ומוסכם כי המצאת אישור בדבר ניכוי המס במקור, תיחשב כביצוע תשלום של המזמין ע"ח שכר המתכנן בגובה הסכום הנקוב באישור.  </w:t>
      </w:r>
    </w:p>
    <w:p w14:paraId="0E4FC19B"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24C302D8" w14:textId="77777777" w:rsidR="00590FDD" w:rsidRPr="00590FDD" w:rsidRDefault="00590FDD" w:rsidP="00590FDD">
      <w:pPr>
        <w:widowControl w:val="0"/>
        <w:numPr>
          <w:ilvl w:val="0"/>
          <w:numId w:val="1"/>
        </w:numPr>
        <w:spacing w:before="0" w:beforeAutospacing="0" w:after="0" w:afterAutospacing="0" w:line="240" w:lineRule="auto"/>
        <w:ind w:hanging="271"/>
        <w:jc w:val="both"/>
        <w:rPr>
          <w:rFonts w:ascii="Times New Roman" w:eastAsia="Times New Roman" w:hAnsi="Times New Roman"/>
          <w:bCs/>
          <w:sz w:val="20"/>
          <w:u w:val="single"/>
          <w:rtl/>
          <w:lang w:eastAsia="he-IL"/>
        </w:rPr>
      </w:pPr>
      <w:r w:rsidRPr="00590FDD">
        <w:rPr>
          <w:rFonts w:ascii="Times New Roman" w:eastAsia="Times New Roman" w:hAnsi="Times New Roman"/>
          <w:bCs/>
          <w:sz w:val="20"/>
          <w:u w:val="single"/>
          <w:rtl/>
          <w:lang w:eastAsia="he-IL"/>
        </w:rPr>
        <w:t>שנויים בתכנון</w:t>
      </w:r>
    </w:p>
    <w:p w14:paraId="6850E066"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01BD9149"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lastRenderedPageBreak/>
        <w:t>המתכנן מתחייב לפי דרישת המנהל לערוך בכל קטע מקטעי הפרוייקט ו/או בכל שלב משלבי התכנון או העבודה את כל השינויים בתכניות שיידרשו מבלי שיהיה זכאי לכל תשלום נוסף בעד עבודות אלו, אלא כפי שנקבע בסעיף 8.2 להלן.</w:t>
      </w:r>
    </w:p>
    <w:p w14:paraId="607B4408"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73EDCEAE"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נדרשו השינויים לאחר שלב התכנון המפורט שהוזמן ע"י המזמין כמפורט בנספח </w:t>
      </w:r>
      <w:r w:rsidRPr="00590FDD">
        <w:rPr>
          <w:rFonts w:ascii="Times New Roman" w:eastAsia="Times New Roman" w:hAnsi="Times New Roman"/>
          <w:bCs/>
          <w:sz w:val="20"/>
          <w:rtl/>
          <w:lang w:eastAsia="he-IL"/>
        </w:rPr>
        <w:t>ב' או ג'</w:t>
      </w:r>
      <w:r w:rsidRPr="00590FDD">
        <w:rPr>
          <w:rFonts w:ascii="Times New Roman" w:eastAsia="Times New Roman" w:hAnsi="Times New Roman"/>
          <w:sz w:val="20"/>
          <w:rtl/>
          <w:lang w:eastAsia="he-IL"/>
        </w:rPr>
        <w:t>, ובצוע השינויים מחייב את המתכנן בעבודה העולה במידה רבה ובאופן יסודי על שרותי המתכנן אלמלא השנויים, יהיה המתכנן זכאי לפיצוי בעד העבודה הנוספת שבצע עקב השנויים האמורים. הפיצוי ישולם בגין העבודה הנוספת שהמתכנן בצע לעומת העבודה שהיה עליו לבצע אלמלא השנויים, כפי שיקבע ע"י המנהל בהתאם לחלקו של התכנון החוזר כפי שיקבע ע"י המנהל מתוך סך שירותי המתכנן ושכר המתכנן. בכל מקרה לא יהיו שנויים עילה לשנוי בלוח הזמנים אלא באשור המנהל בכתב.</w:t>
      </w:r>
    </w:p>
    <w:p w14:paraId="051EF003"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0EEA4DE1"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למרות האמור בסעיף 8.2 לעיל לא יגיע למתכנן דבר בגין שינויים הנובעים מ:</w:t>
      </w:r>
    </w:p>
    <w:p w14:paraId="4DBA5959"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01029669" w14:textId="77777777" w:rsidR="00590FDD" w:rsidRPr="00590FDD" w:rsidRDefault="00590FDD" w:rsidP="00590FDD">
      <w:pPr>
        <w:widowControl w:val="0"/>
        <w:numPr>
          <w:ilvl w:val="2"/>
          <w:numId w:val="1"/>
        </w:numPr>
        <w:tabs>
          <w:tab w:val="clear" w:pos="1224"/>
          <w:tab w:val="num" w:pos="1507"/>
        </w:tabs>
        <w:spacing w:before="0" w:beforeAutospacing="0" w:after="0" w:afterAutospacing="0" w:line="240" w:lineRule="auto"/>
        <w:ind w:left="1507" w:hanging="425"/>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טעות או לקוי בתכנון ו/או באומדן של המתכנן או של היועצים.</w:t>
      </w:r>
    </w:p>
    <w:p w14:paraId="5B50DCE9"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4837BB46" w14:textId="77777777" w:rsidR="00590FDD" w:rsidRPr="00590FDD" w:rsidRDefault="00590FDD" w:rsidP="00590FDD">
      <w:pPr>
        <w:widowControl w:val="0"/>
        <w:numPr>
          <w:ilvl w:val="2"/>
          <w:numId w:val="1"/>
        </w:numPr>
        <w:tabs>
          <w:tab w:val="clear" w:pos="1224"/>
          <w:tab w:val="num" w:pos="1507"/>
        </w:tabs>
        <w:spacing w:before="0" w:beforeAutospacing="0" w:after="0" w:afterAutospacing="0" w:line="240" w:lineRule="auto"/>
        <w:ind w:left="1507" w:hanging="425"/>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התכנון אינו התכנון היעיל ביותר.</w:t>
      </w:r>
    </w:p>
    <w:p w14:paraId="1D184F90" w14:textId="77777777" w:rsidR="00590FDD" w:rsidRPr="00590FDD" w:rsidRDefault="00590FDD" w:rsidP="00590FDD">
      <w:pPr>
        <w:widowControl w:val="0"/>
        <w:spacing w:before="0" w:beforeAutospacing="0" w:after="0" w:afterAutospacing="0" w:line="240" w:lineRule="auto"/>
        <w:ind w:left="720" w:hanging="360"/>
        <w:jc w:val="both"/>
        <w:rPr>
          <w:rFonts w:ascii="Times New Roman" w:eastAsia="Times New Roman" w:hAnsi="Times New Roman"/>
          <w:sz w:val="20"/>
          <w:rtl/>
          <w:lang w:eastAsia="he-IL"/>
        </w:rPr>
      </w:pPr>
    </w:p>
    <w:p w14:paraId="48B106B4" w14:textId="77777777" w:rsidR="00590FDD" w:rsidRPr="00590FDD" w:rsidRDefault="00590FDD" w:rsidP="00590FDD">
      <w:pPr>
        <w:widowControl w:val="0"/>
        <w:numPr>
          <w:ilvl w:val="2"/>
          <w:numId w:val="1"/>
        </w:numPr>
        <w:tabs>
          <w:tab w:val="clear" w:pos="1224"/>
          <w:tab w:val="num" w:pos="1507"/>
        </w:tabs>
        <w:spacing w:before="0" w:beforeAutospacing="0" w:after="0" w:afterAutospacing="0" w:line="240" w:lineRule="auto"/>
        <w:ind w:left="1507" w:hanging="425"/>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השינוי מתחייב במישרין או בעקיפין מהפרת איזה מהוראות חוזה זה ע"י המתכנן.</w:t>
      </w:r>
    </w:p>
    <w:p w14:paraId="4A5AF47E"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1E625C18" w14:textId="77777777" w:rsidR="00590FDD" w:rsidRPr="00590FDD" w:rsidRDefault="00590FDD" w:rsidP="00590FDD">
      <w:pPr>
        <w:widowControl w:val="0"/>
        <w:numPr>
          <w:ilvl w:val="2"/>
          <w:numId w:val="1"/>
        </w:numPr>
        <w:tabs>
          <w:tab w:val="clear" w:pos="1224"/>
          <w:tab w:val="num" w:pos="1507"/>
        </w:tabs>
        <w:spacing w:before="0" w:beforeAutospacing="0" w:after="0" w:afterAutospacing="0" w:line="240" w:lineRule="auto"/>
        <w:ind w:left="1507" w:hanging="425"/>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השינויים מתחייבים מדרישת רשויות מוסמכות. </w:t>
      </w:r>
    </w:p>
    <w:p w14:paraId="3E73C1C9"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79DE1747"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המתכנן מתחייב להכין עבור רוכשים שיבקשו זאת תכנית שינויים בדירות שאינם עומדים בסתירה להיתרי הבניה ולכל דין. </w:t>
      </w:r>
    </w:p>
    <w:p w14:paraId="58300823" w14:textId="77777777" w:rsidR="00590FDD" w:rsidRPr="00590FDD" w:rsidRDefault="00590FDD" w:rsidP="00590FDD">
      <w:pPr>
        <w:widowControl w:val="0"/>
        <w:spacing w:before="0" w:beforeAutospacing="0" w:after="0" w:afterAutospacing="0" w:line="240" w:lineRule="auto"/>
        <w:ind w:left="792"/>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מחיר השינויים ותנאי התשלום בגין תכנון השינויים יסוכמו בין המתכנן לרוכשים. המתכנן יתקשר עם הרוכש בהסכם נפרד לתכנון השינויים. כל מחלוקת שתתעורר בין המתכנן לבין רוכש </w:t>
      </w:r>
      <w:r w:rsidRPr="00590FDD">
        <w:rPr>
          <w:rFonts w:ascii="Times New Roman" w:eastAsia="Times New Roman" w:hAnsi="Times New Roman" w:hint="cs"/>
          <w:sz w:val="20"/>
          <w:rtl/>
          <w:lang w:eastAsia="he-IL"/>
        </w:rPr>
        <w:t>בעניי</w:t>
      </w:r>
      <w:r w:rsidRPr="00590FDD">
        <w:rPr>
          <w:rFonts w:ascii="Times New Roman" w:eastAsia="Times New Roman" w:hAnsi="Times New Roman" w:hint="eastAsia"/>
          <w:sz w:val="20"/>
          <w:rtl/>
          <w:lang w:eastAsia="he-IL"/>
        </w:rPr>
        <w:t>ן</w:t>
      </w:r>
      <w:r w:rsidRPr="00590FDD">
        <w:rPr>
          <w:rFonts w:ascii="Times New Roman" w:eastAsia="Times New Roman" w:hAnsi="Times New Roman"/>
          <w:sz w:val="20"/>
          <w:rtl/>
          <w:lang w:eastAsia="he-IL"/>
        </w:rPr>
        <w:t xml:space="preserve"> קביעת מחיר השינויים תובא בפני המנהל והוא יהיה המוסמך להכריע בה.</w:t>
      </w:r>
    </w:p>
    <w:p w14:paraId="45B4FE9B" w14:textId="77777777" w:rsidR="00590FDD" w:rsidRPr="00590FDD" w:rsidRDefault="00590FDD" w:rsidP="00590FDD">
      <w:pPr>
        <w:widowControl w:val="0"/>
        <w:spacing w:before="0" w:beforeAutospacing="0" w:after="0" w:afterAutospacing="0" w:line="240" w:lineRule="auto"/>
        <w:ind w:right="720"/>
        <w:jc w:val="both"/>
        <w:rPr>
          <w:rFonts w:ascii="Times New Roman" w:eastAsia="Times New Roman" w:hAnsi="Times New Roman"/>
          <w:sz w:val="20"/>
          <w:rtl/>
          <w:lang w:eastAsia="he-IL"/>
        </w:rPr>
      </w:pPr>
    </w:p>
    <w:p w14:paraId="4B985C9F" w14:textId="77777777" w:rsidR="00590FDD" w:rsidRPr="00590FDD" w:rsidRDefault="00590FDD" w:rsidP="00590FDD">
      <w:pPr>
        <w:widowControl w:val="0"/>
        <w:numPr>
          <w:ilvl w:val="0"/>
          <w:numId w:val="1"/>
        </w:numPr>
        <w:spacing w:before="0" w:beforeAutospacing="0" w:after="0" w:afterAutospacing="0" w:line="240" w:lineRule="auto"/>
        <w:ind w:hanging="271"/>
        <w:jc w:val="both"/>
        <w:rPr>
          <w:rFonts w:ascii="Times New Roman" w:eastAsia="Times New Roman" w:hAnsi="Times New Roman"/>
          <w:bCs/>
          <w:sz w:val="20"/>
          <w:u w:val="single"/>
          <w:lang w:eastAsia="he-IL"/>
        </w:rPr>
      </w:pPr>
      <w:r w:rsidRPr="00590FDD">
        <w:rPr>
          <w:rFonts w:ascii="Times New Roman" w:eastAsia="Times New Roman" w:hAnsi="Times New Roman"/>
          <w:bCs/>
          <w:sz w:val="20"/>
          <w:u w:val="single"/>
          <w:rtl/>
          <w:lang w:eastAsia="he-IL"/>
        </w:rPr>
        <w:t>אחריות וביטוח</w:t>
      </w:r>
    </w:p>
    <w:p w14:paraId="2F261136"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lang w:eastAsia="he-IL"/>
        </w:rPr>
      </w:pPr>
    </w:p>
    <w:p w14:paraId="626F091A" w14:textId="77777777" w:rsidR="00F83811" w:rsidRPr="00F83811" w:rsidRDefault="00F83811" w:rsidP="00F83811">
      <w:pPr>
        <w:widowControl w:val="0"/>
        <w:spacing w:before="0" w:beforeAutospacing="0" w:after="240" w:afterAutospacing="0" w:line="240" w:lineRule="auto"/>
        <w:ind w:left="363" w:firstLine="430"/>
        <w:jc w:val="both"/>
        <w:rPr>
          <w:rFonts w:ascii="Times New Roman" w:eastAsia="Times New Roman" w:hAnsi="Times New Roman"/>
          <w:b/>
          <w:bCs/>
          <w:sz w:val="20"/>
          <w:u w:val="single"/>
          <w:lang w:eastAsia="he-IL"/>
        </w:rPr>
      </w:pPr>
      <w:r w:rsidRPr="00F83811">
        <w:rPr>
          <w:rFonts w:ascii="Times New Roman" w:eastAsia="Times New Roman" w:hAnsi="Times New Roman" w:hint="cs"/>
          <w:b/>
          <w:bCs/>
          <w:sz w:val="20"/>
          <w:u w:val="single"/>
          <w:rtl/>
          <w:lang w:eastAsia="he-IL"/>
        </w:rPr>
        <w:t>אחריות</w:t>
      </w:r>
    </w:p>
    <w:p w14:paraId="58BD0508" w14:textId="77777777" w:rsidR="00F83811" w:rsidRPr="00F83811" w:rsidRDefault="00F83811" w:rsidP="00F83811">
      <w:pPr>
        <w:numPr>
          <w:ilvl w:val="1"/>
          <w:numId w:val="1"/>
        </w:numPr>
        <w:spacing w:before="0" w:beforeAutospacing="0" w:after="0" w:afterAutospacing="0" w:line="240" w:lineRule="auto"/>
        <w:jc w:val="both"/>
        <w:rPr>
          <w:rFonts w:ascii="Times New Roman" w:eastAsia="Times New Roman" w:hAnsi="Times New Roman"/>
          <w:sz w:val="20"/>
          <w:lang w:eastAsia="he-IL"/>
        </w:rPr>
      </w:pPr>
      <w:r w:rsidRPr="00F83811">
        <w:rPr>
          <w:rFonts w:ascii="Times New Roman" w:eastAsia="Times New Roman" w:hAnsi="Times New Roman" w:hint="cs"/>
          <w:sz w:val="20"/>
          <w:rtl/>
          <w:lang w:eastAsia="he-IL"/>
        </w:rPr>
        <w:t>המתכנן מתחייב לבצע את שירותי המתכנן בהתאם להוראות חוזה זה בנאמנות, במועדים על פי חוזה זה, במומחיות, בזהירות וברמה מקצועית מעולה, והוא יהא אחראי אחריות מלאה לכל פגיעה, נזק, הפסד, הוצאה, חבות, עלויות, תביעות, הליכים (אזרחיים או פליליים), דרישות, אישומים, פס"ד, צווים, עונשים, קנסות, פיצויים שייגרמו ו/או יוטלו על המזמין ו/או עובדיו ו/או שלוחיו ו/או מי מטעמו ו/או למתכנן ו/או לעובדיו ו/או לאדם אחר כלשהו, לגוף או לרכוש, בשל מעשה או מחדל של המתכנן ו/או עובדיו ו/או שלוחיו ו/או כל מי מטעמו בקשר עם ביצוע התחייבויותיו על פי חוזה זה. המתכנן פוטר את המזמין מכל אחריות בגין נזקים שייגרמו כאמור לעיל.</w:t>
      </w:r>
    </w:p>
    <w:p w14:paraId="6676F4E5" w14:textId="77777777" w:rsidR="00F83811" w:rsidRPr="00F83811" w:rsidRDefault="00F83811" w:rsidP="00F83811">
      <w:pPr>
        <w:spacing w:before="0" w:beforeAutospacing="0" w:after="0" w:afterAutospacing="0" w:line="240" w:lineRule="auto"/>
        <w:ind w:left="792"/>
        <w:jc w:val="both"/>
        <w:rPr>
          <w:rFonts w:ascii="Times New Roman" w:eastAsia="Times New Roman" w:hAnsi="Times New Roman"/>
          <w:sz w:val="20"/>
          <w:rtl/>
          <w:lang w:eastAsia="he-IL"/>
        </w:rPr>
      </w:pPr>
      <w:r w:rsidRPr="00F83811">
        <w:rPr>
          <w:rFonts w:ascii="Times New Roman" w:eastAsia="Times New Roman" w:hAnsi="Times New Roman" w:hint="cs"/>
          <w:sz w:val="20"/>
          <w:rtl/>
          <w:lang w:eastAsia="he-IL"/>
        </w:rPr>
        <w:t>המתכנן מתחייב לפצות ולשפות את המזמין באופן מלא בגין כל פגיעה, נזק, הפסד, הוצאה, חבות, עלויות, תביעות, הליכים (אזרחיים או פליליים), דרישות, אישומים, פס"ד, צווים, עונשים, קנסות, פיצויים כאמור לעיל, וכן בגין כל העלויות וההוצאות הנובעות מהאמור לעיל, לרבות שכר טרחת עו"ד והוצאות משפטיות שתהיינה כרוכות בכך, מיד עם דרישתו הראשונה של המזמין. הסכומים הנ"ל ייחשבו חוב המגיע למזמין מאת המתכנן על פי הוראות חוזה זה, אשר המזמין רשאי לקזז בגינו סכומים ע"ח התמורה המגיעה למתכנן.</w:t>
      </w:r>
    </w:p>
    <w:p w14:paraId="7C9DF218" w14:textId="77777777" w:rsidR="00F83811" w:rsidRPr="00F83811" w:rsidRDefault="00F83811" w:rsidP="00F83811">
      <w:pPr>
        <w:numPr>
          <w:ilvl w:val="1"/>
          <w:numId w:val="1"/>
        </w:numPr>
        <w:spacing w:before="0" w:beforeAutospacing="0" w:after="0" w:afterAutospacing="0" w:line="240" w:lineRule="auto"/>
        <w:jc w:val="both"/>
        <w:rPr>
          <w:rFonts w:ascii="Times New Roman" w:eastAsia="Times New Roman" w:hAnsi="Times New Roman"/>
          <w:sz w:val="20"/>
          <w:lang w:eastAsia="he-IL"/>
        </w:rPr>
      </w:pPr>
      <w:r w:rsidRPr="00F83811">
        <w:rPr>
          <w:rFonts w:ascii="Times New Roman" w:eastAsia="Times New Roman" w:hAnsi="Times New Roman"/>
          <w:sz w:val="20"/>
          <w:rtl/>
          <w:lang w:eastAsia="he-IL"/>
        </w:rPr>
        <w:t>אשור המזמין למסמכים ו/או כל גורמים אחרים הקשורים בשירותי המתכנן ו/או מתן הוראות למתכנן אינו משחרר את המתכנן מאחריותו המלאה, ואין בו כדי להטיל על המזמין אחריות כלשהי.</w:t>
      </w:r>
    </w:p>
    <w:p w14:paraId="525D7B0E" w14:textId="77777777" w:rsidR="00F83811" w:rsidRPr="00F83811" w:rsidRDefault="00F83811" w:rsidP="00F83811">
      <w:pPr>
        <w:widowControl w:val="0"/>
        <w:spacing w:before="0" w:beforeAutospacing="0" w:after="200" w:afterAutospacing="0" w:line="240" w:lineRule="auto"/>
        <w:ind w:left="368" w:firstLine="425"/>
        <w:rPr>
          <w:rFonts w:ascii="Times New Roman" w:eastAsia="Times New Roman" w:hAnsi="Times New Roman"/>
          <w:b/>
          <w:bCs/>
          <w:sz w:val="20"/>
          <w:u w:val="single"/>
          <w:rtl/>
          <w:lang w:eastAsia="he-IL"/>
        </w:rPr>
      </w:pPr>
    </w:p>
    <w:p w14:paraId="67469722" w14:textId="77777777" w:rsidR="00F83811" w:rsidRPr="00F83811" w:rsidRDefault="00F83811" w:rsidP="00F83811">
      <w:pPr>
        <w:widowControl w:val="0"/>
        <w:spacing w:before="0" w:beforeAutospacing="0" w:after="200" w:afterAutospacing="0" w:line="240" w:lineRule="auto"/>
        <w:ind w:left="368" w:firstLine="425"/>
        <w:rPr>
          <w:rFonts w:ascii="Times New Roman" w:eastAsia="Times New Roman" w:hAnsi="Times New Roman"/>
          <w:b/>
          <w:bCs/>
          <w:sz w:val="20"/>
          <w:u w:val="single"/>
          <w:lang w:eastAsia="he-IL"/>
        </w:rPr>
      </w:pPr>
      <w:r w:rsidRPr="00F83811">
        <w:rPr>
          <w:rFonts w:ascii="Times New Roman" w:eastAsia="Times New Roman" w:hAnsi="Times New Roman" w:hint="cs"/>
          <w:b/>
          <w:bCs/>
          <w:sz w:val="20"/>
          <w:u w:val="single"/>
          <w:rtl/>
          <w:lang w:eastAsia="he-IL"/>
        </w:rPr>
        <w:t>ביטוח</w:t>
      </w:r>
    </w:p>
    <w:p w14:paraId="1A20E565" w14:textId="77777777" w:rsidR="00F83811" w:rsidRPr="00F83811" w:rsidRDefault="00F83811" w:rsidP="00F83811">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F83811">
        <w:rPr>
          <w:rFonts w:ascii="Times New Roman" w:eastAsia="Times New Roman" w:hAnsi="Times New Roman"/>
          <w:sz w:val="20"/>
          <w:rtl/>
          <w:lang w:eastAsia="he-IL"/>
        </w:rPr>
        <w:t xml:space="preserve">מבלי לגרוע מאחריות המתכנן על פי הסכם זה ו/או על פי כל דין, מתחייב המתכנן לערוך ולקיים, על חשבונו, למשך כל תקופת ההסכם וכל עוד אחריותו מכוחו קיימת, את הביטוחים </w:t>
      </w:r>
      <w:r w:rsidRPr="00F83811">
        <w:rPr>
          <w:rFonts w:ascii="Times New Roman" w:eastAsia="Times New Roman" w:hAnsi="Times New Roman"/>
          <w:sz w:val="20"/>
          <w:rtl/>
          <w:lang w:eastAsia="he-IL"/>
        </w:rPr>
        <w:lastRenderedPageBreak/>
        <w:t xml:space="preserve">בהתאם לתנאים ולסכומים כמפורט באישור עריכת הביטוח המצורף להסכם זה כנספח </w:t>
      </w:r>
      <w:r w:rsidRPr="00F83811">
        <w:rPr>
          <w:rFonts w:ascii="Times New Roman" w:eastAsia="Times New Roman" w:hAnsi="Times New Roman" w:hint="cs"/>
          <w:sz w:val="20"/>
          <w:rtl/>
          <w:lang w:eastAsia="he-IL"/>
        </w:rPr>
        <w:t>ז'</w:t>
      </w:r>
      <w:r w:rsidRPr="00F83811">
        <w:rPr>
          <w:rFonts w:ascii="Times New Roman" w:eastAsia="Times New Roman" w:hAnsi="Times New Roman"/>
          <w:sz w:val="20"/>
          <w:rtl/>
          <w:lang w:eastAsia="he-IL"/>
        </w:rPr>
        <w:t xml:space="preserve">, והמהווה חלק בלתי נפרד ממנו (להלן: </w:t>
      </w:r>
      <w:r w:rsidRPr="00F83811">
        <w:rPr>
          <w:rFonts w:ascii="Times New Roman" w:eastAsia="Times New Roman" w:hAnsi="Times New Roman"/>
          <w:b/>
          <w:bCs/>
          <w:sz w:val="20"/>
          <w:rtl/>
          <w:lang w:eastAsia="he-IL"/>
        </w:rPr>
        <w:t>"ביטוחי המתכנן"</w:t>
      </w:r>
      <w:r w:rsidRPr="00F83811">
        <w:rPr>
          <w:rFonts w:ascii="Times New Roman" w:eastAsia="Times New Roman" w:hAnsi="Times New Roman"/>
          <w:sz w:val="20"/>
          <w:rtl/>
          <w:lang w:eastAsia="he-IL"/>
        </w:rPr>
        <w:t xml:space="preserve"> ו/או </w:t>
      </w:r>
      <w:r w:rsidRPr="00F83811">
        <w:rPr>
          <w:rFonts w:ascii="Times New Roman" w:eastAsia="Times New Roman" w:hAnsi="Times New Roman"/>
          <w:b/>
          <w:bCs/>
          <w:sz w:val="20"/>
          <w:rtl/>
          <w:lang w:eastAsia="he-IL"/>
        </w:rPr>
        <w:t>"אישור עריכת הביטוח"</w:t>
      </w:r>
      <w:r w:rsidRPr="00F83811">
        <w:rPr>
          <w:rFonts w:ascii="Times New Roman" w:eastAsia="Times New Roman" w:hAnsi="Times New Roman"/>
          <w:sz w:val="20"/>
          <w:rtl/>
          <w:lang w:eastAsia="he-IL"/>
        </w:rPr>
        <w:t>, לפי העניין), אצל חברת ביטוח מורשית כדין בישראל</w:t>
      </w:r>
      <w:r w:rsidRPr="00F83811">
        <w:rPr>
          <w:rFonts w:ascii="Times New Roman" w:eastAsia="Times New Roman" w:hAnsi="Times New Roman"/>
          <w:sz w:val="20"/>
          <w:lang w:eastAsia="he-IL"/>
        </w:rPr>
        <w:t>.</w:t>
      </w:r>
    </w:p>
    <w:p w14:paraId="7B0D18B2" w14:textId="77777777" w:rsidR="00F83811" w:rsidRPr="00F83811" w:rsidRDefault="00F83811" w:rsidP="00F83811">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F83811">
        <w:rPr>
          <w:rFonts w:ascii="Times New Roman" w:eastAsia="Times New Roman" w:hAnsi="Times New Roman"/>
          <w:sz w:val="20"/>
          <w:rtl/>
          <w:lang w:eastAsia="he-IL"/>
        </w:rPr>
        <w:t xml:space="preserve">מובהר כי גבולות האחריות הנדרשים במסגרת ביטוחי המתכנן כמפורט באישור עריכת הביטוח הינם בבחינת דרישה מזערית המוטלת על המתכנן. המתכנן מצהיר ומאשר כי יהיה מנוע מלהעלות כל טענה כלפי </w:t>
      </w:r>
      <w:r w:rsidRPr="00F83811">
        <w:rPr>
          <w:rFonts w:ascii="Times New Roman" w:eastAsia="Times New Roman" w:hAnsi="Times New Roman" w:hint="cs"/>
          <w:sz w:val="20"/>
          <w:rtl/>
          <w:lang w:eastAsia="he-IL"/>
        </w:rPr>
        <w:t xml:space="preserve">המזמין </w:t>
      </w:r>
      <w:r w:rsidRPr="00F83811">
        <w:rPr>
          <w:rFonts w:ascii="Times New Roman" w:eastAsia="Times New Roman" w:hAnsi="Times New Roman"/>
          <w:sz w:val="20"/>
          <w:rtl/>
          <w:lang w:eastAsia="he-IL"/>
        </w:rPr>
        <w:t>ו/או מי מטעמ</w:t>
      </w:r>
      <w:r w:rsidRPr="00F83811">
        <w:rPr>
          <w:rFonts w:ascii="Times New Roman" w:eastAsia="Times New Roman" w:hAnsi="Times New Roman" w:hint="cs"/>
          <w:sz w:val="20"/>
          <w:rtl/>
          <w:lang w:eastAsia="he-IL"/>
        </w:rPr>
        <w:t>ו</w:t>
      </w:r>
      <w:r w:rsidRPr="00F83811">
        <w:rPr>
          <w:rFonts w:ascii="Times New Roman" w:eastAsia="Times New Roman" w:hAnsi="Times New Roman"/>
          <w:sz w:val="20"/>
          <w:rtl/>
          <w:lang w:eastAsia="he-IL"/>
        </w:rPr>
        <w:t xml:space="preserve"> בכל הקשור לגבולות האחריות כאמור</w:t>
      </w:r>
      <w:r w:rsidRPr="00F83811">
        <w:rPr>
          <w:rFonts w:ascii="Times New Roman" w:eastAsia="Times New Roman" w:hAnsi="Times New Roman"/>
          <w:sz w:val="20"/>
          <w:lang w:eastAsia="he-IL"/>
        </w:rPr>
        <w:t>.</w:t>
      </w:r>
    </w:p>
    <w:p w14:paraId="40797008" w14:textId="77777777" w:rsidR="00F83811" w:rsidRPr="00F83811" w:rsidRDefault="00F83811" w:rsidP="00F83811">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F83811">
        <w:rPr>
          <w:rFonts w:ascii="Times New Roman" w:eastAsia="Times New Roman" w:hAnsi="Times New Roman"/>
          <w:sz w:val="20"/>
          <w:rtl/>
          <w:lang w:eastAsia="he-IL"/>
        </w:rPr>
        <w:t xml:space="preserve">ביטוחי המתכנן יהיו קודמים לכל ביטוח הנערך על ידי </w:t>
      </w:r>
      <w:r w:rsidRPr="00F83811">
        <w:rPr>
          <w:rFonts w:ascii="Times New Roman" w:eastAsia="Times New Roman" w:hAnsi="Times New Roman" w:hint="cs"/>
          <w:sz w:val="20"/>
          <w:rtl/>
          <w:lang w:eastAsia="he-IL"/>
        </w:rPr>
        <w:t xml:space="preserve">המזמין </w:t>
      </w:r>
      <w:r w:rsidRPr="00F83811">
        <w:rPr>
          <w:rFonts w:ascii="Times New Roman" w:eastAsia="Times New Roman" w:hAnsi="Times New Roman"/>
          <w:sz w:val="20"/>
          <w:rtl/>
          <w:lang w:eastAsia="he-IL"/>
        </w:rPr>
        <w:t xml:space="preserve">ויכללו סעיף לפיו מוותרים המבטחים על כל טענה ו/או דרישה ו/או תביעה בדבר שיתוף בביטוחי </w:t>
      </w:r>
      <w:r w:rsidRPr="00F83811">
        <w:rPr>
          <w:rFonts w:ascii="Times New Roman" w:eastAsia="Times New Roman" w:hAnsi="Times New Roman" w:hint="cs"/>
          <w:sz w:val="20"/>
          <w:rtl/>
          <w:lang w:eastAsia="he-IL"/>
        </w:rPr>
        <w:t>המזמין</w:t>
      </w:r>
      <w:r w:rsidRPr="00F83811">
        <w:rPr>
          <w:rFonts w:ascii="Times New Roman" w:eastAsia="Times New Roman" w:hAnsi="Times New Roman"/>
          <w:sz w:val="20"/>
          <w:rtl/>
          <w:lang w:eastAsia="he-IL"/>
        </w:rPr>
        <w:t>. כן יכללו הביטוחים כאמור הוראה לפיה לא יבוטלו ולא יצומצמו במשך תקופת הביטוח, אלא בהודעה ל</w:t>
      </w:r>
      <w:r w:rsidRPr="00F83811">
        <w:rPr>
          <w:rFonts w:ascii="Times New Roman" w:eastAsia="Times New Roman" w:hAnsi="Times New Roman" w:hint="cs"/>
          <w:sz w:val="20"/>
          <w:rtl/>
          <w:lang w:eastAsia="he-IL"/>
        </w:rPr>
        <w:t xml:space="preserve">מזמין </w:t>
      </w:r>
      <w:r w:rsidRPr="00F83811">
        <w:rPr>
          <w:rFonts w:ascii="Times New Roman" w:eastAsia="Times New Roman" w:hAnsi="Times New Roman"/>
          <w:sz w:val="20"/>
          <w:rtl/>
          <w:lang w:eastAsia="he-IL"/>
        </w:rPr>
        <w:t>60 יום מראש ובכתב (בדואר רשום</w:t>
      </w:r>
      <w:r w:rsidRPr="00F83811">
        <w:rPr>
          <w:rFonts w:ascii="Times New Roman" w:eastAsia="Times New Roman" w:hAnsi="Times New Roman" w:hint="cs"/>
          <w:sz w:val="20"/>
          <w:rtl/>
          <w:lang w:eastAsia="he-IL"/>
        </w:rPr>
        <w:t>).</w:t>
      </w:r>
    </w:p>
    <w:p w14:paraId="0DCBB70E" w14:textId="77777777" w:rsidR="00F83811" w:rsidRPr="00F83811" w:rsidRDefault="00F83811" w:rsidP="00F83811">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F83811">
        <w:rPr>
          <w:rFonts w:ascii="Times New Roman" w:eastAsia="Times New Roman" w:hAnsi="Times New Roman"/>
          <w:sz w:val="20"/>
          <w:rtl/>
          <w:lang w:eastAsia="he-IL"/>
        </w:rPr>
        <w:t xml:space="preserve">ללא צורך בכל דרישה מצד </w:t>
      </w:r>
      <w:r w:rsidRPr="00F83811">
        <w:rPr>
          <w:rFonts w:ascii="Times New Roman" w:eastAsia="Times New Roman" w:hAnsi="Times New Roman" w:hint="cs"/>
          <w:sz w:val="20"/>
          <w:rtl/>
          <w:lang w:eastAsia="he-IL"/>
        </w:rPr>
        <w:t>המזמין</w:t>
      </w:r>
      <w:r w:rsidRPr="00F83811">
        <w:rPr>
          <w:rFonts w:ascii="Times New Roman" w:eastAsia="Times New Roman" w:hAnsi="Times New Roman"/>
          <w:sz w:val="20"/>
          <w:rtl/>
          <w:lang w:eastAsia="he-IL"/>
        </w:rPr>
        <w:t xml:space="preserve">, מתחייב המתכנן להמציא לידי </w:t>
      </w:r>
      <w:r w:rsidRPr="00F83811">
        <w:rPr>
          <w:rFonts w:ascii="Times New Roman" w:eastAsia="Times New Roman" w:hAnsi="Times New Roman" w:hint="cs"/>
          <w:sz w:val="20"/>
          <w:rtl/>
          <w:lang w:eastAsia="he-IL"/>
        </w:rPr>
        <w:t>המזמין</w:t>
      </w:r>
      <w:r w:rsidRPr="00F83811">
        <w:rPr>
          <w:rFonts w:ascii="Times New Roman" w:eastAsia="Times New Roman" w:hAnsi="Times New Roman"/>
          <w:sz w:val="20"/>
          <w:rtl/>
          <w:lang w:eastAsia="he-IL"/>
        </w:rPr>
        <w:t>, לפני תחילת מתן השירותים נשוא הסכם זה וכתנאי מוקדם להתקשרות ו/או לכל תשלום על חשבון התמורה, את אישור עריכת הביטוח, כשהוא חתום בידי מבטחיו</w:t>
      </w:r>
      <w:r w:rsidRPr="00F83811">
        <w:rPr>
          <w:rFonts w:ascii="Times New Roman" w:eastAsia="Times New Roman" w:hAnsi="Times New Roman"/>
          <w:sz w:val="20"/>
          <w:lang w:eastAsia="he-IL"/>
        </w:rPr>
        <w:t xml:space="preserve">. </w:t>
      </w:r>
    </w:p>
    <w:p w14:paraId="5B3A46E3" w14:textId="77777777" w:rsidR="00F83811" w:rsidRPr="00F83811" w:rsidRDefault="00F83811" w:rsidP="00F83811">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F83811">
        <w:rPr>
          <w:rFonts w:ascii="Times New Roman" w:eastAsia="Times New Roman" w:hAnsi="Times New Roman"/>
          <w:sz w:val="20"/>
          <w:rtl/>
          <w:lang w:eastAsia="he-IL"/>
        </w:rPr>
        <w:t xml:space="preserve">מיד בתום תקופת הביטוח, מתחייב המתכנן להמציא לידי </w:t>
      </w:r>
      <w:r w:rsidRPr="00F83811">
        <w:rPr>
          <w:rFonts w:ascii="Times New Roman" w:eastAsia="Times New Roman" w:hAnsi="Times New Roman" w:hint="cs"/>
          <w:sz w:val="20"/>
          <w:rtl/>
          <w:lang w:eastAsia="he-IL"/>
        </w:rPr>
        <w:t>המזמין</w:t>
      </w:r>
      <w:r w:rsidRPr="00F83811">
        <w:rPr>
          <w:rFonts w:ascii="Times New Roman" w:eastAsia="Times New Roman" w:hAnsi="Times New Roman"/>
          <w:sz w:val="20"/>
          <w:rtl/>
          <w:lang w:eastAsia="he-IL"/>
        </w:rPr>
        <w:t xml:space="preserve"> אישור עריכת ביטוח מעודכן בגין חידוש תוקף ביטוחי המתכנן לתקופת ביטוח נוספת, ומידי תקופת ביטוח, כל עוד הסכם זה בתוקף</w:t>
      </w:r>
      <w:r w:rsidRPr="00F83811">
        <w:rPr>
          <w:rFonts w:ascii="Times New Roman" w:eastAsia="Times New Roman" w:hAnsi="Times New Roman"/>
          <w:sz w:val="20"/>
          <w:lang w:eastAsia="he-IL"/>
        </w:rPr>
        <w:t>.</w:t>
      </w:r>
    </w:p>
    <w:p w14:paraId="65BE5225" w14:textId="77777777" w:rsidR="00F83811" w:rsidRPr="00F83811" w:rsidRDefault="00F83811" w:rsidP="00F83811">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F83811">
        <w:rPr>
          <w:rFonts w:ascii="Times New Roman" w:eastAsia="Times New Roman" w:hAnsi="Times New Roman"/>
          <w:sz w:val="20"/>
          <w:rtl/>
          <w:lang w:eastAsia="he-IL"/>
        </w:rPr>
        <w:t xml:space="preserve">מבלי לגרוע מהאמור לעיל, ובכל הנוגע לביטוח המפורט בסעיף 1 לאישור עריכת הביטוח (ביטוח אחריות מקצועית), מתחייב המתכנן להמשיך ולהחזיק ביטוח זה בתוקף ולהציג בפני </w:t>
      </w:r>
      <w:r w:rsidRPr="00F83811">
        <w:rPr>
          <w:rFonts w:ascii="Times New Roman" w:eastAsia="Times New Roman" w:hAnsi="Times New Roman" w:hint="cs"/>
          <w:sz w:val="20"/>
          <w:rtl/>
          <w:lang w:eastAsia="he-IL"/>
        </w:rPr>
        <w:t>המזמין</w:t>
      </w:r>
      <w:r w:rsidRPr="00F83811">
        <w:rPr>
          <w:rFonts w:ascii="Times New Roman" w:eastAsia="Times New Roman" w:hAnsi="Times New Roman"/>
          <w:sz w:val="20"/>
          <w:rtl/>
          <w:lang w:eastAsia="he-IL"/>
        </w:rPr>
        <w:t xml:space="preserve"> אישור עריכת ביטוח בגינו, במועדים כאמור ולמשך 7 (שבע) שנים נוספות לפחות ממועד תום מתן השירותים על פי ההסכם</w:t>
      </w:r>
      <w:r w:rsidRPr="00F83811">
        <w:rPr>
          <w:rFonts w:ascii="Times New Roman" w:eastAsia="Times New Roman" w:hAnsi="Times New Roman"/>
          <w:sz w:val="20"/>
          <w:lang w:eastAsia="he-IL"/>
        </w:rPr>
        <w:t>.</w:t>
      </w:r>
    </w:p>
    <w:p w14:paraId="516253EB" w14:textId="77777777" w:rsidR="00F83811" w:rsidRPr="00F83811" w:rsidRDefault="00F83811" w:rsidP="00F83811">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F83811">
        <w:rPr>
          <w:rFonts w:ascii="Times New Roman" w:eastAsia="Times New Roman" w:hAnsi="Times New Roman"/>
          <w:sz w:val="20"/>
          <w:rtl/>
          <w:lang w:eastAsia="he-IL"/>
        </w:rPr>
        <w:t xml:space="preserve">המתכנן פוטר את </w:t>
      </w:r>
      <w:r w:rsidRPr="00F83811">
        <w:rPr>
          <w:rFonts w:ascii="Times New Roman" w:eastAsia="Times New Roman" w:hAnsi="Times New Roman" w:hint="cs"/>
          <w:sz w:val="20"/>
          <w:rtl/>
          <w:lang w:eastAsia="he-IL"/>
        </w:rPr>
        <w:t>המזמין</w:t>
      </w:r>
      <w:r w:rsidRPr="00F83811">
        <w:rPr>
          <w:rFonts w:ascii="Times New Roman" w:eastAsia="Times New Roman" w:hAnsi="Times New Roman"/>
          <w:sz w:val="20"/>
          <w:rtl/>
          <w:lang w:eastAsia="he-IL"/>
        </w:rPr>
        <w:t xml:space="preserve"> ו/או מי מטעמ</w:t>
      </w:r>
      <w:r w:rsidRPr="00F83811">
        <w:rPr>
          <w:rFonts w:ascii="Times New Roman" w:eastAsia="Times New Roman" w:hAnsi="Times New Roman" w:hint="cs"/>
          <w:sz w:val="20"/>
          <w:rtl/>
          <w:lang w:eastAsia="he-IL"/>
        </w:rPr>
        <w:t>ו</w:t>
      </w:r>
      <w:r w:rsidRPr="00F83811">
        <w:rPr>
          <w:rFonts w:ascii="Times New Roman" w:eastAsia="Times New Roman" w:hAnsi="Times New Roman"/>
          <w:sz w:val="20"/>
          <w:rtl/>
          <w:lang w:eastAsia="he-IL"/>
        </w:rPr>
        <w:t xml:space="preserve"> מאחריות לכל אובדן ו/או נזק לרכוש המובא על ידו ו/או על-ידי מי מטעמו לחצרי </w:t>
      </w:r>
      <w:r w:rsidRPr="00F83811">
        <w:rPr>
          <w:rFonts w:ascii="Times New Roman" w:eastAsia="Times New Roman" w:hAnsi="Times New Roman" w:hint="cs"/>
          <w:sz w:val="20"/>
          <w:rtl/>
          <w:lang w:eastAsia="he-IL"/>
        </w:rPr>
        <w:t>המזמין</w:t>
      </w:r>
      <w:r w:rsidRPr="00F83811">
        <w:rPr>
          <w:rFonts w:ascii="Times New Roman" w:eastAsia="Times New Roman" w:hAnsi="Times New Roman"/>
          <w:sz w:val="20"/>
          <w:rtl/>
          <w:lang w:eastAsia="he-IL"/>
        </w:rPr>
        <w:t xml:space="preserve"> ו/או המשמש לצורך מתן השירותים, ולא תהיה לו כל טענה ו/או דרישה ו/או תביעה כלפי </w:t>
      </w:r>
      <w:r w:rsidRPr="00F83811">
        <w:rPr>
          <w:rFonts w:ascii="Times New Roman" w:eastAsia="Times New Roman" w:hAnsi="Times New Roman" w:hint="cs"/>
          <w:sz w:val="20"/>
          <w:rtl/>
          <w:lang w:eastAsia="he-IL"/>
        </w:rPr>
        <w:t>המזמין</w:t>
      </w:r>
      <w:r w:rsidRPr="00F83811">
        <w:rPr>
          <w:rFonts w:ascii="Times New Roman" w:eastAsia="Times New Roman" w:hAnsi="Times New Roman"/>
          <w:sz w:val="20"/>
          <w:rtl/>
          <w:lang w:eastAsia="he-IL"/>
        </w:rPr>
        <w:t xml:space="preserve"> ו/או מי מטעמה בגין אובדן ו/או נזק כאמור; הפטור כאמור לא יחול לטובת אדם שגרם לנזק בזדון</w:t>
      </w:r>
      <w:r w:rsidRPr="00F83811">
        <w:rPr>
          <w:rFonts w:ascii="Times New Roman" w:eastAsia="Times New Roman" w:hAnsi="Times New Roman"/>
          <w:sz w:val="20"/>
          <w:lang w:eastAsia="he-IL"/>
        </w:rPr>
        <w:t>.</w:t>
      </w:r>
    </w:p>
    <w:p w14:paraId="443A4F96" w14:textId="77777777" w:rsidR="00F83811" w:rsidRPr="00F83811" w:rsidRDefault="00F83811" w:rsidP="00F83811">
      <w:pPr>
        <w:widowControl w:val="0"/>
        <w:spacing w:before="0" w:beforeAutospacing="0" w:after="240" w:afterAutospacing="0" w:line="240" w:lineRule="auto"/>
        <w:ind w:firstLine="226"/>
        <w:jc w:val="both"/>
        <w:rPr>
          <w:rFonts w:ascii="Times New Roman" w:eastAsia="Times New Roman" w:hAnsi="Times New Roman"/>
          <w:sz w:val="20"/>
          <w:rtl/>
          <w:lang w:eastAsia="he-IL"/>
        </w:rPr>
      </w:pPr>
      <w:r w:rsidRPr="00F83811">
        <w:rPr>
          <w:rFonts w:ascii="Times New Roman" w:eastAsia="Times New Roman" w:hAnsi="Times New Roman" w:hint="cs"/>
          <w:sz w:val="20"/>
          <w:rtl/>
          <w:lang w:eastAsia="he-IL"/>
        </w:rPr>
        <w:t xml:space="preserve">9.10    </w:t>
      </w:r>
      <w:r w:rsidRPr="00F83811">
        <w:rPr>
          <w:rFonts w:ascii="Times New Roman" w:eastAsia="Times New Roman" w:hAnsi="Times New Roman"/>
          <w:sz w:val="20"/>
          <w:rtl/>
          <w:lang w:eastAsia="he-IL"/>
        </w:rPr>
        <w:t>הפרת סעיף זה על כל תנאיו תיחשב להפרה יסודית של ההסכם.</w:t>
      </w:r>
    </w:p>
    <w:p w14:paraId="0C0C18F1"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47259B29" w14:textId="77777777" w:rsidR="00590FDD" w:rsidRPr="00590FDD" w:rsidRDefault="00590FDD" w:rsidP="00590FDD">
      <w:pPr>
        <w:widowControl w:val="0"/>
        <w:numPr>
          <w:ilvl w:val="0"/>
          <w:numId w:val="1"/>
        </w:numPr>
        <w:spacing w:before="0" w:beforeAutospacing="0" w:after="0" w:afterAutospacing="0" w:line="240" w:lineRule="auto"/>
        <w:ind w:hanging="271"/>
        <w:jc w:val="both"/>
        <w:rPr>
          <w:rFonts w:ascii="Times New Roman" w:eastAsia="Times New Roman" w:hAnsi="Times New Roman"/>
          <w:bCs/>
          <w:sz w:val="20"/>
          <w:u w:val="single"/>
          <w:rtl/>
          <w:lang w:eastAsia="he-IL"/>
        </w:rPr>
      </w:pPr>
      <w:r w:rsidRPr="00590FDD">
        <w:rPr>
          <w:rFonts w:ascii="Times New Roman" w:eastAsia="Times New Roman" w:hAnsi="Times New Roman"/>
          <w:bCs/>
          <w:sz w:val="20"/>
          <w:u w:val="single"/>
          <w:rtl/>
          <w:lang w:eastAsia="he-IL"/>
        </w:rPr>
        <w:t>אספקת תכניות</w:t>
      </w:r>
    </w:p>
    <w:p w14:paraId="08BE43EC"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064067EA"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בכל עת במהלך בצוע שרותי המתכנן וכן בתקופת הבדק של העבודות ימסור המתכנן למזמין מיד לפי דרישתו כל תכניות, ובכללן, תכניות ומסמכים המנויים ברשימה המצ"ב כנספח </w:t>
      </w:r>
      <w:r w:rsidRPr="00590FDD">
        <w:rPr>
          <w:rFonts w:ascii="Times New Roman" w:eastAsia="Times New Roman" w:hAnsi="Times New Roman"/>
          <w:b/>
          <w:bCs/>
          <w:sz w:val="20"/>
          <w:rtl/>
          <w:lang w:eastAsia="he-IL"/>
        </w:rPr>
        <w:t>ח'</w:t>
      </w:r>
      <w:r w:rsidRPr="00590FDD">
        <w:rPr>
          <w:rFonts w:ascii="Times New Roman" w:eastAsia="Times New Roman" w:hAnsi="Times New Roman"/>
          <w:sz w:val="20"/>
          <w:rtl/>
          <w:lang w:eastAsia="he-IL"/>
        </w:rPr>
        <w:t xml:space="preserve"> לחוזה זה, ובמידה והדרישה מתייחסת לתכניות שאינם בידו יערכם המתכנן בכל ההקדם האפשרי וימסרם למזמין.</w:t>
      </w:r>
    </w:p>
    <w:p w14:paraId="6FDF31CE"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608695B5"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עם גמר שרותי המתכנן ימסור המתכנן למזמין סדרה אחת של העתקי התכניות כשהן מעודכנות, ומשקפות את התכנון והבצוע הסופי בשטח </w:t>
      </w:r>
      <w:r w:rsidRPr="00590FDD">
        <w:rPr>
          <w:rFonts w:ascii="Times New Roman" w:eastAsia="Times New Roman" w:hAnsi="Times New Roman"/>
          <w:color w:val="000000"/>
          <w:sz w:val="20"/>
          <w:lang w:eastAsia="he-IL"/>
        </w:rPr>
        <w:t>(AS MADE)</w:t>
      </w:r>
      <w:r w:rsidRPr="00590FDD">
        <w:rPr>
          <w:rFonts w:ascii="Times New Roman" w:eastAsia="Times New Roman" w:hAnsi="Times New Roman"/>
          <w:sz w:val="20"/>
          <w:rtl/>
          <w:lang w:eastAsia="he-IL"/>
        </w:rPr>
        <w:t>, למעט שינויי דיירים, ודיסקטים המכילים את התכנון במדיה ממוחשבת.</w:t>
      </w:r>
    </w:p>
    <w:p w14:paraId="262A33EC"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3C169F2E"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הובא החוזה לידי גמר או בוטל לפי סעיף 12 להלן, ימסור המתכנן למזמין סדרה אחת של העתקי התכניות ודיסקטים כשהן מעודכנות עד לתאריך הבאת החוזה לידי גמר, או עד לתאריך ביטולו, הכל לפי העניין.</w:t>
      </w:r>
    </w:p>
    <w:p w14:paraId="4AE57543"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5FD0651A" w14:textId="77777777" w:rsidR="00590FDD" w:rsidRPr="00590FDD" w:rsidRDefault="00590FDD" w:rsidP="00590FDD">
      <w:pPr>
        <w:widowControl w:val="0"/>
        <w:numPr>
          <w:ilvl w:val="1"/>
          <w:numId w:val="1"/>
        </w:numPr>
        <w:spacing w:before="0" w:beforeAutospacing="0" w:after="0" w:afterAutospacing="0" w:line="240" w:lineRule="auto"/>
        <w:ind w:left="788" w:hanging="431"/>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לפי דרישת המזמין ימסור המתכנן למזמין בנוסף לאמור לעיל סדרה אחת של אורגינלים או סמי </w:t>
      </w:r>
      <w:r w:rsidR="000555DD" w:rsidRPr="00590FDD">
        <w:rPr>
          <w:rFonts w:ascii="Times New Roman" w:eastAsia="Times New Roman" w:hAnsi="Times New Roman" w:hint="cs"/>
          <w:sz w:val="20"/>
          <w:rtl/>
          <w:lang w:eastAsia="he-IL"/>
        </w:rPr>
        <w:t>אוריגינלי</w:t>
      </w:r>
      <w:r w:rsidR="000555DD" w:rsidRPr="00590FDD">
        <w:rPr>
          <w:rFonts w:ascii="Times New Roman" w:eastAsia="Times New Roman" w:hAnsi="Times New Roman" w:hint="eastAsia"/>
          <w:sz w:val="20"/>
          <w:rtl/>
          <w:lang w:eastAsia="he-IL"/>
        </w:rPr>
        <w:t>ם</w:t>
      </w:r>
      <w:r w:rsidRPr="00590FDD">
        <w:rPr>
          <w:rFonts w:ascii="Times New Roman" w:eastAsia="Times New Roman" w:hAnsi="Times New Roman"/>
          <w:sz w:val="20"/>
          <w:rtl/>
          <w:lang w:eastAsia="he-IL"/>
        </w:rPr>
        <w:t>, לפי בחירת המזמין, של כל התכניות כשהן מעודכנות כאמור לעיל. כמו כן חייב המתכנן לשמור אצלו למשך תקופה של 7 שנים לפחות את התכניות בקבצי מחשב ובתדפיסים ולספק למזמין לפי דרישתו העתקים מהן בכל עת שיידרש לכך.</w:t>
      </w:r>
    </w:p>
    <w:p w14:paraId="58C38783"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60328A19"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המתכנן לא יהיה זכאי לכל תשלום נוסף בעד תכניות שימסור למזמין עפ"י סעיף 10 זה.</w:t>
      </w:r>
    </w:p>
    <w:p w14:paraId="0DE8D54D"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0"/>
          <w:lang w:eastAsia="he-IL"/>
        </w:rPr>
      </w:pPr>
    </w:p>
    <w:p w14:paraId="384B93E2"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זכות הקניין בכל התכניות שייכת למזמין ובלבד ששולם שכר המתכנן בהתאם להוראות החוזה. בתוקף זכות הקניין הנ"ל זכאי המזמין לעשות כל שימוש בתכניות, לרבות להשתמש בהן </w:t>
      </w:r>
      <w:r w:rsidRPr="00590FDD">
        <w:rPr>
          <w:rFonts w:ascii="Times New Roman" w:eastAsia="Times New Roman" w:hAnsi="Times New Roman"/>
          <w:sz w:val="20"/>
          <w:rtl/>
          <w:lang w:eastAsia="he-IL"/>
        </w:rPr>
        <w:lastRenderedPageBreak/>
        <w:t>באמצעות יועצים אחרים ואף לשנותן בלא שיגיע למתכנן דבר בגין זאת, ובלבד שהשימוש בתכניות יוגבל לאתר ולפרויקט שחוזה זה חל לגביו. האמור לעיל לגבי זכות הקניין בתכניות חל גם לגבי זכות היוצרים, במידה וקיימת, בכל עבודות שבוצעו עפ"י התכניות. המתכנן אינו רשאי להשתמש בת</w:t>
      </w:r>
      <w:r w:rsidR="00E078A7">
        <w:rPr>
          <w:rFonts w:ascii="Times New Roman" w:eastAsia="Times New Roman" w:hAnsi="Times New Roman"/>
          <w:sz w:val="20"/>
          <w:rtl/>
          <w:lang w:eastAsia="he-IL"/>
        </w:rPr>
        <w:t>כניות לצורך תכנון ובניה של פרוי</w:t>
      </w:r>
      <w:r w:rsidRPr="00590FDD">
        <w:rPr>
          <w:rFonts w:ascii="Times New Roman" w:eastAsia="Times New Roman" w:hAnsi="Times New Roman"/>
          <w:sz w:val="20"/>
          <w:rtl/>
          <w:lang w:eastAsia="he-IL"/>
        </w:rPr>
        <w:t>קט אחר  שלא בהסכמת המזמין.</w:t>
      </w:r>
    </w:p>
    <w:p w14:paraId="467525AF" w14:textId="77777777" w:rsidR="00590FDD" w:rsidRPr="00590FDD" w:rsidRDefault="00590FDD" w:rsidP="00590FDD">
      <w:pPr>
        <w:widowControl w:val="0"/>
        <w:spacing w:before="0" w:beforeAutospacing="0" w:after="0" w:afterAutospacing="0" w:line="240" w:lineRule="auto"/>
        <w:ind w:right="360"/>
        <w:jc w:val="both"/>
        <w:rPr>
          <w:rFonts w:ascii="Times New Roman" w:eastAsia="Times New Roman" w:hAnsi="Times New Roman"/>
          <w:sz w:val="20"/>
          <w:rtl/>
          <w:lang w:eastAsia="he-IL"/>
        </w:rPr>
      </w:pPr>
    </w:p>
    <w:p w14:paraId="17338996" w14:textId="77777777" w:rsidR="00590FDD" w:rsidRPr="00590FDD" w:rsidRDefault="00590FDD" w:rsidP="00590FDD">
      <w:pPr>
        <w:widowControl w:val="0"/>
        <w:numPr>
          <w:ilvl w:val="0"/>
          <w:numId w:val="1"/>
        </w:numPr>
        <w:spacing w:before="0" w:beforeAutospacing="0" w:after="0" w:afterAutospacing="0" w:line="240" w:lineRule="auto"/>
        <w:ind w:hanging="412"/>
        <w:jc w:val="both"/>
        <w:rPr>
          <w:rFonts w:ascii="Times New Roman" w:eastAsia="Times New Roman" w:hAnsi="Times New Roman"/>
          <w:bCs/>
          <w:sz w:val="20"/>
          <w:u w:val="single"/>
          <w:rtl/>
          <w:lang w:eastAsia="he-IL"/>
        </w:rPr>
      </w:pPr>
      <w:r w:rsidRPr="00590FDD">
        <w:rPr>
          <w:rFonts w:ascii="Times New Roman" w:eastAsia="Times New Roman" w:hAnsi="Times New Roman"/>
          <w:bCs/>
          <w:sz w:val="20"/>
          <w:u w:val="single"/>
          <w:rtl/>
          <w:lang w:eastAsia="he-IL"/>
        </w:rPr>
        <w:t>מעמד המתכנן</w:t>
      </w:r>
    </w:p>
    <w:p w14:paraId="2F31FF42"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2C1A508F"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color w:val="000000"/>
          <w:sz w:val="24"/>
          <w:rtl/>
          <w:lang w:eastAsia="he-IL"/>
        </w:rPr>
        <w:t>מוסכם ומובהר על ידי הצדדים לחוזה זה כי מעמדו של המתכנן כנותן השירותים למזמין הינו של קבלן עצמאי וכל הפעולות שיעשו על ידו על פי חוזה זה נעשות על ידו, עבורו ועל חשבונו</w:t>
      </w:r>
      <w:r w:rsidRPr="00590FDD">
        <w:rPr>
          <w:rFonts w:ascii="Times New Roman" w:eastAsia="Times New Roman" w:hAnsi="Times New Roman"/>
          <w:sz w:val="20"/>
          <w:rtl/>
          <w:lang w:eastAsia="he-IL"/>
        </w:rPr>
        <w:t>.</w:t>
      </w:r>
    </w:p>
    <w:p w14:paraId="08913FAA"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47441BB3"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אין ולא יהיו יחסי עובד-מעביד בין המזמין ובין </w:t>
      </w:r>
      <w:r w:rsidRPr="00590FDD">
        <w:rPr>
          <w:rFonts w:ascii="Times New Roman" w:eastAsia="Times New Roman" w:hAnsi="Times New Roman"/>
          <w:color w:val="000000"/>
          <w:sz w:val="24"/>
          <w:rtl/>
          <w:lang w:eastAsia="he-IL"/>
        </w:rPr>
        <w:t xml:space="preserve">המתכנן ו/או בין המזמין לבין עובדי המתכנן </w:t>
      </w:r>
      <w:r w:rsidRPr="00590FDD">
        <w:rPr>
          <w:rFonts w:ascii="Times New Roman" w:eastAsia="Times New Roman" w:hAnsi="Times New Roman"/>
          <w:sz w:val="20"/>
          <w:rtl/>
          <w:lang w:eastAsia="he-IL"/>
        </w:rPr>
        <w:t>ואין בהוראות חוזה זה כדי ליצור בין המתכנן ו/או מי מעובדיו לבין המזמין ו/או המנהל ו/או מי מטעמו יחסי עובד מעביד</w:t>
      </w:r>
      <w:r w:rsidRPr="00590FDD">
        <w:rPr>
          <w:rFonts w:ascii="Times New Roman" w:eastAsia="Times New Roman" w:hAnsi="Times New Roman"/>
          <w:color w:val="000000"/>
          <w:sz w:val="24"/>
          <w:rtl/>
          <w:lang w:eastAsia="he-IL"/>
        </w:rPr>
        <w:t>, לכל ענין ודבר. בכלל זה מוסכם ומובהר בין הצדדים כי המתכנן ו/או עובדיו לא יהיו זכאים כלפי המזמין לכל זכות החלה עפ"י הדין ו/או מכח צו הרחבה ו/או מכח הסכם כלשהו על עובד</w:t>
      </w:r>
      <w:r w:rsidRPr="00590FDD">
        <w:rPr>
          <w:rFonts w:ascii="Times New Roman" w:eastAsia="Times New Roman" w:hAnsi="Times New Roman"/>
          <w:sz w:val="20"/>
          <w:rtl/>
          <w:lang w:eastAsia="he-IL"/>
        </w:rPr>
        <w:t>.</w:t>
      </w:r>
    </w:p>
    <w:p w14:paraId="1AE76BAF"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0"/>
          <w:lang w:eastAsia="he-IL"/>
        </w:rPr>
      </w:pPr>
    </w:p>
    <w:p w14:paraId="3B1AE141"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color w:val="000000"/>
          <w:sz w:val="24"/>
          <w:rtl/>
          <w:lang w:eastAsia="he-IL"/>
        </w:rPr>
        <w:t>מוסכם בזה כי המתכנן ו/או עובדיו מוותרים על כל טענות ו/או תביעות כלפי המזמין ו/או כלפי מי מטעמו, שעילתן ביחסי עובד ומעביד ו/או בסיומם והם יהיו מנועים מהגשת כל תביעה שהיא כאמור כנגד המזמין.</w:t>
      </w:r>
    </w:p>
    <w:p w14:paraId="11405BCC"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6D0E6B23"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המתכנן מצהיר ומתחייב כי ישא לבדו </w:t>
      </w:r>
      <w:r w:rsidRPr="00590FDD">
        <w:rPr>
          <w:rFonts w:ascii="Times New Roman" w:eastAsia="Times New Roman" w:hAnsi="Times New Roman"/>
          <w:color w:val="000000"/>
          <w:sz w:val="24"/>
          <w:rtl/>
          <w:lang w:eastAsia="he-IL"/>
        </w:rPr>
        <w:t xml:space="preserve">בכל התשלומים ו/או המסים ו/או תשלומי חובה אחרים, החלים ו/או שיחולו על המתכנן ו/או עובדי המתכנן בגין מתן השירותים ו/או בגין התקבולים שיקבל עפ"י חוזה זה ובכלל זה </w:t>
      </w:r>
      <w:r w:rsidRPr="00590FDD">
        <w:rPr>
          <w:rFonts w:ascii="Times New Roman" w:eastAsia="Times New Roman" w:hAnsi="Times New Roman"/>
          <w:sz w:val="20"/>
          <w:rtl/>
          <w:lang w:eastAsia="he-IL"/>
        </w:rPr>
        <w:t xml:space="preserve"> - תשלומי מס הכנסה והבטוח הלאומי שהוא חב בגין מתן שרותי המתכנן.</w:t>
      </w:r>
    </w:p>
    <w:p w14:paraId="5D31093C"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3D3C35D0"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המתכנן ישא לבדו באחריות לכל הזכויות הסוציאליות של עובדיו (כגון - ניכויי מס הכנסה ובטוח לאומי, תשלומים לקרנות איגודים </w:t>
      </w:r>
      <w:r w:rsidRPr="00590FDD">
        <w:rPr>
          <w:rFonts w:ascii="Times New Roman" w:eastAsia="Times New Roman" w:hAnsi="Times New Roman" w:hint="cs"/>
          <w:sz w:val="20"/>
          <w:rtl/>
          <w:lang w:eastAsia="he-IL"/>
        </w:rPr>
        <w:t>מקצועיי</w:t>
      </w:r>
      <w:r w:rsidRPr="00590FDD">
        <w:rPr>
          <w:rFonts w:ascii="Times New Roman" w:eastAsia="Times New Roman" w:hAnsi="Times New Roman" w:hint="eastAsia"/>
          <w:sz w:val="20"/>
          <w:rtl/>
          <w:lang w:eastAsia="he-IL"/>
        </w:rPr>
        <w:t>ם</w:t>
      </w:r>
      <w:r w:rsidRPr="00590FDD">
        <w:rPr>
          <w:rFonts w:ascii="Times New Roman" w:eastAsia="Times New Roman" w:hAnsi="Times New Roman"/>
          <w:sz w:val="20"/>
          <w:rtl/>
          <w:lang w:eastAsia="he-IL"/>
        </w:rPr>
        <w:t xml:space="preserve"> ותשלומים סוציאליים אחרים) ולכל החובות החלות על פי דין על מעביד כלפי עובדיו.</w:t>
      </w:r>
    </w:p>
    <w:p w14:paraId="49E93F6F"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14335B1F"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lang w:eastAsia="he-IL"/>
        </w:rPr>
      </w:pPr>
      <w:r w:rsidRPr="00590FDD">
        <w:rPr>
          <w:rFonts w:ascii="Times New Roman" w:eastAsia="Times New Roman" w:hAnsi="Times New Roman"/>
          <w:color w:val="000000"/>
          <w:sz w:val="24"/>
          <w:rtl/>
          <w:lang w:eastAsia="he-IL"/>
        </w:rPr>
        <w:t xml:space="preserve">מבלי לגרוע מהאמור לעיל, המתכנן מצהיר ומתחייב כי אם </w:t>
      </w:r>
      <w:r w:rsidRPr="00590FDD">
        <w:rPr>
          <w:rFonts w:ascii="Times New Roman" w:eastAsia="Times New Roman" w:hAnsi="Times New Roman" w:hint="cs"/>
          <w:color w:val="000000"/>
          <w:sz w:val="24"/>
          <w:rtl/>
          <w:lang w:eastAsia="he-IL"/>
        </w:rPr>
        <w:t>יידר</w:t>
      </w:r>
      <w:r w:rsidRPr="00590FDD">
        <w:rPr>
          <w:rFonts w:ascii="Times New Roman" w:eastAsia="Times New Roman" w:hAnsi="Times New Roman" w:hint="eastAsia"/>
          <w:color w:val="000000"/>
          <w:sz w:val="24"/>
          <w:rtl/>
          <w:lang w:eastAsia="he-IL"/>
        </w:rPr>
        <w:t>ש</w:t>
      </w:r>
      <w:r w:rsidRPr="00590FDD">
        <w:rPr>
          <w:rFonts w:ascii="Times New Roman" w:eastAsia="Times New Roman" w:hAnsi="Times New Roman"/>
          <w:color w:val="000000"/>
          <w:sz w:val="24"/>
          <w:rtl/>
          <w:lang w:eastAsia="he-IL"/>
        </w:rPr>
        <w:t xml:space="preserve"> המזמין על ידי המתכנן ו/או על ידי מי מעובדי המתכנן ו/או על ידי כל צד ג' לשאת בתשלום ו/או הוצאה ו/או עלות כלשהם, בגין עילות הנובעות מיחסי עובד ומעביד ו/או מהפסקתם ו/או אם יחולו על המזמין תשלום ו/או הוצאה ו/או עלות כלשהם כאמור, אזי ישפה המתכנן את המזמין מייד עם דרישתו הראשונה של המזמין, בגין כל תשלום ו/או הוצאה ו/או עלות שיחולו על המזמין ו/או ידרשו ממנו כאמור ו/או בגין כל נזק שיגרם למזמין בשל דרישה או תביעה כאמור, לרבות הוצאות משפט ושכ"ט עו"ד. סכום השיפוי כאמור ייחשב חוב המגיע למזמין מאת המתכנן על פי הוראות חוזה זה, אשר המזמין רשאי לקזז בגינו סכומים ע"ח התמורה המגיעה למתכנן.</w:t>
      </w:r>
    </w:p>
    <w:p w14:paraId="113B66EB" w14:textId="77777777" w:rsidR="00590FDD" w:rsidRPr="00590FDD" w:rsidRDefault="00590FDD" w:rsidP="00590FDD">
      <w:pPr>
        <w:widowControl w:val="0"/>
        <w:spacing w:before="0" w:beforeAutospacing="0" w:after="0" w:afterAutospacing="0" w:line="360" w:lineRule="auto"/>
        <w:jc w:val="both"/>
        <w:rPr>
          <w:rFonts w:ascii="Times New Roman" w:eastAsia="Times New Roman" w:hAnsi="Times New Roman"/>
          <w:color w:val="000000"/>
          <w:sz w:val="24"/>
          <w:rtl/>
          <w:lang w:eastAsia="he-IL"/>
        </w:rPr>
      </w:pPr>
    </w:p>
    <w:p w14:paraId="2EE7F0C2"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lang w:eastAsia="he-IL"/>
        </w:rPr>
      </w:pPr>
      <w:r w:rsidRPr="00590FDD">
        <w:rPr>
          <w:rFonts w:ascii="Times New Roman" w:eastAsia="Times New Roman" w:hAnsi="Times New Roman"/>
          <w:color w:val="000000"/>
          <w:sz w:val="24"/>
          <w:rtl/>
          <w:lang w:eastAsia="he-IL"/>
        </w:rPr>
        <w:t>בשים לב לאמור לעיל, אם יקבע פורום מוסמך כלשהו כי נתקיימו יחסי עובד ומעביד בין המתכנן ו/או מי מעובדיו לבין המזמין מכל סיבה שהיא, אזי מוסכם בזה במפורש, כי כל תשלום ששולם על ידי המזמין כאמור בסעיף 7 לעיל, יחשב ככולל כל הטבה, פיצוי ותשלום הנובעים מיחסי עובד ומעביד.</w:t>
      </w:r>
    </w:p>
    <w:p w14:paraId="130BFC79" w14:textId="77777777" w:rsidR="00590FDD" w:rsidRPr="00590FDD" w:rsidRDefault="00590FDD" w:rsidP="00590FDD">
      <w:pPr>
        <w:widowControl w:val="0"/>
        <w:spacing w:before="0" w:beforeAutospacing="0" w:after="0" w:afterAutospacing="0" w:line="240" w:lineRule="auto"/>
        <w:ind w:right="360"/>
        <w:jc w:val="both"/>
        <w:rPr>
          <w:rFonts w:ascii="Times New Roman" w:eastAsia="Times New Roman" w:hAnsi="Times New Roman"/>
          <w:sz w:val="20"/>
          <w:rtl/>
          <w:lang w:eastAsia="he-IL"/>
        </w:rPr>
      </w:pPr>
    </w:p>
    <w:p w14:paraId="4DE17810" w14:textId="77777777" w:rsidR="00590FDD" w:rsidRPr="00590FDD" w:rsidRDefault="00590FDD" w:rsidP="00590FDD">
      <w:pPr>
        <w:widowControl w:val="0"/>
        <w:spacing w:before="0" w:beforeAutospacing="0" w:after="0" w:afterAutospacing="0" w:line="240" w:lineRule="auto"/>
        <w:ind w:left="360" w:right="360"/>
        <w:jc w:val="both"/>
        <w:rPr>
          <w:rFonts w:ascii="Times New Roman" w:eastAsia="Times New Roman" w:hAnsi="Times New Roman"/>
          <w:sz w:val="20"/>
          <w:rtl/>
          <w:lang w:eastAsia="he-IL"/>
        </w:rPr>
      </w:pPr>
    </w:p>
    <w:p w14:paraId="5DC7C9F0" w14:textId="77777777" w:rsidR="00590FDD" w:rsidRPr="00590FDD" w:rsidRDefault="00590FDD" w:rsidP="00590FDD">
      <w:pPr>
        <w:widowControl w:val="0"/>
        <w:numPr>
          <w:ilvl w:val="0"/>
          <w:numId w:val="1"/>
        </w:numPr>
        <w:spacing w:before="0" w:beforeAutospacing="0" w:after="0" w:afterAutospacing="0" w:line="240" w:lineRule="auto"/>
        <w:jc w:val="both"/>
        <w:rPr>
          <w:rFonts w:ascii="Times New Roman" w:eastAsia="Times New Roman" w:hAnsi="Times New Roman"/>
          <w:bCs/>
          <w:sz w:val="20"/>
          <w:u w:val="single"/>
          <w:rtl/>
          <w:lang w:eastAsia="he-IL"/>
        </w:rPr>
      </w:pPr>
      <w:r w:rsidRPr="00590FDD">
        <w:rPr>
          <w:rFonts w:ascii="Times New Roman" w:eastAsia="Times New Roman" w:hAnsi="Times New Roman"/>
          <w:bCs/>
          <w:sz w:val="20"/>
          <w:u w:val="single"/>
          <w:rtl/>
          <w:lang w:eastAsia="he-IL"/>
        </w:rPr>
        <w:t>הבאת החוזה לגמר או ביטולו</w:t>
      </w:r>
    </w:p>
    <w:p w14:paraId="549AEB01"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bCs/>
          <w:sz w:val="20"/>
          <w:u w:val="single"/>
          <w:rtl/>
          <w:lang w:eastAsia="he-IL"/>
        </w:rPr>
      </w:pPr>
    </w:p>
    <w:p w14:paraId="56367801"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lang w:eastAsia="he-IL"/>
        </w:rPr>
      </w:pPr>
    </w:p>
    <w:p w14:paraId="02A694C2" w14:textId="77777777" w:rsidR="00590FDD" w:rsidRPr="00590FDD" w:rsidRDefault="00590FDD" w:rsidP="00590FDD">
      <w:pPr>
        <w:widowControl w:val="0"/>
        <w:numPr>
          <w:ilvl w:val="2"/>
          <w:numId w:val="1"/>
        </w:numPr>
        <w:spacing w:before="0" w:beforeAutospacing="0" w:after="0" w:afterAutospacing="0" w:line="240" w:lineRule="auto"/>
        <w:ind w:left="1507" w:hanging="373"/>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על אף האמור בכל מקום אחר בחוזה רשאי המזמין, לפי שקול דעתו הבלעדי, בכל עת ומסיבה כלשהי, להביא חוזה זה, כולו או מקצתו, לידי גמר על ידי מתן הודעה בכתב על כך למתכנן. ניתנה הודעה כאמור יבוא החוזה לידי גמר בתאריך הנקוב בהודעה אשר לא יהיה פחות מ7- יום מיום משלוחה (להלן: "</w:t>
      </w:r>
      <w:r w:rsidRPr="00590FDD">
        <w:rPr>
          <w:rFonts w:ascii="Times New Roman" w:eastAsia="Times New Roman" w:hAnsi="Times New Roman"/>
          <w:b/>
          <w:bCs/>
          <w:sz w:val="20"/>
          <w:rtl/>
          <w:lang w:eastAsia="he-IL"/>
        </w:rPr>
        <w:t>תאריך הפסקת השרות</w:t>
      </w:r>
      <w:r w:rsidRPr="00590FDD">
        <w:rPr>
          <w:rFonts w:ascii="Times New Roman" w:eastAsia="Times New Roman" w:hAnsi="Times New Roman"/>
          <w:sz w:val="20"/>
          <w:rtl/>
          <w:lang w:eastAsia="he-IL"/>
        </w:rPr>
        <w:t>").</w:t>
      </w:r>
    </w:p>
    <w:p w14:paraId="4BA59A83"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2B256ABC" w14:textId="77777777" w:rsidR="00590FDD" w:rsidRPr="00590FDD" w:rsidRDefault="00590FDD" w:rsidP="00590FDD">
      <w:pPr>
        <w:widowControl w:val="0"/>
        <w:numPr>
          <w:ilvl w:val="2"/>
          <w:numId w:val="1"/>
        </w:numPr>
        <w:spacing w:before="0" w:beforeAutospacing="0" w:after="0" w:afterAutospacing="0" w:line="240" w:lineRule="auto"/>
        <w:ind w:left="1507" w:hanging="373"/>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הובא החוזה לידי גמר כאמור בסעיף 12.1.1 לעיל, ישלם המזמין למתכנן שכר עפ"י קביעתו הבלעדית של המנהל, בעד אותו קטע מקטעי הפרוייקט ו/או שלב משרותי המתכנן שבצע עד לתאריך הפסקת השרות וזאת לפי השיעור המפורט בנספחים </w:t>
      </w:r>
      <w:r w:rsidRPr="00590FDD">
        <w:rPr>
          <w:rFonts w:ascii="Times New Roman" w:eastAsia="Times New Roman" w:hAnsi="Times New Roman"/>
          <w:bCs/>
          <w:sz w:val="20"/>
          <w:rtl/>
          <w:lang w:eastAsia="he-IL"/>
        </w:rPr>
        <w:t>ד' ו - ה'</w:t>
      </w:r>
      <w:r w:rsidRPr="00590FDD">
        <w:rPr>
          <w:rFonts w:ascii="Times New Roman" w:eastAsia="Times New Roman" w:hAnsi="Times New Roman"/>
          <w:sz w:val="20"/>
          <w:rtl/>
          <w:lang w:eastAsia="he-IL"/>
        </w:rPr>
        <w:t xml:space="preserve">. במקרה שבוצע חלק של קטע ו/או שלב - ישולם חלק יחסי מתאים מהשכר הקבוע בנספחים </w:t>
      </w:r>
      <w:r w:rsidRPr="00590FDD">
        <w:rPr>
          <w:rFonts w:ascii="Times New Roman" w:eastAsia="Times New Roman" w:hAnsi="Times New Roman"/>
          <w:bCs/>
          <w:sz w:val="20"/>
          <w:rtl/>
          <w:lang w:eastAsia="he-IL"/>
        </w:rPr>
        <w:t xml:space="preserve">ד' ו-ה' </w:t>
      </w:r>
      <w:r w:rsidRPr="00590FDD">
        <w:rPr>
          <w:rFonts w:ascii="Times New Roman" w:eastAsia="Times New Roman" w:hAnsi="Times New Roman"/>
          <w:sz w:val="20"/>
          <w:rtl/>
          <w:lang w:eastAsia="he-IL"/>
        </w:rPr>
        <w:t>לאותו שלב כפי שיקבע המנהל.</w:t>
      </w:r>
    </w:p>
    <w:p w14:paraId="557C824A"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249F427A" w14:textId="77777777" w:rsidR="00590FDD" w:rsidRPr="00590FDD" w:rsidRDefault="00590FDD" w:rsidP="00590FDD">
      <w:pPr>
        <w:widowControl w:val="0"/>
        <w:numPr>
          <w:ilvl w:val="2"/>
          <w:numId w:val="1"/>
        </w:numPr>
        <w:spacing w:before="0" w:beforeAutospacing="0" w:after="0" w:afterAutospacing="0" w:line="240" w:lineRule="auto"/>
        <w:ind w:left="1507" w:hanging="373"/>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הודעה בדבר הבאת החוזה לידי גמר כאמור בסעיף 12.1.1 לעיל לא תשמש עילה למתכנן לתביעת פיצויים כלשהם, או לטענה או תביעה כלשהי, פרט לאמור בסעיף 12.1.2 לעיל, והשכר שישולם לפי סעיף 12.1.2 לעיל יהיה לסילוק כל המגיע למתכנן מהמזמין לפי החוזה ו/או עקב הבאתו לידי גמר כאמור, בין עפ"י החוזה ובין מכוח עילה כלשהי עפ"י הדין.</w:t>
      </w:r>
    </w:p>
    <w:p w14:paraId="0CC603E3"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238FCC78" w14:textId="77777777" w:rsidR="00590FDD" w:rsidRPr="00590FDD" w:rsidRDefault="00590FDD" w:rsidP="00590FDD">
      <w:pPr>
        <w:widowControl w:val="0"/>
        <w:numPr>
          <w:ilvl w:val="2"/>
          <w:numId w:val="1"/>
        </w:numPr>
        <w:spacing w:before="0" w:beforeAutospacing="0" w:after="0" w:afterAutospacing="0" w:line="240" w:lineRule="auto"/>
        <w:ind w:left="1507" w:hanging="373"/>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הזכות למזמין תוך 12 חודש מהבאת החוזה לגמר כאמור לחדשו, ובמקרה זה יהיה המתכנן חייב לפי דרישת המזמין לחדש את שרותי המתכנן עפ"י תנאי החוזה.</w:t>
      </w:r>
    </w:p>
    <w:p w14:paraId="5EA3E97D"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51414EB4"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במקרה שהחוזה יבוא לידי גמר עקב הפסקת עבודות הפרויקט מחמת כוח עליון (לרבות עפ"י מצוות הדין) יהיה המתכנן זכאי לתשלום כמוגדר בסעיף 12.3.2 להלן ויחולו הסעיפים 12.1.3 ו- 12.1.4 לעיל.</w:t>
      </w:r>
    </w:p>
    <w:p w14:paraId="5175379D"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18E37547"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p>
    <w:p w14:paraId="6916E634" w14:textId="77777777" w:rsidR="00590FDD" w:rsidRPr="00590FDD" w:rsidRDefault="00590FDD" w:rsidP="00590FDD">
      <w:pPr>
        <w:widowControl w:val="0"/>
        <w:numPr>
          <w:ilvl w:val="2"/>
          <w:numId w:val="1"/>
        </w:numPr>
        <w:spacing w:before="0" w:beforeAutospacing="0" w:after="0" w:afterAutospacing="0" w:line="240" w:lineRule="auto"/>
        <w:ind w:left="1507" w:hanging="373"/>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מבלי לגרוע מזכויות מזמין לפי סעיף 12.1 לעיל זכאי המזמין לבטל החוזה, לפי שקול דעתו הבלעדי - בלא צורך בהודעה מוקדמת בכל אחד מהמקרים הבאים:</w:t>
      </w:r>
    </w:p>
    <w:p w14:paraId="2E8A48AF"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0A133BB7" w14:textId="77777777" w:rsidR="00590FDD" w:rsidRPr="00590FDD" w:rsidRDefault="00590FDD" w:rsidP="00590FDD">
      <w:pPr>
        <w:widowControl w:val="0"/>
        <w:numPr>
          <w:ilvl w:val="3"/>
          <w:numId w:val="1"/>
        </w:numPr>
        <w:tabs>
          <w:tab w:val="clear" w:pos="1800"/>
          <w:tab w:val="left" w:pos="2357"/>
        </w:tabs>
        <w:spacing w:before="0" w:beforeAutospacing="0" w:after="0" w:afterAutospacing="0" w:line="240" w:lineRule="auto"/>
        <w:ind w:left="2357" w:hanging="141"/>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המתכנן הפר ו/או לא קיים איזה מהוראות החוזה ולא תקן הפרה לאחר שקבל התראה על כך מהמזמין בתוך הזמן הנקוב בהתראה.</w:t>
      </w:r>
    </w:p>
    <w:p w14:paraId="1EE6A2AA"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10FB1CAB" w14:textId="77777777" w:rsidR="00590FDD" w:rsidRPr="00590FDD" w:rsidRDefault="00590FDD" w:rsidP="00590FDD">
      <w:pPr>
        <w:widowControl w:val="0"/>
        <w:numPr>
          <w:ilvl w:val="3"/>
          <w:numId w:val="1"/>
        </w:numPr>
        <w:tabs>
          <w:tab w:val="clear" w:pos="1800"/>
          <w:tab w:val="left" w:pos="2357"/>
        </w:tabs>
        <w:spacing w:before="0" w:beforeAutospacing="0" w:after="0" w:afterAutospacing="0" w:line="240" w:lineRule="auto"/>
        <w:ind w:left="2357" w:hanging="141"/>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המזמין התרה במתכנן שאין הוא מבצע את עבודתו בצורה המבטיחה את בצועה התקין ו/או התקדמותה וסיומה לפי לוח הזמנים, והמתכנן לא נקט בצעדים המבטיחים לדעת המזמין את בצועה התקין ו/או התקדמותה וסיומה לפי לוח הזמנים.</w:t>
      </w:r>
    </w:p>
    <w:p w14:paraId="0C87757C"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43B2D3B7" w14:textId="77777777" w:rsidR="00590FDD" w:rsidRPr="00590FDD" w:rsidRDefault="00590FDD" w:rsidP="00590FDD">
      <w:pPr>
        <w:widowControl w:val="0"/>
        <w:numPr>
          <w:ilvl w:val="3"/>
          <w:numId w:val="1"/>
        </w:numPr>
        <w:tabs>
          <w:tab w:val="clear" w:pos="1800"/>
          <w:tab w:val="left" w:pos="2357"/>
        </w:tabs>
        <w:spacing w:before="0" w:beforeAutospacing="0" w:after="0" w:afterAutospacing="0" w:line="240" w:lineRule="auto"/>
        <w:ind w:left="2357" w:hanging="141"/>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המתכנן הפר את הוראת סעיף 7.5 לעיל.</w:t>
      </w:r>
    </w:p>
    <w:p w14:paraId="3E70D9C3"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0A5EF638" w14:textId="77777777" w:rsidR="00590FDD" w:rsidRPr="00590FDD" w:rsidRDefault="00590FDD" w:rsidP="00590FDD">
      <w:pPr>
        <w:widowControl w:val="0"/>
        <w:numPr>
          <w:ilvl w:val="3"/>
          <w:numId w:val="1"/>
        </w:numPr>
        <w:tabs>
          <w:tab w:val="clear" w:pos="1800"/>
          <w:tab w:val="left" w:pos="2357"/>
        </w:tabs>
        <w:spacing w:before="0" w:beforeAutospacing="0" w:after="0" w:afterAutospacing="0" w:line="240" w:lineRule="auto"/>
        <w:ind w:left="2357" w:hanging="141"/>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נבצר מהמתכנן או מהמנהל הראשי לקיים את החוזה מסיבת מחלה או מכל סיבה אחרת שהיא. מבלי לפגוע בכלליות האמור לעיל - יחול הסעיף אם המנהל הראשי במשרד המתכנן נפטר, המתכנן פשט רגל, או נעשה בלתי כשר לפעולה משפטית או בלתי כשר למתן שירותי המתכנן או אם ארע אירוע דומה.</w:t>
      </w:r>
    </w:p>
    <w:p w14:paraId="781876CA" w14:textId="77777777" w:rsidR="00590FDD" w:rsidRPr="00590FDD" w:rsidRDefault="00590FDD" w:rsidP="00590FDD">
      <w:pPr>
        <w:widowControl w:val="0"/>
        <w:tabs>
          <w:tab w:val="left" w:pos="2357"/>
        </w:tabs>
        <w:spacing w:before="0" w:beforeAutospacing="0" w:after="0" w:afterAutospacing="0" w:line="240" w:lineRule="auto"/>
        <w:jc w:val="both"/>
        <w:rPr>
          <w:rFonts w:ascii="Times New Roman" w:eastAsia="Times New Roman" w:hAnsi="Times New Roman"/>
          <w:sz w:val="20"/>
          <w:lang w:eastAsia="he-IL"/>
        </w:rPr>
      </w:pPr>
    </w:p>
    <w:p w14:paraId="5D922947" w14:textId="77777777" w:rsidR="00590FDD" w:rsidRPr="00590FDD" w:rsidRDefault="00590FDD" w:rsidP="00590FDD">
      <w:pPr>
        <w:widowControl w:val="0"/>
        <w:numPr>
          <w:ilvl w:val="3"/>
          <w:numId w:val="1"/>
        </w:numPr>
        <w:tabs>
          <w:tab w:val="clear" w:pos="1800"/>
          <w:tab w:val="left" w:pos="2357"/>
        </w:tabs>
        <w:spacing w:before="0" w:beforeAutospacing="0" w:after="0" w:afterAutospacing="0" w:line="240" w:lineRule="auto"/>
        <w:ind w:left="2357" w:hanging="141"/>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חל שינוי בהחזקת המניות ו/או בהרכב המנהלים של המתכנן.</w:t>
      </w:r>
    </w:p>
    <w:p w14:paraId="4B467969"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69AC8B35" w14:textId="77777777" w:rsidR="00590FDD" w:rsidRPr="00590FDD" w:rsidRDefault="00590FDD" w:rsidP="00590FDD">
      <w:pPr>
        <w:widowControl w:val="0"/>
        <w:numPr>
          <w:ilvl w:val="2"/>
          <w:numId w:val="1"/>
        </w:numPr>
        <w:spacing w:before="0" w:beforeAutospacing="0" w:after="0" w:afterAutospacing="0" w:line="240" w:lineRule="auto"/>
        <w:ind w:left="1507" w:hanging="373"/>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בוטל החוזה כאמור בסעיף 12.3.1 לעיל ישלם המזמין למתכ</w:t>
      </w:r>
      <w:r w:rsidR="00E078A7">
        <w:rPr>
          <w:rFonts w:ascii="Times New Roman" w:eastAsia="Times New Roman" w:hAnsi="Times New Roman"/>
          <w:sz w:val="20"/>
          <w:rtl/>
          <w:lang w:eastAsia="he-IL"/>
        </w:rPr>
        <w:t>נן שכר בעד אותו קטע מקטעי הפרוי</w:t>
      </w:r>
      <w:r w:rsidRPr="00590FDD">
        <w:rPr>
          <w:rFonts w:ascii="Times New Roman" w:eastAsia="Times New Roman" w:hAnsi="Times New Roman"/>
          <w:sz w:val="20"/>
          <w:rtl/>
          <w:lang w:eastAsia="he-IL"/>
        </w:rPr>
        <w:t xml:space="preserve">קט ו/או שלב משרותי המתכנן שהוא בצע עד לבטול החוזה וזאת לפי השיעור המפורט בנספחים </w:t>
      </w:r>
      <w:r w:rsidRPr="00590FDD">
        <w:rPr>
          <w:rFonts w:ascii="Times New Roman" w:eastAsia="Times New Roman" w:hAnsi="Times New Roman"/>
          <w:bCs/>
          <w:sz w:val="20"/>
          <w:rtl/>
          <w:lang w:eastAsia="he-IL"/>
        </w:rPr>
        <w:t xml:space="preserve">ד'ו -ה' </w:t>
      </w:r>
      <w:r w:rsidRPr="00590FDD">
        <w:rPr>
          <w:rFonts w:ascii="Times New Roman" w:eastAsia="Times New Roman" w:hAnsi="Times New Roman"/>
          <w:sz w:val="20"/>
          <w:rtl/>
          <w:lang w:eastAsia="he-IL"/>
        </w:rPr>
        <w:t xml:space="preserve">לגבי כל שלב שבוצע, ובמקרה שבוצע חלק של שלב - חלק יחסי מתאים מהשכר הקבוע בנספחים </w:t>
      </w:r>
      <w:r w:rsidRPr="00590FDD">
        <w:rPr>
          <w:rFonts w:ascii="Times New Roman" w:eastAsia="Times New Roman" w:hAnsi="Times New Roman"/>
          <w:bCs/>
          <w:sz w:val="20"/>
          <w:rtl/>
          <w:lang w:eastAsia="he-IL"/>
        </w:rPr>
        <w:t xml:space="preserve">ד' ו-ה' </w:t>
      </w:r>
      <w:r w:rsidRPr="00590FDD">
        <w:rPr>
          <w:rFonts w:ascii="Times New Roman" w:eastAsia="Times New Roman" w:hAnsi="Times New Roman"/>
          <w:sz w:val="20"/>
          <w:rtl/>
          <w:lang w:eastAsia="he-IL"/>
        </w:rPr>
        <w:t>לאותו שלב כפי שיקבע המנהל, וזאת לסילוק כל המגיע למתכנן מהמזמין.</w:t>
      </w:r>
    </w:p>
    <w:p w14:paraId="1B6556D5"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19C0F668" w14:textId="77777777" w:rsidR="00590FDD" w:rsidRPr="00590FDD" w:rsidRDefault="00590FDD" w:rsidP="00590FDD">
      <w:pPr>
        <w:widowControl w:val="0"/>
        <w:numPr>
          <w:ilvl w:val="2"/>
          <w:numId w:val="1"/>
        </w:numPr>
        <w:spacing w:before="0" w:beforeAutospacing="0" w:after="0" w:afterAutospacing="0" w:line="240" w:lineRule="auto"/>
        <w:ind w:left="1507" w:hanging="373"/>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הודעה בדבר הבאת החוזה לידי גמר כאמור בסעיף 12.3.1 לעיל לא תשמש עילה למתכנן לתביעת פיצויים כלשהם, או לטענה או תביעה כלשהי, פרט לאמור בסעיף 12.3.2 לעיל, והשכר שישולם לפי סעיף 12.3.2 יהיה לסילוק כל המגיע למתכנן מהמזמין לפי החוזה ו/או עקב הבאתו לידי גמר כאמור, בין עפ"י החוזה ובין מכוח עילה כלשהי עפ"י הדין.</w:t>
      </w:r>
    </w:p>
    <w:p w14:paraId="1AB9C322"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637FB08A"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אם המנהל הראשי במשרד המתכנן ו/או המתכנן נפטר, פשט רגל, או נעשה בלתי כשר למתן השירותים עפ"י חוזה זה או אם אירע אירוע דומה למתכנן יהיה המזמין זכאי לבטל החוזה ויחולו הוראות סעיפים 12.3.2 ו - 12.3.3 לעיל.</w:t>
      </w:r>
    </w:p>
    <w:p w14:paraId="34A47906"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24C39B52"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התשלום עפ"י סעיפים 12.1, 12.2 ו-12.3 לעיל מותנה בכך שהמזמין קיבל לידיו את כל התכניות ועד לקבלתן לא יהיה עליו לבצע תשלום עפ"י הסעיפים הנ"ל.</w:t>
      </w:r>
    </w:p>
    <w:p w14:paraId="7F2A5ED8"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17857E4E"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בכל מקרה של הבאת החוזה לגמר או ביטולו יהיה המזמין זכאי למסור את בצוע המשך שרותי המתכנן לאחר, ולהשתמש ללא הגבלה בשרותי המתכנן שבוצעו עד לאותו מועד, והמתכנן </w:t>
      </w:r>
      <w:r w:rsidRPr="00590FDD">
        <w:rPr>
          <w:rFonts w:ascii="Times New Roman" w:eastAsia="Times New Roman" w:hAnsi="Times New Roman"/>
          <w:sz w:val="20"/>
          <w:rtl/>
          <w:lang w:eastAsia="he-IL"/>
        </w:rPr>
        <w:lastRenderedPageBreak/>
        <w:t>מסכים לכך ולא יהיה זכאי לדבר בגין זאת.</w:t>
      </w:r>
    </w:p>
    <w:p w14:paraId="774B374C"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1B954AF5"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כל אימת שהמתכנן לא יקיים איזו מהתחייבויותיו לפי החוזה, ולאחר שקיבל מהמזמין התראה בכתב בגין כך, יהיה המזמין זכאי לבצע התחייבות זאת באמצעות בעל מקצוע אחר וזאת מבלי לגרוע מאיזה מזכויותיו של המזמין לפי החוזה.</w:t>
      </w:r>
    </w:p>
    <w:p w14:paraId="496965A8"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6B6DB0E6"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השתמש המזמין בזכותו על פי סעיף 12.7 לעיל, יהיה הוא רשאי לגבות מאת המתכנן או לנכות מכל סכום שיגיע לו את הסכומים שהמזמין נשא בהם בשל כך, בתוספת 15% לכסוי הוצאותיו הכלליות, וזאת מבלי שיהיה עליו להוכיח את הסכומים הנ"ל.</w:t>
      </w:r>
    </w:p>
    <w:p w14:paraId="6A2863B5"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2A861635" w14:textId="77777777" w:rsidR="00590FDD" w:rsidRPr="00590FDD" w:rsidRDefault="00590FDD" w:rsidP="00590FDD">
      <w:pPr>
        <w:widowControl w:val="0"/>
        <w:numPr>
          <w:ilvl w:val="0"/>
          <w:numId w:val="1"/>
        </w:numPr>
        <w:spacing w:before="0" w:beforeAutospacing="0" w:after="0" w:afterAutospacing="0" w:line="240" w:lineRule="auto"/>
        <w:ind w:hanging="412"/>
        <w:jc w:val="both"/>
        <w:rPr>
          <w:rFonts w:ascii="Times New Roman" w:eastAsia="Times New Roman" w:hAnsi="Times New Roman"/>
          <w:bCs/>
          <w:sz w:val="20"/>
          <w:u w:val="single"/>
          <w:rtl/>
          <w:lang w:eastAsia="he-IL"/>
        </w:rPr>
      </w:pPr>
      <w:r w:rsidRPr="00590FDD">
        <w:rPr>
          <w:rFonts w:ascii="Times New Roman" w:eastAsia="Times New Roman" w:hAnsi="Times New Roman"/>
          <w:bCs/>
          <w:sz w:val="20"/>
          <w:u w:val="single"/>
          <w:rtl/>
          <w:lang w:eastAsia="he-IL"/>
        </w:rPr>
        <w:t>העברת זכויות</w:t>
      </w:r>
    </w:p>
    <w:p w14:paraId="750EC7F7"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531A5154"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אין המתכנן רשאי להסב לאחר את החוזה או כל חלק ממנו, וכן אין הוא רשאי להעביר או להסב לאחר כל זכות או חובה לפי החוזה, אלא בהסכמת המזמין בכתב ומראש.</w:t>
      </w:r>
    </w:p>
    <w:p w14:paraId="33AEF46F"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59E415E6"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אין המתכנן רשאי למסור לאחר את בצוע שרותי המתכנן, כולם או מקצתם, אלא בהסכמת המזמין בכתב ומראש.</w:t>
      </w:r>
    </w:p>
    <w:p w14:paraId="1E28EEA6"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235824D5"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ניתנה הסכמת המזמין לפי סעיפים 13.1 או 13.2 לעיל, הרי אין בכך כדי לפטור את המתכנן מאחריותו והתחייבויותיו לפי החוזה ומזכויות המזמין על פיו, והמתכנן ישא באחריות מלאה, כלפי המזמין וכלפי צד שלישי שהוא, גם לכל מעשה או מחדל של אלה שיבצעו עבודה כלשהי מכוח הוראות סעיפים 13.1 או/וגם 13.2 לעיל, באי כחם ועובדיהם, ואילו למזמין ישמרו כל זכויותיו כלפי המתכנן.</w:t>
      </w:r>
    </w:p>
    <w:p w14:paraId="0789C0A5"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4AB0356F"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שרותי המתכנן יינתנו באמצעות המנהל הראשי אישית ובאמצעות צוות עובדיו של המתכנן בפיקוחו הישיר של המנהל הראשי. מבלי לגרוע מהתחיבות המתכנן כמתחייב מהאמור הרי בכל מקרה שהשירותים לא יינתנו ע"י המנהל הראשי מכל סיבה שהיא יהיה המזמין זכאי לבטל החוזה ויחולו הוראות סעיף 12.3.2 ו-12.3.3 לעיל.</w:t>
      </w:r>
    </w:p>
    <w:p w14:paraId="64FEC5B4"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1CF37730"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המזמין רשאי להעביר, בכל עת, כל זכות מזכויותיו וכל חובה מחובותיו לפי חוזה זה, כפי שיראה בעיניו , בלא צורך בהסכמה כלשהי מצד המתכנן.</w:t>
      </w:r>
    </w:p>
    <w:p w14:paraId="43303C63" w14:textId="77777777" w:rsidR="00590FDD" w:rsidRPr="00590FDD" w:rsidRDefault="00590FDD" w:rsidP="00590FDD">
      <w:pPr>
        <w:widowControl w:val="0"/>
        <w:spacing w:before="0" w:beforeAutospacing="0" w:after="0" w:afterAutospacing="0" w:line="240" w:lineRule="auto"/>
        <w:ind w:left="360"/>
        <w:jc w:val="both"/>
        <w:rPr>
          <w:rFonts w:ascii="Times New Roman" w:eastAsia="Times New Roman" w:hAnsi="Times New Roman"/>
          <w:sz w:val="20"/>
          <w:rtl/>
          <w:lang w:eastAsia="he-IL"/>
        </w:rPr>
      </w:pPr>
    </w:p>
    <w:p w14:paraId="2C89748A" w14:textId="77777777" w:rsidR="00590FDD" w:rsidRPr="00590FDD" w:rsidRDefault="00590FDD" w:rsidP="00590FDD">
      <w:pPr>
        <w:widowControl w:val="0"/>
        <w:numPr>
          <w:ilvl w:val="0"/>
          <w:numId w:val="1"/>
        </w:numPr>
        <w:spacing w:before="0" w:beforeAutospacing="0" w:after="0" w:afterAutospacing="0" w:line="240" w:lineRule="auto"/>
        <w:ind w:hanging="271"/>
        <w:jc w:val="both"/>
        <w:rPr>
          <w:rFonts w:ascii="Times New Roman" w:eastAsia="Times New Roman" w:hAnsi="Times New Roman"/>
          <w:bCs/>
          <w:sz w:val="20"/>
          <w:rtl/>
          <w:lang w:eastAsia="he-IL"/>
        </w:rPr>
      </w:pPr>
      <w:r w:rsidRPr="00590FDD">
        <w:rPr>
          <w:rFonts w:ascii="Times New Roman" w:eastAsia="Times New Roman" w:hAnsi="Times New Roman"/>
          <w:bCs/>
          <w:sz w:val="20"/>
          <w:u w:val="single"/>
          <w:rtl/>
          <w:lang w:eastAsia="he-IL"/>
        </w:rPr>
        <w:t>סיום שרותי המתכנן</w:t>
      </w:r>
    </w:p>
    <w:p w14:paraId="30488C0E" w14:textId="77777777" w:rsidR="00590FDD" w:rsidRPr="00590FDD" w:rsidRDefault="00590FDD" w:rsidP="00590FDD">
      <w:pPr>
        <w:widowControl w:val="0"/>
        <w:spacing w:before="0" w:beforeAutospacing="0" w:after="0" w:afterAutospacing="0" w:line="240" w:lineRule="auto"/>
        <w:ind w:left="360"/>
        <w:jc w:val="both"/>
        <w:rPr>
          <w:rFonts w:ascii="Times New Roman" w:eastAsia="Times New Roman" w:hAnsi="Times New Roman"/>
          <w:sz w:val="20"/>
          <w:lang w:eastAsia="he-IL"/>
        </w:rPr>
      </w:pPr>
    </w:p>
    <w:p w14:paraId="6A31B838"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שרותי המתכנן יחושבו כבאים לסיום בכל אחד מהמקרים הבאים:</w:t>
      </w:r>
    </w:p>
    <w:p w14:paraId="107532F5"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7B30A915" w14:textId="77777777" w:rsidR="00590FDD" w:rsidRPr="00590FDD" w:rsidRDefault="00590FDD" w:rsidP="00590FDD">
      <w:pPr>
        <w:widowControl w:val="0"/>
        <w:numPr>
          <w:ilvl w:val="2"/>
          <w:numId w:val="1"/>
        </w:numPr>
        <w:spacing w:before="0" w:beforeAutospacing="0" w:after="0" w:afterAutospacing="0" w:line="240" w:lineRule="auto"/>
        <w:ind w:left="1507" w:hanging="373"/>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החוזה הובא לידי סיום או בוטל כאמור בסעיף 12 לעיל, והחל במועד הנקוב בהודעה שניתנה ע"י המזמין למתכנן במסגרת הוראות אותו סעיף.</w:t>
      </w:r>
    </w:p>
    <w:p w14:paraId="14D380CB"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1100B075" w14:textId="77777777" w:rsidR="00590FDD" w:rsidRPr="00590FDD" w:rsidRDefault="00590FDD" w:rsidP="00590FDD">
      <w:pPr>
        <w:widowControl w:val="0"/>
        <w:numPr>
          <w:ilvl w:val="2"/>
          <w:numId w:val="1"/>
        </w:numPr>
        <w:spacing w:before="0" w:beforeAutospacing="0" w:after="0" w:afterAutospacing="0" w:line="240" w:lineRule="auto"/>
        <w:ind w:left="1507" w:hanging="373"/>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עם מתן אשור בכתב ע"י המזמין למתכנן כי הושלם מתן שרותי המתכנן עפ"י החוזה.</w:t>
      </w:r>
    </w:p>
    <w:p w14:paraId="627E41A2"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20A8C87C" w14:textId="77777777" w:rsidR="00590FDD" w:rsidRPr="00590FDD" w:rsidRDefault="00590FDD" w:rsidP="00590FDD">
      <w:pPr>
        <w:widowControl w:val="0"/>
        <w:numPr>
          <w:ilvl w:val="0"/>
          <w:numId w:val="1"/>
        </w:numPr>
        <w:spacing w:before="0" w:beforeAutospacing="0" w:after="0" w:afterAutospacing="0" w:line="240" w:lineRule="auto"/>
        <w:ind w:hanging="271"/>
        <w:jc w:val="both"/>
        <w:rPr>
          <w:rFonts w:ascii="Times New Roman" w:eastAsia="Times New Roman" w:hAnsi="Times New Roman"/>
          <w:bCs/>
          <w:sz w:val="20"/>
          <w:rtl/>
          <w:lang w:eastAsia="he-IL"/>
        </w:rPr>
      </w:pPr>
      <w:r w:rsidRPr="00590FDD">
        <w:rPr>
          <w:rFonts w:ascii="Times New Roman" w:eastAsia="Times New Roman" w:hAnsi="Times New Roman"/>
          <w:bCs/>
          <w:sz w:val="20"/>
          <w:u w:val="single"/>
          <w:rtl/>
          <w:lang w:eastAsia="he-IL"/>
        </w:rPr>
        <w:t>סודיות והמצאת מסמכים</w:t>
      </w:r>
    </w:p>
    <w:p w14:paraId="061FEE5B"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b/>
          <w:sz w:val="20"/>
          <w:rtl/>
          <w:lang w:eastAsia="he-IL"/>
        </w:rPr>
      </w:pPr>
    </w:p>
    <w:p w14:paraId="1207BA1B"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המתכנן מתחייב לשמור על סודיות התכניות, השרטוטים, המפרטים וכל יתר המפרטים וכל יתר המסמכים המתייחסים לשרותי המתכנן לרבות העתקים וניירות עבודה, בין שהוכנו על ידי המתכנן או מטעמו ובין שהוכנו על ידי המזמין או המנהל או מטעמם, וכן לשמור בסוד כל ידיעה שהגיעה אליו עקב ביצוע חוזה זה ולא למסור כל ידיעה כאמור לאדם שלא הוסמך לקבלה על ידי המזמין.</w:t>
      </w:r>
    </w:p>
    <w:p w14:paraId="4D7B5541"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0F828857"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מבלי לגרוע מאחריותו על פי כל דין, ינקוט המתכנן בכל אמצעי סביר כדי לשמור שמירה מעולה על כל מסמך המוחזק על ידיו בקשר לשרותי המתכנן כדי למנוע עיון בו מכל אדם שהמנהל </w:t>
      </w:r>
      <w:r w:rsidRPr="00590FDD">
        <w:rPr>
          <w:rFonts w:ascii="Times New Roman" w:eastAsia="Times New Roman" w:hAnsi="Times New Roman"/>
          <w:sz w:val="20"/>
          <w:rtl/>
          <w:lang w:eastAsia="he-IL"/>
        </w:rPr>
        <w:lastRenderedPageBreak/>
        <w:t>לא התיר לו זאת. כמו כן יציית המתכנן לכל דרישה של המנהל בדבר נקיטת אמצעי בטחון נוספים לאלה שננקטו על ידיו. במקרה של תקלה כלשהי למסמכים כאמור לעיל, יודיע המתכנן למנהל מיד עם אירועה.</w:t>
      </w:r>
    </w:p>
    <w:p w14:paraId="1DB53066"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4B0E74C6"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המתכנן יחתים את עובדיו בשירותו בקשר עם ביצוע הסכם זה על כתב התחייבות לשמירת סודיות על פי הנוסח המפורט בנספח </w:t>
      </w:r>
      <w:r w:rsidRPr="00590FDD">
        <w:rPr>
          <w:rFonts w:ascii="Times New Roman" w:eastAsia="Times New Roman" w:hAnsi="Times New Roman"/>
          <w:bCs/>
          <w:sz w:val="20"/>
          <w:rtl/>
          <w:lang w:eastAsia="he-IL"/>
        </w:rPr>
        <w:t>ו'</w:t>
      </w:r>
      <w:r w:rsidRPr="00590FDD">
        <w:rPr>
          <w:rFonts w:ascii="Times New Roman" w:eastAsia="Times New Roman" w:hAnsi="Times New Roman"/>
          <w:sz w:val="20"/>
          <w:rtl/>
          <w:lang w:eastAsia="he-IL"/>
        </w:rPr>
        <w:t>, ויעביר העתק מכתבי התחייבות אלו לידי המזמין.</w:t>
      </w:r>
    </w:p>
    <w:p w14:paraId="04A2A0DB"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6E01ABA0"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לפי דרישת המזמין ועם סיום שרותי המתכנן ימסור המתכנן לידי המזמין כל חומר בכתב ו/או במדיה ממוחשבת המצוי בידו והמתייחס לפרויקט, אשר נערך על ידו.</w:t>
      </w:r>
    </w:p>
    <w:p w14:paraId="5122108F" w14:textId="77777777" w:rsidR="00590FDD" w:rsidRDefault="00590FDD" w:rsidP="00590FDD">
      <w:pPr>
        <w:widowControl w:val="0"/>
        <w:spacing w:before="0" w:beforeAutospacing="0" w:after="0" w:afterAutospacing="0" w:line="240" w:lineRule="auto"/>
        <w:jc w:val="both"/>
        <w:rPr>
          <w:rFonts w:ascii="Times New Roman" w:eastAsia="Times New Roman" w:hAnsi="Times New Roman"/>
          <w:sz w:val="20"/>
          <w:rtl/>
          <w:lang w:eastAsia="he-IL"/>
        </w:rPr>
      </w:pPr>
    </w:p>
    <w:p w14:paraId="22E22C78" w14:textId="77777777" w:rsidR="00E078A7" w:rsidRPr="00590FDD" w:rsidRDefault="00E078A7" w:rsidP="00590FDD">
      <w:pPr>
        <w:widowControl w:val="0"/>
        <w:spacing w:before="0" w:beforeAutospacing="0" w:after="0" w:afterAutospacing="0" w:line="240" w:lineRule="auto"/>
        <w:jc w:val="both"/>
        <w:rPr>
          <w:rFonts w:ascii="Times New Roman" w:eastAsia="Times New Roman" w:hAnsi="Times New Roman"/>
          <w:sz w:val="20"/>
          <w:rtl/>
          <w:lang w:eastAsia="he-IL"/>
        </w:rPr>
      </w:pPr>
    </w:p>
    <w:p w14:paraId="59D0CE5C" w14:textId="77777777" w:rsidR="00590FDD" w:rsidRPr="00590FDD" w:rsidRDefault="00590FDD" w:rsidP="00590FDD">
      <w:pPr>
        <w:widowControl w:val="0"/>
        <w:numPr>
          <w:ilvl w:val="0"/>
          <w:numId w:val="1"/>
        </w:numPr>
        <w:spacing w:before="0" w:beforeAutospacing="0" w:after="0" w:afterAutospacing="0" w:line="240" w:lineRule="auto"/>
        <w:ind w:hanging="271"/>
        <w:jc w:val="both"/>
        <w:rPr>
          <w:rFonts w:ascii="Times New Roman" w:eastAsia="Times New Roman" w:hAnsi="Times New Roman"/>
          <w:bCs/>
          <w:sz w:val="20"/>
          <w:u w:val="single"/>
          <w:rtl/>
          <w:lang w:eastAsia="he-IL"/>
        </w:rPr>
      </w:pPr>
      <w:r w:rsidRPr="00590FDD">
        <w:rPr>
          <w:rFonts w:ascii="Times New Roman" w:eastAsia="Times New Roman" w:hAnsi="Times New Roman"/>
          <w:bCs/>
          <w:sz w:val="20"/>
          <w:u w:val="single"/>
          <w:rtl/>
          <w:lang w:eastAsia="he-IL"/>
        </w:rPr>
        <w:t>ויתור על זכויות מצד המתכנן</w:t>
      </w:r>
    </w:p>
    <w:p w14:paraId="3A89864D"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b/>
          <w:sz w:val="20"/>
          <w:rtl/>
          <w:lang w:eastAsia="he-IL"/>
        </w:rPr>
      </w:pPr>
    </w:p>
    <w:p w14:paraId="48F1FA82"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השתמש המזמין כדין בסמכות או בזכות כלשהי הנתונה לו על פי חוזה זה והביא את החוזה לידי גמר, או ביטל את החוזה כולו או מקצתו, או הפסיק את ביצועו, כולו או מקצתו, לא תהיה למתכנן עילת תביעה כלשהי נגד המזמין בגין פעולת המזמין כאמור או בשל כל סיבה אחרת, והמתכנן לא יהיה זכאי לתבוע פיצוי או תשלום כלשהו בעד נזק (לרבות נזק עקיף ו/או הפסד הזדמנויות) פגיעה במוניטין או הפסד לרבות הפסד רווח העלולים להיגרם לו עקב הביטול, ההפסקה או מכל סיבה אחרת.</w:t>
      </w:r>
    </w:p>
    <w:p w14:paraId="06243275"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35B07531" w14:textId="77777777" w:rsidR="00590FDD" w:rsidRPr="00590FDD" w:rsidRDefault="00590FDD" w:rsidP="00590FDD">
      <w:pPr>
        <w:widowControl w:val="0"/>
        <w:spacing w:before="0" w:beforeAutospacing="0" w:after="0" w:afterAutospacing="0" w:line="240" w:lineRule="auto"/>
        <w:ind w:left="792"/>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מבלי לגרוע מזכויות המזמין על פי חוזה זה, יהא המזמין רשאי עם ביטול החוזה או הבאתו לידי גמר או הפסקת ביצועו, למסור את המשך ביצוע שרותי המתכנן לאחר ולהשתמש ללא הגבלה בשרותי המתכנן שביצע המתכנן על פי חוזה זה.</w:t>
      </w:r>
    </w:p>
    <w:p w14:paraId="4D8CA59A"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27B9E5C1"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המתכנן מתחייב שלא לנקוט בכל צעדים מכל סוג שהוא שיהיה בהם כדי לסכל המשך ביצוע שרותי המתכנן או מסירתם לידי מתכנן אחר, והינו מתחייב כי על פי דרישת המזמין ישתף המתכנן פעולה עם המזמין ו/או עם המתכנן החליפי בכל הקשור לה</w:t>
      </w:r>
      <w:r w:rsidR="000555DD">
        <w:rPr>
          <w:rFonts w:ascii="Times New Roman" w:eastAsia="Times New Roman" w:hAnsi="Times New Roman"/>
          <w:sz w:val="20"/>
          <w:rtl/>
          <w:lang w:eastAsia="he-IL"/>
        </w:rPr>
        <w:t>עברת האינפורמציה לגבי מהלך הפרו</w:t>
      </w:r>
      <w:r w:rsidRPr="00590FDD">
        <w:rPr>
          <w:rFonts w:ascii="Times New Roman" w:eastAsia="Times New Roman" w:hAnsi="Times New Roman"/>
          <w:sz w:val="20"/>
          <w:rtl/>
          <w:lang w:eastAsia="he-IL"/>
        </w:rPr>
        <w:t>יקט עד להפסקת עבודתו וחפיפה נאותה של המתכנן החליפי.</w:t>
      </w:r>
    </w:p>
    <w:p w14:paraId="21AFEAAB" w14:textId="77777777" w:rsid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74CA5585" w14:textId="77777777" w:rsidR="00E078A7" w:rsidRDefault="00E078A7"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113FC063" w14:textId="77777777" w:rsidR="00E078A7" w:rsidRPr="00590FDD" w:rsidRDefault="00E078A7"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55C44D30" w14:textId="77777777" w:rsidR="00590FDD" w:rsidRPr="00590FDD" w:rsidRDefault="00590FDD" w:rsidP="00590FDD">
      <w:pPr>
        <w:widowControl w:val="0"/>
        <w:numPr>
          <w:ilvl w:val="0"/>
          <w:numId w:val="1"/>
        </w:numPr>
        <w:spacing w:before="0" w:beforeAutospacing="0" w:after="0" w:afterAutospacing="0" w:line="240" w:lineRule="auto"/>
        <w:ind w:hanging="271"/>
        <w:jc w:val="both"/>
        <w:rPr>
          <w:rFonts w:ascii="Times New Roman" w:eastAsia="Times New Roman" w:hAnsi="Times New Roman"/>
          <w:bCs/>
          <w:sz w:val="20"/>
          <w:u w:val="single"/>
          <w:rtl/>
          <w:lang w:eastAsia="he-IL"/>
        </w:rPr>
      </w:pPr>
      <w:r w:rsidRPr="00590FDD">
        <w:rPr>
          <w:rFonts w:ascii="Times New Roman" w:eastAsia="Times New Roman" w:hAnsi="Times New Roman"/>
          <w:bCs/>
          <w:sz w:val="20"/>
          <w:u w:val="single"/>
          <w:rtl/>
          <w:lang w:eastAsia="he-IL"/>
        </w:rPr>
        <w:t>שונות</w:t>
      </w:r>
    </w:p>
    <w:p w14:paraId="66D1FF41"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213A5222"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המנהל הראשי במשרד המתכנן מתחייב לבצע את השירותים שעליו לבצע אישית עפ"י החוזה ואחראי וערב כלפי המזמין לבצוע התחייבויות המתכנן לפי החוזה.</w:t>
      </w:r>
    </w:p>
    <w:p w14:paraId="556D9CF2"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692ACB66"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כל צד אשר יפר או לא יקיים איזו מהתחייבויותיו עפ"י החוזה יהיה חייב לפצות את הצד המקיים על כל הנזקים וההפסדים שיגרמו לו עקב כך וזאת מבלי לגרוע מזכות הצד המקיים לכל סעד ותרופה אחרים ו/או נוספים.</w:t>
      </w:r>
    </w:p>
    <w:p w14:paraId="29C9FFF1"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456C8C01" w14:textId="77777777" w:rsidR="00590FDD" w:rsidRPr="00590FDD" w:rsidRDefault="00590FDD" w:rsidP="00590FDD">
      <w:pPr>
        <w:widowControl w:val="0"/>
        <w:spacing w:before="0" w:beforeAutospacing="0" w:after="0" w:afterAutospacing="0" w:line="240" w:lineRule="auto"/>
        <w:ind w:left="792"/>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למניעת ספקות מוצהר במפורש כי עיכוב בהשלמת עבודות תכנון הפרויקט עלול להביא להתייקרות הקמתו וכן עלול להביא להפרת התחייבויות המזמין כלפי צד ג'.</w:t>
      </w:r>
    </w:p>
    <w:p w14:paraId="7043D8D4" w14:textId="77777777" w:rsidR="00590FDD" w:rsidRPr="00590FDD" w:rsidRDefault="00590FDD" w:rsidP="00590FDD">
      <w:pPr>
        <w:widowControl w:val="0"/>
        <w:spacing w:before="0" w:beforeAutospacing="0" w:after="0" w:afterAutospacing="0" w:line="240" w:lineRule="auto"/>
        <w:ind w:left="432"/>
        <w:jc w:val="both"/>
        <w:rPr>
          <w:rFonts w:ascii="Times New Roman" w:eastAsia="Times New Roman" w:hAnsi="Times New Roman"/>
          <w:sz w:val="20"/>
          <w:rtl/>
          <w:lang w:eastAsia="he-IL"/>
        </w:rPr>
      </w:pPr>
    </w:p>
    <w:p w14:paraId="75E22E61" w14:textId="77777777" w:rsidR="00590FDD" w:rsidRPr="00590FDD" w:rsidRDefault="00590FDD" w:rsidP="00590FDD">
      <w:pPr>
        <w:widowControl w:val="0"/>
        <w:spacing w:before="0" w:beforeAutospacing="0" w:after="0" w:afterAutospacing="0" w:line="240" w:lineRule="auto"/>
        <w:ind w:left="792"/>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המתכנן מצהיר כי הוא מודע לכל אלה ולהשלכות אחרות העלולות לנבוע מעיכוב בהשלמת הפרויקט ויהיה אחראי להם במידה והעיכוב בהשלמת הפרויקט יהיה נובע מאי עמידתו בהתחייבויותיו עפ"י חוזה זה.</w:t>
      </w:r>
    </w:p>
    <w:p w14:paraId="011A38B4"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65FDEF6F"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המזמין זכאי לקזז כנגד כל סכום המגיע למתכנן מאת המזמין לפי החוזה כל סכום שלפי טענתו מגיע לו מהמתכנן, וכל זכות של המתכנן לתשלום מהמזמין כפופה לזכות הקיזוז הנ"ל.</w:t>
      </w:r>
    </w:p>
    <w:p w14:paraId="59D76F4F"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38D603EA"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מוסכם במפורש כי בצוע כל וכל אחת מהתחייבויות המזמין עפ"י החוזה מותנה בכך שהמתכנן יקיים תחילה את התחייבויותיו עפ"י החוזה שעליו לקיים עד לאותו מועד. המזמין זכאי, מבלי לפגוע באמור בכל מקום אחר בחוזה, לעכב בצוע התחי</w:t>
      </w:r>
      <w:r w:rsidR="00E078A7">
        <w:rPr>
          <w:rFonts w:ascii="Times New Roman" w:eastAsia="Times New Roman" w:hAnsi="Times New Roman" w:hint="cs"/>
          <w:sz w:val="20"/>
          <w:rtl/>
          <w:lang w:eastAsia="he-IL"/>
        </w:rPr>
        <w:t>י</w:t>
      </w:r>
      <w:r w:rsidRPr="00590FDD">
        <w:rPr>
          <w:rFonts w:ascii="Times New Roman" w:eastAsia="Times New Roman" w:hAnsi="Times New Roman"/>
          <w:sz w:val="20"/>
          <w:rtl/>
          <w:lang w:eastAsia="he-IL"/>
        </w:rPr>
        <w:t>בות כלשהי מהתחייבויותיו עד לאחר שהמתכנן קיים את התחייבויותיו כאמור.</w:t>
      </w:r>
    </w:p>
    <w:p w14:paraId="0560F629"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73D047AD"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lastRenderedPageBreak/>
        <w:t>שום התנהגות מצד איזה מהצדדים לא תחשב כויתור על איזה מזכויותיו עפ"י החוזה או/וגם עפ"י הדין או כויתור או כהסכמה מצדו לאיזה הפרה או אי קיום של תנאי מתנאי החוזה, או כנותנת דחייה או ארכה לבצוע כל פעולה אשר יש לעשותה עפ"י החוזה, או כשנוי, בטול או תוספת של תנאי שהוא, אלא אם נעשו במפורש ובכתב.</w:t>
      </w:r>
    </w:p>
    <w:p w14:paraId="185AAE50"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69DDED48" w14:textId="77777777" w:rsidR="00590FDD" w:rsidRPr="00590FDD" w:rsidRDefault="00590FDD" w:rsidP="00590FDD">
      <w:pPr>
        <w:widowControl w:val="0"/>
        <w:spacing w:before="0" w:beforeAutospacing="0" w:after="0" w:afterAutospacing="0" w:line="240" w:lineRule="auto"/>
        <w:ind w:left="792"/>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מבלי לגרוע מכלליות האמור לעיל -</w:t>
      </w:r>
    </w:p>
    <w:p w14:paraId="01E4C22B"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3FF9AB63" w14:textId="77777777" w:rsidR="00590FDD" w:rsidRPr="00590FDD" w:rsidRDefault="00590FDD" w:rsidP="00590FDD">
      <w:pPr>
        <w:widowControl w:val="0"/>
        <w:numPr>
          <w:ilvl w:val="2"/>
          <w:numId w:val="1"/>
        </w:numPr>
        <w:spacing w:before="0" w:beforeAutospacing="0" w:after="0" w:afterAutospacing="0" w:line="240" w:lineRule="auto"/>
        <w:ind w:left="1507" w:hanging="373"/>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הסכמה מצד המזמין או המנהל או המתכנן לסטות מתנאי החוזה במקרה מסוים לא תהווה תקדים ולא ילמדו ממנה גזירה שווה למקרה אחר.</w:t>
      </w:r>
    </w:p>
    <w:p w14:paraId="6830BE8B"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310AD993" w14:textId="77777777" w:rsidR="00590FDD" w:rsidRPr="00590FDD" w:rsidRDefault="00590FDD" w:rsidP="00590FDD">
      <w:pPr>
        <w:widowControl w:val="0"/>
        <w:numPr>
          <w:ilvl w:val="2"/>
          <w:numId w:val="1"/>
        </w:numPr>
        <w:spacing w:before="0" w:beforeAutospacing="0" w:after="0" w:afterAutospacing="0" w:line="240" w:lineRule="auto"/>
        <w:ind w:left="1507" w:hanging="373"/>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לא השתמשו המזמין או המנהל או המתכנן בזכויות הניתנות להם לפי החוזה במקרה מסוים, אין לראות בכך ויתור על אותן זכויות במקרה אחר, ואין ללמוד מהתנהגות זו ותור כלשהו על זכויות וחובות לפי החוזה.</w:t>
      </w:r>
    </w:p>
    <w:p w14:paraId="0849B8A5"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0F3D360F"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במידה והמתכנן כולל מספר גופים או יחידים יהיו הם אחראים ביחד ולחוד כלפי המזמין למילוי התחייבויות המתכנן לפי חוזה זה.</w:t>
      </w:r>
    </w:p>
    <w:p w14:paraId="3A4FA60E" w14:textId="77777777" w:rsidR="00590FDD" w:rsidRPr="00590FDD" w:rsidRDefault="00590FDD" w:rsidP="00590FDD">
      <w:pPr>
        <w:widowControl w:val="0"/>
        <w:spacing w:before="0" w:beforeAutospacing="0" w:after="0" w:afterAutospacing="0" w:line="240" w:lineRule="auto"/>
        <w:ind w:left="360"/>
        <w:jc w:val="both"/>
        <w:rPr>
          <w:rFonts w:ascii="Times New Roman" w:eastAsia="Times New Roman" w:hAnsi="Times New Roman"/>
          <w:sz w:val="20"/>
          <w:rtl/>
          <w:lang w:eastAsia="he-IL"/>
        </w:rPr>
      </w:pPr>
    </w:p>
    <w:p w14:paraId="1CA2414D" w14:textId="77777777" w:rsidR="00E078A7" w:rsidRDefault="00590FDD" w:rsidP="00E078A7">
      <w:pPr>
        <w:widowControl w:val="0"/>
        <w:numPr>
          <w:ilvl w:val="1"/>
          <w:numId w:val="1"/>
        </w:numPr>
        <w:spacing w:before="0" w:beforeAutospacing="0" w:after="0" w:afterAutospacing="0" w:line="240" w:lineRule="auto"/>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על אף האמור בכל הוראה אחרת בחוזה זה ו/או בכל מסמך אחר בין יחידי המזמין ו/או בכל דין, מובהר ומוסכם כי יחידי המזמין אחראים ביחד למלוא התחייבויות המזמין המפורטות בחוזה זה ואולם כל אחד מיחידי המזמין אחראי בנפרד כלפי המתכנן רק כפי חלקו המפורט בנספח "א" בגין כל חיוב מחיובי המזמין עפ"י חוזה זה, ככל שיחולו, ובכל מקרה כל אחד מיחידי המזמין אינו אחראי, ביחד ולחוד, למלוא חיובי המזמין כלפי המתכנן עפ"י חוזה זה. וזאת מבלי לגרוע מהאמור להלן בסיפא לס"ק זה.</w:t>
      </w:r>
    </w:p>
    <w:p w14:paraId="17AFF520" w14:textId="77777777" w:rsidR="00E078A7" w:rsidRPr="00E078A7" w:rsidRDefault="00E078A7" w:rsidP="00E078A7">
      <w:pPr>
        <w:widowControl w:val="0"/>
        <w:spacing w:before="0" w:beforeAutospacing="0" w:after="0" w:afterAutospacing="0" w:line="240" w:lineRule="auto"/>
        <w:ind w:left="792"/>
        <w:jc w:val="both"/>
        <w:rPr>
          <w:rFonts w:ascii="Times New Roman" w:eastAsia="Times New Roman" w:hAnsi="Times New Roman"/>
          <w:sz w:val="24"/>
          <w:lang w:eastAsia="he-IL"/>
        </w:rPr>
      </w:pPr>
    </w:p>
    <w:p w14:paraId="545B9169" w14:textId="77777777" w:rsidR="00590FDD" w:rsidRPr="00590FDD" w:rsidRDefault="00590FDD" w:rsidP="00590FDD">
      <w:pPr>
        <w:keepNext/>
        <w:spacing w:before="0" w:beforeAutospacing="0" w:after="0" w:afterAutospacing="0" w:line="240" w:lineRule="auto"/>
        <w:ind w:left="798"/>
        <w:jc w:val="both"/>
        <w:outlineLvl w:val="1"/>
        <w:rPr>
          <w:rFonts w:ascii="Times New Roman" w:eastAsia="Times New Roman" w:hAnsi="Times New Roman"/>
          <w:sz w:val="24"/>
          <w:rtl/>
          <w:lang w:eastAsia="he-IL"/>
        </w:rPr>
      </w:pPr>
      <w:r w:rsidRPr="00590FDD">
        <w:rPr>
          <w:rFonts w:ascii="Times New Roman" w:eastAsia="Times New Roman" w:hAnsi="Times New Roman"/>
          <w:sz w:val="24"/>
          <w:rtl/>
          <w:lang w:eastAsia="he-IL"/>
        </w:rPr>
        <w:t>המתכנן מתחייב בזה כי כל דרישה, טענה ו/או תביעה, ככל שתהיינה לו כנגד המזמין בגין חיובי המזמין עפ"י חוזה זה, תוגבל עד לגובה חלקו היחסי של כל אחד מיחידי המזמין כמפורט בנספח "א". אותו דין יחול לגבי תביעה של מי מיחידי המזמין כנגד המתכנן, קרי תביעה כאמור תוגבל עד לגובה חלקו היחסי של התובע במזמין  כמפורט בנספח "א".</w:t>
      </w:r>
    </w:p>
    <w:p w14:paraId="57E6393E"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362EE008"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סמכות השיפוט בכל נושא הקשור לחוזה זה ו/או ביצועו תהא מוקנית לבתי המשפט המוסמכים בתל-אביב-יפו.</w:t>
      </w:r>
    </w:p>
    <w:p w14:paraId="3F556AF3"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4AF4B029" w14:textId="77777777" w:rsidR="00590FDD" w:rsidRPr="00590FDD" w:rsidRDefault="00590FDD" w:rsidP="00590FDD">
      <w:pPr>
        <w:widowControl w:val="0"/>
        <w:spacing w:before="0" w:beforeAutospacing="0" w:after="0" w:afterAutospacing="0" w:line="240" w:lineRule="auto"/>
        <w:ind w:left="792"/>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למען הסר ספק מוסכם ומוצהר כי המתכנן לא יהיה זכאי, בכל מקרה ובכל נסיבות, להפסיק את שירותי המתכנן, מכל סיבה שהיא וכל תובענה כאמור תוגש, באם תוגש, רק לאחר השלמת שירותי המתכנן ו/או עם סיום חוזה זה, לפי העניין.</w:t>
      </w:r>
    </w:p>
    <w:p w14:paraId="28170477"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16130E78"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כל ההוצאות ומס הבולים בגין החוזה ובגין כל המסמכים, החשבונות והערבויות שיערכו על פיו ובקשר אליו, חלות על המתכנן ותשולמנה על ידו.</w:t>
      </w:r>
    </w:p>
    <w:p w14:paraId="741EBEC6" w14:textId="77777777" w:rsidR="00590FDD" w:rsidRPr="00590FDD" w:rsidRDefault="00590FDD" w:rsidP="00590FDD">
      <w:pPr>
        <w:widowControl w:val="0"/>
        <w:spacing w:before="0" w:beforeAutospacing="0" w:after="0" w:afterAutospacing="0" w:line="240" w:lineRule="auto"/>
        <w:ind w:left="360"/>
        <w:jc w:val="both"/>
        <w:rPr>
          <w:rFonts w:ascii="Times New Roman" w:eastAsia="Times New Roman" w:hAnsi="Times New Roman"/>
          <w:sz w:val="20"/>
          <w:rtl/>
          <w:lang w:eastAsia="he-IL"/>
        </w:rPr>
      </w:pPr>
    </w:p>
    <w:p w14:paraId="5A89A013" w14:textId="77777777" w:rsid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lang w:eastAsia="he-IL"/>
        </w:rPr>
      </w:pPr>
      <w:r w:rsidRPr="00590FDD">
        <w:rPr>
          <w:rFonts w:ascii="Times New Roman" w:eastAsia="Times New Roman" w:hAnsi="Times New Roman"/>
          <w:sz w:val="20"/>
          <w:rtl/>
          <w:lang w:eastAsia="he-IL"/>
        </w:rPr>
        <w:t>חוזה זה על נספחיו יחייב את המזמין אך ורק בכפוף לחתימתו כדין ע"י מורשי החתימה של המזמין.</w:t>
      </w:r>
    </w:p>
    <w:p w14:paraId="6CCED357" w14:textId="77777777" w:rsidR="00E078A7" w:rsidRDefault="00E078A7" w:rsidP="00E078A7">
      <w:pPr>
        <w:pStyle w:val="ListParagraph"/>
        <w:rPr>
          <w:rFonts w:ascii="Times New Roman" w:eastAsia="Times New Roman" w:hAnsi="Times New Roman"/>
          <w:sz w:val="20"/>
          <w:rtl/>
          <w:lang w:eastAsia="he-IL"/>
        </w:rPr>
      </w:pPr>
    </w:p>
    <w:p w14:paraId="558E93A9" w14:textId="77777777" w:rsidR="00E078A7" w:rsidRDefault="00E078A7" w:rsidP="00E078A7">
      <w:pPr>
        <w:widowControl w:val="0"/>
        <w:spacing w:before="0" w:beforeAutospacing="0" w:after="0" w:afterAutospacing="0" w:line="240" w:lineRule="auto"/>
        <w:jc w:val="both"/>
        <w:rPr>
          <w:rFonts w:ascii="Times New Roman" w:eastAsia="Times New Roman" w:hAnsi="Times New Roman"/>
          <w:sz w:val="20"/>
          <w:rtl/>
          <w:lang w:eastAsia="he-IL"/>
        </w:rPr>
      </w:pPr>
    </w:p>
    <w:p w14:paraId="59C39954" w14:textId="77777777" w:rsidR="00E078A7" w:rsidRDefault="00E078A7" w:rsidP="00E078A7">
      <w:pPr>
        <w:widowControl w:val="0"/>
        <w:spacing w:before="0" w:beforeAutospacing="0" w:after="0" w:afterAutospacing="0" w:line="240" w:lineRule="auto"/>
        <w:jc w:val="both"/>
        <w:rPr>
          <w:rFonts w:ascii="Times New Roman" w:eastAsia="Times New Roman" w:hAnsi="Times New Roman"/>
          <w:sz w:val="20"/>
          <w:rtl/>
          <w:lang w:eastAsia="he-IL"/>
        </w:rPr>
      </w:pPr>
    </w:p>
    <w:p w14:paraId="3FDE0AAD" w14:textId="77777777" w:rsidR="00E078A7" w:rsidRDefault="00E078A7" w:rsidP="00E078A7">
      <w:pPr>
        <w:widowControl w:val="0"/>
        <w:spacing w:before="0" w:beforeAutospacing="0" w:after="0" w:afterAutospacing="0" w:line="240" w:lineRule="auto"/>
        <w:jc w:val="both"/>
        <w:rPr>
          <w:rFonts w:ascii="Times New Roman" w:eastAsia="Times New Roman" w:hAnsi="Times New Roman"/>
          <w:sz w:val="20"/>
          <w:rtl/>
          <w:lang w:eastAsia="he-IL"/>
        </w:rPr>
      </w:pPr>
    </w:p>
    <w:p w14:paraId="444C5C8C" w14:textId="77777777" w:rsidR="00E078A7" w:rsidRDefault="00E078A7" w:rsidP="00E078A7">
      <w:pPr>
        <w:widowControl w:val="0"/>
        <w:spacing w:before="0" w:beforeAutospacing="0" w:after="0" w:afterAutospacing="0" w:line="240" w:lineRule="auto"/>
        <w:jc w:val="both"/>
        <w:rPr>
          <w:rFonts w:ascii="Times New Roman" w:eastAsia="Times New Roman" w:hAnsi="Times New Roman"/>
          <w:sz w:val="20"/>
          <w:rtl/>
          <w:lang w:eastAsia="he-IL"/>
        </w:rPr>
      </w:pPr>
    </w:p>
    <w:p w14:paraId="40874E8F" w14:textId="77777777" w:rsidR="00E078A7" w:rsidRDefault="00E078A7" w:rsidP="00E078A7">
      <w:pPr>
        <w:widowControl w:val="0"/>
        <w:spacing w:before="0" w:beforeAutospacing="0" w:after="0" w:afterAutospacing="0" w:line="240" w:lineRule="auto"/>
        <w:jc w:val="both"/>
        <w:rPr>
          <w:rFonts w:ascii="Times New Roman" w:eastAsia="Times New Roman" w:hAnsi="Times New Roman"/>
          <w:sz w:val="20"/>
          <w:rtl/>
          <w:lang w:eastAsia="he-IL"/>
        </w:rPr>
      </w:pPr>
    </w:p>
    <w:p w14:paraId="21DDACC7" w14:textId="77777777" w:rsidR="00E078A7" w:rsidRDefault="00E078A7" w:rsidP="00E078A7">
      <w:pPr>
        <w:widowControl w:val="0"/>
        <w:spacing w:before="0" w:beforeAutospacing="0" w:after="0" w:afterAutospacing="0" w:line="240" w:lineRule="auto"/>
        <w:jc w:val="both"/>
        <w:rPr>
          <w:rFonts w:ascii="Times New Roman" w:eastAsia="Times New Roman" w:hAnsi="Times New Roman"/>
          <w:sz w:val="20"/>
          <w:rtl/>
          <w:lang w:eastAsia="he-IL"/>
        </w:rPr>
      </w:pPr>
    </w:p>
    <w:p w14:paraId="503A0630" w14:textId="77777777" w:rsidR="00E078A7" w:rsidRDefault="00E078A7" w:rsidP="00E078A7">
      <w:pPr>
        <w:widowControl w:val="0"/>
        <w:spacing w:before="0" w:beforeAutospacing="0" w:after="0" w:afterAutospacing="0" w:line="240" w:lineRule="auto"/>
        <w:jc w:val="both"/>
        <w:rPr>
          <w:rFonts w:ascii="Times New Roman" w:eastAsia="Times New Roman" w:hAnsi="Times New Roman"/>
          <w:sz w:val="20"/>
          <w:rtl/>
          <w:lang w:eastAsia="he-IL"/>
        </w:rPr>
      </w:pPr>
    </w:p>
    <w:p w14:paraId="5D0C4C9B" w14:textId="77777777" w:rsidR="00E078A7" w:rsidRPr="00590FDD" w:rsidRDefault="00E078A7" w:rsidP="00E078A7">
      <w:pPr>
        <w:widowControl w:val="0"/>
        <w:spacing w:before="0" w:beforeAutospacing="0" w:after="0" w:afterAutospacing="0" w:line="240" w:lineRule="auto"/>
        <w:jc w:val="both"/>
        <w:rPr>
          <w:rFonts w:ascii="Times New Roman" w:eastAsia="Times New Roman" w:hAnsi="Times New Roman"/>
          <w:sz w:val="20"/>
          <w:rtl/>
          <w:lang w:eastAsia="he-IL"/>
        </w:rPr>
      </w:pPr>
    </w:p>
    <w:p w14:paraId="3BE3C919"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2CA6A86A" w14:textId="77777777" w:rsidR="000555DD" w:rsidRPr="00E078A7" w:rsidRDefault="00590FDD" w:rsidP="00E078A7">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כתובות הצדדים הן כמפורט בכותרת לחוזה זה, וכל הודעה שתימסר למי מהצדדים לחוזה לפי הכתובת דלעיל תחשב כנמסרת לידו בתום 72 שעות מעת מסירתה בדואר בתור מכתב רשום, ואם נשלחה ההודעה בפקסימיליה ביום עסקים בשעות העבודה או נמסרה ביד תחשב היא כמתקבלת ביום משלוח או מסירתה כאמור.</w:t>
      </w:r>
    </w:p>
    <w:p w14:paraId="1097A64E" w14:textId="77777777" w:rsidR="00E078A7" w:rsidRDefault="00E078A7" w:rsidP="00E078A7">
      <w:pPr>
        <w:widowControl w:val="0"/>
        <w:spacing w:before="0" w:beforeAutospacing="0" w:after="0" w:afterAutospacing="0" w:line="240" w:lineRule="auto"/>
        <w:jc w:val="center"/>
        <w:rPr>
          <w:rFonts w:ascii="Times New Roman" w:eastAsia="Times New Roman" w:hAnsi="Times New Roman"/>
          <w:bCs/>
          <w:sz w:val="20"/>
          <w:rtl/>
          <w:lang w:eastAsia="he-IL"/>
        </w:rPr>
      </w:pPr>
    </w:p>
    <w:p w14:paraId="24D3AFDE" w14:textId="77777777" w:rsidR="00E078A7" w:rsidRDefault="00E078A7" w:rsidP="00E078A7">
      <w:pPr>
        <w:widowControl w:val="0"/>
        <w:spacing w:before="0" w:beforeAutospacing="0" w:after="0" w:afterAutospacing="0" w:line="240" w:lineRule="auto"/>
        <w:jc w:val="center"/>
        <w:rPr>
          <w:rFonts w:ascii="Times New Roman" w:eastAsia="Times New Roman" w:hAnsi="Times New Roman"/>
          <w:bCs/>
          <w:sz w:val="20"/>
          <w:rtl/>
          <w:lang w:eastAsia="he-IL"/>
        </w:rPr>
      </w:pPr>
    </w:p>
    <w:p w14:paraId="680E8D98" w14:textId="77777777" w:rsidR="00E078A7" w:rsidRDefault="00E078A7" w:rsidP="00E078A7">
      <w:pPr>
        <w:widowControl w:val="0"/>
        <w:spacing w:before="0" w:beforeAutospacing="0" w:after="0" w:afterAutospacing="0" w:line="240" w:lineRule="auto"/>
        <w:jc w:val="center"/>
        <w:rPr>
          <w:rFonts w:ascii="Times New Roman" w:eastAsia="Times New Roman" w:hAnsi="Times New Roman"/>
          <w:bCs/>
          <w:sz w:val="20"/>
          <w:rtl/>
          <w:lang w:eastAsia="he-IL"/>
        </w:rPr>
      </w:pPr>
    </w:p>
    <w:p w14:paraId="115AF808" w14:textId="77777777" w:rsidR="00E078A7" w:rsidRDefault="00E078A7" w:rsidP="00E078A7">
      <w:pPr>
        <w:widowControl w:val="0"/>
        <w:spacing w:before="0" w:beforeAutospacing="0" w:after="0" w:afterAutospacing="0" w:line="240" w:lineRule="auto"/>
        <w:jc w:val="center"/>
        <w:rPr>
          <w:rFonts w:ascii="Times New Roman" w:eastAsia="Times New Roman" w:hAnsi="Times New Roman"/>
          <w:bCs/>
          <w:sz w:val="20"/>
          <w:rtl/>
          <w:lang w:eastAsia="he-IL"/>
        </w:rPr>
      </w:pPr>
    </w:p>
    <w:p w14:paraId="69EA0F63" w14:textId="77777777" w:rsidR="00E078A7" w:rsidRDefault="00E078A7" w:rsidP="00E078A7">
      <w:pPr>
        <w:widowControl w:val="0"/>
        <w:spacing w:before="0" w:beforeAutospacing="0" w:after="0" w:afterAutospacing="0" w:line="240" w:lineRule="auto"/>
        <w:jc w:val="center"/>
        <w:rPr>
          <w:rFonts w:ascii="Times New Roman" w:eastAsia="Times New Roman" w:hAnsi="Times New Roman"/>
          <w:bCs/>
          <w:sz w:val="20"/>
          <w:rtl/>
          <w:lang w:eastAsia="he-IL"/>
        </w:rPr>
      </w:pPr>
    </w:p>
    <w:p w14:paraId="535D49EA" w14:textId="77777777" w:rsidR="000555DD" w:rsidRPr="00E078A7" w:rsidRDefault="000555DD" w:rsidP="00E078A7">
      <w:pPr>
        <w:widowControl w:val="0"/>
        <w:spacing w:before="0" w:beforeAutospacing="0" w:after="0" w:afterAutospacing="0" w:line="240" w:lineRule="auto"/>
        <w:jc w:val="center"/>
        <w:rPr>
          <w:rFonts w:ascii="Times New Roman" w:eastAsia="Times New Roman" w:hAnsi="Times New Roman"/>
          <w:bCs/>
          <w:sz w:val="20"/>
          <w:rtl/>
          <w:lang w:eastAsia="he-IL"/>
        </w:rPr>
      </w:pPr>
      <w:r w:rsidRPr="000555DD">
        <w:rPr>
          <w:rFonts w:ascii="Times New Roman" w:eastAsia="Times New Roman" w:hAnsi="Times New Roman"/>
          <w:bCs/>
          <w:sz w:val="20"/>
          <w:rtl/>
          <w:lang w:eastAsia="he-IL"/>
        </w:rPr>
        <w:t>ולראיה</w:t>
      </w:r>
      <w:r w:rsidR="00E078A7">
        <w:rPr>
          <w:rFonts w:ascii="Times New Roman" w:eastAsia="Times New Roman" w:hAnsi="Times New Roman"/>
          <w:bCs/>
          <w:sz w:val="20"/>
          <w:rtl/>
          <w:lang w:eastAsia="he-IL"/>
        </w:rPr>
        <w:t xml:space="preserve"> באו הצדדים על החתום:</w:t>
      </w:r>
    </w:p>
    <w:p w14:paraId="3CE98700" w14:textId="77777777" w:rsidR="000555DD" w:rsidRDefault="000555DD" w:rsidP="000555DD">
      <w:pPr>
        <w:widowControl w:val="0"/>
        <w:tabs>
          <w:tab w:val="center" w:pos="1649"/>
          <w:tab w:val="center" w:pos="7177"/>
        </w:tabs>
        <w:spacing w:before="0" w:beforeAutospacing="0" w:after="0" w:afterAutospacing="0" w:line="240" w:lineRule="auto"/>
        <w:jc w:val="both"/>
        <w:rPr>
          <w:rFonts w:ascii="Times New Roman" w:eastAsia="Times New Roman" w:hAnsi="Times New Roman"/>
          <w:sz w:val="20"/>
          <w:rtl/>
          <w:lang w:eastAsia="he-IL"/>
        </w:rPr>
      </w:pPr>
    </w:p>
    <w:p w14:paraId="65ECE18A" w14:textId="77777777" w:rsidR="00E078A7" w:rsidRDefault="00E078A7" w:rsidP="000555DD">
      <w:pPr>
        <w:widowControl w:val="0"/>
        <w:tabs>
          <w:tab w:val="center" w:pos="1649"/>
          <w:tab w:val="center" w:pos="7177"/>
        </w:tabs>
        <w:spacing w:before="0" w:beforeAutospacing="0" w:after="0" w:afterAutospacing="0" w:line="240" w:lineRule="auto"/>
        <w:jc w:val="both"/>
        <w:rPr>
          <w:rFonts w:ascii="Times New Roman" w:eastAsia="Times New Roman" w:hAnsi="Times New Roman"/>
          <w:sz w:val="20"/>
          <w:rtl/>
          <w:lang w:eastAsia="he-IL"/>
        </w:rPr>
      </w:pPr>
    </w:p>
    <w:p w14:paraId="4B956378" w14:textId="77777777" w:rsidR="00E078A7" w:rsidRPr="000555DD" w:rsidRDefault="00E078A7" w:rsidP="000555DD">
      <w:pPr>
        <w:widowControl w:val="0"/>
        <w:tabs>
          <w:tab w:val="center" w:pos="1649"/>
          <w:tab w:val="center" w:pos="7177"/>
        </w:tabs>
        <w:spacing w:before="0" w:beforeAutospacing="0" w:after="0" w:afterAutospacing="0" w:line="240" w:lineRule="auto"/>
        <w:jc w:val="both"/>
        <w:rPr>
          <w:rFonts w:ascii="Times New Roman" w:eastAsia="Times New Roman" w:hAnsi="Times New Roman"/>
          <w:sz w:val="20"/>
          <w:rtl/>
          <w:lang w:eastAsia="he-IL"/>
        </w:rPr>
      </w:pPr>
    </w:p>
    <w:p w14:paraId="3D15C17E" w14:textId="5AEFB265" w:rsidR="000555DD" w:rsidRPr="000555DD" w:rsidRDefault="000555DD" w:rsidP="000555DD">
      <w:pPr>
        <w:widowControl w:val="0"/>
        <w:tabs>
          <w:tab w:val="center" w:pos="1649"/>
          <w:tab w:val="center" w:pos="7177"/>
        </w:tabs>
        <w:spacing w:before="0" w:beforeAutospacing="0" w:after="0" w:afterAutospacing="0" w:line="240" w:lineRule="auto"/>
        <w:jc w:val="both"/>
        <w:rPr>
          <w:rFonts w:ascii="Times New Roman" w:eastAsia="Times New Roman" w:hAnsi="Times New Roman"/>
          <w:color w:val="00B0F0"/>
          <w:sz w:val="20"/>
          <w:u w:val="single"/>
          <w:rtl/>
          <w:lang w:eastAsia="he-IL"/>
        </w:rPr>
      </w:pPr>
      <w:r w:rsidRPr="000555DD">
        <w:rPr>
          <w:rFonts w:ascii="Times New Roman" w:eastAsia="Times New Roman" w:hAnsi="Times New Roman"/>
          <w:color w:val="00B0F0"/>
          <w:sz w:val="20"/>
          <w:rtl/>
          <w:lang w:eastAsia="he-IL"/>
        </w:rPr>
        <w:tab/>
      </w:r>
      <w:sdt>
        <w:sdtPr>
          <w:rPr>
            <w:rFonts w:ascii="Times New Roman" w:eastAsia="Times New Roman" w:hAnsi="Times New Roman"/>
            <w:color w:val="00B0F0"/>
            <w:sz w:val="20"/>
            <w:u w:val="single"/>
            <w:rtl/>
            <w:lang w:eastAsia="he-IL"/>
          </w:rPr>
          <w:alias w:val="שם ספק"/>
          <w:tag w:val="cntSupllierName"/>
          <w:id w:val="368116510"/>
          <w:placeholder>
            <w:docPart w:val="CCCF4A67E3664BCFAD5F906570B72FF1"/>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D50BD5">
            <w:rPr>
              <w:rFonts w:ascii="Times New Roman" w:eastAsia="Times New Roman" w:hAnsi="Times New Roman" w:hint="cs"/>
              <w:color w:val="00B0F0"/>
              <w:sz w:val="20"/>
              <w:u w:val="single"/>
              <w:rtl/>
              <w:lang w:eastAsia="he-IL"/>
            </w:rPr>
            <w:t>טומי עברון הנדסת בניין בע''מ</w:t>
          </w:r>
        </w:sdtContent>
      </w:sdt>
      <w:r w:rsidRPr="000555DD">
        <w:rPr>
          <w:rFonts w:ascii="Times New Roman" w:eastAsia="Times New Roman" w:hAnsi="Times New Roman"/>
          <w:color w:val="00B0F0"/>
          <w:sz w:val="20"/>
          <w:rtl/>
          <w:lang w:eastAsia="he-IL"/>
        </w:rPr>
        <w:tab/>
      </w:r>
      <w:sdt>
        <w:sdtPr>
          <w:rPr>
            <w:rFonts w:ascii="Times New Roman" w:eastAsia="Times New Roman" w:hAnsi="Times New Roman"/>
            <w:color w:val="00B0F0"/>
            <w:sz w:val="20"/>
            <w:u w:val="single"/>
            <w:rtl/>
            <w:lang w:eastAsia="he-IL"/>
          </w:rPr>
          <w:alias w:val="שם צד א"/>
          <w:tag w:val="cmtTzadAName"/>
          <w:id w:val="-1697851747"/>
          <w:placeholder>
            <w:docPart w:val="181E78737A4B44B2A4FBF27088516C8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Name[1]" w:storeItemID="{81709D4C-33DC-48CC-AC7E-130A245806EE}"/>
          <w:text/>
        </w:sdtPr>
        <w:sdtEndPr/>
        <w:sdtContent>
          <w:r w:rsidR="00ED2E20">
            <w:rPr>
              <w:rFonts w:ascii="Times New Roman" w:eastAsia="Times New Roman" w:hAnsi="Times New Roman" w:hint="cs"/>
              <w:color w:val="00B0F0"/>
              <w:sz w:val="20"/>
              <w:u w:val="single"/>
              <w:rtl/>
              <w:lang w:eastAsia="he-IL"/>
            </w:rPr>
            <w:t>אפריקה ישראל מגורים בע"מ</w:t>
          </w:r>
        </w:sdtContent>
      </w:sdt>
    </w:p>
    <w:p w14:paraId="06ACE2E2" w14:textId="77777777" w:rsidR="000555DD" w:rsidRDefault="000555DD" w:rsidP="00E078A7">
      <w:pPr>
        <w:widowControl w:val="0"/>
        <w:tabs>
          <w:tab w:val="center" w:pos="1649"/>
          <w:tab w:val="center" w:pos="7177"/>
        </w:tabs>
        <w:spacing w:before="0" w:beforeAutospacing="0" w:after="480" w:afterAutospacing="0" w:line="240" w:lineRule="auto"/>
        <w:jc w:val="both"/>
        <w:rPr>
          <w:rFonts w:ascii="Times New Roman" w:eastAsia="Times New Roman" w:hAnsi="Times New Roman"/>
          <w:sz w:val="20"/>
          <w:rtl/>
          <w:lang w:eastAsia="he-IL"/>
        </w:rPr>
      </w:pPr>
      <w:r w:rsidRPr="000555DD">
        <w:rPr>
          <w:rFonts w:ascii="Times New Roman" w:eastAsia="Times New Roman" w:hAnsi="Times New Roman"/>
          <w:sz w:val="20"/>
          <w:rtl/>
          <w:lang w:eastAsia="he-IL"/>
        </w:rPr>
        <w:tab/>
        <w:t>המתכנן</w:t>
      </w:r>
      <w:r w:rsidRPr="000555DD">
        <w:rPr>
          <w:rFonts w:ascii="Times New Roman" w:eastAsia="Times New Roman" w:hAnsi="Times New Roman"/>
          <w:sz w:val="20"/>
          <w:lang w:eastAsia="he-IL"/>
        </w:rPr>
        <w:t xml:space="preserve"> </w:t>
      </w:r>
      <w:r w:rsidRPr="000555DD">
        <w:rPr>
          <w:rFonts w:ascii="Times New Roman" w:eastAsia="Times New Roman" w:hAnsi="Times New Roman"/>
          <w:sz w:val="20"/>
          <w:rtl/>
          <w:lang w:eastAsia="he-IL"/>
        </w:rPr>
        <w:tab/>
      </w:r>
      <w:r w:rsidRPr="000555DD">
        <w:rPr>
          <w:rFonts w:ascii="Times New Roman" w:eastAsia="Times New Roman" w:hAnsi="Times New Roman"/>
          <w:sz w:val="20"/>
          <w:lang w:eastAsia="he-IL"/>
        </w:rPr>
        <w:t xml:space="preserve"> </w:t>
      </w:r>
      <w:r w:rsidRPr="000555DD">
        <w:rPr>
          <w:rFonts w:ascii="Times New Roman" w:eastAsia="Times New Roman" w:hAnsi="Times New Roman"/>
          <w:sz w:val="20"/>
          <w:rtl/>
          <w:lang w:eastAsia="he-IL"/>
        </w:rPr>
        <w:t>המזמין</w:t>
      </w:r>
    </w:p>
    <w:p w14:paraId="31889EFE" w14:textId="77777777" w:rsidR="00E078A7" w:rsidRDefault="00E078A7" w:rsidP="00E078A7">
      <w:pPr>
        <w:widowControl w:val="0"/>
        <w:tabs>
          <w:tab w:val="center" w:pos="1649"/>
          <w:tab w:val="center" w:pos="7177"/>
        </w:tabs>
        <w:spacing w:before="0" w:beforeAutospacing="0" w:after="480" w:afterAutospacing="0" w:line="240" w:lineRule="auto"/>
        <w:jc w:val="both"/>
        <w:rPr>
          <w:rFonts w:ascii="Times New Roman" w:eastAsia="Times New Roman" w:hAnsi="Times New Roman"/>
          <w:sz w:val="20"/>
          <w:rtl/>
          <w:lang w:eastAsia="he-IL"/>
        </w:rPr>
      </w:pPr>
    </w:p>
    <w:p w14:paraId="6148342A" w14:textId="77777777" w:rsidR="00E078A7" w:rsidRPr="000555DD" w:rsidRDefault="00E078A7" w:rsidP="00E078A7">
      <w:pPr>
        <w:widowControl w:val="0"/>
        <w:tabs>
          <w:tab w:val="center" w:pos="1649"/>
          <w:tab w:val="center" w:pos="7177"/>
        </w:tabs>
        <w:spacing w:before="0" w:beforeAutospacing="0" w:after="480" w:afterAutospacing="0" w:line="240" w:lineRule="auto"/>
        <w:jc w:val="both"/>
        <w:rPr>
          <w:rFonts w:ascii="Times New Roman" w:eastAsia="Times New Roman" w:hAnsi="Times New Roman"/>
          <w:sz w:val="20"/>
          <w:rtl/>
          <w:lang w:eastAsia="he-IL"/>
        </w:rPr>
      </w:pPr>
    </w:p>
    <w:p w14:paraId="2A060A72" w14:textId="77777777" w:rsidR="000555DD" w:rsidRPr="000555DD" w:rsidRDefault="000555DD" w:rsidP="000555DD">
      <w:pPr>
        <w:widowControl w:val="0"/>
        <w:spacing w:before="0" w:beforeAutospacing="0" w:after="0" w:afterAutospacing="0" w:line="240" w:lineRule="auto"/>
        <w:jc w:val="both"/>
        <w:rPr>
          <w:rFonts w:ascii="Times New Roman" w:eastAsia="Times New Roman" w:hAnsi="Times New Roman"/>
          <w:sz w:val="20"/>
          <w:rtl/>
          <w:lang w:eastAsia="he-IL"/>
        </w:rPr>
      </w:pPr>
      <w:r w:rsidRPr="000555DD">
        <w:rPr>
          <w:rFonts w:ascii="Times New Roman" w:eastAsia="Times New Roman" w:hAnsi="Times New Roman"/>
          <w:sz w:val="20"/>
          <w:rtl/>
          <w:lang w:eastAsia="he-IL"/>
        </w:rPr>
        <w:t>אני הח"מ, ______________ עו"ד/ רו"ח מרח' __________ מאשר כי ה"ה __________ הם שחתמו בשם המתכנן על החוזה דלעיל וכי חתימתם המשותפת בצירוף חותמת החברה מחייבת את המתכנן לעני</w:t>
      </w:r>
      <w:r w:rsidRPr="000555DD">
        <w:rPr>
          <w:rFonts w:ascii="Times New Roman" w:eastAsia="Times New Roman" w:hAnsi="Times New Roman" w:hint="cs"/>
          <w:sz w:val="20"/>
          <w:rtl/>
          <w:lang w:eastAsia="he-IL"/>
        </w:rPr>
        <w:t>י</w:t>
      </w:r>
      <w:r w:rsidRPr="000555DD">
        <w:rPr>
          <w:rFonts w:ascii="Times New Roman" w:eastAsia="Times New Roman" w:hAnsi="Times New Roman"/>
          <w:sz w:val="20"/>
          <w:rtl/>
          <w:lang w:eastAsia="he-IL"/>
        </w:rPr>
        <w:t xml:space="preserve">ן זה. </w:t>
      </w:r>
    </w:p>
    <w:p w14:paraId="44CB936D" w14:textId="77777777" w:rsidR="000555DD" w:rsidRDefault="000555DD" w:rsidP="000555DD">
      <w:pPr>
        <w:widowControl w:val="0"/>
        <w:spacing w:before="0" w:beforeAutospacing="0" w:after="0" w:afterAutospacing="0" w:line="240" w:lineRule="auto"/>
        <w:jc w:val="both"/>
        <w:rPr>
          <w:rFonts w:ascii="Times New Roman" w:eastAsia="Times New Roman" w:hAnsi="Times New Roman"/>
          <w:sz w:val="20"/>
          <w:rtl/>
          <w:lang w:eastAsia="he-IL"/>
        </w:rPr>
      </w:pPr>
    </w:p>
    <w:p w14:paraId="50E39889" w14:textId="77777777" w:rsidR="00E078A7" w:rsidRDefault="00E078A7" w:rsidP="000555DD">
      <w:pPr>
        <w:widowControl w:val="0"/>
        <w:spacing w:before="0" w:beforeAutospacing="0" w:after="0" w:afterAutospacing="0" w:line="240" w:lineRule="auto"/>
        <w:jc w:val="both"/>
        <w:rPr>
          <w:rFonts w:ascii="Times New Roman" w:eastAsia="Times New Roman" w:hAnsi="Times New Roman"/>
          <w:sz w:val="20"/>
          <w:rtl/>
          <w:lang w:eastAsia="he-IL"/>
        </w:rPr>
      </w:pPr>
    </w:p>
    <w:p w14:paraId="465F94BD" w14:textId="77777777" w:rsidR="00E078A7" w:rsidRPr="000555DD" w:rsidRDefault="00E078A7" w:rsidP="000555DD">
      <w:pPr>
        <w:widowControl w:val="0"/>
        <w:spacing w:before="0" w:beforeAutospacing="0" w:after="0" w:afterAutospacing="0" w:line="240" w:lineRule="auto"/>
        <w:jc w:val="both"/>
        <w:rPr>
          <w:rFonts w:ascii="Times New Roman" w:eastAsia="Times New Roman" w:hAnsi="Times New Roman"/>
          <w:sz w:val="20"/>
          <w:rtl/>
          <w:lang w:eastAsia="he-IL"/>
        </w:rPr>
      </w:pPr>
    </w:p>
    <w:p w14:paraId="5BD9EFC0" w14:textId="77777777" w:rsidR="000555DD" w:rsidRPr="000555DD" w:rsidRDefault="000555DD" w:rsidP="000555DD">
      <w:pPr>
        <w:widowControl w:val="0"/>
        <w:spacing w:before="0" w:beforeAutospacing="0" w:after="0" w:afterAutospacing="0" w:line="240" w:lineRule="auto"/>
        <w:jc w:val="both"/>
        <w:rPr>
          <w:rFonts w:ascii="Times New Roman" w:eastAsia="Times New Roman" w:hAnsi="Times New Roman"/>
          <w:sz w:val="20"/>
          <w:rtl/>
          <w:lang w:eastAsia="he-IL"/>
        </w:rPr>
      </w:pPr>
      <w:r w:rsidRPr="000555DD">
        <w:rPr>
          <w:rFonts w:ascii="Times New Roman" w:eastAsia="Times New Roman" w:hAnsi="Times New Roman"/>
          <w:sz w:val="20"/>
          <w:rtl/>
          <w:lang w:eastAsia="he-IL"/>
        </w:rPr>
        <w:t>תאריך :  _______________</w:t>
      </w:r>
      <w:r w:rsidRPr="000555DD">
        <w:rPr>
          <w:rFonts w:ascii="Times New Roman" w:eastAsia="Times New Roman" w:hAnsi="Times New Roman"/>
          <w:sz w:val="20"/>
          <w:rtl/>
          <w:lang w:eastAsia="he-IL"/>
        </w:rPr>
        <w:tab/>
      </w:r>
      <w:r w:rsidRPr="000555DD">
        <w:rPr>
          <w:rFonts w:ascii="Times New Roman" w:eastAsia="Times New Roman" w:hAnsi="Times New Roman"/>
          <w:sz w:val="20"/>
          <w:rtl/>
          <w:lang w:eastAsia="he-IL"/>
        </w:rPr>
        <w:tab/>
      </w:r>
      <w:r w:rsidRPr="000555DD">
        <w:rPr>
          <w:rFonts w:ascii="Times New Roman" w:eastAsia="Times New Roman" w:hAnsi="Times New Roman"/>
          <w:sz w:val="20"/>
          <w:rtl/>
          <w:lang w:eastAsia="he-IL"/>
        </w:rPr>
        <w:tab/>
      </w:r>
    </w:p>
    <w:p w14:paraId="52CF7177" w14:textId="77777777" w:rsidR="000555DD" w:rsidRPr="000555DD" w:rsidRDefault="000555DD" w:rsidP="000555DD">
      <w:pPr>
        <w:widowControl w:val="0"/>
        <w:spacing w:before="0" w:beforeAutospacing="0" w:after="0" w:afterAutospacing="0" w:line="240" w:lineRule="auto"/>
        <w:jc w:val="both"/>
        <w:rPr>
          <w:rFonts w:ascii="Times New Roman" w:eastAsia="Times New Roman" w:hAnsi="Times New Roman"/>
          <w:sz w:val="20"/>
          <w:rtl/>
          <w:lang w:eastAsia="he-IL"/>
        </w:rPr>
      </w:pPr>
      <w:r w:rsidRPr="000555DD">
        <w:rPr>
          <w:rFonts w:ascii="Times New Roman" w:eastAsia="Times New Roman" w:hAnsi="Times New Roman"/>
          <w:sz w:val="20"/>
          <w:rtl/>
          <w:lang w:eastAsia="he-IL"/>
        </w:rPr>
        <w:t>חתימה וחותמת עו"ד/ רו"ח : ________________</w:t>
      </w:r>
    </w:p>
    <w:p w14:paraId="7B40BE77" w14:textId="77777777" w:rsidR="00590FDD" w:rsidRPr="00590FDD" w:rsidRDefault="00590FDD" w:rsidP="00590FDD">
      <w:pPr>
        <w:widowControl w:val="0"/>
        <w:bidi w:val="0"/>
        <w:spacing w:before="0" w:beforeAutospacing="0" w:after="0" w:afterAutospacing="0" w:line="240" w:lineRule="auto"/>
        <w:rPr>
          <w:rFonts w:ascii="Times New Roman" w:eastAsia="Times New Roman" w:hAnsi="Times New Roman"/>
          <w:sz w:val="20"/>
          <w:szCs w:val="20"/>
          <w:rtl/>
          <w:lang w:eastAsia="he-IL"/>
        </w:rPr>
      </w:pPr>
    </w:p>
    <w:p w14:paraId="7DD7CC12" w14:textId="77777777" w:rsidR="00590FDD" w:rsidRPr="00590FDD" w:rsidRDefault="00590FDD" w:rsidP="00590FDD">
      <w:pPr>
        <w:widowControl w:val="0"/>
        <w:bidi w:val="0"/>
        <w:spacing w:before="0" w:beforeAutospacing="0" w:after="0" w:afterAutospacing="0" w:line="240" w:lineRule="auto"/>
        <w:rPr>
          <w:rFonts w:ascii="Times New Roman" w:eastAsia="Times New Roman" w:hAnsi="Times New Roman"/>
          <w:sz w:val="20"/>
          <w:szCs w:val="20"/>
          <w:lang w:eastAsia="he-IL"/>
        </w:rPr>
      </w:pPr>
    </w:p>
    <w:p w14:paraId="5ABCBDA8" w14:textId="77777777" w:rsidR="00590FDD" w:rsidRPr="00590FDD" w:rsidRDefault="00590FDD" w:rsidP="00590FDD">
      <w:pPr>
        <w:widowControl w:val="0"/>
        <w:bidi w:val="0"/>
        <w:spacing w:before="0" w:beforeAutospacing="0" w:after="0" w:afterAutospacing="0" w:line="240" w:lineRule="auto"/>
        <w:rPr>
          <w:rFonts w:ascii="Times New Roman" w:eastAsia="Times New Roman" w:hAnsi="Times New Roman"/>
          <w:sz w:val="20"/>
          <w:szCs w:val="20"/>
          <w:lang w:eastAsia="he-IL"/>
        </w:rPr>
      </w:pPr>
    </w:p>
    <w:p w14:paraId="15C4BE42" w14:textId="77777777" w:rsidR="00590FDD" w:rsidRPr="00590FDD" w:rsidRDefault="00590FDD" w:rsidP="00590FDD">
      <w:pPr>
        <w:widowControl w:val="0"/>
        <w:bidi w:val="0"/>
        <w:spacing w:before="0" w:beforeAutospacing="0" w:after="0" w:afterAutospacing="0" w:line="240" w:lineRule="auto"/>
        <w:rPr>
          <w:rFonts w:ascii="Times New Roman" w:eastAsia="Times New Roman" w:hAnsi="Times New Roman"/>
          <w:sz w:val="20"/>
          <w:szCs w:val="20"/>
          <w:lang w:eastAsia="he-IL"/>
        </w:rPr>
      </w:pPr>
    </w:p>
    <w:p w14:paraId="37C3B6DB" w14:textId="77777777" w:rsidR="00590FDD" w:rsidRPr="00590FDD" w:rsidRDefault="00590FDD" w:rsidP="00590FDD">
      <w:pPr>
        <w:widowControl w:val="0"/>
        <w:bidi w:val="0"/>
        <w:spacing w:before="0" w:beforeAutospacing="0" w:after="0" w:afterAutospacing="0" w:line="240" w:lineRule="auto"/>
        <w:rPr>
          <w:rFonts w:ascii="Times New Roman" w:eastAsia="Times New Roman" w:hAnsi="Times New Roman"/>
          <w:sz w:val="20"/>
          <w:szCs w:val="20"/>
          <w:lang w:eastAsia="he-IL"/>
        </w:rPr>
      </w:pPr>
    </w:p>
    <w:p w14:paraId="6A4AB0F8" w14:textId="77777777" w:rsidR="00590FDD" w:rsidRPr="00590FDD" w:rsidRDefault="00590FDD" w:rsidP="00590FDD">
      <w:pPr>
        <w:widowControl w:val="0"/>
        <w:bidi w:val="0"/>
        <w:spacing w:before="0" w:beforeAutospacing="0" w:after="0" w:afterAutospacing="0" w:line="240" w:lineRule="auto"/>
        <w:rPr>
          <w:rFonts w:ascii="Times New Roman" w:eastAsia="Times New Roman" w:hAnsi="Times New Roman"/>
          <w:sz w:val="20"/>
          <w:szCs w:val="20"/>
          <w:lang w:eastAsia="he-IL"/>
        </w:rPr>
      </w:pPr>
    </w:p>
    <w:p w14:paraId="4E7409E3" w14:textId="77777777" w:rsidR="00590FDD" w:rsidRPr="00590FDD" w:rsidRDefault="00590FDD" w:rsidP="00590FDD">
      <w:pPr>
        <w:widowControl w:val="0"/>
        <w:bidi w:val="0"/>
        <w:spacing w:before="0" w:beforeAutospacing="0" w:after="0" w:afterAutospacing="0" w:line="240" w:lineRule="auto"/>
        <w:rPr>
          <w:rFonts w:ascii="Times New Roman" w:eastAsia="Times New Roman" w:hAnsi="Times New Roman"/>
          <w:sz w:val="20"/>
          <w:szCs w:val="20"/>
          <w:lang w:eastAsia="he-IL"/>
        </w:rPr>
      </w:pPr>
    </w:p>
    <w:p w14:paraId="54AC239A" w14:textId="77777777" w:rsidR="00590FDD" w:rsidRPr="00590FDD" w:rsidRDefault="00590FDD" w:rsidP="00590FDD">
      <w:pPr>
        <w:widowControl w:val="0"/>
        <w:bidi w:val="0"/>
        <w:spacing w:before="0" w:beforeAutospacing="0" w:after="0" w:afterAutospacing="0" w:line="240" w:lineRule="auto"/>
        <w:rPr>
          <w:rFonts w:ascii="Times New Roman" w:eastAsia="Times New Roman" w:hAnsi="Times New Roman"/>
          <w:sz w:val="20"/>
          <w:szCs w:val="20"/>
          <w:lang w:eastAsia="he-IL"/>
        </w:rPr>
      </w:pPr>
    </w:p>
    <w:p w14:paraId="6ADEB87D" w14:textId="77777777" w:rsidR="00590FDD" w:rsidRPr="00590FDD" w:rsidRDefault="00590FDD" w:rsidP="00590FDD">
      <w:pPr>
        <w:widowControl w:val="0"/>
        <w:bidi w:val="0"/>
        <w:spacing w:before="0" w:beforeAutospacing="0" w:after="0" w:afterAutospacing="0" w:line="240" w:lineRule="auto"/>
        <w:rPr>
          <w:rFonts w:ascii="Times New Roman" w:eastAsia="Times New Roman" w:hAnsi="Times New Roman"/>
          <w:sz w:val="20"/>
          <w:szCs w:val="20"/>
          <w:lang w:eastAsia="he-IL"/>
        </w:rPr>
      </w:pPr>
    </w:p>
    <w:p w14:paraId="7D5882AD" w14:textId="77777777" w:rsidR="00590FDD" w:rsidRPr="00590FDD" w:rsidRDefault="00590FDD" w:rsidP="00590FDD">
      <w:pPr>
        <w:widowControl w:val="0"/>
        <w:bidi w:val="0"/>
        <w:spacing w:before="0" w:beforeAutospacing="0" w:after="0" w:afterAutospacing="0" w:line="240" w:lineRule="auto"/>
        <w:rPr>
          <w:rFonts w:ascii="Times New Roman" w:eastAsia="Times New Roman" w:hAnsi="Times New Roman"/>
          <w:sz w:val="20"/>
          <w:szCs w:val="20"/>
          <w:lang w:eastAsia="he-IL"/>
        </w:rPr>
      </w:pPr>
    </w:p>
    <w:p w14:paraId="479A1D02" w14:textId="77777777" w:rsidR="00590FDD" w:rsidRPr="00590FDD" w:rsidRDefault="00590FDD" w:rsidP="00590FDD">
      <w:pPr>
        <w:widowControl w:val="0"/>
        <w:bidi w:val="0"/>
        <w:spacing w:before="0" w:beforeAutospacing="0" w:after="0" w:afterAutospacing="0" w:line="240" w:lineRule="auto"/>
        <w:rPr>
          <w:rFonts w:ascii="Times New Roman" w:eastAsia="Times New Roman" w:hAnsi="Times New Roman"/>
          <w:sz w:val="20"/>
          <w:szCs w:val="20"/>
          <w:lang w:eastAsia="he-IL"/>
        </w:rPr>
      </w:pPr>
    </w:p>
    <w:p w14:paraId="7E57C0CC" w14:textId="77777777" w:rsidR="00590FDD" w:rsidRPr="00590FDD" w:rsidRDefault="00590FDD" w:rsidP="00590FDD">
      <w:pPr>
        <w:widowControl w:val="0"/>
        <w:bidi w:val="0"/>
        <w:spacing w:before="0" w:beforeAutospacing="0" w:after="0" w:afterAutospacing="0" w:line="240" w:lineRule="auto"/>
        <w:rPr>
          <w:rFonts w:ascii="Times New Roman" w:eastAsia="Times New Roman" w:hAnsi="Times New Roman"/>
          <w:sz w:val="20"/>
          <w:szCs w:val="20"/>
          <w:lang w:eastAsia="he-IL"/>
        </w:rPr>
      </w:pPr>
    </w:p>
    <w:p w14:paraId="078C419B" w14:textId="77777777" w:rsidR="00590FDD" w:rsidRPr="00590FDD" w:rsidRDefault="00590FDD" w:rsidP="00590FDD">
      <w:pPr>
        <w:widowControl w:val="0"/>
        <w:bidi w:val="0"/>
        <w:spacing w:before="0" w:beforeAutospacing="0" w:after="0" w:afterAutospacing="0" w:line="240" w:lineRule="auto"/>
        <w:rPr>
          <w:rFonts w:ascii="Times New Roman" w:eastAsia="Times New Roman" w:hAnsi="Times New Roman"/>
          <w:sz w:val="20"/>
          <w:szCs w:val="20"/>
          <w:lang w:eastAsia="he-IL"/>
        </w:rPr>
      </w:pPr>
    </w:p>
    <w:p w14:paraId="2ABD9593" w14:textId="77777777" w:rsidR="00590FDD" w:rsidRPr="00590FDD" w:rsidRDefault="00590FDD" w:rsidP="00590FDD">
      <w:pPr>
        <w:widowControl w:val="0"/>
        <w:bidi w:val="0"/>
        <w:spacing w:before="0" w:beforeAutospacing="0" w:after="0" w:afterAutospacing="0" w:line="240" w:lineRule="auto"/>
        <w:rPr>
          <w:rFonts w:ascii="Times New Roman" w:eastAsia="Times New Roman" w:hAnsi="Times New Roman"/>
          <w:sz w:val="20"/>
          <w:szCs w:val="20"/>
          <w:lang w:eastAsia="he-IL"/>
        </w:rPr>
      </w:pPr>
    </w:p>
    <w:p w14:paraId="46200012" w14:textId="77777777" w:rsidR="00590FDD" w:rsidRPr="00590FDD" w:rsidRDefault="00590FDD" w:rsidP="00590FDD">
      <w:pPr>
        <w:widowControl w:val="0"/>
        <w:bidi w:val="0"/>
        <w:spacing w:before="0" w:beforeAutospacing="0" w:after="0" w:afterAutospacing="0" w:line="240" w:lineRule="auto"/>
        <w:rPr>
          <w:rFonts w:ascii="Times New Roman" w:eastAsia="Times New Roman" w:hAnsi="Times New Roman"/>
          <w:sz w:val="20"/>
          <w:szCs w:val="20"/>
          <w:lang w:eastAsia="he-IL"/>
        </w:rPr>
      </w:pPr>
    </w:p>
    <w:p w14:paraId="54AF79F2" w14:textId="77777777" w:rsidR="00590FDD" w:rsidRPr="00590FDD" w:rsidRDefault="00590FDD" w:rsidP="00590FDD">
      <w:pPr>
        <w:widowControl w:val="0"/>
        <w:bidi w:val="0"/>
        <w:spacing w:before="0" w:beforeAutospacing="0" w:after="0" w:afterAutospacing="0" w:line="240" w:lineRule="auto"/>
        <w:rPr>
          <w:rFonts w:ascii="Times New Roman" w:eastAsia="Times New Roman" w:hAnsi="Times New Roman"/>
          <w:sz w:val="20"/>
          <w:szCs w:val="20"/>
          <w:lang w:eastAsia="he-IL"/>
        </w:rPr>
      </w:pPr>
    </w:p>
    <w:p w14:paraId="6AE616B9" w14:textId="77777777" w:rsidR="00590FDD" w:rsidRPr="00590FDD" w:rsidRDefault="00590FDD" w:rsidP="00590FDD">
      <w:pPr>
        <w:widowControl w:val="0"/>
        <w:bidi w:val="0"/>
        <w:spacing w:before="0" w:beforeAutospacing="0" w:after="0" w:afterAutospacing="0" w:line="240" w:lineRule="auto"/>
        <w:rPr>
          <w:rFonts w:ascii="Times New Roman" w:eastAsia="Times New Roman" w:hAnsi="Times New Roman"/>
          <w:sz w:val="20"/>
          <w:szCs w:val="20"/>
          <w:lang w:eastAsia="he-IL"/>
        </w:rPr>
      </w:pPr>
    </w:p>
    <w:p w14:paraId="1802A0EF" w14:textId="77777777" w:rsidR="00590FDD" w:rsidRPr="00590FDD" w:rsidRDefault="00590FDD" w:rsidP="00590FDD">
      <w:pPr>
        <w:widowControl w:val="0"/>
        <w:spacing w:before="0" w:beforeAutospacing="0" w:after="0" w:afterAutospacing="0" w:line="240" w:lineRule="auto"/>
        <w:jc w:val="center"/>
        <w:outlineLvl w:val="3"/>
        <w:rPr>
          <w:rFonts w:ascii="Times New Roman" w:eastAsia="Times New Roman" w:hAnsi="Times New Roman"/>
          <w:sz w:val="20"/>
          <w:szCs w:val="20"/>
          <w:lang w:eastAsia="he-IL"/>
        </w:rPr>
      </w:pPr>
    </w:p>
    <w:p w14:paraId="37E4AFB1" w14:textId="77777777" w:rsidR="00590FDD" w:rsidRPr="00590FDD" w:rsidRDefault="00590FDD" w:rsidP="00590FDD">
      <w:pPr>
        <w:widowControl w:val="0"/>
        <w:spacing w:before="0" w:beforeAutospacing="0" w:after="0" w:afterAutospacing="0" w:line="240" w:lineRule="auto"/>
        <w:jc w:val="center"/>
        <w:outlineLvl w:val="3"/>
        <w:rPr>
          <w:rFonts w:ascii="Times New Roman" w:eastAsia="Times New Roman" w:hAnsi="Times New Roman"/>
          <w:sz w:val="20"/>
          <w:szCs w:val="20"/>
          <w:lang w:eastAsia="he-IL"/>
        </w:rPr>
      </w:pPr>
    </w:p>
    <w:p w14:paraId="5B34DBFC" w14:textId="77777777" w:rsidR="00590FDD" w:rsidRPr="00590FDD" w:rsidRDefault="00590FDD" w:rsidP="00590FDD">
      <w:pPr>
        <w:widowControl w:val="0"/>
        <w:spacing w:before="0" w:beforeAutospacing="0" w:after="0" w:afterAutospacing="0" w:line="240" w:lineRule="auto"/>
        <w:jc w:val="center"/>
        <w:outlineLvl w:val="3"/>
        <w:rPr>
          <w:rFonts w:ascii="Times New Roman" w:eastAsia="Times New Roman" w:hAnsi="Times New Roman"/>
          <w:sz w:val="20"/>
          <w:szCs w:val="20"/>
          <w:lang w:eastAsia="he-IL"/>
        </w:rPr>
      </w:pPr>
    </w:p>
    <w:p w14:paraId="15E845B7" w14:textId="77777777" w:rsidR="00590FDD" w:rsidRPr="00590FDD" w:rsidRDefault="00590FDD" w:rsidP="00590FDD">
      <w:pPr>
        <w:widowControl w:val="0"/>
        <w:spacing w:before="0" w:beforeAutospacing="0" w:after="0" w:afterAutospacing="0" w:line="240" w:lineRule="auto"/>
        <w:jc w:val="center"/>
        <w:outlineLvl w:val="3"/>
        <w:rPr>
          <w:rFonts w:ascii="Times New Roman" w:eastAsia="Times New Roman" w:hAnsi="Times New Roman"/>
          <w:sz w:val="20"/>
          <w:szCs w:val="20"/>
          <w:lang w:eastAsia="he-IL"/>
        </w:rPr>
      </w:pPr>
    </w:p>
    <w:p w14:paraId="0AC737EE" w14:textId="77777777" w:rsidR="00590FDD" w:rsidRPr="00590FDD" w:rsidRDefault="00590FDD" w:rsidP="00590FDD">
      <w:pPr>
        <w:widowControl w:val="0"/>
        <w:spacing w:before="0" w:beforeAutospacing="0" w:after="0" w:afterAutospacing="0" w:line="240" w:lineRule="auto"/>
        <w:jc w:val="center"/>
        <w:outlineLvl w:val="3"/>
        <w:rPr>
          <w:rFonts w:ascii="Times New Roman" w:eastAsia="Times New Roman" w:hAnsi="Times New Roman"/>
          <w:sz w:val="20"/>
          <w:szCs w:val="20"/>
          <w:lang w:eastAsia="he-IL"/>
        </w:rPr>
      </w:pPr>
    </w:p>
    <w:p w14:paraId="17B94CA7" w14:textId="77777777" w:rsidR="000555DD" w:rsidRDefault="000555DD" w:rsidP="00590FDD">
      <w:pPr>
        <w:widowControl w:val="0"/>
        <w:spacing w:before="0" w:beforeAutospacing="0" w:after="0" w:afterAutospacing="0" w:line="240" w:lineRule="auto"/>
        <w:jc w:val="center"/>
        <w:outlineLvl w:val="3"/>
        <w:rPr>
          <w:rFonts w:ascii="Times New Roman" w:eastAsia="Times New Roman" w:hAnsi="Times New Roman"/>
          <w:bCs/>
          <w:sz w:val="20"/>
          <w:u w:val="single"/>
          <w:rtl/>
          <w:lang w:eastAsia="he-IL"/>
        </w:rPr>
      </w:pPr>
    </w:p>
    <w:p w14:paraId="3ABE5612" w14:textId="77777777" w:rsidR="000555DD" w:rsidRDefault="000555DD" w:rsidP="00590FDD">
      <w:pPr>
        <w:widowControl w:val="0"/>
        <w:spacing w:before="0" w:beforeAutospacing="0" w:after="0" w:afterAutospacing="0" w:line="240" w:lineRule="auto"/>
        <w:jc w:val="center"/>
        <w:outlineLvl w:val="3"/>
        <w:rPr>
          <w:rFonts w:ascii="Times New Roman" w:eastAsia="Times New Roman" w:hAnsi="Times New Roman"/>
          <w:bCs/>
          <w:sz w:val="20"/>
          <w:u w:val="single"/>
          <w:rtl/>
          <w:lang w:eastAsia="he-IL"/>
        </w:rPr>
      </w:pPr>
    </w:p>
    <w:p w14:paraId="32F8BB3E" w14:textId="77777777" w:rsidR="000555DD" w:rsidRDefault="000555DD" w:rsidP="00590FDD">
      <w:pPr>
        <w:widowControl w:val="0"/>
        <w:spacing w:before="0" w:beforeAutospacing="0" w:after="0" w:afterAutospacing="0" w:line="240" w:lineRule="auto"/>
        <w:jc w:val="center"/>
        <w:outlineLvl w:val="3"/>
        <w:rPr>
          <w:rFonts w:ascii="Times New Roman" w:eastAsia="Times New Roman" w:hAnsi="Times New Roman"/>
          <w:bCs/>
          <w:sz w:val="20"/>
          <w:u w:val="single"/>
          <w:rtl/>
          <w:lang w:eastAsia="he-IL"/>
        </w:rPr>
      </w:pPr>
    </w:p>
    <w:p w14:paraId="0B34170A" w14:textId="77777777" w:rsidR="00047BB3" w:rsidRDefault="00047BB3" w:rsidP="00E078A7">
      <w:pPr>
        <w:widowControl w:val="0"/>
        <w:spacing w:before="0" w:beforeAutospacing="0" w:after="0" w:afterAutospacing="0" w:line="240" w:lineRule="auto"/>
        <w:jc w:val="center"/>
        <w:outlineLvl w:val="3"/>
        <w:rPr>
          <w:rFonts w:ascii="Times New Roman" w:eastAsia="Times New Roman" w:hAnsi="Times New Roman"/>
          <w:bCs/>
          <w:sz w:val="20"/>
          <w:u w:val="single"/>
          <w:rtl/>
          <w:lang w:eastAsia="he-IL"/>
        </w:rPr>
      </w:pPr>
      <w:r>
        <w:rPr>
          <w:rFonts w:ascii="Times New Roman" w:eastAsia="Times New Roman" w:hAnsi="Times New Roman"/>
          <w:bCs/>
          <w:sz w:val="20"/>
          <w:u w:val="single"/>
          <w:rtl/>
          <w:lang w:eastAsia="he-IL"/>
        </w:rPr>
        <w:br w:type="page"/>
      </w:r>
    </w:p>
    <w:p w14:paraId="6864821E" w14:textId="77777777" w:rsidR="000555DD" w:rsidRPr="000555DD" w:rsidRDefault="000555DD" w:rsidP="00E078A7">
      <w:pPr>
        <w:widowControl w:val="0"/>
        <w:spacing w:before="0" w:beforeAutospacing="0" w:after="0" w:afterAutospacing="0" w:line="240" w:lineRule="auto"/>
        <w:jc w:val="center"/>
        <w:outlineLvl w:val="3"/>
        <w:rPr>
          <w:rFonts w:ascii="Times New Roman" w:eastAsia="Times New Roman" w:hAnsi="Times New Roman"/>
          <w:bCs/>
          <w:sz w:val="20"/>
          <w:u w:val="single"/>
          <w:rtl/>
          <w:lang w:eastAsia="he-IL"/>
        </w:rPr>
      </w:pPr>
      <w:r w:rsidRPr="000555DD">
        <w:rPr>
          <w:rFonts w:ascii="Times New Roman" w:eastAsia="Times New Roman" w:hAnsi="Times New Roman" w:hint="cs"/>
          <w:bCs/>
          <w:sz w:val="20"/>
          <w:u w:val="single"/>
          <w:rtl/>
          <w:lang w:eastAsia="he-IL"/>
        </w:rPr>
        <w:lastRenderedPageBreak/>
        <w:t>נספח ''א''</w:t>
      </w:r>
    </w:p>
    <w:p w14:paraId="72E0AE88" w14:textId="77777777" w:rsidR="000555DD" w:rsidRPr="000555DD" w:rsidRDefault="000555DD" w:rsidP="000555DD">
      <w:pPr>
        <w:widowControl w:val="0"/>
        <w:spacing w:before="0" w:beforeAutospacing="0" w:after="0" w:afterAutospacing="0" w:line="240" w:lineRule="auto"/>
        <w:jc w:val="center"/>
        <w:outlineLvl w:val="3"/>
        <w:rPr>
          <w:rFonts w:ascii="Times New Roman" w:eastAsia="Times New Roman" w:hAnsi="Times New Roman"/>
          <w:bCs/>
          <w:sz w:val="20"/>
          <w:u w:val="single"/>
          <w:lang w:eastAsia="he-IL"/>
        </w:rPr>
      </w:pPr>
      <w:r w:rsidRPr="000555DD">
        <w:rPr>
          <w:rFonts w:ascii="Times New Roman" w:eastAsia="Times New Roman" w:hAnsi="Times New Roman" w:hint="cs"/>
          <w:bCs/>
          <w:sz w:val="20"/>
          <w:u w:val="single"/>
          <w:rtl/>
          <w:lang w:eastAsia="he-IL"/>
        </w:rPr>
        <w:t>נספח כללי</w:t>
      </w:r>
    </w:p>
    <w:p w14:paraId="30949E5A" w14:textId="77777777" w:rsidR="000555DD" w:rsidRPr="000555DD" w:rsidRDefault="000555DD" w:rsidP="000555DD">
      <w:pPr>
        <w:widowControl w:val="0"/>
        <w:spacing w:before="0" w:beforeAutospacing="0" w:after="0" w:afterAutospacing="0" w:line="240" w:lineRule="auto"/>
        <w:jc w:val="both"/>
        <w:rPr>
          <w:rFonts w:ascii="Times New Roman" w:eastAsia="Times New Roman" w:hAnsi="Times New Roman"/>
          <w:sz w:val="24"/>
          <w:rtl/>
          <w:lang w:eastAsia="he-IL"/>
        </w:rPr>
      </w:pPr>
      <w:r w:rsidRPr="000555DD">
        <w:rPr>
          <w:rFonts w:ascii="Times New Roman" w:eastAsia="Times New Roman" w:hAnsi="Times New Roman" w:hint="cs"/>
          <w:sz w:val="24"/>
          <w:rtl/>
          <w:lang w:eastAsia="he-IL"/>
        </w:rPr>
        <w:t>1.1</w:t>
      </w:r>
      <w:r w:rsidRPr="000555DD">
        <w:rPr>
          <w:rFonts w:ascii="Times New Roman" w:eastAsia="Times New Roman" w:hAnsi="Times New Roman" w:hint="cs"/>
          <w:sz w:val="24"/>
          <w:rtl/>
          <w:lang w:eastAsia="he-IL"/>
        </w:rPr>
        <w:tab/>
        <w:t>הגדרות -</w:t>
      </w:r>
    </w:p>
    <w:p w14:paraId="508BC1C7" w14:textId="77777777" w:rsidR="000555DD" w:rsidRPr="000555DD" w:rsidRDefault="000555DD" w:rsidP="000555DD">
      <w:pPr>
        <w:widowControl w:val="0"/>
        <w:spacing w:before="0" w:beforeAutospacing="0" w:after="0" w:afterAutospacing="0" w:line="240" w:lineRule="auto"/>
        <w:jc w:val="both"/>
        <w:rPr>
          <w:rFonts w:ascii="Times New Roman" w:eastAsia="Times New Roman" w:hAnsi="Times New Roman"/>
          <w:sz w:val="24"/>
          <w:rtl/>
          <w:lang w:eastAsia="he-IL"/>
        </w:rPr>
      </w:pPr>
    </w:p>
    <w:p w14:paraId="1C95DC64" w14:textId="4B327A36" w:rsidR="000555DD" w:rsidRPr="000555DD" w:rsidRDefault="000555DD" w:rsidP="000555DD">
      <w:pPr>
        <w:widowControl w:val="0"/>
        <w:spacing w:before="0" w:beforeAutospacing="0" w:after="0" w:afterAutospacing="0" w:line="240" w:lineRule="auto"/>
        <w:ind w:left="720"/>
        <w:jc w:val="both"/>
        <w:rPr>
          <w:rFonts w:ascii="Times New Roman" w:eastAsia="Times New Roman" w:hAnsi="Times New Roman"/>
          <w:sz w:val="24"/>
          <w:rtl/>
          <w:lang w:eastAsia="he-IL"/>
        </w:rPr>
      </w:pPr>
      <w:r w:rsidRPr="000555DD">
        <w:rPr>
          <w:rFonts w:ascii="Times New Roman" w:eastAsia="Times New Roman" w:hAnsi="Times New Roman" w:hint="cs"/>
          <w:sz w:val="24"/>
          <w:rtl/>
          <w:lang w:eastAsia="he-IL"/>
        </w:rPr>
        <w:t>"</w:t>
      </w:r>
      <w:r w:rsidRPr="000555DD">
        <w:rPr>
          <w:rFonts w:ascii="Times New Roman" w:eastAsia="Times New Roman" w:hAnsi="Times New Roman" w:hint="cs"/>
          <w:b/>
          <w:bCs/>
          <w:sz w:val="24"/>
          <w:rtl/>
          <w:lang w:eastAsia="he-IL"/>
        </w:rPr>
        <w:t>הפרויקט</w:t>
      </w:r>
      <w:r w:rsidRPr="000555DD">
        <w:rPr>
          <w:rFonts w:ascii="Times New Roman" w:eastAsia="Times New Roman" w:hAnsi="Times New Roman" w:hint="cs"/>
          <w:sz w:val="24"/>
          <w:rtl/>
          <w:lang w:eastAsia="he-IL"/>
        </w:rPr>
        <w:t>"-</w:t>
      </w:r>
      <w:r w:rsidRPr="000555DD">
        <w:rPr>
          <w:rFonts w:ascii="Times New Roman" w:eastAsia="Times New Roman" w:hAnsi="Times New Roman" w:hint="cs"/>
          <w:sz w:val="24"/>
          <w:lang w:eastAsia="he-IL"/>
        </w:rPr>
        <w:t xml:space="preserve"> </w:t>
      </w:r>
      <w:r w:rsidRPr="000555DD">
        <w:rPr>
          <w:rFonts w:ascii="Times New Roman" w:eastAsia="Times New Roman" w:hAnsi="Times New Roman" w:hint="cs"/>
          <w:sz w:val="24"/>
          <w:rtl/>
          <w:lang w:eastAsia="he-IL"/>
        </w:rPr>
        <w:t xml:space="preserve">פרויקט לבניית </w:t>
      </w:r>
      <w:r w:rsidR="00914931">
        <w:rPr>
          <w:rFonts w:ascii="Times New Roman" w:eastAsia="Times New Roman" w:hAnsi="Times New Roman" w:hint="cs"/>
          <w:sz w:val="24"/>
          <w:rtl/>
          <w:lang w:eastAsia="he-IL"/>
        </w:rPr>
        <w:t xml:space="preserve">150 </w:t>
      </w:r>
      <w:r w:rsidRPr="000555DD">
        <w:rPr>
          <w:rFonts w:ascii="Times New Roman" w:eastAsia="Times New Roman" w:hAnsi="Times New Roman" w:hint="cs"/>
          <w:sz w:val="24"/>
          <w:rtl/>
          <w:lang w:eastAsia="he-IL"/>
        </w:rPr>
        <w:t>יחידות דיור, שטחי מסחר ומשרדים, חניונים ועבודות פיתוח ב</w:t>
      </w:r>
      <w:sdt>
        <w:sdtPr>
          <w:rPr>
            <w:rFonts w:ascii="Times New Roman" w:eastAsia="Times New Roman" w:hAnsi="Times New Roman" w:hint="cs"/>
            <w:color w:val="00B0F0"/>
            <w:sz w:val="24"/>
            <w:rtl/>
            <w:lang w:eastAsia="he-IL"/>
          </w:rPr>
          <w:alias w:val="רשות מקומית"/>
          <w:tag w:val="cntLocalAuth"/>
          <w:id w:val="1782831239"/>
          <w:placeholder>
            <w:docPart w:val="B56B34ED28AA4A3BAB483FF60DF5AB5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sdtContent>
          <w:r w:rsidR="006E2F5A">
            <w:rPr>
              <w:rFonts w:ascii="Times New Roman" w:eastAsia="Times New Roman" w:hAnsi="Times New Roman" w:hint="cs"/>
              <w:color w:val="00B0F0"/>
              <w:sz w:val="24"/>
              <w:rtl/>
              <w:lang w:eastAsia="he-IL"/>
            </w:rPr>
            <w:t>רעננה</w:t>
          </w:r>
        </w:sdtContent>
      </w:sdt>
      <w:r w:rsidRPr="000555DD">
        <w:rPr>
          <w:rFonts w:ascii="Times New Roman" w:eastAsia="Times New Roman" w:hAnsi="Times New Roman" w:hint="cs"/>
          <w:color w:val="00B0F0"/>
          <w:sz w:val="24"/>
          <w:rtl/>
          <w:lang w:eastAsia="he-IL"/>
        </w:rPr>
        <w:t xml:space="preserve"> - </w:t>
      </w:r>
      <w:sdt>
        <w:sdtPr>
          <w:rPr>
            <w:rFonts w:ascii="Times New Roman" w:eastAsia="Times New Roman" w:hAnsi="Times New Roman" w:hint="cs"/>
            <w:color w:val="00B0F0"/>
            <w:sz w:val="24"/>
            <w:rtl/>
          </w:rPr>
          <w:alias w:val="שם אתר"/>
          <w:tag w:val="cntSite"/>
          <w:id w:val="-1682512962"/>
          <w:placeholder>
            <w:docPart w:val="255BCD959CDC4663A72F60C61E826D1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r w:rsidR="006E2F5A">
            <w:rPr>
              <w:rFonts w:ascii="Times New Roman" w:eastAsia="Times New Roman" w:hAnsi="Times New Roman" w:hint="cs"/>
              <w:color w:val="00B0F0"/>
              <w:sz w:val="24"/>
              <w:rtl/>
            </w:rPr>
            <w:t>סביוני רעננה צפון</w:t>
          </w:r>
        </w:sdtContent>
      </w:sdt>
      <w:r w:rsidRPr="000555DD">
        <w:rPr>
          <w:rFonts w:ascii="Times New Roman" w:eastAsia="Times New Roman" w:hAnsi="Times New Roman" w:hint="cs"/>
          <w:color w:val="00B0F0"/>
          <w:sz w:val="24"/>
          <w:rtl/>
          <w:lang w:eastAsia="he-IL"/>
        </w:rPr>
        <w:t xml:space="preserve">, </w:t>
      </w:r>
      <w:sdt>
        <w:sdtPr>
          <w:rPr>
            <w:rFonts w:ascii="Times New Roman" w:eastAsia="Times New Roman" w:hAnsi="Times New Roman" w:hint="cs"/>
            <w:color w:val="00B0F0"/>
            <w:sz w:val="24"/>
            <w:rtl/>
          </w:rPr>
          <w:alias w:val="שם הפרויקט"/>
          <w:tag w:val="cntProjectName"/>
          <w:id w:val="-1647974920"/>
          <w:placeholder>
            <w:docPart w:val="AE6C6D9AC5B642BD8E014E2B8A80BB7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r w:rsidR="006E2F5A">
            <w:rPr>
              <w:rFonts w:ascii="Times New Roman" w:eastAsia="Times New Roman" w:hAnsi="Times New Roman" w:hint="cs"/>
              <w:color w:val="00B0F0"/>
              <w:sz w:val="24"/>
              <w:rtl/>
            </w:rPr>
            <w:t>סביוני  רעננה  צפון</w:t>
          </w:r>
        </w:sdtContent>
      </w:sdt>
      <w:r w:rsidRPr="000555DD">
        <w:rPr>
          <w:rFonts w:ascii="Times New Roman" w:eastAsia="Times New Roman" w:hAnsi="Times New Roman" w:hint="cs"/>
          <w:sz w:val="24"/>
          <w:rtl/>
          <w:lang w:eastAsia="he-IL"/>
        </w:rPr>
        <w:t xml:space="preserve"> לרבות עבודות פיתוח על, אשר יתוכנן ו/או יבוצע עבור המזמין באתר בקטעים ובשלבים לפי שיקול דעתו.</w:t>
      </w:r>
    </w:p>
    <w:p w14:paraId="3C34ADCA" w14:textId="77777777" w:rsidR="000555DD" w:rsidRPr="000555DD" w:rsidRDefault="000555DD" w:rsidP="000555DD">
      <w:pPr>
        <w:widowControl w:val="0"/>
        <w:spacing w:before="0" w:beforeAutospacing="0" w:after="0" w:afterAutospacing="0" w:line="240" w:lineRule="auto"/>
        <w:jc w:val="both"/>
        <w:rPr>
          <w:rFonts w:ascii="Times New Roman" w:eastAsia="Times New Roman" w:hAnsi="Times New Roman"/>
          <w:sz w:val="24"/>
          <w:rtl/>
          <w:lang w:eastAsia="he-IL"/>
        </w:rPr>
      </w:pPr>
    </w:p>
    <w:p w14:paraId="4BFBE078" w14:textId="1BB1F148" w:rsidR="000555DD" w:rsidRPr="000555DD" w:rsidRDefault="000555DD" w:rsidP="00914931">
      <w:pPr>
        <w:widowControl w:val="0"/>
        <w:spacing w:before="0" w:beforeAutospacing="0" w:after="0" w:afterAutospacing="0" w:line="240" w:lineRule="auto"/>
        <w:ind w:left="720"/>
        <w:jc w:val="both"/>
        <w:rPr>
          <w:rFonts w:ascii="Times New Roman" w:eastAsia="Times New Roman" w:hAnsi="Times New Roman"/>
          <w:sz w:val="24"/>
          <w:rtl/>
          <w:lang w:eastAsia="he-IL"/>
        </w:rPr>
      </w:pPr>
      <w:r w:rsidRPr="000555DD">
        <w:rPr>
          <w:rFonts w:ascii="Times New Roman" w:eastAsia="Times New Roman" w:hAnsi="Times New Roman" w:hint="cs"/>
          <w:sz w:val="24"/>
          <w:rtl/>
          <w:lang w:eastAsia="he-IL"/>
        </w:rPr>
        <w:t>"</w:t>
      </w:r>
      <w:r w:rsidRPr="000555DD">
        <w:rPr>
          <w:rFonts w:ascii="Times New Roman" w:eastAsia="Times New Roman" w:hAnsi="Times New Roman" w:hint="cs"/>
          <w:b/>
          <w:bCs/>
          <w:sz w:val="24"/>
          <w:rtl/>
          <w:lang w:eastAsia="he-IL"/>
        </w:rPr>
        <w:t>התכנית</w:t>
      </w:r>
      <w:r w:rsidRPr="000555DD">
        <w:rPr>
          <w:rFonts w:ascii="Times New Roman" w:eastAsia="Times New Roman" w:hAnsi="Times New Roman" w:hint="cs"/>
          <w:sz w:val="24"/>
          <w:rtl/>
          <w:lang w:eastAsia="he-IL"/>
        </w:rPr>
        <w:t xml:space="preserve">" או </w:t>
      </w:r>
      <w:r w:rsidRPr="000555DD">
        <w:rPr>
          <w:rFonts w:ascii="Times New Roman" w:eastAsia="Times New Roman" w:hAnsi="Times New Roman" w:hint="cs"/>
          <w:b/>
          <w:bCs/>
          <w:sz w:val="24"/>
          <w:rtl/>
          <w:lang w:eastAsia="he-IL"/>
        </w:rPr>
        <w:t xml:space="preserve">"המקרקעין" </w:t>
      </w:r>
      <w:r w:rsidRPr="000555DD">
        <w:rPr>
          <w:rFonts w:ascii="Times New Roman" w:eastAsia="Times New Roman" w:hAnsi="Times New Roman"/>
          <w:sz w:val="24"/>
          <w:lang w:eastAsia="he-IL"/>
        </w:rPr>
        <w:t>–</w:t>
      </w:r>
      <w:r w:rsidRPr="000555DD">
        <w:rPr>
          <w:rFonts w:ascii="Times New Roman" w:eastAsia="Times New Roman" w:hAnsi="Times New Roman" w:hint="cs"/>
          <w:sz w:val="24"/>
          <w:rtl/>
          <w:lang w:eastAsia="he-IL"/>
        </w:rPr>
        <w:t xml:space="preserve"> תכנית בנין עיר מס' </w:t>
      </w:r>
      <w:sdt>
        <w:sdtPr>
          <w:rPr>
            <w:rFonts w:ascii="Times New Roman" w:eastAsia="Times New Roman" w:hAnsi="Times New Roman" w:hint="cs"/>
            <w:color w:val="008000"/>
            <w:sz w:val="24"/>
            <w:rtl/>
          </w:rPr>
          <w:alias w:val="שדה נוסף 2"/>
          <w:tag w:val="cntCustomField2"/>
          <w:id w:val="1880663104"/>
          <w:placeholder>
            <w:docPart w:val="6A09361AF0D244F08BA31F9FED7F433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2[1]" w:storeItemID="{81709D4C-33DC-48CC-AC7E-130A245806EE}"/>
          <w:text/>
        </w:sdtPr>
        <w:sdtEndPr/>
        <w:sdtContent>
          <w:r w:rsidR="00914931">
            <w:rPr>
              <w:rFonts w:ascii="Times New Roman" w:eastAsia="Times New Roman" w:hAnsi="Times New Roman" w:hint="cs"/>
              <w:color w:val="008000"/>
              <w:sz w:val="24"/>
              <w:rtl/>
            </w:rPr>
            <w:t>רנ/708</w:t>
          </w:r>
        </w:sdtContent>
      </w:sdt>
      <w:r w:rsidRPr="000555DD">
        <w:rPr>
          <w:rFonts w:ascii="Times New Roman" w:eastAsia="Times New Roman" w:hAnsi="Times New Roman" w:hint="cs"/>
          <w:sz w:val="24"/>
          <w:rtl/>
          <w:lang w:eastAsia="he-IL"/>
        </w:rPr>
        <w:t xml:space="preserve"> על שינוייה מעת לעת וכן כל תכנית נוספת החלה על מקרקעי הפרויקט ו/או המקרקעין הידועים כ-</w:t>
      </w:r>
      <w:sdt>
        <w:sdtPr>
          <w:rPr>
            <w:rFonts w:ascii="Times New Roman" w:eastAsia="Times New Roman" w:hAnsi="Times New Roman" w:hint="cs"/>
            <w:sz w:val="24"/>
            <w:rtl/>
            <w:lang w:eastAsia="he-IL"/>
          </w:rPr>
          <w:alias w:val="שדה נוסף 1"/>
          <w:tag w:val="cntCustomField1"/>
          <w:id w:val="-452094098"/>
          <w:placeholder>
            <w:docPart w:val="C1248346886F4EACAADD527A8E6C8CA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1[1]" w:storeItemID="{81709D4C-33DC-48CC-AC7E-130A245806EE}"/>
          <w:text/>
        </w:sdtPr>
        <w:sdtEndPr/>
        <w:sdtContent>
          <w:r w:rsidR="00914931">
            <w:rPr>
              <w:rFonts w:ascii="Times New Roman" w:eastAsia="Times New Roman" w:hAnsi="Times New Roman" w:hint="cs"/>
              <w:sz w:val="24"/>
              <w:rtl/>
              <w:lang w:eastAsia="he-IL"/>
            </w:rPr>
            <w:t>גוש 6578 חלקה 151</w:t>
          </w:r>
        </w:sdtContent>
      </w:sdt>
      <w:r w:rsidRPr="000555DD">
        <w:rPr>
          <w:rFonts w:ascii="Times New Roman" w:eastAsia="Times New Roman" w:hAnsi="Times New Roman" w:hint="cs"/>
          <w:sz w:val="24"/>
          <w:rtl/>
          <w:lang w:eastAsia="he-IL"/>
        </w:rPr>
        <w:t>.</w:t>
      </w:r>
    </w:p>
    <w:p w14:paraId="18DF3D61" w14:textId="77777777" w:rsidR="000555DD" w:rsidRPr="000555DD" w:rsidRDefault="000555DD" w:rsidP="000555DD">
      <w:pPr>
        <w:widowControl w:val="0"/>
        <w:spacing w:before="0" w:beforeAutospacing="0" w:after="0" w:afterAutospacing="0" w:line="240" w:lineRule="auto"/>
        <w:ind w:left="720"/>
        <w:jc w:val="both"/>
        <w:rPr>
          <w:rFonts w:ascii="Times New Roman" w:eastAsia="Times New Roman" w:hAnsi="Times New Roman"/>
          <w:sz w:val="24"/>
          <w:rtl/>
          <w:lang w:eastAsia="he-IL"/>
        </w:rPr>
      </w:pPr>
      <w:r w:rsidRPr="000555DD">
        <w:rPr>
          <w:rFonts w:ascii="Times New Roman" w:eastAsia="Times New Roman" w:hAnsi="Times New Roman" w:hint="cs"/>
          <w:sz w:val="24"/>
          <w:rtl/>
          <w:lang w:eastAsia="he-IL"/>
        </w:rPr>
        <w:t>המזמין שומר לעצמו הזכות לערוך שינויים בתב"ע ממתכונתה היום והשירותים המוזמנים מן המתכנן הינם בהתאם לתכנית התקפה בעת הזמנת כל שלב. המתכנן מתחייב להתעדכן בתב"ע ובתכניות הבינוי על תיקוניהם ולספק את השירותים כנדרש לשם בניית הפרויקט עפ"י התב"ע ותכניות הבינוי במתכונת שתאושר ובהתאם להוראות המזמין.</w:t>
      </w:r>
    </w:p>
    <w:p w14:paraId="4742674A" w14:textId="77777777" w:rsidR="000555DD" w:rsidRPr="000555DD" w:rsidRDefault="000555DD" w:rsidP="000555DD">
      <w:pPr>
        <w:widowControl w:val="0"/>
        <w:spacing w:before="0" w:beforeAutospacing="0" w:after="0" w:afterAutospacing="0" w:line="240" w:lineRule="auto"/>
        <w:ind w:left="720"/>
        <w:jc w:val="both"/>
        <w:rPr>
          <w:rFonts w:ascii="Times New Roman" w:eastAsia="Times New Roman" w:hAnsi="Times New Roman"/>
          <w:sz w:val="24"/>
          <w:rtl/>
          <w:lang w:eastAsia="he-IL"/>
        </w:rPr>
      </w:pPr>
    </w:p>
    <w:p w14:paraId="59814C6F" w14:textId="77777777" w:rsidR="000555DD" w:rsidRPr="000555DD" w:rsidRDefault="000555DD" w:rsidP="000555DD">
      <w:pPr>
        <w:spacing w:before="0" w:beforeAutospacing="0" w:after="0" w:afterAutospacing="0" w:line="240" w:lineRule="auto"/>
        <w:ind w:left="720"/>
        <w:rPr>
          <w:rFonts w:ascii="Times New Roman" w:eastAsia="Times New Roman" w:hAnsi="Times New Roman"/>
          <w:color w:val="008000"/>
          <w:sz w:val="24"/>
          <w:rtl/>
        </w:rPr>
      </w:pPr>
      <w:r w:rsidRPr="000555DD">
        <w:rPr>
          <w:rFonts w:ascii="Times New Roman" w:eastAsia="Times New Roman" w:hAnsi="Times New Roman" w:hint="cs"/>
          <w:sz w:val="24"/>
          <w:rtl/>
          <w:lang w:eastAsia="he-IL"/>
        </w:rPr>
        <w:t xml:space="preserve">"הרשות המקומית" - </w:t>
      </w:r>
      <w:sdt>
        <w:sdtPr>
          <w:rPr>
            <w:rFonts w:ascii="Times New Roman" w:eastAsia="Times New Roman" w:hAnsi="Times New Roman" w:hint="cs"/>
            <w:color w:val="008000"/>
            <w:sz w:val="24"/>
            <w:rtl/>
          </w:rPr>
          <w:alias w:val="רשות מקומית"/>
          <w:tag w:val="cntLocalAuth"/>
          <w:id w:val="1088732537"/>
          <w:placeholder>
            <w:docPart w:val="3246384E4BE546038F4B1559E7A98B1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sdtContent>
          <w:r w:rsidR="006E2F5A">
            <w:rPr>
              <w:rFonts w:ascii="Times New Roman" w:eastAsia="Times New Roman" w:hAnsi="Times New Roman" w:hint="cs"/>
              <w:color w:val="008000"/>
              <w:sz w:val="24"/>
              <w:rtl/>
            </w:rPr>
            <w:t>רעננה</w:t>
          </w:r>
        </w:sdtContent>
      </w:sdt>
      <w:r w:rsidRPr="000555DD">
        <w:rPr>
          <w:rFonts w:ascii="Times New Roman" w:eastAsia="Times New Roman" w:hAnsi="Times New Roman" w:hint="cs"/>
          <w:color w:val="008000"/>
          <w:sz w:val="24"/>
          <w:rtl/>
        </w:rPr>
        <w:t>.</w:t>
      </w:r>
    </w:p>
    <w:p w14:paraId="505E3443" w14:textId="77777777" w:rsidR="000555DD" w:rsidRPr="000555DD" w:rsidRDefault="000555DD" w:rsidP="000555DD">
      <w:pPr>
        <w:spacing w:before="0" w:beforeAutospacing="0" w:after="0" w:afterAutospacing="0" w:line="240" w:lineRule="auto"/>
        <w:ind w:left="720"/>
        <w:rPr>
          <w:rFonts w:ascii="Times New Roman" w:eastAsia="Times New Roman" w:hAnsi="Times New Roman"/>
          <w:color w:val="FF0000"/>
          <w:sz w:val="24"/>
          <w:rtl/>
        </w:rPr>
      </w:pPr>
    </w:p>
    <w:p w14:paraId="4907C46F" w14:textId="77777777" w:rsidR="000555DD" w:rsidRPr="000555DD" w:rsidRDefault="000555DD" w:rsidP="000555DD">
      <w:pPr>
        <w:spacing w:before="0" w:beforeAutospacing="0" w:after="0" w:afterAutospacing="0" w:line="240" w:lineRule="auto"/>
        <w:ind w:left="720"/>
        <w:rPr>
          <w:rFonts w:ascii="Times New Roman" w:eastAsia="Times New Roman" w:hAnsi="Times New Roman"/>
          <w:sz w:val="24"/>
          <w:rtl/>
          <w:lang w:eastAsia="he-IL"/>
        </w:rPr>
      </w:pPr>
      <w:r w:rsidRPr="000555DD">
        <w:rPr>
          <w:rFonts w:ascii="Times New Roman" w:eastAsia="Times New Roman" w:hAnsi="Times New Roman" w:hint="cs"/>
          <w:sz w:val="24"/>
          <w:rtl/>
        </w:rPr>
        <w:t xml:space="preserve">"חוזה הפיתוח" </w:t>
      </w:r>
      <w:r w:rsidRPr="000555DD">
        <w:rPr>
          <w:rFonts w:ascii="Times New Roman" w:eastAsia="Times New Roman" w:hAnsi="Times New Roman"/>
          <w:sz w:val="24"/>
        </w:rPr>
        <w:t>–</w:t>
      </w:r>
      <w:r w:rsidRPr="000555DD">
        <w:rPr>
          <w:rFonts w:ascii="Times New Roman" w:eastAsia="Times New Roman" w:hAnsi="Times New Roman" w:hint="cs"/>
          <w:sz w:val="24"/>
          <w:rtl/>
        </w:rPr>
        <w:t xml:space="preserve"> חוזה הפיתוח אשר נחתם בין המזמין לבין הרשות המקומית.</w:t>
      </w:r>
    </w:p>
    <w:p w14:paraId="4A07A4D9" w14:textId="77777777" w:rsidR="000555DD" w:rsidRPr="000555DD" w:rsidRDefault="000555DD" w:rsidP="000555DD">
      <w:pPr>
        <w:widowControl w:val="0"/>
        <w:spacing w:before="0" w:beforeAutospacing="0" w:after="0" w:afterAutospacing="0" w:line="240" w:lineRule="auto"/>
        <w:jc w:val="both"/>
        <w:rPr>
          <w:rFonts w:ascii="Times New Roman" w:eastAsia="Times New Roman" w:hAnsi="Times New Roman"/>
          <w:sz w:val="24"/>
          <w:rtl/>
          <w:lang w:eastAsia="he-IL"/>
        </w:rPr>
      </w:pPr>
    </w:p>
    <w:p w14:paraId="224C0076" w14:textId="144BD5D2" w:rsidR="000555DD" w:rsidRPr="000555DD" w:rsidRDefault="000555DD" w:rsidP="00914931">
      <w:pPr>
        <w:widowControl w:val="0"/>
        <w:spacing w:before="0" w:beforeAutospacing="0" w:after="0" w:afterAutospacing="0" w:line="240" w:lineRule="auto"/>
        <w:jc w:val="both"/>
        <w:rPr>
          <w:rFonts w:ascii="Times New Roman" w:eastAsia="Times New Roman" w:hAnsi="Times New Roman"/>
          <w:bCs/>
          <w:color w:val="FF0000"/>
          <w:sz w:val="24"/>
          <w:rtl/>
          <w:lang w:eastAsia="he-IL"/>
        </w:rPr>
      </w:pPr>
      <w:r w:rsidRPr="000555DD">
        <w:rPr>
          <w:rFonts w:ascii="Times New Roman" w:eastAsia="Times New Roman" w:hAnsi="Times New Roman" w:hint="cs"/>
          <w:sz w:val="24"/>
          <w:rtl/>
          <w:lang w:eastAsia="he-IL"/>
        </w:rPr>
        <w:t>2.8</w:t>
      </w:r>
      <w:r w:rsidRPr="000555DD">
        <w:rPr>
          <w:rFonts w:ascii="Times New Roman" w:eastAsia="Times New Roman" w:hAnsi="Times New Roman" w:hint="cs"/>
          <w:sz w:val="24"/>
          <w:rtl/>
          <w:lang w:eastAsia="he-IL"/>
        </w:rPr>
        <w:tab/>
        <w:t xml:space="preserve">המנהל הוא: </w:t>
      </w:r>
      <w:sdt>
        <w:sdtPr>
          <w:rPr>
            <w:rFonts w:ascii="Times New Roman" w:eastAsia="Times New Roman" w:hAnsi="Times New Roman" w:hint="cs"/>
            <w:sz w:val="24"/>
            <w:rtl/>
            <w:lang w:eastAsia="he-IL"/>
          </w:rPr>
          <w:alias w:val="שדה נוסף 3"/>
          <w:tag w:val="cntCustomField3"/>
          <w:id w:val="405040135"/>
          <w:placeholder>
            <w:docPart w:val="6CACA939F8A44347B87F226F6EB8007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3[1]" w:storeItemID="{81709D4C-33DC-48CC-AC7E-130A245806EE}"/>
          <w:text/>
        </w:sdtPr>
        <w:sdtEndPr>
          <w:rPr>
            <w:rFonts w:hint="default"/>
          </w:rPr>
        </w:sdtEndPr>
        <w:sdtContent>
          <w:r w:rsidR="00DE1018">
            <w:rPr>
              <w:rFonts w:ascii="Times New Roman" w:eastAsia="Times New Roman" w:hAnsi="Times New Roman" w:hint="cs"/>
              <w:sz w:val="24"/>
              <w:rtl/>
              <w:lang w:eastAsia="he-IL"/>
            </w:rPr>
            <w:t>גרמן קגנובסקי</w:t>
          </w:r>
        </w:sdtContent>
      </w:sdt>
    </w:p>
    <w:p w14:paraId="58BA6A5C" w14:textId="77777777" w:rsidR="000555DD" w:rsidRPr="000555DD" w:rsidRDefault="000555DD" w:rsidP="000555DD">
      <w:pPr>
        <w:widowControl w:val="0"/>
        <w:spacing w:before="0" w:beforeAutospacing="0" w:after="0" w:afterAutospacing="0" w:line="240" w:lineRule="auto"/>
        <w:jc w:val="both"/>
        <w:rPr>
          <w:rFonts w:ascii="Times New Roman" w:eastAsia="Times New Roman" w:hAnsi="Times New Roman"/>
          <w:bCs/>
          <w:sz w:val="24"/>
          <w:rtl/>
          <w:lang w:eastAsia="he-IL"/>
        </w:rPr>
      </w:pPr>
    </w:p>
    <w:p w14:paraId="028F2DCF" w14:textId="77777777" w:rsidR="000555DD" w:rsidRDefault="000555DD" w:rsidP="00553085">
      <w:pPr>
        <w:widowControl w:val="0"/>
        <w:spacing w:before="0" w:beforeAutospacing="0" w:after="0" w:afterAutospacing="0" w:line="240" w:lineRule="auto"/>
        <w:ind w:left="720" w:right="720" w:hanging="720"/>
        <w:jc w:val="both"/>
        <w:rPr>
          <w:rFonts w:ascii="Times New Roman" w:eastAsia="Times New Roman" w:hAnsi="Times New Roman"/>
          <w:color w:val="FF0000"/>
          <w:sz w:val="24"/>
          <w:rtl/>
          <w:lang w:eastAsia="he-IL"/>
        </w:rPr>
      </w:pPr>
      <w:r w:rsidRPr="000555DD">
        <w:rPr>
          <w:rFonts w:ascii="Times New Roman" w:eastAsia="Times New Roman" w:hAnsi="Times New Roman" w:hint="cs"/>
          <w:sz w:val="24"/>
          <w:rtl/>
          <w:lang w:eastAsia="he-IL"/>
        </w:rPr>
        <w:t>2.10</w:t>
      </w:r>
      <w:r w:rsidRPr="000555DD">
        <w:rPr>
          <w:rFonts w:ascii="Times New Roman" w:eastAsia="Times New Roman" w:hAnsi="Times New Roman" w:hint="cs"/>
          <w:sz w:val="24"/>
          <w:rtl/>
          <w:lang w:eastAsia="he-IL"/>
        </w:rPr>
        <w:tab/>
      </w:r>
      <w:r w:rsidR="00553085" w:rsidRPr="00553085">
        <w:rPr>
          <w:rFonts w:ascii="Times New Roman" w:eastAsia="Times New Roman" w:hAnsi="Times New Roman"/>
          <w:sz w:val="24"/>
          <w:rtl/>
          <w:lang w:eastAsia="he-IL"/>
        </w:rPr>
        <w:t xml:space="preserve">התכנון יתבצע במודל תלת מימד ע"י תוכנת </w:t>
      </w:r>
      <w:r w:rsidR="00553085" w:rsidRPr="00553085">
        <w:rPr>
          <w:rFonts w:ascii="Times New Roman" w:eastAsia="Times New Roman" w:hAnsi="Times New Roman"/>
          <w:sz w:val="24"/>
          <w:lang w:eastAsia="he-IL"/>
        </w:rPr>
        <w:t>REVIT</w:t>
      </w:r>
      <w:r w:rsidR="00553085" w:rsidRPr="00553085">
        <w:rPr>
          <w:rFonts w:ascii="Times New Roman" w:eastAsia="Times New Roman" w:hAnsi="Times New Roman"/>
          <w:sz w:val="24"/>
          <w:rtl/>
          <w:lang w:eastAsia="he-IL"/>
        </w:rPr>
        <w:t xml:space="preserve">, במתודולוגיית </w:t>
      </w:r>
      <w:r w:rsidR="00553085" w:rsidRPr="00553085">
        <w:rPr>
          <w:rFonts w:ascii="Times New Roman" w:eastAsia="Times New Roman" w:hAnsi="Times New Roman"/>
          <w:sz w:val="24"/>
          <w:lang w:eastAsia="he-IL"/>
        </w:rPr>
        <w:t>BIM</w:t>
      </w:r>
      <w:r w:rsidR="00553085" w:rsidRPr="00553085">
        <w:rPr>
          <w:rFonts w:ascii="Times New Roman" w:eastAsia="Times New Roman" w:hAnsi="Times New Roman"/>
          <w:sz w:val="24"/>
          <w:rtl/>
          <w:lang w:eastAsia="he-IL"/>
        </w:rPr>
        <w:t>, בענן – "</w:t>
      </w:r>
      <w:r w:rsidR="00553085" w:rsidRPr="00553085">
        <w:rPr>
          <w:rFonts w:ascii="Times New Roman" w:eastAsia="Times New Roman" w:hAnsi="Times New Roman"/>
          <w:sz w:val="24"/>
          <w:lang w:eastAsia="he-IL"/>
        </w:rPr>
        <w:t>BIM360</w:t>
      </w:r>
      <w:r w:rsidR="00553085" w:rsidRPr="00553085">
        <w:rPr>
          <w:rFonts w:ascii="Times New Roman" w:eastAsia="Times New Roman" w:hAnsi="Times New Roman"/>
          <w:sz w:val="24"/>
          <w:rtl/>
          <w:lang w:eastAsia="he-IL"/>
        </w:rPr>
        <w:t xml:space="preserve">" שם ישמרו כל קבצי ה </w:t>
      </w:r>
      <w:r w:rsidR="00553085" w:rsidRPr="00553085">
        <w:rPr>
          <w:rFonts w:ascii="Times New Roman" w:eastAsia="Times New Roman" w:hAnsi="Times New Roman"/>
          <w:sz w:val="24"/>
          <w:lang w:eastAsia="he-IL"/>
        </w:rPr>
        <w:t>REVIT</w:t>
      </w:r>
      <w:r w:rsidR="00553085" w:rsidRPr="00553085">
        <w:rPr>
          <w:rFonts w:ascii="Times New Roman" w:eastAsia="Times New Roman" w:hAnsi="Times New Roman"/>
          <w:sz w:val="24"/>
          <w:rtl/>
          <w:lang w:eastAsia="he-IL"/>
        </w:rPr>
        <w:t xml:space="preserve"> של המתכננים המובילים עם אפשרות גישה לכלל המתכננים והיועצים בפרויקט. עבור קבלת העבודה ותכנון הפרויקט, על המתכנן להיות בעל רישיון עבודה בענן "</w:t>
      </w:r>
      <w:r w:rsidR="00553085" w:rsidRPr="00553085">
        <w:rPr>
          <w:rFonts w:ascii="Times New Roman" w:eastAsia="Times New Roman" w:hAnsi="Times New Roman"/>
          <w:sz w:val="24"/>
          <w:lang w:eastAsia="he-IL"/>
        </w:rPr>
        <w:t>BIM360</w:t>
      </w:r>
      <w:r w:rsidR="00553085" w:rsidRPr="00553085">
        <w:rPr>
          <w:rFonts w:ascii="Times New Roman" w:eastAsia="Times New Roman" w:hAnsi="Times New Roman"/>
          <w:sz w:val="24"/>
          <w:rtl/>
          <w:lang w:eastAsia="he-IL"/>
        </w:rPr>
        <w:t xml:space="preserve">". העבודה במודל תהיה כפופה להוראות מנהל המודל ולמסמך ה </w:t>
      </w:r>
      <w:r w:rsidR="00553085" w:rsidRPr="00553085">
        <w:rPr>
          <w:rFonts w:ascii="Times New Roman" w:eastAsia="Times New Roman" w:hAnsi="Times New Roman"/>
          <w:sz w:val="24"/>
          <w:lang w:eastAsia="he-IL"/>
        </w:rPr>
        <w:t>BEP</w:t>
      </w:r>
      <w:r w:rsidR="00553085" w:rsidRPr="00553085">
        <w:rPr>
          <w:rFonts w:ascii="Times New Roman" w:eastAsia="Times New Roman" w:hAnsi="Times New Roman"/>
          <w:sz w:val="24"/>
          <w:rtl/>
          <w:lang w:eastAsia="he-IL"/>
        </w:rPr>
        <w:t xml:space="preserve"> שיופץ בהמשך ע"י מנהל המודל. שמירה, הדפסת תכניות וקבצים (</w:t>
      </w:r>
      <w:r w:rsidR="00553085" w:rsidRPr="00553085">
        <w:rPr>
          <w:rFonts w:ascii="Times New Roman" w:eastAsia="Times New Roman" w:hAnsi="Times New Roman"/>
          <w:sz w:val="24"/>
          <w:lang w:eastAsia="he-IL"/>
        </w:rPr>
        <w:t>PLT/PDF/DWG</w:t>
      </w:r>
      <w:r w:rsidR="00553085" w:rsidRPr="00553085">
        <w:rPr>
          <w:rFonts w:ascii="Times New Roman" w:eastAsia="Times New Roman" w:hAnsi="Times New Roman"/>
          <w:sz w:val="24"/>
          <w:rtl/>
          <w:lang w:eastAsia="he-IL"/>
        </w:rPr>
        <w:t>), שיתוף, תיאום וקליטת קבצים ממתכננים ויועצים אחרים יבוצע באמצעות תוכנה כדוגמת @</w:t>
      </w:r>
      <w:r w:rsidR="00553085" w:rsidRPr="00553085">
        <w:rPr>
          <w:rFonts w:ascii="Times New Roman" w:eastAsia="Times New Roman" w:hAnsi="Times New Roman"/>
          <w:sz w:val="24"/>
          <w:lang w:eastAsia="he-IL"/>
        </w:rPr>
        <w:t>view</w:t>
      </w:r>
      <w:r w:rsidR="00553085" w:rsidRPr="00553085">
        <w:rPr>
          <w:rFonts w:ascii="Times New Roman" w:eastAsia="Times New Roman" w:hAnsi="Times New Roman"/>
          <w:sz w:val="24"/>
          <w:rtl/>
          <w:lang w:eastAsia="he-IL"/>
        </w:rPr>
        <w:t>. כל תעבורת הקבצים תבוצע באמצעות התוכנה בלבד או תוכנה אחרת לפי החלטת המזמין.</w:t>
      </w:r>
    </w:p>
    <w:p w14:paraId="49DCFE45" w14:textId="77777777" w:rsidR="00047BB3" w:rsidRPr="000555DD" w:rsidRDefault="00047BB3" w:rsidP="00553085">
      <w:pPr>
        <w:widowControl w:val="0"/>
        <w:spacing w:before="0" w:beforeAutospacing="0" w:after="0" w:afterAutospacing="0" w:line="240" w:lineRule="auto"/>
        <w:ind w:left="720" w:right="720" w:hanging="720"/>
        <w:jc w:val="both"/>
        <w:rPr>
          <w:rFonts w:ascii="Times New Roman" w:eastAsia="Times New Roman" w:hAnsi="Times New Roman"/>
          <w:color w:val="FF0000"/>
          <w:sz w:val="24"/>
          <w:rtl/>
          <w:lang w:eastAsia="he-IL"/>
        </w:rPr>
      </w:pPr>
    </w:p>
    <w:p w14:paraId="3E136D05" w14:textId="77777777" w:rsidR="000555DD" w:rsidRPr="000555DD" w:rsidRDefault="000555DD" w:rsidP="000555DD">
      <w:pPr>
        <w:widowControl w:val="0"/>
        <w:spacing w:before="0" w:beforeAutospacing="0" w:after="0" w:afterAutospacing="0" w:line="240" w:lineRule="auto"/>
        <w:jc w:val="both"/>
        <w:rPr>
          <w:rFonts w:ascii="Times New Roman" w:eastAsia="Times New Roman" w:hAnsi="Times New Roman"/>
          <w:sz w:val="24"/>
          <w:rtl/>
          <w:lang w:eastAsia="he-IL"/>
        </w:rPr>
      </w:pPr>
      <w:r w:rsidRPr="000555DD">
        <w:rPr>
          <w:rFonts w:ascii="Times New Roman" w:eastAsia="Times New Roman" w:hAnsi="Times New Roman" w:hint="cs"/>
          <w:sz w:val="24"/>
          <w:rtl/>
          <w:lang w:eastAsia="he-IL"/>
        </w:rPr>
        <w:t>3.2</w:t>
      </w:r>
      <w:r w:rsidRPr="000555DD">
        <w:rPr>
          <w:rFonts w:ascii="Times New Roman" w:eastAsia="Times New Roman" w:hAnsi="Times New Roman" w:hint="cs"/>
          <w:sz w:val="24"/>
          <w:rtl/>
          <w:lang w:eastAsia="he-IL"/>
        </w:rPr>
        <w:tab/>
        <w:t>בעלי המקצוע במשרד המתכנן הם:</w:t>
      </w:r>
    </w:p>
    <w:p w14:paraId="0A4A1C08" w14:textId="77777777" w:rsidR="000555DD" w:rsidRPr="000555DD" w:rsidRDefault="000555DD" w:rsidP="000555DD">
      <w:pPr>
        <w:widowControl w:val="0"/>
        <w:spacing w:before="0" w:beforeAutospacing="0" w:after="0" w:afterAutospacing="0" w:line="240" w:lineRule="auto"/>
        <w:jc w:val="both"/>
        <w:rPr>
          <w:rFonts w:ascii="Times New Roman" w:eastAsia="Times New Roman" w:hAnsi="Times New Roman"/>
          <w:sz w:val="24"/>
          <w:rtl/>
          <w:lang w:eastAsia="he-IL"/>
        </w:rPr>
      </w:pPr>
    </w:p>
    <w:p w14:paraId="58220FC2" w14:textId="0509AA2D" w:rsidR="000555DD" w:rsidRPr="000555DD" w:rsidRDefault="000555DD" w:rsidP="00DE1018">
      <w:pPr>
        <w:widowControl w:val="0"/>
        <w:spacing w:before="0" w:beforeAutospacing="0" w:after="0" w:afterAutospacing="0" w:line="240" w:lineRule="auto"/>
        <w:ind w:firstLine="720"/>
        <w:jc w:val="both"/>
        <w:rPr>
          <w:rFonts w:ascii="Times New Roman" w:eastAsia="Times New Roman" w:hAnsi="Times New Roman"/>
          <w:sz w:val="24"/>
          <w:rtl/>
          <w:lang w:eastAsia="he-IL"/>
        </w:rPr>
      </w:pPr>
      <w:r w:rsidRPr="000555DD">
        <w:rPr>
          <w:rFonts w:ascii="Times New Roman" w:eastAsia="Times New Roman" w:hAnsi="Times New Roman" w:hint="cs"/>
          <w:sz w:val="24"/>
          <w:rtl/>
          <w:lang w:eastAsia="he-IL"/>
        </w:rPr>
        <w:t>א.</w:t>
      </w:r>
      <w:r w:rsidRPr="000555DD">
        <w:rPr>
          <w:rFonts w:ascii="Times New Roman" w:eastAsia="Times New Roman" w:hAnsi="Times New Roman" w:hint="cs"/>
          <w:sz w:val="24"/>
          <w:rtl/>
          <w:lang w:eastAsia="he-IL"/>
        </w:rPr>
        <w:tab/>
        <w:t xml:space="preserve">ראש צוות: </w:t>
      </w:r>
      <w:sdt>
        <w:sdtPr>
          <w:rPr>
            <w:rFonts w:ascii="Times New Roman" w:eastAsia="Times New Roman" w:hAnsi="Times New Roman"/>
            <w:color w:val="008000"/>
            <w:sz w:val="24"/>
            <w:rtl/>
            <w:lang w:eastAsia="he-IL"/>
          </w:rPr>
          <w:alias w:val="שדה נוסף 4"/>
          <w:tag w:val="cntCustomField4"/>
          <w:id w:val="-571968739"/>
          <w:placeholder>
            <w:docPart w:val="6226702E87D24ED4BA07512D2DCD1D3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4[1]" w:storeItemID="{81709D4C-33DC-48CC-AC7E-130A245806EE}"/>
          <w:text/>
        </w:sdtPr>
        <w:sdtEndPr/>
        <w:sdtContent>
          <w:r w:rsidR="00DE1018">
            <w:rPr>
              <w:rFonts w:ascii="Times New Roman" w:eastAsia="Times New Roman" w:hAnsi="Times New Roman" w:hint="cs"/>
              <w:color w:val="008000"/>
              <w:sz w:val="24"/>
              <w:rtl/>
              <w:lang w:eastAsia="he-IL"/>
            </w:rPr>
            <w:t>משה סיטון</w:t>
          </w:r>
        </w:sdtContent>
      </w:sdt>
    </w:p>
    <w:p w14:paraId="2DC36FCD" w14:textId="77777777" w:rsidR="000555DD" w:rsidRPr="000555DD" w:rsidRDefault="000555DD" w:rsidP="000555DD">
      <w:pPr>
        <w:keepNext/>
        <w:widowControl w:val="0"/>
        <w:spacing w:before="0" w:beforeAutospacing="0" w:after="0" w:afterAutospacing="0" w:line="240" w:lineRule="auto"/>
        <w:ind w:left="1440" w:right="1440" w:hanging="720"/>
        <w:jc w:val="both"/>
        <w:outlineLvl w:val="7"/>
        <w:rPr>
          <w:rFonts w:ascii="Times New Roman" w:eastAsia="Times New Roman" w:hAnsi="Times New Roman"/>
          <w:sz w:val="24"/>
          <w:rtl/>
          <w:lang w:eastAsia="he-IL"/>
        </w:rPr>
      </w:pPr>
      <w:r w:rsidRPr="000555DD">
        <w:rPr>
          <w:rFonts w:ascii="Times New Roman" w:eastAsia="Times New Roman" w:hAnsi="Times New Roman" w:hint="cs"/>
          <w:sz w:val="24"/>
          <w:rtl/>
          <w:lang w:eastAsia="he-IL"/>
        </w:rPr>
        <w:t xml:space="preserve">ב. </w:t>
      </w:r>
      <w:r w:rsidRPr="000555DD">
        <w:rPr>
          <w:rFonts w:ascii="Times New Roman" w:eastAsia="Times New Roman" w:hAnsi="Times New Roman" w:hint="cs"/>
          <w:sz w:val="24"/>
          <w:rtl/>
          <w:lang w:eastAsia="he-IL"/>
        </w:rPr>
        <w:tab/>
        <w:t xml:space="preserve">מספר העובדים המקצועיים במשרד המתכנן לצורך מתן שירותי המתכנן ע"פ חוזה זה: </w:t>
      </w:r>
      <w:sdt>
        <w:sdtPr>
          <w:rPr>
            <w:rFonts w:ascii="Times New Roman" w:eastAsia="Times New Roman" w:hAnsi="Times New Roman"/>
            <w:color w:val="008000"/>
            <w:sz w:val="24"/>
            <w:rtl/>
            <w:lang w:eastAsia="he-IL"/>
          </w:rPr>
          <w:alias w:val="שדה נוסף 5"/>
          <w:tag w:val="cntCustomField5"/>
          <w:id w:val="670996116"/>
          <w:placeholder>
            <w:docPart w:val="39056136E64D48CD835D6FEC03ACAB39"/>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5[1]" w:storeItemID="{81709D4C-33DC-48CC-AC7E-130A245806EE}"/>
          <w:text/>
        </w:sdtPr>
        <w:sdtEndPr/>
        <w:sdtContent>
          <w:r w:rsidRPr="000555DD">
            <w:rPr>
              <w:rFonts w:cstheme="minorBidi"/>
              <w:color w:val="00B0F0"/>
              <w:rtl/>
            </w:rPr>
            <w:t>[שדה נוסף 5]</w:t>
          </w:r>
        </w:sdtContent>
      </w:sdt>
    </w:p>
    <w:p w14:paraId="3DA4DBA5" w14:textId="77777777" w:rsidR="000555DD" w:rsidRPr="000555DD" w:rsidRDefault="000555DD" w:rsidP="000555DD">
      <w:pPr>
        <w:widowControl w:val="0"/>
        <w:spacing w:before="0" w:beforeAutospacing="0" w:after="0" w:afterAutospacing="0" w:line="240" w:lineRule="auto"/>
        <w:jc w:val="both"/>
        <w:rPr>
          <w:rFonts w:ascii="Times New Roman" w:eastAsia="Times New Roman" w:hAnsi="Times New Roman"/>
          <w:sz w:val="24"/>
          <w:rtl/>
          <w:lang w:eastAsia="he-IL"/>
        </w:rPr>
      </w:pPr>
    </w:p>
    <w:p w14:paraId="788B306A" w14:textId="03F3600C" w:rsidR="000555DD" w:rsidRPr="000555DD" w:rsidRDefault="000555DD" w:rsidP="00DE1018">
      <w:pPr>
        <w:widowControl w:val="0"/>
        <w:spacing w:before="0" w:beforeAutospacing="0" w:after="0" w:afterAutospacing="0" w:line="240" w:lineRule="auto"/>
        <w:jc w:val="both"/>
        <w:rPr>
          <w:rFonts w:ascii="Times New Roman" w:eastAsia="Times New Roman" w:hAnsi="Times New Roman"/>
          <w:color w:val="FF0000"/>
          <w:sz w:val="24"/>
          <w:rtl/>
          <w:lang w:eastAsia="he-IL"/>
        </w:rPr>
      </w:pPr>
      <w:r w:rsidRPr="000555DD">
        <w:rPr>
          <w:rFonts w:ascii="Times New Roman" w:eastAsia="Times New Roman" w:hAnsi="Times New Roman" w:hint="cs"/>
          <w:sz w:val="24"/>
          <w:rtl/>
          <w:lang w:eastAsia="he-IL"/>
        </w:rPr>
        <w:t>3.4</w:t>
      </w:r>
      <w:r w:rsidRPr="000555DD">
        <w:rPr>
          <w:rFonts w:ascii="Times New Roman" w:eastAsia="Times New Roman" w:hAnsi="Times New Roman" w:hint="cs"/>
          <w:sz w:val="24"/>
          <w:rtl/>
          <w:lang w:eastAsia="he-IL"/>
        </w:rPr>
        <w:tab/>
        <w:t xml:space="preserve">המנהל הראשי במשרד המתכנן הוא אדריכל/מהנדס: </w:t>
      </w:r>
      <w:sdt>
        <w:sdtPr>
          <w:rPr>
            <w:rFonts w:ascii="Times New Roman" w:eastAsia="Times New Roman" w:hAnsi="Times New Roman"/>
            <w:color w:val="008000"/>
            <w:sz w:val="24"/>
            <w:rtl/>
            <w:lang w:eastAsia="he-IL"/>
          </w:rPr>
          <w:alias w:val="שדה נוסף 6"/>
          <w:tag w:val="cntCustomField6"/>
          <w:id w:val="-1464726949"/>
          <w:placeholder>
            <w:docPart w:val="0EC2C2A165C34F598CCF852A4B5946B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6[1]" w:storeItemID="{81709D4C-33DC-48CC-AC7E-130A245806EE}"/>
          <w:text/>
        </w:sdtPr>
        <w:sdtEndPr/>
        <w:sdtContent>
          <w:r w:rsidR="00DE1018">
            <w:rPr>
              <w:rFonts w:ascii="Times New Roman" w:eastAsia="Times New Roman" w:hAnsi="Times New Roman" w:hint="cs"/>
              <w:color w:val="008000"/>
              <w:sz w:val="24"/>
              <w:rtl/>
              <w:lang w:eastAsia="he-IL"/>
            </w:rPr>
            <w:t>משה סיטון</w:t>
          </w:r>
        </w:sdtContent>
      </w:sdt>
    </w:p>
    <w:p w14:paraId="0ECD4CCB" w14:textId="77777777" w:rsidR="000555DD" w:rsidRPr="000555DD" w:rsidRDefault="000555DD" w:rsidP="000555DD">
      <w:pPr>
        <w:widowControl w:val="0"/>
        <w:spacing w:before="0" w:beforeAutospacing="0" w:after="0" w:afterAutospacing="0" w:line="240" w:lineRule="auto"/>
        <w:jc w:val="both"/>
        <w:rPr>
          <w:rFonts w:ascii="Times New Roman" w:eastAsia="Times New Roman" w:hAnsi="Times New Roman"/>
          <w:sz w:val="24"/>
          <w:rtl/>
          <w:lang w:eastAsia="he-IL"/>
        </w:rPr>
      </w:pPr>
    </w:p>
    <w:p w14:paraId="525CF4BE" w14:textId="565241EE" w:rsidR="000555DD" w:rsidRPr="000555DD" w:rsidRDefault="000555DD" w:rsidP="000555DD">
      <w:pPr>
        <w:widowControl w:val="0"/>
        <w:spacing w:before="0" w:beforeAutospacing="0" w:after="0" w:afterAutospacing="0" w:line="240" w:lineRule="auto"/>
        <w:ind w:left="679" w:hanging="709"/>
        <w:outlineLvl w:val="2"/>
        <w:rPr>
          <w:rFonts w:ascii="Times New Roman" w:eastAsia="Times New Roman" w:hAnsi="Times New Roman"/>
          <w:b/>
          <w:bCs/>
          <w:sz w:val="24"/>
          <w:u w:val="single"/>
          <w:rtl/>
        </w:rPr>
      </w:pPr>
      <w:r w:rsidRPr="000555DD">
        <w:rPr>
          <w:rFonts w:ascii="Times New Roman" w:eastAsia="Times New Roman" w:hAnsi="Times New Roman" w:hint="cs"/>
          <w:sz w:val="24"/>
          <w:rtl/>
          <w:lang w:eastAsia="he-IL"/>
        </w:rPr>
        <w:t>5.2</w:t>
      </w:r>
      <w:r w:rsidRPr="000555DD">
        <w:rPr>
          <w:rFonts w:ascii="Times New Roman" w:eastAsia="Times New Roman" w:hAnsi="Times New Roman" w:hint="cs"/>
          <w:sz w:val="24"/>
          <w:rtl/>
          <w:lang w:eastAsia="he-IL"/>
        </w:rPr>
        <w:tab/>
      </w:r>
    </w:p>
    <w:p w14:paraId="53260E2A" w14:textId="77777777" w:rsidR="000555DD" w:rsidRPr="000555DD" w:rsidRDefault="000555DD" w:rsidP="000555DD">
      <w:pPr>
        <w:widowControl w:val="0"/>
        <w:spacing w:before="0" w:beforeAutospacing="0" w:after="0" w:afterAutospacing="0" w:line="240" w:lineRule="auto"/>
        <w:ind w:left="-30"/>
        <w:outlineLvl w:val="2"/>
        <w:rPr>
          <w:rFonts w:ascii="Times New Roman" w:eastAsia="Times New Roman" w:hAnsi="Times New Roman"/>
          <w:sz w:val="24"/>
          <w:rtl/>
          <w:lang w:eastAsia="he-IL"/>
        </w:rPr>
      </w:pPr>
      <w:r w:rsidRPr="000555DD">
        <w:rPr>
          <w:rFonts w:ascii="Times New Roman" w:eastAsia="Times New Roman" w:hAnsi="Times New Roman" w:hint="cs"/>
          <w:sz w:val="24"/>
          <w:rtl/>
          <w:lang w:eastAsia="he-IL"/>
        </w:rPr>
        <w:t xml:space="preserve">17.7 </w:t>
      </w:r>
      <w:r w:rsidRPr="000555DD">
        <w:rPr>
          <w:rFonts w:ascii="Times New Roman" w:eastAsia="Times New Roman" w:hAnsi="Times New Roman" w:hint="cs"/>
          <w:sz w:val="24"/>
          <w:rtl/>
          <w:lang w:eastAsia="he-IL"/>
        </w:rPr>
        <w:tab/>
        <w:t>שיעור חלקו היחסי של כל אחד מיחידי המזמין הינו כדלקמן :</w:t>
      </w:r>
    </w:p>
    <w:tbl>
      <w:tblPr>
        <w:tblStyle w:val="TableGrid"/>
        <w:bidiVisual/>
        <w:tblW w:w="0" w:type="auto"/>
        <w:tblInd w:w="7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66"/>
        <w:gridCol w:w="2163"/>
      </w:tblGrid>
      <w:tr w:rsidR="000555DD" w:rsidRPr="000555DD" w14:paraId="143D13A9" w14:textId="77777777" w:rsidTr="000555DD">
        <w:tc>
          <w:tcPr>
            <w:tcW w:w="3366" w:type="dxa"/>
          </w:tcPr>
          <w:p w14:paraId="75FA45BC" w14:textId="77777777" w:rsidR="000555DD" w:rsidRPr="000555DD" w:rsidRDefault="002D061C" w:rsidP="000555DD">
            <w:pPr>
              <w:widowControl w:val="0"/>
              <w:spacing w:before="0" w:beforeAutospacing="0" w:after="0" w:afterAutospacing="0" w:line="240" w:lineRule="auto"/>
              <w:outlineLvl w:val="2"/>
              <w:rPr>
                <w:rFonts w:ascii="Times New Roman" w:eastAsia="Times New Roman" w:hAnsi="Times New Roman"/>
                <w:sz w:val="24"/>
                <w:rtl/>
                <w:lang w:eastAsia="he-IL"/>
              </w:rPr>
            </w:pPr>
            <w:sdt>
              <w:sdtPr>
                <w:rPr>
                  <w:rFonts w:ascii="Times New Roman" w:eastAsia="Times New Roman" w:hAnsi="Times New Roman" w:hint="cs"/>
                  <w:color w:val="008000"/>
                  <w:sz w:val="24"/>
                  <w:rtl/>
                  <w:lang w:eastAsia="he-IL"/>
                </w:rPr>
                <w:alias w:val="אחוז השתתפות צד א"/>
                <w:tag w:val="cmtTzadAPercent"/>
                <w:id w:val="160592806"/>
                <w:placeholder>
                  <w:docPart w:val="9A34B4DDA7BE45B7B3AA0F4ADCC3D4FE"/>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Percent[1]" w:storeItemID="{81709D4C-33DC-48CC-AC7E-130A245806EE}"/>
                <w:text/>
              </w:sdtPr>
              <w:sdtEndPr>
                <w:rPr>
                  <w:rFonts w:hint="default"/>
                </w:rPr>
              </w:sdtEndPr>
              <w:sdtContent>
                <w:r w:rsidR="000555DD" w:rsidRPr="000555DD">
                  <w:rPr>
                    <w:rFonts w:cstheme="minorBidi"/>
                    <w:color w:val="00B0F0"/>
                    <w:rtl/>
                  </w:rPr>
                  <w:t>[אחוז השתתפות צד א]</w:t>
                </w:r>
              </w:sdtContent>
            </w:sdt>
          </w:p>
          <w:p w14:paraId="1D522D64" w14:textId="77777777" w:rsidR="000555DD" w:rsidRPr="000555DD" w:rsidRDefault="000555DD" w:rsidP="000555DD">
            <w:pPr>
              <w:widowControl w:val="0"/>
              <w:spacing w:before="0" w:beforeAutospacing="0" w:after="0" w:afterAutospacing="0" w:line="240" w:lineRule="auto"/>
              <w:outlineLvl w:val="2"/>
              <w:rPr>
                <w:rFonts w:ascii="Times New Roman" w:eastAsia="Times New Roman" w:hAnsi="Times New Roman"/>
                <w:sz w:val="24"/>
                <w:rtl/>
                <w:lang w:eastAsia="he-IL"/>
              </w:rPr>
            </w:pPr>
            <w:r w:rsidRPr="000555DD">
              <w:rPr>
                <w:rFonts w:ascii="Times New Roman" w:eastAsia="Times New Roman" w:hAnsi="Times New Roman" w:hint="cs"/>
                <w:sz w:val="24"/>
                <w:rtl/>
                <w:lang w:eastAsia="he-IL"/>
              </w:rPr>
              <w:t xml:space="preserve">             </w:t>
            </w:r>
          </w:p>
        </w:tc>
        <w:tc>
          <w:tcPr>
            <w:tcW w:w="2163" w:type="dxa"/>
          </w:tcPr>
          <w:p w14:paraId="74A424F9" w14:textId="77777777" w:rsidR="000555DD" w:rsidRPr="000555DD" w:rsidRDefault="000555DD" w:rsidP="000555DD">
            <w:pPr>
              <w:widowControl w:val="0"/>
              <w:spacing w:before="0" w:beforeAutospacing="0" w:after="0" w:afterAutospacing="0" w:line="240" w:lineRule="auto"/>
              <w:ind w:left="720"/>
              <w:outlineLvl w:val="2"/>
              <w:rPr>
                <w:rFonts w:cstheme="minorBidi"/>
                <w:szCs w:val="22"/>
              </w:rPr>
            </w:pPr>
          </w:p>
          <w:p w14:paraId="582B67E1" w14:textId="77777777" w:rsidR="000555DD" w:rsidRPr="000555DD" w:rsidRDefault="000555DD" w:rsidP="000555DD">
            <w:pPr>
              <w:widowControl w:val="0"/>
              <w:spacing w:before="0" w:beforeAutospacing="0" w:after="0" w:afterAutospacing="0" w:line="240" w:lineRule="auto"/>
              <w:outlineLvl w:val="2"/>
              <w:rPr>
                <w:rFonts w:ascii="Times New Roman" w:eastAsia="Times New Roman" w:hAnsi="Times New Roman"/>
                <w:sz w:val="24"/>
                <w:rtl/>
                <w:lang w:eastAsia="he-IL"/>
              </w:rPr>
            </w:pPr>
          </w:p>
        </w:tc>
      </w:tr>
    </w:tbl>
    <w:p w14:paraId="0627E39C" w14:textId="77777777" w:rsidR="000555DD" w:rsidRPr="000555DD" w:rsidRDefault="000555DD" w:rsidP="000555DD">
      <w:pPr>
        <w:widowControl w:val="0"/>
        <w:spacing w:before="0" w:beforeAutospacing="0" w:after="0" w:afterAutospacing="0" w:line="240" w:lineRule="auto"/>
        <w:ind w:left="-30"/>
        <w:outlineLvl w:val="2"/>
        <w:rPr>
          <w:rFonts w:ascii="Times New Roman" w:eastAsia="Times New Roman" w:hAnsi="Times New Roman"/>
          <w:sz w:val="24"/>
          <w:rtl/>
          <w:lang w:eastAsia="he-IL"/>
        </w:rPr>
      </w:pPr>
    </w:p>
    <w:p w14:paraId="43538767"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767E48F1" w14:textId="77777777" w:rsidR="000555DD" w:rsidRDefault="000555DD" w:rsidP="00590FDD">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p>
    <w:p w14:paraId="65C12D2D" w14:textId="77777777" w:rsidR="000555DD" w:rsidRDefault="000555DD" w:rsidP="00590FDD">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r>
        <w:rPr>
          <w:rFonts w:ascii="Times New Roman" w:eastAsia="Times New Roman" w:hAnsi="Times New Roman"/>
          <w:bCs/>
          <w:sz w:val="24"/>
          <w:u w:val="single"/>
          <w:rtl/>
          <w:lang w:eastAsia="he-IL"/>
        </w:rPr>
        <w:br w:type="page"/>
      </w:r>
    </w:p>
    <w:p w14:paraId="3EEEF948" w14:textId="77777777" w:rsidR="000555DD" w:rsidRPr="00B27B4C" w:rsidRDefault="000555DD" w:rsidP="000555DD">
      <w:pPr>
        <w:widowControl w:val="0"/>
        <w:spacing w:before="0" w:beforeAutospacing="0" w:after="0" w:afterAutospacing="0" w:line="240" w:lineRule="auto"/>
        <w:jc w:val="center"/>
        <w:outlineLvl w:val="2"/>
        <w:rPr>
          <w:rFonts w:ascii="Times New Roman" w:eastAsia="Times New Roman" w:hAnsi="Times New Roman"/>
          <w:b/>
          <w:bCs/>
          <w:sz w:val="24"/>
          <w:u w:val="single"/>
          <w:rtl/>
          <w:lang w:eastAsia="he-IL"/>
        </w:rPr>
      </w:pPr>
      <w:r w:rsidRPr="00B27B4C">
        <w:rPr>
          <w:rFonts w:ascii="Times New Roman" w:eastAsia="Times New Roman" w:hAnsi="Times New Roman" w:hint="cs"/>
          <w:b/>
          <w:bCs/>
          <w:sz w:val="24"/>
          <w:u w:val="single"/>
          <w:rtl/>
          <w:lang w:eastAsia="he-IL"/>
        </w:rPr>
        <w:lastRenderedPageBreak/>
        <w:t xml:space="preserve">נספח </w:t>
      </w:r>
      <w:r>
        <w:rPr>
          <w:rFonts w:ascii="Times New Roman" w:eastAsia="Times New Roman" w:hAnsi="Times New Roman" w:hint="cs"/>
          <w:b/>
          <w:bCs/>
          <w:sz w:val="24"/>
          <w:u w:val="single"/>
          <w:rtl/>
          <w:lang w:eastAsia="he-IL"/>
        </w:rPr>
        <w:t>"</w:t>
      </w:r>
      <w:r w:rsidRPr="00B27B4C">
        <w:rPr>
          <w:rFonts w:ascii="Times New Roman" w:eastAsia="Times New Roman" w:hAnsi="Times New Roman" w:hint="cs"/>
          <w:b/>
          <w:bCs/>
          <w:sz w:val="24"/>
          <w:u w:val="single"/>
          <w:rtl/>
          <w:lang w:eastAsia="he-IL"/>
        </w:rPr>
        <w:t>ב</w:t>
      </w:r>
      <w:r>
        <w:rPr>
          <w:rFonts w:ascii="Times New Roman" w:eastAsia="Times New Roman" w:hAnsi="Times New Roman" w:hint="cs"/>
          <w:b/>
          <w:bCs/>
          <w:sz w:val="24"/>
          <w:u w:val="single"/>
          <w:rtl/>
          <w:lang w:eastAsia="he-IL"/>
        </w:rPr>
        <w:t>'</w:t>
      </w:r>
      <w:r w:rsidRPr="00B27B4C">
        <w:rPr>
          <w:rFonts w:ascii="Times New Roman" w:eastAsia="Times New Roman" w:hAnsi="Times New Roman" w:hint="cs"/>
          <w:b/>
          <w:bCs/>
          <w:sz w:val="24"/>
          <w:u w:val="single"/>
          <w:rtl/>
          <w:lang w:eastAsia="he-IL"/>
        </w:rPr>
        <w:t>'</w:t>
      </w:r>
    </w:p>
    <w:p w14:paraId="70DE0224" w14:textId="77777777" w:rsidR="000555DD" w:rsidRDefault="000555DD" w:rsidP="000555DD">
      <w:pPr>
        <w:keepNext/>
        <w:widowControl w:val="0"/>
        <w:spacing w:before="0" w:beforeAutospacing="0" w:after="0" w:afterAutospacing="0" w:line="240" w:lineRule="auto"/>
        <w:outlineLvl w:val="1"/>
        <w:rPr>
          <w:rFonts w:ascii="Times New Roman" w:eastAsia="Times New Roman" w:hAnsi="Times New Roman"/>
          <w:bCs/>
          <w:sz w:val="24"/>
          <w:u w:val="single"/>
          <w:rtl/>
          <w:lang w:eastAsia="he-IL"/>
        </w:rPr>
      </w:pPr>
    </w:p>
    <w:p w14:paraId="100507C2" w14:textId="77777777" w:rsidR="00590FDD" w:rsidRPr="00590FDD" w:rsidRDefault="00590FDD" w:rsidP="00590FDD">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r w:rsidRPr="00590FDD">
        <w:rPr>
          <w:rFonts w:ascii="Times New Roman" w:eastAsia="Times New Roman" w:hAnsi="Times New Roman"/>
          <w:bCs/>
          <w:sz w:val="24"/>
          <w:u w:val="single"/>
          <w:rtl/>
          <w:lang w:eastAsia="he-IL"/>
        </w:rPr>
        <w:t>ש</w:t>
      </w:r>
      <w:r w:rsidRPr="00590FDD">
        <w:rPr>
          <w:rFonts w:ascii="Times New Roman" w:eastAsia="Times New Roman" w:hAnsi="Times New Roman" w:hint="cs"/>
          <w:bCs/>
          <w:sz w:val="24"/>
          <w:u w:val="single"/>
          <w:rtl/>
          <w:lang w:eastAsia="he-IL"/>
        </w:rPr>
        <w:t>י</w:t>
      </w:r>
      <w:r w:rsidRPr="00590FDD">
        <w:rPr>
          <w:rFonts w:ascii="Times New Roman" w:eastAsia="Times New Roman" w:hAnsi="Times New Roman"/>
          <w:bCs/>
          <w:sz w:val="24"/>
          <w:u w:val="single"/>
          <w:rtl/>
          <w:lang w:eastAsia="he-IL"/>
        </w:rPr>
        <w:t>רותי המתכנן</w:t>
      </w:r>
    </w:p>
    <w:p w14:paraId="2C074783"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sz w:val="24"/>
          <w:rtl/>
          <w:lang w:eastAsia="he-IL"/>
        </w:rPr>
      </w:pPr>
    </w:p>
    <w:p w14:paraId="2E4F429C" w14:textId="77777777" w:rsidR="00590FDD" w:rsidRPr="00590FDD" w:rsidRDefault="00590FDD" w:rsidP="00590FDD">
      <w:pPr>
        <w:widowControl w:val="0"/>
        <w:spacing w:before="0" w:beforeAutospacing="0" w:after="0" w:afterAutospacing="0" w:line="240" w:lineRule="auto"/>
        <w:rPr>
          <w:rFonts w:ascii="Times New Roman" w:eastAsia="Times New Roman" w:hAnsi="Times New Roman"/>
          <w:b/>
          <w:bCs/>
          <w:sz w:val="24"/>
          <w:u w:val="single"/>
          <w:rtl/>
          <w:lang w:eastAsia="he-IL"/>
        </w:rPr>
      </w:pPr>
      <w:r w:rsidRPr="00590FDD">
        <w:rPr>
          <w:rFonts w:ascii="Times New Roman" w:eastAsia="Times New Roman" w:hAnsi="Times New Roman"/>
          <w:sz w:val="24"/>
          <w:rtl/>
          <w:lang w:eastAsia="he-IL"/>
        </w:rPr>
        <w:t>1.</w:t>
      </w:r>
      <w:r w:rsidRPr="00590FDD">
        <w:rPr>
          <w:rFonts w:ascii="Times New Roman" w:eastAsia="Times New Roman" w:hAnsi="Times New Roman"/>
          <w:sz w:val="24"/>
          <w:rtl/>
          <w:lang w:eastAsia="he-IL"/>
        </w:rPr>
        <w:tab/>
      </w:r>
      <w:r w:rsidRPr="00590FDD">
        <w:rPr>
          <w:rFonts w:ascii="Times New Roman" w:eastAsia="Times New Roman" w:hAnsi="Times New Roman"/>
          <w:b/>
          <w:bCs/>
          <w:sz w:val="24"/>
          <w:u w:val="single"/>
          <w:rtl/>
          <w:lang w:eastAsia="he-IL"/>
        </w:rPr>
        <w:t>כללי</w:t>
      </w:r>
      <w:r w:rsidRPr="00590FDD">
        <w:rPr>
          <w:rFonts w:ascii="Times New Roman" w:eastAsia="Times New Roman" w:hAnsi="Times New Roman"/>
          <w:b/>
          <w:bCs/>
          <w:sz w:val="24"/>
          <w:rtl/>
          <w:lang w:eastAsia="he-IL"/>
        </w:rPr>
        <w:t>:</w:t>
      </w:r>
    </w:p>
    <w:p w14:paraId="31BB223B" w14:textId="77777777" w:rsidR="00590FDD" w:rsidRPr="00590FDD" w:rsidRDefault="00590FDD" w:rsidP="00590FDD">
      <w:pPr>
        <w:widowControl w:val="0"/>
        <w:spacing w:before="0" w:beforeAutospacing="0" w:after="0" w:afterAutospacing="0" w:line="240" w:lineRule="auto"/>
        <w:rPr>
          <w:rFonts w:ascii="Times New Roman" w:eastAsia="Times New Roman" w:hAnsi="Times New Roman"/>
          <w:b/>
          <w:bCs/>
          <w:sz w:val="24"/>
          <w:u w:val="single"/>
          <w:rtl/>
          <w:lang w:eastAsia="he-IL"/>
        </w:rPr>
      </w:pPr>
    </w:p>
    <w:p w14:paraId="731CF6D0" w14:textId="77777777" w:rsidR="00590FDD" w:rsidRPr="00590FDD" w:rsidRDefault="00590FDD" w:rsidP="00590FDD">
      <w:pPr>
        <w:widowControl w:val="0"/>
        <w:spacing w:before="0" w:beforeAutospacing="0" w:after="0" w:afterAutospacing="0" w:line="240" w:lineRule="auto"/>
        <w:ind w:left="1440" w:hanging="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1.1</w:t>
      </w:r>
      <w:r w:rsidRPr="00590FDD">
        <w:rPr>
          <w:rFonts w:ascii="Times New Roman" w:eastAsia="Times New Roman" w:hAnsi="Times New Roman"/>
          <w:sz w:val="24"/>
          <w:rtl/>
          <w:lang w:eastAsia="he-IL"/>
        </w:rPr>
        <w:tab/>
      </w:r>
      <w:r w:rsidRPr="00590FDD">
        <w:rPr>
          <w:rFonts w:ascii="Times New Roman" w:eastAsia="Times New Roman" w:hAnsi="Times New Roman"/>
          <w:sz w:val="24"/>
          <w:u w:val="single"/>
          <w:rtl/>
          <w:lang w:eastAsia="he-IL"/>
        </w:rPr>
        <w:t>שרותי המתכנן יכללו</w:t>
      </w:r>
      <w:r w:rsidRPr="00590FDD">
        <w:rPr>
          <w:rFonts w:ascii="Times New Roman" w:eastAsia="Times New Roman" w:hAnsi="Times New Roman"/>
          <w:sz w:val="24"/>
          <w:rtl/>
          <w:lang w:eastAsia="he-IL"/>
        </w:rPr>
        <w:t>:</w:t>
      </w:r>
    </w:p>
    <w:p w14:paraId="39359169"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ab/>
      </w:r>
      <w:r w:rsidRPr="00590FDD">
        <w:rPr>
          <w:rFonts w:ascii="Times New Roman" w:eastAsia="Times New Roman" w:hAnsi="Times New Roman"/>
          <w:sz w:val="24"/>
          <w:rtl/>
          <w:lang w:eastAsia="he-IL"/>
        </w:rPr>
        <w:tab/>
      </w:r>
    </w:p>
    <w:p w14:paraId="571828C2" w14:textId="77777777" w:rsidR="00590FDD" w:rsidRPr="00590FDD" w:rsidRDefault="00590FDD" w:rsidP="00590FDD">
      <w:pPr>
        <w:widowControl w:val="0"/>
        <w:numPr>
          <w:ilvl w:val="0"/>
          <w:numId w:val="41"/>
        </w:numPr>
        <w:spacing w:before="0" w:beforeAutospacing="0" w:after="0" w:afterAutospacing="0" w:line="360" w:lineRule="auto"/>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תכנון קונסטרוקציה לבני</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 xml:space="preserve">ה </w:t>
      </w:r>
      <w:r w:rsidRPr="00590FDD">
        <w:rPr>
          <w:rFonts w:ascii="Times New Roman" w:eastAsia="Times New Roman" w:hAnsi="Times New Roman" w:hint="cs"/>
          <w:sz w:val="24"/>
          <w:rtl/>
          <w:lang w:eastAsia="he-IL"/>
        </w:rPr>
        <w:t>קונבנציונאלי</w:t>
      </w:r>
      <w:r w:rsidRPr="00590FDD">
        <w:rPr>
          <w:rFonts w:ascii="Times New Roman" w:eastAsia="Times New Roman" w:hAnsi="Times New Roman" w:hint="eastAsia"/>
          <w:sz w:val="24"/>
          <w:rtl/>
          <w:lang w:eastAsia="he-IL"/>
        </w:rPr>
        <w:t>ת</w:t>
      </w:r>
      <w:r w:rsidRPr="00590FDD">
        <w:rPr>
          <w:rFonts w:ascii="Times New Roman" w:eastAsia="Times New Roman" w:hAnsi="Times New Roman"/>
          <w:sz w:val="24"/>
          <w:rtl/>
          <w:lang w:eastAsia="he-IL"/>
        </w:rPr>
        <w:t>, טרומית ו/או מתועשת</w:t>
      </w:r>
      <w:r w:rsidRPr="00590FDD">
        <w:rPr>
          <w:rFonts w:ascii="Times New Roman" w:eastAsia="Times New Roman" w:hAnsi="Times New Roman" w:hint="cs"/>
          <w:sz w:val="24"/>
          <w:rtl/>
          <w:lang w:eastAsia="he-IL"/>
        </w:rPr>
        <w:t>. ובחירת והמלצה על שיטת הביצוע.</w:t>
      </w:r>
    </w:p>
    <w:p w14:paraId="54E07C7B" w14:textId="77777777" w:rsidR="00590FDD" w:rsidRPr="00590FDD" w:rsidRDefault="00590FDD" w:rsidP="00590FDD">
      <w:pPr>
        <w:widowControl w:val="0"/>
        <w:numPr>
          <w:ilvl w:val="0"/>
          <w:numId w:val="41"/>
        </w:numPr>
        <w:spacing w:before="0" w:beforeAutospacing="0" w:after="0" w:afterAutospacing="0" w:line="360" w:lineRule="auto"/>
        <w:jc w:val="both"/>
        <w:rPr>
          <w:rFonts w:ascii="Times New Roman" w:eastAsia="Times New Roman" w:hAnsi="Times New Roman"/>
          <w:sz w:val="24"/>
          <w:lang w:eastAsia="he-IL"/>
        </w:rPr>
      </w:pPr>
      <w:r w:rsidRPr="00590FDD">
        <w:rPr>
          <w:rFonts w:ascii="Times New Roman" w:eastAsia="Times New Roman" w:hAnsi="Times New Roman" w:hint="cs"/>
          <w:sz w:val="24"/>
          <w:rtl/>
          <w:lang w:eastAsia="he-IL"/>
        </w:rPr>
        <w:t xml:space="preserve">תכנון שיטות הביסוס למבנים השונים בפרויקט, כולל תכנון וליווי בדיקות </w:t>
      </w:r>
      <w:r w:rsidRPr="00590FDD">
        <w:rPr>
          <w:rFonts w:ascii="Times New Roman" w:eastAsia="Times New Roman" w:hAnsi="Times New Roman"/>
          <w:sz w:val="24"/>
          <w:rtl/>
          <w:lang w:eastAsia="he-IL"/>
        </w:rPr>
        <w:t>העמס</w:t>
      </w:r>
      <w:r w:rsidRPr="00590FDD">
        <w:rPr>
          <w:rFonts w:ascii="Times New Roman" w:eastAsia="Times New Roman" w:hAnsi="Times New Roman" w:hint="cs"/>
          <w:sz w:val="24"/>
          <w:rtl/>
          <w:lang w:eastAsia="he-IL"/>
        </w:rPr>
        <w:t>ת קרקע</w:t>
      </w:r>
      <w:r w:rsidRPr="00590FDD">
        <w:rPr>
          <w:rFonts w:ascii="Times New Roman" w:eastAsia="Times New Roman" w:hAnsi="Times New Roman"/>
          <w:sz w:val="24"/>
          <w:rtl/>
          <w:lang w:eastAsia="he-IL"/>
        </w:rPr>
        <w:t xml:space="preserve"> דינמית </w:t>
      </w:r>
      <w:r w:rsidRPr="00590FDD">
        <w:rPr>
          <w:rFonts w:ascii="Times New Roman" w:eastAsia="Times New Roman" w:hAnsi="Times New Roman" w:hint="cs"/>
          <w:sz w:val="24"/>
          <w:rtl/>
          <w:lang w:eastAsia="he-IL"/>
        </w:rPr>
        <w:t>ו</w:t>
      </w:r>
      <w:r w:rsidRPr="00590FDD">
        <w:rPr>
          <w:rFonts w:ascii="Times New Roman" w:eastAsia="Times New Roman" w:hAnsi="Times New Roman"/>
          <w:sz w:val="24"/>
          <w:rtl/>
          <w:lang w:eastAsia="he-IL"/>
        </w:rPr>
        <w:t>סטטית</w:t>
      </w:r>
      <w:r w:rsidRPr="00590FDD">
        <w:rPr>
          <w:rFonts w:ascii="Times New Roman" w:eastAsia="Times New Roman" w:hAnsi="Times New Roman" w:hint="cs"/>
          <w:sz w:val="24"/>
          <w:rtl/>
          <w:lang w:eastAsia="he-IL"/>
        </w:rPr>
        <w:t>.</w:t>
      </w:r>
    </w:p>
    <w:p w14:paraId="43146B00" w14:textId="77777777" w:rsidR="00590FDD" w:rsidRPr="00590FDD" w:rsidRDefault="00590FDD" w:rsidP="00590FDD">
      <w:pPr>
        <w:widowControl w:val="0"/>
        <w:numPr>
          <w:ilvl w:val="0"/>
          <w:numId w:val="41"/>
        </w:numPr>
        <w:spacing w:before="0" w:beforeAutospacing="0" w:after="0" w:afterAutospacing="0" w:line="360" w:lineRule="auto"/>
        <w:jc w:val="both"/>
        <w:rPr>
          <w:rFonts w:ascii="Times New Roman" w:eastAsia="Times New Roman" w:hAnsi="Times New Roman"/>
          <w:sz w:val="24"/>
          <w:lang w:eastAsia="he-IL"/>
        </w:rPr>
      </w:pPr>
      <w:r w:rsidRPr="00590FDD">
        <w:rPr>
          <w:rFonts w:ascii="Times New Roman" w:eastAsia="Times New Roman" w:hAnsi="Times New Roman" w:hint="cs"/>
          <w:sz w:val="24"/>
          <w:rtl/>
          <w:lang w:eastAsia="he-IL"/>
        </w:rPr>
        <w:t>ביצוע חישובי יציבות סטטיים ואנליזות דינאמיות.</w:t>
      </w:r>
    </w:p>
    <w:p w14:paraId="0159C38F" w14:textId="77777777" w:rsidR="00590FDD" w:rsidRPr="00590FDD" w:rsidRDefault="00590FDD" w:rsidP="00590FDD">
      <w:pPr>
        <w:widowControl w:val="0"/>
        <w:numPr>
          <w:ilvl w:val="0"/>
          <w:numId w:val="41"/>
        </w:numPr>
        <w:spacing w:before="0" w:beforeAutospacing="0" w:after="0" w:afterAutospacing="0" w:line="360" w:lineRule="auto"/>
        <w:jc w:val="both"/>
        <w:rPr>
          <w:rFonts w:ascii="Times New Roman" w:eastAsia="Times New Roman" w:hAnsi="Times New Roman"/>
          <w:sz w:val="24"/>
          <w:lang w:eastAsia="he-IL"/>
        </w:rPr>
      </w:pPr>
      <w:r w:rsidRPr="00590FDD">
        <w:rPr>
          <w:rFonts w:ascii="Times New Roman" w:eastAsia="Times New Roman" w:hAnsi="Times New Roman" w:hint="cs"/>
          <w:sz w:val="24"/>
          <w:rtl/>
          <w:lang w:eastAsia="he-IL"/>
        </w:rPr>
        <w:t>בדיקות וניתוח עומסים אופקיים.</w:t>
      </w:r>
    </w:p>
    <w:p w14:paraId="6BAFEF48" w14:textId="77777777" w:rsidR="00590FDD" w:rsidRPr="00590FDD" w:rsidRDefault="00590FDD" w:rsidP="00590FDD">
      <w:pPr>
        <w:widowControl w:val="0"/>
        <w:numPr>
          <w:ilvl w:val="0"/>
          <w:numId w:val="41"/>
        </w:numPr>
        <w:spacing w:before="0" w:beforeAutospacing="0" w:after="0" w:afterAutospacing="0" w:line="360" w:lineRule="auto"/>
        <w:jc w:val="both"/>
        <w:rPr>
          <w:rFonts w:ascii="Times New Roman" w:eastAsia="Times New Roman" w:hAnsi="Times New Roman"/>
          <w:sz w:val="24"/>
          <w:lang w:eastAsia="he-IL"/>
        </w:rPr>
      </w:pPr>
      <w:r w:rsidRPr="00590FDD">
        <w:rPr>
          <w:rFonts w:ascii="Times New Roman" w:eastAsia="Times New Roman" w:hAnsi="Times New Roman" w:hint="cs"/>
          <w:sz w:val="24"/>
          <w:rtl/>
          <w:lang w:eastAsia="he-IL"/>
        </w:rPr>
        <w:t>ביצוע אנליזות במנהרת רוח ככל ונדרש ע"י המזמין.</w:t>
      </w:r>
    </w:p>
    <w:p w14:paraId="577B8F0C" w14:textId="77777777" w:rsidR="00590FDD" w:rsidRPr="00590FDD" w:rsidRDefault="00590FDD" w:rsidP="00590FDD">
      <w:pPr>
        <w:widowControl w:val="0"/>
        <w:numPr>
          <w:ilvl w:val="0"/>
          <w:numId w:val="41"/>
        </w:numPr>
        <w:spacing w:before="0" w:beforeAutospacing="0" w:after="0" w:afterAutospacing="0" w:line="360" w:lineRule="auto"/>
        <w:jc w:val="both"/>
        <w:rPr>
          <w:rFonts w:ascii="Times New Roman" w:eastAsia="Times New Roman" w:hAnsi="Times New Roman"/>
          <w:sz w:val="24"/>
          <w:lang w:eastAsia="he-IL"/>
        </w:rPr>
      </w:pPr>
      <w:r w:rsidRPr="00590FDD">
        <w:rPr>
          <w:rFonts w:ascii="Times New Roman" w:eastAsia="Times New Roman" w:hAnsi="Times New Roman" w:hint="cs"/>
          <w:sz w:val="24"/>
          <w:rtl/>
          <w:lang w:eastAsia="he-IL"/>
        </w:rPr>
        <w:t>תכנון מערכת הדיפון, העיגון והחפירה.</w:t>
      </w:r>
    </w:p>
    <w:p w14:paraId="3A2BA856" w14:textId="77777777" w:rsidR="00590FDD" w:rsidRPr="00590FDD" w:rsidRDefault="00590FDD" w:rsidP="00590FDD">
      <w:pPr>
        <w:widowControl w:val="0"/>
        <w:numPr>
          <w:ilvl w:val="0"/>
          <w:numId w:val="41"/>
        </w:numPr>
        <w:spacing w:before="0" w:beforeAutospacing="0" w:after="0" w:afterAutospacing="0" w:line="360" w:lineRule="auto"/>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שילוב מערכות ה</w:t>
      </w:r>
      <w:r w:rsidRPr="00590FDD">
        <w:rPr>
          <w:rFonts w:ascii="Times New Roman" w:eastAsia="Times New Roman" w:hAnsi="Times New Roman"/>
          <w:sz w:val="24"/>
          <w:rtl/>
          <w:lang w:eastAsia="he-IL"/>
        </w:rPr>
        <w:t>א</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טום</w:t>
      </w:r>
      <w:r w:rsidRPr="00590FDD">
        <w:rPr>
          <w:rFonts w:ascii="Times New Roman" w:eastAsia="Times New Roman" w:hAnsi="Times New Roman" w:hint="cs"/>
          <w:sz w:val="24"/>
          <w:rtl/>
          <w:lang w:eastAsia="he-IL"/>
        </w:rPr>
        <w:t xml:space="preserve"> והבידוד התרמי בתכנון הקונסטרוקציה (מתוכנן ע"י אחרים),</w:t>
      </w:r>
      <w:r w:rsidRPr="00590FDD">
        <w:rPr>
          <w:rFonts w:ascii="Times New Roman" w:eastAsia="Times New Roman" w:hAnsi="Times New Roman"/>
          <w:sz w:val="24"/>
          <w:rtl/>
          <w:lang w:eastAsia="he-IL"/>
        </w:rPr>
        <w:t xml:space="preserve"> </w:t>
      </w:r>
      <w:r w:rsidRPr="00590FDD">
        <w:rPr>
          <w:rFonts w:ascii="Times New Roman" w:eastAsia="Times New Roman" w:hAnsi="Times New Roman" w:hint="cs"/>
          <w:sz w:val="24"/>
          <w:rtl/>
          <w:lang w:eastAsia="he-IL"/>
        </w:rPr>
        <w:t>ל</w:t>
      </w:r>
      <w:r w:rsidRPr="00590FDD">
        <w:rPr>
          <w:rFonts w:ascii="Times New Roman" w:eastAsia="Times New Roman" w:hAnsi="Times New Roman"/>
          <w:sz w:val="24"/>
          <w:rtl/>
          <w:lang w:eastAsia="he-IL"/>
        </w:rPr>
        <w:t>אלמנטים במגרשים (קירות תומכים, גדרות, מעקות, ב</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סוס עמודי תאורה, פרגולות ואלמנטים בפ</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תוח), למבנה מכירות ו/או לדירה לדוגמא.</w:t>
      </w:r>
    </w:p>
    <w:p w14:paraId="37E5B114" w14:textId="77777777" w:rsidR="00590FDD" w:rsidRPr="00590FDD" w:rsidRDefault="00590FDD" w:rsidP="00590FDD">
      <w:pPr>
        <w:widowControl w:val="0"/>
        <w:numPr>
          <w:ilvl w:val="0"/>
          <w:numId w:val="41"/>
        </w:numPr>
        <w:spacing w:before="0" w:beforeAutospacing="0" w:after="0" w:afterAutospacing="0" w:line="360" w:lineRule="auto"/>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תכנון קונסטרוקציה וא</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טום</w:t>
      </w:r>
      <w:r w:rsidRPr="00590FDD">
        <w:rPr>
          <w:rFonts w:ascii="Times New Roman" w:eastAsia="Times New Roman" w:hAnsi="Times New Roman" w:hint="cs"/>
          <w:sz w:val="24"/>
          <w:rtl/>
          <w:lang w:eastAsia="he-IL"/>
        </w:rPr>
        <w:t xml:space="preserve"> (מתוכנן ע"י אחרים)</w:t>
      </w:r>
      <w:r w:rsidRPr="00590FDD">
        <w:rPr>
          <w:rFonts w:ascii="Times New Roman" w:eastAsia="Times New Roman" w:hAnsi="Times New Roman"/>
          <w:sz w:val="24"/>
          <w:rtl/>
          <w:lang w:eastAsia="he-IL"/>
        </w:rPr>
        <w:t xml:space="preserve"> לחדרי טרנספורמציה, קירות תומכים, גדרות, מעקות, ב</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סוס עמודי תאורה, פרגולות ו</w:t>
      </w:r>
      <w:r w:rsidRPr="00590FDD">
        <w:rPr>
          <w:rFonts w:ascii="Times New Roman" w:eastAsia="Times New Roman" w:hAnsi="Times New Roman" w:hint="cs"/>
          <w:sz w:val="24"/>
          <w:rtl/>
          <w:lang w:eastAsia="he-IL"/>
        </w:rPr>
        <w:t>כל ה</w:t>
      </w:r>
      <w:r w:rsidRPr="00590FDD">
        <w:rPr>
          <w:rFonts w:ascii="Times New Roman" w:eastAsia="Times New Roman" w:hAnsi="Times New Roman"/>
          <w:sz w:val="24"/>
          <w:rtl/>
          <w:lang w:eastAsia="he-IL"/>
        </w:rPr>
        <w:t>אלמנטים בפ</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תוח בשטחים ציבוריים</w:t>
      </w:r>
      <w:r w:rsidRPr="00590FDD">
        <w:rPr>
          <w:rFonts w:ascii="Times New Roman" w:eastAsia="Times New Roman" w:hAnsi="Times New Roman" w:hint="cs"/>
          <w:sz w:val="24"/>
          <w:rtl/>
          <w:lang w:eastAsia="he-IL"/>
        </w:rPr>
        <w:t xml:space="preserve"> והפרטים</w:t>
      </w:r>
      <w:r w:rsidRPr="00590FDD">
        <w:rPr>
          <w:rFonts w:ascii="Times New Roman" w:eastAsia="Times New Roman" w:hAnsi="Times New Roman"/>
          <w:sz w:val="24"/>
          <w:rtl/>
          <w:lang w:eastAsia="he-IL"/>
        </w:rPr>
        <w:t>.</w:t>
      </w:r>
    </w:p>
    <w:p w14:paraId="01C70AD6" w14:textId="77777777" w:rsidR="00590FDD" w:rsidRPr="00590FDD" w:rsidRDefault="00590FDD" w:rsidP="00590FDD">
      <w:pPr>
        <w:widowControl w:val="0"/>
        <w:numPr>
          <w:ilvl w:val="0"/>
          <w:numId w:val="41"/>
        </w:numPr>
        <w:spacing w:before="0" w:beforeAutospacing="0" w:after="0" w:afterAutospacing="0" w:line="360" w:lineRule="auto"/>
        <w:jc w:val="both"/>
        <w:rPr>
          <w:rFonts w:ascii="Times New Roman" w:eastAsia="Times New Roman" w:hAnsi="Times New Roman"/>
          <w:sz w:val="24"/>
          <w:rtl/>
          <w:lang w:eastAsia="he-IL"/>
        </w:rPr>
      </w:pPr>
      <w:r w:rsidRPr="00590FDD">
        <w:rPr>
          <w:rFonts w:ascii="Times New Roman" w:eastAsia="Times New Roman" w:hAnsi="Times New Roman"/>
          <w:sz w:val="24"/>
          <w:u w:val="single"/>
          <w:rtl/>
          <w:lang w:eastAsia="he-IL"/>
        </w:rPr>
        <w:t>אופציה לבחירת המזמין</w:t>
      </w:r>
      <w:r w:rsidRPr="00590FDD">
        <w:rPr>
          <w:rFonts w:ascii="Times New Roman" w:eastAsia="Times New Roman" w:hAnsi="Times New Roman"/>
          <w:sz w:val="24"/>
          <w:rtl/>
          <w:lang w:eastAsia="he-IL"/>
        </w:rPr>
        <w:t xml:space="preserve">: תכנון קונסטרוקציה, </w:t>
      </w:r>
      <w:r w:rsidRPr="00590FDD">
        <w:rPr>
          <w:rFonts w:ascii="Times New Roman" w:eastAsia="Times New Roman" w:hAnsi="Times New Roman" w:hint="cs"/>
          <w:sz w:val="24"/>
          <w:rtl/>
          <w:lang w:eastAsia="he-IL"/>
        </w:rPr>
        <w:t xml:space="preserve">שילוב מערכות </w:t>
      </w:r>
      <w:r w:rsidRPr="00590FDD">
        <w:rPr>
          <w:rFonts w:ascii="Times New Roman" w:eastAsia="Times New Roman" w:hAnsi="Times New Roman"/>
          <w:sz w:val="24"/>
          <w:rtl/>
          <w:lang w:eastAsia="he-IL"/>
        </w:rPr>
        <w:t>א</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טום וב</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דוד תרמי מוקדם וסופי</w:t>
      </w:r>
      <w:r w:rsidRPr="00590FDD">
        <w:rPr>
          <w:rFonts w:ascii="Times New Roman" w:eastAsia="Times New Roman" w:hAnsi="Times New Roman" w:hint="cs"/>
          <w:sz w:val="24"/>
          <w:rtl/>
          <w:lang w:eastAsia="he-IL"/>
        </w:rPr>
        <w:t xml:space="preserve"> (מתוכנן ע"י אחרים)</w:t>
      </w:r>
      <w:r w:rsidRPr="00590FDD">
        <w:rPr>
          <w:rFonts w:ascii="Times New Roman" w:eastAsia="Times New Roman" w:hAnsi="Times New Roman"/>
          <w:sz w:val="24"/>
          <w:rtl/>
          <w:lang w:eastAsia="he-IL"/>
        </w:rPr>
        <w:t>. ליווי ו</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יעוץ למזמין לבדיקת וא</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שור התכנון המפורט שיוכן ע"י הקבלן.</w:t>
      </w:r>
    </w:p>
    <w:p w14:paraId="4BF75A8E" w14:textId="77777777" w:rsidR="00590FDD" w:rsidRPr="00590FDD" w:rsidRDefault="00590FDD" w:rsidP="00590FDD">
      <w:pPr>
        <w:widowControl w:val="0"/>
        <w:numPr>
          <w:ilvl w:val="0"/>
          <w:numId w:val="41"/>
        </w:numPr>
        <w:spacing w:before="0" w:beforeAutospacing="0" w:after="0" w:afterAutospacing="0" w:line="360" w:lineRule="auto"/>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 xml:space="preserve">תכנון הקונסטרוקציה יתבצע תוך שיתוף, תיאום וקליטת הקבצים מן האדריכלים והיועצים האחרים באמצעות תוכנת ניהול קבצים כדוגמת </w:t>
      </w:r>
      <w:r w:rsidRPr="00590FDD">
        <w:rPr>
          <w:rFonts w:ascii="Times New Roman" w:eastAsia="Times New Roman" w:hAnsi="Times New Roman"/>
          <w:sz w:val="24"/>
          <w:lang w:eastAsia="he-IL"/>
        </w:rPr>
        <w:t>@view</w:t>
      </w:r>
      <w:r w:rsidRPr="00590FDD">
        <w:rPr>
          <w:rFonts w:ascii="Times New Roman" w:eastAsia="Times New Roman" w:hAnsi="Times New Roman" w:hint="cs"/>
          <w:sz w:val="24"/>
          <w:rtl/>
          <w:lang w:eastAsia="he-IL"/>
        </w:rPr>
        <w:t xml:space="preserve">. </w:t>
      </w:r>
      <w:r w:rsidRPr="00590FDD">
        <w:rPr>
          <w:rFonts w:ascii="Times New Roman" w:eastAsia="Times New Roman" w:hAnsi="Times New Roman"/>
          <w:sz w:val="24"/>
          <w:rtl/>
          <w:lang w:eastAsia="he-IL"/>
        </w:rPr>
        <w:t xml:space="preserve">כל תעבורת הקבצים תבוצע באמצעות מערכת </w:t>
      </w:r>
      <w:r w:rsidRPr="00590FDD">
        <w:rPr>
          <w:rFonts w:ascii="Times New Roman" w:eastAsia="Times New Roman" w:hAnsi="Times New Roman" w:hint="cs"/>
          <w:sz w:val="24"/>
          <w:rtl/>
          <w:lang w:eastAsia="he-IL"/>
        </w:rPr>
        <w:t>ניהול קבצים</w:t>
      </w:r>
      <w:r w:rsidRPr="00590FDD">
        <w:rPr>
          <w:rFonts w:ascii="Times New Roman" w:eastAsia="Times New Roman" w:hAnsi="Times New Roman"/>
          <w:sz w:val="24"/>
          <w:rtl/>
          <w:lang w:eastAsia="he-IL"/>
        </w:rPr>
        <w:t xml:space="preserve"> בלבד.</w:t>
      </w:r>
    </w:p>
    <w:p w14:paraId="6B59D6DF" w14:textId="77777777" w:rsidR="00590FDD" w:rsidRPr="00590FDD" w:rsidRDefault="00590FDD" w:rsidP="00590FDD">
      <w:pPr>
        <w:spacing w:before="0" w:beforeAutospacing="0" w:after="0" w:afterAutospacing="0" w:line="276" w:lineRule="auto"/>
        <w:ind w:left="2160" w:hanging="720"/>
        <w:jc w:val="both"/>
        <w:rPr>
          <w:rFonts w:ascii="Times New Roman" w:eastAsia="Times New Roman" w:hAnsi="Times New Roman"/>
          <w:sz w:val="24"/>
          <w:rtl/>
          <w:lang w:eastAsia="he-IL"/>
        </w:rPr>
      </w:pPr>
    </w:p>
    <w:p w14:paraId="70951F52" w14:textId="77777777" w:rsidR="00590FDD" w:rsidRPr="00590FDD" w:rsidRDefault="00590FDD" w:rsidP="00590FDD">
      <w:pPr>
        <w:spacing w:before="0" w:beforeAutospacing="0" w:after="0" w:afterAutospacing="0" w:line="276" w:lineRule="auto"/>
        <w:ind w:left="1388" w:hanging="709"/>
        <w:jc w:val="both"/>
        <w:rPr>
          <w:rFonts w:ascii="Times New Roman" w:eastAsia="Times New Roman" w:hAnsi="Times New Roman"/>
          <w:sz w:val="24"/>
          <w:rtl/>
          <w:lang w:eastAsia="he-IL"/>
        </w:rPr>
      </w:pPr>
      <w:bookmarkStart w:id="1" w:name="OLE_LINK5"/>
      <w:bookmarkStart w:id="2" w:name="OLE_LINK6"/>
      <w:r w:rsidRPr="00590FDD">
        <w:rPr>
          <w:rFonts w:ascii="Times New Roman" w:eastAsia="Times New Roman" w:hAnsi="Times New Roman"/>
          <w:sz w:val="24"/>
          <w:rtl/>
          <w:lang w:eastAsia="he-IL"/>
        </w:rPr>
        <w:t>1.</w:t>
      </w:r>
      <w:r w:rsidRPr="00590FDD">
        <w:rPr>
          <w:rFonts w:ascii="Times New Roman" w:eastAsia="Times New Roman" w:hAnsi="Times New Roman" w:hint="cs"/>
          <w:sz w:val="24"/>
          <w:rtl/>
          <w:lang w:eastAsia="he-IL"/>
        </w:rPr>
        <w:t>2</w:t>
      </w:r>
      <w:r w:rsidRPr="00590FDD">
        <w:rPr>
          <w:rFonts w:ascii="Times New Roman" w:eastAsia="Times New Roman" w:hAnsi="Times New Roman"/>
          <w:sz w:val="24"/>
          <w:rtl/>
          <w:lang w:eastAsia="he-IL"/>
        </w:rPr>
        <w:tab/>
      </w:r>
      <w:bookmarkStart w:id="3" w:name="OLE_LINK7"/>
      <w:bookmarkStart w:id="4" w:name="OLE_LINK8"/>
      <w:r w:rsidRPr="00590FDD">
        <w:rPr>
          <w:rFonts w:ascii="Times New Roman" w:eastAsia="Times New Roman" w:hAnsi="Times New Roman"/>
          <w:sz w:val="24"/>
          <w:u w:val="single"/>
          <w:rtl/>
        </w:rPr>
        <w:t>המהנדס, צוות עובדים ואמצעים</w:t>
      </w:r>
      <w:r w:rsidRPr="00590FDD">
        <w:rPr>
          <w:rFonts w:ascii="Times New Roman" w:eastAsia="Times New Roman" w:hAnsi="Times New Roman" w:hint="cs"/>
          <w:sz w:val="24"/>
          <w:rtl/>
          <w:lang w:eastAsia="he-IL"/>
        </w:rPr>
        <w:t>:</w:t>
      </w:r>
    </w:p>
    <w:p w14:paraId="23DF85CD" w14:textId="77777777" w:rsidR="00590FDD" w:rsidRPr="00590FDD" w:rsidRDefault="00590FDD" w:rsidP="00590FDD">
      <w:pPr>
        <w:spacing w:before="0" w:beforeAutospacing="0" w:after="0" w:afterAutospacing="0" w:line="276" w:lineRule="auto"/>
        <w:ind w:left="2160" w:hanging="720"/>
        <w:jc w:val="both"/>
        <w:rPr>
          <w:rFonts w:ascii="Times New Roman" w:eastAsia="Times New Roman" w:hAnsi="Times New Roman"/>
          <w:sz w:val="24"/>
          <w:rtl/>
          <w:lang w:eastAsia="he-IL"/>
        </w:rPr>
      </w:pPr>
    </w:p>
    <w:p w14:paraId="511CCA6F" w14:textId="77777777" w:rsidR="00590FDD" w:rsidRPr="00590FDD" w:rsidRDefault="00590FDD" w:rsidP="00553085">
      <w:pPr>
        <w:tabs>
          <w:tab w:val="left" w:pos="1954"/>
        </w:tabs>
        <w:spacing w:after="0" w:line="360" w:lineRule="auto"/>
        <w:ind w:left="1954" w:hanging="514"/>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א</w:t>
      </w:r>
      <w:r w:rsidRPr="00590FDD">
        <w:rPr>
          <w:rFonts w:ascii="Times New Roman" w:eastAsia="Times New Roman" w:hAnsi="Times New Roman"/>
          <w:sz w:val="24"/>
          <w:rtl/>
          <w:lang w:eastAsia="he-IL"/>
        </w:rPr>
        <w:t>.</w:t>
      </w:r>
      <w:r w:rsidRPr="00590FDD">
        <w:rPr>
          <w:rFonts w:ascii="Times New Roman" w:eastAsia="Times New Roman" w:hAnsi="Times New Roman"/>
          <w:sz w:val="24"/>
          <w:rtl/>
          <w:lang w:eastAsia="he-IL"/>
        </w:rPr>
        <w:tab/>
        <w:t>המהנדס הבכיר יהיה בעל המשרד, אשר יהיה אחראי, מעורב וישתתף באופן אישי בכל ישיבות התכנון שיזומן אליהן ללא עוררין.</w:t>
      </w:r>
      <w:r w:rsidR="00553085">
        <w:rPr>
          <w:rFonts w:ascii="Times New Roman" w:eastAsia="Times New Roman" w:hAnsi="Times New Roman" w:hint="cs"/>
          <w:sz w:val="24"/>
          <w:rtl/>
          <w:lang w:eastAsia="he-IL"/>
        </w:rPr>
        <w:t xml:space="preserve"> </w:t>
      </w:r>
      <w:r w:rsidR="00553085" w:rsidRPr="00831588">
        <w:rPr>
          <w:rFonts w:ascii="Times New Roman" w:eastAsia="Times New Roman" w:hAnsi="Times New Roman" w:hint="cs"/>
          <w:sz w:val="24"/>
          <w:rtl/>
          <w:lang w:eastAsia="he-IL"/>
        </w:rPr>
        <w:t xml:space="preserve">ככל שיידרש ולפי החלטת המזמין, יתבצעו בנוסף לישיבות התכנון השוטפות, ישיבות שבועיות לתכנון ב </w:t>
      </w:r>
      <w:r w:rsidR="00553085" w:rsidRPr="00831588">
        <w:rPr>
          <w:rFonts w:ascii="Times New Roman" w:eastAsia="Times New Roman" w:hAnsi="Times New Roman" w:hint="cs"/>
          <w:sz w:val="24"/>
          <w:lang w:eastAsia="he-IL"/>
        </w:rPr>
        <w:t>BIM</w:t>
      </w:r>
      <w:r w:rsidR="00553085" w:rsidRPr="00831588">
        <w:rPr>
          <w:rFonts w:ascii="Times New Roman" w:eastAsia="Times New Roman" w:hAnsi="Times New Roman" w:hint="cs"/>
          <w:sz w:val="24"/>
          <w:rtl/>
          <w:lang w:eastAsia="he-IL"/>
        </w:rPr>
        <w:t xml:space="preserve"> על המודל.</w:t>
      </w:r>
    </w:p>
    <w:p w14:paraId="588EF0AB" w14:textId="77777777" w:rsidR="00590FDD" w:rsidRPr="00590FDD" w:rsidRDefault="00590FDD" w:rsidP="00553085">
      <w:pPr>
        <w:spacing w:before="0" w:beforeAutospacing="0" w:after="0" w:afterAutospacing="0" w:line="360" w:lineRule="auto"/>
        <w:ind w:left="2028" w:hanging="588"/>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ב</w:t>
      </w:r>
      <w:r w:rsidRPr="00590FDD">
        <w:rPr>
          <w:rFonts w:ascii="Times New Roman" w:eastAsia="Times New Roman" w:hAnsi="Times New Roman"/>
          <w:sz w:val="24"/>
          <w:rtl/>
          <w:lang w:eastAsia="he-IL"/>
        </w:rPr>
        <w:t>.</w:t>
      </w:r>
      <w:r w:rsidRPr="00590FDD">
        <w:rPr>
          <w:rFonts w:ascii="Times New Roman" w:eastAsia="Times New Roman" w:hAnsi="Times New Roman"/>
          <w:sz w:val="24"/>
          <w:rtl/>
          <w:lang w:eastAsia="he-IL"/>
        </w:rPr>
        <w:tab/>
        <w:t>ראש הצוות יהיה מהנדס בכיר בעל ניסיון מוכח, אשר יאושר מראש על ידי המזמין ובמקרה הצורך יוחלף מיידית על פי דרישת המזמין.</w:t>
      </w:r>
    </w:p>
    <w:p w14:paraId="7EB3C2FC" w14:textId="77777777" w:rsidR="00590FDD" w:rsidRPr="00590FDD" w:rsidRDefault="00590FDD" w:rsidP="00590FDD">
      <w:pPr>
        <w:spacing w:before="0" w:beforeAutospacing="0" w:after="0" w:afterAutospacing="0" w:line="360" w:lineRule="auto"/>
        <w:ind w:left="2160" w:hanging="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lastRenderedPageBreak/>
        <w:t>ג.</w:t>
      </w:r>
      <w:r w:rsidRPr="00590FDD">
        <w:rPr>
          <w:rFonts w:ascii="Times New Roman" w:eastAsia="Times New Roman" w:hAnsi="Times New Roman"/>
          <w:sz w:val="24"/>
          <w:rtl/>
          <w:lang w:eastAsia="he-IL"/>
        </w:rPr>
        <w:tab/>
        <w:t xml:space="preserve">ראש הצוות ישתתף בכל ישיבות התכנון שיזומן אליהן ללא הגבלה. </w:t>
      </w:r>
    </w:p>
    <w:p w14:paraId="514C28D8" w14:textId="77777777" w:rsidR="00590FDD" w:rsidRPr="00590FDD" w:rsidRDefault="00590FDD" w:rsidP="00590FDD">
      <w:pPr>
        <w:spacing w:before="0" w:beforeAutospacing="0" w:after="0" w:afterAutospacing="0" w:line="360" w:lineRule="auto"/>
        <w:ind w:left="2160" w:hanging="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ד.</w:t>
      </w:r>
      <w:r w:rsidRPr="00590FDD">
        <w:rPr>
          <w:rFonts w:ascii="Times New Roman" w:eastAsia="Times New Roman" w:hAnsi="Times New Roman"/>
          <w:sz w:val="24"/>
          <w:rtl/>
          <w:lang w:eastAsia="he-IL"/>
        </w:rPr>
        <w:tab/>
      </w:r>
      <w:r w:rsidRPr="00590FDD">
        <w:rPr>
          <w:rFonts w:ascii="Times New Roman" w:eastAsia="Times New Roman" w:hAnsi="Times New Roman" w:hint="cs"/>
          <w:sz w:val="24"/>
          <w:rtl/>
          <w:lang w:eastAsia="he-IL"/>
        </w:rPr>
        <w:t>ר</w:t>
      </w:r>
      <w:r w:rsidRPr="00590FDD">
        <w:rPr>
          <w:rFonts w:ascii="Times New Roman" w:eastAsia="Times New Roman" w:hAnsi="Times New Roman"/>
          <w:sz w:val="24"/>
          <w:rtl/>
          <w:lang w:eastAsia="he-IL"/>
        </w:rPr>
        <w:t>אש הצוות יקדיש את כל הזמן הדרוש לתאומים עם האדריכלים והיועצים, כולל בישיבות פרטניות שיוזמן אליהן, מבלי לדחות את השתתפותו.</w:t>
      </w:r>
    </w:p>
    <w:p w14:paraId="71C7C480" w14:textId="77777777" w:rsidR="00590FDD" w:rsidRPr="00590FDD" w:rsidRDefault="00590FDD" w:rsidP="00590FDD">
      <w:pPr>
        <w:spacing w:before="0" w:beforeAutospacing="0" w:after="0" w:afterAutospacing="0" w:line="360" w:lineRule="auto"/>
        <w:ind w:left="2160" w:hanging="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ה.</w:t>
      </w:r>
      <w:r w:rsidRPr="00590FDD">
        <w:rPr>
          <w:rFonts w:ascii="Times New Roman" w:eastAsia="Times New Roman" w:hAnsi="Times New Roman"/>
          <w:sz w:val="24"/>
          <w:rtl/>
          <w:lang w:eastAsia="he-IL"/>
        </w:rPr>
        <w:tab/>
        <w:t>צוות השרטטים של המהנדס יהיה כנדרש לתכנון ולהוצאת תכניות משורטטות לביצוע על מנת לעמוד בלוח הזמנים שנקבע על ידי מנהל הפרויקט.</w:t>
      </w:r>
    </w:p>
    <w:bookmarkEnd w:id="1"/>
    <w:bookmarkEnd w:id="2"/>
    <w:bookmarkEnd w:id="3"/>
    <w:bookmarkEnd w:id="4"/>
    <w:p w14:paraId="17CA6122" w14:textId="77777777" w:rsidR="00590FDD" w:rsidRPr="00590FDD" w:rsidRDefault="00590FDD" w:rsidP="00590FDD">
      <w:pPr>
        <w:widowControl w:val="0"/>
        <w:bidi w:val="0"/>
        <w:spacing w:before="0" w:beforeAutospacing="0" w:after="0" w:afterAutospacing="0" w:line="240" w:lineRule="auto"/>
        <w:rPr>
          <w:rFonts w:ascii="Times New Roman" w:eastAsia="Times New Roman" w:hAnsi="Times New Roman"/>
          <w:sz w:val="20"/>
          <w:szCs w:val="20"/>
          <w:rtl/>
          <w:lang w:eastAsia="he-IL"/>
        </w:rPr>
      </w:pPr>
    </w:p>
    <w:p w14:paraId="49FD07EE" w14:textId="77777777" w:rsidR="00590FDD" w:rsidRPr="00590FDD" w:rsidRDefault="00590FDD" w:rsidP="00590FDD">
      <w:pPr>
        <w:widowControl w:val="0"/>
        <w:spacing w:before="0" w:beforeAutospacing="0" w:after="0" w:afterAutospacing="0" w:line="276" w:lineRule="auto"/>
        <w:ind w:left="1440" w:hanging="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1.</w:t>
      </w:r>
      <w:r w:rsidRPr="00590FDD">
        <w:rPr>
          <w:rFonts w:ascii="Times New Roman" w:eastAsia="Times New Roman" w:hAnsi="Times New Roman" w:hint="cs"/>
          <w:sz w:val="24"/>
          <w:rtl/>
          <w:lang w:eastAsia="he-IL"/>
        </w:rPr>
        <w:t>3</w:t>
      </w:r>
      <w:r w:rsidRPr="00590FDD">
        <w:rPr>
          <w:rFonts w:ascii="Times New Roman" w:eastAsia="Times New Roman" w:hAnsi="Times New Roman"/>
          <w:sz w:val="24"/>
          <w:rtl/>
          <w:lang w:eastAsia="he-IL"/>
        </w:rPr>
        <w:tab/>
        <w:t>על המתכנן לקבל א</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שור בכתב מאת המנהל לפני התחלת כל קטע וכל שלב ולפני כל שרות חלקי.</w:t>
      </w:r>
      <w:r w:rsidRPr="00590FDD">
        <w:rPr>
          <w:rFonts w:ascii="Times New Roman" w:eastAsia="Times New Roman" w:hAnsi="Times New Roman" w:hint="cs"/>
          <w:sz w:val="24"/>
          <w:rtl/>
          <w:lang w:eastAsia="he-IL"/>
        </w:rPr>
        <w:t xml:space="preserve"> אישור כאמור לא יהווה אישור לשכר נוסף במקרה של בדיקות נוספות או עבודה נוספת שיידרשו לאחר התקדמות התכנון לשלב הבא. </w:t>
      </w:r>
    </w:p>
    <w:p w14:paraId="0B26003E" w14:textId="77777777" w:rsidR="00590FDD" w:rsidRPr="00590FDD" w:rsidRDefault="00590FDD" w:rsidP="00590FDD">
      <w:pPr>
        <w:widowControl w:val="0"/>
        <w:spacing w:before="0" w:beforeAutospacing="0" w:after="0" w:afterAutospacing="0" w:line="276" w:lineRule="auto"/>
        <w:ind w:left="1440" w:hanging="720"/>
        <w:jc w:val="both"/>
        <w:rPr>
          <w:rFonts w:ascii="Times New Roman" w:eastAsia="Times New Roman" w:hAnsi="Times New Roman"/>
          <w:sz w:val="24"/>
          <w:rtl/>
          <w:lang w:eastAsia="he-IL"/>
        </w:rPr>
      </w:pPr>
    </w:p>
    <w:p w14:paraId="4BE408A3" w14:textId="77777777" w:rsidR="00590FDD" w:rsidRPr="00590FDD" w:rsidRDefault="00590FDD" w:rsidP="00590FDD">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1.</w:t>
      </w:r>
      <w:r w:rsidRPr="00590FDD">
        <w:rPr>
          <w:rFonts w:ascii="Times New Roman" w:eastAsia="Times New Roman" w:hAnsi="Times New Roman" w:hint="cs"/>
          <w:sz w:val="24"/>
          <w:rtl/>
          <w:lang w:eastAsia="he-IL"/>
        </w:rPr>
        <w:t>4</w:t>
      </w:r>
      <w:r w:rsidRPr="00590FDD">
        <w:rPr>
          <w:rFonts w:ascii="Times New Roman" w:eastAsia="Times New Roman" w:hAnsi="Times New Roman"/>
          <w:sz w:val="24"/>
          <w:rtl/>
          <w:lang w:eastAsia="he-IL"/>
        </w:rPr>
        <w:tab/>
      </w:r>
      <w:r w:rsidRPr="00590FDD">
        <w:rPr>
          <w:rFonts w:ascii="Times New Roman" w:eastAsia="Times New Roman" w:hAnsi="Times New Roman"/>
          <w:sz w:val="24"/>
          <w:lang w:eastAsia="he-IL"/>
        </w:rPr>
        <w:tab/>
      </w:r>
      <w:r w:rsidRPr="00590FDD">
        <w:rPr>
          <w:rFonts w:ascii="Times New Roman" w:eastAsia="Times New Roman" w:hAnsi="Times New Roman"/>
          <w:sz w:val="24"/>
          <w:rtl/>
          <w:lang w:eastAsia="he-IL"/>
        </w:rPr>
        <w:t>המהנדס יידרש לבצע את תכנון הקונסטרוקציה גם על סקיצות אדריכליות, גם על תכנון מוקדם וגם על תכנון לא סופי, וזאת לרמה שתידרש ותוגדר ע"י האדריכל ו/או מנהל הפרויקט</w:t>
      </w:r>
      <w:r w:rsidRPr="00590FDD">
        <w:rPr>
          <w:rFonts w:ascii="Times New Roman" w:eastAsia="Times New Roman" w:hAnsi="Times New Roman" w:hint="cs"/>
          <w:sz w:val="24"/>
          <w:rtl/>
          <w:lang w:eastAsia="he-IL"/>
        </w:rPr>
        <w:t>.</w:t>
      </w:r>
    </w:p>
    <w:p w14:paraId="062C4550" w14:textId="77777777" w:rsidR="00590FDD" w:rsidRPr="00590FDD" w:rsidRDefault="00590FDD" w:rsidP="00590FDD">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sz w:val="24"/>
          <w:rtl/>
          <w:lang w:eastAsia="he-IL"/>
        </w:rPr>
      </w:pPr>
    </w:p>
    <w:p w14:paraId="6B6BB758" w14:textId="77777777" w:rsidR="00590FDD" w:rsidRPr="00590FDD" w:rsidRDefault="00590FDD" w:rsidP="00590FDD">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1.</w:t>
      </w:r>
      <w:r w:rsidRPr="00590FDD">
        <w:rPr>
          <w:rFonts w:ascii="Times New Roman" w:eastAsia="Times New Roman" w:hAnsi="Times New Roman" w:hint="cs"/>
          <w:sz w:val="24"/>
          <w:rtl/>
          <w:lang w:eastAsia="he-IL"/>
        </w:rPr>
        <w:t>5</w:t>
      </w:r>
      <w:r w:rsidRPr="00590FDD">
        <w:rPr>
          <w:rFonts w:ascii="Times New Roman" w:eastAsia="Times New Roman" w:hAnsi="Times New Roman"/>
          <w:sz w:val="24"/>
          <w:rtl/>
          <w:lang w:eastAsia="he-IL"/>
        </w:rPr>
        <w:tab/>
      </w:r>
      <w:r w:rsidRPr="00590FDD">
        <w:rPr>
          <w:rFonts w:ascii="Times New Roman" w:eastAsia="Times New Roman" w:hAnsi="Times New Roman"/>
          <w:sz w:val="24"/>
          <w:lang w:eastAsia="he-IL"/>
        </w:rPr>
        <w:tab/>
      </w:r>
      <w:r w:rsidRPr="00590FDD">
        <w:rPr>
          <w:rFonts w:ascii="Times New Roman" w:eastAsia="Times New Roman" w:hAnsi="Times New Roman"/>
          <w:sz w:val="24"/>
          <w:rtl/>
          <w:lang w:eastAsia="he-IL"/>
        </w:rPr>
        <w:t>המהנדס יציג תכנון אלטרנטיבות קונסטרוקטיביות ואומדנים לקבלת החלטות על חלופות</w:t>
      </w:r>
      <w:r w:rsidRPr="00590FDD">
        <w:rPr>
          <w:rFonts w:ascii="Times New Roman" w:eastAsia="Times New Roman" w:hAnsi="Times New Roman" w:hint="cs"/>
          <w:sz w:val="24"/>
          <w:rtl/>
          <w:lang w:eastAsia="he-IL"/>
        </w:rPr>
        <w:t>.</w:t>
      </w:r>
    </w:p>
    <w:p w14:paraId="1E65AE65" w14:textId="77777777" w:rsidR="00590FDD" w:rsidRPr="00590FDD" w:rsidRDefault="00590FDD" w:rsidP="00590FDD">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sz w:val="24"/>
          <w:rtl/>
          <w:lang w:eastAsia="he-IL"/>
        </w:rPr>
      </w:pPr>
    </w:p>
    <w:p w14:paraId="3DE0233F" w14:textId="77777777" w:rsidR="00590FDD" w:rsidRPr="00590FDD" w:rsidRDefault="00590FDD" w:rsidP="00590FDD">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1.</w:t>
      </w:r>
      <w:r w:rsidRPr="00590FDD">
        <w:rPr>
          <w:rFonts w:ascii="Times New Roman" w:eastAsia="Times New Roman" w:hAnsi="Times New Roman" w:hint="cs"/>
          <w:sz w:val="24"/>
          <w:rtl/>
          <w:lang w:eastAsia="he-IL"/>
        </w:rPr>
        <w:t>6</w:t>
      </w:r>
      <w:r w:rsidRPr="00590FDD">
        <w:rPr>
          <w:rFonts w:ascii="Times New Roman" w:eastAsia="Times New Roman" w:hAnsi="Times New Roman"/>
          <w:sz w:val="24"/>
          <w:rtl/>
          <w:lang w:eastAsia="he-IL"/>
        </w:rPr>
        <w:tab/>
      </w:r>
      <w:r w:rsidRPr="00590FDD">
        <w:rPr>
          <w:rFonts w:ascii="Times New Roman" w:eastAsia="Times New Roman" w:hAnsi="Times New Roman"/>
          <w:sz w:val="24"/>
          <w:lang w:eastAsia="he-IL"/>
        </w:rPr>
        <w:tab/>
      </w:r>
      <w:r w:rsidRPr="00590FDD">
        <w:rPr>
          <w:rFonts w:ascii="Times New Roman" w:eastAsia="Times New Roman" w:hAnsi="Times New Roman"/>
          <w:sz w:val="24"/>
          <w:rtl/>
          <w:lang w:eastAsia="he-IL"/>
        </w:rPr>
        <w:t>המהנדס יציג את האלטרנטיבות הקונסטרוקטיביות הכלכליות ביותר המתאימות למבנה, כאשר אם יתברר לאחר מכן שהיו קיימות אלטרנטיבות כלכליות יותר, המהנדס מתחייב לעדכן את התכנון על חשבונו ובלוח הזמנים הקצר ביותר שיוגדר על ידי מנהל הפרויקט</w:t>
      </w:r>
      <w:r w:rsidRPr="00590FDD">
        <w:rPr>
          <w:rFonts w:ascii="Times New Roman" w:eastAsia="Times New Roman" w:hAnsi="Times New Roman" w:hint="cs"/>
          <w:sz w:val="24"/>
          <w:rtl/>
          <w:lang w:eastAsia="he-IL"/>
        </w:rPr>
        <w:t>.</w:t>
      </w:r>
    </w:p>
    <w:p w14:paraId="5AB4F776" w14:textId="77777777" w:rsidR="00590FDD" w:rsidRPr="00590FDD" w:rsidRDefault="00590FDD" w:rsidP="00590FDD">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sz w:val="24"/>
          <w:rtl/>
          <w:lang w:eastAsia="he-IL"/>
        </w:rPr>
      </w:pPr>
    </w:p>
    <w:p w14:paraId="6B863FF5" w14:textId="77777777" w:rsidR="00590FDD" w:rsidRPr="00590FDD" w:rsidRDefault="00590FDD" w:rsidP="00590FDD">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1.</w:t>
      </w:r>
      <w:r w:rsidRPr="00590FDD">
        <w:rPr>
          <w:rFonts w:ascii="Times New Roman" w:eastAsia="Times New Roman" w:hAnsi="Times New Roman" w:hint="cs"/>
          <w:sz w:val="24"/>
          <w:rtl/>
          <w:lang w:eastAsia="he-IL"/>
        </w:rPr>
        <w:t>7</w:t>
      </w:r>
      <w:r w:rsidRPr="00590FDD">
        <w:rPr>
          <w:rFonts w:ascii="Times New Roman" w:eastAsia="Times New Roman" w:hAnsi="Times New Roman"/>
          <w:sz w:val="24"/>
          <w:rtl/>
          <w:lang w:eastAsia="he-IL"/>
        </w:rPr>
        <w:tab/>
      </w:r>
      <w:r w:rsidRPr="00590FDD">
        <w:rPr>
          <w:rFonts w:ascii="Times New Roman" w:eastAsia="Times New Roman" w:hAnsi="Times New Roman"/>
          <w:sz w:val="24"/>
          <w:lang w:eastAsia="he-IL"/>
        </w:rPr>
        <w:tab/>
      </w:r>
      <w:r w:rsidRPr="00590FDD">
        <w:rPr>
          <w:rFonts w:ascii="Times New Roman" w:eastAsia="Times New Roman" w:hAnsi="Times New Roman"/>
          <w:sz w:val="24"/>
          <w:rtl/>
          <w:lang w:eastAsia="he-IL"/>
        </w:rPr>
        <w:t>המהנדס יעמוד וישמור על עקרונות תכנון הקונסטרוקציה המוקדם כולל מסגרת התקציב במהלך התכנון המפורט לביצוע. במקרה של שינוי אדריכלי או כל שינוי אחר אשר ייתכן שיגרום לחריגה תקציבית, יתריע המהנדס למנהל הפרויקט/למזמין מבעוד מועד</w:t>
      </w:r>
      <w:r w:rsidRPr="00590FDD">
        <w:rPr>
          <w:rFonts w:ascii="Times New Roman" w:eastAsia="Times New Roman" w:hAnsi="Times New Roman" w:hint="cs"/>
          <w:sz w:val="24"/>
          <w:rtl/>
          <w:lang w:eastAsia="he-IL"/>
        </w:rPr>
        <w:t>.</w:t>
      </w:r>
    </w:p>
    <w:p w14:paraId="18508EE5" w14:textId="77777777" w:rsidR="00590FDD" w:rsidRPr="00590FDD" w:rsidRDefault="00590FDD" w:rsidP="00590FDD">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sz w:val="24"/>
          <w:rtl/>
          <w:lang w:eastAsia="he-IL"/>
        </w:rPr>
      </w:pPr>
    </w:p>
    <w:p w14:paraId="6586A874" w14:textId="77777777" w:rsidR="00590FDD" w:rsidRPr="00590FDD" w:rsidRDefault="00590FDD" w:rsidP="00590FDD">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1.</w:t>
      </w:r>
      <w:r w:rsidRPr="00590FDD">
        <w:rPr>
          <w:rFonts w:ascii="Times New Roman" w:eastAsia="Times New Roman" w:hAnsi="Times New Roman" w:hint="cs"/>
          <w:sz w:val="24"/>
          <w:rtl/>
          <w:lang w:eastAsia="he-IL"/>
        </w:rPr>
        <w:t>8</w:t>
      </w:r>
      <w:r w:rsidRPr="00590FDD">
        <w:rPr>
          <w:rFonts w:ascii="Times New Roman" w:eastAsia="Times New Roman" w:hAnsi="Times New Roman"/>
          <w:sz w:val="24"/>
          <w:rtl/>
          <w:lang w:eastAsia="he-IL"/>
        </w:rPr>
        <w:tab/>
        <w:t>תכניות הקונסטרוקציה תופצנה ליועצים ולקבלנים בפורמט דיגיטלי בלבד</w:t>
      </w:r>
      <w:r w:rsidRPr="00590FDD">
        <w:rPr>
          <w:rFonts w:ascii="Times New Roman" w:eastAsia="Times New Roman" w:hAnsi="Times New Roman" w:hint="cs"/>
          <w:sz w:val="24"/>
          <w:rtl/>
          <w:lang w:eastAsia="he-IL"/>
        </w:rPr>
        <w:t>.</w:t>
      </w:r>
    </w:p>
    <w:p w14:paraId="79F94BFE" w14:textId="77777777" w:rsidR="00590FDD" w:rsidRPr="00590FDD" w:rsidRDefault="00590FDD" w:rsidP="00590FDD">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sz w:val="24"/>
          <w:rtl/>
          <w:lang w:eastAsia="he-IL"/>
        </w:rPr>
      </w:pPr>
    </w:p>
    <w:p w14:paraId="6BE55804" w14:textId="77777777" w:rsidR="00590FDD" w:rsidRPr="00590FDD" w:rsidRDefault="00590FDD" w:rsidP="00590FDD">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1.</w:t>
      </w:r>
      <w:r w:rsidRPr="00590FDD">
        <w:rPr>
          <w:rFonts w:ascii="Times New Roman" w:eastAsia="Times New Roman" w:hAnsi="Times New Roman" w:hint="cs"/>
          <w:sz w:val="24"/>
          <w:rtl/>
          <w:lang w:eastAsia="he-IL"/>
        </w:rPr>
        <w:t>9</w:t>
      </w:r>
      <w:r w:rsidRPr="00590FDD">
        <w:rPr>
          <w:rFonts w:ascii="Times New Roman" w:eastAsia="Times New Roman" w:hAnsi="Times New Roman"/>
          <w:sz w:val="24"/>
          <w:rtl/>
          <w:lang w:eastAsia="he-IL"/>
        </w:rPr>
        <w:tab/>
        <w:t>תכניות סופיות לביצוע ישלחו לאתר לביצוע</w:t>
      </w:r>
      <w:r w:rsidRPr="00590FDD">
        <w:rPr>
          <w:rFonts w:ascii="Times New Roman" w:eastAsia="Times New Roman" w:hAnsi="Times New Roman" w:hint="cs"/>
          <w:sz w:val="24"/>
          <w:rtl/>
          <w:lang w:eastAsia="he-IL"/>
        </w:rPr>
        <w:t>,</w:t>
      </w:r>
      <w:r w:rsidRPr="00590FDD">
        <w:rPr>
          <w:rFonts w:ascii="Times New Roman" w:eastAsia="Times New Roman" w:hAnsi="Times New Roman"/>
          <w:sz w:val="24"/>
          <w:rtl/>
          <w:lang w:eastAsia="he-IL"/>
        </w:rPr>
        <w:t xml:space="preserve"> </w:t>
      </w:r>
      <w:r w:rsidRPr="00590FDD">
        <w:rPr>
          <w:rFonts w:ascii="Times New Roman" w:eastAsia="Times New Roman" w:hAnsi="Times New Roman" w:hint="cs"/>
          <w:sz w:val="24"/>
          <w:rtl/>
          <w:lang w:eastAsia="he-IL"/>
        </w:rPr>
        <w:t>כ</w:t>
      </w:r>
      <w:r w:rsidRPr="00590FDD">
        <w:rPr>
          <w:rFonts w:ascii="Times New Roman" w:eastAsia="Times New Roman" w:hAnsi="Times New Roman"/>
          <w:sz w:val="24"/>
          <w:rtl/>
          <w:lang w:eastAsia="he-IL"/>
        </w:rPr>
        <w:t xml:space="preserve">חודש </w:t>
      </w:r>
      <w:r w:rsidRPr="00590FDD">
        <w:rPr>
          <w:rFonts w:ascii="Times New Roman" w:eastAsia="Times New Roman" w:hAnsi="Times New Roman" w:hint="cs"/>
          <w:sz w:val="24"/>
          <w:rtl/>
          <w:lang w:eastAsia="he-IL"/>
        </w:rPr>
        <w:t xml:space="preserve">לכל הפחות </w:t>
      </w:r>
      <w:r w:rsidRPr="00590FDD">
        <w:rPr>
          <w:rFonts w:ascii="Times New Roman" w:eastAsia="Times New Roman" w:hAnsi="Times New Roman"/>
          <w:sz w:val="24"/>
          <w:rtl/>
          <w:lang w:eastAsia="he-IL"/>
        </w:rPr>
        <w:t>לפני ביצוע האזור הרלוונטי לביצוע על ידי הקבלן. ייתכן שינוי בלוחות הזמנים בת</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אום עם הקבלן ובתנאי שלקבלן לא תהיינה טענות על עיכובים</w:t>
      </w:r>
      <w:r w:rsidRPr="00590FDD">
        <w:rPr>
          <w:rFonts w:ascii="Times New Roman" w:eastAsia="Times New Roman" w:hAnsi="Times New Roman" w:hint="cs"/>
          <w:sz w:val="24"/>
          <w:rtl/>
          <w:lang w:eastAsia="he-IL"/>
        </w:rPr>
        <w:t>.</w:t>
      </w:r>
    </w:p>
    <w:p w14:paraId="586E7E53" w14:textId="77777777" w:rsidR="00590FDD" w:rsidRPr="00590FDD" w:rsidRDefault="00590FDD" w:rsidP="00590FDD">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sz w:val="24"/>
          <w:rtl/>
          <w:lang w:eastAsia="he-IL"/>
        </w:rPr>
      </w:pPr>
    </w:p>
    <w:p w14:paraId="21F10D25" w14:textId="77777777" w:rsidR="00590FDD" w:rsidRPr="00590FDD" w:rsidRDefault="00590FDD" w:rsidP="00590FDD">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1.</w:t>
      </w:r>
      <w:r w:rsidRPr="00590FDD">
        <w:rPr>
          <w:rFonts w:ascii="Times New Roman" w:eastAsia="Times New Roman" w:hAnsi="Times New Roman" w:hint="cs"/>
          <w:sz w:val="24"/>
          <w:rtl/>
          <w:lang w:eastAsia="he-IL"/>
        </w:rPr>
        <w:t>10</w:t>
      </w:r>
      <w:r w:rsidRPr="00590FDD">
        <w:rPr>
          <w:rFonts w:ascii="Times New Roman" w:eastAsia="Times New Roman" w:hAnsi="Times New Roman"/>
          <w:sz w:val="24"/>
          <w:rtl/>
          <w:lang w:eastAsia="he-IL"/>
        </w:rPr>
        <w:tab/>
        <w:t>תכניות הקונסטרוקציה תהיינה מאושרות ומתואמות על פי תכניות כל היועצים, בטרם תועברנה לביצוע הקבלנים</w:t>
      </w:r>
      <w:r w:rsidRPr="00590FDD">
        <w:rPr>
          <w:rFonts w:ascii="Times New Roman" w:eastAsia="Times New Roman" w:hAnsi="Times New Roman" w:hint="cs"/>
          <w:sz w:val="24"/>
          <w:rtl/>
          <w:lang w:eastAsia="he-IL"/>
        </w:rPr>
        <w:t>.</w:t>
      </w:r>
    </w:p>
    <w:p w14:paraId="379219DC" w14:textId="77777777" w:rsidR="00590FDD" w:rsidRPr="00590FDD" w:rsidRDefault="00590FDD" w:rsidP="00590FDD">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sz w:val="24"/>
          <w:rtl/>
          <w:lang w:eastAsia="he-IL"/>
        </w:rPr>
      </w:pPr>
    </w:p>
    <w:p w14:paraId="7AF6E974" w14:textId="77777777" w:rsidR="00590FDD" w:rsidRPr="00590FDD" w:rsidRDefault="00590FDD" w:rsidP="00590FDD">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1.</w:t>
      </w:r>
      <w:r w:rsidRPr="00590FDD">
        <w:rPr>
          <w:rFonts w:ascii="Times New Roman" w:eastAsia="Times New Roman" w:hAnsi="Times New Roman" w:hint="cs"/>
          <w:sz w:val="24"/>
          <w:rtl/>
          <w:lang w:eastAsia="he-IL"/>
        </w:rPr>
        <w:t>11</w:t>
      </w:r>
      <w:r w:rsidRPr="00590FDD">
        <w:rPr>
          <w:rFonts w:ascii="Times New Roman" w:eastAsia="Times New Roman" w:hAnsi="Times New Roman"/>
          <w:sz w:val="24"/>
          <w:rtl/>
          <w:lang w:eastAsia="he-IL"/>
        </w:rPr>
        <w:tab/>
        <w:t>לא יהיו עיכובים בביצוע הקבלנים כתוצאה מחוסר באספקת תכניות קונסטרוקציה לביצוע מאושרות על ידי כל היועצים.</w:t>
      </w:r>
    </w:p>
    <w:p w14:paraId="6D6713DB" w14:textId="77777777" w:rsidR="00590FDD" w:rsidRPr="00590FDD" w:rsidRDefault="00590FDD" w:rsidP="00590FDD">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sz w:val="24"/>
          <w:rtl/>
          <w:lang w:eastAsia="he-IL"/>
        </w:rPr>
      </w:pPr>
    </w:p>
    <w:p w14:paraId="26719732" w14:textId="77777777" w:rsidR="00590FDD" w:rsidRPr="00590FDD" w:rsidRDefault="00590FDD" w:rsidP="00590FDD">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1.12</w:t>
      </w:r>
      <w:r w:rsidRPr="00590FDD">
        <w:rPr>
          <w:rFonts w:ascii="Times New Roman" w:eastAsia="Times New Roman" w:hAnsi="Times New Roman" w:hint="cs"/>
          <w:sz w:val="24"/>
          <w:rtl/>
          <w:lang w:eastAsia="he-IL"/>
        </w:rPr>
        <w:tab/>
      </w:r>
      <w:r w:rsidRPr="00590FDD">
        <w:rPr>
          <w:rFonts w:ascii="Times New Roman" w:eastAsia="Times New Roman" w:hAnsi="Times New Roman"/>
          <w:sz w:val="24"/>
          <w:rtl/>
          <w:lang w:eastAsia="he-IL"/>
        </w:rPr>
        <w:t xml:space="preserve">זכותו המלאה של המזמין להחליף את המתכנן במקרה של אי עמידה בתנאים </w:t>
      </w:r>
      <w:r w:rsidRPr="00590FDD">
        <w:rPr>
          <w:rFonts w:ascii="Times New Roman" w:eastAsia="Times New Roman" w:hAnsi="Times New Roman" w:hint="cs"/>
          <w:sz w:val="24"/>
          <w:rtl/>
          <w:lang w:eastAsia="he-IL"/>
        </w:rPr>
        <w:t>המפורטים בנספחים א'-ח', ללא כל זכות לטענה ו/או דרישת פיצוי ע"י המתכנן.</w:t>
      </w:r>
    </w:p>
    <w:p w14:paraId="6EC21C86" w14:textId="77777777" w:rsidR="00590FDD" w:rsidRPr="00590FDD" w:rsidRDefault="00590FDD" w:rsidP="00590FDD">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sz w:val="24"/>
          <w:rtl/>
          <w:lang w:eastAsia="he-IL"/>
        </w:rPr>
      </w:pPr>
    </w:p>
    <w:p w14:paraId="27CD25D6" w14:textId="77777777" w:rsidR="00590FDD" w:rsidRPr="00590FDD" w:rsidRDefault="00590FDD" w:rsidP="00590FDD">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1.13</w:t>
      </w:r>
      <w:r w:rsidRPr="00590FDD">
        <w:rPr>
          <w:rFonts w:ascii="Times New Roman" w:eastAsia="Times New Roman" w:hAnsi="Times New Roman" w:hint="cs"/>
          <w:sz w:val="24"/>
          <w:rtl/>
          <w:lang w:eastAsia="he-IL"/>
        </w:rPr>
        <w:tab/>
      </w:r>
      <w:r w:rsidRPr="00590FDD">
        <w:rPr>
          <w:rFonts w:ascii="Times New Roman" w:eastAsia="Times New Roman" w:hAnsi="Times New Roman"/>
          <w:sz w:val="24"/>
          <w:rtl/>
          <w:lang w:eastAsia="he-IL"/>
        </w:rPr>
        <w:t xml:space="preserve">קיימת אפשרות למזמין לקיזוז / מתן קנסות עקב עי עמידה בתנאים </w:t>
      </w:r>
      <w:r w:rsidRPr="00590FDD">
        <w:rPr>
          <w:rFonts w:ascii="Times New Roman" w:eastAsia="Times New Roman" w:hAnsi="Times New Roman" w:hint="cs"/>
          <w:sz w:val="24"/>
          <w:rtl/>
          <w:lang w:eastAsia="he-IL"/>
        </w:rPr>
        <w:t>המפורטים בנספחים א'-ח'.</w:t>
      </w:r>
    </w:p>
    <w:p w14:paraId="04313E9D" w14:textId="77777777" w:rsidR="00590FDD" w:rsidRPr="00590FDD" w:rsidRDefault="00590FDD" w:rsidP="00590FDD">
      <w:pPr>
        <w:widowControl w:val="0"/>
        <w:tabs>
          <w:tab w:val="left" w:pos="720"/>
          <w:tab w:val="center" w:pos="4153"/>
          <w:tab w:val="right" w:pos="8306"/>
        </w:tabs>
        <w:spacing w:before="0" w:beforeAutospacing="0" w:after="0" w:afterAutospacing="0" w:line="240" w:lineRule="auto"/>
        <w:jc w:val="both"/>
        <w:rPr>
          <w:rFonts w:ascii="Times New Roman" w:eastAsia="Times New Roman" w:hAnsi="Times New Roman"/>
          <w:sz w:val="24"/>
          <w:rtl/>
          <w:lang w:eastAsia="he-IL"/>
        </w:rPr>
      </w:pPr>
    </w:p>
    <w:p w14:paraId="703BC587"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u w:val="single"/>
          <w:rtl/>
          <w:lang w:eastAsia="he-IL"/>
        </w:rPr>
      </w:pPr>
      <w:r w:rsidRPr="00590FDD">
        <w:rPr>
          <w:rFonts w:ascii="Times New Roman" w:eastAsia="Times New Roman" w:hAnsi="Times New Roman"/>
          <w:sz w:val="24"/>
          <w:rtl/>
          <w:lang w:eastAsia="he-IL"/>
        </w:rPr>
        <w:t>2.</w:t>
      </w:r>
      <w:r w:rsidRPr="00590FDD">
        <w:rPr>
          <w:rFonts w:ascii="Times New Roman" w:eastAsia="Times New Roman" w:hAnsi="Times New Roman"/>
          <w:sz w:val="24"/>
          <w:rtl/>
          <w:lang w:eastAsia="he-IL"/>
        </w:rPr>
        <w:tab/>
      </w:r>
      <w:r w:rsidRPr="00590FDD">
        <w:rPr>
          <w:rFonts w:ascii="Times New Roman" w:eastAsia="Times New Roman" w:hAnsi="Times New Roman"/>
          <w:b/>
          <w:bCs/>
          <w:sz w:val="24"/>
          <w:u w:val="single"/>
          <w:rtl/>
          <w:lang w:eastAsia="he-IL"/>
        </w:rPr>
        <w:t>הגדרות</w:t>
      </w:r>
      <w:r w:rsidRPr="00590FDD">
        <w:rPr>
          <w:rFonts w:ascii="Times New Roman" w:eastAsia="Times New Roman" w:hAnsi="Times New Roman"/>
          <w:b/>
          <w:bCs/>
          <w:sz w:val="24"/>
          <w:rtl/>
          <w:lang w:eastAsia="he-IL"/>
        </w:rPr>
        <w:t>:</w:t>
      </w:r>
    </w:p>
    <w:p w14:paraId="4015CA99" w14:textId="77777777" w:rsidR="00590FDD" w:rsidRPr="00590FDD" w:rsidRDefault="00590FDD" w:rsidP="00590FDD">
      <w:pPr>
        <w:widowControl w:val="0"/>
        <w:spacing w:before="0" w:beforeAutospacing="0" w:after="0" w:afterAutospacing="0" w:line="240" w:lineRule="auto"/>
        <w:ind w:left="720"/>
        <w:jc w:val="both"/>
        <w:rPr>
          <w:rFonts w:ascii="Times New Roman" w:eastAsia="Times New Roman" w:hAnsi="Times New Roman"/>
          <w:sz w:val="24"/>
          <w:u w:val="single"/>
          <w:rtl/>
          <w:lang w:eastAsia="he-IL"/>
        </w:rPr>
      </w:pPr>
    </w:p>
    <w:p w14:paraId="1F0A217B" w14:textId="77777777" w:rsidR="00590FDD" w:rsidRPr="00590FDD" w:rsidRDefault="00590FDD" w:rsidP="00590FDD">
      <w:pPr>
        <w:widowControl w:val="0"/>
        <w:spacing w:before="0" w:beforeAutospacing="0" w:after="0" w:afterAutospacing="0" w:line="276" w:lineRule="auto"/>
        <w:ind w:left="1440" w:hanging="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2.1</w:t>
      </w:r>
      <w:r w:rsidRPr="00590FDD">
        <w:rPr>
          <w:rFonts w:ascii="Times New Roman" w:eastAsia="Times New Roman" w:hAnsi="Times New Roman"/>
          <w:sz w:val="24"/>
          <w:rtl/>
          <w:lang w:eastAsia="he-IL"/>
        </w:rPr>
        <w:tab/>
      </w:r>
      <w:r w:rsidRPr="00590FDD">
        <w:rPr>
          <w:rFonts w:ascii="Times New Roman" w:eastAsia="Times New Roman" w:hAnsi="Times New Roman" w:hint="cs"/>
          <w:sz w:val="24"/>
          <w:rtl/>
          <w:lang w:eastAsia="he-IL"/>
        </w:rPr>
        <w:t>"</w:t>
      </w:r>
      <w:r w:rsidRPr="00590FDD">
        <w:rPr>
          <w:rFonts w:ascii="Times New Roman" w:eastAsia="Times New Roman" w:hAnsi="Times New Roman"/>
          <w:sz w:val="24"/>
          <w:rtl/>
          <w:lang w:eastAsia="he-IL"/>
        </w:rPr>
        <w:t>תכנון מוקדם</w:t>
      </w:r>
      <w:r w:rsidRPr="00590FDD">
        <w:rPr>
          <w:rFonts w:ascii="Times New Roman" w:eastAsia="Times New Roman" w:hAnsi="Times New Roman" w:hint="cs"/>
          <w:sz w:val="24"/>
          <w:rtl/>
          <w:lang w:eastAsia="he-IL"/>
        </w:rPr>
        <w:t>"</w:t>
      </w:r>
      <w:r w:rsidRPr="00590FDD">
        <w:rPr>
          <w:rFonts w:ascii="Times New Roman" w:eastAsia="Times New Roman" w:hAnsi="Times New Roman"/>
          <w:sz w:val="24"/>
          <w:rtl/>
          <w:lang w:eastAsia="he-IL"/>
        </w:rPr>
        <w:t xml:space="preserve"> </w:t>
      </w:r>
      <w:r w:rsidRPr="00590FDD">
        <w:rPr>
          <w:rFonts w:ascii="Times New Roman" w:eastAsia="Times New Roman" w:hAnsi="Times New Roman"/>
          <w:sz w:val="24"/>
          <w:lang w:eastAsia="he-IL"/>
        </w:rPr>
        <w:t>–</w:t>
      </w:r>
      <w:r w:rsidRPr="00590FDD">
        <w:rPr>
          <w:rFonts w:ascii="Times New Roman" w:eastAsia="Times New Roman" w:hAnsi="Times New Roman"/>
          <w:sz w:val="24"/>
          <w:rtl/>
          <w:lang w:eastAsia="he-IL"/>
        </w:rPr>
        <w:t xml:space="preserve"> סכמה המתארת את המערכת הקונסטרוקטיבית של המבנה ואת חומרי הבניה של חלקי השלד.</w:t>
      </w:r>
    </w:p>
    <w:p w14:paraId="62B3339D" w14:textId="77777777" w:rsidR="00590FDD" w:rsidRPr="00590FDD" w:rsidRDefault="00590FDD" w:rsidP="00590FDD">
      <w:pPr>
        <w:widowControl w:val="0"/>
        <w:spacing w:before="0" w:beforeAutospacing="0" w:after="0" w:afterAutospacing="0" w:line="276" w:lineRule="auto"/>
        <w:ind w:left="720"/>
        <w:jc w:val="both"/>
        <w:rPr>
          <w:rFonts w:ascii="Times New Roman" w:eastAsia="Times New Roman" w:hAnsi="Times New Roman"/>
          <w:sz w:val="24"/>
          <w:rtl/>
          <w:lang w:eastAsia="he-IL"/>
        </w:rPr>
      </w:pPr>
    </w:p>
    <w:p w14:paraId="0FCFF644" w14:textId="77777777" w:rsidR="00590FDD" w:rsidRPr="00590FDD" w:rsidRDefault="00590FDD" w:rsidP="00590FDD">
      <w:pPr>
        <w:widowControl w:val="0"/>
        <w:spacing w:before="0" w:beforeAutospacing="0" w:after="0" w:afterAutospacing="0" w:line="276" w:lineRule="auto"/>
        <w:ind w:left="1440" w:hanging="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2.2</w:t>
      </w:r>
      <w:r w:rsidRPr="00590FDD">
        <w:rPr>
          <w:rFonts w:ascii="Times New Roman" w:eastAsia="Times New Roman" w:hAnsi="Times New Roman"/>
          <w:sz w:val="24"/>
          <w:rtl/>
          <w:lang w:eastAsia="he-IL"/>
        </w:rPr>
        <w:tab/>
      </w:r>
      <w:r w:rsidRPr="00590FDD">
        <w:rPr>
          <w:rFonts w:ascii="Times New Roman" w:eastAsia="Times New Roman" w:hAnsi="Times New Roman" w:hint="cs"/>
          <w:sz w:val="24"/>
          <w:rtl/>
          <w:lang w:eastAsia="he-IL"/>
        </w:rPr>
        <w:t>"</w:t>
      </w:r>
      <w:r w:rsidRPr="00590FDD">
        <w:rPr>
          <w:rFonts w:ascii="Times New Roman" w:eastAsia="Times New Roman" w:hAnsi="Times New Roman"/>
          <w:sz w:val="24"/>
          <w:rtl/>
          <w:lang w:eastAsia="he-IL"/>
        </w:rPr>
        <w:t>תכנון סופי</w:t>
      </w:r>
      <w:r w:rsidRPr="00590FDD">
        <w:rPr>
          <w:rFonts w:ascii="Times New Roman" w:eastAsia="Times New Roman" w:hAnsi="Times New Roman" w:hint="cs"/>
          <w:sz w:val="24"/>
          <w:rtl/>
          <w:lang w:eastAsia="he-IL"/>
        </w:rPr>
        <w:t>"  ו</w:t>
      </w:r>
      <w:r w:rsidRPr="00590FDD">
        <w:rPr>
          <w:rFonts w:ascii="Times New Roman" w:eastAsia="Times New Roman" w:hAnsi="Times New Roman"/>
          <w:sz w:val="24"/>
          <w:rtl/>
          <w:lang w:eastAsia="he-IL"/>
        </w:rPr>
        <w:t xml:space="preserve">חשבון יציבות </w:t>
      </w:r>
      <w:r w:rsidRPr="00590FDD">
        <w:rPr>
          <w:rFonts w:ascii="Times New Roman" w:eastAsia="Times New Roman" w:hAnsi="Times New Roman" w:hint="cs"/>
          <w:sz w:val="24"/>
          <w:rtl/>
          <w:lang w:eastAsia="he-IL"/>
        </w:rPr>
        <w:t>-</w:t>
      </w:r>
      <w:r w:rsidRPr="00590FDD">
        <w:rPr>
          <w:rFonts w:ascii="Times New Roman" w:eastAsia="Times New Roman" w:hAnsi="Times New Roman"/>
          <w:sz w:val="24"/>
          <w:rtl/>
          <w:lang w:eastAsia="he-IL"/>
        </w:rPr>
        <w:t xml:space="preserve"> חשבון יציבות בחלופות לפי סוגי הבניה השונים ערוך בהתאם לחוק התכנון והבניה, בהתאם לתקנים הישראליים ובינלאומיים ובהתאם להנחיות </w:t>
      </w:r>
      <w:r w:rsidRPr="00590FDD">
        <w:rPr>
          <w:rFonts w:ascii="Times New Roman" w:eastAsia="Times New Roman" w:hAnsi="Times New Roman"/>
          <w:sz w:val="24"/>
          <w:rtl/>
          <w:lang w:eastAsia="he-IL"/>
        </w:rPr>
        <w:lastRenderedPageBreak/>
        <w:t>והוראות המזמין. הכנת חישוב יציבות לרשויות תידרש לפי חוקי התכנון והבניה כולל חתימת המתכנן על החישובים הנ"ל.</w:t>
      </w:r>
    </w:p>
    <w:p w14:paraId="38273538" w14:textId="77777777" w:rsidR="00590FDD" w:rsidRPr="00590FDD" w:rsidRDefault="00590FDD" w:rsidP="00590FDD">
      <w:pPr>
        <w:widowControl w:val="0"/>
        <w:spacing w:before="0" w:beforeAutospacing="0" w:after="0" w:afterAutospacing="0" w:line="276" w:lineRule="auto"/>
        <w:jc w:val="both"/>
        <w:rPr>
          <w:rFonts w:ascii="Times New Roman" w:eastAsia="Times New Roman" w:hAnsi="Times New Roman"/>
          <w:sz w:val="24"/>
          <w:rtl/>
          <w:lang w:eastAsia="he-IL"/>
        </w:rPr>
      </w:pPr>
    </w:p>
    <w:p w14:paraId="533166C1" w14:textId="77777777" w:rsidR="00590FDD" w:rsidRPr="00590FDD" w:rsidRDefault="00590FDD" w:rsidP="00590FDD">
      <w:pPr>
        <w:widowControl w:val="0"/>
        <w:spacing w:before="0" w:beforeAutospacing="0" w:after="0" w:afterAutospacing="0" w:line="276" w:lineRule="auto"/>
        <w:ind w:left="1440" w:hanging="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2.3</w:t>
      </w:r>
      <w:r w:rsidRPr="00590FDD">
        <w:rPr>
          <w:rFonts w:ascii="Times New Roman" w:eastAsia="Times New Roman" w:hAnsi="Times New Roman"/>
          <w:sz w:val="24"/>
          <w:rtl/>
          <w:lang w:eastAsia="he-IL"/>
        </w:rPr>
        <w:tab/>
        <w:t xml:space="preserve">"תכניות סופיות" </w:t>
      </w:r>
      <w:r w:rsidRPr="00590FDD">
        <w:rPr>
          <w:rFonts w:ascii="Times New Roman" w:eastAsia="Times New Roman" w:hAnsi="Times New Roman"/>
          <w:sz w:val="24"/>
          <w:lang w:eastAsia="he-IL"/>
        </w:rPr>
        <w:t>–</w:t>
      </w:r>
      <w:r w:rsidRPr="00590FDD">
        <w:rPr>
          <w:rFonts w:ascii="Times New Roman" w:eastAsia="Times New Roman" w:hAnsi="Times New Roman"/>
          <w:sz w:val="24"/>
          <w:rtl/>
          <w:lang w:eastAsia="he-IL"/>
        </w:rPr>
        <w:t xml:space="preserve"> תכניות שלאחר אישורן ניתן יהיה לעבד את המסמכים הטכניים לביצוע המבנה.</w:t>
      </w:r>
    </w:p>
    <w:p w14:paraId="293FE9E8" w14:textId="77777777" w:rsidR="00590FDD" w:rsidRPr="00590FDD" w:rsidRDefault="00590FDD" w:rsidP="00590FDD">
      <w:pPr>
        <w:widowControl w:val="0"/>
        <w:spacing w:before="0" w:beforeAutospacing="0" w:after="0" w:afterAutospacing="0" w:line="276" w:lineRule="auto"/>
        <w:jc w:val="both"/>
        <w:rPr>
          <w:rFonts w:ascii="Times New Roman" w:eastAsia="Times New Roman" w:hAnsi="Times New Roman"/>
          <w:sz w:val="24"/>
          <w:rtl/>
          <w:lang w:eastAsia="he-IL"/>
        </w:rPr>
      </w:pPr>
    </w:p>
    <w:p w14:paraId="13FD436C" w14:textId="77777777" w:rsidR="00590FDD" w:rsidRPr="00590FDD" w:rsidRDefault="00590FDD" w:rsidP="00590FDD">
      <w:pPr>
        <w:widowControl w:val="0"/>
        <w:spacing w:before="0" w:beforeAutospacing="0" w:after="0" w:afterAutospacing="0" w:line="276" w:lineRule="auto"/>
        <w:ind w:left="1440" w:hanging="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2.4</w:t>
      </w:r>
      <w:r w:rsidRPr="00590FDD">
        <w:rPr>
          <w:rFonts w:ascii="Times New Roman" w:eastAsia="Times New Roman" w:hAnsi="Times New Roman"/>
          <w:sz w:val="24"/>
          <w:rtl/>
          <w:lang w:eastAsia="he-IL"/>
        </w:rPr>
        <w:tab/>
        <w:t xml:space="preserve">"תכנון מפורט" </w:t>
      </w:r>
      <w:r w:rsidRPr="00590FDD">
        <w:rPr>
          <w:rFonts w:ascii="Times New Roman" w:eastAsia="Times New Roman" w:hAnsi="Times New Roman"/>
          <w:sz w:val="24"/>
          <w:lang w:eastAsia="he-IL"/>
        </w:rPr>
        <w:t>–</w:t>
      </w:r>
      <w:r w:rsidRPr="00590FDD">
        <w:rPr>
          <w:rFonts w:ascii="Times New Roman" w:eastAsia="Times New Roman" w:hAnsi="Times New Roman"/>
          <w:sz w:val="24"/>
          <w:rtl/>
          <w:lang w:eastAsia="he-IL"/>
        </w:rPr>
        <w:t xml:space="preserve"> תכניות מפורטות, פרטים, מפרטים, כתבי כמויות והמסמכים וכל הדרוש לביצוע מכרזים בין הקבלנים ו/או לביצוע המבנים בשטח.</w:t>
      </w:r>
    </w:p>
    <w:p w14:paraId="76104D6A" w14:textId="77777777" w:rsidR="00590FDD" w:rsidRPr="00590FDD" w:rsidRDefault="00590FDD" w:rsidP="00590FDD">
      <w:pPr>
        <w:widowControl w:val="0"/>
        <w:spacing w:before="0" w:beforeAutospacing="0" w:after="0" w:afterAutospacing="0" w:line="276" w:lineRule="auto"/>
        <w:jc w:val="both"/>
        <w:rPr>
          <w:rFonts w:ascii="Times New Roman" w:eastAsia="Times New Roman" w:hAnsi="Times New Roman"/>
          <w:sz w:val="24"/>
          <w:rtl/>
          <w:lang w:eastAsia="he-IL"/>
        </w:rPr>
      </w:pPr>
    </w:p>
    <w:p w14:paraId="6A76CAC6" w14:textId="77777777" w:rsidR="00590FDD" w:rsidRPr="00590FDD" w:rsidRDefault="00590FDD" w:rsidP="00590FDD">
      <w:pPr>
        <w:widowControl w:val="0"/>
        <w:spacing w:before="0" w:beforeAutospacing="0" w:after="0" w:afterAutospacing="0" w:line="276" w:lineRule="auto"/>
        <w:ind w:left="1440" w:hanging="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2.5</w:t>
      </w:r>
      <w:r w:rsidRPr="00590FDD">
        <w:rPr>
          <w:rFonts w:ascii="Times New Roman" w:eastAsia="Times New Roman" w:hAnsi="Times New Roman"/>
          <w:sz w:val="24"/>
          <w:rtl/>
          <w:lang w:eastAsia="he-IL"/>
        </w:rPr>
        <w:tab/>
        <w:t xml:space="preserve">"פיקוח עליון" </w:t>
      </w:r>
      <w:r w:rsidRPr="00590FDD">
        <w:rPr>
          <w:rFonts w:ascii="Times New Roman" w:eastAsia="Times New Roman" w:hAnsi="Times New Roman"/>
          <w:sz w:val="24"/>
          <w:lang w:eastAsia="he-IL"/>
        </w:rPr>
        <w:t>–</w:t>
      </w:r>
      <w:r w:rsidRPr="00590FDD">
        <w:rPr>
          <w:rFonts w:ascii="Times New Roman" w:eastAsia="Times New Roman" w:hAnsi="Times New Roman"/>
          <w:sz w:val="24"/>
          <w:rtl/>
          <w:lang w:eastAsia="he-IL"/>
        </w:rPr>
        <w:t xml:space="preserve"> פיקוח עליון על הקמת וסימון היסודות, שלד המבנים והאלמנטים הקונסטרוקטיביים.</w:t>
      </w:r>
    </w:p>
    <w:p w14:paraId="6A4E0417" w14:textId="77777777" w:rsidR="00590FDD" w:rsidRPr="00590FDD" w:rsidRDefault="00590FDD" w:rsidP="00590FDD">
      <w:pPr>
        <w:widowControl w:val="0"/>
        <w:spacing w:before="0" w:beforeAutospacing="0" w:after="0" w:afterAutospacing="0" w:line="276" w:lineRule="auto"/>
        <w:ind w:left="1440" w:hanging="720"/>
        <w:jc w:val="both"/>
        <w:rPr>
          <w:rFonts w:ascii="Times New Roman" w:eastAsia="Times New Roman" w:hAnsi="Times New Roman"/>
          <w:sz w:val="24"/>
          <w:lang w:eastAsia="he-IL"/>
        </w:rPr>
      </w:pPr>
    </w:p>
    <w:p w14:paraId="4DFFD15A" w14:textId="77777777" w:rsidR="00590FDD" w:rsidRPr="00590FDD" w:rsidRDefault="00590FDD" w:rsidP="00590FDD">
      <w:pPr>
        <w:widowControl w:val="0"/>
        <w:spacing w:before="0" w:beforeAutospacing="0" w:after="0" w:afterAutospacing="0" w:line="240" w:lineRule="auto"/>
        <w:rPr>
          <w:rFonts w:ascii="Times New Roman" w:eastAsia="Times New Roman" w:hAnsi="Times New Roman"/>
          <w:sz w:val="24"/>
          <w:rtl/>
          <w:lang w:eastAsia="he-IL"/>
        </w:rPr>
      </w:pPr>
      <w:r w:rsidRPr="00590FDD">
        <w:rPr>
          <w:rFonts w:ascii="Times New Roman" w:eastAsia="Times New Roman" w:hAnsi="Times New Roman"/>
          <w:sz w:val="24"/>
          <w:rtl/>
          <w:lang w:eastAsia="he-IL"/>
        </w:rPr>
        <w:t>3.</w:t>
      </w:r>
      <w:r w:rsidRPr="00590FDD">
        <w:rPr>
          <w:rFonts w:ascii="Times New Roman" w:eastAsia="Times New Roman" w:hAnsi="Times New Roman"/>
          <w:sz w:val="24"/>
          <w:rtl/>
          <w:lang w:eastAsia="he-IL"/>
        </w:rPr>
        <w:tab/>
      </w:r>
      <w:r w:rsidRPr="00590FDD">
        <w:rPr>
          <w:rFonts w:ascii="Times New Roman" w:eastAsia="Times New Roman" w:hAnsi="Times New Roman"/>
          <w:b/>
          <w:bCs/>
          <w:sz w:val="24"/>
          <w:u w:val="single"/>
          <w:rtl/>
          <w:lang w:eastAsia="he-IL"/>
        </w:rPr>
        <w:t>שלבי העבודה ההנדסית ופ</w:t>
      </w:r>
      <w:r w:rsidRPr="00590FDD">
        <w:rPr>
          <w:rFonts w:ascii="Times New Roman" w:eastAsia="Times New Roman" w:hAnsi="Times New Roman" w:hint="cs"/>
          <w:b/>
          <w:bCs/>
          <w:sz w:val="24"/>
          <w:u w:val="single"/>
          <w:rtl/>
          <w:lang w:eastAsia="he-IL"/>
        </w:rPr>
        <w:t>י</w:t>
      </w:r>
      <w:r w:rsidRPr="00590FDD">
        <w:rPr>
          <w:rFonts w:ascii="Times New Roman" w:eastAsia="Times New Roman" w:hAnsi="Times New Roman"/>
          <w:b/>
          <w:bCs/>
          <w:sz w:val="24"/>
          <w:u w:val="single"/>
          <w:rtl/>
          <w:lang w:eastAsia="he-IL"/>
        </w:rPr>
        <w:t>רוט הש</w:t>
      </w:r>
      <w:r w:rsidRPr="00590FDD">
        <w:rPr>
          <w:rFonts w:ascii="Times New Roman" w:eastAsia="Times New Roman" w:hAnsi="Times New Roman" w:hint="cs"/>
          <w:b/>
          <w:bCs/>
          <w:sz w:val="24"/>
          <w:u w:val="single"/>
          <w:rtl/>
          <w:lang w:eastAsia="he-IL"/>
        </w:rPr>
        <w:t>י</w:t>
      </w:r>
      <w:r w:rsidRPr="00590FDD">
        <w:rPr>
          <w:rFonts w:ascii="Times New Roman" w:eastAsia="Times New Roman" w:hAnsi="Times New Roman"/>
          <w:b/>
          <w:bCs/>
          <w:sz w:val="24"/>
          <w:u w:val="single"/>
          <w:rtl/>
          <w:lang w:eastAsia="he-IL"/>
        </w:rPr>
        <w:t>רותים</w:t>
      </w:r>
      <w:r w:rsidRPr="00590FDD">
        <w:rPr>
          <w:rFonts w:ascii="Times New Roman" w:eastAsia="Times New Roman" w:hAnsi="Times New Roman"/>
          <w:sz w:val="24"/>
          <w:rtl/>
          <w:lang w:eastAsia="he-IL"/>
        </w:rPr>
        <w:t>:</w:t>
      </w:r>
      <w:r w:rsidRPr="00590FDD">
        <w:rPr>
          <w:rFonts w:ascii="Times New Roman" w:eastAsia="Times New Roman" w:hAnsi="Times New Roman"/>
          <w:sz w:val="24"/>
          <w:rtl/>
          <w:lang w:eastAsia="he-IL"/>
        </w:rPr>
        <w:tab/>
      </w:r>
    </w:p>
    <w:p w14:paraId="6A0F5238" w14:textId="77777777" w:rsidR="00590FDD" w:rsidRPr="00590FDD" w:rsidRDefault="00590FDD" w:rsidP="00590FDD">
      <w:pPr>
        <w:widowControl w:val="0"/>
        <w:spacing w:before="0" w:beforeAutospacing="0" w:after="0" w:afterAutospacing="0" w:line="240" w:lineRule="auto"/>
        <w:rPr>
          <w:rFonts w:ascii="Times New Roman" w:eastAsia="Times New Roman" w:hAnsi="Times New Roman"/>
          <w:sz w:val="24"/>
          <w:rtl/>
          <w:lang w:eastAsia="he-IL"/>
        </w:rPr>
      </w:pPr>
    </w:p>
    <w:p w14:paraId="68D21717" w14:textId="77777777" w:rsidR="00590FDD" w:rsidRPr="00590FDD" w:rsidRDefault="00590FDD" w:rsidP="00590FDD">
      <w:pPr>
        <w:widowControl w:val="0"/>
        <w:spacing w:before="0" w:beforeAutospacing="0" w:after="0" w:afterAutospacing="0" w:line="360" w:lineRule="auto"/>
        <w:ind w:left="720"/>
        <w:rPr>
          <w:rFonts w:ascii="Times New Roman" w:eastAsia="Times New Roman" w:hAnsi="Times New Roman"/>
          <w:sz w:val="24"/>
          <w:rtl/>
          <w:lang w:eastAsia="he-IL"/>
        </w:rPr>
      </w:pPr>
      <w:r w:rsidRPr="00590FDD">
        <w:rPr>
          <w:rFonts w:ascii="Times New Roman" w:eastAsia="Times New Roman" w:hAnsi="Times New Roman"/>
          <w:sz w:val="24"/>
          <w:rtl/>
          <w:lang w:eastAsia="he-IL"/>
        </w:rPr>
        <w:t xml:space="preserve">העבודה תבוצע בקטעים לפי התקדמות הפרויקט והנחיות המנהל, לרבות להסדרי ביניים לבניה ואכלוס בשלבים. </w:t>
      </w:r>
    </w:p>
    <w:p w14:paraId="5ECCCB02" w14:textId="77777777" w:rsidR="00590FDD" w:rsidRPr="00590FDD" w:rsidRDefault="00590FDD" w:rsidP="00590FDD">
      <w:pPr>
        <w:spacing w:before="0" w:beforeAutospacing="0" w:after="0" w:afterAutospacing="0" w:line="360" w:lineRule="auto"/>
        <w:ind w:firstLine="849"/>
        <w:rPr>
          <w:rFonts w:ascii="Times New Roman" w:eastAsia="Times New Roman" w:hAnsi="Times New Roman"/>
          <w:b/>
          <w:bCs/>
          <w:sz w:val="28"/>
          <w:szCs w:val="28"/>
          <w:u w:val="single"/>
          <w:rtl/>
          <w:lang w:eastAsia="he-IL"/>
        </w:rPr>
      </w:pPr>
      <w:r w:rsidRPr="00590FDD">
        <w:rPr>
          <w:rFonts w:ascii="Times New Roman" w:eastAsia="Times New Roman" w:hAnsi="Times New Roman" w:hint="cs"/>
          <w:b/>
          <w:bCs/>
          <w:sz w:val="28"/>
          <w:szCs w:val="28"/>
          <w:u w:val="single"/>
          <w:rtl/>
          <w:lang w:eastAsia="he-IL"/>
        </w:rPr>
        <w:t>עקרונות תכנון קונסטרוקציה</w:t>
      </w:r>
    </w:p>
    <w:p w14:paraId="7194FD04" w14:textId="77777777" w:rsidR="00590FDD" w:rsidRPr="00590FDD" w:rsidRDefault="00590FDD" w:rsidP="00590FDD">
      <w:pPr>
        <w:spacing w:before="0" w:beforeAutospacing="0" w:after="0" w:afterAutospacing="0" w:line="360" w:lineRule="auto"/>
        <w:ind w:firstLine="849"/>
        <w:rPr>
          <w:rFonts w:ascii="Times New Roman" w:eastAsia="Times New Roman" w:hAnsi="Times New Roman"/>
          <w:sz w:val="20"/>
          <w:lang w:eastAsia="he-IL"/>
        </w:rPr>
      </w:pPr>
      <w:r w:rsidRPr="00590FDD">
        <w:rPr>
          <w:rFonts w:ascii="Times New Roman" w:eastAsia="Times New Roman" w:hAnsi="Times New Roman"/>
          <w:sz w:val="20"/>
          <w:rtl/>
          <w:lang w:eastAsia="he-IL"/>
        </w:rPr>
        <w:t>תקרות – עובי 20 ס"מ.</w:t>
      </w:r>
    </w:p>
    <w:p w14:paraId="7BBB74DE" w14:textId="77777777" w:rsidR="00590FDD" w:rsidRPr="00590FDD" w:rsidRDefault="00590FDD" w:rsidP="00590FDD">
      <w:pPr>
        <w:spacing w:before="0" w:beforeAutospacing="0" w:after="0" w:afterAutospacing="0" w:line="360" w:lineRule="auto"/>
        <w:ind w:firstLine="849"/>
        <w:rPr>
          <w:rFonts w:ascii="Times New Roman" w:eastAsia="Times New Roman" w:hAnsi="Times New Roman"/>
          <w:sz w:val="20"/>
          <w:rtl/>
          <w:lang w:eastAsia="he-IL"/>
        </w:rPr>
      </w:pPr>
      <w:r w:rsidRPr="00590FDD">
        <w:rPr>
          <w:rFonts w:ascii="Times New Roman" w:eastAsia="Times New Roman" w:hAnsi="Times New Roman"/>
          <w:sz w:val="20"/>
          <w:rtl/>
          <w:lang w:eastAsia="he-IL"/>
        </w:rPr>
        <w:t>קירות ברנוביץ' – עד עובי 23 ס"מ.</w:t>
      </w:r>
    </w:p>
    <w:p w14:paraId="617F5093" w14:textId="77777777" w:rsidR="00590FDD" w:rsidRPr="00590FDD" w:rsidRDefault="00590FDD" w:rsidP="00590FDD">
      <w:pPr>
        <w:spacing w:before="0" w:beforeAutospacing="0" w:after="0" w:afterAutospacing="0" w:line="360" w:lineRule="auto"/>
        <w:ind w:firstLine="849"/>
        <w:rPr>
          <w:rFonts w:ascii="Times New Roman" w:eastAsia="Times New Roman" w:hAnsi="Times New Roman"/>
          <w:sz w:val="20"/>
          <w:rtl/>
          <w:lang w:eastAsia="he-IL"/>
        </w:rPr>
      </w:pPr>
      <w:r w:rsidRPr="00590FDD">
        <w:rPr>
          <w:rFonts w:ascii="Times New Roman" w:eastAsia="Times New Roman" w:hAnsi="Times New Roman"/>
          <w:sz w:val="20"/>
          <w:rtl/>
          <w:lang w:eastAsia="he-IL"/>
        </w:rPr>
        <w:t>קירות גרעין – עד עובי 28 ס"מ.</w:t>
      </w:r>
    </w:p>
    <w:p w14:paraId="6C42EED7" w14:textId="77777777" w:rsidR="00590FDD" w:rsidRPr="00590FDD" w:rsidRDefault="00590FDD" w:rsidP="00590FDD">
      <w:pPr>
        <w:spacing w:before="0" w:beforeAutospacing="0" w:after="0" w:afterAutospacing="0" w:line="360" w:lineRule="auto"/>
        <w:ind w:firstLine="849"/>
        <w:rPr>
          <w:rFonts w:ascii="Times New Roman" w:eastAsia="Times New Roman" w:hAnsi="Times New Roman"/>
          <w:sz w:val="20"/>
          <w:rtl/>
          <w:lang w:eastAsia="he-IL"/>
        </w:rPr>
      </w:pPr>
      <w:r w:rsidRPr="00590FDD">
        <w:rPr>
          <w:rFonts w:ascii="Times New Roman" w:eastAsia="Times New Roman" w:hAnsi="Times New Roman"/>
          <w:sz w:val="20"/>
          <w:rtl/>
          <w:lang w:eastAsia="he-IL"/>
        </w:rPr>
        <w:t>כמות ברזל למ"ק – 110-100 ק"ג למ"ק.</w:t>
      </w:r>
    </w:p>
    <w:p w14:paraId="5ED1AD55" w14:textId="77777777" w:rsidR="00590FDD" w:rsidRPr="00590FDD" w:rsidRDefault="00590FDD" w:rsidP="00590FDD">
      <w:pPr>
        <w:spacing w:before="0" w:beforeAutospacing="0" w:after="0" w:afterAutospacing="0" w:line="360" w:lineRule="auto"/>
        <w:ind w:firstLine="849"/>
        <w:rPr>
          <w:rFonts w:ascii="Times New Roman" w:eastAsia="Times New Roman" w:hAnsi="Times New Roman"/>
          <w:sz w:val="20"/>
          <w:rtl/>
          <w:lang w:eastAsia="he-IL"/>
        </w:rPr>
      </w:pPr>
      <w:r w:rsidRPr="00590FDD">
        <w:rPr>
          <w:rFonts w:ascii="Times New Roman" w:eastAsia="Times New Roman" w:hAnsi="Times New Roman"/>
          <w:sz w:val="20"/>
          <w:rtl/>
          <w:lang w:eastAsia="he-IL"/>
        </w:rPr>
        <w:t>ללא קירות / עמודים קונסטרוקטיביים בתוך הדירות.</w:t>
      </w:r>
    </w:p>
    <w:p w14:paraId="2CF38034" w14:textId="77777777" w:rsidR="00590FDD" w:rsidRPr="00590FDD" w:rsidRDefault="00590FDD" w:rsidP="00590FDD">
      <w:pPr>
        <w:spacing w:before="0" w:beforeAutospacing="0" w:after="0" w:afterAutospacing="0" w:line="360" w:lineRule="auto"/>
        <w:ind w:firstLine="849"/>
        <w:rPr>
          <w:rFonts w:ascii="Times New Roman" w:eastAsia="Times New Roman" w:hAnsi="Times New Roman"/>
          <w:sz w:val="20"/>
          <w:rtl/>
          <w:lang w:eastAsia="he-IL"/>
        </w:rPr>
      </w:pPr>
      <w:r w:rsidRPr="00590FDD">
        <w:rPr>
          <w:rFonts w:ascii="Times New Roman" w:eastAsia="Times New Roman" w:hAnsi="Times New Roman"/>
          <w:sz w:val="20"/>
          <w:rtl/>
          <w:lang w:eastAsia="he-IL"/>
        </w:rPr>
        <w:t>פרט לקומת הפנטהאוז.</w:t>
      </w:r>
    </w:p>
    <w:p w14:paraId="148A1B11" w14:textId="77777777" w:rsidR="00590FDD" w:rsidRPr="00590FDD" w:rsidRDefault="00590FDD" w:rsidP="00590FDD">
      <w:pPr>
        <w:spacing w:before="0" w:beforeAutospacing="0" w:after="0" w:afterAutospacing="0" w:line="360" w:lineRule="auto"/>
        <w:ind w:firstLine="849"/>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 </w:t>
      </w:r>
    </w:p>
    <w:p w14:paraId="113D1C4B" w14:textId="77777777" w:rsidR="00590FDD" w:rsidRPr="00590FDD" w:rsidRDefault="00590FDD" w:rsidP="00590FDD">
      <w:pPr>
        <w:spacing w:before="0" w:beforeAutospacing="0" w:after="0" w:afterAutospacing="0" w:line="360" w:lineRule="auto"/>
        <w:ind w:firstLine="849"/>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מרתף  - ממוצע של 120 ק"ג למ"ק. </w:t>
      </w:r>
    </w:p>
    <w:p w14:paraId="707316CD" w14:textId="77777777" w:rsidR="00590FDD" w:rsidRPr="00590FDD" w:rsidRDefault="00590FDD" w:rsidP="00590FDD">
      <w:pPr>
        <w:spacing w:before="0" w:beforeAutospacing="0" w:after="0" w:afterAutospacing="0" w:line="360" w:lineRule="auto"/>
        <w:ind w:firstLine="849"/>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 </w:t>
      </w:r>
    </w:p>
    <w:p w14:paraId="0A3EA119" w14:textId="77777777" w:rsidR="00590FDD" w:rsidRPr="00590FDD" w:rsidRDefault="00590FDD" w:rsidP="00590FDD">
      <w:pPr>
        <w:spacing w:before="0" w:beforeAutospacing="0" w:after="0" w:afterAutospacing="0" w:line="360" w:lineRule="auto"/>
        <w:ind w:firstLine="849"/>
        <w:rPr>
          <w:rFonts w:ascii="Times New Roman" w:eastAsia="Times New Roman" w:hAnsi="Times New Roman"/>
          <w:sz w:val="20"/>
          <w:rtl/>
          <w:lang w:eastAsia="he-IL"/>
        </w:rPr>
      </w:pPr>
      <w:r w:rsidRPr="00590FDD">
        <w:rPr>
          <w:rFonts w:ascii="Times New Roman" w:eastAsia="Times New Roman" w:hAnsi="Times New Roman" w:hint="cs"/>
          <w:sz w:val="20"/>
          <w:rtl/>
          <w:lang w:eastAsia="he-IL"/>
        </w:rPr>
        <w:t>כל חריגה תנומק ותובא בפני היזם לאישור.</w:t>
      </w:r>
    </w:p>
    <w:p w14:paraId="1FB701D8" w14:textId="77777777" w:rsidR="00590FDD" w:rsidRPr="00590FDD" w:rsidRDefault="00590FDD" w:rsidP="00590FDD">
      <w:pPr>
        <w:spacing w:before="0" w:beforeAutospacing="0" w:after="0" w:afterAutospacing="0" w:line="360" w:lineRule="auto"/>
        <w:ind w:left="849"/>
        <w:rPr>
          <w:rFonts w:ascii="Times New Roman" w:eastAsia="Times New Roman" w:hAnsi="Times New Roman"/>
          <w:sz w:val="20"/>
          <w:rtl/>
          <w:lang w:eastAsia="he-IL"/>
        </w:rPr>
      </w:pPr>
    </w:p>
    <w:p w14:paraId="4ACE7311" w14:textId="77777777" w:rsidR="00590FDD" w:rsidRPr="00590FDD" w:rsidRDefault="00590FDD" w:rsidP="00590FDD">
      <w:pPr>
        <w:spacing w:before="0" w:beforeAutospacing="0" w:after="0" w:afterAutospacing="0" w:line="360" w:lineRule="auto"/>
        <w:ind w:left="849"/>
        <w:rPr>
          <w:rFonts w:ascii="Times New Roman" w:eastAsia="Times New Roman" w:hAnsi="Times New Roman"/>
          <w:sz w:val="20"/>
          <w:rtl/>
          <w:lang w:eastAsia="he-IL"/>
        </w:rPr>
      </w:pPr>
      <w:r w:rsidRPr="00590FDD">
        <w:rPr>
          <w:rFonts w:ascii="Times New Roman" w:eastAsia="Times New Roman" w:hAnsi="Times New Roman"/>
          <w:sz w:val="20"/>
          <w:rtl/>
          <w:lang w:eastAsia="he-IL"/>
        </w:rPr>
        <w:t>הנתונים הנ"ל ישולבו במכרז לקבלן ויחושבו ע"י הקונסטרוקטור במידת הצורך בתום השלד (לפי תכנון).</w:t>
      </w:r>
    </w:p>
    <w:p w14:paraId="6D212478" w14:textId="77777777" w:rsidR="00590FDD" w:rsidRPr="00590FDD" w:rsidRDefault="00590FDD" w:rsidP="00590FDD">
      <w:pPr>
        <w:widowControl w:val="0"/>
        <w:spacing w:before="0" w:beforeAutospacing="0" w:after="0" w:afterAutospacing="0" w:line="360" w:lineRule="auto"/>
        <w:ind w:left="720"/>
        <w:rPr>
          <w:rFonts w:ascii="Times New Roman" w:eastAsia="Times New Roman" w:hAnsi="Times New Roman"/>
          <w:sz w:val="24"/>
          <w:rtl/>
          <w:lang w:eastAsia="he-IL"/>
        </w:rPr>
      </w:pPr>
    </w:p>
    <w:p w14:paraId="2B8112DF" w14:textId="77777777" w:rsidR="00590FDD" w:rsidRPr="00590FDD" w:rsidRDefault="00590FDD" w:rsidP="00590FDD">
      <w:pPr>
        <w:widowControl w:val="0"/>
        <w:spacing w:before="0" w:beforeAutospacing="0" w:after="0" w:afterAutospacing="0" w:line="360" w:lineRule="auto"/>
        <w:ind w:firstLine="720"/>
        <w:rPr>
          <w:rFonts w:ascii="Times New Roman" w:eastAsia="Times New Roman" w:hAnsi="Times New Roman"/>
          <w:sz w:val="24"/>
          <w:rtl/>
          <w:lang w:eastAsia="he-IL"/>
        </w:rPr>
      </w:pPr>
      <w:r w:rsidRPr="00590FDD">
        <w:rPr>
          <w:rFonts w:ascii="Times New Roman" w:eastAsia="Times New Roman" w:hAnsi="Times New Roman"/>
          <w:sz w:val="24"/>
          <w:rtl/>
          <w:lang w:eastAsia="he-IL"/>
        </w:rPr>
        <w:t>העבודה תבוצע בשלבים הכוללים את הש</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רותים כלהלן:</w:t>
      </w:r>
    </w:p>
    <w:p w14:paraId="11BDB17B" w14:textId="77777777" w:rsidR="00590FDD" w:rsidRPr="00590FDD" w:rsidRDefault="00590FDD" w:rsidP="00590FDD">
      <w:pPr>
        <w:widowControl w:val="0"/>
        <w:spacing w:before="0" w:beforeAutospacing="0" w:after="0" w:afterAutospacing="0" w:line="240" w:lineRule="auto"/>
        <w:rPr>
          <w:rFonts w:ascii="Times New Roman" w:eastAsia="Times New Roman" w:hAnsi="Times New Roman"/>
          <w:sz w:val="24"/>
          <w:rtl/>
          <w:lang w:eastAsia="he-IL"/>
        </w:rPr>
      </w:pPr>
    </w:p>
    <w:p w14:paraId="354E8590" w14:textId="77777777" w:rsidR="00590FDD" w:rsidRPr="00590FDD" w:rsidRDefault="00590FDD" w:rsidP="00590FDD">
      <w:pPr>
        <w:widowControl w:val="0"/>
        <w:spacing w:before="0" w:beforeAutospacing="0" w:after="0" w:afterAutospacing="0" w:line="240" w:lineRule="auto"/>
        <w:ind w:left="720"/>
        <w:rPr>
          <w:rFonts w:ascii="Times New Roman" w:eastAsia="Times New Roman" w:hAnsi="Times New Roman"/>
          <w:sz w:val="24"/>
          <w:u w:val="single"/>
          <w:rtl/>
          <w:lang w:eastAsia="he-IL"/>
        </w:rPr>
      </w:pPr>
      <w:r w:rsidRPr="00590FDD">
        <w:rPr>
          <w:rFonts w:ascii="Times New Roman" w:eastAsia="Times New Roman" w:hAnsi="Times New Roman"/>
          <w:sz w:val="24"/>
          <w:rtl/>
          <w:lang w:eastAsia="he-IL"/>
        </w:rPr>
        <w:t>3.1</w:t>
      </w:r>
      <w:r w:rsidRPr="00590FDD">
        <w:rPr>
          <w:rFonts w:ascii="Times New Roman" w:eastAsia="Times New Roman" w:hAnsi="Times New Roman"/>
          <w:sz w:val="24"/>
          <w:rtl/>
          <w:lang w:eastAsia="he-IL"/>
        </w:rPr>
        <w:tab/>
      </w:r>
      <w:r w:rsidRPr="00590FDD">
        <w:rPr>
          <w:rFonts w:ascii="Times New Roman" w:eastAsia="Times New Roman" w:hAnsi="Times New Roman"/>
          <w:sz w:val="24"/>
          <w:u w:val="single"/>
          <w:rtl/>
          <w:lang w:eastAsia="he-IL"/>
        </w:rPr>
        <w:t>תכנון מוקדם</w:t>
      </w:r>
      <w:r w:rsidRPr="00590FDD">
        <w:rPr>
          <w:rFonts w:ascii="Times New Roman" w:eastAsia="Times New Roman" w:hAnsi="Times New Roman"/>
          <w:sz w:val="24"/>
          <w:rtl/>
          <w:lang w:eastAsia="he-IL"/>
        </w:rPr>
        <w:t>:</w:t>
      </w:r>
    </w:p>
    <w:p w14:paraId="2066C2E6" w14:textId="77777777" w:rsidR="00590FDD" w:rsidRPr="00590FDD" w:rsidRDefault="00590FDD" w:rsidP="00590FDD">
      <w:pPr>
        <w:widowControl w:val="0"/>
        <w:spacing w:before="0" w:beforeAutospacing="0" w:after="0" w:afterAutospacing="0" w:line="240" w:lineRule="auto"/>
        <w:rPr>
          <w:rFonts w:ascii="Times New Roman" w:eastAsia="Times New Roman" w:hAnsi="Times New Roman"/>
          <w:sz w:val="24"/>
          <w:u w:val="single"/>
          <w:rtl/>
          <w:lang w:eastAsia="he-IL"/>
        </w:rPr>
      </w:pPr>
    </w:p>
    <w:p w14:paraId="214FC660" w14:textId="77777777" w:rsidR="00590FDD" w:rsidRPr="00590FDD" w:rsidRDefault="00590FDD" w:rsidP="00590FDD">
      <w:pPr>
        <w:widowControl w:val="0"/>
        <w:numPr>
          <w:ilvl w:val="0"/>
          <w:numId w:val="39"/>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קבלת תדריך תכנון מנציג המזמין.</w:t>
      </w:r>
    </w:p>
    <w:p w14:paraId="0C7A1C08" w14:textId="77777777" w:rsidR="00590FDD" w:rsidRPr="00590FDD" w:rsidRDefault="00590FDD" w:rsidP="00590FDD">
      <w:pPr>
        <w:widowControl w:val="0"/>
        <w:spacing w:before="0" w:beforeAutospacing="0" w:after="0" w:afterAutospacing="0" w:line="240" w:lineRule="auto"/>
        <w:ind w:left="1440"/>
        <w:rPr>
          <w:rFonts w:ascii="Times New Roman" w:eastAsia="Times New Roman" w:hAnsi="Times New Roman"/>
          <w:sz w:val="24"/>
          <w:rtl/>
          <w:lang w:eastAsia="he-IL"/>
        </w:rPr>
      </w:pPr>
    </w:p>
    <w:p w14:paraId="43921980" w14:textId="77777777" w:rsidR="00590FDD" w:rsidRPr="00590FDD" w:rsidRDefault="00590FDD" w:rsidP="00590FDD">
      <w:pPr>
        <w:widowControl w:val="0"/>
        <w:numPr>
          <w:ilvl w:val="0"/>
          <w:numId w:val="39"/>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ב</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רור</w:t>
      </w:r>
      <w:r w:rsidRPr="00590FDD">
        <w:rPr>
          <w:rFonts w:ascii="Times New Roman" w:eastAsia="Times New Roman" w:hAnsi="Times New Roman" w:hint="cs"/>
          <w:sz w:val="24"/>
          <w:rtl/>
          <w:lang w:eastAsia="he-IL"/>
        </w:rPr>
        <w:t xml:space="preserve"> הפרוגרמה</w:t>
      </w:r>
      <w:r w:rsidRPr="00590FDD">
        <w:rPr>
          <w:rFonts w:ascii="Times New Roman" w:eastAsia="Times New Roman" w:hAnsi="Times New Roman"/>
          <w:sz w:val="24"/>
          <w:rtl/>
          <w:lang w:eastAsia="he-IL"/>
        </w:rPr>
        <w:t xml:space="preserve"> עם נציג המזמין והאדריכל בכל הקשור למערכת הקונסטרוקטיבית</w:t>
      </w:r>
      <w:r w:rsidRPr="00590FDD">
        <w:rPr>
          <w:rFonts w:ascii="Times New Roman" w:eastAsia="Times New Roman" w:hAnsi="Times New Roman" w:hint="cs"/>
          <w:sz w:val="24"/>
          <w:rtl/>
          <w:lang w:eastAsia="he-IL"/>
        </w:rPr>
        <w:t xml:space="preserve"> </w:t>
      </w:r>
      <w:r w:rsidRPr="00590FDD">
        <w:rPr>
          <w:rFonts w:ascii="Times New Roman" w:eastAsia="Times New Roman" w:hAnsi="Times New Roman"/>
          <w:sz w:val="24"/>
          <w:rtl/>
          <w:lang w:eastAsia="he-IL"/>
        </w:rPr>
        <w:t>של המבנה, בירורים באתר במידת הצורך, חקירות מוקדמות, התייעצות ותיאום עם היועצים האחרים.</w:t>
      </w:r>
    </w:p>
    <w:p w14:paraId="56E91EFD" w14:textId="77777777" w:rsidR="00590FDD" w:rsidRPr="00590FDD" w:rsidRDefault="00590FDD" w:rsidP="00590FDD">
      <w:pPr>
        <w:widowControl w:val="0"/>
        <w:numPr>
          <w:ilvl w:val="0"/>
          <w:numId w:val="39"/>
        </w:numPr>
        <w:spacing w:before="240" w:beforeAutospacing="0" w:after="0" w:afterAutospacing="0" w:line="240" w:lineRule="auto"/>
        <w:jc w:val="both"/>
        <w:rPr>
          <w:rFonts w:ascii="Times New Roman" w:eastAsia="Times New Roman" w:hAnsi="Times New Roman"/>
          <w:sz w:val="26"/>
          <w:lang w:val="x-none" w:eastAsia="x-none"/>
        </w:rPr>
      </w:pPr>
      <w:r w:rsidRPr="00590FDD">
        <w:rPr>
          <w:rFonts w:ascii="Times New Roman" w:eastAsia="Times New Roman" w:hAnsi="Times New Roman" w:hint="cs"/>
          <w:sz w:val="26"/>
          <w:rtl/>
          <w:lang w:val="x-none" w:eastAsia="x-none"/>
        </w:rPr>
        <w:t>קביעת עקרונות המערכת הקונסטרוקטיבית של המבנים בתיאום עם האדריכל והיועצים.</w:t>
      </w:r>
    </w:p>
    <w:p w14:paraId="4856A16F" w14:textId="77777777" w:rsidR="00590FDD" w:rsidRPr="00590FDD" w:rsidRDefault="00590FDD" w:rsidP="00590FDD">
      <w:pPr>
        <w:widowControl w:val="0"/>
        <w:numPr>
          <w:ilvl w:val="0"/>
          <w:numId w:val="39"/>
        </w:numPr>
        <w:spacing w:before="240" w:beforeAutospacing="0" w:after="0" w:afterAutospacing="0" w:line="240" w:lineRule="auto"/>
        <w:jc w:val="both"/>
        <w:rPr>
          <w:rFonts w:ascii="Times New Roman" w:eastAsia="Times New Roman" w:hAnsi="Times New Roman"/>
          <w:sz w:val="26"/>
          <w:rtl/>
          <w:lang w:val="x-none" w:eastAsia="x-none"/>
        </w:rPr>
      </w:pPr>
      <w:r w:rsidRPr="00590FDD">
        <w:rPr>
          <w:rFonts w:ascii="Times New Roman" w:eastAsia="Times New Roman" w:hAnsi="Times New Roman" w:hint="cs"/>
          <w:sz w:val="26"/>
          <w:rtl/>
          <w:lang w:val="x-none" w:eastAsia="x-none"/>
        </w:rPr>
        <w:t xml:space="preserve">קביעת סכמה סטטית ראשונה של המבנה, הכנת תכניות מוקדמות המתארות את המערכת הקונסטרוקטיבית העקרונית של המבנים. </w:t>
      </w:r>
    </w:p>
    <w:p w14:paraId="3E7BEAC7" w14:textId="77777777" w:rsidR="00590FDD" w:rsidRPr="00590FDD" w:rsidRDefault="00590FDD" w:rsidP="00590FDD">
      <w:pPr>
        <w:widowControl w:val="0"/>
        <w:spacing w:before="0" w:beforeAutospacing="0" w:after="0" w:afterAutospacing="0" w:line="240" w:lineRule="auto"/>
        <w:ind w:left="2160"/>
        <w:jc w:val="both"/>
        <w:rPr>
          <w:rFonts w:ascii="Times New Roman" w:eastAsia="Times New Roman" w:hAnsi="Times New Roman"/>
          <w:sz w:val="24"/>
          <w:lang w:eastAsia="he-IL"/>
        </w:rPr>
      </w:pPr>
    </w:p>
    <w:p w14:paraId="32EAAAC3" w14:textId="77777777" w:rsidR="00590FDD" w:rsidRPr="00590FDD" w:rsidRDefault="00590FDD" w:rsidP="00590FDD">
      <w:pPr>
        <w:widowControl w:val="0"/>
        <w:numPr>
          <w:ilvl w:val="0"/>
          <w:numId w:val="39"/>
        </w:numPr>
        <w:spacing w:before="0" w:beforeAutospacing="0" w:after="0" w:afterAutospacing="0" w:line="240" w:lineRule="auto"/>
        <w:jc w:val="both"/>
        <w:rPr>
          <w:rFonts w:ascii="Times New Roman" w:eastAsia="Times New Roman" w:hAnsi="Times New Roman"/>
          <w:sz w:val="24"/>
          <w:lang w:eastAsia="he-IL"/>
        </w:rPr>
      </w:pPr>
      <w:r w:rsidRPr="00590FDD">
        <w:rPr>
          <w:rFonts w:ascii="Times New Roman" w:eastAsia="Times New Roman" w:hAnsi="Times New Roman" w:hint="cs"/>
          <w:sz w:val="24"/>
          <w:rtl/>
          <w:lang w:eastAsia="he-IL"/>
        </w:rPr>
        <w:t>תכנון מוקדם תוך בחינת חלופות על בסיס הנדסי וכלכלי.</w:t>
      </w:r>
    </w:p>
    <w:p w14:paraId="6FA5C5D7" w14:textId="77777777" w:rsidR="00590FDD" w:rsidRPr="00590FDD" w:rsidRDefault="00590FDD" w:rsidP="00590FDD">
      <w:pPr>
        <w:widowControl w:val="0"/>
        <w:bidi w:val="0"/>
        <w:spacing w:before="0" w:beforeAutospacing="0" w:after="0" w:afterAutospacing="0" w:line="240" w:lineRule="auto"/>
        <w:ind w:left="720"/>
        <w:rPr>
          <w:rFonts w:ascii="Times New Roman" w:eastAsia="Times New Roman" w:hAnsi="Times New Roman"/>
          <w:sz w:val="24"/>
          <w:rtl/>
          <w:lang w:eastAsia="he-IL"/>
        </w:rPr>
      </w:pPr>
    </w:p>
    <w:p w14:paraId="45A3C27D" w14:textId="77777777" w:rsidR="00590FDD" w:rsidRPr="00590FDD" w:rsidRDefault="00590FDD" w:rsidP="00590FDD">
      <w:pPr>
        <w:widowControl w:val="0"/>
        <w:numPr>
          <w:ilvl w:val="0"/>
          <w:numId w:val="39"/>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ב</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 xml:space="preserve">רורים ברשויות המוסמכות ו/או גורמים אחרים בקשר לבעיות </w:t>
      </w:r>
      <w:r w:rsidRPr="00590FDD">
        <w:rPr>
          <w:rFonts w:ascii="Times New Roman" w:eastAsia="Times New Roman" w:hAnsi="Times New Roman" w:hint="cs"/>
          <w:sz w:val="24"/>
          <w:rtl/>
          <w:lang w:eastAsia="he-IL"/>
        </w:rPr>
        <w:t xml:space="preserve">טכניות, </w:t>
      </w:r>
      <w:r w:rsidRPr="00590FDD">
        <w:rPr>
          <w:rFonts w:ascii="Times New Roman" w:eastAsia="Times New Roman" w:hAnsi="Times New Roman"/>
          <w:sz w:val="24"/>
          <w:rtl/>
          <w:lang w:eastAsia="he-IL"/>
        </w:rPr>
        <w:t>חוקיות ואחרות הכרוכות בתכנון העבודה ההנדסית ו/או בקבלת אשור הרשויות הנ"ל לביצועה.</w:t>
      </w:r>
    </w:p>
    <w:p w14:paraId="36691924"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78F64AD9" w14:textId="77777777" w:rsidR="00590FDD" w:rsidRPr="00590FDD" w:rsidRDefault="00590FDD" w:rsidP="00590FDD">
      <w:pPr>
        <w:widowControl w:val="0"/>
        <w:numPr>
          <w:ilvl w:val="0"/>
          <w:numId w:val="39"/>
        </w:numPr>
        <w:spacing w:before="0" w:beforeAutospacing="0" w:after="0" w:afterAutospacing="0" w:line="240" w:lineRule="auto"/>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הכנת תכניות מוקדמות של עקרונות המערכת הקונסטרוקטיבית</w:t>
      </w:r>
      <w:r w:rsidRPr="00590FDD">
        <w:rPr>
          <w:rFonts w:ascii="Times New Roman" w:eastAsia="Times New Roman" w:hAnsi="Times New Roman" w:hint="cs"/>
          <w:sz w:val="24"/>
          <w:rtl/>
          <w:lang w:eastAsia="he-IL"/>
        </w:rPr>
        <w:t xml:space="preserve">, </w:t>
      </w:r>
      <w:r w:rsidRPr="00590FDD">
        <w:rPr>
          <w:rFonts w:ascii="Times New Roman" w:eastAsia="Times New Roman" w:hAnsi="Times New Roman"/>
          <w:sz w:val="24"/>
          <w:rtl/>
          <w:lang w:eastAsia="he-IL"/>
        </w:rPr>
        <w:t>של המבנה ושל חומרי הבניה, בתיאום עם האדריכל ובמספר חלופות לפי דרישת נציג המזמין והכנסת ש</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 xml:space="preserve">נויים בהם בהתאם לדרישות המזמין ו/או לפי דרישת הרשויות המוסמכות, באישור המזמין, לרבות הצגת אומדנים. </w:t>
      </w:r>
    </w:p>
    <w:p w14:paraId="1BA25FB2"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3F3DE2B1" w14:textId="77777777" w:rsidR="00590FDD" w:rsidRPr="00590FDD" w:rsidRDefault="00590FDD" w:rsidP="00590FDD">
      <w:pPr>
        <w:widowControl w:val="0"/>
        <w:numPr>
          <w:ilvl w:val="0"/>
          <w:numId w:val="39"/>
        </w:numPr>
        <w:spacing w:before="0" w:beforeAutospacing="0" w:after="0" w:afterAutospacing="0" w:line="240" w:lineRule="auto"/>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הכנת תכניות מוקדמות המתארות את המערכת הקונסטרוקטיבית</w:t>
      </w:r>
      <w:r w:rsidRPr="00590FDD">
        <w:rPr>
          <w:rFonts w:ascii="Times New Roman" w:eastAsia="Times New Roman" w:hAnsi="Times New Roman" w:hint="cs"/>
          <w:sz w:val="24"/>
          <w:rtl/>
          <w:lang w:eastAsia="he-IL"/>
        </w:rPr>
        <w:t>,</w:t>
      </w:r>
      <w:r w:rsidRPr="00590FDD">
        <w:rPr>
          <w:rFonts w:ascii="Times New Roman" w:eastAsia="Times New Roman" w:hAnsi="Times New Roman"/>
          <w:sz w:val="24"/>
          <w:rtl/>
          <w:lang w:eastAsia="he-IL"/>
        </w:rPr>
        <w:t xml:space="preserve"> </w:t>
      </w:r>
      <w:r w:rsidRPr="00590FDD">
        <w:rPr>
          <w:rFonts w:ascii="Times New Roman" w:eastAsia="Times New Roman" w:hAnsi="Times New Roman" w:hint="cs"/>
          <w:sz w:val="24"/>
          <w:rtl/>
          <w:lang w:eastAsia="he-IL"/>
        </w:rPr>
        <w:t xml:space="preserve">מערכת החיפויים </w:t>
      </w:r>
      <w:r w:rsidRPr="00590FDD">
        <w:rPr>
          <w:rFonts w:ascii="Times New Roman" w:eastAsia="Times New Roman" w:hAnsi="Times New Roman"/>
          <w:sz w:val="24"/>
          <w:rtl/>
          <w:lang w:eastAsia="he-IL"/>
        </w:rPr>
        <w:t>ואת חומרי הבניה בתיאום עם האדריכל ובאישורו של נציג המזמין.</w:t>
      </w:r>
    </w:p>
    <w:p w14:paraId="442E6E87"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4452FCCC" w14:textId="0CB93AFC" w:rsidR="00590FDD" w:rsidRPr="00590FDD" w:rsidRDefault="00590FDD" w:rsidP="00D71528">
      <w:pPr>
        <w:widowControl w:val="0"/>
        <w:numPr>
          <w:ilvl w:val="0"/>
          <w:numId w:val="39"/>
        </w:numPr>
        <w:spacing w:before="0" w:beforeAutospacing="0" w:after="0" w:afterAutospacing="0" w:line="240" w:lineRule="auto"/>
        <w:jc w:val="both"/>
        <w:rPr>
          <w:rFonts w:ascii="Times New Roman" w:eastAsia="Times New Roman" w:hAnsi="Times New Roman"/>
          <w:sz w:val="24"/>
          <w:lang w:eastAsia="he-IL"/>
        </w:rPr>
      </w:pPr>
      <w:r w:rsidRPr="00590FDD">
        <w:rPr>
          <w:rFonts w:ascii="Times New Roman" w:eastAsia="Times New Roman" w:hAnsi="Times New Roman" w:hint="cs"/>
          <w:sz w:val="24"/>
          <w:rtl/>
          <w:lang w:eastAsia="he-IL"/>
        </w:rPr>
        <w:t>הכנת אומדנים תקציביים, לצורך בדיקת חלופות תכנון, בהתאם לדרישת המזמין ונציגיו. ביצוע חישובים סטאטיים ועריכת אומדן ראשוני של ערך שלד המבנים.</w:t>
      </w:r>
    </w:p>
    <w:p w14:paraId="3EB8EA16" w14:textId="77777777" w:rsidR="00590FDD" w:rsidRPr="00590FDD" w:rsidRDefault="00590FDD" w:rsidP="00590FDD">
      <w:pPr>
        <w:widowControl w:val="0"/>
        <w:spacing w:before="0" w:beforeAutospacing="0" w:after="0" w:afterAutospacing="0" w:line="240" w:lineRule="auto"/>
        <w:ind w:left="2160"/>
        <w:jc w:val="both"/>
        <w:rPr>
          <w:rFonts w:ascii="Times New Roman" w:eastAsia="Times New Roman" w:hAnsi="Times New Roman"/>
          <w:sz w:val="24"/>
          <w:rtl/>
          <w:lang w:eastAsia="he-IL"/>
        </w:rPr>
      </w:pPr>
    </w:p>
    <w:p w14:paraId="56F92EE0" w14:textId="77777777" w:rsidR="00590FDD" w:rsidRPr="00590FDD" w:rsidRDefault="00590FDD" w:rsidP="00590FDD">
      <w:pPr>
        <w:widowControl w:val="0"/>
        <w:numPr>
          <w:ilvl w:val="0"/>
          <w:numId w:val="39"/>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 xml:space="preserve">שילוב </w:t>
      </w:r>
      <w:r w:rsidRPr="00590FDD">
        <w:rPr>
          <w:rFonts w:ascii="Times New Roman" w:eastAsia="Times New Roman" w:hAnsi="Times New Roman"/>
          <w:sz w:val="24"/>
          <w:rtl/>
          <w:lang w:eastAsia="he-IL"/>
        </w:rPr>
        <w:t xml:space="preserve">המלצות </w:t>
      </w:r>
      <w:r w:rsidRPr="00590FDD">
        <w:rPr>
          <w:rFonts w:ascii="Times New Roman" w:eastAsia="Times New Roman" w:hAnsi="Times New Roman" w:hint="cs"/>
          <w:sz w:val="24"/>
          <w:rtl/>
          <w:lang w:eastAsia="he-IL"/>
        </w:rPr>
        <w:t xml:space="preserve">יועץ האיטום </w:t>
      </w:r>
      <w:r w:rsidRPr="00590FDD">
        <w:rPr>
          <w:rFonts w:ascii="Times New Roman" w:eastAsia="Times New Roman" w:hAnsi="Times New Roman"/>
          <w:sz w:val="24"/>
          <w:rtl/>
          <w:lang w:eastAsia="he-IL"/>
        </w:rPr>
        <w:t xml:space="preserve">לחלופות פתרונות </w:t>
      </w:r>
      <w:r w:rsidRPr="00590FDD">
        <w:rPr>
          <w:rFonts w:ascii="Times New Roman" w:eastAsia="Times New Roman" w:hAnsi="Times New Roman" w:hint="cs"/>
          <w:sz w:val="24"/>
          <w:rtl/>
          <w:lang w:eastAsia="he-IL"/>
        </w:rPr>
        <w:t>ה</w:t>
      </w:r>
      <w:r w:rsidRPr="00590FDD">
        <w:rPr>
          <w:rFonts w:ascii="Times New Roman" w:eastAsia="Times New Roman" w:hAnsi="Times New Roman"/>
          <w:sz w:val="24"/>
          <w:rtl/>
          <w:lang w:eastAsia="he-IL"/>
        </w:rPr>
        <w:t>א</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 xml:space="preserve">טום </w:t>
      </w:r>
      <w:bookmarkStart w:id="5" w:name="OLE_LINK1"/>
      <w:bookmarkStart w:id="6" w:name="OLE_LINK2"/>
      <w:r w:rsidRPr="00590FDD">
        <w:rPr>
          <w:rFonts w:ascii="Times New Roman" w:eastAsia="Times New Roman" w:hAnsi="Times New Roman" w:hint="cs"/>
          <w:sz w:val="24"/>
          <w:rtl/>
          <w:lang w:eastAsia="he-IL"/>
        </w:rPr>
        <w:t>ב</w:t>
      </w:r>
      <w:r w:rsidRPr="00590FDD">
        <w:rPr>
          <w:rFonts w:ascii="Times New Roman" w:eastAsia="Times New Roman" w:hAnsi="Times New Roman"/>
          <w:sz w:val="24"/>
          <w:rtl/>
          <w:lang w:eastAsia="he-IL"/>
        </w:rPr>
        <w:t xml:space="preserve">חלקי המבנה השונים </w:t>
      </w:r>
      <w:bookmarkEnd w:id="5"/>
      <w:bookmarkEnd w:id="6"/>
      <w:r w:rsidRPr="00590FDD">
        <w:rPr>
          <w:rFonts w:ascii="Times New Roman" w:eastAsia="Times New Roman" w:hAnsi="Times New Roman"/>
          <w:sz w:val="24"/>
          <w:rtl/>
          <w:lang w:eastAsia="he-IL"/>
        </w:rPr>
        <w:t>(למעבר מים, לחות, אויר, גז ראדון וכו')</w:t>
      </w:r>
      <w:r w:rsidRPr="00590FDD">
        <w:rPr>
          <w:rFonts w:ascii="Times New Roman" w:eastAsia="Times New Roman" w:hAnsi="Times New Roman" w:hint="cs"/>
          <w:sz w:val="24"/>
          <w:rtl/>
          <w:lang w:eastAsia="he-IL"/>
        </w:rPr>
        <w:t>.</w:t>
      </w:r>
    </w:p>
    <w:p w14:paraId="30881BE5" w14:textId="77777777" w:rsidR="00590FDD" w:rsidRPr="00590FDD" w:rsidRDefault="00590FDD" w:rsidP="00590FDD">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p>
    <w:p w14:paraId="70A2F5D5" w14:textId="77777777" w:rsidR="00590FDD" w:rsidRPr="00590FDD" w:rsidRDefault="00590FDD" w:rsidP="00590FDD">
      <w:pPr>
        <w:widowControl w:val="0"/>
        <w:numPr>
          <w:ilvl w:val="0"/>
          <w:numId w:val="39"/>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שילוב המלצות יועץ הבידוד התרמי לחלופות לבידוד תרמי ב</w:t>
      </w:r>
      <w:r w:rsidRPr="00590FDD">
        <w:rPr>
          <w:rFonts w:ascii="Times New Roman" w:eastAsia="Times New Roman" w:hAnsi="Times New Roman"/>
          <w:sz w:val="24"/>
          <w:rtl/>
          <w:lang w:eastAsia="he-IL"/>
        </w:rPr>
        <w:t>חלקי המבנה השונים</w:t>
      </w:r>
      <w:r w:rsidRPr="00590FDD">
        <w:rPr>
          <w:rFonts w:ascii="Times New Roman" w:eastAsia="Times New Roman" w:hAnsi="Times New Roman" w:hint="cs"/>
          <w:sz w:val="24"/>
          <w:rtl/>
          <w:lang w:eastAsia="he-IL"/>
        </w:rPr>
        <w:t>.</w:t>
      </w:r>
    </w:p>
    <w:p w14:paraId="36BDDDD2" w14:textId="77777777" w:rsidR="00590FDD" w:rsidRPr="00590FDD" w:rsidRDefault="00590FDD" w:rsidP="00590FDD">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p>
    <w:p w14:paraId="2CF39B6E" w14:textId="77777777" w:rsidR="00590FDD" w:rsidRPr="00590FDD" w:rsidRDefault="00590FDD" w:rsidP="00590FDD">
      <w:pPr>
        <w:widowControl w:val="0"/>
        <w:numPr>
          <w:ilvl w:val="0"/>
          <w:numId w:val="39"/>
        </w:numPr>
        <w:spacing w:before="0" w:beforeAutospacing="0" w:after="0" w:afterAutospacing="0" w:line="240" w:lineRule="auto"/>
        <w:jc w:val="both"/>
        <w:rPr>
          <w:rFonts w:ascii="Times New Roman" w:eastAsia="Times New Roman" w:hAnsi="Times New Roman"/>
          <w:sz w:val="24"/>
          <w:lang w:eastAsia="he-IL"/>
        </w:rPr>
      </w:pPr>
      <w:r w:rsidRPr="00590FDD">
        <w:rPr>
          <w:rFonts w:ascii="Times New Roman" w:eastAsia="Times New Roman" w:hAnsi="Times New Roman" w:hint="cs"/>
          <w:sz w:val="24"/>
          <w:rtl/>
          <w:lang w:eastAsia="he-IL"/>
        </w:rPr>
        <w:t>הכנת פרוגראמה של האלטרנטיבות השונות, המצאת דו"ח הכולל תיאור השיטות, יתרונות וחסרונות, עלויות הקמה, עלויות תפעול והיבטי תפעול ותחזוקה וכיו"ב.</w:t>
      </w:r>
    </w:p>
    <w:p w14:paraId="189E9225" w14:textId="77777777" w:rsidR="00590FDD" w:rsidRPr="00590FDD" w:rsidRDefault="00590FDD" w:rsidP="00590FDD">
      <w:pPr>
        <w:widowControl w:val="0"/>
        <w:bidi w:val="0"/>
        <w:spacing w:before="0" w:beforeAutospacing="0" w:after="0" w:afterAutospacing="0" w:line="240" w:lineRule="auto"/>
        <w:ind w:left="720"/>
        <w:rPr>
          <w:rFonts w:ascii="Times New Roman" w:eastAsia="Times New Roman" w:hAnsi="Times New Roman"/>
          <w:sz w:val="24"/>
          <w:rtl/>
          <w:lang w:eastAsia="he-IL"/>
        </w:rPr>
      </w:pPr>
    </w:p>
    <w:p w14:paraId="16595E59" w14:textId="77777777" w:rsidR="00590FDD" w:rsidRPr="00590FDD" w:rsidRDefault="00590FDD" w:rsidP="00590FDD">
      <w:pPr>
        <w:widowControl w:val="0"/>
        <w:numPr>
          <w:ilvl w:val="0"/>
          <w:numId w:val="39"/>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מסירת הנתונים, הפרוגראמה וחוות הדעת למזמין, למתכנן וכן ליועצים ולמתכננים ולכל גורם אחר שייקבע על – ידי המזמין.</w:t>
      </w:r>
    </w:p>
    <w:p w14:paraId="7D854C0D" w14:textId="77777777" w:rsidR="00590FDD" w:rsidRPr="00590FDD" w:rsidRDefault="00590FDD" w:rsidP="00590FDD">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p>
    <w:p w14:paraId="7DC3991D" w14:textId="77777777" w:rsidR="00590FDD" w:rsidRPr="00590FDD" w:rsidRDefault="00590FDD" w:rsidP="00590FDD">
      <w:pPr>
        <w:widowControl w:val="0"/>
        <w:spacing w:before="0" w:beforeAutospacing="0" w:after="0" w:afterAutospacing="0" w:line="240" w:lineRule="auto"/>
        <w:ind w:left="144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ab/>
      </w:r>
    </w:p>
    <w:p w14:paraId="53D5DA41" w14:textId="77777777" w:rsidR="00590FDD" w:rsidRPr="00590FDD" w:rsidRDefault="00590FDD" w:rsidP="00590FDD">
      <w:pPr>
        <w:widowControl w:val="0"/>
        <w:spacing w:before="0" w:beforeAutospacing="0" w:after="0" w:afterAutospacing="0" w:line="240" w:lineRule="auto"/>
        <w:ind w:left="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3.2</w:t>
      </w:r>
      <w:r w:rsidRPr="00590FDD">
        <w:rPr>
          <w:rFonts w:ascii="Times New Roman" w:eastAsia="Times New Roman" w:hAnsi="Times New Roman"/>
          <w:sz w:val="24"/>
          <w:rtl/>
          <w:lang w:eastAsia="he-IL"/>
        </w:rPr>
        <w:tab/>
      </w:r>
      <w:r w:rsidRPr="00590FDD">
        <w:rPr>
          <w:rFonts w:ascii="Times New Roman" w:eastAsia="Times New Roman" w:hAnsi="Times New Roman"/>
          <w:sz w:val="24"/>
          <w:u w:val="single"/>
          <w:rtl/>
          <w:lang w:eastAsia="he-IL"/>
        </w:rPr>
        <w:t>תכנון סופי</w:t>
      </w:r>
      <w:r w:rsidRPr="00590FDD">
        <w:rPr>
          <w:rFonts w:ascii="Times New Roman" w:eastAsia="Times New Roman" w:hAnsi="Times New Roman" w:hint="cs"/>
          <w:sz w:val="24"/>
          <w:u w:val="single"/>
          <w:rtl/>
          <w:lang w:eastAsia="he-IL"/>
        </w:rPr>
        <w:t xml:space="preserve"> ו</w:t>
      </w:r>
      <w:r w:rsidRPr="00590FDD">
        <w:rPr>
          <w:rFonts w:ascii="Times New Roman" w:eastAsia="Times New Roman" w:hAnsi="Times New Roman"/>
          <w:sz w:val="24"/>
          <w:u w:val="single"/>
          <w:rtl/>
          <w:lang w:eastAsia="he-IL"/>
        </w:rPr>
        <w:t>חשבון יציבות</w:t>
      </w:r>
      <w:r w:rsidRPr="00590FDD">
        <w:rPr>
          <w:rFonts w:ascii="Times New Roman" w:eastAsia="Times New Roman" w:hAnsi="Times New Roman"/>
          <w:sz w:val="24"/>
          <w:rtl/>
          <w:lang w:eastAsia="he-IL"/>
        </w:rPr>
        <w:t>:</w:t>
      </w:r>
    </w:p>
    <w:p w14:paraId="4E22DF08" w14:textId="77777777" w:rsidR="00590FDD" w:rsidRPr="00590FDD" w:rsidRDefault="00590FDD" w:rsidP="00590FDD">
      <w:pPr>
        <w:widowControl w:val="0"/>
        <w:numPr>
          <w:ilvl w:val="0"/>
          <w:numId w:val="42"/>
        </w:numPr>
        <w:spacing w:before="240" w:beforeAutospacing="0" w:after="0" w:afterAutospacing="0" w:line="240" w:lineRule="auto"/>
        <w:jc w:val="both"/>
        <w:rPr>
          <w:rFonts w:ascii="Times New Roman" w:eastAsia="Times New Roman" w:hAnsi="Times New Roman"/>
          <w:sz w:val="26"/>
          <w:lang w:val="x-none" w:eastAsia="x-none"/>
        </w:rPr>
      </w:pPr>
      <w:r w:rsidRPr="00590FDD">
        <w:rPr>
          <w:rFonts w:ascii="Times New Roman" w:eastAsia="Times New Roman" w:hAnsi="Times New Roman" w:hint="cs"/>
          <w:sz w:val="26"/>
          <w:rtl/>
          <w:lang w:val="x-none" w:eastAsia="x-none"/>
        </w:rPr>
        <w:t>ייעוץ לאדריכל בכל הנוגע לקונסטרוקציה במבנה בשלב התכנון הסופי. תכנון מוקדם לפי האלטרנטיבה שתיבחר על ידי המזמין בתיאום עם המזמין, המתכננים וכל יתר היועצים של המזמין.</w:t>
      </w:r>
    </w:p>
    <w:p w14:paraId="2AD31391" w14:textId="77777777" w:rsidR="00590FDD" w:rsidRPr="00590FDD" w:rsidRDefault="00590FDD" w:rsidP="00590FDD">
      <w:pPr>
        <w:widowControl w:val="0"/>
        <w:numPr>
          <w:ilvl w:val="0"/>
          <w:numId w:val="42"/>
        </w:numPr>
        <w:spacing w:before="240" w:beforeAutospacing="0" w:after="0" w:afterAutospacing="0" w:line="240" w:lineRule="auto"/>
        <w:jc w:val="both"/>
        <w:rPr>
          <w:rFonts w:ascii="Times New Roman" w:eastAsia="Times New Roman" w:hAnsi="Times New Roman"/>
          <w:sz w:val="26"/>
          <w:lang w:val="x-none" w:eastAsia="x-none"/>
        </w:rPr>
      </w:pPr>
      <w:r w:rsidRPr="00590FDD">
        <w:rPr>
          <w:rFonts w:ascii="Times New Roman" w:eastAsia="Times New Roman" w:hAnsi="Times New Roman" w:hint="cs"/>
          <w:sz w:val="26"/>
          <w:rtl/>
          <w:lang w:val="x-none" w:eastAsia="x-none"/>
        </w:rPr>
        <w:t>מתן המלצות למזמין ולמתכננים בכתב ו/או על ידי שרטוטים, כולל פתרון פרטים ייעודיים.</w:t>
      </w:r>
    </w:p>
    <w:p w14:paraId="7EA27D76" w14:textId="77777777" w:rsidR="00590FDD" w:rsidRPr="00590FDD" w:rsidRDefault="00590FDD" w:rsidP="00590FDD">
      <w:pPr>
        <w:widowControl w:val="0"/>
        <w:spacing w:before="0" w:beforeAutospacing="0" w:after="0" w:afterAutospacing="0" w:line="240" w:lineRule="auto"/>
        <w:ind w:left="2160"/>
        <w:jc w:val="both"/>
        <w:rPr>
          <w:rFonts w:ascii="Times New Roman" w:eastAsia="Times New Roman" w:hAnsi="Times New Roman"/>
          <w:sz w:val="24"/>
          <w:lang w:eastAsia="he-IL"/>
        </w:rPr>
      </w:pPr>
    </w:p>
    <w:p w14:paraId="3AB40543" w14:textId="77777777" w:rsidR="00590FDD" w:rsidRPr="00590FDD" w:rsidRDefault="00590FDD" w:rsidP="00590FDD">
      <w:pPr>
        <w:widowControl w:val="0"/>
        <w:numPr>
          <w:ilvl w:val="0"/>
          <w:numId w:val="42"/>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 xml:space="preserve">השלמת </w:t>
      </w:r>
      <w:r w:rsidRPr="00590FDD">
        <w:rPr>
          <w:rFonts w:ascii="Times New Roman" w:eastAsia="Times New Roman" w:hAnsi="Times New Roman"/>
          <w:sz w:val="24"/>
          <w:rtl/>
          <w:lang w:eastAsia="he-IL"/>
        </w:rPr>
        <w:t xml:space="preserve">חשבון יציבות מלא ומפורט של כל אלמנט ואלמנט בבניין </w:t>
      </w:r>
      <w:r w:rsidRPr="00590FDD">
        <w:rPr>
          <w:rFonts w:ascii="Times New Roman" w:eastAsia="Times New Roman" w:hAnsi="Times New Roman" w:hint="cs"/>
          <w:sz w:val="24"/>
          <w:rtl/>
          <w:lang w:eastAsia="he-IL"/>
        </w:rPr>
        <w:t xml:space="preserve">ולמערכות החיפויים </w:t>
      </w:r>
      <w:r w:rsidRPr="00590FDD">
        <w:rPr>
          <w:rFonts w:ascii="Times New Roman" w:eastAsia="Times New Roman" w:hAnsi="Times New Roman"/>
          <w:sz w:val="24"/>
          <w:rtl/>
          <w:lang w:eastAsia="he-IL"/>
        </w:rPr>
        <w:t>בהתאם לתקנים ישראליים ובינלאומיים.</w:t>
      </w:r>
    </w:p>
    <w:p w14:paraId="273ABCAC" w14:textId="77777777" w:rsidR="00590FDD" w:rsidRPr="00590FDD" w:rsidRDefault="00590FDD" w:rsidP="00590FDD">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p>
    <w:p w14:paraId="1364EA74" w14:textId="77777777" w:rsidR="00590FDD" w:rsidRPr="00590FDD" w:rsidRDefault="00590FDD" w:rsidP="00590FDD">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ב.</w:t>
      </w:r>
      <w:r w:rsidRPr="00590FDD">
        <w:rPr>
          <w:rFonts w:ascii="Times New Roman" w:eastAsia="Times New Roman" w:hAnsi="Times New Roman"/>
          <w:sz w:val="24"/>
          <w:rtl/>
          <w:lang w:eastAsia="he-IL"/>
        </w:rPr>
        <w:tab/>
        <w:t>הגשת חשבון יציבות לרשויות כנדרש לפי התקנות הקשורות בחוק התכנון והבניה כולל חתימת מהנדס מטעם המתכנן על החישובים, בה הוא מקבל אחריות על חישובים אלה בהתאם לתקנות הנ"ל.</w:t>
      </w:r>
    </w:p>
    <w:p w14:paraId="2183210F" w14:textId="77777777" w:rsidR="00590FDD" w:rsidRPr="00590FDD" w:rsidRDefault="00590FDD" w:rsidP="00590FDD">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p>
    <w:p w14:paraId="3E9809C7" w14:textId="77777777" w:rsidR="00590FDD" w:rsidRPr="00590FDD" w:rsidRDefault="00590FDD" w:rsidP="00590FDD">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ג.</w:t>
      </w:r>
      <w:r w:rsidRPr="00590FDD">
        <w:rPr>
          <w:rFonts w:ascii="Times New Roman" w:eastAsia="Times New Roman" w:hAnsi="Times New Roman"/>
          <w:sz w:val="24"/>
          <w:rtl/>
          <w:lang w:eastAsia="he-IL"/>
        </w:rPr>
        <w:tab/>
        <w:t>החישובים הנ"ל יוגשו עפ"י דרישות מהנדס העיר ו/או דרישות ועדות התכנון.</w:t>
      </w:r>
    </w:p>
    <w:p w14:paraId="69BBDC26" w14:textId="77777777" w:rsidR="00590FDD" w:rsidRPr="00590FDD" w:rsidRDefault="00590FDD" w:rsidP="00590FDD">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p>
    <w:p w14:paraId="66F99B3C" w14:textId="77777777" w:rsidR="00590FDD" w:rsidRPr="00590FDD" w:rsidRDefault="00590FDD" w:rsidP="00590FDD">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ד.</w:t>
      </w:r>
      <w:r w:rsidRPr="00590FDD">
        <w:rPr>
          <w:rFonts w:ascii="Times New Roman" w:eastAsia="Times New Roman" w:hAnsi="Times New Roman"/>
          <w:sz w:val="24"/>
          <w:rtl/>
          <w:lang w:eastAsia="he-IL"/>
        </w:rPr>
        <w:tab/>
        <w:t>חתימה על בקשות להוצאת היתרי בניה כאחראי לתכנון, לפ</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קוח העליון ולביקורת בתחום הקונסטרוקציות. כמו כן יכין ויחתום המתכנן על כל מסמך שי</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דרש ע"י הרשויות מהמתכנן בתהליך הבקשה להיתר, במהלך הב</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צוע ועד לקבלת תעודת גמר.</w:t>
      </w:r>
    </w:p>
    <w:p w14:paraId="10C52930" w14:textId="77777777" w:rsidR="00590FDD" w:rsidRPr="00590FDD" w:rsidRDefault="00590FDD" w:rsidP="00590FDD">
      <w:pPr>
        <w:widowControl w:val="0"/>
        <w:spacing w:before="0" w:beforeAutospacing="0" w:after="0" w:afterAutospacing="0" w:line="240" w:lineRule="auto"/>
        <w:ind w:left="2160"/>
        <w:jc w:val="both"/>
        <w:rPr>
          <w:rFonts w:ascii="Times New Roman" w:eastAsia="Times New Roman" w:hAnsi="Times New Roman"/>
          <w:sz w:val="24"/>
          <w:rtl/>
          <w:lang w:eastAsia="he-IL"/>
        </w:rPr>
      </w:pPr>
    </w:p>
    <w:p w14:paraId="76C9C87D" w14:textId="77777777" w:rsidR="00590FDD" w:rsidRPr="00590FDD" w:rsidRDefault="00590FDD" w:rsidP="00590FDD">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ה.</w:t>
      </w:r>
      <w:r w:rsidRPr="00590FDD">
        <w:rPr>
          <w:rFonts w:ascii="Times New Roman" w:eastAsia="Times New Roman" w:hAnsi="Times New Roman"/>
          <w:sz w:val="24"/>
          <w:rtl/>
          <w:lang w:eastAsia="he-IL"/>
        </w:rPr>
        <w:tab/>
        <w:t>הכנסת תיקונים ושינויים בתוכניות ובמסמכים האחרים לפי דרישות המזמין ו/או לפי דרישת הרשויות המוסמכות, בהסכמת המנהל, וטיפול באישורן כולל קבלת היתרי בניה מתוקנים.</w:t>
      </w:r>
    </w:p>
    <w:p w14:paraId="361D4A23" w14:textId="77777777" w:rsidR="00590FDD" w:rsidRPr="00590FDD" w:rsidRDefault="00590FDD" w:rsidP="00590FDD">
      <w:pPr>
        <w:widowControl w:val="0"/>
        <w:spacing w:before="0" w:beforeAutospacing="0" w:after="0" w:afterAutospacing="0" w:line="240" w:lineRule="auto"/>
        <w:ind w:left="2160"/>
        <w:jc w:val="both"/>
        <w:rPr>
          <w:rFonts w:ascii="Times New Roman" w:eastAsia="Times New Roman" w:hAnsi="Times New Roman"/>
          <w:sz w:val="24"/>
          <w:rtl/>
          <w:lang w:eastAsia="he-IL"/>
        </w:rPr>
      </w:pPr>
    </w:p>
    <w:p w14:paraId="1CB1FBC1" w14:textId="77777777" w:rsidR="00590FDD" w:rsidRPr="00590FDD" w:rsidRDefault="00590FDD" w:rsidP="00590FDD">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ו.</w:t>
      </w:r>
      <w:r w:rsidRPr="00590FDD">
        <w:rPr>
          <w:rFonts w:ascii="Times New Roman" w:eastAsia="Times New Roman" w:hAnsi="Times New Roman"/>
          <w:sz w:val="24"/>
          <w:rtl/>
          <w:lang w:eastAsia="he-IL"/>
        </w:rPr>
        <w:tab/>
        <w:t>הכנת תכניות לאשור סופי של היועצים והמזמין לפני התחלת שלב תכניות עבודה.</w:t>
      </w:r>
    </w:p>
    <w:p w14:paraId="7313E930" w14:textId="77777777" w:rsidR="00590FDD" w:rsidRPr="00590FDD" w:rsidRDefault="00590FDD" w:rsidP="00590FDD">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p>
    <w:p w14:paraId="5DE5BA9D" w14:textId="77777777" w:rsidR="00590FDD" w:rsidRPr="00590FDD" w:rsidRDefault="00590FDD" w:rsidP="00590FDD">
      <w:pPr>
        <w:widowControl w:val="0"/>
        <w:spacing w:before="0" w:beforeAutospacing="0" w:after="0" w:afterAutospacing="0" w:line="240" w:lineRule="auto"/>
        <w:ind w:left="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ab/>
        <w:t>ז.</w:t>
      </w:r>
      <w:r w:rsidRPr="00590FDD">
        <w:rPr>
          <w:rFonts w:ascii="Times New Roman" w:eastAsia="Times New Roman" w:hAnsi="Times New Roman"/>
          <w:sz w:val="24"/>
          <w:rtl/>
          <w:lang w:eastAsia="he-IL"/>
        </w:rPr>
        <w:tab/>
        <w:t>אשור התכנון הסופי של היועצים.</w:t>
      </w:r>
    </w:p>
    <w:p w14:paraId="513513B1" w14:textId="77777777" w:rsidR="00590FDD" w:rsidRPr="00590FDD" w:rsidRDefault="00590FDD" w:rsidP="00590FDD">
      <w:pPr>
        <w:widowControl w:val="0"/>
        <w:spacing w:before="0" w:beforeAutospacing="0" w:after="0" w:afterAutospacing="0" w:line="240" w:lineRule="auto"/>
        <w:ind w:left="720"/>
        <w:jc w:val="both"/>
        <w:rPr>
          <w:rFonts w:ascii="Times New Roman" w:eastAsia="Times New Roman" w:hAnsi="Times New Roman"/>
          <w:sz w:val="24"/>
          <w:rtl/>
          <w:lang w:eastAsia="he-IL"/>
        </w:rPr>
      </w:pPr>
    </w:p>
    <w:p w14:paraId="7C415466" w14:textId="77777777" w:rsidR="00590FDD" w:rsidRPr="00590FDD" w:rsidRDefault="00590FDD" w:rsidP="00590FDD">
      <w:pPr>
        <w:widowControl w:val="0"/>
        <w:numPr>
          <w:ilvl w:val="0"/>
          <w:numId w:val="42"/>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בדיקת מפרטי ותוכניות המכר ואישור הנוסח וההתאמה לתכנון.</w:t>
      </w:r>
    </w:p>
    <w:p w14:paraId="714FCADB" w14:textId="77777777" w:rsidR="00590FDD" w:rsidRPr="00590FDD" w:rsidRDefault="00590FDD" w:rsidP="00590FDD">
      <w:pPr>
        <w:widowControl w:val="0"/>
        <w:spacing w:before="0" w:beforeAutospacing="0" w:after="0" w:afterAutospacing="0" w:line="240" w:lineRule="auto"/>
        <w:ind w:left="1440"/>
        <w:jc w:val="both"/>
        <w:rPr>
          <w:rFonts w:ascii="Times New Roman" w:eastAsia="Times New Roman" w:hAnsi="Times New Roman"/>
          <w:sz w:val="24"/>
          <w:lang w:eastAsia="he-IL"/>
        </w:rPr>
      </w:pPr>
    </w:p>
    <w:p w14:paraId="1D2632DD" w14:textId="77777777" w:rsidR="00590FDD" w:rsidRPr="00590FDD" w:rsidRDefault="00590FDD" w:rsidP="00590FDD">
      <w:pPr>
        <w:widowControl w:val="0"/>
        <w:numPr>
          <w:ilvl w:val="0"/>
          <w:numId w:val="42"/>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 xml:space="preserve">עדכון האומדן </w:t>
      </w:r>
      <w:r w:rsidRPr="00590FDD">
        <w:rPr>
          <w:rFonts w:ascii="Times New Roman" w:eastAsia="Times New Roman" w:hAnsi="Times New Roman" w:hint="cs"/>
          <w:sz w:val="24"/>
          <w:rtl/>
          <w:lang w:eastAsia="he-IL"/>
        </w:rPr>
        <w:t xml:space="preserve">הראשוני </w:t>
      </w:r>
      <w:r w:rsidRPr="00590FDD">
        <w:rPr>
          <w:rFonts w:ascii="Times New Roman" w:eastAsia="Times New Roman" w:hAnsi="Times New Roman"/>
          <w:sz w:val="24"/>
          <w:rtl/>
          <w:lang w:eastAsia="he-IL"/>
        </w:rPr>
        <w:t xml:space="preserve">המשוער של ערך </w:t>
      </w:r>
      <w:r w:rsidRPr="00590FDD">
        <w:rPr>
          <w:rFonts w:ascii="Times New Roman" w:eastAsia="Times New Roman" w:hAnsi="Times New Roman" w:hint="cs"/>
          <w:sz w:val="24"/>
          <w:rtl/>
          <w:lang w:eastAsia="he-IL"/>
        </w:rPr>
        <w:t>שלד המבנים השונים והעבודות הנלוות</w:t>
      </w:r>
      <w:r w:rsidRPr="00590FDD">
        <w:rPr>
          <w:rFonts w:ascii="Times New Roman" w:eastAsia="Times New Roman" w:hAnsi="Times New Roman"/>
          <w:sz w:val="24"/>
          <w:rtl/>
          <w:lang w:eastAsia="he-IL"/>
        </w:rPr>
        <w:t>.</w:t>
      </w:r>
    </w:p>
    <w:p w14:paraId="5D7A1323" w14:textId="77777777" w:rsidR="00590FDD" w:rsidRPr="00590FDD" w:rsidRDefault="00590FDD" w:rsidP="00590FDD">
      <w:pPr>
        <w:widowControl w:val="0"/>
        <w:spacing w:before="0" w:beforeAutospacing="0" w:after="0" w:afterAutospacing="0" w:line="240" w:lineRule="auto"/>
        <w:ind w:left="1440"/>
        <w:jc w:val="both"/>
        <w:rPr>
          <w:rFonts w:ascii="Times New Roman" w:eastAsia="Times New Roman" w:hAnsi="Times New Roman"/>
          <w:sz w:val="24"/>
          <w:lang w:eastAsia="he-IL"/>
        </w:rPr>
      </w:pPr>
      <w:r w:rsidRPr="00590FDD">
        <w:rPr>
          <w:rFonts w:ascii="Times New Roman" w:eastAsia="Times New Roman" w:hAnsi="Times New Roman" w:hint="cs"/>
          <w:sz w:val="24"/>
          <w:rtl/>
          <w:lang w:eastAsia="he-IL"/>
        </w:rPr>
        <w:t xml:space="preserve"> </w:t>
      </w:r>
    </w:p>
    <w:p w14:paraId="2F3D112A" w14:textId="77777777" w:rsidR="00590FDD" w:rsidRPr="00590FDD" w:rsidRDefault="00590FDD" w:rsidP="00590FDD">
      <w:pPr>
        <w:widowControl w:val="0"/>
        <w:numPr>
          <w:ilvl w:val="0"/>
          <w:numId w:val="42"/>
        </w:numPr>
        <w:spacing w:before="0" w:beforeAutospacing="0" w:after="0" w:afterAutospacing="0" w:line="240" w:lineRule="auto"/>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כל יתר הדרוש לתכנון סופי.</w:t>
      </w:r>
    </w:p>
    <w:p w14:paraId="54C83DDE" w14:textId="77777777" w:rsidR="00590FDD" w:rsidRPr="00590FDD" w:rsidRDefault="00590FDD" w:rsidP="00590FDD">
      <w:pPr>
        <w:widowControl w:val="0"/>
        <w:spacing w:before="0" w:beforeAutospacing="0" w:after="0" w:afterAutospacing="0" w:line="240" w:lineRule="auto"/>
        <w:ind w:left="720"/>
        <w:jc w:val="both"/>
        <w:rPr>
          <w:rFonts w:ascii="Times New Roman" w:eastAsia="Times New Roman" w:hAnsi="Times New Roman"/>
          <w:sz w:val="24"/>
          <w:rtl/>
          <w:lang w:eastAsia="he-IL"/>
        </w:rPr>
      </w:pPr>
    </w:p>
    <w:p w14:paraId="20FA3DAD" w14:textId="77777777" w:rsidR="00590FDD" w:rsidRPr="00590FDD" w:rsidRDefault="00590FDD" w:rsidP="00590FDD">
      <w:pPr>
        <w:widowControl w:val="0"/>
        <w:spacing w:before="0" w:beforeAutospacing="0" w:after="0" w:afterAutospacing="0" w:line="240" w:lineRule="auto"/>
        <w:ind w:left="720"/>
        <w:jc w:val="both"/>
        <w:rPr>
          <w:rFonts w:ascii="Times New Roman" w:eastAsia="Times New Roman" w:hAnsi="Times New Roman"/>
          <w:sz w:val="24"/>
          <w:rtl/>
          <w:lang w:eastAsia="he-IL"/>
        </w:rPr>
      </w:pPr>
    </w:p>
    <w:p w14:paraId="3B1CC906" w14:textId="77777777" w:rsidR="00590FDD" w:rsidRPr="00590FDD" w:rsidRDefault="00590FDD" w:rsidP="00590FDD">
      <w:pPr>
        <w:widowControl w:val="0"/>
        <w:spacing w:before="0" w:beforeAutospacing="0" w:after="0" w:afterAutospacing="0" w:line="240" w:lineRule="auto"/>
        <w:ind w:left="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3.3</w:t>
      </w:r>
      <w:r w:rsidRPr="00590FDD">
        <w:rPr>
          <w:rFonts w:ascii="Times New Roman" w:eastAsia="Times New Roman" w:hAnsi="Times New Roman"/>
          <w:sz w:val="24"/>
          <w:rtl/>
          <w:lang w:eastAsia="he-IL"/>
        </w:rPr>
        <w:tab/>
      </w:r>
      <w:r w:rsidRPr="00590FDD">
        <w:rPr>
          <w:rFonts w:ascii="Times New Roman" w:eastAsia="Times New Roman" w:hAnsi="Times New Roman"/>
          <w:sz w:val="24"/>
          <w:u w:val="single"/>
          <w:rtl/>
          <w:lang w:eastAsia="he-IL"/>
        </w:rPr>
        <w:t>תכנון מפורט</w:t>
      </w:r>
      <w:r w:rsidRPr="00590FDD">
        <w:rPr>
          <w:rFonts w:ascii="Times New Roman" w:eastAsia="Times New Roman" w:hAnsi="Times New Roman"/>
          <w:sz w:val="24"/>
          <w:rtl/>
          <w:lang w:eastAsia="he-IL"/>
        </w:rPr>
        <w:t>:</w:t>
      </w:r>
    </w:p>
    <w:p w14:paraId="5A58C757" w14:textId="77777777" w:rsidR="00590FDD" w:rsidRPr="00590FDD" w:rsidRDefault="00590FDD" w:rsidP="00590FDD">
      <w:pPr>
        <w:widowControl w:val="0"/>
        <w:spacing w:before="0" w:beforeAutospacing="0" w:after="0" w:afterAutospacing="0" w:line="240" w:lineRule="auto"/>
        <w:ind w:left="720"/>
        <w:jc w:val="both"/>
        <w:rPr>
          <w:rFonts w:ascii="Times New Roman" w:eastAsia="Times New Roman" w:hAnsi="Times New Roman"/>
          <w:sz w:val="24"/>
          <w:rtl/>
          <w:lang w:eastAsia="he-IL"/>
        </w:rPr>
      </w:pPr>
    </w:p>
    <w:p w14:paraId="1AE43E7B" w14:textId="77777777" w:rsidR="00590FDD" w:rsidRPr="00590FDD" w:rsidRDefault="00590FDD" w:rsidP="00590FDD">
      <w:pPr>
        <w:widowControl w:val="0"/>
        <w:numPr>
          <w:ilvl w:val="0"/>
          <w:numId w:val="43"/>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sz w:val="24"/>
          <w:u w:val="single"/>
          <w:rtl/>
          <w:lang w:eastAsia="he-IL"/>
        </w:rPr>
        <w:t>כללי</w:t>
      </w:r>
      <w:r w:rsidRPr="00590FDD">
        <w:rPr>
          <w:rFonts w:ascii="Times New Roman" w:eastAsia="Times New Roman" w:hAnsi="Times New Roman"/>
          <w:sz w:val="24"/>
          <w:rtl/>
          <w:lang w:eastAsia="he-IL"/>
        </w:rPr>
        <w:t>:</w:t>
      </w:r>
    </w:p>
    <w:p w14:paraId="413DC169" w14:textId="77777777" w:rsidR="00590FDD" w:rsidRPr="00590FDD" w:rsidRDefault="00590FDD" w:rsidP="00590FDD">
      <w:pPr>
        <w:widowControl w:val="0"/>
        <w:spacing w:before="0" w:beforeAutospacing="0" w:after="0" w:afterAutospacing="0" w:line="240" w:lineRule="auto"/>
        <w:ind w:left="1440"/>
        <w:jc w:val="both"/>
        <w:rPr>
          <w:rFonts w:ascii="Times New Roman" w:eastAsia="Times New Roman" w:hAnsi="Times New Roman"/>
          <w:sz w:val="24"/>
          <w:rtl/>
          <w:lang w:eastAsia="he-IL"/>
        </w:rPr>
      </w:pPr>
    </w:p>
    <w:p w14:paraId="7931B2FB"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התכנון המפורט יתאים לסוג הבנייה שתיבחר ע"י המזמין.</w:t>
      </w:r>
    </w:p>
    <w:p w14:paraId="02AC3F39" w14:textId="53E251BE" w:rsidR="00590FDD" w:rsidRPr="00590FDD" w:rsidRDefault="00590FDD" w:rsidP="00D50BD5">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lang w:eastAsia="he-IL"/>
        </w:rPr>
      </w:pPr>
      <w:r w:rsidRPr="00590FDD">
        <w:rPr>
          <w:rFonts w:ascii="Times New Roman" w:eastAsia="Times New Roman" w:hAnsi="Times New Roman" w:hint="cs"/>
          <w:sz w:val="24"/>
          <w:rtl/>
          <w:lang w:eastAsia="he-IL"/>
        </w:rPr>
        <w:t>אישור תכנון תבניות בראנוביץ / / ככל ונדרש.</w:t>
      </w:r>
    </w:p>
    <w:p w14:paraId="250220E3"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פירוט הזיון בכל תכניות הקונסטרוקציה, יכיל מספר מסוים ומדויק של הברזלים עם אורכם המדויק, כולל: פירוט ברזל ראשי ומחלק, מספר מדויק של חישוקים עם סימון חלוקתם והמרחקים ביניהם והיכן יתחיל החישוק הראשון, במיוחד בתקרת צלעות, אורך הזיון ומספר החישוקים בעמודי יסוד בהתאם להנחה של עומק הביסוס המשוער;</w:t>
      </w:r>
      <w:r w:rsidRPr="00590FDD">
        <w:rPr>
          <w:rFonts w:ascii="Times New Roman" w:eastAsia="Times New Roman" w:hAnsi="Times New Roman" w:hint="cs"/>
          <w:sz w:val="24"/>
          <w:rtl/>
          <w:lang w:eastAsia="he-IL"/>
        </w:rPr>
        <w:t xml:space="preserve"> </w:t>
      </w:r>
      <w:r w:rsidRPr="00590FDD">
        <w:rPr>
          <w:rFonts w:ascii="Times New Roman" w:eastAsia="Times New Roman" w:hAnsi="Times New Roman"/>
          <w:sz w:val="24"/>
          <w:rtl/>
          <w:lang w:eastAsia="he-IL"/>
        </w:rPr>
        <w:t>בנפרד או על כל גיליון של תכני</w:t>
      </w:r>
      <w:r w:rsidRPr="00590FDD">
        <w:rPr>
          <w:rFonts w:ascii="Times New Roman" w:eastAsia="Times New Roman" w:hAnsi="Times New Roman" w:hint="cs"/>
          <w:sz w:val="24"/>
          <w:rtl/>
          <w:lang w:eastAsia="he-IL"/>
        </w:rPr>
        <w:t>ו</w:t>
      </w:r>
      <w:r w:rsidRPr="00590FDD">
        <w:rPr>
          <w:rFonts w:ascii="Times New Roman" w:eastAsia="Times New Roman" w:hAnsi="Times New Roman"/>
          <w:sz w:val="24"/>
          <w:rtl/>
          <w:lang w:eastAsia="he-IL"/>
        </w:rPr>
        <w:t>ת קונסטרוקציה, תופיע רשימת הברזל של אותה התכנית.</w:t>
      </w:r>
    </w:p>
    <w:p w14:paraId="5DB45A44"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בכל תכנית יופיעו סוג הבטון והפלדה הנדרשים והוראות נוספות של המתכנן.</w:t>
      </w:r>
    </w:p>
    <w:p w14:paraId="6AF7BD37"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תכנית זיון לאלמנטים טרומיים תכלול גם פרטי ע</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גון להרמה והשענה בזמן ההרכבה ופרטי חיבור למבנה.</w:t>
      </w:r>
    </w:p>
    <w:p w14:paraId="3D22D101" w14:textId="77777777" w:rsidR="00590FDD" w:rsidRPr="00590FDD" w:rsidRDefault="00590FDD" w:rsidP="00590FDD">
      <w:pPr>
        <w:widowControl w:val="0"/>
        <w:spacing w:before="0" w:beforeAutospacing="0" w:after="0" w:afterAutospacing="0" w:line="240" w:lineRule="auto"/>
        <w:ind w:left="2160"/>
        <w:jc w:val="both"/>
        <w:rPr>
          <w:rFonts w:ascii="Times New Roman" w:eastAsia="Times New Roman" w:hAnsi="Times New Roman"/>
          <w:sz w:val="24"/>
          <w:rtl/>
          <w:lang w:eastAsia="he-IL"/>
        </w:rPr>
      </w:pPr>
    </w:p>
    <w:p w14:paraId="7BB8EE19" w14:textId="77777777" w:rsidR="00590FDD" w:rsidRPr="00590FDD" w:rsidRDefault="00590FDD" w:rsidP="00590FDD">
      <w:pPr>
        <w:widowControl w:val="0"/>
        <w:numPr>
          <w:ilvl w:val="0"/>
          <w:numId w:val="43"/>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sz w:val="24"/>
          <w:u w:val="single"/>
          <w:rtl/>
          <w:lang w:eastAsia="he-IL"/>
        </w:rPr>
        <w:t>תכנית יסודות</w:t>
      </w:r>
      <w:r w:rsidRPr="00590FDD">
        <w:rPr>
          <w:rFonts w:ascii="Times New Roman" w:eastAsia="Times New Roman" w:hAnsi="Times New Roman"/>
          <w:sz w:val="24"/>
          <w:rtl/>
          <w:lang w:eastAsia="he-IL"/>
        </w:rPr>
        <w:t>:</w:t>
      </w:r>
    </w:p>
    <w:p w14:paraId="00933404" w14:textId="77777777" w:rsidR="00590FDD" w:rsidRPr="00590FDD" w:rsidRDefault="00590FDD" w:rsidP="00590FDD">
      <w:pPr>
        <w:widowControl w:val="0"/>
        <w:spacing w:before="0" w:beforeAutospacing="0" w:after="0" w:afterAutospacing="0" w:line="240" w:lineRule="auto"/>
        <w:ind w:left="1440"/>
        <w:jc w:val="both"/>
        <w:rPr>
          <w:rFonts w:ascii="Times New Roman" w:eastAsia="Times New Roman" w:hAnsi="Times New Roman"/>
          <w:sz w:val="24"/>
          <w:rtl/>
          <w:lang w:eastAsia="he-IL"/>
        </w:rPr>
      </w:pPr>
    </w:p>
    <w:p w14:paraId="2A3F258B" w14:textId="77777777" w:rsidR="00590FDD" w:rsidRPr="00590FDD" w:rsidRDefault="00590FDD" w:rsidP="00590FDD">
      <w:pPr>
        <w:widowControl w:val="0"/>
        <w:spacing w:before="0" w:beforeAutospacing="0" w:after="0" w:afterAutospacing="0" w:line="240" w:lineRule="auto"/>
        <w:ind w:left="216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תרשים יסודות ועמודי יסוד כולל:</w:t>
      </w:r>
    </w:p>
    <w:p w14:paraId="538FFFCA" w14:textId="77777777" w:rsidR="00590FDD" w:rsidRPr="00590FDD" w:rsidRDefault="00590FDD" w:rsidP="00590FDD">
      <w:pPr>
        <w:widowControl w:val="0"/>
        <w:spacing w:before="0" w:beforeAutospacing="0" w:after="0" w:afterAutospacing="0" w:line="240" w:lineRule="auto"/>
        <w:ind w:left="2160"/>
        <w:jc w:val="both"/>
        <w:rPr>
          <w:rFonts w:ascii="Times New Roman" w:eastAsia="Times New Roman" w:hAnsi="Times New Roman"/>
          <w:sz w:val="24"/>
          <w:rtl/>
          <w:lang w:eastAsia="he-IL"/>
        </w:rPr>
      </w:pPr>
    </w:p>
    <w:p w14:paraId="5654D9DC"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מרחקים בין צירי היסודות, מרחקים וגדלים של עמודי היסוד והתייחסותם לקו הבניין;</w:t>
      </w:r>
    </w:p>
    <w:p w14:paraId="1036BD9E"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מת</w:t>
      </w:r>
      <w:r w:rsidRPr="00590FDD">
        <w:rPr>
          <w:rFonts w:ascii="Times New Roman" w:eastAsia="Times New Roman" w:hAnsi="Times New Roman" w:hint="cs"/>
          <w:sz w:val="24"/>
          <w:rtl/>
          <w:lang w:eastAsia="he-IL"/>
        </w:rPr>
        <w:t>ו</w:t>
      </w:r>
      <w:r w:rsidRPr="00590FDD">
        <w:rPr>
          <w:rFonts w:ascii="Times New Roman" w:eastAsia="Times New Roman" w:hAnsi="Times New Roman"/>
          <w:sz w:val="24"/>
          <w:rtl/>
          <w:lang w:eastAsia="he-IL"/>
        </w:rPr>
        <w:t>וה (שנורגריסט) בכל הבניין;</w:t>
      </w:r>
    </w:p>
    <w:p w14:paraId="1F151112"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lastRenderedPageBreak/>
        <w:t>פרט כלונס, או פלטת יסוד טיפוסית;</w:t>
      </w:r>
    </w:p>
    <w:p w14:paraId="063C9BA3"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 xml:space="preserve">פרט </w:t>
      </w:r>
      <w:r w:rsidRPr="00590FDD">
        <w:rPr>
          <w:rFonts w:ascii="Times New Roman" w:eastAsia="Times New Roman" w:hAnsi="Times New Roman" w:hint="cs"/>
          <w:sz w:val="24"/>
          <w:rtl/>
          <w:lang w:eastAsia="he-IL"/>
        </w:rPr>
        <w:t xml:space="preserve">רפסודות ו/או </w:t>
      </w:r>
      <w:r w:rsidRPr="00590FDD">
        <w:rPr>
          <w:rFonts w:ascii="Times New Roman" w:eastAsia="Times New Roman" w:hAnsi="Times New Roman"/>
          <w:sz w:val="24"/>
          <w:rtl/>
          <w:lang w:eastAsia="he-IL"/>
        </w:rPr>
        <w:t>פלטות יסוד ו/או כלונסאות ו/או בארות משותפים או מיוחדים;</w:t>
      </w:r>
    </w:p>
    <w:p w14:paraId="5E2B6340"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 xml:space="preserve">רשימת פרטי </w:t>
      </w:r>
      <w:r w:rsidRPr="00590FDD">
        <w:rPr>
          <w:rFonts w:ascii="Times New Roman" w:eastAsia="Times New Roman" w:hAnsi="Times New Roman" w:hint="cs"/>
          <w:sz w:val="24"/>
          <w:rtl/>
          <w:lang w:eastAsia="he-IL"/>
        </w:rPr>
        <w:t xml:space="preserve">רפסודות, </w:t>
      </w:r>
      <w:r w:rsidRPr="00590FDD">
        <w:rPr>
          <w:rFonts w:ascii="Times New Roman" w:eastAsia="Times New Roman" w:hAnsi="Times New Roman"/>
          <w:sz w:val="24"/>
          <w:rtl/>
          <w:lang w:eastAsia="he-IL"/>
        </w:rPr>
        <w:t xml:space="preserve">פלטות יסוד, בארות וכלונסאות, כולל: מידות גיאומטריות ופרטי זיון וכן העומסים המועברים ע"י היסודות; </w:t>
      </w:r>
    </w:p>
    <w:p w14:paraId="418B8071"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רשימת עמודי יסוד, כולל: מידות גאומטריות ופרטי זיון;</w:t>
      </w:r>
    </w:p>
    <w:p w14:paraId="1FCB4200"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הוראות ותוכניות מפורטות לגבי ביצוע חפירות, מילויים, דיפונים ועוגנים הקשורים בעבודות החפירה למרתפים וליסודות;</w:t>
      </w:r>
    </w:p>
    <w:p w14:paraId="53AFB066"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מאמצי קרקעי שלפיהם חושבו היסודות.</w:t>
      </w:r>
    </w:p>
    <w:p w14:paraId="160F0DF4" w14:textId="77777777" w:rsidR="00590FDD" w:rsidRDefault="00590FDD" w:rsidP="00590FDD">
      <w:pPr>
        <w:widowControl w:val="0"/>
        <w:spacing w:before="0" w:beforeAutospacing="0" w:after="0" w:afterAutospacing="0" w:line="240" w:lineRule="auto"/>
        <w:ind w:left="2160"/>
        <w:rPr>
          <w:rFonts w:ascii="Times New Roman" w:eastAsia="Times New Roman" w:hAnsi="Times New Roman"/>
          <w:sz w:val="24"/>
          <w:rtl/>
          <w:lang w:eastAsia="he-IL"/>
        </w:rPr>
      </w:pPr>
    </w:p>
    <w:p w14:paraId="5A96F566" w14:textId="77777777" w:rsidR="000555DD" w:rsidRDefault="000555DD" w:rsidP="00590FDD">
      <w:pPr>
        <w:widowControl w:val="0"/>
        <w:spacing w:before="0" w:beforeAutospacing="0" w:after="0" w:afterAutospacing="0" w:line="240" w:lineRule="auto"/>
        <w:ind w:left="2160"/>
        <w:rPr>
          <w:rFonts w:ascii="Times New Roman" w:eastAsia="Times New Roman" w:hAnsi="Times New Roman"/>
          <w:sz w:val="24"/>
          <w:rtl/>
          <w:lang w:eastAsia="he-IL"/>
        </w:rPr>
      </w:pPr>
    </w:p>
    <w:p w14:paraId="6C5126E3" w14:textId="77777777" w:rsidR="000555DD" w:rsidRPr="00590FDD" w:rsidRDefault="000555DD" w:rsidP="00590FDD">
      <w:pPr>
        <w:widowControl w:val="0"/>
        <w:spacing w:before="0" w:beforeAutospacing="0" w:after="0" w:afterAutospacing="0" w:line="240" w:lineRule="auto"/>
        <w:ind w:left="2160"/>
        <w:rPr>
          <w:rFonts w:ascii="Times New Roman" w:eastAsia="Times New Roman" w:hAnsi="Times New Roman"/>
          <w:sz w:val="24"/>
          <w:rtl/>
          <w:lang w:eastAsia="he-IL"/>
        </w:rPr>
      </w:pPr>
    </w:p>
    <w:p w14:paraId="004DD4B2" w14:textId="77777777" w:rsidR="00590FDD" w:rsidRPr="00590FDD" w:rsidRDefault="00590FDD" w:rsidP="00590FDD">
      <w:pPr>
        <w:widowControl w:val="0"/>
        <w:numPr>
          <w:ilvl w:val="0"/>
          <w:numId w:val="43"/>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sz w:val="24"/>
          <w:u w:val="single"/>
          <w:rtl/>
          <w:lang w:eastAsia="he-IL"/>
        </w:rPr>
        <w:t>תכנית קורות היסוד</w:t>
      </w:r>
      <w:r w:rsidRPr="00590FDD">
        <w:rPr>
          <w:rFonts w:ascii="Times New Roman" w:eastAsia="Times New Roman" w:hAnsi="Times New Roman"/>
          <w:sz w:val="24"/>
          <w:rtl/>
          <w:lang w:eastAsia="he-IL"/>
        </w:rPr>
        <w:t>:</w:t>
      </w:r>
    </w:p>
    <w:p w14:paraId="44E55873" w14:textId="77777777" w:rsidR="00590FDD" w:rsidRPr="00590FDD" w:rsidRDefault="00590FDD" w:rsidP="00590FDD">
      <w:pPr>
        <w:widowControl w:val="0"/>
        <w:spacing w:before="0" w:beforeAutospacing="0" w:after="0" w:afterAutospacing="0" w:line="240" w:lineRule="auto"/>
        <w:ind w:left="1440"/>
        <w:rPr>
          <w:rFonts w:ascii="Times New Roman" w:eastAsia="Times New Roman" w:hAnsi="Times New Roman"/>
          <w:sz w:val="24"/>
          <w:u w:val="single"/>
          <w:rtl/>
          <w:lang w:eastAsia="he-IL"/>
        </w:rPr>
      </w:pPr>
    </w:p>
    <w:p w14:paraId="2D7F1EED"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תרשים קורות יסוד, עמודי יסוד ומרזבים, כולל: מידות עמודי היסוד, אורך קורות היסוד, חתכים בקורות יסוד ומיפלסים של כל הקורות;</w:t>
      </w:r>
    </w:p>
    <w:p w14:paraId="00D24896"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מבט על כל קורה בנפרד עם פירוט הזיון וחתכים לכל קורה בנפרד;</w:t>
      </w:r>
    </w:p>
    <w:p w14:paraId="1E3757D8" w14:textId="77777777" w:rsidR="00590FDD" w:rsidRPr="00590FDD" w:rsidRDefault="00590FDD" w:rsidP="00590FDD">
      <w:pPr>
        <w:widowControl w:val="0"/>
        <w:spacing w:before="0" w:beforeAutospacing="0" w:after="0" w:afterAutospacing="0" w:line="240" w:lineRule="auto"/>
        <w:ind w:left="2522"/>
        <w:jc w:val="both"/>
        <w:rPr>
          <w:rFonts w:ascii="Times New Roman" w:eastAsia="Times New Roman" w:hAnsi="Times New Roman"/>
          <w:sz w:val="24"/>
          <w:rtl/>
          <w:lang w:eastAsia="he-IL"/>
        </w:rPr>
      </w:pPr>
    </w:p>
    <w:p w14:paraId="4C31B988" w14:textId="77777777" w:rsidR="00590FDD" w:rsidRPr="00590FDD" w:rsidRDefault="00590FDD" w:rsidP="00590FDD">
      <w:pPr>
        <w:widowControl w:val="0"/>
        <w:numPr>
          <w:ilvl w:val="0"/>
          <w:numId w:val="43"/>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sz w:val="24"/>
          <w:u w:val="single"/>
          <w:rtl/>
          <w:lang w:eastAsia="he-IL"/>
        </w:rPr>
        <w:t>תכנית רצפה תלויה / מונחת</w:t>
      </w:r>
      <w:r w:rsidRPr="00590FDD">
        <w:rPr>
          <w:rFonts w:ascii="Times New Roman" w:eastAsia="Times New Roman" w:hAnsi="Times New Roman"/>
          <w:sz w:val="24"/>
          <w:rtl/>
          <w:lang w:eastAsia="he-IL"/>
        </w:rPr>
        <w:t>:</w:t>
      </w:r>
    </w:p>
    <w:p w14:paraId="2AA7875D" w14:textId="77777777" w:rsidR="00590FDD" w:rsidRPr="00590FDD" w:rsidRDefault="00590FDD" w:rsidP="00590FDD">
      <w:pPr>
        <w:widowControl w:val="0"/>
        <w:spacing w:before="0" w:beforeAutospacing="0" w:after="0" w:afterAutospacing="0" w:line="240" w:lineRule="auto"/>
        <w:ind w:left="1440"/>
        <w:rPr>
          <w:rFonts w:ascii="Times New Roman" w:eastAsia="Times New Roman" w:hAnsi="Times New Roman"/>
          <w:sz w:val="24"/>
          <w:u w:val="single"/>
          <w:rtl/>
          <w:lang w:eastAsia="he-IL"/>
        </w:rPr>
      </w:pPr>
    </w:p>
    <w:p w14:paraId="7800BA9F"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תרשים הרצפה, קורות הרצפה בולטות ו/או סמויות, עמודי היסוד ומרזבים, כולל: מידות עמודי היסוד, אורך קורות הרצפה וחתך קורות הרצפה, עובי הרצפה וחלוקה לצלעות במקרה של רצפת צלעות, הנמכות לאינסטלציה, למעליות ולדרגנועים, במידת הצורך.</w:t>
      </w:r>
    </w:p>
    <w:p w14:paraId="4F045CAC" w14:textId="77777777" w:rsidR="00590FDD" w:rsidRPr="00590FDD" w:rsidRDefault="00590FDD" w:rsidP="00590FDD">
      <w:pPr>
        <w:widowControl w:val="0"/>
        <w:spacing w:before="0" w:beforeAutospacing="0" w:after="0" w:afterAutospacing="0" w:line="240" w:lineRule="auto"/>
        <w:ind w:left="2522"/>
        <w:jc w:val="both"/>
        <w:rPr>
          <w:rFonts w:ascii="Times New Roman" w:eastAsia="Times New Roman" w:hAnsi="Times New Roman"/>
          <w:sz w:val="24"/>
          <w:lang w:eastAsia="he-IL"/>
        </w:rPr>
      </w:pPr>
    </w:p>
    <w:p w14:paraId="75641683"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מבט על כל קורה בנפרד, על כל צלע השונה מחברתה, כולל: צלע מחלקת, עם פירוט הזיון וחתכים לכל אלמנט בנפרד. במקרה של ריצפה ללא קורות תשורטט הרצפה פעמיים, כאשר כל כיוון זיון ישורטט על תוכנית נפרדת. התכנית תכיל במקרה זה חלוקת הרצועות ופירוט הזיון בכל רצועה.</w:t>
      </w:r>
    </w:p>
    <w:p w14:paraId="1BC08C3D"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פתרון לגבי פירוק התבניות.</w:t>
      </w:r>
    </w:p>
    <w:p w14:paraId="44D0C252" w14:textId="77777777" w:rsidR="00590FDD" w:rsidRPr="00590FDD" w:rsidRDefault="00590FDD" w:rsidP="00590FDD">
      <w:pPr>
        <w:widowControl w:val="0"/>
        <w:spacing w:before="0" w:beforeAutospacing="0" w:after="0" w:afterAutospacing="0" w:line="240" w:lineRule="auto"/>
        <w:ind w:left="2160" w:hanging="720"/>
        <w:rPr>
          <w:rFonts w:ascii="Times New Roman" w:eastAsia="Times New Roman" w:hAnsi="Times New Roman"/>
          <w:sz w:val="24"/>
          <w:rtl/>
          <w:lang w:eastAsia="he-IL"/>
        </w:rPr>
      </w:pPr>
    </w:p>
    <w:p w14:paraId="17BBAC8B" w14:textId="77777777" w:rsidR="00590FDD" w:rsidRPr="00590FDD" w:rsidRDefault="00590FDD" w:rsidP="00590FDD">
      <w:pPr>
        <w:widowControl w:val="0"/>
        <w:spacing w:before="0" w:beforeAutospacing="0" w:after="0" w:afterAutospacing="0" w:line="240" w:lineRule="auto"/>
        <w:ind w:left="2160" w:hanging="720"/>
        <w:rPr>
          <w:rFonts w:ascii="Times New Roman" w:eastAsia="Times New Roman" w:hAnsi="Times New Roman"/>
          <w:sz w:val="24"/>
          <w:rtl/>
          <w:lang w:eastAsia="he-IL"/>
        </w:rPr>
      </w:pPr>
    </w:p>
    <w:p w14:paraId="15D7016D" w14:textId="77777777" w:rsidR="00590FDD" w:rsidRPr="00590FDD" w:rsidRDefault="00590FDD" w:rsidP="00590FDD">
      <w:pPr>
        <w:widowControl w:val="0"/>
        <w:numPr>
          <w:ilvl w:val="0"/>
          <w:numId w:val="43"/>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sz w:val="24"/>
          <w:u w:val="single"/>
          <w:rtl/>
          <w:lang w:eastAsia="he-IL"/>
        </w:rPr>
        <w:t>תכנית המרחבים המוגנים (במקרה הצורך) (בכל מקום שרשום מקלט הכוונה למקלט ו/או מרחב מוגן)</w:t>
      </w:r>
      <w:r w:rsidRPr="00590FDD">
        <w:rPr>
          <w:rFonts w:ascii="Times New Roman" w:eastAsia="Times New Roman" w:hAnsi="Times New Roman"/>
          <w:sz w:val="24"/>
          <w:rtl/>
          <w:lang w:eastAsia="he-IL"/>
        </w:rPr>
        <w:t>:</w:t>
      </w:r>
    </w:p>
    <w:p w14:paraId="745E7D86" w14:textId="77777777" w:rsidR="00590FDD" w:rsidRPr="00590FDD" w:rsidRDefault="00590FDD" w:rsidP="00590FDD">
      <w:pPr>
        <w:widowControl w:val="0"/>
        <w:spacing w:before="0" w:beforeAutospacing="0" w:after="0" w:afterAutospacing="0" w:line="240" w:lineRule="auto"/>
        <w:ind w:left="1440"/>
        <w:rPr>
          <w:rFonts w:ascii="Times New Roman" w:eastAsia="Times New Roman" w:hAnsi="Times New Roman"/>
          <w:sz w:val="24"/>
          <w:rtl/>
          <w:lang w:eastAsia="he-IL"/>
        </w:rPr>
      </w:pPr>
    </w:p>
    <w:p w14:paraId="68027018"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תרשים רצפת המקלט ותקרת המקלט;</w:t>
      </w:r>
    </w:p>
    <w:p w14:paraId="409330A5"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מבט על כל אחד מקירות המקלט, תוך פירוט מלא של הזיון בכל אחד מהאלמנטים;</w:t>
      </w:r>
    </w:p>
    <w:p w14:paraId="69BE014E"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הוראות מיוחדות לגבי איטום המקלט, הפסקות יציקה וחיבור אלמנטים כגון: דלתות הדף, סולמות, צינורות אוורור ותאי סינון הקשורים במקלט.</w:t>
      </w:r>
    </w:p>
    <w:p w14:paraId="39450599" w14:textId="77777777" w:rsidR="00590FDD" w:rsidRPr="00590FDD" w:rsidRDefault="00590FDD" w:rsidP="00590FDD">
      <w:pPr>
        <w:widowControl w:val="0"/>
        <w:spacing w:before="0" w:beforeAutospacing="0" w:after="0" w:afterAutospacing="0" w:line="240" w:lineRule="auto"/>
        <w:ind w:left="2522"/>
        <w:jc w:val="both"/>
        <w:rPr>
          <w:rFonts w:ascii="Times New Roman" w:eastAsia="Times New Roman" w:hAnsi="Times New Roman"/>
          <w:sz w:val="24"/>
          <w:rtl/>
          <w:lang w:eastAsia="he-IL"/>
        </w:rPr>
      </w:pPr>
    </w:p>
    <w:p w14:paraId="27F48684" w14:textId="77777777" w:rsidR="00590FDD" w:rsidRPr="00590FDD" w:rsidRDefault="00590FDD" w:rsidP="00590FDD">
      <w:pPr>
        <w:widowControl w:val="0"/>
        <w:numPr>
          <w:ilvl w:val="0"/>
          <w:numId w:val="43"/>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sz w:val="24"/>
          <w:u w:val="single"/>
          <w:rtl/>
          <w:lang w:eastAsia="he-IL"/>
        </w:rPr>
        <w:t>תכנית קורות קשר</w:t>
      </w:r>
      <w:r w:rsidRPr="00590FDD">
        <w:rPr>
          <w:rFonts w:ascii="Times New Roman" w:eastAsia="Times New Roman" w:hAnsi="Times New Roman"/>
          <w:sz w:val="24"/>
          <w:rtl/>
          <w:lang w:eastAsia="he-IL"/>
        </w:rPr>
        <w:t>:</w:t>
      </w:r>
    </w:p>
    <w:p w14:paraId="6AD937D0" w14:textId="77777777" w:rsidR="00590FDD" w:rsidRPr="00590FDD" w:rsidRDefault="00590FDD" w:rsidP="00590FDD">
      <w:pPr>
        <w:widowControl w:val="0"/>
        <w:spacing w:before="0" w:beforeAutospacing="0" w:after="0" w:afterAutospacing="0" w:line="240" w:lineRule="auto"/>
        <w:ind w:left="1440"/>
        <w:rPr>
          <w:rFonts w:ascii="Times New Roman" w:eastAsia="Times New Roman" w:hAnsi="Times New Roman"/>
          <w:sz w:val="24"/>
          <w:rtl/>
          <w:lang w:eastAsia="he-IL"/>
        </w:rPr>
      </w:pPr>
    </w:p>
    <w:p w14:paraId="2A3F19CE"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תרשים קורות קשר, עמודי יסוד ומרזבים, כולל: מידות עמודי היסוד, אורך קורות הקשר, חתכי קורות הקשר ומפלסים של כל הקורות וחלקי הקורות;</w:t>
      </w:r>
    </w:p>
    <w:p w14:paraId="51CDB566"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מבט על כל קורה בנפרד עם פירוט הזיון וחתכים לכל קורה בנפרד.</w:t>
      </w:r>
    </w:p>
    <w:p w14:paraId="5BB4E16B" w14:textId="77777777" w:rsidR="00590FDD" w:rsidRPr="00590FDD" w:rsidRDefault="00590FDD" w:rsidP="00590FDD">
      <w:pPr>
        <w:widowControl w:val="0"/>
        <w:spacing w:before="0" w:beforeAutospacing="0" w:after="0" w:afterAutospacing="0" w:line="240" w:lineRule="auto"/>
        <w:ind w:left="2160"/>
        <w:jc w:val="both"/>
        <w:rPr>
          <w:rFonts w:ascii="Times New Roman" w:eastAsia="Times New Roman" w:hAnsi="Times New Roman"/>
          <w:sz w:val="24"/>
          <w:lang w:eastAsia="he-IL"/>
        </w:rPr>
      </w:pPr>
    </w:p>
    <w:p w14:paraId="4538BE22" w14:textId="77777777" w:rsidR="00590FDD" w:rsidRPr="00590FDD" w:rsidRDefault="00590FDD" w:rsidP="00590FDD">
      <w:pPr>
        <w:widowControl w:val="0"/>
        <w:numPr>
          <w:ilvl w:val="0"/>
          <w:numId w:val="43"/>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sz w:val="24"/>
          <w:u w:val="single"/>
          <w:rtl/>
          <w:lang w:eastAsia="he-IL"/>
        </w:rPr>
        <w:t>תכניות תקרות</w:t>
      </w:r>
      <w:r w:rsidRPr="00590FDD">
        <w:rPr>
          <w:rFonts w:ascii="Times New Roman" w:eastAsia="Times New Roman" w:hAnsi="Times New Roman"/>
          <w:sz w:val="24"/>
          <w:rtl/>
          <w:lang w:eastAsia="he-IL"/>
        </w:rPr>
        <w:t>:</w:t>
      </w:r>
    </w:p>
    <w:p w14:paraId="2CE2E649" w14:textId="77777777" w:rsidR="00590FDD" w:rsidRPr="00590FDD" w:rsidRDefault="00590FDD" w:rsidP="00590FDD">
      <w:pPr>
        <w:widowControl w:val="0"/>
        <w:spacing w:before="0" w:beforeAutospacing="0" w:after="0" w:afterAutospacing="0" w:line="240" w:lineRule="auto"/>
        <w:ind w:left="1440"/>
        <w:jc w:val="both"/>
        <w:rPr>
          <w:rFonts w:ascii="Times New Roman" w:eastAsia="Times New Roman" w:hAnsi="Times New Roman"/>
          <w:sz w:val="24"/>
          <w:rtl/>
          <w:lang w:eastAsia="he-IL"/>
        </w:rPr>
      </w:pPr>
    </w:p>
    <w:p w14:paraId="17A94062"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lastRenderedPageBreak/>
        <w:t>תרשים התקרה, קורות התקרה, בולטות ו/או סמויות, עמודים בקומה התחתונה ומרזבים, כולל: מידות עמודי הקומה התחתונה, אורך קורות התקרה וחתוך קורות התקרה, עובי התקרה וחלוקה לצלעות במקרה של תקרת צלעות; הנמכות לאינסטלציה במידת הצורך, פירוט משטחים משופעים ואופקיים למדרגות.</w:t>
      </w:r>
    </w:p>
    <w:p w14:paraId="5317BC7A"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 xml:space="preserve">מבט על כל קורה בנפרד, על כל צלע השונה מחברתה כולל: צלע מחלקת, עם פירוט הזיון וחתכים לכל אלמנט בנפרד; במקרה של תקרה ללא קורות, תשורטט התקרה פעמיים כאשר כל כיוון של זיון ישורטט בתכנית נפרדת. </w:t>
      </w:r>
    </w:p>
    <w:p w14:paraId="50A67C18"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התכנית תכיל במקרה זה חלוקת הרצועות ופירוט הזיון בכל רצועה; פירוט אלמנטים טרומיים, במקרה של תקרה טרומית ופרטי התחברותם.</w:t>
      </w:r>
    </w:p>
    <w:p w14:paraId="1DF39484" w14:textId="77777777" w:rsidR="00590FDD" w:rsidRDefault="00590FDD" w:rsidP="00590FDD">
      <w:pPr>
        <w:widowControl w:val="0"/>
        <w:spacing w:before="0" w:beforeAutospacing="0" w:after="0" w:afterAutospacing="0" w:line="240" w:lineRule="auto"/>
        <w:ind w:left="2522"/>
        <w:jc w:val="both"/>
        <w:rPr>
          <w:rFonts w:ascii="Times New Roman" w:eastAsia="Times New Roman" w:hAnsi="Times New Roman"/>
          <w:sz w:val="24"/>
          <w:rtl/>
          <w:lang w:eastAsia="he-IL"/>
        </w:rPr>
      </w:pPr>
    </w:p>
    <w:p w14:paraId="24953FBB" w14:textId="77777777" w:rsidR="000555DD" w:rsidRPr="00590FDD" w:rsidRDefault="000555DD" w:rsidP="00590FDD">
      <w:pPr>
        <w:widowControl w:val="0"/>
        <w:spacing w:before="0" w:beforeAutospacing="0" w:after="0" w:afterAutospacing="0" w:line="240" w:lineRule="auto"/>
        <w:ind w:left="2522"/>
        <w:jc w:val="both"/>
        <w:rPr>
          <w:rFonts w:ascii="Times New Roman" w:eastAsia="Times New Roman" w:hAnsi="Times New Roman"/>
          <w:sz w:val="24"/>
          <w:rtl/>
          <w:lang w:eastAsia="he-IL"/>
        </w:rPr>
      </w:pPr>
    </w:p>
    <w:p w14:paraId="0CBAB01E" w14:textId="77777777" w:rsidR="00590FDD" w:rsidRPr="00590FDD" w:rsidRDefault="00590FDD" w:rsidP="00590FDD">
      <w:pPr>
        <w:widowControl w:val="0"/>
        <w:numPr>
          <w:ilvl w:val="0"/>
          <w:numId w:val="43"/>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sz w:val="24"/>
          <w:u w:val="single"/>
          <w:rtl/>
          <w:lang w:eastAsia="he-IL"/>
        </w:rPr>
        <w:t>תכנית הגגות</w:t>
      </w:r>
      <w:r w:rsidRPr="00590FDD">
        <w:rPr>
          <w:rFonts w:ascii="Times New Roman" w:eastAsia="Times New Roman" w:hAnsi="Times New Roman"/>
          <w:sz w:val="24"/>
          <w:rtl/>
          <w:lang w:eastAsia="he-IL"/>
        </w:rPr>
        <w:t>:</w:t>
      </w:r>
    </w:p>
    <w:p w14:paraId="710337CD" w14:textId="77777777" w:rsidR="00590FDD" w:rsidRPr="00590FDD" w:rsidRDefault="00590FDD" w:rsidP="00590FDD">
      <w:pPr>
        <w:widowControl w:val="0"/>
        <w:spacing w:before="0" w:beforeAutospacing="0" w:after="0" w:afterAutospacing="0" w:line="240" w:lineRule="auto"/>
        <w:ind w:left="1440"/>
        <w:jc w:val="both"/>
        <w:rPr>
          <w:rFonts w:ascii="Times New Roman" w:eastAsia="Times New Roman" w:hAnsi="Times New Roman"/>
          <w:sz w:val="24"/>
          <w:rtl/>
          <w:lang w:eastAsia="he-IL"/>
        </w:rPr>
      </w:pPr>
    </w:p>
    <w:p w14:paraId="2380A990"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תרשים הגג, קורות הגג ועמודים בקומת הגג, וכן עמודי חיזוק בקומת הגג במידת הצורך, כולל: מידות העמודים בקומת הגג, אורך קורות הגג וחתך קורות הגג והמעקות.</w:t>
      </w:r>
    </w:p>
    <w:p w14:paraId="19F5B6FB"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 xml:space="preserve">פתחים ליציאה לגג, לצנרת, לארובות </w:t>
      </w:r>
      <w:r w:rsidRPr="00590FDD">
        <w:rPr>
          <w:rFonts w:ascii="Times New Roman" w:eastAsia="Times New Roman" w:hAnsi="Times New Roman" w:hint="cs"/>
          <w:sz w:val="24"/>
          <w:rtl/>
          <w:lang w:eastAsia="he-IL"/>
        </w:rPr>
        <w:t>אוורור</w:t>
      </w:r>
      <w:r w:rsidRPr="00590FDD">
        <w:rPr>
          <w:rFonts w:ascii="Times New Roman" w:eastAsia="Times New Roman" w:hAnsi="Times New Roman"/>
          <w:sz w:val="24"/>
          <w:rtl/>
          <w:lang w:eastAsia="he-IL"/>
        </w:rPr>
        <w:t xml:space="preserve"> וכו'. עובי הגג עם סימון הגבהות בגג ליצירת שיפועים לניקוז ו/או ליציקת בטון שיפועים בנפרד. במקרה של גג צלעות </w:t>
      </w:r>
      <w:r w:rsidRPr="00590FDD">
        <w:rPr>
          <w:rFonts w:ascii="Times New Roman" w:eastAsia="Times New Roman" w:hAnsi="Times New Roman"/>
          <w:sz w:val="24"/>
          <w:lang w:eastAsia="he-IL"/>
        </w:rPr>
        <w:t>–</w:t>
      </w:r>
      <w:r w:rsidRPr="00590FDD">
        <w:rPr>
          <w:rFonts w:ascii="Times New Roman" w:eastAsia="Times New Roman" w:hAnsi="Times New Roman"/>
          <w:sz w:val="24"/>
          <w:rtl/>
          <w:lang w:eastAsia="he-IL"/>
        </w:rPr>
        <w:t xml:space="preserve"> עובי הגג וחלוקה לצלעות. במקרה של תקרה טרומית פירוט אלמנטים טרומיים עם פרטי התחברותם.</w:t>
      </w:r>
    </w:p>
    <w:p w14:paraId="02798178"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מבט על כל קורה ומעקה בנפרד, על כל צלע השונה מחברתה, כולל: צלע מחלקת, עם פירוט הזיון וחתכים לכל אלמנט בנפרד. במקרה של גג ללא קורות ישורטט הגג פעמיים, כאשר כל כיוון של זיון ישורטט על תכנית נפרדת, התכנית תכיל במקרה זה חלוקת הרצועות ופירוט הזיון בכל רצועה.</w:t>
      </w:r>
    </w:p>
    <w:p w14:paraId="0A689A9C" w14:textId="77777777" w:rsidR="00590FDD" w:rsidRPr="00590FDD" w:rsidRDefault="00590FDD" w:rsidP="00590FDD">
      <w:pPr>
        <w:widowControl w:val="0"/>
        <w:spacing w:before="0" w:beforeAutospacing="0" w:after="0" w:afterAutospacing="0" w:line="240" w:lineRule="auto"/>
        <w:ind w:left="1440"/>
        <w:rPr>
          <w:rFonts w:ascii="Times New Roman" w:eastAsia="Times New Roman" w:hAnsi="Times New Roman"/>
          <w:sz w:val="24"/>
          <w:rtl/>
          <w:lang w:eastAsia="he-IL"/>
        </w:rPr>
      </w:pPr>
    </w:p>
    <w:p w14:paraId="6A00071F" w14:textId="77777777" w:rsidR="00590FDD" w:rsidRPr="00590FDD" w:rsidRDefault="00590FDD" w:rsidP="00590FDD">
      <w:pPr>
        <w:widowControl w:val="0"/>
        <w:numPr>
          <w:ilvl w:val="0"/>
          <w:numId w:val="43"/>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sz w:val="24"/>
          <w:u w:val="single"/>
          <w:rtl/>
          <w:lang w:eastAsia="he-IL"/>
        </w:rPr>
        <w:t>תכנית מהלך השתנות העמודים</w:t>
      </w:r>
      <w:r w:rsidRPr="00590FDD">
        <w:rPr>
          <w:rFonts w:ascii="Times New Roman" w:eastAsia="Times New Roman" w:hAnsi="Times New Roman"/>
          <w:sz w:val="24"/>
          <w:rtl/>
          <w:lang w:eastAsia="he-IL"/>
        </w:rPr>
        <w:t>:</w:t>
      </w:r>
    </w:p>
    <w:p w14:paraId="1E1E26CB" w14:textId="77777777" w:rsidR="00590FDD" w:rsidRPr="00590FDD" w:rsidRDefault="00590FDD" w:rsidP="00590FDD">
      <w:pPr>
        <w:widowControl w:val="0"/>
        <w:spacing w:before="0" w:beforeAutospacing="0" w:after="0" w:afterAutospacing="0" w:line="240" w:lineRule="auto"/>
        <w:ind w:left="1440"/>
        <w:rPr>
          <w:rFonts w:ascii="Times New Roman" w:eastAsia="Times New Roman" w:hAnsi="Times New Roman"/>
          <w:sz w:val="24"/>
          <w:rtl/>
          <w:lang w:eastAsia="he-IL"/>
        </w:rPr>
      </w:pPr>
    </w:p>
    <w:p w14:paraId="05C2EB94"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תרשים העמודים בכל קומה וקומה, כולל: מידות, חתכי העמודים והמרחקים ביניהם;</w:t>
      </w:r>
    </w:p>
    <w:p w14:paraId="21D4383A"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מבט על כל עמוד ועמוד בנפרד, עם ציון צורת השתנות העמוד, צורת שינוי הזיון וסידור הזיון במעבר בין קומה לקומה. סידור המרזבים ומיקומם.</w:t>
      </w:r>
    </w:p>
    <w:p w14:paraId="657DCA08"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חתכים טיפוסיים לעמודים, עם סימון צורת החישוקים ומספרם;</w:t>
      </w:r>
    </w:p>
    <w:p w14:paraId="25BC8141"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ציון העומסים המועברים על ידי העמודים בכל קומה וקומה.</w:t>
      </w:r>
    </w:p>
    <w:p w14:paraId="4BB7671D"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רשימה כללית של כל העמודים במבנה לפי קומות כולל: חתכים, זיון ומפלס שינויים.</w:t>
      </w:r>
    </w:p>
    <w:p w14:paraId="55FBAED5"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336EFF6A" w14:textId="77777777" w:rsidR="00590FDD" w:rsidRPr="00590FDD" w:rsidRDefault="00590FDD" w:rsidP="00590FDD">
      <w:pPr>
        <w:widowControl w:val="0"/>
        <w:numPr>
          <w:ilvl w:val="0"/>
          <w:numId w:val="43"/>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sz w:val="24"/>
          <w:u w:val="single"/>
          <w:rtl/>
          <w:lang w:eastAsia="he-IL"/>
        </w:rPr>
        <w:t>תכנית קירות חוץ</w:t>
      </w:r>
      <w:r w:rsidRPr="00590FDD">
        <w:rPr>
          <w:rFonts w:ascii="Times New Roman" w:eastAsia="Times New Roman" w:hAnsi="Times New Roman"/>
          <w:sz w:val="24"/>
          <w:rtl/>
          <w:lang w:eastAsia="he-IL"/>
        </w:rPr>
        <w:t>:</w:t>
      </w:r>
    </w:p>
    <w:p w14:paraId="44495DC6" w14:textId="77777777" w:rsidR="00590FDD" w:rsidRPr="00590FDD" w:rsidRDefault="00590FDD" w:rsidP="00590FDD">
      <w:pPr>
        <w:widowControl w:val="0"/>
        <w:spacing w:before="0" w:beforeAutospacing="0" w:after="0" w:afterAutospacing="0" w:line="240" w:lineRule="auto"/>
        <w:ind w:left="1440"/>
        <w:jc w:val="both"/>
        <w:rPr>
          <w:rFonts w:ascii="Times New Roman" w:eastAsia="Times New Roman" w:hAnsi="Times New Roman"/>
          <w:sz w:val="24"/>
          <w:rtl/>
          <w:lang w:eastAsia="he-IL"/>
        </w:rPr>
      </w:pPr>
    </w:p>
    <w:p w14:paraId="4D9F4DB8"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 xml:space="preserve">מבט על כל אחד מקירות החוץ של הבניין לפני הטיח, כולל: סימון עמודים, קורות, תקרות, פתחים, חגורות, בניה עם סימון חלוקה לנדבכים, קירות כפולים עם סימון חלוקה לנדבכים ועוביים של הקיר החיצוני והקיר הפנימי. פירוט הזיון של חגורות, הגבהות ועמודי חיזוק שאינם מופיעים בתכניות אחרות; </w:t>
      </w:r>
    </w:p>
    <w:p w14:paraId="73756F0C"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 xml:space="preserve">במקרה של קירות טרומיים </w:t>
      </w:r>
      <w:r w:rsidRPr="00590FDD">
        <w:rPr>
          <w:rFonts w:ascii="Times New Roman" w:eastAsia="Times New Roman" w:hAnsi="Times New Roman"/>
          <w:sz w:val="24"/>
          <w:lang w:eastAsia="he-IL"/>
        </w:rPr>
        <w:t>–</w:t>
      </w:r>
      <w:r w:rsidRPr="00590FDD">
        <w:rPr>
          <w:rFonts w:ascii="Times New Roman" w:eastAsia="Times New Roman" w:hAnsi="Times New Roman"/>
          <w:sz w:val="24"/>
          <w:rtl/>
          <w:lang w:eastAsia="he-IL"/>
        </w:rPr>
        <w:t xml:space="preserve"> סימון חלוקת האלמנטים, תפרים, פרט הח</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 xml:space="preserve">בור </w:t>
      </w:r>
      <w:r w:rsidRPr="00590FDD">
        <w:rPr>
          <w:rFonts w:ascii="Times New Roman" w:eastAsia="Times New Roman" w:hAnsi="Times New Roman" w:hint="cs"/>
          <w:sz w:val="24"/>
          <w:rtl/>
          <w:lang w:eastAsia="he-IL"/>
        </w:rPr>
        <w:t>והעיגו</w:t>
      </w:r>
      <w:r w:rsidRPr="00590FDD">
        <w:rPr>
          <w:rFonts w:ascii="Times New Roman" w:eastAsia="Times New Roman" w:hAnsi="Times New Roman" w:hint="eastAsia"/>
          <w:sz w:val="24"/>
          <w:rtl/>
          <w:lang w:eastAsia="he-IL"/>
        </w:rPr>
        <w:t>ן</w:t>
      </w:r>
      <w:r w:rsidRPr="00590FDD">
        <w:rPr>
          <w:rFonts w:ascii="Times New Roman" w:eastAsia="Times New Roman" w:hAnsi="Times New Roman"/>
          <w:sz w:val="24"/>
          <w:rtl/>
          <w:lang w:eastAsia="he-IL"/>
        </w:rPr>
        <w:t>, פרטי קצה ותכנית תבניות</w:t>
      </w:r>
      <w:r w:rsidRPr="00590FDD">
        <w:rPr>
          <w:rFonts w:ascii="Times New Roman" w:eastAsia="Times New Roman" w:hAnsi="Times New Roman" w:hint="cs"/>
          <w:sz w:val="24"/>
          <w:rtl/>
          <w:lang w:eastAsia="he-IL"/>
        </w:rPr>
        <w:t>, פרטי ניקוז</w:t>
      </w:r>
      <w:r w:rsidRPr="00590FDD">
        <w:rPr>
          <w:rFonts w:ascii="Times New Roman" w:eastAsia="Times New Roman" w:hAnsi="Times New Roman"/>
          <w:sz w:val="24"/>
          <w:rtl/>
          <w:lang w:eastAsia="he-IL"/>
        </w:rPr>
        <w:t>.</w:t>
      </w:r>
    </w:p>
    <w:p w14:paraId="7B320C14"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חתכים בחגורות ובעמודי חיזוק, סידור החישוקים וציון מספרם.</w:t>
      </w:r>
    </w:p>
    <w:p w14:paraId="4A064AAF"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פרטי חיפוי האבן והחלוקה על בסיס תכניות האדריכל ופרטי החיזוק לשלד הבניין.</w:t>
      </w:r>
    </w:p>
    <w:p w14:paraId="6E6BF94F" w14:textId="77777777" w:rsidR="00590FDD" w:rsidRPr="00590FDD" w:rsidRDefault="00590FDD" w:rsidP="00590FDD">
      <w:pPr>
        <w:widowControl w:val="0"/>
        <w:spacing w:before="0" w:beforeAutospacing="0" w:after="0" w:afterAutospacing="0" w:line="240" w:lineRule="auto"/>
        <w:ind w:left="2160"/>
        <w:rPr>
          <w:rFonts w:ascii="Times New Roman" w:eastAsia="Times New Roman" w:hAnsi="Times New Roman"/>
          <w:sz w:val="24"/>
          <w:rtl/>
          <w:lang w:eastAsia="he-IL"/>
        </w:rPr>
      </w:pPr>
    </w:p>
    <w:p w14:paraId="3F482E75" w14:textId="77777777" w:rsidR="00590FDD" w:rsidRPr="00590FDD" w:rsidRDefault="00590FDD" w:rsidP="00590FDD">
      <w:pPr>
        <w:widowControl w:val="0"/>
        <w:numPr>
          <w:ilvl w:val="0"/>
          <w:numId w:val="43"/>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sz w:val="24"/>
          <w:u w:val="single"/>
          <w:rtl/>
          <w:lang w:eastAsia="he-IL"/>
        </w:rPr>
        <w:t>תכנית מחיצות בנויות</w:t>
      </w:r>
      <w:r w:rsidRPr="00590FDD">
        <w:rPr>
          <w:rFonts w:ascii="Times New Roman" w:eastAsia="Times New Roman" w:hAnsi="Times New Roman" w:hint="cs"/>
          <w:sz w:val="24"/>
          <w:u w:val="single"/>
          <w:rtl/>
          <w:lang w:eastAsia="he-IL"/>
        </w:rPr>
        <w:t xml:space="preserve"> ותקרות תותבות</w:t>
      </w:r>
      <w:r w:rsidRPr="00590FDD">
        <w:rPr>
          <w:rFonts w:ascii="Times New Roman" w:eastAsia="Times New Roman" w:hAnsi="Times New Roman"/>
          <w:sz w:val="24"/>
          <w:rtl/>
          <w:lang w:eastAsia="he-IL"/>
        </w:rPr>
        <w:t>:</w:t>
      </w:r>
    </w:p>
    <w:p w14:paraId="4F2B0190" w14:textId="77777777" w:rsidR="00590FDD" w:rsidRPr="00590FDD" w:rsidRDefault="00590FDD" w:rsidP="00590FDD">
      <w:pPr>
        <w:widowControl w:val="0"/>
        <w:spacing w:before="0" w:beforeAutospacing="0" w:after="0" w:afterAutospacing="0" w:line="240" w:lineRule="auto"/>
        <w:ind w:left="1440"/>
        <w:rPr>
          <w:rFonts w:ascii="Times New Roman" w:eastAsia="Times New Roman" w:hAnsi="Times New Roman"/>
          <w:sz w:val="24"/>
          <w:rtl/>
          <w:lang w:eastAsia="he-IL"/>
        </w:rPr>
      </w:pPr>
    </w:p>
    <w:p w14:paraId="3FE7E0F5"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 xml:space="preserve">תרשים בק.מ. 1:100 לפחות; </w:t>
      </w:r>
      <w:r w:rsidRPr="00590FDD">
        <w:rPr>
          <w:rFonts w:ascii="Times New Roman" w:eastAsia="Times New Roman" w:hAnsi="Times New Roman" w:hint="cs"/>
          <w:sz w:val="24"/>
          <w:rtl/>
          <w:lang w:eastAsia="he-IL"/>
        </w:rPr>
        <w:t>או בק.מ. אחר לפי הצורך ובהתאם לדרישות המפקח</w:t>
      </w:r>
      <w:r w:rsidRPr="00590FDD">
        <w:rPr>
          <w:rFonts w:ascii="Times New Roman" w:eastAsia="Times New Roman" w:hAnsi="Times New Roman"/>
          <w:sz w:val="24"/>
          <w:rtl/>
          <w:lang w:eastAsia="he-IL"/>
        </w:rPr>
        <w:t>;</w:t>
      </w:r>
      <w:r w:rsidRPr="00590FDD">
        <w:rPr>
          <w:rFonts w:ascii="Times New Roman" w:eastAsia="Times New Roman" w:hAnsi="Times New Roman" w:hint="cs"/>
          <w:sz w:val="24"/>
          <w:rtl/>
          <w:lang w:eastAsia="he-IL"/>
        </w:rPr>
        <w:t xml:space="preserve"> </w:t>
      </w:r>
      <w:r w:rsidRPr="00590FDD">
        <w:rPr>
          <w:rFonts w:ascii="Times New Roman" w:eastAsia="Times New Roman" w:hAnsi="Times New Roman"/>
          <w:sz w:val="24"/>
          <w:rtl/>
          <w:lang w:eastAsia="he-IL"/>
        </w:rPr>
        <w:t xml:space="preserve">של המחיצות במרתף, בקומת קרקע וביתר הקומות. </w:t>
      </w:r>
    </w:p>
    <w:p w14:paraId="3DADE335"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מבט על כל מחיצה לכל גובה הקומות, כולל: סימון עמודים, קורות, תקרות, פתחים, חגורות</w:t>
      </w:r>
      <w:r w:rsidRPr="00590FDD">
        <w:rPr>
          <w:rFonts w:ascii="Times New Roman" w:eastAsia="Times New Roman" w:hAnsi="Times New Roman" w:hint="cs"/>
          <w:sz w:val="24"/>
          <w:rtl/>
          <w:lang w:eastAsia="he-IL"/>
        </w:rPr>
        <w:t>, פרטי חיבור</w:t>
      </w:r>
      <w:r w:rsidRPr="00590FDD">
        <w:rPr>
          <w:rFonts w:ascii="Times New Roman" w:eastAsia="Times New Roman" w:hAnsi="Times New Roman"/>
          <w:sz w:val="24"/>
          <w:rtl/>
          <w:lang w:eastAsia="he-IL"/>
        </w:rPr>
        <w:t xml:space="preserve"> בניה עם סימון חלוקה לנדבכים. קירות כפולים עם סימון חלוקה לנדבכים ועוביים של הקיר החיצוני והקיר הפנימי, פירוט הזיון של החגורות, הגבהות ועמודי חיזוק שאינם מופיעים בתכניות אחרות;</w:t>
      </w:r>
    </w:p>
    <w:p w14:paraId="52F237AD"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פרטים טיפוסיים לחיבור מחיצה לעמוד ולתקרה בקומת ביניים  וחיבור מחיצה לעמוד ותקרה בקומת הגג.</w:t>
      </w:r>
    </w:p>
    <w:p w14:paraId="314ED65E"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lastRenderedPageBreak/>
        <w:t>פרטים של תקרות תותבות ופרטי חיבור לשלד הבניין.</w:t>
      </w:r>
    </w:p>
    <w:p w14:paraId="3882AAEB" w14:textId="77777777" w:rsid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07E3B9E3" w14:textId="77777777" w:rsidR="000555DD" w:rsidRPr="00590FDD" w:rsidRDefault="000555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465EFC00" w14:textId="77777777" w:rsidR="00590FDD" w:rsidRPr="00590FDD" w:rsidRDefault="00590FDD" w:rsidP="00590FDD">
      <w:pPr>
        <w:widowControl w:val="0"/>
        <w:numPr>
          <w:ilvl w:val="0"/>
          <w:numId w:val="43"/>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sz w:val="24"/>
          <w:u w:val="single"/>
          <w:rtl/>
          <w:lang w:eastAsia="he-IL"/>
        </w:rPr>
        <w:t>מהלכי מדרגות</w:t>
      </w:r>
      <w:r w:rsidRPr="00590FDD">
        <w:rPr>
          <w:rFonts w:ascii="Times New Roman" w:eastAsia="Times New Roman" w:hAnsi="Times New Roman"/>
          <w:sz w:val="24"/>
          <w:rtl/>
          <w:lang w:eastAsia="he-IL"/>
        </w:rPr>
        <w:t>:</w:t>
      </w:r>
    </w:p>
    <w:p w14:paraId="44F6713A" w14:textId="77777777" w:rsidR="00590FDD" w:rsidRPr="00590FDD" w:rsidRDefault="00590FDD" w:rsidP="00590FDD">
      <w:pPr>
        <w:widowControl w:val="0"/>
        <w:spacing w:before="0" w:beforeAutospacing="0" w:after="0" w:afterAutospacing="0" w:line="240" w:lineRule="auto"/>
        <w:ind w:left="1440"/>
        <w:rPr>
          <w:rFonts w:ascii="Times New Roman" w:eastAsia="Times New Roman" w:hAnsi="Times New Roman"/>
          <w:sz w:val="24"/>
          <w:rtl/>
          <w:lang w:eastAsia="he-IL"/>
        </w:rPr>
      </w:pPr>
    </w:p>
    <w:p w14:paraId="3D62A71F"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תרשים מהלכי המדרגות השונים כולל תנוחה וחתכים לרוחב ולגובה, כולל פירוט ברזלי הזיון, מידות, עובי משטחים משופעים ואופקיים, שיננים וכו'.</w:t>
      </w:r>
    </w:p>
    <w:p w14:paraId="0CB21D11" w14:textId="77777777" w:rsidR="00590FDD" w:rsidRPr="00590FDD" w:rsidRDefault="00590FDD" w:rsidP="00590FDD">
      <w:pPr>
        <w:widowControl w:val="0"/>
        <w:spacing w:before="0" w:beforeAutospacing="0" w:after="0" w:afterAutospacing="0" w:line="240" w:lineRule="auto"/>
        <w:ind w:left="2880" w:hanging="720"/>
        <w:rPr>
          <w:rFonts w:ascii="Times New Roman" w:eastAsia="Times New Roman" w:hAnsi="Times New Roman"/>
          <w:sz w:val="24"/>
          <w:rtl/>
          <w:lang w:eastAsia="he-IL"/>
        </w:rPr>
      </w:pPr>
    </w:p>
    <w:p w14:paraId="2811CF9F" w14:textId="77777777" w:rsidR="00590FDD" w:rsidRPr="00590FDD" w:rsidRDefault="00590FDD" w:rsidP="00590FDD">
      <w:pPr>
        <w:widowControl w:val="0"/>
        <w:numPr>
          <w:ilvl w:val="0"/>
          <w:numId w:val="43"/>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sz w:val="24"/>
          <w:u w:val="single"/>
          <w:rtl/>
          <w:lang w:eastAsia="he-IL"/>
        </w:rPr>
        <w:t>אלמנטים בפתוח ובמגרשי החניה</w:t>
      </w:r>
      <w:r w:rsidRPr="00590FDD">
        <w:rPr>
          <w:rFonts w:ascii="Times New Roman" w:eastAsia="Times New Roman" w:hAnsi="Times New Roman"/>
          <w:sz w:val="24"/>
          <w:rtl/>
          <w:lang w:eastAsia="he-IL"/>
        </w:rPr>
        <w:t>:</w:t>
      </w:r>
    </w:p>
    <w:p w14:paraId="4E56D450" w14:textId="77777777" w:rsidR="00590FDD" w:rsidRPr="00590FDD" w:rsidRDefault="00590FDD" w:rsidP="00590FDD">
      <w:pPr>
        <w:widowControl w:val="0"/>
        <w:spacing w:before="0" w:beforeAutospacing="0" w:after="0" w:afterAutospacing="0" w:line="240" w:lineRule="auto"/>
        <w:ind w:left="1440"/>
        <w:rPr>
          <w:rFonts w:ascii="Times New Roman" w:eastAsia="Times New Roman" w:hAnsi="Times New Roman"/>
          <w:sz w:val="24"/>
          <w:rtl/>
          <w:lang w:eastAsia="he-IL"/>
        </w:rPr>
      </w:pPr>
    </w:p>
    <w:p w14:paraId="741BDAD3"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 xml:space="preserve">תכנון קונסטרוקציה לכל האלמנטים שבמסגרת עב' הפיתוח כדוגמת </w:t>
      </w:r>
      <w:r w:rsidRPr="00590FDD">
        <w:rPr>
          <w:rFonts w:ascii="Times New Roman" w:eastAsia="Times New Roman" w:hAnsi="Times New Roman" w:hint="cs"/>
          <w:sz w:val="24"/>
          <w:rtl/>
          <w:lang w:eastAsia="he-IL"/>
        </w:rPr>
        <w:t xml:space="preserve">קירות, חיפויים, </w:t>
      </w:r>
      <w:r w:rsidRPr="00590FDD">
        <w:rPr>
          <w:rFonts w:ascii="Times New Roman" w:eastAsia="Times New Roman" w:hAnsi="Times New Roman"/>
          <w:sz w:val="24"/>
          <w:rtl/>
          <w:lang w:eastAsia="he-IL"/>
        </w:rPr>
        <w:t>גדרות, שערים, מבנה חניה, פילרים, ביתן אשפה, בסיסים לעמודי תאורה וכו', לרבות תכניות וחתכים.</w:t>
      </w:r>
    </w:p>
    <w:p w14:paraId="6BA6C1B8" w14:textId="77777777" w:rsidR="00590FDD" w:rsidRPr="00590FDD" w:rsidRDefault="00590FDD" w:rsidP="00590FDD">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p>
    <w:p w14:paraId="77628D6D" w14:textId="77777777" w:rsidR="00590FDD" w:rsidRPr="00590FDD" w:rsidRDefault="00590FDD" w:rsidP="00590FDD">
      <w:pPr>
        <w:widowControl w:val="0"/>
        <w:numPr>
          <w:ilvl w:val="0"/>
          <w:numId w:val="43"/>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בדיקת ההתאמה של תכניות הפרויקט המוגשות לכל הרשויות והגופים הרלבנטיים לצורך קבלת אישור סופי, לאישורים שניתנו על ידי כל הרשויות והגופים הרלבנטיים בנושאי עבודות הקונסטרוקציה.</w:t>
      </w:r>
    </w:p>
    <w:p w14:paraId="1AD889DB" w14:textId="77777777" w:rsidR="00590FDD" w:rsidRPr="00590FDD" w:rsidRDefault="00590FDD" w:rsidP="00590FDD">
      <w:pPr>
        <w:widowControl w:val="0"/>
        <w:spacing w:before="0" w:beforeAutospacing="0" w:after="0" w:afterAutospacing="0" w:line="240" w:lineRule="auto"/>
        <w:ind w:left="2160"/>
        <w:jc w:val="both"/>
        <w:rPr>
          <w:rFonts w:ascii="Times New Roman" w:eastAsia="Times New Roman" w:hAnsi="Times New Roman"/>
          <w:sz w:val="24"/>
          <w:lang w:eastAsia="he-IL"/>
        </w:rPr>
      </w:pPr>
    </w:p>
    <w:p w14:paraId="002D68C2" w14:textId="77777777" w:rsidR="00590FDD" w:rsidRPr="00590FDD" w:rsidRDefault="00590FDD" w:rsidP="00590FDD">
      <w:pPr>
        <w:widowControl w:val="0"/>
        <w:numPr>
          <w:ilvl w:val="0"/>
          <w:numId w:val="43"/>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עריכת החישובים המפורטים של יציבות המבנים לביצוע העבודות.</w:t>
      </w:r>
    </w:p>
    <w:p w14:paraId="691897EA" w14:textId="77777777" w:rsidR="00590FDD" w:rsidRPr="00590FDD" w:rsidRDefault="00590FDD" w:rsidP="00590FDD">
      <w:pPr>
        <w:widowControl w:val="0"/>
        <w:bidi w:val="0"/>
        <w:spacing w:before="0" w:beforeAutospacing="0" w:after="0" w:afterAutospacing="0" w:line="240" w:lineRule="auto"/>
        <w:ind w:left="720"/>
        <w:rPr>
          <w:rFonts w:ascii="Times New Roman" w:eastAsia="Times New Roman" w:hAnsi="Times New Roman"/>
          <w:sz w:val="24"/>
          <w:rtl/>
          <w:lang w:eastAsia="he-IL"/>
        </w:rPr>
      </w:pPr>
    </w:p>
    <w:p w14:paraId="6F88EA1C" w14:textId="77777777" w:rsidR="00590FDD" w:rsidRPr="00590FDD" w:rsidRDefault="00590FDD" w:rsidP="00590FDD">
      <w:pPr>
        <w:widowControl w:val="0"/>
        <w:numPr>
          <w:ilvl w:val="0"/>
          <w:numId w:val="43"/>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ביקורת כל התכניות והמפרטים של האדריכל והיועצים השונים כדי לוודא שהתכנון תואם את דרישות הקונסטרוקציה. בדיקת תכניות כל המתכננים והיועצים האחרים בפרויקט לבחינה ואישור בכל התחומים. באחריות היועץ לקיים ישיבות ייעודיות להסבר התכנון ומתן חוות דעתו בכל תחומי התכנון בפרויקט הנוגעים לקונסטרוקציה. באחריות היועץ להעביר התייחסות בכתב ו/או על גבי התכניות של כל אחד מן היועצים ו/או המתכננים.</w:t>
      </w:r>
    </w:p>
    <w:p w14:paraId="728A374B" w14:textId="77777777" w:rsidR="00590FDD" w:rsidRPr="00590FDD" w:rsidRDefault="00590FDD" w:rsidP="00590FDD">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p>
    <w:p w14:paraId="3B7833A7" w14:textId="77777777" w:rsidR="00590FDD" w:rsidRPr="00590FDD" w:rsidRDefault="00590FDD" w:rsidP="00590FDD">
      <w:pPr>
        <w:widowControl w:val="0"/>
        <w:numPr>
          <w:ilvl w:val="0"/>
          <w:numId w:val="43"/>
        </w:numPr>
        <w:spacing w:before="0" w:beforeAutospacing="0" w:after="0" w:afterAutospacing="0" w:line="240" w:lineRule="auto"/>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ביצוע תכנון מפורט לקבלת הצעות מקבלני ביצוע, לרבות תכנון פרטים בהתאם לתכניות האדריכלות וכפי ש</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ידרש בתכניות הקונסטרוקציה לצורך הכנת כמויות לביצוע</w:t>
      </w:r>
      <w:r w:rsidRPr="00590FDD">
        <w:rPr>
          <w:rFonts w:ascii="Times New Roman" w:eastAsia="Times New Roman" w:hAnsi="Times New Roman" w:hint="cs"/>
          <w:sz w:val="24"/>
          <w:rtl/>
          <w:lang w:eastAsia="he-IL"/>
        </w:rPr>
        <w:t>.</w:t>
      </w:r>
    </w:p>
    <w:p w14:paraId="0D626DCE" w14:textId="77777777" w:rsidR="00590FDD" w:rsidRPr="00590FDD" w:rsidRDefault="00590FDD" w:rsidP="00590FDD">
      <w:pPr>
        <w:widowControl w:val="0"/>
        <w:bidi w:val="0"/>
        <w:spacing w:before="0" w:beforeAutospacing="0" w:after="0" w:afterAutospacing="0" w:line="240" w:lineRule="auto"/>
        <w:ind w:left="720"/>
        <w:rPr>
          <w:rFonts w:ascii="Times New Roman" w:eastAsia="Times New Roman" w:hAnsi="Times New Roman"/>
          <w:sz w:val="24"/>
          <w:rtl/>
          <w:lang w:eastAsia="he-IL"/>
        </w:rPr>
      </w:pPr>
    </w:p>
    <w:p w14:paraId="141B2D0A" w14:textId="77777777" w:rsidR="00590FDD" w:rsidRPr="00590FDD" w:rsidRDefault="00590FDD" w:rsidP="00590FDD">
      <w:pPr>
        <w:widowControl w:val="0"/>
        <w:numPr>
          <w:ilvl w:val="0"/>
          <w:numId w:val="43"/>
        </w:numPr>
        <w:spacing w:before="0" w:beforeAutospacing="0" w:after="0" w:afterAutospacing="0" w:line="240" w:lineRule="auto"/>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עיבוד הפתרונות המפורטים באופן ובקנ"מ ברור וערוך לביצוע, עפ"י קביעת המזמין ונציגיו.</w:t>
      </w:r>
    </w:p>
    <w:p w14:paraId="719B8AC2"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7727222B" w14:textId="77777777" w:rsidR="00590FDD" w:rsidRPr="00590FDD" w:rsidRDefault="00590FDD" w:rsidP="00590FDD">
      <w:pPr>
        <w:widowControl w:val="0"/>
        <w:numPr>
          <w:ilvl w:val="0"/>
          <w:numId w:val="43"/>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הכנת מפרטים טכניים, כתבי כמויות ורשימות ברזל המתאימות למפרטים הכלליים ולכתבי הכמויות המקובלים על המזמין בצורה שיכללו את כל העבודות המתוכננות ע"י המתכנן והאדריכל תוך בדיקה של העדר כפילות עם מפרט מלאכה אחר בבניין או אי כיסוי מערכות הנופלות בין המתכננים השונים.</w:t>
      </w:r>
    </w:p>
    <w:p w14:paraId="3356C8D4" w14:textId="77777777" w:rsidR="00590FDD" w:rsidRPr="00590FDD" w:rsidRDefault="00590FDD" w:rsidP="00590FDD">
      <w:pPr>
        <w:widowControl w:val="0"/>
        <w:spacing w:before="0" w:beforeAutospacing="0" w:after="0" w:afterAutospacing="0" w:line="240" w:lineRule="auto"/>
        <w:ind w:left="1440"/>
        <w:jc w:val="both"/>
        <w:rPr>
          <w:rFonts w:ascii="Times New Roman" w:eastAsia="Times New Roman" w:hAnsi="Times New Roman"/>
          <w:sz w:val="24"/>
          <w:rtl/>
          <w:lang w:eastAsia="he-IL"/>
        </w:rPr>
      </w:pPr>
    </w:p>
    <w:p w14:paraId="23633493" w14:textId="77777777" w:rsidR="00590FDD" w:rsidRPr="00590FDD" w:rsidRDefault="00590FDD" w:rsidP="00590FDD">
      <w:pPr>
        <w:widowControl w:val="0"/>
        <w:numPr>
          <w:ilvl w:val="0"/>
          <w:numId w:val="43"/>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המפרטים וכתבי הכמויות יתבססו על תכניות עבודה מפורטות, חישובי הכמויות יהיו מדויקים והתיאורים ברורים ובק.מ. שייקבע ע"י נציג המזמין. כתבי הכמויות יוכנו לפי מתכונת הנהוגה אצל המזמין של מכללי עבודות ו/או כמויות מפורטות למדידה. לפי דרישת המנהל יוכנו כתבי כמויות בחלוקה לפי אזורים.</w:t>
      </w:r>
    </w:p>
    <w:p w14:paraId="2FE4B0CA" w14:textId="77777777" w:rsidR="00590FDD" w:rsidRPr="00590FDD" w:rsidRDefault="00590FDD" w:rsidP="00590FDD">
      <w:pPr>
        <w:widowControl w:val="0"/>
        <w:spacing w:before="0" w:beforeAutospacing="0" w:after="0" w:afterAutospacing="0" w:line="240" w:lineRule="auto"/>
        <w:ind w:left="2160"/>
        <w:jc w:val="both"/>
        <w:rPr>
          <w:rFonts w:ascii="Times New Roman" w:eastAsia="Times New Roman" w:hAnsi="Times New Roman"/>
          <w:sz w:val="24"/>
          <w:rtl/>
          <w:lang w:eastAsia="he-IL"/>
        </w:rPr>
      </w:pPr>
    </w:p>
    <w:p w14:paraId="735EF080" w14:textId="77777777" w:rsidR="00590FDD" w:rsidRPr="00590FDD" w:rsidRDefault="00590FDD" w:rsidP="00590FDD">
      <w:pPr>
        <w:widowControl w:val="0"/>
        <w:numPr>
          <w:ilvl w:val="0"/>
          <w:numId w:val="43"/>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 xml:space="preserve">המפרטים יודפסו באמצעות מעבד תמלילים והם יוצאו בקבצי "אסקי", כך שניתן יהיה להעתיקם לכל מעבד תמלילים אחר, ע"ג דיסקט ובתדפיס. </w:t>
      </w:r>
    </w:p>
    <w:p w14:paraId="1C3D4468" w14:textId="77777777" w:rsidR="00590FDD" w:rsidRPr="00590FDD" w:rsidRDefault="00590FDD" w:rsidP="00590FDD">
      <w:pPr>
        <w:widowControl w:val="0"/>
        <w:spacing w:before="0" w:beforeAutospacing="0" w:after="0" w:afterAutospacing="0" w:line="240" w:lineRule="auto"/>
        <w:ind w:left="1440"/>
        <w:jc w:val="both"/>
        <w:rPr>
          <w:rFonts w:ascii="Times New Roman" w:eastAsia="Times New Roman" w:hAnsi="Times New Roman"/>
          <w:sz w:val="24"/>
          <w:rtl/>
          <w:lang w:eastAsia="he-IL"/>
        </w:rPr>
      </w:pPr>
    </w:p>
    <w:p w14:paraId="7575FE74" w14:textId="77777777" w:rsidR="00590FDD" w:rsidRPr="00590FDD" w:rsidRDefault="00590FDD" w:rsidP="00590FDD">
      <w:pPr>
        <w:widowControl w:val="0"/>
        <w:numPr>
          <w:ilvl w:val="0"/>
          <w:numId w:val="43"/>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כתבי הכמויות יוכנו באמצעות תוכנה לכתבי כמויות "סופר מכרז" והניתנת להמרה גם לתוכנות אחרות לכתבי כמויות ע"ג דיסקט ובתדפיס.</w:t>
      </w:r>
    </w:p>
    <w:p w14:paraId="4AAF9C94"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4E16BE18" w14:textId="77777777" w:rsidR="00590FDD" w:rsidRPr="00590FDD" w:rsidRDefault="00590FDD" w:rsidP="00590FDD">
      <w:pPr>
        <w:widowControl w:val="0"/>
        <w:numPr>
          <w:ilvl w:val="0"/>
          <w:numId w:val="43"/>
        </w:numPr>
        <w:spacing w:before="0" w:beforeAutospacing="0" w:after="0" w:afterAutospacing="0" w:line="240" w:lineRule="auto"/>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עדכון האומדן לביצועו של המבנה, שיהיה מבוסס על המפרטים וכתבי הכמויות, תוך ציון המדד התקף במועד הכנת האומדן.</w:t>
      </w:r>
    </w:p>
    <w:p w14:paraId="598780E0"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3E67E944" w14:textId="77777777" w:rsidR="00590FDD" w:rsidRPr="00590FDD" w:rsidRDefault="00590FDD" w:rsidP="00590FDD">
      <w:pPr>
        <w:widowControl w:val="0"/>
        <w:numPr>
          <w:ilvl w:val="0"/>
          <w:numId w:val="43"/>
        </w:numPr>
        <w:spacing w:before="0" w:beforeAutospacing="0" w:after="0" w:afterAutospacing="0" w:line="240" w:lineRule="auto"/>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הכנסת שינויים בתוכניות ככל שיתחייב להתאמת הפרויקט למסגרת התקציבית כפי שיקבע ע"י המזמין.</w:t>
      </w:r>
    </w:p>
    <w:p w14:paraId="336CB204" w14:textId="77777777" w:rsidR="00590FDD" w:rsidRPr="00590FDD" w:rsidRDefault="00590FDD" w:rsidP="00590FDD">
      <w:pPr>
        <w:widowControl w:val="0"/>
        <w:spacing w:before="0" w:beforeAutospacing="0" w:after="0" w:afterAutospacing="0" w:line="240" w:lineRule="auto"/>
        <w:ind w:left="2160"/>
        <w:jc w:val="both"/>
        <w:rPr>
          <w:rFonts w:ascii="Times New Roman" w:eastAsia="Times New Roman" w:hAnsi="Times New Roman"/>
          <w:sz w:val="24"/>
          <w:rtl/>
          <w:lang w:eastAsia="he-IL"/>
        </w:rPr>
      </w:pPr>
    </w:p>
    <w:p w14:paraId="6BF614E6" w14:textId="77777777" w:rsidR="00590FDD" w:rsidRPr="00590FDD" w:rsidRDefault="00590FDD" w:rsidP="00590FDD">
      <w:pPr>
        <w:widowControl w:val="0"/>
        <w:numPr>
          <w:ilvl w:val="0"/>
          <w:numId w:val="43"/>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מתן חוות דעת טכנית וי</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עוץ בכל הקשור בהכנת המכרזים ופרסומם.</w:t>
      </w:r>
    </w:p>
    <w:p w14:paraId="5A8CA667"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60D89828" w14:textId="77777777" w:rsidR="00590FDD" w:rsidRPr="00590FDD" w:rsidRDefault="00590FDD" w:rsidP="00590FDD">
      <w:pPr>
        <w:widowControl w:val="0"/>
        <w:numPr>
          <w:ilvl w:val="0"/>
          <w:numId w:val="43"/>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השתתפות בסיורי קבלנים. הכנת תשובות לשאלות הקבלנים והגשתן למנהל.</w:t>
      </w:r>
    </w:p>
    <w:p w14:paraId="70520F18"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171A0063" w14:textId="77777777" w:rsidR="00590FDD" w:rsidRPr="00590FDD" w:rsidRDefault="00590FDD" w:rsidP="00590FDD">
      <w:pPr>
        <w:widowControl w:val="0"/>
        <w:numPr>
          <w:ilvl w:val="0"/>
          <w:numId w:val="43"/>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מתן חוות דעת טכנית, בכל הקשור להצעות הקבלנים.</w:t>
      </w:r>
    </w:p>
    <w:p w14:paraId="5B8D8265"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5ED051E1" w14:textId="77777777" w:rsidR="00590FDD" w:rsidRPr="00590FDD" w:rsidRDefault="00590FDD" w:rsidP="00590FDD">
      <w:pPr>
        <w:widowControl w:val="0"/>
        <w:numPr>
          <w:ilvl w:val="0"/>
          <w:numId w:val="43"/>
        </w:numPr>
        <w:spacing w:before="0" w:beforeAutospacing="0" w:after="0" w:afterAutospacing="0" w:line="240" w:lineRule="auto"/>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הכנת תכניות עבודה, פרטים ומפרטים משלימים ככל ש</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ידרש לבצוע העבודות.</w:t>
      </w:r>
    </w:p>
    <w:p w14:paraId="78E201DF" w14:textId="77777777" w:rsidR="00590FDD" w:rsidRPr="00590FDD" w:rsidRDefault="00590FDD" w:rsidP="00590FDD">
      <w:pPr>
        <w:widowControl w:val="0"/>
        <w:spacing w:before="0" w:beforeAutospacing="0" w:after="0" w:afterAutospacing="0" w:line="240" w:lineRule="auto"/>
        <w:ind w:left="1440"/>
        <w:jc w:val="both"/>
        <w:rPr>
          <w:rFonts w:ascii="Times New Roman" w:eastAsia="Times New Roman" w:hAnsi="Times New Roman"/>
          <w:sz w:val="24"/>
          <w:rtl/>
          <w:lang w:eastAsia="he-IL"/>
        </w:rPr>
      </w:pPr>
    </w:p>
    <w:p w14:paraId="116EBFC0" w14:textId="77777777" w:rsidR="00590FDD" w:rsidRPr="00590FDD" w:rsidRDefault="00590FDD" w:rsidP="00590FDD">
      <w:pPr>
        <w:widowControl w:val="0"/>
        <w:numPr>
          <w:ilvl w:val="0"/>
          <w:numId w:val="43"/>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הכנת רשימה מומלצת לבדיקות מעבדה או בדיקות שבכוונתו לערוך באתר הבניה או בבתי המלאכה, תוך ציון החלק שבבדיקות אלו שהם חובה עפ"י החוק, התקנות, התקנים או כל דין.</w:t>
      </w:r>
    </w:p>
    <w:p w14:paraId="60BEE66A" w14:textId="77777777" w:rsidR="00590FDD" w:rsidRPr="00590FDD" w:rsidRDefault="00590FDD" w:rsidP="00590FDD">
      <w:pPr>
        <w:widowControl w:val="0"/>
        <w:spacing w:before="0" w:beforeAutospacing="0" w:after="0" w:afterAutospacing="0" w:line="240" w:lineRule="auto"/>
        <w:ind w:firstLine="720"/>
        <w:jc w:val="both"/>
        <w:rPr>
          <w:rFonts w:ascii="Times New Roman" w:eastAsia="Times New Roman" w:hAnsi="Times New Roman"/>
          <w:sz w:val="24"/>
          <w:rtl/>
          <w:lang w:eastAsia="he-IL"/>
        </w:rPr>
      </w:pPr>
    </w:p>
    <w:p w14:paraId="169A5D28" w14:textId="77777777" w:rsidR="00590FDD" w:rsidRPr="00590FDD" w:rsidRDefault="00590FDD" w:rsidP="00590FDD">
      <w:pPr>
        <w:widowControl w:val="0"/>
        <w:spacing w:before="0" w:beforeAutospacing="0" w:after="120" w:afterAutospacing="0" w:line="240" w:lineRule="auto"/>
        <w:ind w:left="1440"/>
        <w:rPr>
          <w:rFonts w:ascii="Times New Roman" w:eastAsia="Times New Roman" w:hAnsi="Times New Roman"/>
          <w:sz w:val="24"/>
          <w:rtl/>
          <w:lang w:eastAsia="he-IL"/>
        </w:rPr>
      </w:pPr>
      <w:r w:rsidRPr="00590FDD">
        <w:rPr>
          <w:rFonts w:ascii="Times New Roman" w:eastAsia="Times New Roman" w:hAnsi="Times New Roman"/>
          <w:sz w:val="24"/>
          <w:rtl/>
          <w:lang w:eastAsia="he-IL"/>
        </w:rPr>
        <w:t>מובהר בזאת שהמתכנן יכין, באם י</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דרש מסמכים למכרזים, עוד לפני השלמת המסמכים המפורטים לב</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צוע.</w:t>
      </w:r>
    </w:p>
    <w:p w14:paraId="3AF4898B" w14:textId="77777777" w:rsidR="00590FDD" w:rsidRPr="00590FDD" w:rsidRDefault="00590FDD" w:rsidP="00590FDD">
      <w:pPr>
        <w:widowControl w:val="0"/>
        <w:spacing w:before="0" w:beforeAutospacing="0" w:after="0" w:afterAutospacing="0" w:line="240" w:lineRule="auto"/>
        <w:rPr>
          <w:rFonts w:ascii="Times New Roman" w:eastAsia="Times New Roman" w:hAnsi="Times New Roman"/>
          <w:sz w:val="24"/>
          <w:rtl/>
          <w:lang w:eastAsia="he-IL"/>
        </w:rPr>
      </w:pPr>
    </w:p>
    <w:p w14:paraId="524D744F" w14:textId="77777777" w:rsidR="00590FDD" w:rsidRPr="00590FDD" w:rsidRDefault="00590FDD" w:rsidP="00590FDD">
      <w:pPr>
        <w:widowControl w:val="0"/>
        <w:spacing w:before="0" w:beforeAutospacing="0" w:after="0" w:afterAutospacing="0" w:line="240" w:lineRule="auto"/>
        <w:ind w:left="1440" w:hanging="720"/>
        <w:jc w:val="both"/>
        <w:rPr>
          <w:rFonts w:ascii="Times New Roman" w:eastAsia="Times New Roman" w:hAnsi="Times New Roman"/>
          <w:b/>
          <w:bCs/>
          <w:sz w:val="24"/>
          <w:u w:val="single"/>
          <w:rtl/>
          <w:lang w:eastAsia="he-IL"/>
        </w:rPr>
      </w:pPr>
      <w:r w:rsidRPr="00590FDD">
        <w:rPr>
          <w:rFonts w:ascii="Times New Roman" w:eastAsia="Times New Roman" w:hAnsi="Times New Roman"/>
          <w:sz w:val="24"/>
          <w:rtl/>
          <w:lang w:eastAsia="he-IL"/>
        </w:rPr>
        <w:t>3.4</w:t>
      </w:r>
      <w:r w:rsidRPr="00590FDD">
        <w:rPr>
          <w:rFonts w:ascii="Times New Roman" w:eastAsia="Times New Roman" w:hAnsi="Times New Roman"/>
          <w:sz w:val="24"/>
          <w:rtl/>
          <w:lang w:eastAsia="he-IL"/>
        </w:rPr>
        <w:tab/>
      </w:r>
      <w:r w:rsidRPr="00590FDD">
        <w:rPr>
          <w:rFonts w:ascii="Times New Roman" w:eastAsia="Times New Roman" w:hAnsi="Times New Roman"/>
          <w:sz w:val="24"/>
          <w:u w:val="single"/>
          <w:rtl/>
          <w:lang w:eastAsia="he-IL"/>
        </w:rPr>
        <w:t>פיקוח עליון</w:t>
      </w:r>
      <w:r w:rsidRPr="00590FDD">
        <w:rPr>
          <w:rFonts w:ascii="Times New Roman" w:eastAsia="Times New Roman" w:hAnsi="Times New Roman"/>
          <w:sz w:val="24"/>
          <w:rtl/>
          <w:lang w:eastAsia="he-IL"/>
        </w:rPr>
        <w:t>:</w:t>
      </w:r>
    </w:p>
    <w:p w14:paraId="0073DA3D" w14:textId="77777777" w:rsidR="00590FDD" w:rsidRPr="00590FDD" w:rsidRDefault="00590FDD" w:rsidP="00590FDD">
      <w:pPr>
        <w:widowControl w:val="0"/>
        <w:spacing w:before="0" w:beforeAutospacing="0" w:after="0" w:afterAutospacing="0" w:line="240" w:lineRule="auto"/>
        <w:ind w:left="720" w:hanging="720"/>
        <w:jc w:val="both"/>
        <w:rPr>
          <w:rFonts w:ascii="Times New Roman" w:eastAsia="Times New Roman" w:hAnsi="Times New Roman"/>
          <w:b/>
          <w:bCs/>
          <w:sz w:val="24"/>
          <w:u w:val="single"/>
          <w:rtl/>
          <w:lang w:eastAsia="he-IL"/>
        </w:rPr>
      </w:pPr>
    </w:p>
    <w:p w14:paraId="7787F9F9" w14:textId="77777777" w:rsidR="00590FDD" w:rsidRPr="00590FDD" w:rsidRDefault="00590FDD" w:rsidP="00590FDD">
      <w:pPr>
        <w:widowControl w:val="0"/>
        <w:spacing w:before="0" w:beforeAutospacing="0" w:after="0" w:afterAutospacing="0" w:line="240" w:lineRule="auto"/>
        <w:ind w:left="2096" w:hanging="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א.</w:t>
      </w:r>
      <w:r w:rsidRPr="00590FDD">
        <w:rPr>
          <w:rFonts w:ascii="Times New Roman" w:eastAsia="Times New Roman" w:hAnsi="Times New Roman"/>
          <w:sz w:val="24"/>
          <w:rtl/>
          <w:lang w:eastAsia="he-IL"/>
        </w:rPr>
        <w:tab/>
        <w:t>הפ</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קוח העליון של המתכנן על בצוע העבודות יכלול:</w:t>
      </w:r>
    </w:p>
    <w:p w14:paraId="368DBEEB" w14:textId="77777777" w:rsidR="00590FDD" w:rsidRPr="00590FDD" w:rsidRDefault="00590FDD" w:rsidP="00590FDD">
      <w:pPr>
        <w:widowControl w:val="0"/>
        <w:spacing w:before="0" w:beforeAutospacing="0" w:after="0" w:afterAutospacing="0" w:line="240" w:lineRule="auto"/>
        <w:ind w:left="2880" w:hanging="720"/>
        <w:jc w:val="both"/>
        <w:rPr>
          <w:rFonts w:ascii="Times New Roman" w:eastAsia="Times New Roman" w:hAnsi="Times New Roman"/>
          <w:sz w:val="24"/>
          <w:rtl/>
          <w:lang w:eastAsia="he-IL"/>
        </w:rPr>
      </w:pPr>
    </w:p>
    <w:p w14:paraId="76E20D51"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פיקוח עליון על ביצוע העבודות בהתאם לתכניות ולמסמכים האחרים המאושרים ע"י המנהל, לרבות על ביצוע התיקונים שקבלני העבודות חייבים בהם, הן לפני מסירת העבודות והן בתקופת הבדק, כל אלה הן באתר והן בבתי מלאכה מחוץ לאתר.</w:t>
      </w:r>
    </w:p>
    <w:p w14:paraId="5925D55C" w14:textId="77777777" w:rsidR="00590FDD" w:rsidRPr="00590FDD" w:rsidRDefault="00590FDD" w:rsidP="00590FDD">
      <w:pPr>
        <w:widowControl w:val="0"/>
        <w:spacing w:before="0" w:beforeAutospacing="0" w:after="0" w:afterAutospacing="0" w:line="240" w:lineRule="auto"/>
        <w:ind w:left="2522"/>
        <w:jc w:val="both"/>
        <w:rPr>
          <w:rFonts w:ascii="Times New Roman" w:eastAsia="Times New Roman" w:hAnsi="Times New Roman"/>
          <w:sz w:val="24"/>
          <w:rtl/>
          <w:lang w:eastAsia="he-IL"/>
        </w:rPr>
      </w:pPr>
    </w:p>
    <w:p w14:paraId="1B770ADB"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 xml:space="preserve">פיקוח עליון על טיב ביצוע הפרויקט וביצוע </w:t>
      </w:r>
      <w:r w:rsidRPr="00590FDD">
        <w:rPr>
          <w:rFonts w:ascii="Times New Roman" w:eastAsia="Times New Roman" w:hAnsi="Times New Roman" w:hint="cs"/>
          <w:sz w:val="24"/>
          <w:rtl/>
          <w:lang w:eastAsia="he-IL"/>
        </w:rPr>
        <w:t>התחייבויו</w:t>
      </w:r>
      <w:r w:rsidRPr="00590FDD">
        <w:rPr>
          <w:rFonts w:ascii="Times New Roman" w:eastAsia="Times New Roman" w:hAnsi="Times New Roman" w:hint="eastAsia"/>
          <w:sz w:val="24"/>
          <w:rtl/>
          <w:lang w:eastAsia="he-IL"/>
        </w:rPr>
        <w:t>ת</w:t>
      </w:r>
      <w:r w:rsidRPr="00590FDD">
        <w:rPr>
          <w:rFonts w:ascii="Times New Roman" w:eastAsia="Times New Roman" w:hAnsi="Times New Roman"/>
          <w:sz w:val="24"/>
          <w:rtl/>
          <w:lang w:eastAsia="he-IL"/>
        </w:rPr>
        <w:t xml:space="preserve"> קבלני העבודות.</w:t>
      </w:r>
    </w:p>
    <w:p w14:paraId="40E844A2" w14:textId="77777777" w:rsidR="00590FDD" w:rsidRPr="00590FDD" w:rsidRDefault="00590FDD" w:rsidP="00590FDD">
      <w:pPr>
        <w:widowControl w:val="0"/>
        <w:spacing w:before="0" w:beforeAutospacing="0" w:after="0" w:afterAutospacing="0" w:line="240" w:lineRule="auto"/>
        <w:ind w:left="2522"/>
        <w:jc w:val="both"/>
        <w:rPr>
          <w:rFonts w:ascii="Times New Roman" w:eastAsia="Times New Roman" w:hAnsi="Times New Roman"/>
          <w:sz w:val="24"/>
          <w:rtl/>
          <w:lang w:eastAsia="he-IL"/>
        </w:rPr>
      </w:pPr>
    </w:p>
    <w:p w14:paraId="299DC2DC"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יעוץ והמלצה לגבי בחירה, בדיקה ואישור של חומרים וציוד.</w:t>
      </w:r>
    </w:p>
    <w:p w14:paraId="24493AC1" w14:textId="77777777" w:rsidR="00590FDD" w:rsidRPr="00590FDD" w:rsidRDefault="00590FDD" w:rsidP="00590FDD">
      <w:pPr>
        <w:widowControl w:val="0"/>
        <w:spacing w:before="0" w:beforeAutospacing="0" w:after="0" w:afterAutospacing="0" w:line="240" w:lineRule="auto"/>
        <w:ind w:left="2522"/>
        <w:jc w:val="both"/>
        <w:rPr>
          <w:rFonts w:ascii="Times New Roman" w:eastAsia="Times New Roman" w:hAnsi="Times New Roman"/>
          <w:sz w:val="24"/>
          <w:rtl/>
          <w:lang w:eastAsia="he-IL"/>
        </w:rPr>
      </w:pPr>
    </w:p>
    <w:p w14:paraId="285FC6DF"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בדיקה באתר ומחוצה לו באם הקבלן והמפקח הבינו את תכני</w:t>
      </w:r>
      <w:r w:rsidRPr="00590FDD">
        <w:rPr>
          <w:rFonts w:ascii="Times New Roman" w:eastAsia="Times New Roman" w:hAnsi="Times New Roman" w:hint="cs"/>
          <w:sz w:val="24"/>
          <w:rtl/>
          <w:lang w:eastAsia="he-IL"/>
        </w:rPr>
        <w:t>ו</w:t>
      </w:r>
      <w:r w:rsidRPr="00590FDD">
        <w:rPr>
          <w:rFonts w:ascii="Times New Roman" w:eastAsia="Times New Roman" w:hAnsi="Times New Roman"/>
          <w:sz w:val="24"/>
          <w:rtl/>
          <w:lang w:eastAsia="he-IL"/>
        </w:rPr>
        <w:t>ת המתכנן ואת הוראותיו.</w:t>
      </w:r>
    </w:p>
    <w:p w14:paraId="7D5D1ACC" w14:textId="77777777" w:rsidR="00590FDD" w:rsidRPr="00590FDD" w:rsidRDefault="00590FDD" w:rsidP="00590FDD">
      <w:pPr>
        <w:widowControl w:val="0"/>
        <w:spacing w:before="0" w:beforeAutospacing="0" w:after="0" w:afterAutospacing="0" w:line="240" w:lineRule="auto"/>
        <w:ind w:left="2522"/>
        <w:jc w:val="both"/>
        <w:rPr>
          <w:rFonts w:ascii="Times New Roman" w:eastAsia="Times New Roman" w:hAnsi="Times New Roman"/>
          <w:sz w:val="24"/>
          <w:rtl/>
          <w:lang w:eastAsia="he-IL"/>
        </w:rPr>
      </w:pPr>
    </w:p>
    <w:p w14:paraId="77D9F061"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הדרכה ומתן הסברים למפקח, במידה ונתמנה כזה לפקוח על העבודות,</w:t>
      </w:r>
      <w:r w:rsidRPr="00590FDD">
        <w:rPr>
          <w:rFonts w:ascii="Times New Roman" w:eastAsia="Times New Roman" w:hAnsi="Times New Roman" w:hint="cs"/>
          <w:sz w:val="24"/>
          <w:rtl/>
          <w:lang w:eastAsia="he-IL"/>
        </w:rPr>
        <w:t xml:space="preserve"> פרטים אופייניי</w:t>
      </w:r>
      <w:r w:rsidRPr="00590FDD">
        <w:rPr>
          <w:rFonts w:ascii="Times New Roman" w:eastAsia="Times New Roman" w:hAnsi="Times New Roman" w:hint="eastAsia"/>
          <w:sz w:val="24"/>
          <w:rtl/>
          <w:lang w:eastAsia="he-IL"/>
        </w:rPr>
        <w:t>ם</w:t>
      </w:r>
      <w:r w:rsidRPr="00590FDD">
        <w:rPr>
          <w:rFonts w:ascii="Times New Roman" w:eastAsia="Times New Roman" w:hAnsi="Times New Roman" w:hint="cs"/>
          <w:sz w:val="24"/>
          <w:rtl/>
          <w:lang w:eastAsia="he-IL"/>
        </w:rPr>
        <w:t xml:space="preserve"> והכנת דוגמאות לאישור ולבדיקות התאמה לת"י</w:t>
      </w:r>
      <w:r w:rsidRPr="00590FDD">
        <w:rPr>
          <w:rFonts w:ascii="Times New Roman" w:eastAsia="Times New Roman" w:hAnsi="Times New Roman"/>
          <w:sz w:val="24"/>
          <w:rtl/>
          <w:lang w:eastAsia="he-IL"/>
        </w:rPr>
        <w:t xml:space="preserve"> הדרכה ומתן הסברים לקבלני העבודות באתר ומחוצה לו.</w:t>
      </w:r>
    </w:p>
    <w:p w14:paraId="7EE7A535" w14:textId="77777777" w:rsidR="00590FDD" w:rsidRPr="00590FDD" w:rsidRDefault="00590FDD" w:rsidP="00590FDD">
      <w:pPr>
        <w:widowControl w:val="0"/>
        <w:spacing w:before="0" w:beforeAutospacing="0" w:after="0" w:afterAutospacing="0" w:line="240" w:lineRule="auto"/>
        <w:ind w:left="2522"/>
        <w:jc w:val="both"/>
        <w:rPr>
          <w:rFonts w:ascii="Times New Roman" w:eastAsia="Times New Roman" w:hAnsi="Times New Roman"/>
          <w:sz w:val="24"/>
          <w:rtl/>
          <w:lang w:eastAsia="he-IL"/>
        </w:rPr>
      </w:pPr>
    </w:p>
    <w:p w14:paraId="17B9D8B8"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דיווח למנהל על התקדמות ביצוע העבודות לאחר כל ביקור באתר ו/או בבית המלאכה.</w:t>
      </w:r>
    </w:p>
    <w:p w14:paraId="4FBBC510" w14:textId="77777777" w:rsidR="00590FDD" w:rsidRPr="00590FDD" w:rsidRDefault="00590FDD" w:rsidP="00590FDD">
      <w:pPr>
        <w:widowControl w:val="0"/>
        <w:spacing w:before="0" w:beforeAutospacing="0" w:after="0" w:afterAutospacing="0" w:line="240" w:lineRule="auto"/>
        <w:ind w:left="2522"/>
        <w:jc w:val="both"/>
        <w:rPr>
          <w:rFonts w:ascii="Times New Roman" w:eastAsia="Times New Roman" w:hAnsi="Times New Roman"/>
          <w:sz w:val="24"/>
          <w:rtl/>
          <w:lang w:eastAsia="he-IL"/>
        </w:rPr>
      </w:pPr>
    </w:p>
    <w:p w14:paraId="7183D5D2"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עדכון התכניות והפרטים בהתאם לשינויים שיתחייבו מדרישת הרשויות ומבעיות שיופיעו במהלך בצוע העבודות. כל עדכון יבוצע בתאום עם המנהל בכתב.</w:t>
      </w:r>
    </w:p>
    <w:p w14:paraId="69AEBF6A" w14:textId="77777777" w:rsidR="00590FDD" w:rsidRPr="00590FDD" w:rsidRDefault="00590FDD" w:rsidP="00590FDD">
      <w:pPr>
        <w:widowControl w:val="0"/>
        <w:spacing w:before="0" w:beforeAutospacing="0" w:after="0" w:afterAutospacing="0" w:line="240" w:lineRule="auto"/>
        <w:ind w:left="2522"/>
        <w:jc w:val="both"/>
        <w:rPr>
          <w:rFonts w:ascii="Times New Roman" w:eastAsia="Times New Roman" w:hAnsi="Times New Roman"/>
          <w:sz w:val="24"/>
          <w:rtl/>
          <w:lang w:eastAsia="he-IL"/>
        </w:rPr>
      </w:pPr>
    </w:p>
    <w:p w14:paraId="6FF23586"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השתתפות בקבלת העבודות ואישור גמר ביצוע העבודות, בתאום עם היועצים. העברת רשימות ליקויים לתיקון.</w:t>
      </w:r>
    </w:p>
    <w:p w14:paraId="39FC44B9" w14:textId="77777777" w:rsidR="00590FDD" w:rsidRPr="00590FDD" w:rsidRDefault="00590FDD" w:rsidP="00590FDD">
      <w:pPr>
        <w:widowControl w:val="0"/>
        <w:spacing w:before="0" w:beforeAutospacing="0" w:after="0" w:afterAutospacing="0" w:line="240" w:lineRule="auto"/>
        <w:ind w:left="2522"/>
        <w:jc w:val="both"/>
        <w:rPr>
          <w:rFonts w:ascii="Times New Roman" w:eastAsia="Times New Roman" w:hAnsi="Times New Roman"/>
          <w:sz w:val="24"/>
          <w:rtl/>
          <w:lang w:eastAsia="he-IL"/>
        </w:rPr>
      </w:pPr>
    </w:p>
    <w:p w14:paraId="1DE54E8B"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ייעוץ למנהל והשתתפות בדיונים ובברורים עם הקבלנים בקשר עם ביצוע העבודות ובפיקוח העליון עליהן ועל התאמתן לתנאי החוזים עם קבלני העבודות, הן לפני מסירת העבודה והן בתקופת הבדק.</w:t>
      </w:r>
    </w:p>
    <w:p w14:paraId="0102DC1A" w14:textId="77777777" w:rsidR="00590FDD" w:rsidRPr="00590FDD" w:rsidRDefault="00590FDD" w:rsidP="00590FDD">
      <w:pPr>
        <w:widowControl w:val="0"/>
        <w:spacing w:before="0" w:beforeAutospacing="0" w:after="0" w:afterAutospacing="0" w:line="240" w:lineRule="auto"/>
        <w:ind w:left="2522"/>
        <w:jc w:val="both"/>
        <w:rPr>
          <w:rFonts w:ascii="Times New Roman" w:eastAsia="Times New Roman" w:hAnsi="Times New Roman"/>
          <w:sz w:val="24"/>
          <w:rtl/>
          <w:lang w:eastAsia="he-IL"/>
        </w:rPr>
      </w:pPr>
    </w:p>
    <w:p w14:paraId="65C28E5C"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מתן י</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עוץ לפתרונות במקרים של כשלים בבצוע העבודות לעומת התכנון.</w:t>
      </w:r>
    </w:p>
    <w:p w14:paraId="73DC531C" w14:textId="77777777" w:rsidR="00590FDD" w:rsidRPr="00590FDD" w:rsidRDefault="00590FDD" w:rsidP="00590FDD">
      <w:pPr>
        <w:widowControl w:val="0"/>
        <w:spacing w:before="0" w:beforeAutospacing="0" w:after="0" w:afterAutospacing="0" w:line="240" w:lineRule="auto"/>
        <w:ind w:left="2522"/>
        <w:jc w:val="both"/>
        <w:rPr>
          <w:rFonts w:ascii="Times New Roman" w:eastAsia="Times New Roman" w:hAnsi="Times New Roman"/>
          <w:sz w:val="24"/>
          <w:rtl/>
          <w:lang w:eastAsia="he-IL"/>
        </w:rPr>
      </w:pPr>
    </w:p>
    <w:p w14:paraId="666D4FDB"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ייעוץ למפקח בבדיקה ואישור מקצועי של מרכיבי חשבונות חלקיים והחשבונות הסופיים של קבלני העבודות, בהסתמך על ההסכמים הקיימים עימם, ולאחר אישור הכמויות ע"י המפקח.</w:t>
      </w:r>
    </w:p>
    <w:p w14:paraId="0A9D79FA" w14:textId="77777777" w:rsidR="00590FDD" w:rsidRPr="00590FDD" w:rsidRDefault="00590FDD" w:rsidP="00590FDD">
      <w:pPr>
        <w:widowControl w:val="0"/>
        <w:spacing w:before="0" w:beforeAutospacing="0" w:after="0" w:afterAutospacing="0" w:line="240" w:lineRule="auto"/>
        <w:ind w:left="2522"/>
        <w:jc w:val="both"/>
        <w:rPr>
          <w:rFonts w:ascii="Times New Roman" w:eastAsia="Times New Roman" w:hAnsi="Times New Roman"/>
          <w:sz w:val="24"/>
          <w:rtl/>
          <w:lang w:eastAsia="he-IL"/>
        </w:rPr>
      </w:pPr>
    </w:p>
    <w:p w14:paraId="565D1122"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ייעוץ למזמין והשתתפות בברורים עם קבלני העבודות  בין במהלך ביצוע העבודות ובין לאחר מכן, לתביעות בגין שינויים ולגמר חשבון סופי, לגבי מחירים חריגים ו/או הבהרת כוונות המפרט וכתב הכמויות, לרבות סיוע ככל הנדרש בכל בוררות או הליך משפטי בין המזמין לבין קבלני העבודות.</w:t>
      </w:r>
    </w:p>
    <w:p w14:paraId="4B6730B9" w14:textId="77777777" w:rsidR="00590FDD" w:rsidRPr="00590FDD" w:rsidRDefault="00590FDD" w:rsidP="00590FDD">
      <w:pPr>
        <w:widowControl w:val="0"/>
        <w:spacing w:before="0" w:beforeAutospacing="0" w:after="0" w:afterAutospacing="0" w:line="240" w:lineRule="auto"/>
        <w:ind w:left="2522"/>
        <w:jc w:val="both"/>
        <w:rPr>
          <w:rFonts w:ascii="Times New Roman" w:eastAsia="Times New Roman" w:hAnsi="Times New Roman"/>
          <w:sz w:val="24"/>
          <w:rtl/>
          <w:lang w:eastAsia="he-IL"/>
        </w:rPr>
      </w:pPr>
    </w:p>
    <w:p w14:paraId="50C50E36"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הכנה וחתימה על כל מסמך ש</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ידרש ע"י הרשויות מהמתכנן במהלך הבניה, על אישור לחיבור הפרויקט למערכות, ועל אישור לאכלוס ולתעודת גמר.</w:t>
      </w:r>
    </w:p>
    <w:p w14:paraId="32BF01C3" w14:textId="77777777" w:rsidR="00590FDD" w:rsidRPr="00590FDD" w:rsidRDefault="00590FDD" w:rsidP="00590FDD">
      <w:pPr>
        <w:widowControl w:val="0"/>
        <w:spacing w:before="0" w:beforeAutospacing="0" w:after="0" w:afterAutospacing="0" w:line="240" w:lineRule="auto"/>
        <w:ind w:left="2522"/>
        <w:jc w:val="both"/>
        <w:rPr>
          <w:rFonts w:ascii="Times New Roman" w:eastAsia="Times New Roman" w:hAnsi="Times New Roman"/>
          <w:sz w:val="24"/>
          <w:rtl/>
          <w:lang w:eastAsia="he-IL"/>
        </w:rPr>
      </w:pPr>
    </w:p>
    <w:p w14:paraId="64B36F01"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בדיקת ביצוע עבודות הבדק וקבלה סופית של העבודות בגמר אחריות קבלני העבודות.</w:t>
      </w:r>
    </w:p>
    <w:p w14:paraId="52B6590C" w14:textId="77777777" w:rsidR="00590FDD" w:rsidRPr="00590FDD" w:rsidRDefault="00590FDD" w:rsidP="00590FDD">
      <w:pPr>
        <w:widowControl w:val="0"/>
        <w:spacing w:before="0" w:beforeAutospacing="0" w:after="0" w:afterAutospacing="0" w:line="240" w:lineRule="auto"/>
        <w:ind w:left="2522"/>
        <w:jc w:val="both"/>
        <w:rPr>
          <w:rFonts w:ascii="Times New Roman" w:eastAsia="Times New Roman" w:hAnsi="Times New Roman"/>
          <w:sz w:val="24"/>
          <w:rtl/>
          <w:lang w:eastAsia="he-IL"/>
        </w:rPr>
      </w:pPr>
    </w:p>
    <w:p w14:paraId="3882F97A"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סיוע ככל הנדרש לשם אישור הרשויות להשלמת העבודות ולקבלת תעודת גמר.</w:t>
      </w:r>
    </w:p>
    <w:p w14:paraId="13A9882D" w14:textId="77777777" w:rsidR="00590FDD" w:rsidRPr="00590FDD" w:rsidRDefault="00590FDD" w:rsidP="00590FDD">
      <w:pPr>
        <w:widowControl w:val="0"/>
        <w:spacing w:before="0" w:beforeAutospacing="0" w:after="0" w:afterAutospacing="0" w:line="240" w:lineRule="auto"/>
        <w:ind w:left="2522"/>
        <w:jc w:val="both"/>
        <w:rPr>
          <w:rFonts w:ascii="Times New Roman" w:eastAsia="Times New Roman" w:hAnsi="Times New Roman"/>
          <w:sz w:val="24"/>
          <w:rtl/>
          <w:lang w:eastAsia="he-IL"/>
        </w:rPr>
      </w:pPr>
    </w:p>
    <w:p w14:paraId="69D9EB6E"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 xml:space="preserve">סיוע למזמין במתן מענה לפניות אליו בקשר לתכנון ובצוע העבודות. </w:t>
      </w:r>
    </w:p>
    <w:p w14:paraId="6829C6EE" w14:textId="77777777" w:rsidR="00590FDD" w:rsidRPr="00590FDD" w:rsidRDefault="00590FDD" w:rsidP="00590FDD">
      <w:pPr>
        <w:widowControl w:val="0"/>
        <w:spacing w:before="0" w:beforeAutospacing="0" w:after="0" w:afterAutospacing="0" w:line="240" w:lineRule="auto"/>
        <w:ind w:left="2522"/>
        <w:jc w:val="both"/>
        <w:rPr>
          <w:rFonts w:ascii="Times New Roman" w:eastAsia="Times New Roman" w:hAnsi="Times New Roman"/>
          <w:sz w:val="24"/>
          <w:rtl/>
          <w:lang w:eastAsia="he-IL"/>
        </w:rPr>
      </w:pPr>
    </w:p>
    <w:p w14:paraId="25C18ED9"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השתתפות עם המזמין בהגנה בפני תביעות בקשר עם תכנון ובצוע העבודות</w:t>
      </w:r>
      <w:r w:rsidRPr="00590FDD">
        <w:rPr>
          <w:rFonts w:ascii="Times New Roman" w:eastAsia="Times New Roman" w:hAnsi="Times New Roman" w:hint="cs"/>
          <w:sz w:val="24"/>
          <w:rtl/>
          <w:lang w:eastAsia="he-IL"/>
        </w:rPr>
        <w:t xml:space="preserve"> ומתן חוות דעת מקצועית במסגרת תביעות משפטיות שיוגשו, אם יוגשו, נגד המזמין בקשר לפרויקט ולאתר</w:t>
      </w:r>
      <w:r w:rsidRPr="00590FDD">
        <w:rPr>
          <w:rFonts w:ascii="Times New Roman" w:eastAsia="Times New Roman" w:hAnsi="Times New Roman"/>
          <w:sz w:val="24"/>
          <w:rtl/>
          <w:lang w:eastAsia="he-IL"/>
        </w:rPr>
        <w:t>.</w:t>
      </w:r>
      <w:r w:rsidRPr="00590FDD">
        <w:rPr>
          <w:rFonts w:ascii="Times New Roman" w:eastAsia="Times New Roman" w:hAnsi="Times New Roman" w:hint="cs"/>
          <w:sz w:val="24"/>
          <w:rtl/>
          <w:lang w:eastAsia="he-IL"/>
        </w:rPr>
        <w:t xml:space="preserve"> </w:t>
      </w:r>
    </w:p>
    <w:p w14:paraId="0D91F460" w14:textId="77777777" w:rsidR="00590FDD" w:rsidRPr="00590FDD" w:rsidRDefault="00590FDD" w:rsidP="00590FDD">
      <w:pPr>
        <w:widowControl w:val="0"/>
        <w:spacing w:before="0" w:beforeAutospacing="0" w:after="0" w:afterAutospacing="0" w:line="240" w:lineRule="auto"/>
        <w:ind w:left="2522"/>
        <w:jc w:val="both"/>
        <w:rPr>
          <w:rFonts w:ascii="Times New Roman" w:eastAsia="Times New Roman" w:hAnsi="Times New Roman"/>
          <w:sz w:val="24"/>
          <w:rtl/>
          <w:lang w:eastAsia="he-IL"/>
        </w:rPr>
      </w:pPr>
    </w:p>
    <w:p w14:paraId="3358BCAD"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כל יתר הדרוש לפיקוח עליון, ולביקורת על הבניה.</w:t>
      </w:r>
    </w:p>
    <w:p w14:paraId="6E4AFC5B" w14:textId="77777777" w:rsidR="00590FDD" w:rsidRPr="00590FDD" w:rsidRDefault="00590FDD" w:rsidP="00590FDD">
      <w:pPr>
        <w:widowControl w:val="0"/>
        <w:spacing w:before="0" w:beforeAutospacing="0" w:after="0" w:afterAutospacing="0" w:line="240" w:lineRule="auto"/>
        <w:ind w:left="2522"/>
        <w:jc w:val="both"/>
        <w:rPr>
          <w:rFonts w:ascii="Times New Roman" w:eastAsia="Times New Roman" w:hAnsi="Times New Roman"/>
          <w:sz w:val="24"/>
          <w:rtl/>
          <w:lang w:eastAsia="he-IL"/>
        </w:rPr>
      </w:pPr>
    </w:p>
    <w:p w14:paraId="4DC02226"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עיבוד תכניות הפרויקט כפי שבוצעו למעשה (</w:t>
      </w:r>
      <w:r w:rsidRPr="00590FDD">
        <w:rPr>
          <w:rFonts w:ascii="Times New Roman" w:eastAsia="Times New Roman" w:hAnsi="Times New Roman"/>
          <w:sz w:val="24"/>
          <w:lang w:eastAsia="he-IL"/>
        </w:rPr>
        <w:t>AS-MADE</w:t>
      </w:r>
      <w:r w:rsidRPr="00590FDD">
        <w:rPr>
          <w:rFonts w:ascii="Times New Roman" w:eastAsia="Times New Roman" w:hAnsi="Times New Roman"/>
          <w:sz w:val="24"/>
          <w:rtl/>
          <w:lang w:eastAsia="he-IL"/>
        </w:rPr>
        <w:t xml:space="preserve">) על בסיס תכניות </w:t>
      </w:r>
      <w:r w:rsidRPr="00590FDD">
        <w:rPr>
          <w:rFonts w:ascii="Times New Roman" w:eastAsia="Times New Roman" w:hAnsi="Times New Roman"/>
          <w:sz w:val="24"/>
          <w:lang w:eastAsia="he-IL"/>
        </w:rPr>
        <w:t>AS-MADE</w:t>
      </w:r>
      <w:r w:rsidRPr="00590FDD">
        <w:rPr>
          <w:rFonts w:ascii="Times New Roman" w:eastAsia="Times New Roman" w:hAnsi="Times New Roman"/>
          <w:sz w:val="24"/>
          <w:rtl/>
          <w:lang w:eastAsia="he-IL"/>
        </w:rPr>
        <w:t xml:space="preserve"> שימסור הקבלן תוך ציון כל השינויים שחלו בזמן הביצוע, ומסירתם למזמין ע"ג דיסקט.</w:t>
      </w:r>
    </w:p>
    <w:p w14:paraId="5EEAE5A4" w14:textId="77777777" w:rsidR="00590FDD" w:rsidRPr="00590FDD" w:rsidRDefault="00590FDD" w:rsidP="00590FDD">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p>
    <w:p w14:paraId="7478BC9C" w14:textId="77777777" w:rsidR="00590FDD" w:rsidRPr="00590FDD" w:rsidRDefault="00590FDD" w:rsidP="00590FDD">
      <w:pPr>
        <w:widowControl w:val="0"/>
        <w:spacing w:before="0" w:beforeAutospacing="0" w:after="0" w:afterAutospacing="0" w:line="360" w:lineRule="auto"/>
        <w:ind w:left="2160" w:hanging="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ב.</w:t>
      </w:r>
      <w:r w:rsidRPr="00590FDD">
        <w:rPr>
          <w:rFonts w:ascii="Times New Roman" w:eastAsia="Times New Roman" w:hAnsi="Times New Roman"/>
          <w:sz w:val="24"/>
          <w:rtl/>
          <w:lang w:eastAsia="he-IL"/>
        </w:rPr>
        <w:tab/>
        <w:t xml:space="preserve">כדי למלא משימות אלו יבקר המתכנן באתר הבניה ובמפעל הטרומי באופן תדיר ו/או לפי הזמנת המנהל או המפקח ולפחות בכל אחד מהשלבים הבאים: </w:t>
      </w:r>
    </w:p>
    <w:p w14:paraId="56E8AC6C" w14:textId="77777777" w:rsidR="00590FDD" w:rsidRPr="00590FDD" w:rsidRDefault="00590FDD" w:rsidP="00590FDD">
      <w:pPr>
        <w:widowControl w:val="0"/>
        <w:spacing w:before="0" w:beforeAutospacing="0" w:after="0" w:afterAutospacing="0" w:line="276" w:lineRule="auto"/>
        <w:ind w:left="2160" w:hanging="720"/>
        <w:jc w:val="both"/>
        <w:rPr>
          <w:rFonts w:ascii="Times New Roman" w:eastAsia="Times New Roman" w:hAnsi="Times New Roman"/>
          <w:sz w:val="24"/>
          <w:rtl/>
          <w:lang w:eastAsia="he-IL"/>
        </w:rPr>
      </w:pPr>
    </w:p>
    <w:p w14:paraId="372B9FE6" w14:textId="77777777" w:rsidR="00590FDD" w:rsidRPr="00590FDD" w:rsidRDefault="00590FDD" w:rsidP="00590FDD">
      <w:pPr>
        <w:widowControl w:val="0"/>
        <w:numPr>
          <w:ilvl w:val="0"/>
          <w:numId w:val="40"/>
        </w:numPr>
        <w:tabs>
          <w:tab w:val="num" w:pos="2522"/>
        </w:tabs>
        <w:spacing w:before="0" w:beforeAutospacing="0" w:after="0" w:afterAutospacing="0" w:line="276"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סימון יסודות המבנה.</w:t>
      </w:r>
    </w:p>
    <w:p w14:paraId="1FA20D47" w14:textId="77777777" w:rsidR="00590FDD" w:rsidRPr="00590FDD" w:rsidRDefault="00590FDD" w:rsidP="00590FDD">
      <w:pPr>
        <w:widowControl w:val="0"/>
        <w:numPr>
          <w:ilvl w:val="0"/>
          <w:numId w:val="40"/>
        </w:numPr>
        <w:tabs>
          <w:tab w:val="num" w:pos="2522"/>
        </w:tabs>
        <w:spacing w:before="0" w:beforeAutospacing="0" w:after="0" w:afterAutospacing="0" w:line="276"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ביצוע קירות דיפון ויסודות.</w:t>
      </w:r>
    </w:p>
    <w:p w14:paraId="26E424A7" w14:textId="77777777" w:rsidR="00590FDD" w:rsidRPr="00590FDD" w:rsidRDefault="00590FDD" w:rsidP="00590FDD">
      <w:pPr>
        <w:widowControl w:val="0"/>
        <w:numPr>
          <w:ilvl w:val="0"/>
          <w:numId w:val="40"/>
        </w:numPr>
        <w:tabs>
          <w:tab w:val="num" w:pos="2522"/>
        </w:tabs>
        <w:spacing w:before="0" w:beforeAutospacing="0" w:after="0" w:afterAutospacing="0" w:line="276" w:lineRule="auto"/>
        <w:ind w:left="2522" w:hanging="362"/>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 xml:space="preserve">ביצוע רמפת </w:t>
      </w:r>
      <w:r w:rsidRPr="00590FDD">
        <w:rPr>
          <w:rFonts w:ascii="Times New Roman" w:eastAsia="Times New Roman" w:hAnsi="Times New Roman" w:hint="cs"/>
          <w:sz w:val="24"/>
          <w:rtl/>
          <w:lang w:eastAsia="he-IL"/>
        </w:rPr>
        <w:t xml:space="preserve">וקירות </w:t>
      </w:r>
      <w:r w:rsidRPr="00590FDD">
        <w:rPr>
          <w:rFonts w:ascii="Times New Roman" w:eastAsia="Times New Roman" w:hAnsi="Times New Roman"/>
          <w:sz w:val="24"/>
          <w:rtl/>
          <w:lang w:eastAsia="he-IL"/>
        </w:rPr>
        <w:t>המרתף.</w:t>
      </w:r>
    </w:p>
    <w:p w14:paraId="195ED590" w14:textId="77777777" w:rsidR="00590FDD" w:rsidRPr="00590FDD" w:rsidRDefault="00590FDD" w:rsidP="00590FDD">
      <w:pPr>
        <w:widowControl w:val="0"/>
        <w:numPr>
          <w:ilvl w:val="0"/>
          <w:numId w:val="40"/>
        </w:numPr>
        <w:tabs>
          <w:tab w:val="num" w:pos="2522"/>
        </w:tabs>
        <w:spacing w:before="0" w:beforeAutospacing="0" w:after="0" w:afterAutospacing="0" w:line="276" w:lineRule="auto"/>
        <w:ind w:left="2522" w:hanging="362"/>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בצוע תקרות כל קומה וקומה.</w:t>
      </w:r>
    </w:p>
    <w:p w14:paraId="6633C64F" w14:textId="77777777" w:rsidR="00590FDD" w:rsidRPr="00590FDD" w:rsidRDefault="00590FDD" w:rsidP="00590FDD">
      <w:pPr>
        <w:widowControl w:val="0"/>
        <w:numPr>
          <w:ilvl w:val="0"/>
          <w:numId w:val="40"/>
        </w:numPr>
        <w:tabs>
          <w:tab w:val="num" w:pos="2522"/>
        </w:tabs>
        <w:spacing w:before="0" w:beforeAutospacing="0" w:after="0" w:afterAutospacing="0" w:line="276" w:lineRule="auto"/>
        <w:ind w:left="2522" w:hanging="362"/>
        <w:jc w:val="both"/>
        <w:rPr>
          <w:rFonts w:ascii="Times New Roman" w:eastAsia="Times New Roman" w:hAnsi="Times New Roman"/>
          <w:sz w:val="24"/>
          <w:lang w:eastAsia="he-IL"/>
        </w:rPr>
      </w:pPr>
      <w:r w:rsidRPr="00590FDD">
        <w:rPr>
          <w:rFonts w:ascii="Times New Roman" w:eastAsia="Times New Roman" w:hAnsi="Times New Roman" w:hint="cs"/>
          <w:sz w:val="24"/>
          <w:rtl/>
          <w:lang w:eastAsia="he-IL"/>
        </w:rPr>
        <w:t>ביצוע ואישור פרטים אופייניים כגון: חיבור מחיצות לקירות, פרטי איטום, חיפוי אבן, תקרות תותבות וכו' והתאמה לדרישות ת"י.</w:t>
      </w:r>
    </w:p>
    <w:p w14:paraId="6B4BAC19" w14:textId="77777777" w:rsidR="00590FDD" w:rsidRPr="00590FDD" w:rsidRDefault="00590FDD" w:rsidP="00590FDD">
      <w:pPr>
        <w:widowControl w:val="0"/>
        <w:numPr>
          <w:ilvl w:val="0"/>
          <w:numId w:val="40"/>
        </w:numPr>
        <w:tabs>
          <w:tab w:val="num" w:pos="2522"/>
        </w:tabs>
        <w:spacing w:before="0" w:beforeAutospacing="0" w:after="0" w:afterAutospacing="0" w:line="276" w:lineRule="auto"/>
        <w:ind w:left="2522" w:hanging="362"/>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בצוע אלמנטים אחרים אשר לדעת המתכנן</w:t>
      </w:r>
      <w:r w:rsidRPr="00590FDD">
        <w:rPr>
          <w:rFonts w:ascii="Times New Roman" w:eastAsia="Times New Roman" w:hAnsi="Times New Roman" w:hint="cs"/>
          <w:sz w:val="24"/>
          <w:rtl/>
          <w:lang w:eastAsia="he-IL"/>
        </w:rPr>
        <w:t xml:space="preserve"> ו/או המפקח</w:t>
      </w:r>
      <w:r w:rsidRPr="00590FDD">
        <w:rPr>
          <w:rFonts w:ascii="Times New Roman" w:eastAsia="Times New Roman" w:hAnsi="Times New Roman"/>
          <w:sz w:val="24"/>
          <w:rtl/>
          <w:lang w:eastAsia="he-IL"/>
        </w:rPr>
        <w:t xml:space="preserve"> יש חשיבות לבקרם בעת הבצוע.</w:t>
      </w:r>
    </w:p>
    <w:p w14:paraId="51162E65" w14:textId="77777777" w:rsidR="00590FDD" w:rsidRPr="00590FDD" w:rsidRDefault="00590FDD" w:rsidP="00590FDD">
      <w:pPr>
        <w:widowControl w:val="0"/>
        <w:numPr>
          <w:ilvl w:val="0"/>
          <w:numId w:val="40"/>
        </w:numPr>
        <w:tabs>
          <w:tab w:val="num" w:pos="2522"/>
        </w:tabs>
        <w:spacing w:before="0" w:beforeAutospacing="0" w:after="0" w:afterAutospacing="0" w:line="276" w:lineRule="auto"/>
        <w:ind w:left="2522" w:hanging="362"/>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בעת יצור במפעל הטרומי.</w:t>
      </w:r>
    </w:p>
    <w:p w14:paraId="5AFEC782" w14:textId="77777777" w:rsidR="00590FDD" w:rsidRPr="00590FDD" w:rsidRDefault="00590FDD" w:rsidP="00590FDD">
      <w:pPr>
        <w:widowControl w:val="0"/>
        <w:spacing w:before="0" w:beforeAutospacing="0" w:after="0" w:afterAutospacing="0" w:line="276" w:lineRule="auto"/>
        <w:ind w:left="2522"/>
        <w:jc w:val="both"/>
        <w:rPr>
          <w:rFonts w:ascii="Times New Roman" w:eastAsia="Times New Roman" w:hAnsi="Times New Roman"/>
          <w:sz w:val="24"/>
          <w:lang w:eastAsia="he-IL"/>
        </w:rPr>
      </w:pPr>
    </w:p>
    <w:p w14:paraId="7B38B8DD" w14:textId="77777777" w:rsidR="00590FDD" w:rsidRPr="00590FDD" w:rsidRDefault="00590FDD" w:rsidP="000555DD">
      <w:pPr>
        <w:widowControl w:val="0"/>
        <w:spacing w:before="0" w:beforeAutospacing="0" w:after="0" w:afterAutospacing="0" w:line="276" w:lineRule="auto"/>
        <w:ind w:left="2160"/>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מובהר שעל המתכנן לאשר בכתב ביומן העבודה ו/או בדרך אחרת שתיקבע על ידי המפקח את המוכנות לפני ביצוע/ יציקה של כל הנושאים הנ"ל.</w:t>
      </w:r>
    </w:p>
    <w:p w14:paraId="4A18F30A" w14:textId="77777777" w:rsidR="00590FDD" w:rsidRPr="00590FDD" w:rsidRDefault="00590FDD" w:rsidP="00590FDD">
      <w:pPr>
        <w:widowControl w:val="0"/>
        <w:numPr>
          <w:ilvl w:val="0"/>
          <w:numId w:val="40"/>
        </w:numPr>
        <w:tabs>
          <w:tab w:val="num" w:pos="2522"/>
        </w:tabs>
        <w:spacing w:before="0" w:beforeAutospacing="0" w:after="0" w:afterAutospacing="0" w:line="276" w:lineRule="auto"/>
        <w:ind w:left="2522" w:hanging="362"/>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lastRenderedPageBreak/>
        <w:t>בישיבות ת</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אום תקופ</w:t>
      </w:r>
      <w:r w:rsidRPr="00590FDD">
        <w:rPr>
          <w:rFonts w:ascii="Times New Roman" w:eastAsia="Times New Roman" w:hAnsi="Times New Roman" w:hint="cs"/>
          <w:sz w:val="24"/>
          <w:rtl/>
          <w:lang w:eastAsia="he-IL"/>
        </w:rPr>
        <w:t>ת</w:t>
      </w:r>
      <w:r w:rsidRPr="00590FDD">
        <w:rPr>
          <w:rFonts w:ascii="Times New Roman" w:eastAsia="Times New Roman" w:hAnsi="Times New Roman"/>
          <w:sz w:val="24"/>
          <w:rtl/>
          <w:lang w:eastAsia="he-IL"/>
        </w:rPr>
        <w:t xml:space="preserve">יות. </w:t>
      </w:r>
    </w:p>
    <w:p w14:paraId="3A30B11B" w14:textId="77777777" w:rsidR="00590FDD" w:rsidRPr="00590FDD" w:rsidRDefault="00590FDD" w:rsidP="00590FDD">
      <w:pPr>
        <w:widowControl w:val="0"/>
        <w:numPr>
          <w:ilvl w:val="0"/>
          <w:numId w:val="40"/>
        </w:numPr>
        <w:tabs>
          <w:tab w:val="num" w:pos="2522"/>
        </w:tabs>
        <w:spacing w:before="0" w:beforeAutospacing="0" w:after="0" w:afterAutospacing="0" w:line="276" w:lineRule="auto"/>
        <w:ind w:left="2522" w:hanging="362"/>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 xml:space="preserve">בתקופת הבדק. </w:t>
      </w:r>
    </w:p>
    <w:p w14:paraId="790736EA" w14:textId="77777777" w:rsidR="00590FDD" w:rsidRPr="00590FDD" w:rsidRDefault="00590FDD" w:rsidP="00590FDD">
      <w:pPr>
        <w:widowControl w:val="0"/>
        <w:spacing w:before="0" w:beforeAutospacing="0" w:after="0" w:afterAutospacing="0" w:line="276" w:lineRule="auto"/>
        <w:ind w:left="2522"/>
        <w:jc w:val="both"/>
        <w:rPr>
          <w:rFonts w:ascii="Times New Roman" w:eastAsia="Times New Roman" w:hAnsi="Times New Roman"/>
          <w:sz w:val="24"/>
          <w:rtl/>
          <w:lang w:eastAsia="he-IL"/>
        </w:rPr>
      </w:pPr>
    </w:p>
    <w:p w14:paraId="24D2B49B" w14:textId="77777777" w:rsidR="00590FDD" w:rsidRPr="00590FDD" w:rsidRDefault="00590FDD" w:rsidP="00590FDD">
      <w:pPr>
        <w:widowControl w:val="0"/>
        <w:spacing w:before="0" w:beforeAutospacing="0" w:after="0" w:afterAutospacing="0" w:line="360" w:lineRule="auto"/>
        <w:ind w:left="2160" w:hanging="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ג.</w:t>
      </w:r>
      <w:r w:rsidRPr="00590FDD">
        <w:rPr>
          <w:rFonts w:ascii="Times New Roman" w:eastAsia="Times New Roman" w:hAnsi="Times New Roman"/>
          <w:sz w:val="24"/>
          <w:rtl/>
          <w:lang w:eastAsia="he-IL"/>
        </w:rPr>
        <w:tab/>
        <w:t>אין המתכנן רשאי לתת הוראות במישרין לקבלנים או לנהל משא ומתן עם הקבלנים ביחס למחירים או לדרכי ביצוע אלא באמצעות נציג המזמין.</w:t>
      </w:r>
    </w:p>
    <w:p w14:paraId="4267730D" w14:textId="77777777" w:rsidR="00590FDD" w:rsidRPr="00590FDD" w:rsidRDefault="00590FDD" w:rsidP="00590FDD">
      <w:pPr>
        <w:widowControl w:val="0"/>
        <w:spacing w:before="0" w:beforeAutospacing="0" w:after="0" w:afterAutospacing="0" w:line="276" w:lineRule="auto"/>
        <w:ind w:left="2880" w:hanging="720"/>
        <w:jc w:val="both"/>
        <w:rPr>
          <w:rFonts w:ascii="Times New Roman" w:eastAsia="Times New Roman" w:hAnsi="Times New Roman"/>
          <w:sz w:val="24"/>
          <w:rtl/>
          <w:lang w:eastAsia="he-IL"/>
        </w:rPr>
      </w:pPr>
    </w:p>
    <w:p w14:paraId="15B5A446" w14:textId="77777777" w:rsidR="00590FDD" w:rsidRPr="00590FDD" w:rsidRDefault="00590FDD" w:rsidP="00590FDD">
      <w:pPr>
        <w:widowControl w:val="0"/>
        <w:spacing w:before="0" w:beforeAutospacing="0" w:after="0" w:afterAutospacing="0" w:line="360" w:lineRule="auto"/>
        <w:ind w:left="2160" w:hanging="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ד.</w:t>
      </w:r>
      <w:r w:rsidRPr="00590FDD">
        <w:rPr>
          <w:rFonts w:ascii="Times New Roman" w:eastAsia="Times New Roman" w:hAnsi="Times New Roman"/>
          <w:sz w:val="24"/>
          <w:rtl/>
          <w:lang w:eastAsia="he-IL"/>
        </w:rPr>
        <w:tab/>
        <w:t xml:space="preserve">לאחר כל ביקור באתר או במפעל היצרן יגיש המתכנן לנציג המזמין דו"ח בכתב ובו יציין את התרשמותו ואת הערותיו לגבי ביצוע העבודות. בגמר ביצוע העבודות יגיש המתכנן לנציג המזמין הצהרה, בנוסח נספח ט', כי בדק את ביצוע העבודות, מצא אותן תואמות </w:t>
      </w:r>
      <w:r w:rsidRPr="00590FDD">
        <w:rPr>
          <w:rFonts w:ascii="Times New Roman" w:eastAsia="Times New Roman" w:hAnsi="Times New Roman" w:hint="cs"/>
          <w:sz w:val="24"/>
          <w:rtl/>
          <w:lang w:eastAsia="he-IL"/>
        </w:rPr>
        <w:t>לתכניותיו</w:t>
      </w:r>
      <w:r w:rsidRPr="00590FDD">
        <w:rPr>
          <w:rFonts w:ascii="Times New Roman" w:eastAsia="Times New Roman" w:hAnsi="Times New Roman"/>
          <w:sz w:val="24"/>
          <w:rtl/>
          <w:lang w:eastAsia="he-IL"/>
        </w:rPr>
        <w:t xml:space="preserve"> ולתקנים מחייבים וכי בוצעו לשביעות רצונו.</w:t>
      </w:r>
    </w:p>
    <w:p w14:paraId="746BD024" w14:textId="77777777" w:rsidR="00590FDD" w:rsidRPr="00590FDD" w:rsidRDefault="00590FDD" w:rsidP="00590FDD">
      <w:pPr>
        <w:widowControl w:val="0"/>
        <w:spacing w:before="0" w:beforeAutospacing="0" w:after="0" w:afterAutospacing="0" w:line="276" w:lineRule="auto"/>
        <w:ind w:left="2160" w:hanging="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ab/>
        <w:t xml:space="preserve">ללא דו"חות והצהרה אלה לא תשולם למתכנן יתרת שכרו עבור פיקוח עליון. </w:t>
      </w:r>
    </w:p>
    <w:p w14:paraId="671CF68D" w14:textId="77777777" w:rsidR="00590FDD" w:rsidRPr="00590FDD" w:rsidRDefault="00590FDD" w:rsidP="00590FDD">
      <w:pPr>
        <w:widowControl w:val="0"/>
        <w:spacing w:before="0" w:beforeAutospacing="0" w:after="0" w:afterAutospacing="0" w:line="276" w:lineRule="auto"/>
        <w:ind w:left="2160" w:hanging="720"/>
        <w:jc w:val="both"/>
        <w:rPr>
          <w:rFonts w:ascii="Times New Roman" w:eastAsia="Times New Roman" w:hAnsi="Times New Roman"/>
          <w:sz w:val="24"/>
          <w:rtl/>
          <w:lang w:eastAsia="he-IL"/>
        </w:rPr>
      </w:pPr>
    </w:p>
    <w:p w14:paraId="5D2B7AA1" w14:textId="77777777" w:rsidR="00590FDD" w:rsidRPr="00590FDD" w:rsidRDefault="00590FDD" w:rsidP="00590FDD">
      <w:pPr>
        <w:widowControl w:val="0"/>
        <w:spacing w:before="0" w:beforeAutospacing="0" w:after="0" w:afterAutospacing="0" w:line="276" w:lineRule="auto"/>
        <w:ind w:left="2160" w:hanging="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ה.</w:t>
      </w:r>
      <w:r w:rsidRPr="00590FDD">
        <w:rPr>
          <w:rFonts w:ascii="Times New Roman" w:eastAsia="Times New Roman" w:hAnsi="Times New Roman"/>
          <w:sz w:val="24"/>
          <w:rtl/>
          <w:lang w:eastAsia="he-IL"/>
        </w:rPr>
        <w:tab/>
        <w:t>י</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עוץ למזמין בדבר אחזקת המתקן.</w:t>
      </w:r>
    </w:p>
    <w:p w14:paraId="680C528B" w14:textId="77777777" w:rsidR="00590FDD" w:rsidRPr="00590FDD" w:rsidRDefault="00590FDD" w:rsidP="00590FDD">
      <w:pPr>
        <w:widowControl w:val="0"/>
        <w:spacing w:before="0" w:beforeAutospacing="0" w:after="0" w:afterAutospacing="0" w:line="240" w:lineRule="auto"/>
        <w:ind w:left="720" w:hanging="720"/>
        <w:jc w:val="both"/>
        <w:rPr>
          <w:rFonts w:ascii="Times New Roman" w:eastAsia="Times New Roman" w:hAnsi="Times New Roman"/>
          <w:sz w:val="24"/>
          <w:rtl/>
          <w:lang w:eastAsia="he-IL"/>
        </w:rPr>
      </w:pPr>
    </w:p>
    <w:p w14:paraId="3BC79974" w14:textId="77777777" w:rsidR="00590FDD" w:rsidRPr="00590FDD" w:rsidRDefault="00590FDD" w:rsidP="00590FDD">
      <w:pPr>
        <w:widowControl w:val="0"/>
        <w:spacing w:before="0" w:beforeAutospacing="0" w:after="0" w:afterAutospacing="0" w:line="240" w:lineRule="auto"/>
        <w:ind w:left="-58" w:firstLine="142"/>
        <w:jc w:val="both"/>
        <w:rPr>
          <w:rFonts w:ascii="Times New Roman" w:eastAsia="Times New Roman" w:hAnsi="Times New Roman"/>
          <w:b/>
          <w:bCs/>
          <w:sz w:val="24"/>
          <w:rtl/>
          <w:lang w:eastAsia="he-IL"/>
        </w:rPr>
      </w:pPr>
      <w:r w:rsidRPr="00590FDD">
        <w:rPr>
          <w:rFonts w:ascii="Times New Roman" w:eastAsia="Times New Roman" w:hAnsi="Times New Roman"/>
          <w:sz w:val="24"/>
          <w:rtl/>
          <w:lang w:eastAsia="he-IL"/>
        </w:rPr>
        <w:t>4.</w:t>
      </w:r>
      <w:r w:rsidRPr="00590FDD">
        <w:rPr>
          <w:rFonts w:ascii="Times New Roman" w:eastAsia="Times New Roman" w:hAnsi="Times New Roman"/>
          <w:b/>
          <w:bCs/>
          <w:sz w:val="24"/>
          <w:rtl/>
          <w:lang w:eastAsia="he-IL"/>
        </w:rPr>
        <w:tab/>
      </w:r>
      <w:r w:rsidRPr="00590FDD">
        <w:rPr>
          <w:rFonts w:ascii="Times New Roman" w:eastAsia="Times New Roman" w:hAnsi="Times New Roman"/>
          <w:b/>
          <w:bCs/>
          <w:sz w:val="24"/>
          <w:u w:val="single"/>
          <w:rtl/>
          <w:lang w:eastAsia="he-IL"/>
        </w:rPr>
        <w:t>אופציה לבחירת המזמין</w:t>
      </w:r>
      <w:r w:rsidRPr="00590FDD">
        <w:rPr>
          <w:rFonts w:ascii="Times New Roman" w:eastAsia="Times New Roman" w:hAnsi="Times New Roman"/>
          <w:b/>
          <w:bCs/>
          <w:sz w:val="24"/>
          <w:rtl/>
          <w:lang w:eastAsia="he-IL"/>
        </w:rPr>
        <w:t>:</w:t>
      </w:r>
    </w:p>
    <w:p w14:paraId="7356D3C0" w14:textId="77777777" w:rsidR="00590FDD" w:rsidRPr="00590FDD" w:rsidRDefault="00590FDD" w:rsidP="00590FDD">
      <w:pPr>
        <w:widowControl w:val="0"/>
        <w:spacing w:before="0" w:beforeAutospacing="0" w:after="0" w:afterAutospacing="0" w:line="240" w:lineRule="auto"/>
        <w:ind w:left="-58" w:firstLine="142"/>
        <w:jc w:val="both"/>
        <w:rPr>
          <w:rFonts w:ascii="Times New Roman" w:eastAsia="Times New Roman" w:hAnsi="Times New Roman"/>
          <w:sz w:val="24"/>
          <w:rtl/>
          <w:lang w:eastAsia="he-IL"/>
        </w:rPr>
      </w:pPr>
    </w:p>
    <w:p w14:paraId="65065A12" w14:textId="77777777" w:rsidR="00590FDD" w:rsidRPr="00590FDD" w:rsidRDefault="00590FDD" w:rsidP="00590FDD">
      <w:pPr>
        <w:widowControl w:val="0"/>
        <w:tabs>
          <w:tab w:val="left" w:pos="2096"/>
        </w:tabs>
        <w:spacing w:before="0" w:beforeAutospacing="0" w:after="0" w:afterAutospacing="0" w:line="360" w:lineRule="auto"/>
        <w:ind w:left="2096" w:hanging="708"/>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 xml:space="preserve">א. </w:t>
      </w:r>
      <w:r w:rsidRPr="00590FDD">
        <w:rPr>
          <w:rFonts w:ascii="Times New Roman" w:eastAsia="Times New Roman" w:hAnsi="Times New Roman" w:hint="cs"/>
          <w:sz w:val="24"/>
          <w:rtl/>
          <w:lang w:eastAsia="he-IL"/>
        </w:rPr>
        <w:tab/>
      </w:r>
      <w:r w:rsidRPr="00590FDD">
        <w:rPr>
          <w:rFonts w:ascii="Times New Roman" w:eastAsia="Times New Roman" w:hAnsi="Times New Roman"/>
          <w:sz w:val="24"/>
          <w:rtl/>
          <w:lang w:eastAsia="he-IL"/>
        </w:rPr>
        <w:t>במקרה בו יחליט המזמין להוציא מכרזים לב</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צוע העבודות ללא תכנון מפורט ולהטיל את התכנון המפורט על הקבלן - י</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דרש המתכנן להכין תכנון מוקדם וסופי כהגדרתו לעיל וכן מסמכים למכרזים בין קבלנים במתכונת זו.</w:t>
      </w:r>
    </w:p>
    <w:p w14:paraId="3FBA3EFA" w14:textId="77777777" w:rsidR="00590FDD" w:rsidRPr="00590FDD" w:rsidRDefault="00590FDD" w:rsidP="00590FDD">
      <w:pPr>
        <w:widowControl w:val="0"/>
        <w:spacing w:before="0" w:beforeAutospacing="0" w:after="0" w:afterAutospacing="0" w:line="360" w:lineRule="auto"/>
        <w:ind w:left="2096" w:hanging="708"/>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 xml:space="preserve">ב. </w:t>
      </w:r>
      <w:r w:rsidRPr="00590FDD">
        <w:rPr>
          <w:rFonts w:ascii="Times New Roman" w:eastAsia="Times New Roman" w:hAnsi="Times New Roman" w:hint="cs"/>
          <w:sz w:val="24"/>
          <w:rtl/>
          <w:lang w:eastAsia="he-IL"/>
        </w:rPr>
        <w:tab/>
      </w:r>
      <w:r w:rsidRPr="00590FDD">
        <w:rPr>
          <w:rFonts w:ascii="Times New Roman" w:eastAsia="Times New Roman" w:hAnsi="Times New Roman"/>
          <w:sz w:val="24"/>
          <w:rtl/>
          <w:lang w:eastAsia="he-IL"/>
        </w:rPr>
        <w:t xml:space="preserve">הקבלנים יהיו רשאים להציע פתרונות אדריכליים וקונסטרוקטיביים, ופתרונות אטום ובדוד שונים מהפתרונות שהוצעו ע"י המתכנן. המתכנן ייעץ למזמין בבחינת הצעות הקבלנים ולאחר בחירת הקבלנים יסייע למזמין באשור התכנון שיוגש ע"י מהנדס מטעם הקבלן ובפקוח על הבצוע. לצורך כך ישתתף המתכנן בפגישות, יבדוק </w:t>
      </w:r>
      <w:r w:rsidRPr="00590FDD">
        <w:rPr>
          <w:rFonts w:ascii="Times New Roman" w:eastAsia="Times New Roman" w:hAnsi="Times New Roman" w:hint="cs"/>
          <w:sz w:val="24"/>
          <w:rtl/>
          <w:lang w:eastAsia="he-IL"/>
        </w:rPr>
        <w:t>תכניות</w:t>
      </w:r>
      <w:r w:rsidRPr="00590FDD">
        <w:rPr>
          <w:rFonts w:ascii="Times New Roman" w:eastAsia="Times New Roman" w:hAnsi="Times New Roman"/>
          <w:sz w:val="24"/>
          <w:rtl/>
          <w:lang w:eastAsia="he-IL"/>
        </w:rPr>
        <w:t xml:space="preserve"> ומסמכים אחרים שיוגשו ע"י הקבלן, יעביר את המלצותיו לדחייתם/</w:t>
      </w:r>
      <w:r w:rsidRPr="00590FDD">
        <w:rPr>
          <w:rFonts w:ascii="Times New Roman" w:eastAsia="Times New Roman" w:hAnsi="Times New Roman" w:hint="cs"/>
          <w:sz w:val="24"/>
          <w:rtl/>
          <w:lang w:eastAsia="he-IL"/>
        </w:rPr>
        <w:t>לאישור</w:t>
      </w:r>
      <w:r w:rsidRPr="00590FDD">
        <w:rPr>
          <w:rFonts w:ascii="Times New Roman" w:eastAsia="Times New Roman" w:hAnsi="Times New Roman" w:hint="eastAsia"/>
          <w:sz w:val="24"/>
          <w:rtl/>
          <w:lang w:eastAsia="he-IL"/>
        </w:rPr>
        <w:t>ם</w:t>
      </w:r>
      <w:r w:rsidRPr="00590FDD">
        <w:rPr>
          <w:rFonts w:ascii="Times New Roman" w:eastAsia="Times New Roman" w:hAnsi="Times New Roman"/>
          <w:sz w:val="24"/>
          <w:rtl/>
          <w:lang w:eastAsia="he-IL"/>
        </w:rPr>
        <w:t xml:space="preserve"> ו/או את הערותיו לתכנון המוצע,</w:t>
      </w:r>
      <w:r w:rsidRPr="00590FDD">
        <w:rPr>
          <w:rFonts w:ascii="Times New Roman" w:eastAsia="Times New Roman" w:hAnsi="Times New Roman" w:hint="cs"/>
          <w:sz w:val="24"/>
          <w:rtl/>
          <w:lang w:eastAsia="he-IL"/>
        </w:rPr>
        <w:t xml:space="preserve"> </w:t>
      </w:r>
      <w:r w:rsidRPr="00590FDD">
        <w:rPr>
          <w:rFonts w:ascii="Times New Roman" w:eastAsia="Times New Roman" w:hAnsi="Times New Roman"/>
          <w:sz w:val="24"/>
          <w:rtl/>
          <w:lang w:eastAsia="he-IL"/>
        </w:rPr>
        <w:t>ויבצע פ</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קוח עליון.</w:t>
      </w:r>
    </w:p>
    <w:p w14:paraId="670EDFE0" w14:textId="77777777" w:rsidR="00590FDD" w:rsidRPr="00590FDD" w:rsidRDefault="00590FDD" w:rsidP="00590FDD">
      <w:pPr>
        <w:widowControl w:val="0"/>
        <w:spacing w:before="0" w:beforeAutospacing="0" w:after="0" w:afterAutospacing="0" w:line="360" w:lineRule="auto"/>
        <w:ind w:left="2096" w:hanging="708"/>
        <w:jc w:val="both"/>
        <w:rPr>
          <w:rFonts w:ascii="Times New Roman" w:eastAsia="Times New Roman" w:hAnsi="Times New Roman"/>
          <w:sz w:val="24"/>
          <w:rtl/>
          <w:lang w:eastAsia="he-IL"/>
        </w:rPr>
      </w:pPr>
    </w:p>
    <w:p w14:paraId="40AF7329" w14:textId="77777777" w:rsidR="00590FDD" w:rsidRPr="00590FDD" w:rsidRDefault="00590FDD" w:rsidP="00590FDD">
      <w:pPr>
        <w:widowControl w:val="0"/>
        <w:spacing w:before="0" w:beforeAutospacing="0" w:after="0" w:afterAutospacing="0" w:line="240" w:lineRule="auto"/>
        <w:rPr>
          <w:rFonts w:ascii="Times New Roman" w:eastAsia="Times New Roman" w:hAnsi="Times New Roman"/>
          <w:b/>
          <w:bCs/>
          <w:sz w:val="24"/>
          <w:rtl/>
          <w:lang w:eastAsia="he-IL"/>
        </w:rPr>
      </w:pPr>
      <w:r w:rsidRPr="00590FDD">
        <w:rPr>
          <w:rFonts w:ascii="Times New Roman" w:eastAsia="Times New Roman" w:hAnsi="Times New Roman" w:hint="cs"/>
          <w:sz w:val="24"/>
          <w:rtl/>
          <w:lang w:eastAsia="he-IL"/>
        </w:rPr>
        <w:t>5</w:t>
      </w:r>
      <w:r w:rsidRPr="00590FDD">
        <w:rPr>
          <w:rFonts w:ascii="Times New Roman" w:eastAsia="Times New Roman" w:hAnsi="Times New Roman"/>
          <w:sz w:val="24"/>
          <w:rtl/>
          <w:lang w:eastAsia="he-IL"/>
        </w:rPr>
        <w:t>.</w:t>
      </w:r>
      <w:r w:rsidRPr="00590FDD">
        <w:rPr>
          <w:rFonts w:ascii="Times New Roman" w:eastAsia="Times New Roman" w:hAnsi="Times New Roman"/>
          <w:b/>
          <w:bCs/>
          <w:sz w:val="24"/>
          <w:rtl/>
          <w:lang w:eastAsia="he-IL"/>
        </w:rPr>
        <w:tab/>
      </w:r>
      <w:r w:rsidRPr="00590FDD">
        <w:rPr>
          <w:rFonts w:ascii="Times New Roman" w:eastAsia="Times New Roman" w:hAnsi="Times New Roman"/>
          <w:b/>
          <w:bCs/>
          <w:sz w:val="24"/>
          <w:u w:val="single"/>
          <w:rtl/>
          <w:lang w:eastAsia="he-IL"/>
        </w:rPr>
        <w:t>שלבי העבודה –</w:t>
      </w:r>
      <w:r w:rsidRPr="00590FDD">
        <w:rPr>
          <w:rFonts w:ascii="Times New Roman" w:eastAsia="Times New Roman" w:hAnsi="Times New Roman" w:hint="cs"/>
          <w:b/>
          <w:bCs/>
          <w:sz w:val="24"/>
          <w:u w:val="single"/>
          <w:rtl/>
          <w:lang w:eastAsia="he-IL"/>
        </w:rPr>
        <w:t xml:space="preserve"> אנליזת מנהרת רוח (ככל ונדרש)</w:t>
      </w:r>
      <w:r w:rsidRPr="00590FDD">
        <w:rPr>
          <w:rFonts w:ascii="Times New Roman" w:eastAsia="Times New Roman" w:hAnsi="Times New Roman"/>
          <w:b/>
          <w:bCs/>
          <w:sz w:val="24"/>
          <w:rtl/>
          <w:lang w:eastAsia="he-IL"/>
        </w:rPr>
        <w:t>:</w:t>
      </w:r>
      <w:r w:rsidRPr="00590FDD">
        <w:rPr>
          <w:rFonts w:ascii="Times New Roman" w:eastAsia="Times New Roman" w:hAnsi="Times New Roman"/>
          <w:b/>
          <w:bCs/>
          <w:sz w:val="24"/>
          <w:rtl/>
          <w:lang w:eastAsia="he-IL"/>
        </w:rPr>
        <w:tab/>
      </w:r>
    </w:p>
    <w:p w14:paraId="25E1BD1E" w14:textId="77777777" w:rsidR="00590FDD" w:rsidRPr="00590FDD" w:rsidRDefault="00590FDD" w:rsidP="00590FDD">
      <w:pPr>
        <w:widowControl w:val="0"/>
        <w:spacing w:before="0" w:beforeAutospacing="0" w:after="0" w:afterAutospacing="0" w:line="240" w:lineRule="auto"/>
        <w:rPr>
          <w:rFonts w:ascii="Times New Roman" w:eastAsia="Times New Roman" w:hAnsi="Times New Roman"/>
          <w:b/>
          <w:bCs/>
          <w:sz w:val="24"/>
          <w:rtl/>
          <w:lang w:eastAsia="he-IL"/>
        </w:rPr>
      </w:pPr>
    </w:p>
    <w:p w14:paraId="6020FDD7" w14:textId="77777777" w:rsidR="00590FDD" w:rsidRPr="00590FDD" w:rsidRDefault="00590FDD" w:rsidP="00590FDD">
      <w:pPr>
        <w:widowControl w:val="0"/>
        <w:spacing w:before="0" w:beforeAutospacing="0" w:after="0" w:afterAutospacing="0" w:line="240" w:lineRule="auto"/>
        <w:ind w:left="1440" w:hanging="720"/>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5.1</w:t>
      </w:r>
      <w:r w:rsidRPr="00590FDD">
        <w:rPr>
          <w:rFonts w:ascii="Times New Roman" w:eastAsia="Times New Roman" w:hAnsi="Times New Roman" w:hint="cs"/>
          <w:sz w:val="24"/>
          <w:rtl/>
          <w:lang w:eastAsia="he-IL"/>
        </w:rPr>
        <w:tab/>
      </w:r>
      <w:r w:rsidRPr="00590FDD">
        <w:rPr>
          <w:rFonts w:ascii="Times New Roman" w:eastAsia="Times New Roman" w:hAnsi="Times New Roman" w:hint="cs"/>
          <w:sz w:val="24"/>
          <w:u w:val="single"/>
          <w:rtl/>
          <w:lang w:eastAsia="he-IL"/>
        </w:rPr>
        <w:t>דרישות המודל</w:t>
      </w:r>
      <w:r w:rsidRPr="00590FDD">
        <w:rPr>
          <w:rFonts w:ascii="Times New Roman" w:eastAsia="Times New Roman" w:hAnsi="Times New Roman" w:hint="cs"/>
          <w:sz w:val="24"/>
          <w:rtl/>
          <w:lang w:eastAsia="he-IL"/>
        </w:rPr>
        <w:t>:</w:t>
      </w:r>
    </w:p>
    <w:p w14:paraId="6CB7080E" w14:textId="77777777" w:rsidR="00590FDD" w:rsidRPr="00590FDD" w:rsidRDefault="00590FDD" w:rsidP="00590FDD">
      <w:pPr>
        <w:widowControl w:val="0"/>
        <w:spacing w:before="0" w:beforeAutospacing="0" w:after="0" w:afterAutospacing="0" w:line="240" w:lineRule="auto"/>
        <w:ind w:left="1440" w:hanging="720"/>
        <w:jc w:val="both"/>
        <w:rPr>
          <w:rFonts w:ascii="Times New Roman" w:eastAsia="Times New Roman" w:hAnsi="Times New Roman"/>
          <w:sz w:val="24"/>
          <w:rtl/>
          <w:lang w:eastAsia="he-IL"/>
        </w:rPr>
      </w:pPr>
    </w:p>
    <w:p w14:paraId="44BCF0F4" w14:textId="77777777" w:rsidR="00590FDD" w:rsidRPr="00590FDD" w:rsidRDefault="00590FDD" w:rsidP="00590FDD">
      <w:pPr>
        <w:widowControl w:val="0"/>
        <w:spacing w:before="0" w:beforeAutospacing="0" w:after="0" w:afterAutospacing="0" w:line="240" w:lineRule="auto"/>
        <w:ind w:left="2096" w:hanging="708"/>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א.</w:t>
      </w:r>
      <w:r w:rsidRPr="00590FDD">
        <w:rPr>
          <w:rFonts w:ascii="Times New Roman" w:eastAsia="Times New Roman" w:hAnsi="Times New Roman"/>
          <w:sz w:val="24"/>
          <w:rtl/>
          <w:lang w:eastAsia="he-IL"/>
        </w:rPr>
        <w:tab/>
      </w:r>
      <w:r w:rsidRPr="00590FDD">
        <w:rPr>
          <w:rFonts w:ascii="Times New Roman" w:eastAsia="Times New Roman" w:hAnsi="Times New Roman" w:hint="cs"/>
          <w:sz w:val="24"/>
          <w:rtl/>
          <w:lang w:eastAsia="he-IL"/>
        </w:rPr>
        <w:t>הכנת מודל אקלימי לעומסי רוח אקלימי מדויק ככל הניתן.</w:t>
      </w:r>
    </w:p>
    <w:p w14:paraId="1F74A1D3" w14:textId="77777777" w:rsidR="00590FDD" w:rsidRPr="00590FDD" w:rsidRDefault="00590FDD" w:rsidP="00590FDD">
      <w:pPr>
        <w:widowControl w:val="0"/>
        <w:spacing w:before="0" w:beforeAutospacing="0" w:after="0" w:afterAutospacing="0" w:line="240" w:lineRule="auto"/>
        <w:ind w:left="1440" w:hanging="720"/>
        <w:jc w:val="both"/>
        <w:rPr>
          <w:rFonts w:ascii="Times New Roman" w:eastAsia="Times New Roman" w:hAnsi="Times New Roman"/>
          <w:sz w:val="24"/>
          <w:rtl/>
          <w:lang w:eastAsia="he-IL"/>
        </w:rPr>
      </w:pPr>
    </w:p>
    <w:p w14:paraId="5870E5AE" w14:textId="77777777" w:rsidR="00590FDD" w:rsidRPr="00590FDD" w:rsidRDefault="00590FDD" w:rsidP="00590FDD">
      <w:pPr>
        <w:widowControl w:val="0"/>
        <w:spacing w:before="0" w:beforeAutospacing="0" w:after="0" w:afterAutospacing="0" w:line="240" w:lineRule="auto"/>
        <w:ind w:left="2096" w:hanging="708"/>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ב.</w:t>
      </w:r>
      <w:r w:rsidRPr="00590FDD">
        <w:rPr>
          <w:rFonts w:ascii="Times New Roman" w:eastAsia="Times New Roman" w:hAnsi="Times New Roman" w:hint="cs"/>
          <w:sz w:val="24"/>
          <w:rtl/>
          <w:lang w:eastAsia="he-IL"/>
        </w:rPr>
        <w:tab/>
        <w:t>הכנת ניתוח ע"ג המודל לבחינת עומסי רוח המקסימליים הקשורים לתכנון קונסטרוקציית וביסוס המגדלים הלוקח בחשבון עומסים דינמיים.</w:t>
      </w:r>
    </w:p>
    <w:p w14:paraId="7E282FBB" w14:textId="77777777" w:rsidR="00590FDD" w:rsidRPr="00590FDD" w:rsidRDefault="00590FDD" w:rsidP="00590FDD">
      <w:pPr>
        <w:widowControl w:val="0"/>
        <w:spacing w:before="0" w:beforeAutospacing="0" w:after="0" w:afterAutospacing="0" w:line="240" w:lineRule="auto"/>
        <w:ind w:left="1440" w:hanging="720"/>
        <w:jc w:val="both"/>
        <w:rPr>
          <w:rFonts w:ascii="Times New Roman" w:eastAsia="Times New Roman" w:hAnsi="Times New Roman"/>
          <w:sz w:val="24"/>
          <w:rtl/>
          <w:lang w:eastAsia="he-IL"/>
        </w:rPr>
      </w:pPr>
    </w:p>
    <w:p w14:paraId="66BC0BDF" w14:textId="77777777" w:rsidR="00590FDD" w:rsidRPr="00590FDD" w:rsidRDefault="00590FDD" w:rsidP="00590FDD">
      <w:pPr>
        <w:widowControl w:val="0"/>
        <w:spacing w:before="0" w:beforeAutospacing="0" w:after="0" w:afterAutospacing="0" w:line="240" w:lineRule="auto"/>
        <w:ind w:left="2096" w:hanging="708"/>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ג.</w:t>
      </w:r>
      <w:r w:rsidRPr="00590FDD">
        <w:rPr>
          <w:rFonts w:ascii="Times New Roman" w:eastAsia="Times New Roman" w:hAnsi="Times New Roman" w:hint="cs"/>
          <w:sz w:val="24"/>
          <w:rtl/>
          <w:lang w:eastAsia="he-IL"/>
        </w:rPr>
        <w:tab/>
        <w:t>הכנת ניתוח ע"ג המודל לבחינת עומסי רוח הקשורים לתכנון מעטפת חזיתות המגדלים.</w:t>
      </w:r>
    </w:p>
    <w:p w14:paraId="57205C6D" w14:textId="77777777" w:rsidR="00590FDD" w:rsidRPr="00590FDD" w:rsidRDefault="00590FDD" w:rsidP="00590FDD">
      <w:pPr>
        <w:widowControl w:val="0"/>
        <w:spacing w:before="0" w:beforeAutospacing="0" w:after="0" w:afterAutospacing="0" w:line="240" w:lineRule="auto"/>
        <w:ind w:left="1440" w:hanging="720"/>
        <w:jc w:val="both"/>
        <w:rPr>
          <w:rFonts w:ascii="Times New Roman" w:eastAsia="Times New Roman" w:hAnsi="Times New Roman"/>
          <w:sz w:val="24"/>
          <w:rtl/>
          <w:lang w:eastAsia="he-IL"/>
        </w:rPr>
      </w:pPr>
    </w:p>
    <w:p w14:paraId="0F86A974" w14:textId="77777777" w:rsidR="00590FDD" w:rsidRPr="00590FDD" w:rsidRDefault="00590FDD" w:rsidP="00590FDD">
      <w:pPr>
        <w:widowControl w:val="0"/>
        <w:spacing w:before="0" w:beforeAutospacing="0" w:after="0" w:afterAutospacing="0" w:line="240" w:lineRule="auto"/>
        <w:ind w:left="2096" w:hanging="720"/>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ד.</w:t>
      </w:r>
      <w:r w:rsidRPr="00590FDD">
        <w:rPr>
          <w:rFonts w:ascii="Times New Roman" w:eastAsia="Times New Roman" w:hAnsi="Times New Roman" w:hint="cs"/>
          <w:sz w:val="24"/>
          <w:rtl/>
          <w:lang w:eastAsia="he-IL"/>
        </w:rPr>
        <w:tab/>
        <w:t>הכנת ניתוח ע"ג המודל לבחינת תנודות מקסימליות הנגרמות מעומסי הרוח המקסימליים והשפעתם על השירות לדיירי המגדלים.</w:t>
      </w:r>
    </w:p>
    <w:p w14:paraId="3C1F712D" w14:textId="77777777" w:rsidR="00590FDD" w:rsidRPr="00590FDD" w:rsidRDefault="00590FDD" w:rsidP="00590FDD">
      <w:pPr>
        <w:widowControl w:val="0"/>
        <w:spacing w:before="0" w:beforeAutospacing="0" w:after="0" w:afterAutospacing="0" w:line="240" w:lineRule="auto"/>
        <w:ind w:left="1440" w:hanging="720"/>
        <w:jc w:val="both"/>
        <w:rPr>
          <w:rFonts w:ascii="Times New Roman" w:eastAsia="Times New Roman" w:hAnsi="Times New Roman"/>
          <w:sz w:val="24"/>
          <w:rtl/>
          <w:lang w:eastAsia="he-IL"/>
        </w:rPr>
      </w:pPr>
    </w:p>
    <w:p w14:paraId="1D45A15E" w14:textId="77777777" w:rsidR="00590FDD" w:rsidRPr="00590FDD" w:rsidRDefault="00590FDD" w:rsidP="00590FDD">
      <w:pPr>
        <w:widowControl w:val="0"/>
        <w:spacing w:before="0" w:beforeAutospacing="0" w:after="0" w:afterAutospacing="0" w:line="240" w:lineRule="auto"/>
        <w:ind w:left="2096" w:hanging="720"/>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ה.</w:t>
      </w:r>
      <w:r w:rsidRPr="00590FDD">
        <w:rPr>
          <w:rFonts w:ascii="Times New Roman" w:eastAsia="Times New Roman" w:hAnsi="Times New Roman" w:hint="cs"/>
          <w:sz w:val="24"/>
          <w:rtl/>
          <w:lang w:eastAsia="he-IL"/>
        </w:rPr>
        <w:tab/>
        <w:t>הכנת ניתוח ע"ג המודל לבחינת משטר הרוחות הנוצרים בשטחי הפיתוח הסובבים למגדלים, והמלצות על אלמנטים למיתון עומסי רוח אלו.</w:t>
      </w:r>
    </w:p>
    <w:p w14:paraId="134C5AB5" w14:textId="77777777" w:rsidR="00590FDD" w:rsidRPr="00590FDD" w:rsidRDefault="00590FDD" w:rsidP="00590FDD">
      <w:pPr>
        <w:widowControl w:val="0"/>
        <w:spacing w:before="0" w:beforeAutospacing="0" w:after="0" w:afterAutospacing="0" w:line="240" w:lineRule="auto"/>
        <w:ind w:left="2096" w:hanging="720"/>
        <w:jc w:val="both"/>
        <w:rPr>
          <w:rFonts w:ascii="Times New Roman" w:eastAsia="Times New Roman" w:hAnsi="Times New Roman"/>
          <w:sz w:val="24"/>
          <w:rtl/>
          <w:lang w:eastAsia="he-IL"/>
        </w:rPr>
      </w:pPr>
    </w:p>
    <w:p w14:paraId="73409722" w14:textId="77777777" w:rsidR="00590FDD" w:rsidRPr="00590FDD" w:rsidRDefault="00590FDD" w:rsidP="00590FDD">
      <w:pPr>
        <w:widowControl w:val="0"/>
        <w:spacing w:before="0" w:beforeAutospacing="0" w:after="0" w:afterAutospacing="0" w:line="240" w:lineRule="auto"/>
        <w:ind w:left="2096" w:hanging="720"/>
        <w:jc w:val="both"/>
        <w:rPr>
          <w:rFonts w:ascii="Times New Roman" w:eastAsia="Times New Roman" w:hAnsi="Times New Roman"/>
          <w:sz w:val="24"/>
          <w:rtl/>
          <w:lang w:eastAsia="he-IL"/>
        </w:rPr>
      </w:pPr>
    </w:p>
    <w:p w14:paraId="0FF2FB33" w14:textId="77777777" w:rsidR="00590FDD" w:rsidRPr="00590FDD" w:rsidRDefault="00590FDD" w:rsidP="00590FDD">
      <w:pPr>
        <w:widowControl w:val="0"/>
        <w:spacing w:before="0" w:beforeAutospacing="0" w:after="0" w:afterAutospacing="0" w:line="240" w:lineRule="auto"/>
        <w:ind w:left="1440" w:hanging="720"/>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5.2</w:t>
      </w:r>
      <w:r w:rsidRPr="00590FDD">
        <w:rPr>
          <w:rFonts w:ascii="Times New Roman" w:eastAsia="Times New Roman" w:hAnsi="Times New Roman" w:hint="cs"/>
          <w:sz w:val="24"/>
          <w:rtl/>
          <w:lang w:eastAsia="he-IL"/>
        </w:rPr>
        <w:tab/>
      </w:r>
      <w:r w:rsidRPr="00590FDD">
        <w:rPr>
          <w:rFonts w:ascii="Times New Roman" w:eastAsia="Times New Roman" w:hAnsi="Times New Roman" w:hint="cs"/>
          <w:sz w:val="24"/>
          <w:u w:val="single"/>
          <w:rtl/>
          <w:lang w:eastAsia="he-IL"/>
        </w:rPr>
        <w:t>תכולות העבודה</w:t>
      </w:r>
      <w:r w:rsidRPr="00590FDD">
        <w:rPr>
          <w:rFonts w:ascii="Times New Roman" w:eastAsia="Times New Roman" w:hAnsi="Times New Roman" w:hint="cs"/>
          <w:sz w:val="24"/>
          <w:rtl/>
          <w:lang w:eastAsia="he-IL"/>
        </w:rPr>
        <w:t>:</w:t>
      </w:r>
    </w:p>
    <w:p w14:paraId="779B9323" w14:textId="77777777" w:rsidR="00590FDD" w:rsidRPr="00590FDD" w:rsidRDefault="00590FDD" w:rsidP="00590FDD">
      <w:pPr>
        <w:widowControl w:val="0"/>
        <w:spacing w:before="0" w:beforeAutospacing="0" w:after="0" w:afterAutospacing="0" w:line="240" w:lineRule="auto"/>
        <w:ind w:left="2096" w:hanging="720"/>
        <w:jc w:val="both"/>
        <w:rPr>
          <w:rFonts w:ascii="Times New Roman" w:eastAsia="Times New Roman" w:hAnsi="Times New Roman"/>
          <w:sz w:val="24"/>
          <w:rtl/>
          <w:lang w:eastAsia="he-IL"/>
        </w:rPr>
      </w:pPr>
    </w:p>
    <w:p w14:paraId="2668AE16" w14:textId="77777777" w:rsidR="00590FDD" w:rsidRPr="00590FDD" w:rsidRDefault="00590FDD" w:rsidP="00590FDD">
      <w:pPr>
        <w:widowControl w:val="0"/>
        <w:numPr>
          <w:ilvl w:val="0"/>
          <w:numId w:val="44"/>
        </w:numPr>
        <w:spacing w:before="0" w:beforeAutospacing="0" w:after="0" w:afterAutospacing="0" w:line="240" w:lineRule="auto"/>
        <w:ind w:left="2096" w:hanging="708"/>
        <w:jc w:val="both"/>
        <w:rPr>
          <w:rFonts w:ascii="Times New Roman" w:eastAsia="Times New Roman" w:hAnsi="Times New Roman"/>
          <w:sz w:val="24"/>
          <w:lang w:eastAsia="he-IL"/>
        </w:rPr>
      </w:pPr>
      <w:r w:rsidRPr="00590FDD">
        <w:rPr>
          <w:rFonts w:ascii="Times New Roman" w:eastAsia="Times New Roman" w:hAnsi="Times New Roman" w:hint="cs"/>
          <w:sz w:val="24"/>
          <w:rtl/>
          <w:lang w:eastAsia="he-IL"/>
        </w:rPr>
        <w:t>הכנת מודל אקלימי בק.מ. 1:300 או בק.מ. אחר לפי הצורך בהתאם לדרישות המפקח לעומסי רוח של הפרויקט, כולל פרויקטי מגדלים סמוכים מסביב לפרויקט בהתאם לתב"עות מאושרות.</w:t>
      </w:r>
    </w:p>
    <w:p w14:paraId="18EB4BF3" w14:textId="77777777" w:rsidR="00590FDD" w:rsidRPr="00590FDD" w:rsidRDefault="00590FDD" w:rsidP="00590FDD">
      <w:pPr>
        <w:widowControl w:val="0"/>
        <w:spacing w:before="0" w:beforeAutospacing="0" w:after="0" w:afterAutospacing="0" w:line="240" w:lineRule="auto"/>
        <w:ind w:left="2096"/>
        <w:jc w:val="both"/>
        <w:rPr>
          <w:rFonts w:ascii="Times New Roman" w:eastAsia="Times New Roman" w:hAnsi="Times New Roman"/>
          <w:sz w:val="24"/>
          <w:rtl/>
          <w:lang w:eastAsia="he-IL"/>
        </w:rPr>
      </w:pPr>
    </w:p>
    <w:p w14:paraId="15CD6779" w14:textId="77777777" w:rsidR="00590FDD" w:rsidRPr="00590FDD" w:rsidRDefault="00590FDD" w:rsidP="00590FDD">
      <w:pPr>
        <w:widowControl w:val="0"/>
        <w:numPr>
          <w:ilvl w:val="0"/>
          <w:numId w:val="44"/>
        </w:numPr>
        <w:spacing w:before="0" w:beforeAutospacing="0" w:after="0" w:afterAutospacing="0" w:line="240" w:lineRule="auto"/>
        <w:ind w:left="2096" w:hanging="708"/>
        <w:jc w:val="both"/>
        <w:rPr>
          <w:rFonts w:ascii="Times New Roman" w:eastAsia="Times New Roman" w:hAnsi="Times New Roman"/>
          <w:sz w:val="24"/>
          <w:lang w:eastAsia="he-IL"/>
        </w:rPr>
      </w:pPr>
      <w:r w:rsidRPr="00590FDD">
        <w:rPr>
          <w:rFonts w:ascii="Times New Roman" w:eastAsia="Times New Roman" w:hAnsi="Times New Roman" w:hint="cs"/>
          <w:sz w:val="24"/>
          <w:rtl/>
          <w:lang w:eastAsia="he-IL"/>
        </w:rPr>
        <w:t>רכישת נתוני סטטיסטיים של משטר רוחות, חישוב מהירויות וכיווני רוחות ממוצעים ומקסימליים, והטמעתם באנליזה.</w:t>
      </w:r>
    </w:p>
    <w:p w14:paraId="0407374C" w14:textId="77777777" w:rsidR="00590FDD" w:rsidRPr="00590FDD" w:rsidRDefault="00590FDD" w:rsidP="00590FDD">
      <w:pPr>
        <w:widowControl w:val="0"/>
        <w:spacing w:before="0" w:beforeAutospacing="0" w:after="0" w:afterAutospacing="0" w:line="240" w:lineRule="auto"/>
        <w:ind w:left="2096"/>
        <w:jc w:val="both"/>
        <w:rPr>
          <w:rFonts w:ascii="Times New Roman" w:eastAsia="Times New Roman" w:hAnsi="Times New Roman"/>
          <w:sz w:val="24"/>
          <w:rtl/>
          <w:lang w:eastAsia="he-IL"/>
        </w:rPr>
      </w:pPr>
    </w:p>
    <w:p w14:paraId="23E103C7" w14:textId="77777777" w:rsidR="00590FDD" w:rsidRPr="00590FDD" w:rsidRDefault="00590FDD" w:rsidP="00590FDD">
      <w:pPr>
        <w:widowControl w:val="0"/>
        <w:numPr>
          <w:ilvl w:val="0"/>
          <w:numId w:val="44"/>
        </w:numPr>
        <w:spacing w:before="0" w:beforeAutospacing="0" w:after="0" w:afterAutospacing="0" w:line="240" w:lineRule="auto"/>
        <w:ind w:left="2096" w:hanging="708"/>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בחינת השפעת משטר הרוחות הצפוי על קונסטרוקציית, ביסוס ומעטפת המגדלים לכשל ושירות, וכן ההשפעה על אזורי הפיתוח הסמוכים לפרויקט.</w:t>
      </w:r>
    </w:p>
    <w:p w14:paraId="0A5AA05E" w14:textId="77777777" w:rsidR="00590FDD" w:rsidRPr="00590FDD" w:rsidRDefault="00590FDD" w:rsidP="00590FDD">
      <w:pPr>
        <w:widowControl w:val="0"/>
        <w:spacing w:before="0" w:beforeAutospacing="0" w:after="0" w:afterAutospacing="0" w:line="360" w:lineRule="auto"/>
        <w:ind w:left="720" w:hanging="720"/>
        <w:jc w:val="both"/>
        <w:rPr>
          <w:rFonts w:ascii="Times New Roman" w:eastAsia="Times New Roman" w:hAnsi="Times New Roman"/>
          <w:sz w:val="24"/>
          <w:rtl/>
          <w:lang w:eastAsia="he-IL"/>
        </w:rPr>
      </w:pPr>
    </w:p>
    <w:p w14:paraId="51C6FD08" w14:textId="77777777" w:rsidR="00590FDD" w:rsidRPr="00590FDD" w:rsidRDefault="00590FDD" w:rsidP="00590FDD">
      <w:pPr>
        <w:widowControl w:val="0"/>
        <w:spacing w:before="0" w:beforeAutospacing="0" w:after="0" w:afterAutospacing="0" w:line="360" w:lineRule="auto"/>
        <w:ind w:left="720" w:hanging="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 xml:space="preserve"> </w:t>
      </w:r>
      <w:r w:rsidRPr="00590FDD">
        <w:rPr>
          <w:rFonts w:ascii="Times New Roman" w:eastAsia="Times New Roman" w:hAnsi="Times New Roman" w:hint="cs"/>
          <w:sz w:val="24"/>
          <w:rtl/>
          <w:lang w:eastAsia="he-IL"/>
        </w:rPr>
        <w:t>6</w:t>
      </w:r>
      <w:r w:rsidRPr="00590FDD">
        <w:rPr>
          <w:rFonts w:ascii="Times New Roman" w:eastAsia="Times New Roman" w:hAnsi="Times New Roman"/>
          <w:sz w:val="24"/>
          <w:rtl/>
          <w:lang w:eastAsia="he-IL"/>
        </w:rPr>
        <w:t>.</w:t>
      </w:r>
      <w:r w:rsidRPr="00590FDD">
        <w:rPr>
          <w:rFonts w:ascii="Times New Roman" w:eastAsia="Times New Roman" w:hAnsi="Times New Roman"/>
          <w:sz w:val="24"/>
          <w:rtl/>
          <w:lang w:eastAsia="he-IL"/>
        </w:rPr>
        <w:tab/>
        <w:t xml:space="preserve">המתכנן מתחייב לשמור על דיסקט ואוריגינלים של התוכניות עד לאחר סיום הביצוע בשטח של העבודות נשוא התכנון, כך שניתן יהיה לבצע מהם העתקות, צילומים וכו' וכן ניתן יהיה לבצע בהם תיקונים ושינויים. </w:t>
      </w:r>
    </w:p>
    <w:p w14:paraId="59E5EF4D" w14:textId="77777777" w:rsidR="00590FDD" w:rsidRPr="00590FDD" w:rsidRDefault="00590FDD" w:rsidP="00590FDD">
      <w:pPr>
        <w:widowControl w:val="0"/>
        <w:spacing w:before="0" w:beforeAutospacing="0" w:after="0" w:afterAutospacing="0" w:line="360" w:lineRule="auto"/>
        <w:ind w:left="720" w:hanging="720"/>
        <w:jc w:val="both"/>
        <w:rPr>
          <w:rFonts w:ascii="Times New Roman" w:eastAsia="Times New Roman" w:hAnsi="Times New Roman"/>
          <w:sz w:val="24"/>
          <w:rtl/>
          <w:lang w:eastAsia="he-IL"/>
        </w:rPr>
      </w:pPr>
    </w:p>
    <w:p w14:paraId="651A3D2E" w14:textId="77777777" w:rsidR="00590FDD" w:rsidRPr="00590FDD" w:rsidRDefault="00590FDD" w:rsidP="00590FDD">
      <w:pPr>
        <w:widowControl w:val="0"/>
        <w:spacing w:before="0" w:beforeAutospacing="0" w:after="0" w:afterAutospacing="0" w:line="360" w:lineRule="auto"/>
        <w:ind w:left="720" w:hanging="720"/>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7</w:t>
      </w:r>
      <w:r w:rsidRPr="00590FDD">
        <w:rPr>
          <w:rFonts w:ascii="Times New Roman" w:eastAsia="Times New Roman" w:hAnsi="Times New Roman"/>
          <w:sz w:val="24"/>
          <w:rtl/>
          <w:lang w:eastAsia="he-IL"/>
        </w:rPr>
        <w:t>.</w:t>
      </w:r>
      <w:r w:rsidRPr="00590FDD">
        <w:rPr>
          <w:rFonts w:ascii="Times New Roman" w:eastAsia="Times New Roman" w:hAnsi="Times New Roman"/>
          <w:sz w:val="24"/>
          <w:rtl/>
          <w:lang w:eastAsia="he-IL"/>
        </w:rPr>
        <w:tab/>
        <w:t>נציג המזמין רשאי להזמין מהמתכנן את כל שלבי העבודות המפורטות בנספח זה ו/או חלק מהן  ו/או עבודות נוספות להן, הכל כפי שיפורט בנספח ד'.</w:t>
      </w:r>
    </w:p>
    <w:p w14:paraId="3AA9F03E" w14:textId="77777777" w:rsidR="00590FDD" w:rsidRPr="00590FDD" w:rsidRDefault="00590FDD" w:rsidP="00590FDD">
      <w:pPr>
        <w:widowControl w:val="0"/>
        <w:spacing w:before="0" w:beforeAutospacing="0" w:after="0" w:afterAutospacing="0" w:line="240" w:lineRule="auto"/>
        <w:ind w:left="720" w:hanging="720"/>
        <w:jc w:val="both"/>
        <w:rPr>
          <w:rFonts w:ascii="Times New Roman" w:eastAsia="Times New Roman" w:hAnsi="Times New Roman"/>
          <w:sz w:val="24"/>
          <w:rtl/>
          <w:lang w:eastAsia="he-IL"/>
        </w:rPr>
      </w:pPr>
    </w:p>
    <w:p w14:paraId="24724EE5" w14:textId="77777777" w:rsidR="00590FDD" w:rsidRPr="00590FDD" w:rsidRDefault="00590FDD" w:rsidP="00590FDD">
      <w:pPr>
        <w:widowControl w:val="0"/>
        <w:spacing w:before="0" w:beforeAutospacing="0" w:after="0" w:afterAutospacing="0" w:line="360" w:lineRule="auto"/>
        <w:ind w:left="720" w:hanging="720"/>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8</w:t>
      </w:r>
      <w:r w:rsidRPr="00590FDD">
        <w:rPr>
          <w:rFonts w:ascii="Times New Roman" w:eastAsia="Times New Roman" w:hAnsi="Times New Roman"/>
          <w:sz w:val="24"/>
          <w:rtl/>
          <w:lang w:eastAsia="he-IL"/>
        </w:rPr>
        <w:t>.</w:t>
      </w:r>
      <w:r w:rsidRPr="00590FDD">
        <w:rPr>
          <w:rFonts w:ascii="Times New Roman" w:eastAsia="Times New Roman" w:hAnsi="Times New Roman"/>
          <w:sz w:val="24"/>
          <w:rtl/>
          <w:lang w:eastAsia="he-IL"/>
        </w:rPr>
        <w:tab/>
      </w:r>
      <w:r w:rsidRPr="00590FDD">
        <w:rPr>
          <w:rFonts w:ascii="Times New Roman" w:eastAsia="Times New Roman" w:hAnsi="Times New Roman" w:hint="cs"/>
          <w:sz w:val="24"/>
          <w:rtl/>
          <w:lang w:eastAsia="he-IL"/>
        </w:rPr>
        <w:t>יובהר כדלקמן:</w:t>
      </w:r>
    </w:p>
    <w:p w14:paraId="50496EE6" w14:textId="77777777" w:rsidR="00590FDD" w:rsidRPr="00590FDD" w:rsidRDefault="00590FDD" w:rsidP="00590FDD">
      <w:pPr>
        <w:spacing w:before="0" w:beforeAutospacing="0" w:after="0" w:afterAutospacing="0" w:line="240" w:lineRule="auto"/>
        <w:ind w:left="740" w:hanging="580"/>
        <w:jc w:val="both"/>
        <w:rPr>
          <w:rFonts w:ascii="Times New Roman" w:eastAsia="Times New Roman" w:hAnsi="Times New Roman"/>
          <w:color w:val="000000"/>
          <w:sz w:val="24"/>
          <w:rtl/>
          <w:lang w:eastAsia="he-IL"/>
        </w:rPr>
      </w:pPr>
    </w:p>
    <w:p w14:paraId="2C3040E0" w14:textId="77777777" w:rsidR="00590FDD" w:rsidRPr="00590FDD" w:rsidRDefault="00590FDD" w:rsidP="00590FDD">
      <w:pPr>
        <w:widowControl w:val="0"/>
        <w:numPr>
          <w:ilvl w:val="0"/>
          <w:numId w:val="45"/>
        </w:numPr>
        <w:spacing w:before="0" w:beforeAutospacing="0" w:after="0" w:afterAutospacing="0" w:line="276" w:lineRule="auto"/>
        <w:ind w:left="2096" w:hanging="708"/>
        <w:jc w:val="both"/>
        <w:rPr>
          <w:rFonts w:ascii="Times New Roman" w:eastAsia="Times New Roman" w:hAnsi="Times New Roman"/>
          <w:color w:val="000000"/>
          <w:sz w:val="24"/>
          <w:lang w:eastAsia="he-IL"/>
        </w:rPr>
      </w:pPr>
      <w:r w:rsidRPr="00590FDD">
        <w:rPr>
          <w:rFonts w:ascii="Times New Roman" w:eastAsia="Times New Roman" w:hAnsi="Times New Roman"/>
          <w:color w:val="000000"/>
          <w:sz w:val="24"/>
          <w:rtl/>
          <w:lang w:eastAsia="he-IL"/>
        </w:rPr>
        <w:t xml:space="preserve">העבודה הממוחשבת בפרויקט תיערך בתכנת </w:t>
      </w:r>
      <w:r w:rsidRPr="00590FDD">
        <w:rPr>
          <w:rFonts w:ascii="Times New Roman" w:eastAsia="Times New Roman" w:hAnsi="Times New Roman"/>
          <w:color w:val="000000"/>
          <w:sz w:val="24"/>
          <w:lang w:eastAsia="he-IL"/>
        </w:rPr>
        <w:t>REVIT</w:t>
      </w:r>
      <w:r w:rsidRPr="00590FDD">
        <w:rPr>
          <w:rFonts w:ascii="Times New Roman" w:eastAsia="Times New Roman" w:hAnsi="Times New Roman"/>
          <w:color w:val="000000"/>
          <w:sz w:val="24"/>
          <w:rtl/>
          <w:lang w:eastAsia="he-IL"/>
        </w:rPr>
        <w:t xml:space="preserve"> על </w:t>
      </w:r>
      <w:r w:rsidRPr="00590FDD">
        <w:rPr>
          <w:rFonts w:ascii="Times New Roman" w:eastAsia="Times New Roman" w:hAnsi="Times New Roman" w:hint="cs"/>
          <w:color w:val="000000"/>
          <w:sz w:val="24"/>
          <w:rtl/>
          <w:lang w:eastAsia="he-IL"/>
        </w:rPr>
        <w:t>המתכנן</w:t>
      </w:r>
      <w:r w:rsidRPr="00590FDD">
        <w:rPr>
          <w:rFonts w:ascii="Times New Roman" w:eastAsia="Times New Roman" w:hAnsi="Times New Roman"/>
          <w:color w:val="000000"/>
          <w:sz w:val="24"/>
          <w:rtl/>
          <w:lang w:eastAsia="he-IL"/>
        </w:rPr>
        <w:t xml:space="preserve"> לדאוג לעמדות עבודה וכ"א מוכשר במשרדו בהתאם.</w:t>
      </w:r>
    </w:p>
    <w:p w14:paraId="5235AA9D" w14:textId="77777777" w:rsidR="00590FDD" w:rsidRPr="00590FDD" w:rsidRDefault="00590FDD" w:rsidP="00590FDD">
      <w:pPr>
        <w:widowControl w:val="0"/>
        <w:numPr>
          <w:ilvl w:val="0"/>
          <w:numId w:val="45"/>
        </w:numPr>
        <w:spacing w:before="0" w:beforeAutospacing="0" w:after="0" w:afterAutospacing="0" w:line="276" w:lineRule="auto"/>
        <w:ind w:left="2096" w:hanging="708"/>
        <w:jc w:val="both"/>
        <w:rPr>
          <w:rFonts w:ascii="Times New Roman" w:eastAsia="Times New Roman" w:hAnsi="Times New Roman"/>
          <w:color w:val="000000"/>
          <w:sz w:val="24"/>
          <w:rtl/>
          <w:lang w:eastAsia="he-IL"/>
        </w:rPr>
      </w:pPr>
      <w:r w:rsidRPr="00590FDD">
        <w:rPr>
          <w:rFonts w:ascii="Times New Roman" w:eastAsia="Times New Roman" w:hAnsi="Times New Roman"/>
          <w:color w:val="000000"/>
          <w:sz w:val="24"/>
          <w:rtl/>
          <w:lang w:eastAsia="he-IL"/>
        </w:rPr>
        <w:t>כל קבצי התכנון והמסמכים השונים יוטענו למערכת ה-</w:t>
      </w:r>
      <w:r w:rsidRPr="00590FDD">
        <w:rPr>
          <w:rFonts w:ascii="Times New Roman" w:eastAsia="Times New Roman" w:hAnsi="Times New Roman"/>
          <w:color w:val="000000"/>
          <w:sz w:val="24"/>
          <w:lang w:eastAsia="he-IL"/>
        </w:rPr>
        <w:t>@view</w:t>
      </w:r>
      <w:r w:rsidRPr="00590FDD">
        <w:rPr>
          <w:rFonts w:ascii="Times New Roman" w:eastAsia="Times New Roman" w:hAnsi="Times New Roman"/>
          <w:color w:val="000000"/>
          <w:sz w:val="24"/>
          <w:rtl/>
          <w:lang w:eastAsia="he-IL"/>
        </w:rPr>
        <w:t xml:space="preserve">, תעבורת המידע היחידה הקבילה בפרויקט. </w:t>
      </w:r>
    </w:p>
    <w:p w14:paraId="6FDF2FAF" w14:textId="77777777" w:rsidR="00590FDD" w:rsidRPr="00590FDD" w:rsidRDefault="00590FDD" w:rsidP="00590FDD">
      <w:pPr>
        <w:widowControl w:val="0"/>
        <w:numPr>
          <w:ilvl w:val="0"/>
          <w:numId w:val="45"/>
        </w:numPr>
        <w:spacing w:before="0" w:beforeAutospacing="0" w:after="0" w:afterAutospacing="0" w:line="276" w:lineRule="auto"/>
        <w:ind w:left="2096" w:hanging="708"/>
        <w:jc w:val="both"/>
        <w:rPr>
          <w:rFonts w:ascii="Times New Roman" w:eastAsia="Times New Roman" w:hAnsi="Times New Roman"/>
          <w:color w:val="000000"/>
          <w:sz w:val="24"/>
          <w:lang w:eastAsia="he-IL"/>
        </w:rPr>
      </w:pPr>
      <w:r w:rsidRPr="00590FDD">
        <w:rPr>
          <w:rFonts w:ascii="Times New Roman" w:eastAsia="Times New Roman" w:hAnsi="Times New Roman"/>
          <w:color w:val="000000"/>
          <w:sz w:val="24"/>
          <w:rtl/>
          <w:lang w:eastAsia="he-IL"/>
        </w:rPr>
        <w:t xml:space="preserve">חשבונות המתכנן יוטענו ע"י </w:t>
      </w:r>
      <w:r w:rsidRPr="00590FDD">
        <w:rPr>
          <w:rFonts w:ascii="Times New Roman" w:eastAsia="Times New Roman" w:hAnsi="Times New Roman" w:hint="cs"/>
          <w:color w:val="000000"/>
          <w:sz w:val="24"/>
          <w:rtl/>
          <w:lang w:eastAsia="he-IL"/>
        </w:rPr>
        <w:t>המפקח</w:t>
      </w:r>
      <w:r w:rsidRPr="00590FDD">
        <w:rPr>
          <w:rFonts w:ascii="Times New Roman" w:eastAsia="Times New Roman" w:hAnsi="Times New Roman"/>
          <w:color w:val="000000"/>
          <w:sz w:val="24"/>
          <w:rtl/>
          <w:lang w:eastAsia="he-IL"/>
        </w:rPr>
        <w:t xml:space="preserve"> למערכת ה-</w:t>
      </w:r>
      <w:r w:rsidRPr="00590FDD">
        <w:rPr>
          <w:rFonts w:ascii="Times New Roman" w:eastAsia="Times New Roman" w:hAnsi="Times New Roman"/>
          <w:color w:val="000000"/>
          <w:sz w:val="24"/>
          <w:lang w:eastAsia="he-IL"/>
        </w:rPr>
        <w:t>@view</w:t>
      </w:r>
      <w:r w:rsidRPr="00590FDD">
        <w:rPr>
          <w:rFonts w:ascii="Times New Roman" w:eastAsia="Times New Roman" w:hAnsi="Times New Roman"/>
          <w:color w:val="000000"/>
          <w:sz w:val="24"/>
          <w:rtl/>
          <w:lang w:eastAsia="he-IL"/>
        </w:rPr>
        <w:t xml:space="preserve"> לתיקיית "חשבונות מוגשים", כתנאי לטיפול בהם.</w:t>
      </w:r>
    </w:p>
    <w:p w14:paraId="603546EE"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76EF0A20"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4B645C85"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643E2D8F"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4066BF96"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40D0A1E7"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1EDFEE8A"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0FCEF2E3"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11489E46"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29EC9290"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73BF5B73"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0F245360"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7F9F4271"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1BC4EE93"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6D014B40"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65B0CBE3"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4A8AA432"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43C9FF1C"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374CB30F"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147E10C8"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43568353"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68F8E99B"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3026D313"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5C7C4BBA"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277217E2"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5F0AEF7F" w14:textId="77777777" w:rsidR="004E32D2" w:rsidRDefault="004E32D2" w:rsidP="00590FDD">
      <w:pPr>
        <w:widowControl w:val="0"/>
        <w:spacing w:before="0" w:beforeAutospacing="0" w:after="0" w:afterAutospacing="0" w:line="240" w:lineRule="auto"/>
        <w:jc w:val="center"/>
        <w:rPr>
          <w:rFonts w:ascii="Times New Roman" w:eastAsia="Times New Roman" w:hAnsi="Times New Roman"/>
          <w:bCs/>
          <w:sz w:val="20"/>
          <w:u w:val="single"/>
          <w:rtl/>
          <w:lang w:eastAsia="he-IL"/>
        </w:rPr>
      </w:pPr>
      <w:r>
        <w:rPr>
          <w:rFonts w:ascii="Times New Roman" w:eastAsia="Times New Roman" w:hAnsi="Times New Roman"/>
          <w:bCs/>
          <w:sz w:val="20"/>
          <w:u w:val="single"/>
          <w:rtl/>
          <w:lang w:eastAsia="he-IL"/>
        </w:rPr>
        <w:br w:type="page"/>
      </w:r>
    </w:p>
    <w:p w14:paraId="4192D665"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20"/>
          <w:u w:val="single"/>
          <w:rtl/>
          <w:lang w:eastAsia="he-IL"/>
        </w:rPr>
      </w:pPr>
      <w:r w:rsidRPr="00590FDD">
        <w:rPr>
          <w:rFonts w:ascii="Times New Roman" w:eastAsia="Times New Roman" w:hAnsi="Times New Roman"/>
          <w:bCs/>
          <w:sz w:val="20"/>
          <w:u w:val="single"/>
          <w:rtl/>
          <w:lang w:eastAsia="he-IL"/>
        </w:rPr>
        <w:lastRenderedPageBreak/>
        <w:t xml:space="preserve">נספח </w:t>
      </w:r>
      <w:r w:rsidR="000555DD">
        <w:rPr>
          <w:rFonts w:ascii="Times New Roman" w:eastAsia="Times New Roman" w:hAnsi="Times New Roman" w:hint="cs"/>
          <w:bCs/>
          <w:sz w:val="20"/>
          <w:u w:val="single"/>
          <w:rtl/>
          <w:lang w:eastAsia="he-IL"/>
        </w:rPr>
        <w:t>"</w:t>
      </w:r>
      <w:r w:rsidRPr="00590FDD">
        <w:rPr>
          <w:rFonts w:ascii="Times New Roman" w:eastAsia="Times New Roman" w:hAnsi="Times New Roman"/>
          <w:bCs/>
          <w:sz w:val="20"/>
          <w:u w:val="single"/>
          <w:rtl/>
          <w:lang w:eastAsia="he-IL"/>
        </w:rPr>
        <w:t>ג</w:t>
      </w:r>
      <w:r w:rsidR="000555DD">
        <w:rPr>
          <w:rFonts w:ascii="Times New Roman" w:eastAsia="Times New Roman" w:hAnsi="Times New Roman" w:hint="cs"/>
          <w:bCs/>
          <w:sz w:val="20"/>
          <w:u w:val="single"/>
          <w:rtl/>
          <w:lang w:eastAsia="he-IL"/>
        </w:rPr>
        <w:t>'</w:t>
      </w:r>
      <w:r w:rsidRPr="00590FDD">
        <w:rPr>
          <w:rFonts w:ascii="Times New Roman" w:eastAsia="Times New Roman" w:hAnsi="Times New Roman"/>
          <w:bCs/>
          <w:sz w:val="20"/>
          <w:u w:val="single"/>
          <w:rtl/>
          <w:lang w:eastAsia="he-IL"/>
        </w:rPr>
        <w:t>'</w:t>
      </w:r>
    </w:p>
    <w:p w14:paraId="3937B2D0"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20"/>
          <w:u w:val="single"/>
          <w:rtl/>
          <w:lang w:eastAsia="he-IL"/>
        </w:rPr>
      </w:pPr>
    </w:p>
    <w:p w14:paraId="28D3B267"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20"/>
          <w:u w:val="single"/>
          <w:rtl/>
          <w:lang w:eastAsia="he-IL"/>
        </w:rPr>
      </w:pPr>
      <w:r w:rsidRPr="00590FDD">
        <w:rPr>
          <w:rFonts w:ascii="Times New Roman" w:eastAsia="Times New Roman" w:hAnsi="Times New Roman"/>
          <w:bCs/>
          <w:sz w:val="20"/>
          <w:u w:val="single"/>
          <w:rtl/>
          <w:lang w:eastAsia="he-IL"/>
        </w:rPr>
        <w:t>לוח זמנים ושלבי עבודה</w:t>
      </w:r>
    </w:p>
    <w:p w14:paraId="5C6FCEEA"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20"/>
          <w:u w:val="single"/>
          <w:rtl/>
          <w:lang w:eastAsia="he-IL"/>
        </w:rPr>
      </w:pPr>
    </w:p>
    <w:p w14:paraId="4861DB5F"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bCs/>
          <w:sz w:val="20"/>
          <w:u w:val="single"/>
          <w:rtl/>
          <w:lang w:eastAsia="he-IL"/>
        </w:rPr>
      </w:pPr>
    </w:p>
    <w:p w14:paraId="6D29A8B8" w14:textId="77777777" w:rsidR="00590FDD" w:rsidRPr="00590FDD" w:rsidRDefault="00590FDD" w:rsidP="00590FDD">
      <w:pPr>
        <w:widowControl w:val="0"/>
        <w:numPr>
          <w:ilvl w:val="0"/>
          <w:numId w:val="47"/>
        </w:numPr>
        <w:spacing w:before="0" w:beforeAutospacing="0" w:after="0" w:afterAutospacing="0" w:line="240" w:lineRule="auto"/>
        <w:ind w:hanging="608"/>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לוח הזמנים לתכנון כל אחד מהשלבים של הפרויקט יהיה כפי שייקבע מעת לעת ע"י המנהל. לוח הזמנים לפיקוח העליון </w:t>
      </w:r>
      <w:r w:rsidRPr="00590FDD">
        <w:rPr>
          <w:rFonts w:ascii="Times New Roman" w:eastAsia="Times New Roman" w:hAnsi="Times New Roman"/>
          <w:sz w:val="20"/>
          <w:lang w:eastAsia="he-IL"/>
        </w:rPr>
        <w:t>–</w:t>
      </w:r>
      <w:r w:rsidRPr="00590FDD">
        <w:rPr>
          <w:rFonts w:ascii="Times New Roman" w:eastAsia="Times New Roman" w:hAnsi="Times New Roman"/>
          <w:sz w:val="20"/>
          <w:rtl/>
          <w:lang w:eastAsia="he-IL"/>
        </w:rPr>
        <w:t xml:space="preserve"> ברציפות מתחילת ביצוע העבודות ועד להשלמתן כולל תקופת הבדק, ככל שיידרש ע"י המנהל.</w:t>
      </w:r>
    </w:p>
    <w:p w14:paraId="723A998B"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0"/>
          <w:rtl/>
          <w:lang w:eastAsia="he-IL"/>
        </w:rPr>
      </w:pPr>
    </w:p>
    <w:p w14:paraId="4D216FB1" w14:textId="77777777" w:rsidR="00590FDD" w:rsidRPr="00590FDD" w:rsidRDefault="00590FDD" w:rsidP="00590FDD">
      <w:pPr>
        <w:widowControl w:val="0"/>
        <w:numPr>
          <w:ilvl w:val="0"/>
          <w:numId w:val="47"/>
        </w:numPr>
        <w:spacing w:before="0" w:beforeAutospacing="0" w:after="0" w:afterAutospacing="0" w:line="240" w:lineRule="auto"/>
        <w:ind w:hanging="608"/>
        <w:jc w:val="both"/>
        <w:rPr>
          <w:rFonts w:ascii="Times New Roman" w:eastAsia="Times New Roman" w:hAnsi="Times New Roman"/>
          <w:sz w:val="20"/>
          <w:lang w:eastAsia="he-IL"/>
        </w:rPr>
      </w:pPr>
      <w:r w:rsidRPr="00590FDD">
        <w:rPr>
          <w:rFonts w:ascii="Times New Roman" w:eastAsia="Times New Roman" w:hAnsi="Times New Roman"/>
          <w:sz w:val="20"/>
          <w:rtl/>
          <w:lang w:eastAsia="he-IL"/>
        </w:rPr>
        <w:t>המהנדס וצוותו יעסקו בפרויקט לפי הצורך וללא הגבלת זמן.</w:t>
      </w:r>
    </w:p>
    <w:p w14:paraId="16C6BF6E"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0"/>
          <w:lang w:eastAsia="he-IL"/>
        </w:rPr>
      </w:pPr>
    </w:p>
    <w:p w14:paraId="61AAA88A" w14:textId="77777777" w:rsidR="00590FDD" w:rsidRPr="00590FDD" w:rsidRDefault="00590FDD" w:rsidP="00590FDD">
      <w:pPr>
        <w:widowControl w:val="0"/>
        <w:numPr>
          <w:ilvl w:val="0"/>
          <w:numId w:val="47"/>
        </w:numPr>
        <w:spacing w:before="0" w:beforeAutospacing="0" w:after="0" w:afterAutospacing="0" w:line="240" w:lineRule="auto"/>
        <w:ind w:hanging="608"/>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המתכנן ימסור את התכניות לאישור המזמין בהתאם ללוח הזמנים והתכניות לא תיחשבנה כמושלמות עד לקבלת אישור המזמין.</w:t>
      </w:r>
    </w:p>
    <w:p w14:paraId="6B109E35"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0"/>
          <w:rtl/>
          <w:lang w:eastAsia="he-IL"/>
        </w:rPr>
      </w:pPr>
    </w:p>
    <w:p w14:paraId="77923C8E" w14:textId="77777777" w:rsidR="00590FDD" w:rsidRPr="00590FDD" w:rsidRDefault="00590FDD" w:rsidP="00590FDD">
      <w:pPr>
        <w:widowControl w:val="0"/>
        <w:numPr>
          <w:ilvl w:val="0"/>
          <w:numId w:val="47"/>
        </w:numPr>
        <w:spacing w:before="0" w:beforeAutospacing="0" w:after="0" w:afterAutospacing="0" w:line="240" w:lineRule="auto"/>
        <w:ind w:hanging="608"/>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העביר המזמין למתכנן הערות או הנחיות נוספות לגבי התכניות, יתכנן המתכנן את התכניות תוך פרק זמן סביר שיוסכם בינו ל</w:t>
      </w:r>
      <w:r w:rsidRPr="00590FDD">
        <w:rPr>
          <w:rFonts w:ascii="Times New Roman" w:eastAsia="Times New Roman" w:hAnsi="Times New Roman" w:hint="cs"/>
          <w:sz w:val="20"/>
          <w:rtl/>
          <w:lang w:eastAsia="he-IL"/>
        </w:rPr>
        <w:t>ב</w:t>
      </w:r>
      <w:r w:rsidRPr="00590FDD">
        <w:rPr>
          <w:rFonts w:ascii="Times New Roman" w:eastAsia="Times New Roman" w:hAnsi="Times New Roman"/>
          <w:sz w:val="20"/>
          <w:rtl/>
          <w:lang w:eastAsia="he-IL"/>
        </w:rPr>
        <w:t>ין המזמין, ואולם בכל מקרה לא יעלה על פרק הזמן הנקוב עובר אותו שלב בלוח הזמנים. האמור לעיל מותנה בכך שהמזמין ימציא למתכנן הערותיו ו/או הנחיותיו לגבי תכניות שהוגשו לו ע"י המתכנן בתוך 30 יום ממועד הגשתן למזמין.</w:t>
      </w:r>
    </w:p>
    <w:p w14:paraId="402A039B"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0"/>
          <w:rtl/>
          <w:lang w:eastAsia="he-IL"/>
        </w:rPr>
      </w:pPr>
    </w:p>
    <w:p w14:paraId="26D91A11" w14:textId="77777777" w:rsidR="00590FDD" w:rsidRPr="00590FDD" w:rsidRDefault="00590FDD" w:rsidP="00590FDD">
      <w:pPr>
        <w:widowControl w:val="0"/>
        <w:numPr>
          <w:ilvl w:val="0"/>
          <w:numId w:val="47"/>
        </w:numPr>
        <w:spacing w:before="0" w:beforeAutospacing="0" w:after="0" w:afterAutospacing="0" w:line="240" w:lineRule="auto"/>
        <w:ind w:hanging="608"/>
        <w:jc w:val="both"/>
        <w:rPr>
          <w:rFonts w:ascii="Times New Roman" w:eastAsia="Times New Roman" w:hAnsi="Times New Roman"/>
          <w:sz w:val="20"/>
          <w:lang w:eastAsia="he-IL"/>
        </w:rPr>
      </w:pPr>
      <w:r w:rsidRPr="00590FDD">
        <w:rPr>
          <w:rFonts w:ascii="Times New Roman" w:eastAsia="Times New Roman" w:hAnsi="Times New Roman"/>
          <w:sz w:val="20"/>
          <w:rtl/>
          <w:lang w:eastAsia="he-IL"/>
        </w:rPr>
        <w:t>אם לא יקבע לוח זמנים במעמד חתימת ההסכם יעביר המתכנן לוח זמנים ראשוני לאישור המנהל תוך 7 ימים ממועד החתימה.</w:t>
      </w:r>
    </w:p>
    <w:p w14:paraId="71C9BFF6"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0"/>
          <w:rtl/>
          <w:lang w:eastAsia="he-IL"/>
        </w:rPr>
      </w:pPr>
    </w:p>
    <w:p w14:paraId="63D62CA3" w14:textId="77777777" w:rsidR="00590FDD" w:rsidRPr="00590FDD" w:rsidRDefault="00590FDD" w:rsidP="00590FDD">
      <w:pPr>
        <w:widowControl w:val="0"/>
        <w:numPr>
          <w:ilvl w:val="0"/>
          <w:numId w:val="47"/>
        </w:numPr>
        <w:spacing w:before="0" w:beforeAutospacing="0" w:after="0" w:afterAutospacing="0" w:line="240" w:lineRule="auto"/>
        <w:ind w:hanging="608"/>
        <w:jc w:val="both"/>
        <w:rPr>
          <w:rFonts w:ascii="Times New Roman" w:eastAsia="Times New Roman" w:hAnsi="Times New Roman"/>
          <w:sz w:val="20"/>
          <w:lang w:eastAsia="he-IL"/>
        </w:rPr>
      </w:pPr>
      <w:r w:rsidRPr="00590FDD">
        <w:rPr>
          <w:rFonts w:ascii="Times New Roman" w:eastAsia="Times New Roman" w:hAnsi="Times New Roman"/>
          <w:sz w:val="20"/>
          <w:rtl/>
          <w:lang w:eastAsia="he-IL"/>
        </w:rPr>
        <w:t>התקדמות תכנון הקונסטרוקציה</w:t>
      </w:r>
      <w:r w:rsidRPr="00590FDD">
        <w:rPr>
          <w:rFonts w:ascii="Times New Roman" w:eastAsia="Times New Roman" w:hAnsi="Times New Roman" w:hint="cs"/>
          <w:sz w:val="20"/>
          <w:rtl/>
          <w:lang w:eastAsia="he-IL"/>
        </w:rPr>
        <w:t xml:space="preserve"> </w:t>
      </w:r>
      <w:r w:rsidRPr="00590FDD">
        <w:rPr>
          <w:rFonts w:ascii="Times New Roman" w:eastAsia="Times New Roman" w:hAnsi="Times New Roman"/>
          <w:sz w:val="20"/>
          <w:rtl/>
          <w:lang w:eastAsia="he-IL"/>
        </w:rPr>
        <w:t>תעשה לפי שלבי הפרויקט ועל פי שינויי תכנון של האדריכל והיועצים, ללא זכות לתוספות שכר.</w:t>
      </w:r>
    </w:p>
    <w:p w14:paraId="2A7B5530" w14:textId="77777777" w:rsidR="00590FDD" w:rsidRPr="00590FDD" w:rsidRDefault="00590FDD" w:rsidP="00590FDD">
      <w:pPr>
        <w:widowControl w:val="0"/>
        <w:bidi w:val="0"/>
        <w:spacing w:before="0" w:beforeAutospacing="0" w:after="0" w:afterAutospacing="0" w:line="240" w:lineRule="auto"/>
        <w:ind w:left="720"/>
        <w:rPr>
          <w:rFonts w:ascii="Times New Roman" w:eastAsia="Times New Roman" w:hAnsi="Times New Roman"/>
          <w:sz w:val="20"/>
          <w:rtl/>
          <w:lang w:eastAsia="he-IL"/>
        </w:rPr>
      </w:pPr>
    </w:p>
    <w:p w14:paraId="587FE276" w14:textId="77777777" w:rsidR="00590FDD" w:rsidRPr="00590FDD" w:rsidRDefault="00590FDD" w:rsidP="00590FDD">
      <w:pPr>
        <w:widowControl w:val="0"/>
        <w:numPr>
          <w:ilvl w:val="0"/>
          <w:numId w:val="47"/>
        </w:numPr>
        <w:spacing w:before="0" w:beforeAutospacing="0" w:after="0" w:afterAutospacing="0" w:line="240" w:lineRule="auto"/>
        <w:ind w:hanging="608"/>
        <w:jc w:val="both"/>
        <w:rPr>
          <w:rFonts w:ascii="Times New Roman" w:eastAsia="Times New Roman" w:hAnsi="Times New Roman"/>
          <w:sz w:val="20"/>
          <w:lang w:eastAsia="he-IL"/>
        </w:rPr>
      </w:pPr>
      <w:r w:rsidRPr="00590FDD">
        <w:rPr>
          <w:rFonts w:ascii="Times New Roman" w:eastAsia="Times New Roman" w:hAnsi="Times New Roman" w:hint="cs"/>
          <w:sz w:val="20"/>
          <w:u w:val="single"/>
          <w:rtl/>
          <w:lang w:eastAsia="he-IL"/>
        </w:rPr>
        <w:t>לו"ז עקרוני</w:t>
      </w:r>
      <w:r w:rsidRPr="00590FDD">
        <w:rPr>
          <w:rFonts w:ascii="Times New Roman" w:eastAsia="Times New Roman" w:hAnsi="Times New Roman" w:hint="cs"/>
          <w:sz w:val="20"/>
          <w:rtl/>
          <w:lang w:eastAsia="he-IL"/>
        </w:rPr>
        <w:t>:</w:t>
      </w:r>
    </w:p>
    <w:p w14:paraId="3D1FA268" w14:textId="77777777" w:rsidR="00590FDD" w:rsidRPr="00590FDD" w:rsidRDefault="00590FDD" w:rsidP="00590FDD">
      <w:pPr>
        <w:widowControl w:val="0"/>
        <w:bidi w:val="0"/>
        <w:spacing w:before="0" w:beforeAutospacing="0" w:after="0" w:afterAutospacing="0" w:line="240" w:lineRule="auto"/>
        <w:ind w:left="720"/>
        <w:rPr>
          <w:rFonts w:ascii="Times New Roman" w:eastAsia="Times New Roman" w:hAnsi="Times New Roman"/>
          <w:sz w:val="20"/>
          <w:rtl/>
          <w:lang w:eastAsia="he-IL"/>
        </w:rPr>
      </w:pPr>
    </w:p>
    <w:p w14:paraId="01A64BF2" w14:textId="77777777" w:rsidR="00590FDD" w:rsidRPr="00590FDD" w:rsidRDefault="00590FDD" w:rsidP="00590FDD">
      <w:pPr>
        <w:widowControl w:val="0"/>
        <w:numPr>
          <w:ilvl w:val="1"/>
          <w:numId w:val="47"/>
        </w:numPr>
        <w:spacing w:before="0" w:beforeAutospacing="0" w:after="0" w:afterAutospacing="0" w:line="240" w:lineRule="auto"/>
        <w:jc w:val="both"/>
        <w:rPr>
          <w:rFonts w:ascii="Times New Roman" w:eastAsia="Times New Roman" w:hAnsi="Times New Roman"/>
          <w:sz w:val="20"/>
          <w:lang w:eastAsia="he-IL"/>
        </w:rPr>
      </w:pPr>
      <w:r w:rsidRPr="00590FDD">
        <w:rPr>
          <w:rFonts w:ascii="Times New Roman" w:eastAsia="Times New Roman" w:hAnsi="Times New Roman" w:hint="cs"/>
          <w:sz w:val="20"/>
          <w:rtl/>
          <w:lang w:eastAsia="he-IL"/>
        </w:rPr>
        <w:t xml:space="preserve">השלמת תכנון מוקדם </w:t>
      </w:r>
      <w:r w:rsidRPr="00590FDD">
        <w:rPr>
          <w:rFonts w:ascii="Times New Roman" w:eastAsia="Times New Roman" w:hAnsi="Times New Roman"/>
          <w:sz w:val="20"/>
          <w:rtl/>
          <w:lang w:eastAsia="he-IL"/>
        </w:rPr>
        <w:t>–</w:t>
      </w:r>
      <w:r w:rsidRPr="00590FDD">
        <w:rPr>
          <w:rFonts w:ascii="Times New Roman" w:eastAsia="Times New Roman" w:hAnsi="Times New Roman" w:hint="cs"/>
          <w:sz w:val="20"/>
          <w:rtl/>
          <w:lang w:eastAsia="he-IL"/>
        </w:rPr>
        <w:tab/>
      </w:r>
      <w:r w:rsidR="004E32D2">
        <w:rPr>
          <w:rFonts w:ascii="Times New Roman" w:eastAsia="Times New Roman" w:hAnsi="Times New Roman" w:hint="cs"/>
          <w:sz w:val="20"/>
          <w:lang w:eastAsia="he-IL"/>
        </w:rPr>
        <w:t>XX/XX/XX</w:t>
      </w:r>
      <w:r w:rsidRPr="00590FDD">
        <w:rPr>
          <w:rFonts w:ascii="Times New Roman" w:eastAsia="Times New Roman" w:hAnsi="Times New Roman" w:hint="cs"/>
          <w:sz w:val="20"/>
          <w:rtl/>
          <w:lang w:eastAsia="he-IL"/>
        </w:rPr>
        <w:tab/>
      </w:r>
      <w:r w:rsidRPr="00590FDD">
        <w:rPr>
          <w:rFonts w:ascii="Times New Roman" w:eastAsia="Times New Roman" w:hAnsi="Times New Roman" w:hint="cs"/>
          <w:sz w:val="20"/>
          <w:rtl/>
          <w:lang w:eastAsia="he-IL"/>
        </w:rPr>
        <w:tab/>
      </w:r>
    </w:p>
    <w:p w14:paraId="63BC466C" w14:textId="77777777" w:rsidR="00590FDD" w:rsidRPr="00590FDD" w:rsidRDefault="00590FDD" w:rsidP="00590FDD">
      <w:pPr>
        <w:widowControl w:val="0"/>
        <w:numPr>
          <w:ilvl w:val="1"/>
          <w:numId w:val="47"/>
        </w:numPr>
        <w:spacing w:before="0" w:beforeAutospacing="0" w:after="0" w:afterAutospacing="0" w:line="240" w:lineRule="auto"/>
        <w:jc w:val="both"/>
        <w:rPr>
          <w:rFonts w:ascii="Times New Roman" w:eastAsia="Times New Roman" w:hAnsi="Times New Roman"/>
          <w:sz w:val="20"/>
          <w:lang w:eastAsia="he-IL"/>
        </w:rPr>
      </w:pPr>
      <w:r w:rsidRPr="00590FDD">
        <w:rPr>
          <w:rFonts w:ascii="Times New Roman" w:eastAsia="Times New Roman" w:hAnsi="Times New Roman" w:hint="cs"/>
          <w:sz w:val="20"/>
          <w:rtl/>
          <w:lang w:eastAsia="he-IL"/>
        </w:rPr>
        <w:t xml:space="preserve">השלמת תכנון סופי להיתרים </w:t>
      </w:r>
      <w:r w:rsidRPr="00590FDD">
        <w:rPr>
          <w:rFonts w:ascii="Times New Roman" w:eastAsia="Times New Roman" w:hAnsi="Times New Roman"/>
          <w:sz w:val="20"/>
          <w:rtl/>
          <w:lang w:eastAsia="he-IL"/>
        </w:rPr>
        <w:t>–</w:t>
      </w:r>
      <w:r w:rsidRPr="00590FDD">
        <w:rPr>
          <w:rFonts w:ascii="Times New Roman" w:eastAsia="Times New Roman" w:hAnsi="Times New Roman" w:hint="cs"/>
          <w:sz w:val="20"/>
          <w:rtl/>
          <w:lang w:eastAsia="he-IL"/>
        </w:rPr>
        <w:tab/>
      </w:r>
      <w:r w:rsidR="004E32D2">
        <w:rPr>
          <w:rFonts w:ascii="Times New Roman" w:eastAsia="Times New Roman" w:hAnsi="Times New Roman" w:hint="cs"/>
          <w:sz w:val="20"/>
          <w:lang w:eastAsia="he-IL"/>
        </w:rPr>
        <w:t>XX/XX/XX</w:t>
      </w:r>
      <w:r w:rsidRPr="00590FDD">
        <w:rPr>
          <w:rFonts w:ascii="Times New Roman" w:eastAsia="Times New Roman" w:hAnsi="Times New Roman" w:hint="cs"/>
          <w:sz w:val="20"/>
          <w:rtl/>
          <w:lang w:eastAsia="he-IL"/>
        </w:rPr>
        <w:tab/>
      </w:r>
    </w:p>
    <w:p w14:paraId="48E69053" w14:textId="77777777" w:rsidR="00590FDD" w:rsidRPr="00590FDD" w:rsidRDefault="00590FDD" w:rsidP="004E32D2">
      <w:pPr>
        <w:widowControl w:val="0"/>
        <w:numPr>
          <w:ilvl w:val="1"/>
          <w:numId w:val="47"/>
        </w:numPr>
        <w:spacing w:before="0" w:beforeAutospacing="0" w:after="0" w:afterAutospacing="0" w:line="240" w:lineRule="auto"/>
        <w:jc w:val="both"/>
        <w:rPr>
          <w:rFonts w:ascii="Times New Roman" w:eastAsia="Times New Roman" w:hAnsi="Times New Roman"/>
          <w:sz w:val="20"/>
          <w:lang w:eastAsia="he-IL"/>
        </w:rPr>
      </w:pPr>
      <w:r w:rsidRPr="00590FDD">
        <w:rPr>
          <w:rFonts w:ascii="Times New Roman" w:eastAsia="Times New Roman" w:hAnsi="Times New Roman" w:hint="cs"/>
          <w:sz w:val="20"/>
          <w:rtl/>
          <w:lang w:eastAsia="he-IL"/>
        </w:rPr>
        <w:t xml:space="preserve">השלמת תכנון מפורט למכרזים </w:t>
      </w:r>
      <w:r w:rsidRPr="00590FDD">
        <w:rPr>
          <w:rFonts w:ascii="Times New Roman" w:eastAsia="Times New Roman" w:hAnsi="Times New Roman"/>
          <w:sz w:val="20"/>
          <w:rtl/>
          <w:lang w:eastAsia="he-IL"/>
        </w:rPr>
        <w:t>–</w:t>
      </w:r>
      <w:r w:rsidRPr="00590FDD">
        <w:rPr>
          <w:rFonts w:ascii="Times New Roman" w:eastAsia="Times New Roman" w:hAnsi="Times New Roman" w:hint="cs"/>
          <w:sz w:val="20"/>
          <w:rtl/>
          <w:lang w:eastAsia="he-IL"/>
        </w:rPr>
        <w:tab/>
      </w:r>
      <w:r w:rsidR="004E32D2">
        <w:rPr>
          <w:rFonts w:ascii="Times New Roman" w:eastAsia="Times New Roman" w:hAnsi="Times New Roman" w:hint="cs"/>
          <w:sz w:val="20"/>
          <w:lang w:eastAsia="he-IL"/>
        </w:rPr>
        <w:t>XX/XX/XX</w:t>
      </w:r>
    </w:p>
    <w:p w14:paraId="503BA574" w14:textId="77777777" w:rsidR="00590FDD" w:rsidRPr="00590FDD" w:rsidRDefault="00590FDD" w:rsidP="00590FDD">
      <w:pPr>
        <w:widowControl w:val="0"/>
        <w:numPr>
          <w:ilvl w:val="1"/>
          <w:numId w:val="47"/>
        </w:numPr>
        <w:spacing w:before="0" w:beforeAutospacing="0" w:after="0" w:afterAutospacing="0" w:line="240" w:lineRule="auto"/>
        <w:jc w:val="both"/>
        <w:rPr>
          <w:rFonts w:ascii="Times New Roman" w:eastAsia="Times New Roman" w:hAnsi="Times New Roman"/>
          <w:sz w:val="20"/>
          <w:lang w:eastAsia="he-IL"/>
        </w:rPr>
      </w:pPr>
      <w:r w:rsidRPr="00590FDD">
        <w:rPr>
          <w:rFonts w:ascii="Times New Roman" w:eastAsia="Times New Roman" w:hAnsi="Times New Roman" w:hint="cs"/>
          <w:sz w:val="20"/>
          <w:rtl/>
          <w:lang w:eastAsia="he-IL"/>
        </w:rPr>
        <w:t xml:space="preserve">יציאה למכרזים </w:t>
      </w:r>
      <w:r w:rsidRPr="00590FDD">
        <w:rPr>
          <w:rFonts w:ascii="Times New Roman" w:eastAsia="Times New Roman" w:hAnsi="Times New Roman"/>
          <w:sz w:val="20"/>
          <w:rtl/>
          <w:lang w:eastAsia="he-IL"/>
        </w:rPr>
        <w:t>–</w:t>
      </w:r>
      <w:r w:rsidRPr="00590FDD">
        <w:rPr>
          <w:rFonts w:ascii="Times New Roman" w:eastAsia="Times New Roman" w:hAnsi="Times New Roman" w:hint="cs"/>
          <w:sz w:val="20"/>
          <w:rtl/>
          <w:lang w:eastAsia="he-IL"/>
        </w:rPr>
        <w:t xml:space="preserve"> </w:t>
      </w:r>
      <w:r w:rsidR="004E32D2">
        <w:rPr>
          <w:rFonts w:ascii="Times New Roman" w:eastAsia="Times New Roman" w:hAnsi="Times New Roman" w:hint="cs"/>
          <w:sz w:val="20"/>
          <w:lang w:eastAsia="he-IL"/>
        </w:rPr>
        <w:t xml:space="preserve"> XX/XX/XX</w:t>
      </w:r>
      <w:r w:rsidRPr="00590FDD">
        <w:rPr>
          <w:rFonts w:ascii="Times New Roman" w:eastAsia="Times New Roman" w:hAnsi="Times New Roman" w:hint="cs"/>
          <w:sz w:val="20"/>
          <w:rtl/>
          <w:lang w:eastAsia="he-IL"/>
        </w:rPr>
        <w:tab/>
      </w:r>
      <w:r w:rsidRPr="00590FDD">
        <w:rPr>
          <w:rFonts w:ascii="Times New Roman" w:eastAsia="Times New Roman" w:hAnsi="Times New Roman" w:hint="cs"/>
          <w:sz w:val="20"/>
          <w:rtl/>
          <w:lang w:eastAsia="he-IL"/>
        </w:rPr>
        <w:tab/>
      </w:r>
      <w:r w:rsidRPr="00590FDD">
        <w:rPr>
          <w:rFonts w:ascii="Times New Roman" w:eastAsia="Times New Roman" w:hAnsi="Times New Roman" w:hint="cs"/>
          <w:sz w:val="20"/>
          <w:rtl/>
          <w:lang w:eastAsia="he-IL"/>
        </w:rPr>
        <w:tab/>
      </w:r>
    </w:p>
    <w:p w14:paraId="1B474329" w14:textId="77777777" w:rsidR="00590FDD" w:rsidRPr="00590FDD" w:rsidRDefault="00590FDD" w:rsidP="00590FDD">
      <w:pPr>
        <w:widowControl w:val="0"/>
        <w:numPr>
          <w:ilvl w:val="1"/>
          <w:numId w:val="47"/>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hint="cs"/>
          <w:sz w:val="20"/>
          <w:rtl/>
          <w:lang w:eastAsia="he-IL"/>
        </w:rPr>
        <w:t xml:space="preserve">השלמת תכנון לביצוע </w:t>
      </w:r>
      <w:r w:rsidRPr="00590FDD">
        <w:rPr>
          <w:rFonts w:ascii="Times New Roman" w:eastAsia="Times New Roman" w:hAnsi="Times New Roman"/>
          <w:sz w:val="20"/>
          <w:rtl/>
          <w:lang w:eastAsia="he-IL"/>
        </w:rPr>
        <w:t>–</w:t>
      </w:r>
      <w:r w:rsidRPr="00590FDD">
        <w:rPr>
          <w:rFonts w:ascii="Times New Roman" w:eastAsia="Times New Roman" w:hAnsi="Times New Roman" w:hint="cs"/>
          <w:sz w:val="20"/>
          <w:rtl/>
          <w:lang w:eastAsia="he-IL"/>
        </w:rPr>
        <w:t xml:space="preserve"> </w:t>
      </w:r>
      <w:r w:rsidRPr="00590FDD">
        <w:rPr>
          <w:rFonts w:ascii="Times New Roman" w:eastAsia="Times New Roman" w:hAnsi="Times New Roman" w:hint="cs"/>
          <w:sz w:val="20"/>
          <w:rtl/>
          <w:lang w:eastAsia="he-IL"/>
        </w:rPr>
        <w:tab/>
      </w:r>
      <w:r w:rsidR="004E32D2">
        <w:rPr>
          <w:rFonts w:ascii="Times New Roman" w:eastAsia="Times New Roman" w:hAnsi="Times New Roman" w:hint="cs"/>
          <w:sz w:val="20"/>
          <w:lang w:eastAsia="he-IL"/>
        </w:rPr>
        <w:t>XX/XX/XX</w:t>
      </w:r>
      <w:r w:rsidRPr="00590FDD">
        <w:rPr>
          <w:rFonts w:ascii="Times New Roman" w:eastAsia="Times New Roman" w:hAnsi="Times New Roman" w:hint="cs"/>
          <w:sz w:val="20"/>
          <w:rtl/>
          <w:lang w:eastAsia="he-IL"/>
        </w:rPr>
        <w:tab/>
      </w:r>
      <w:r w:rsidRPr="00590FDD">
        <w:rPr>
          <w:rFonts w:ascii="Times New Roman" w:eastAsia="Times New Roman" w:hAnsi="Times New Roman" w:hint="cs"/>
          <w:sz w:val="20"/>
          <w:rtl/>
          <w:lang w:eastAsia="he-IL"/>
        </w:rPr>
        <w:tab/>
      </w:r>
    </w:p>
    <w:p w14:paraId="17E84494" w14:textId="77777777" w:rsidR="00590FDD" w:rsidRPr="00590FDD" w:rsidRDefault="00590FDD" w:rsidP="00590FDD">
      <w:pPr>
        <w:widowControl w:val="0"/>
        <w:spacing w:before="0" w:beforeAutospacing="0" w:after="0" w:afterAutospacing="0" w:line="240" w:lineRule="auto"/>
        <w:ind w:left="112"/>
        <w:jc w:val="both"/>
        <w:rPr>
          <w:rFonts w:ascii="Times New Roman" w:eastAsia="Times New Roman" w:hAnsi="Times New Roman"/>
          <w:sz w:val="20"/>
          <w:rtl/>
          <w:lang w:eastAsia="he-IL"/>
        </w:rPr>
      </w:pPr>
    </w:p>
    <w:p w14:paraId="449B9C96"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0"/>
          <w:rtl/>
          <w:lang w:eastAsia="he-IL"/>
        </w:rPr>
      </w:pPr>
    </w:p>
    <w:p w14:paraId="20D2F086"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0"/>
          <w:rtl/>
          <w:lang w:eastAsia="he-IL"/>
        </w:rPr>
      </w:pPr>
    </w:p>
    <w:p w14:paraId="576209D6"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0"/>
          <w:rtl/>
          <w:lang w:eastAsia="he-IL"/>
        </w:rPr>
      </w:pPr>
    </w:p>
    <w:p w14:paraId="672049AE" w14:textId="77777777" w:rsidR="00590FDD" w:rsidRPr="00590FDD" w:rsidRDefault="00590FDD" w:rsidP="00590FDD">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r w:rsidRPr="00590FDD">
        <w:rPr>
          <w:rFonts w:ascii="Times New Roman" w:eastAsia="Times New Roman" w:hAnsi="Times New Roman"/>
          <w:bCs/>
          <w:sz w:val="20"/>
          <w:u w:val="single"/>
          <w:rtl/>
          <w:lang w:eastAsia="he-IL"/>
        </w:rPr>
        <w:br w:type="page"/>
      </w:r>
      <w:r w:rsidRPr="00590FDD">
        <w:rPr>
          <w:rFonts w:ascii="Times New Roman" w:eastAsia="Times New Roman" w:hAnsi="Times New Roman"/>
          <w:bCs/>
          <w:sz w:val="24"/>
          <w:u w:val="single"/>
          <w:rtl/>
          <w:lang w:eastAsia="he-IL"/>
        </w:rPr>
        <w:lastRenderedPageBreak/>
        <w:t xml:space="preserve">נספח </w:t>
      </w:r>
      <w:r w:rsidR="000555DD">
        <w:rPr>
          <w:rFonts w:ascii="Times New Roman" w:eastAsia="Times New Roman" w:hAnsi="Times New Roman" w:hint="cs"/>
          <w:bCs/>
          <w:sz w:val="24"/>
          <w:u w:val="single"/>
          <w:rtl/>
          <w:lang w:eastAsia="he-IL"/>
        </w:rPr>
        <w:t>"</w:t>
      </w:r>
      <w:r w:rsidRPr="00590FDD">
        <w:rPr>
          <w:rFonts w:ascii="Times New Roman" w:eastAsia="Times New Roman" w:hAnsi="Times New Roman"/>
          <w:bCs/>
          <w:sz w:val="24"/>
          <w:u w:val="single"/>
          <w:rtl/>
          <w:lang w:eastAsia="he-IL"/>
        </w:rPr>
        <w:t>ד'</w:t>
      </w:r>
      <w:r w:rsidR="000555DD">
        <w:rPr>
          <w:rFonts w:ascii="Times New Roman" w:eastAsia="Times New Roman" w:hAnsi="Times New Roman" w:hint="cs"/>
          <w:bCs/>
          <w:sz w:val="24"/>
          <w:u w:val="single"/>
          <w:rtl/>
          <w:lang w:eastAsia="he-IL"/>
        </w:rPr>
        <w:t>'</w:t>
      </w:r>
    </w:p>
    <w:p w14:paraId="5CB78A7A" w14:textId="77777777" w:rsidR="00590FDD" w:rsidRPr="00590FDD" w:rsidRDefault="00590FDD" w:rsidP="00590FDD">
      <w:pPr>
        <w:widowControl w:val="0"/>
        <w:spacing w:before="0" w:beforeAutospacing="0" w:after="0" w:afterAutospacing="0" w:line="240" w:lineRule="auto"/>
        <w:rPr>
          <w:rFonts w:ascii="Times New Roman" w:eastAsia="Times New Roman" w:hAnsi="Times New Roman"/>
          <w:sz w:val="24"/>
          <w:rtl/>
          <w:lang w:eastAsia="he-IL"/>
        </w:rPr>
      </w:pPr>
    </w:p>
    <w:p w14:paraId="0848443D" w14:textId="77777777" w:rsidR="00590FDD" w:rsidRPr="00590FDD" w:rsidRDefault="00590FDD" w:rsidP="00590FDD">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r w:rsidRPr="00590FDD">
        <w:rPr>
          <w:rFonts w:ascii="Times New Roman" w:eastAsia="Times New Roman" w:hAnsi="Times New Roman"/>
          <w:bCs/>
          <w:sz w:val="24"/>
          <w:u w:val="single"/>
          <w:rtl/>
          <w:lang w:eastAsia="he-IL"/>
        </w:rPr>
        <w:t>שכר המתכנן</w:t>
      </w:r>
    </w:p>
    <w:p w14:paraId="576E8A70"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
          <w:bCs/>
          <w:sz w:val="24"/>
          <w:u w:val="single"/>
          <w:rtl/>
          <w:lang w:eastAsia="he-IL"/>
        </w:rPr>
      </w:pPr>
    </w:p>
    <w:p w14:paraId="46C1BFF5" w14:textId="77777777" w:rsidR="007835AC" w:rsidRPr="007835AC" w:rsidRDefault="007835AC" w:rsidP="007835AC">
      <w:pPr>
        <w:widowControl w:val="0"/>
        <w:numPr>
          <w:ilvl w:val="0"/>
          <w:numId w:val="46"/>
        </w:numPr>
        <w:spacing w:before="0" w:beforeAutospacing="0" w:after="0" w:afterAutospacing="0" w:line="240" w:lineRule="auto"/>
        <w:ind w:right="360"/>
        <w:rPr>
          <w:rFonts w:ascii="Times New Roman" w:eastAsia="Times New Roman" w:hAnsi="Times New Roman"/>
          <w:sz w:val="24"/>
          <w:lang w:eastAsia="he-IL"/>
        </w:rPr>
      </w:pPr>
      <w:r w:rsidRPr="007835AC">
        <w:rPr>
          <w:rFonts w:ascii="Times New Roman" w:eastAsia="Times New Roman" w:hAnsi="Times New Roman"/>
          <w:sz w:val="24"/>
          <w:rtl/>
          <w:lang w:eastAsia="he-IL"/>
        </w:rPr>
        <w:t>תמורת ביצוע מלוא שרותי המתכנן, כמפורט בנספח ב'</w:t>
      </w:r>
      <w:r>
        <w:rPr>
          <w:rFonts w:ascii="Times New Roman" w:eastAsia="Times New Roman" w:hAnsi="Times New Roman" w:hint="cs"/>
          <w:sz w:val="24"/>
          <w:rtl/>
          <w:lang w:eastAsia="he-IL"/>
        </w:rPr>
        <w:t xml:space="preserve"> ובנספח ח'</w:t>
      </w:r>
      <w:r w:rsidRPr="007835AC">
        <w:rPr>
          <w:rFonts w:ascii="Times New Roman" w:eastAsia="Times New Roman" w:hAnsi="Times New Roman"/>
          <w:sz w:val="24"/>
          <w:rtl/>
          <w:lang w:eastAsia="he-IL"/>
        </w:rPr>
        <w:t>, ישלם המזמין למתכנן בשעורים כדלקמן:</w:t>
      </w:r>
    </w:p>
    <w:p w14:paraId="11EDE89B" w14:textId="77777777" w:rsidR="007835AC" w:rsidRPr="007835AC" w:rsidRDefault="007835AC" w:rsidP="007835AC">
      <w:pPr>
        <w:widowControl w:val="0"/>
        <w:spacing w:before="0" w:beforeAutospacing="0" w:after="0" w:afterAutospacing="0" w:line="240" w:lineRule="auto"/>
        <w:ind w:right="360"/>
        <w:rPr>
          <w:rFonts w:ascii="Times New Roman" w:eastAsia="Times New Roman" w:hAnsi="Times New Roman"/>
          <w:sz w:val="24"/>
          <w:rtl/>
          <w:lang w:eastAsia="he-IL"/>
        </w:rPr>
      </w:pPr>
    </w:p>
    <w:p w14:paraId="6F014A89" w14:textId="043BBEC1" w:rsidR="007835AC" w:rsidRDefault="007835AC" w:rsidP="00D26112">
      <w:pPr>
        <w:widowControl w:val="0"/>
        <w:spacing w:before="0" w:beforeAutospacing="0" w:after="0" w:afterAutospacing="0" w:line="240" w:lineRule="auto"/>
        <w:ind w:left="1177" w:right="-709" w:hanging="457"/>
        <w:rPr>
          <w:rFonts w:ascii="Times New Roman" w:eastAsia="Times New Roman" w:hAnsi="Times New Roman"/>
          <w:sz w:val="24"/>
          <w:rtl/>
        </w:rPr>
      </w:pPr>
      <w:r w:rsidRPr="007835AC">
        <w:rPr>
          <w:rFonts w:ascii="Times New Roman" w:eastAsia="Times New Roman" w:hAnsi="Times New Roman"/>
          <w:sz w:val="24"/>
          <w:rtl/>
        </w:rPr>
        <w:t>1.1</w:t>
      </w:r>
      <w:r w:rsidRPr="007835AC">
        <w:rPr>
          <w:rFonts w:ascii="Times New Roman" w:eastAsia="Times New Roman" w:hAnsi="Times New Roman"/>
          <w:sz w:val="24"/>
          <w:rtl/>
        </w:rPr>
        <w:tab/>
        <w:t xml:space="preserve">סכום קבוע ומוחלט של </w:t>
      </w:r>
      <w:r w:rsidR="000300FA">
        <w:rPr>
          <w:rFonts w:ascii="Times New Roman" w:eastAsia="Times New Roman" w:hAnsi="Times New Roman" w:hint="cs"/>
          <w:sz w:val="24"/>
          <w:u w:val="single"/>
          <w:rtl/>
        </w:rPr>
        <w:t xml:space="preserve">              </w:t>
      </w:r>
      <w:r w:rsidR="00D26112">
        <w:rPr>
          <w:rFonts w:ascii="Times New Roman" w:eastAsia="Times New Roman" w:hAnsi="Times New Roman" w:hint="cs"/>
          <w:sz w:val="24"/>
          <w:u w:val="single"/>
          <w:rtl/>
        </w:rPr>
        <w:t>1,750</w:t>
      </w:r>
      <w:r w:rsidR="000300FA">
        <w:rPr>
          <w:rFonts w:ascii="Times New Roman" w:eastAsia="Times New Roman" w:hAnsi="Times New Roman" w:hint="cs"/>
          <w:sz w:val="24"/>
          <w:u w:val="single"/>
          <w:rtl/>
        </w:rPr>
        <w:t xml:space="preserve">        </w:t>
      </w:r>
      <w:r w:rsidRPr="007835AC">
        <w:rPr>
          <w:rFonts w:ascii="Times New Roman" w:eastAsia="Times New Roman" w:hAnsi="Times New Roman"/>
          <w:sz w:val="24"/>
          <w:rtl/>
        </w:rPr>
        <w:t xml:space="preserve">ש"ח (במילים: </w:t>
      </w:r>
      <w:r w:rsidR="000300FA">
        <w:rPr>
          <w:rFonts w:ascii="Times New Roman" w:eastAsia="Times New Roman" w:hAnsi="Times New Roman" w:hint="cs"/>
          <w:sz w:val="24"/>
          <w:u w:val="single"/>
          <w:rtl/>
        </w:rPr>
        <w:t xml:space="preserve">     </w:t>
      </w:r>
      <w:r w:rsidR="00D26112">
        <w:rPr>
          <w:rFonts w:ascii="Times New Roman" w:eastAsia="Times New Roman" w:hAnsi="Times New Roman" w:hint="cs"/>
          <w:sz w:val="24"/>
          <w:u w:val="single"/>
          <w:rtl/>
        </w:rPr>
        <w:t>אלף שבעה מאות וחמשים</w:t>
      </w:r>
      <w:r w:rsidR="000300FA">
        <w:rPr>
          <w:rFonts w:ascii="Times New Roman" w:eastAsia="Times New Roman" w:hAnsi="Times New Roman" w:hint="cs"/>
          <w:sz w:val="24"/>
          <w:u w:val="single"/>
          <w:rtl/>
        </w:rPr>
        <w:t xml:space="preserve">            </w:t>
      </w:r>
      <w:r w:rsidR="004D7130">
        <w:rPr>
          <w:rFonts w:ascii="Times New Roman" w:eastAsia="Times New Roman" w:hAnsi="Times New Roman" w:hint="cs"/>
          <w:sz w:val="24"/>
          <w:u w:val="single"/>
          <w:rtl/>
        </w:rPr>
        <w:t xml:space="preserve">   </w:t>
      </w:r>
      <w:r w:rsidR="000300FA">
        <w:rPr>
          <w:rFonts w:ascii="Times New Roman" w:eastAsia="Times New Roman" w:hAnsi="Times New Roman" w:hint="cs"/>
          <w:sz w:val="24"/>
          <w:u w:val="single"/>
          <w:rtl/>
        </w:rPr>
        <w:t xml:space="preserve">           </w:t>
      </w:r>
      <w:r w:rsidRPr="000300FA">
        <w:rPr>
          <w:rFonts w:ascii="Times New Roman" w:eastAsia="Times New Roman" w:hAnsi="Times New Roman" w:hint="cs"/>
          <w:sz w:val="24"/>
          <w:u w:val="single"/>
          <w:rtl/>
        </w:rPr>
        <w:t xml:space="preserve"> </w:t>
      </w:r>
      <w:r w:rsidRPr="000300FA">
        <w:rPr>
          <w:rFonts w:ascii="Times New Roman" w:eastAsia="Times New Roman" w:hAnsi="Times New Roman"/>
          <w:sz w:val="24"/>
          <w:u w:val="single"/>
          <w:rtl/>
        </w:rPr>
        <w:t xml:space="preserve"> </w:t>
      </w:r>
      <w:r w:rsidRPr="007835AC">
        <w:rPr>
          <w:rFonts w:ascii="Times New Roman" w:eastAsia="Times New Roman" w:hAnsi="Times New Roman"/>
          <w:sz w:val="24"/>
          <w:rtl/>
        </w:rPr>
        <w:t xml:space="preserve">ש"ח) </w:t>
      </w:r>
      <w:r w:rsidR="004D7130">
        <w:rPr>
          <w:rFonts w:ascii="Times New Roman" w:eastAsia="Times New Roman" w:hAnsi="Times New Roman" w:hint="cs"/>
          <w:sz w:val="24"/>
          <w:rtl/>
        </w:rPr>
        <w:t xml:space="preserve">     </w:t>
      </w:r>
      <w:r w:rsidR="00D26112">
        <w:rPr>
          <w:rFonts w:ascii="Times New Roman" w:eastAsia="Times New Roman" w:hAnsi="Times New Roman" w:hint="cs"/>
          <w:sz w:val="24"/>
          <w:rtl/>
        </w:rPr>
        <w:t>ל</w:t>
      </w:r>
      <w:r w:rsidRPr="007835AC">
        <w:rPr>
          <w:rFonts w:ascii="Times New Roman" w:eastAsia="Times New Roman" w:hAnsi="Times New Roman"/>
          <w:sz w:val="24"/>
          <w:rtl/>
        </w:rPr>
        <w:t>יחידת דיור.</w:t>
      </w:r>
      <w:r w:rsidR="00D26112">
        <w:rPr>
          <w:rFonts w:ascii="Times New Roman" w:eastAsia="Times New Roman" w:hAnsi="Times New Roman" w:hint="cs"/>
          <w:sz w:val="24"/>
          <w:rtl/>
        </w:rPr>
        <w:t xml:space="preserve"> סה''כ עבור 150 יחידות דיור הנו </w:t>
      </w:r>
      <w:r w:rsidR="00D26112" w:rsidRPr="00ED2E20">
        <w:rPr>
          <w:rFonts w:ascii="Times New Roman" w:eastAsia="Times New Roman" w:hAnsi="Times New Roman"/>
          <w:b/>
          <w:bCs/>
          <w:sz w:val="24"/>
          <w:rtl/>
        </w:rPr>
        <w:t>262,500</w:t>
      </w:r>
      <w:r w:rsidR="00D26112">
        <w:rPr>
          <w:rFonts w:ascii="Times New Roman" w:eastAsia="Times New Roman" w:hAnsi="Times New Roman" w:hint="cs"/>
          <w:sz w:val="24"/>
          <w:rtl/>
        </w:rPr>
        <w:t xml:space="preserve"> ש''ח ( מאתיים שישים ושתים אלף חמש מאות).</w:t>
      </w:r>
    </w:p>
    <w:p w14:paraId="1C3CBD54" w14:textId="77777777" w:rsidR="00011EF4" w:rsidRDefault="00011EF4" w:rsidP="00ED2E20">
      <w:pPr>
        <w:widowControl w:val="0"/>
        <w:spacing w:before="0" w:beforeAutospacing="0" w:after="0" w:afterAutospacing="0" w:line="240" w:lineRule="auto"/>
        <w:ind w:left="457" w:right="-709" w:hanging="457"/>
        <w:rPr>
          <w:rFonts w:ascii="Times New Roman" w:eastAsia="Times New Roman" w:hAnsi="Times New Roman"/>
          <w:sz w:val="24"/>
          <w:rtl/>
        </w:rPr>
      </w:pPr>
    </w:p>
    <w:p w14:paraId="12E5230C" w14:textId="773351A8" w:rsidR="00011EF4" w:rsidRPr="007835AC" w:rsidRDefault="00011EF4" w:rsidP="00ED2E20">
      <w:pPr>
        <w:widowControl w:val="0"/>
        <w:spacing w:before="0" w:beforeAutospacing="0" w:after="0" w:afterAutospacing="0" w:line="240" w:lineRule="auto"/>
        <w:ind w:left="1634" w:right="-709" w:hanging="457"/>
        <w:rPr>
          <w:rFonts w:ascii="Times New Roman" w:eastAsia="Times New Roman" w:hAnsi="Times New Roman"/>
          <w:sz w:val="24"/>
          <w:rtl/>
          <w:lang w:eastAsia="he-IL"/>
        </w:rPr>
      </w:pPr>
      <w:r>
        <w:rPr>
          <w:rFonts w:ascii="Times New Roman" w:eastAsia="Times New Roman" w:hAnsi="Times New Roman" w:hint="cs"/>
          <w:sz w:val="24"/>
          <w:rtl/>
        </w:rPr>
        <w:t xml:space="preserve"> בנוסף ישולם למתכנן סך 1750 ( אלף שבעה מאות וחמישים ) ש''ח לכל 100 מ''ר מסחר. סה''כ עבור 500 מ''ר מסחר</w:t>
      </w:r>
      <w:r w:rsidRPr="00ED2E20">
        <w:rPr>
          <w:rFonts w:ascii="Times New Roman" w:eastAsia="Times New Roman" w:hAnsi="Times New Roman"/>
          <w:b/>
          <w:bCs/>
          <w:sz w:val="24"/>
          <w:rtl/>
        </w:rPr>
        <w:t xml:space="preserve"> 8,750</w:t>
      </w:r>
      <w:r>
        <w:rPr>
          <w:rFonts w:ascii="Times New Roman" w:eastAsia="Times New Roman" w:hAnsi="Times New Roman" w:hint="cs"/>
          <w:sz w:val="24"/>
          <w:rtl/>
        </w:rPr>
        <w:t xml:space="preserve"> ( שמונת אלפים שבעה מאות וחמישים ) ש''ח.</w:t>
      </w:r>
    </w:p>
    <w:p w14:paraId="1F956DDF" w14:textId="77777777" w:rsidR="007835AC" w:rsidRPr="007835AC" w:rsidRDefault="007835AC" w:rsidP="007835AC">
      <w:pPr>
        <w:widowControl w:val="0"/>
        <w:spacing w:before="0" w:beforeAutospacing="0" w:after="0" w:afterAutospacing="0" w:line="240" w:lineRule="auto"/>
        <w:ind w:left="714" w:firstLine="6"/>
        <w:rPr>
          <w:rFonts w:ascii="Times New Roman" w:eastAsia="Times New Roman" w:hAnsi="Times New Roman"/>
          <w:sz w:val="24"/>
          <w:rtl/>
          <w:lang w:eastAsia="he-IL"/>
        </w:rPr>
      </w:pPr>
    </w:p>
    <w:p w14:paraId="42A4C07B" w14:textId="423DC01D" w:rsidR="007835AC" w:rsidRPr="007835AC" w:rsidRDefault="007835AC" w:rsidP="00D26112">
      <w:pPr>
        <w:widowControl w:val="0"/>
        <w:spacing w:before="0" w:beforeAutospacing="0" w:after="0" w:afterAutospacing="0" w:line="240" w:lineRule="auto"/>
        <w:ind w:left="1177" w:right="-284" w:hanging="457"/>
        <w:rPr>
          <w:rFonts w:ascii="Times New Roman" w:eastAsia="Times New Roman" w:hAnsi="Times New Roman"/>
          <w:sz w:val="24"/>
          <w:rtl/>
          <w:lang w:eastAsia="he-IL"/>
        </w:rPr>
      </w:pPr>
      <w:r w:rsidRPr="007835AC">
        <w:rPr>
          <w:rFonts w:ascii="Times New Roman" w:eastAsia="Times New Roman" w:hAnsi="Times New Roman"/>
          <w:sz w:val="24"/>
          <w:rtl/>
          <w:lang w:eastAsia="he-IL"/>
        </w:rPr>
        <w:t>1.2</w:t>
      </w:r>
      <w:r w:rsidR="004D7130">
        <w:rPr>
          <w:rFonts w:ascii="Times New Roman" w:eastAsia="Times New Roman" w:hAnsi="Times New Roman" w:hint="cs"/>
          <w:sz w:val="24"/>
          <w:rtl/>
          <w:lang w:eastAsia="he-IL"/>
        </w:rPr>
        <w:t xml:space="preserve"> </w:t>
      </w:r>
    </w:p>
    <w:p w14:paraId="4578F890" w14:textId="77777777" w:rsidR="007835AC" w:rsidRPr="007835AC" w:rsidRDefault="007835AC" w:rsidP="007835AC">
      <w:pPr>
        <w:widowControl w:val="0"/>
        <w:spacing w:before="0" w:beforeAutospacing="0" w:after="0" w:afterAutospacing="0" w:line="240" w:lineRule="auto"/>
        <w:ind w:left="714" w:firstLine="6"/>
        <w:rPr>
          <w:rFonts w:ascii="Times New Roman" w:eastAsia="Times New Roman" w:hAnsi="Times New Roman"/>
          <w:sz w:val="24"/>
          <w:rtl/>
        </w:rPr>
      </w:pPr>
    </w:p>
    <w:p w14:paraId="4CE489E6" w14:textId="09A16E8D" w:rsidR="007835AC" w:rsidRDefault="007835AC" w:rsidP="00011EF4">
      <w:pPr>
        <w:widowControl w:val="0"/>
        <w:spacing w:before="0" w:beforeAutospacing="0" w:after="0" w:afterAutospacing="0" w:line="240" w:lineRule="auto"/>
        <w:ind w:left="1177" w:hanging="457"/>
        <w:rPr>
          <w:rFonts w:ascii="Times New Roman" w:eastAsia="Times New Roman" w:hAnsi="Times New Roman"/>
          <w:sz w:val="24"/>
          <w:rtl/>
        </w:rPr>
      </w:pPr>
      <w:r w:rsidRPr="007835AC">
        <w:rPr>
          <w:rFonts w:ascii="Times New Roman" w:eastAsia="Times New Roman" w:hAnsi="Times New Roman"/>
          <w:sz w:val="24"/>
          <w:rtl/>
        </w:rPr>
        <w:t>1.3</w:t>
      </w:r>
      <w:r w:rsidRPr="007835AC">
        <w:rPr>
          <w:rFonts w:ascii="Times New Roman" w:eastAsia="Times New Roman" w:hAnsi="Times New Roman"/>
          <w:sz w:val="24"/>
          <w:rtl/>
        </w:rPr>
        <w:tab/>
        <w:t xml:space="preserve">סכום קבוע ומוחלט של </w:t>
      </w:r>
      <w:r w:rsidR="000300FA">
        <w:rPr>
          <w:rFonts w:ascii="Times New Roman" w:eastAsia="Times New Roman" w:hAnsi="Times New Roman" w:hint="cs"/>
          <w:sz w:val="24"/>
          <w:u w:val="single"/>
          <w:rtl/>
        </w:rPr>
        <w:t xml:space="preserve"> </w:t>
      </w:r>
      <w:r w:rsidR="00011EF4">
        <w:rPr>
          <w:rFonts w:ascii="Times New Roman" w:eastAsia="Times New Roman" w:hAnsi="Times New Roman" w:hint="cs"/>
          <w:sz w:val="24"/>
          <w:u w:val="single"/>
          <w:rtl/>
        </w:rPr>
        <w:t>25</w:t>
      </w:r>
      <w:r w:rsidR="000300FA">
        <w:rPr>
          <w:rFonts w:ascii="Times New Roman" w:eastAsia="Times New Roman" w:hAnsi="Times New Roman" w:hint="cs"/>
          <w:sz w:val="24"/>
          <w:u w:val="single"/>
          <w:rtl/>
        </w:rPr>
        <w:t xml:space="preserve">  </w:t>
      </w:r>
      <w:r w:rsidRPr="007835AC">
        <w:rPr>
          <w:rFonts w:ascii="Times New Roman" w:eastAsia="Times New Roman" w:hAnsi="Times New Roman"/>
          <w:sz w:val="24"/>
          <w:rtl/>
        </w:rPr>
        <w:t xml:space="preserve">ש"ח (במילים: </w:t>
      </w:r>
      <w:r w:rsidR="000300FA">
        <w:rPr>
          <w:rFonts w:ascii="Times New Roman" w:eastAsia="Times New Roman" w:hAnsi="Times New Roman" w:hint="cs"/>
          <w:sz w:val="24"/>
          <w:u w:val="single"/>
          <w:rtl/>
        </w:rPr>
        <w:t xml:space="preserve">   </w:t>
      </w:r>
      <w:r w:rsidR="00011EF4">
        <w:rPr>
          <w:rFonts w:ascii="Times New Roman" w:eastAsia="Times New Roman" w:hAnsi="Times New Roman" w:hint="cs"/>
          <w:sz w:val="24"/>
          <w:u w:val="single"/>
          <w:rtl/>
        </w:rPr>
        <w:t>עשרים וחמישה</w:t>
      </w:r>
      <w:r w:rsidR="000300FA">
        <w:rPr>
          <w:rFonts w:ascii="Times New Roman" w:eastAsia="Times New Roman" w:hAnsi="Times New Roman" w:hint="cs"/>
          <w:sz w:val="24"/>
          <w:u w:val="single"/>
          <w:rtl/>
        </w:rPr>
        <w:t xml:space="preserve">           </w:t>
      </w:r>
      <w:r w:rsidRPr="007835AC">
        <w:rPr>
          <w:rFonts w:ascii="Times New Roman" w:eastAsia="Times New Roman" w:hAnsi="Times New Roman"/>
          <w:sz w:val="24"/>
          <w:rtl/>
        </w:rPr>
        <w:t>ש"ח) לכל מ"ר בנוי ומקורה מתחת למפלס הכניסה לבניינים.</w:t>
      </w:r>
      <w:r w:rsidR="00011EF4">
        <w:rPr>
          <w:rFonts w:ascii="Times New Roman" w:eastAsia="Times New Roman" w:hAnsi="Times New Roman" w:hint="cs"/>
          <w:sz w:val="24"/>
          <w:rtl/>
        </w:rPr>
        <w:t xml:space="preserve"> סה''כ עבור 12,800 מ''ר הנו </w:t>
      </w:r>
      <w:r w:rsidR="00011EF4" w:rsidRPr="00ED2E20">
        <w:rPr>
          <w:rFonts w:ascii="Times New Roman" w:eastAsia="Times New Roman" w:hAnsi="Times New Roman"/>
          <w:b/>
          <w:bCs/>
          <w:sz w:val="24"/>
          <w:rtl/>
        </w:rPr>
        <w:t>320,000</w:t>
      </w:r>
      <w:r w:rsidR="00011EF4">
        <w:rPr>
          <w:rFonts w:ascii="Times New Roman" w:eastAsia="Times New Roman" w:hAnsi="Times New Roman" w:hint="cs"/>
          <w:sz w:val="24"/>
          <w:rtl/>
        </w:rPr>
        <w:t xml:space="preserve"> ( שלוש מאות ועשרים אלף) ש''ח</w:t>
      </w:r>
    </w:p>
    <w:p w14:paraId="06D0887B" w14:textId="77777777" w:rsidR="00011EF4" w:rsidRDefault="00011EF4" w:rsidP="00011EF4">
      <w:pPr>
        <w:widowControl w:val="0"/>
        <w:spacing w:before="0" w:beforeAutospacing="0" w:after="0" w:afterAutospacing="0" w:line="240" w:lineRule="auto"/>
        <w:ind w:left="1177" w:hanging="457"/>
        <w:rPr>
          <w:rFonts w:ascii="Times New Roman" w:eastAsia="Times New Roman" w:hAnsi="Times New Roman"/>
          <w:sz w:val="24"/>
          <w:rtl/>
        </w:rPr>
      </w:pPr>
    </w:p>
    <w:p w14:paraId="6345794F" w14:textId="65773C27" w:rsidR="00011EF4" w:rsidRPr="00ED2E20" w:rsidRDefault="00011EF4" w:rsidP="00011EF4">
      <w:pPr>
        <w:widowControl w:val="0"/>
        <w:spacing w:before="0" w:beforeAutospacing="0" w:after="0" w:afterAutospacing="0" w:line="240" w:lineRule="auto"/>
        <w:ind w:left="1177" w:hanging="457"/>
        <w:rPr>
          <w:rFonts w:ascii="Times New Roman" w:eastAsia="Times New Roman" w:hAnsi="Times New Roman"/>
          <w:b/>
          <w:bCs/>
          <w:sz w:val="24"/>
          <w:rtl/>
        </w:rPr>
      </w:pPr>
      <w:r>
        <w:rPr>
          <w:rFonts w:ascii="Times New Roman" w:eastAsia="Times New Roman" w:hAnsi="Times New Roman" w:hint="cs"/>
          <w:sz w:val="24"/>
          <w:rtl/>
        </w:rPr>
        <w:t xml:space="preserve">1.4 סה''כ שכר המתכנן הנו </w:t>
      </w:r>
      <w:r w:rsidRPr="00ED2E20">
        <w:rPr>
          <w:rFonts w:ascii="Times New Roman" w:eastAsia="Times New Roman" w:hAnsi="Times New Roman"/>
          <w:b/>
          <w:bCs/>
          <w:sz w:val="24"/>
          <w:rtl/>
        </w:rPr>
        <w:t>591</w:t>
      </w:r>
      <w:r>
        <w:rPr>
          <w:rFonts w:ascii="Times New Roman" w:eastAsia="Times New Roman" w:hAnsi="Times New Roman" w:hint="cs"/>
          <w:sz w:val="24"/>
          <w:rtl/>
        </w:rPr>
        <w:t>,</w:t>
      </w:r>
      <w:r w:rsidRPr="00ED2E20">
        <w:rPr>
          <w:rFonts w:ascii="Times New Roman" w:eastAsia="Times New Roman" w:hAnsi="Times New Roman"/>
          <w:b/>
          <w:bCs/>
          <w:sz w:val="24"/>
          <w:rtl/>
        </w:rPr>
        <w:t xml:space="preserve">250 ( חמש מאות תשעים ואחד אלף ומאתים וחמישים ) </w:t>
      </w:r>
      <w:r w:rsidRPr="00ED2E20">
        <w:rPr>
          <w:rFonts w:ascii="Times New Roman" w:eastAsia="Times New Roman" w:hAnsi="Times New Roman" w:hint="eastAsia"/>
          <w:b/>
          <w:bCs/>
          <w:sz w:val="24"/>
          <w:rtl/>
        </w:rPr>
        <w:t>ש</w:t>
      </w:r>
      <w:r w:rsidRPr="00ED2E20">
        <w:rPr>
          <w:rFonts w:ascii="Times New Roman" w:eastAsia="Times New Roman" w:hAnsi="Times New Roman"/>
          <w:b/>
          <w:bCs/>
          <w:sz w:val="24"/>
          <w:rtl/>
        </w:rPr>
        <w:t>''ח.</w:t>
      </w:r>
    </w:p>
    <w:p w14:paraId="1994BF98" w14:textId="77777777" w:rsidR="00011EF4" w:rsidRDefault="00011EF4" w:rsidP="00011EF4">
      <w:pPr>
        <w:widowControl w:val="0"/>
        <w:spacing w:before="0" w:beforeAutospacing="0" w:after="0" w:afterAutospacing="0" w:line="240" w:lineRule="auto"/>
        <w:ind w:left="1177" w:hanging="457"/>
        <w:rPr>
          <w:rFonts w:ascii="Times New Roman" w:eastAsia="Times New Roman" w:hAnsi="Times New Roman"/>
          <w:sz w:val="24"/>
          <w:rtl/>
        </w:rPr>
      </w:pPr>
    </w:p>
    <w:p w14:paraId="4A120566" w14:textId="07BA5896" w:rsidR="00011EF4" w:rsidRPr="007835AC" w:rsidRDefault="00011EF4" w:rsidP="00011EF4">
      <w:pPr>
        <w:widowControl w:val="0"/>
        <w:spacing w:before="0" w:beforeAutospacing="0" w:after="0" w:afterAutospacing="0" w:line="240" w:lineRule="auto"/>
        <w:ind w:left="1177" w:hanging="457"/>
        <w:rPr>
          <w:rFonts w:ascii="Times New Roman" w:eastAsia="Times New Roman" w:hAnsi="Times New Roman"/>
          <w:sz w:val="24"/>
          <w:rtl/>
          <w:lang w:eastAsia="he-IL"/>
        </w:rPr>
      </w:pPr>
    </w:p>
    <w:p w14:paraId="768B115F" w14:textId="77777777" w:rsidR="007835AC" w:rsidRPr="007835AC" w:rsidRDefault="007835AC" w:rsidP="007835AC">
      <w:pPr>
        <w:widowControl w:val="0"/>
        <w:spacing w:before="0" w:beforeAutospacing="0" w:after="0" w:afterAutospacing="0" w:line="240" w:lineRule="auto"/>
        <w:ind w:left="714" w:firstLine="6"/>
        <w:rPr>
          <w:rFonts w:ascii="Times New Roman" w:eastAsia="Times New Roman" w:hAnsi="Times New Roman"/>
          <w:sz w:val="24"/>
          <w:rtl/>
        </w:rPr>
      </w:pPr>
    </w:p>
    <w:p w14:paraId="50265B07" w14:textId="77777777" w:rsidR="007835AC" w:rsidRPr="007835AC" w:rsidRDefault="007835AC" w:rsidP="007835AC">
      <w:pPr>
        <w:widowControl w:val="0"/>
        <w:spacing w:before="0" w:beforeAutospacing="0" w:after="0" w:afterAutospacing="0" w:line="240" w:lineRule="auto"/>
        <w:ind w:left="714" w:firstLine="6"/>
        <w:rPr>
          <w:rFonts w:ascii="Times New Roman" w:eastAsia="Times New Roman" w:hAnsi="Times New Roman"/>
          <w:sz w:val="24"/>
          <w:rtl/>
        </w:rPr>
      </w:pPr>
      <w:r w:rsidRPr="007835AC">
        <w:rPr>
          <w:rFonts w:ascii="Times New Roman" w:eastAsia="Times New Roman" w:hAnsi="Times New Roman" w:hint="cs"/>
          <w:sz w:val="24"/>
          <w:rtl/>
        </w:rPr>
        <w:t xml:space="preserve">למען הסר ספק , הסכומים הנ"ל כוללים תכנון כל המצוי במגרשים לרבות : </w:t>
      </w:r>
      <w:r w:rsidRPr="007835AC">
        <w:rPr>
          <w:rFonts w:ascii="Times New Roman" w:eastAsia="Times New Roman" w:hAnsi="Times New Roman"/>
          <w:sz w:val="24"/>
          <w:rtl/>
        </w:rPr>
        <w:tab/>
        <w:t>חדרי טרנספורמציה, קירות תומכים, גדרות, מעקות, בסיסי עמודי תאורה, פרגולות ואלמנטים בפתוח בשטחים ציבוריים.</w:t>
      </w:r>
    </w:p>
    <w:p w14:paraId="6A7EFC93" w14:textId="77777777" w:rsidR="007835AC" w:rsidRPr="007835AC" w:rsidRDefault="007835AC" w:rsidP="007835AC">
      <w:pPr>
        <w:widowControl w:val="0"/>
        <w:spacing w:before="0" w:beforeAutospacing="0" w:after="0" w:afterAutospacing="0" w:line="240" w:lineRule="auto"/>
        <w:ind w:left="714" w:firstLine="6"/>
        <w:rPr>
          <w:rFonts w:ascii="Times New Roman" w:eastAsia="Times New Roman" w:hAnsi="Times New Roman"/>
          <w:sz w:val="24"/>
          <w:rtl/>
        </w:rPr>
      </w:pPr>
    </w:p>
    <w:p w14:paraId="24AC75DC" w14:textId="77777777" w:rsidR="007835AC" w:rsidRPr="007835AC" w:rsidRDefault="007835AC" w:rsidP="007835AC">
      <w:pPr>
        <w:widowControl w:val="0"/>
        <w:spacing w:before="0" w:beforeAutospacing="0" w:after="0" w:afterAutospacing="0" w:line="240" w:lineRule="auto"/>
        <w:ind w:left="714" w:firstLine="6"/>
        <w:rPr>
          <w:rFonts w:ascii="Times New Roman" w:eastAsia="Times New Roman" w:hAnsi="Times New Roman"/>
          <w:sz w:val="24"/>
          <w:rtl/>
        </w:rPr>
      </w:pPr>
      <w:r w:rsidRPr="007835AC">
        <w:rPr>
          <w:rFonts w:ascii="Times New Roman" w:eastAsia="Times New Roman" w:hAnsi="Times New Roman"/>
          <w:sz w:val="24"/>
          <w:rtl/>
        </w:rPr>
        <w:t>בסעיף זה:</w:t>
      </w:r>
    </w:p>
    <w:p w14:paraId="07324654" w14:textId="77777777" w:rsidR="007835AC" w:rsidRPr="007835AC" w:rsidRDefault="007835AC" w:rsidP="007835AC">
      <w:pPr>
        <w:widowControl w:val="0"/>
        <w:spacing w:before="0" w:beforeAutospacing="0" w:after="0" w:afterAutospacing="0" w:line="240" w:lineRule="auto"/>
        <w:ind w:left="1440" w:hanging="720"/>
        <w:rPr>
          <w:rFonts w:ascii="Times New Roman" w:eastAsia="Times New Roman" w:hAnsi="Times New Roman"/>
          <w:sz w:val="24"/>
          <w:rtl/>
          <w:lang w:eastAsia="he-IL"/>
        </w:rPr>
      </w:pPr>
      <w:r w:rsidRPr="007835AC">
        <w:rPr>
          <w:rFonts w:ascii="Times New Roman" w:eastAsia="Times New Roman" w:hAnsi="Times New Roman"/>
          <w:sz w:val="24"/>
          <w:rtl/>
          <w:lang w:eastAsia="he-IL"/>
        </w:rPr>
        <w:t xml:space="preserve">מבנה ראשוני </w:t>
      </w:r>
      <w:r w:rsidRPr="007835AC">
        <w:rPr>
          <w:rFonts w:ascii="Times New Roman" w:eastAsia="Times New Roman" w:hAnsi="Times New Roman"/>
          <w:sz w:val="24"/>
          <w:lang w:eastAsia="he-IL"/>
        </w:rPr>
        <w:t>–</w:t>
      </w:r>
      <w:r w:rsidRPr="007835AC">
        <w:rPr>
          <w:rFonts w:ascii="Times New Roman" w:eastAsia="Times New Roman" w:hAnsi="Times New Roman"/>
          <w:sz w:val="24"/>
          <w:rtl/>
          <w:lang w:eastAsia="he-IL"/>
        </w:rPr>
        <w:t xml:space="preserve"> המבנה שהוקם לראשונה עפ"י תכניותיו של המתכנן. </w:t>
      </w:r>
    </w:p>
    <w:p w14:paraId="2EC0A9FB" w14:textId="77777777" w:rsidR="007835AC" w:rsidRPr="007835AC" w:rsidRDefault="007835AC" w:rsidP="007835AC">
      <w:pPr>
        <w:widowControl w:val="0"/>
        <w:spacing w:before="0" w:beforeAutospacing="0" w:after="0" w:afterAutospacing="0" w:line="240" w:lineRule="auto"/>
        <w:ind w:left="720"/>
        <w:rPr>
          <w:rFonts w:ascii="Times New Roman" w:eastAsia="Times New Roman" w:hAnsi="Times New Roman"/>
          <w:sz w:val="24"/>
          <w:rtl/>
          <w:lang w:eastAsia="he-IL"/>
        </w:rPr>
      </w:pPr>
      <w:r w:rsidRPr="007835AC">
        <w:rPr>
          <w:rFonts w:ascii="Times New Roman" w:eastAsia="Times New Roman" w:hAnsi="Times New Roman"/>
          <w:sz w:val="24"/>
          <w:rtl/>
          <w:lang w:eastAsia="he-IL"/>
        </w:rPr>
        <w:t>במקרים בהם מתוכננים במקביל מס' מבנים ראשונים וחוזרים יחשב המבנה שבו מס' היחידות הרב ביותר כמבנה ראשוני.</w:t>
      </w:r>
    </w:p>
    <w:p w14:paraId="3045D521" w14:textId="77777777" w:rsidR="007835AC" w:rsidRPr="007835AC" w:rsidRDefault="007835AC" w:rsidP="007835AC">
      <w:pPr>
        <w:widowControl w:val="0"/>
        <w:spacing w:before="0" w:beforeAutospacing="0" w:after="0" w:afterAutospacing="0" w:line="240" w:lineRule="auto"/>
        <w:ind w:left="714" w:firstLine="6"/>
        <w:rPr>
          <w:rFonts w:ascii="Times New Roman" w:eastAsia="Times New Roman" w:hAnsi="Times New Roman"/>
          <w:color w:val="008000"/>
          <w:sz w:val="24"/>
          <w:rtl/>
        </w:rPr>
      </w:pPr>
    </w:p>
    <w:p w14:paraId="020E2FC1" w14:textId="77777777" w:rsidR="007835AC" w:rsidRPr="007835AC" w:rsidRDefault="007835AC" w:rsidP="007835AC">
      <w:pPr>
        <w:widowControl w:val="0"/>
        <w:spacing w:before="0" w:beforeAutospacing="0" w:after="0" w:afterAutospacing="0" w:line="240" w:lineRule="auto"/>
        <w:ind w:left="720" w:hanging="720"/>
        <w:rPr>
          <w:rFonts w:ascii="Times New Roman" w:eastAsia="Times New Roman" w:hAnsi="Times New Roman"/>
          <w:sz w:val="24"/>
          <w:rtl/>
          <w:lang w:eastAsia="he-IL"/>
        </w:rPr>
      </w:pPr>
      <w:r w:rsidRPr="007835AC">
        <w:rPr>
          <w:rFonts w:ascii="Times New Roman" w:eastAsia="Times New Roman" w:hAnsi="Times New Roman"/>
          <w:sz w:val="24"/>
          <w:rtl/>
          <w:lang w:eastAsia="he-IL"/>
        </w:rPr>
        <w:tab/>
        <w:t xml:space="preserve">מבנה חוזר </w:t>
      </w:r>
      <w:r w:rsidRPr="007835AC">
        <w:rPr>
          <w:rFonts w:ascii="Times New Roman" w:eastAsia="Times New Roman" w:hAnsi="Times New Roman"/>
          <w:sz w:val="24"/>
          <w:lang w:eastAsia="he-IL"/>
        </w:rPr>
        <w:t>–</w:t>
      </w:r>
      <w:r w:rsidRPr="007835AC">
        <w:rPr>
          <w:rFonts w:ascii="Times New Roman" w:eastAsia="Times New Roman" w:hAnsi="Times New Roman"/>
          <w:sz w:val="24"/>
          <w:rtl/>
          <w:lang w:eastAsia="he-IL"/>
        </w:rPr>
        <w:t xml:space="preserve"> מבנה נוסף המוקם בשלמותו או בחלקו עפ"י תכניותיו של המתכנן, על אותו המגרש או במגרש אחר, בין אם על פי תכניות קיימות על כל פרטיהן ובין אם לצורך הקמתו התבקש המתכנן להכניס שינויים והתאמות בתכניות הקיימות כגון: תמונת ראי, קומת עמודים, התאמה למרתפים, הצמדת זוג מבנים, תוספת ו/או הפחתת עד קומה אחת טיפוסית, שינויים קלים במידות.</w:t>
      </w:r>
    </w:p>
    <w:p w14:paraId="754AADA4" w14:textId="77777777" w:rsidR="007835AC" w:rsidRPr="007835AC" w:rsidRDefault="007835AC" w:rsidP="007835AC">
      <w:pPr>
        <w:widowControl w:val="0"/>
        <w:spacing w:before="0" w:beforeAutospacing="0" w:after="0" w:afterAutospacing="0" w:line="240" w:lineRule="auto"/>
        <w:ind w:left="720"/>
        <w:rPr>
          <w:rFonts w:ascii="Times New Roman" w:eastAsia="Times New Roman" w:hAnsi="Times New Roman"/>
          <w:sz w:val="24"/>
          <w:rtl/>
          <w:lang w:eastAsia="he-IL"/>
        </w:rPr>
      </w:pPr>
      <w:r w:rsidRPr="007835AC">
        <w:rPr>
          <w:rFonts w:ascii="Times New Roman" w:eastAsia="Times New Roman" w:hAnsi="Times New Roman"/>
          <w:sz w:val="24"/>
          <w:rtl/>
          <w:lang w:eastAsia="he-IL"/>
        </w:rPr>
        <w:t>(במקרים בהם מתוכננים במקביל מס' מבנים שיוגדרו כראשונים וכחוזרים בהפרשים של עד שתי קומות יחשב גם מבנה בו מתוכננות שתי קומות פחות מהמבנה הראשוני כמבנה חוזר).</w:t>
      </w:r>
    </w:p>
    <w:p w14:paraId="4CF46511" w14:textId="77777777" w:rsidR="007835AC" w:rsidRDefault="007835AC" w:rsidP="007835AC">
      <w:pPr>
        <w:widowControl w:val="0"/>
        <w:spacing w:before="0" w:beforeAutospacing="0" w:after="0" w:afterAutospacing="0" w:line="240" w:lineRule="auto"/>
        <w:rPr>
          <w:rFonts w:ascii="Times New Roman" w:eastAsia="Times New Roman" w:hAnsi="Times New Roman"/>
          <w:sz w:val="24"/>
          <w:lang w:eastAsia="he-IL"/>
        </w:rPr>
      </w:pPr>
    </w:p>
    <w:p w14:paraId="56D60ABA" w14:textId="77777777" w:rsidR="00590FDD" w:rsidRPr="00590FDD" w:rsidRDefault="00590FDD" w:rsidP="00590FDD">
      <w:pPr>
        <w:widowControl w:val="0"/>
        <w:spacing w:before="0" w:beforeAutospacing="0" w:after="0" w:afterAutospacing="0" w:line="240" w:lineRule="auto"/>
        <w:ind w:right="360"/>
        <w:rPr>
          <w:rFonts w:ascii="Times New Roman" w:eastAsia="Times New Roman" w:hAnsi="Times New Roman"/>
          <w:sz w:val="24"/>
          <w:rtl/>
          <w:lang w:eastAsia="he-IL"/>
        </w:rPr>
      </w:pPr>
    </w:p>
    <w:p w14:paraId="6C665B55" w14:textId="77777777" w:rsidR="00590FDD" w:rsidRPr="00590FDD" w:rsidRDefault="007835AC" w:rsidP="000300FA">
      <w:pPr>
        <w:widowControl w:val="0"/>
        <w:spacing w:before="0" w:beforeAutospacing="0" w:after="0" w:afterAutospacing="0" w:line="240" w:lineRule="auto"/>
        <w:ind w:left="752" w:right="360" w:hanging="709"/>
        <w:rPr>
          <w:rFonts w:ascii="Times New Roman" w:eastAsia="Times New Roman" w:hAnsi="Times New Roman"/>
          <w:sz w:val="24"/>
          <w:lang w:eastAsia="he-IL"/>
        </w:rPr>
      </w:pPr>
      <w:r>
        <w:rPr>
          <w:rFonts w:ascii="Times New Roman" w:eastAsia="Times New Roman" w:hAnsi="Times New Roman" w:hint="cs"/>
          <w:sz w:val="24"/>
          <w:rtl/>
          <w:lang w:eastAsia="he-IL"/>
        </w:rPr>
        <w:t xml:space="preserve">2. </w:t>
      </w:r>
      <w:r w:rsidR="000300FA">
        <w:rPr>
          <w:rFonts w:ascii="Times New Roman" w:eastAsia="Times New Roman" w:hAnsi="Times New Roman" w:hint="cs"/>
          <w:sz w:val="24"/>
          <w:rtl/>
          <w:lang w:eastAsia="he-IL"/>
        </w:rPr>
        <w:t xml:space="preserve">         </w:t>
      </w:r>
      <w:r w:rsidR="00590FDD" w:rsidRPr="00590FDD">
        <w:rPr>
          <w:rFonts w:ascii="Times New Roman" w:eastAsia="Times New Roman" w:hAnsi="Times New Roman" w:hint="cs"/>
          <w:sz w:val="24"/>
          <w:rtl/>
          <w:lang w:eastAsia="he-IL"/>
        </w:rPr>
        <w:t>הפרויקט והתכנון יכלול  יח"ד , שטחי מסחר, משרדים, מלונאות ומרתפים בהיקף שהוצג למתכנן.</w:t>
      </w:r>
    </w:p>
    <w:p w14:paraId="2DCABCF2" w14:textId="77777777" w:rsidR="00590FDD" w:rsidRPr="00590FDD" w:rsidRDefault="00590FDD" w:rsidP="00590FDD">
      <w:pPr>
        <w:widowControl w:val="0"/>
        <w:spacing w:before="0" w:beforeAutospacing="0" w:after="0" w:afterAutospacing="0" w:line="240" w:lineRule="auto"/>
        <w:ind w:left="720"/>
        <w:rPr>
          <w:rFonts w:ascii="Times New Roman" w:eastAsia="Times New Roman" w:hAnsi="Times New Roman"/>
          <w:sz w:val="24"/>
          <w:rtl/>
          <w:lang w:eastAsia="he-IL"/>
        </w:rPr>
      </w:pPr>
    </w:p>
    <w:p w14:paraId="55BF6D80" w14:textId="77777777" w:rsidR="00590FDD" w:rsidRPr="00590FDD" w:rsidRDefault="007835AC" w:rsidP="000300FA">
      <w:pPr>
        <w:widowControl w:val="0"/>
        <w:spacing w:before="0" w:beforeAutospacing="0" w:after="0" w:afterAutospacing="0" w:line="240" w:lineRule="auto"/>
        <w:ind w:left="720" w:right="360" w:hanging="677"/>
        <w:rPr>
          <w:rFonts w:ascii="Times New Roman" w:eastAsia="Times New Roman" w:hAnsi="Times New Roman"/>
          <w:sz w:val="24"/>
          <w:rtl/>
          <w:lang w:eastAsia="he-IL"/>
        </w:rPr>
      </w:pPr>
      <w:r>
        <w:rPr>
          <w:rFonts w:ascii="Times New Roman" w:eastAsia="Times New Roman" w:hAnsi="Times New Roman" w:hint="cs"/>
          <w:sz w:val="24"/>
          <w:rtl/>
          <w:lang w:eastAsia="he-IL"/>
        </w:rPr>
        <w:t xml:space="preserve">3. </w:t>
      </w:r>
      <w:r w:rsidR="000300FA">
        <w:rPr>
          <w:rFonts w:ascii="Times New Roman" w:eastAsia="Times New Roman" w:hAnsi="Times New Roman" w:hint="cs"/>
          <w:sz w:val="24"/>
          <w:rtl/>
          <w:lang w:eastAsia="he-IL"/>
        </w:rPr>
        <w:t xml:space="preserve">         </w:t>
      </w:r>
      <w:r w:rsidR="00590FDD" w:rsidRPr="00590FDD">
        <w:rPr>
          <w:rFonts w:ascii="Times New Roman" w:eastAsia="Times New Roman" w:hAnsi="Times New Roman"/>
          <w:sz w:val="24"/>
          <w:rtl/>
          <w:lang w:eastAsia="he-IL"/>
        </w:rPr>
        <w:t>למען הסר ספק:</w:t>
      </w:r>
    </w:p>
    <w:p w14:paraId="2BD89C52" w14:textId="77777777" w:rsidR="00590FDD" w:rsidRPr="00590FDD" w:rsidRDefault="00590FDD" w:rsidP="00590FDD">
      <w:pPr>
        <w:widowControl w:val="0"/>
        <w:spacing w:before="0" w:beforeAutospacing="0" w:after="0" w:afterAutospacing="0" w:line="240" w:lineRule="auto"/>
        <w:rPr>
          <w:rFonts w:ascii="Times New Roman" w:eastAsia="Times New Roman" w:hAnsi="Times New Roman"/>
          <w:sz w:val="24"/>
          <w:rtl/>
          <w:lang w:eastAsia="he-IL"/>
        </w:rPr>
      </w:pPr>
    </w:p>
    <w:p w14:paraId="2FF1C0F2" w14:textId="77777777" w:rsidR="00590FDD" w:rsidRPr="00590FDD" w:rsidRDefault="00590FDD" w:rsidP="00590FDD">
      <w:pPr>
        <w:widowControl w:val="0"/>
        <w:spacing w:before="0" w:beforeAutospacing="0" w:after="0" w:afterAutospacing="0" w:line="240" w:lineRule="auto"/>
        <w:ind w:left="1440" w:hanging="720"/>
        <w:rPr>
          <w:rFonts w:ascii="Times New Roman" w:eastAsia="Times New Roman" w:hAnsi="Times New Roman"/>
          <w:sz w:val="24"/>
          <w:lang w:eastAsia="he-IL"/>
        </w:rPr>
      </w:pPr>
      <w:r w:rsidRPr="00590FDD">
        <w:rPr>
          <w:rFonts w:ascii="Times New Roman" w:eastAsia="Times New Roman" w:hAnsi="Times New Roman"/>
          <w:sz w:val="24"/>
          <w:rtl/>
          <w:lang w:eastAsia="he-IL"/>
        </w:rPr>
        <w:t>3.</w:t>
      </w:r>
      <w:r w:rsidRPr="00590FDD">
        <w:rPr>
          <w:rFonts w:ascii="Times New Roman" w:eastAsia="Times New Roman" w:hAnsi="Times New Roman" w:hint="cs"/>
          <w:sz w:val="24"/>
          <w:rtl/>
          <w:lang w:eastAsia="he-IL"/>
        </w:rPr>
        <w:t>1</w:t>
      </w:r>
      <w:r w:rsidRPr="00590FDD">
        <w:rPr>
          <w:rFonts w:ascii="Times New Roman" w:eastAsia="Times New Roman" w:hAnsi="Times New Roman"/>
          <w:sz w:val="24"/>
          <w:rtl/>
          <w:lang w:eastAsia="he-IL"/>
        </w:rPr>
        <w:tab/>
        <w:t xml:space="preserve">מובהר כי שכר המתכנן ומועדי התשלום הינם סופיים ומוחלטים, והם לא ישתנו מכל גורם שהוא </w:t>
      </w:r>
      <w:r w:rsidRPr="00590FDD">
        <w:rPr>
          <w:rFonts w:ascii="Times New Roman" w:eastAsia="Times New Roman" w:hAnsi="Times New Roman" w:hint="cs"/>
          <w:sz w:val="24"/>
          <w:rtl/>
          <w:lang w:eastAsia="he-IL"/>
        </w:rPr>
        <w:t>כמפורט בסעיף 7 לחוזה.</w:t>
      </w:r>
    </w:p>
    <w:p w14:paraId="6883BE81" w14:textId="77777777" w:rsidR="00590FDD" w:rsidRPr="00590FDD" w:rsidRDefault="00590FDD" w:rsidP="00590FDD">
      <w:pPr>
        <w:widowControl w:val="0"/>
        <w:spacing w:before="0" w:beforeAutospacing="0" w:after="0" w:afterAutospacing="0" w:line="240" w:lineRule="auto"/>
        <w:rPr>
          <w:rFonts w:ascii="Times New Roman" w:eastAsia="Times New Roman" w:hAnsi="Times New Roman"/>
          <w:sz w:val="24"/>
          <w:rtl/>
          <w:lang w:eastAsia="he-IL"/>
        </w:rPr>
      </w:pPr>
    </w:p>
    <w:p w14:paraId="21305CB7" w14:textId="77777777" w:rsidR="00590FDD" w:rsidRPr="00590FDD" w:rsidRDefault="00590FDD" w:rsidP="00590FDD">
      <w:pPr>
        <w:widowControl w:val="0"/>
        <w:spacing w:before="0" w:beforeAutospacing="0" w:after="0" w:afterAutospacing="0" w:line="240" w:lineRule="auto"/>
        <w:ind w:left="1440" w:hanging="720"/>
        <w:rPr>
          <w:rFonts w:ascii="Times New Roman" w:eastAsia="Times New Roman" w:hAnsi="Times New Roman"/>
          <w:sz w:val="24"/>
          <w:rtl/>
          <w:lang w:eastAsia="he-IL"/>
        </w:rPr>
      </w:pPr>
      <w:r w:rsidRPr="00590FDD">
        <w:rPr>
          <w:rFonts w:ascii="Times New Roman" w:eastAsia="Times New Roman" w:hAnsi="Times New Roman"/>
          <w:sz w:val="24"/>
          <w:rtl/>
          <w:lang w:eastAsia="he-IL"/>
        </w:rPr>
        <w:t>3.</w:t>
      </w:r>
      <w:r w:rsidRPr="00590FDD">
        <w:rPr>
          <w:rFonts w:ascii="Times New Roman" w:eastAsia="Times New Roman" w:hAnsi="Times New Roman" w:hint="cs"/>
          <w:sz w:val="24"/>
          <w:rtl/>
          <w:lang w:eastAsia="he-IL"/>
        </w:rPr>
        <w:t>2</w:t>
      </w:r>
      <w:r w:rsidRPr="00590FDD">
        <w:rPr>
          <w:rFonts w:ascii="Times New Roman" w:eastAsia="Times New Roman" w:hAnsi="Times New Roman"/>
          <w:sz w:val="24"/>
          <w:rtl/>
          <w:lang w:eastAsia="he-IL"/>
        </w:rPr>
        <w:tab/>
        <w:t>שכר המתכנן כולל את כל המפורט בחוזה על כל נספחיו, לרבות נספח ב'</w:t>
      </w:r>
      <w:r w:rsidRPr="00590FDD">
        <w:rPr>
          <w:rFonts w:ascii="Times New Roman" w:eastAsia="Times New Roman" w:hAnsi="Times New Roman" w:hint="cs"/>
          <w:sz w:val="24"/>
          <w:rtl/>
          <w:lang w:eastAsia="he-IL"/>
        </w:rPr>
        <w:t xml:space="preserve"> ונספח ח'</w:t>
      </w:r>
      <w:r w:rsidRPr="00590FDD">
        <w:rPr>
          <w:rFonts w:ascii="Times New Roman" w:eastAsia="Times New Roman" w:hAnsi="Times New Roman"/>
          <w:sz w:val="24"/>
          <w:rtl/>
          <w:lang w:eastAsia="he-IL"/>
        </w:rPr>
        <w:t>.</w:t>
      </w:r>
    </w:p>
    <w:p w14:paraId="5761AA00" w14:textId="77777777" w:rsidR="00590FDD" w:rsidRPr="00590FDD" w:rsidRDefault="00590FDD" w:rsidP="00590FDD">
      <w:pPr>
        <w:widowControl w:val="0"/>
        <w:spacing w:before="0" w:beforeAutospacing="0" w:after="0" w:afterAutospacing="0" w:line="240" w:lineRule="auto"/>
        <w:ind w:left="1440" w:hanging="720"/>
        <w:rPr>
          <w:rFonts w:ascii="Times New Roman" w:eastAsia="Times New Roman" w:hAnsi="Times New Roman"/>
          <w:sz w:val="24"/>
          <w:rtl/>
          <w:lang w:eastAsia="he-IL"/>
        </w:rPr>
      </w:pPr>
    </w:p>
    <w:p w14:paraId="58C3B3D1" w14:textId="77777777" w:rsidR="00590FDD" w:rsidRPr="00590FDD" w:rsidRDefault="00590FDD" w:rsidP="00590FDD">
      <w:pPr>
        <w:widowControl w:val="0"/>
        <w:spacing w:before="0" w:beforeAutospacing="0" w:after="0" w:afterAutospacing="0" w:line="240" w:lineRule="auto"/>
        <w:ind w:left="1440" w:hanging="720"/>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3.3</w:t>
      </w:r>
      <w:r w:rsidRPr="00590FDD">
        <w:rPr>
          <w:rFonts w:ascii="Times New Roman" w:eastAsia="Times New Roman" w:hAnsi="Times New Roman" w:hint="cs"/>
          <w:sz w:val="24"/>
          <w:rtl/>
          <w:lang w:eastAsia="he-IL"/>
        </w:rPr>
        <w:tab/>
      </w:r>
      <w:r w:rsidRPr="00590FDD">
        <w:rPr>
          <w:rFonts w:ascii="Times New Roman" w:eastAsia="Times New Roman" w:hAnsi="Times New Roman"/>
          <w:sz w:val="24"/>
          <w:rtl/>
          <w:lang w:eastAsia="he-IL"/>
        </w:rPr>
        <w:t>התמורה הינה סופית ולא תאושרנה תוספות שכר עקב שינויי תכנון בגלל התקדמות התכנון של שאר היועצים</w:t>
      </w:r>
      <w:r w:rsidRPr="00590FDD">
        <w:rPr>
          <w:rFonts w:ascii="Times New Roman" w:eastAsia="Times New Roman" w:hAnsi="Times New Roman" w:hint="cs"/>
          <w:sz w:val="24"/>
          <w:rtl/>
          <w:lang w:eastAsia="he-IL"/>
        </w:rPr>
        <w:t>.</w:t>
      </w:r>
    </w:p>
    <w:p w14:paraId="66D62F64" w14:textId="77777777" w:rsidR="00590FDD" w:rsidRPr="00590FDD" w:rsidRDefault="00590FDD" w:rsidP="00590FDD">
      <w:pPr>
        <w:widowControl w:val="0"/>
        <w:spacing w:before="0" w:beforeAutospacing="0" w:after="0" w:afterAutospacing="0" w:line="240" w:lineRule="auto"/>
        <w:ind w:left="1440" w:hanging="720"/>
        <w:rPr>
          <w:rFonts w:ascii="Times New Roman" w:eastAsia="Times New Roman" w:hAnsi="Times New Roman"/>
          <w:sz w:val="24"/>
          <w:rtl/>
          <w:lang w:eastAsia="he-IL"/>
        </w:rPr>
      </w:pPr>
    </w:p>
    <w:p w14:paraId="41E500B2" w14:textId="77777777" w:rsidR="00590FDD" w:rsidRPr="00590FDD" w:rsidRDefault="00590FDD" w:rsidP="00590FDD">
      <w:pPr>
        <w:widowControl w:val="0"/>
        <w:spacing w:before="0" w:beforeAutospacing="0" w:after="0" w:afterAutospacing="0" w:line="240" w:lineRule="auto"/>
        <w:ind w:left="1440" w:hanging="720"/>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3.4</w:t>
      </w:r>
      <w:r w:rsidRPr="00590FDD">
        <w:rPr>
          <w:rFonts w:ascii="Times New Roman" w:eastAsia="Times New Roman" w:hAnsi="Times New Roman" w:hint="cs"/>
          <w:sz w:val="24"/>
          <w:rtl/>
          <w:lang w:eastAsia="he-IL"/>
        </w:rPr>
        <w:tab/>
        <w:t xml:space="preserve">על אף האמור בסעיף 3.1 לעיל, </w:t>
      </w:r>
      <w:r w:rsidRPr="00590FDD">
        <w:rPr>
          <w:rFonts w:ascii="Times New Roman" w:eastAsia="Times New Roman" w:hAnsi="Times New Roman"/>
          <w:sz w:val="24"/>
          <w:rtl/>
          <w:lang w:eastAsia="he-IL"/>
        </w:rPr>
        <w:t xml:space="preserve">בקשות לתוספת שכר ידונו </w:t>
      </w:r>
      <w:r w:rsidRPr="00590FDD">
        <w:rPr>
          <w:rFonts w:ascii="Times New Roman" w:eastAsia="Times New Roman" w:hAnsi="Times New Roman" w:hint="cs"/>
          <w:sz w:val="24"/>
          <w:rtl/>
          <w:lang w:eastAsia="he-IL"/>
        </w:rPr>
        <w:t>בתנאים  כמפורט בסעיף 8 לחוזה בלבד.</w:t>
      </w:r>
    </w:p>
    <w:p w14:paraId="09587FB0" w14:textId="77777777" w:rsidR="00590FDD" w:rsidRPr="00590FDD" w:rsidRDefault="00590FDD" w:rsidP="00590FDD">
      <w:pPr>
        <w:widowControl w:val="0"/>
        <w:spacing w:before="0" w:beforeAutospacing="0" w:after="0" w:afterAutospacing="0" w:line="240" w:lineRule="auto"/>
        <w:ind w:left="1440" w:hanging="720"/>
        <w:rPr>
          <w:rFonts w:ascii="Times New Roman" w:eastAsia="Times New Roman" w:hAnsi="Times New Roman"/>
          <w:sz w:val="24"/>
          <w:rtl/>
          <w:lang w:eastAsia="he-IL"/>
        </w:rPr>
      </w:pPr>
    </w:p>
    <w:p w14:paraId="2327404E" w14:textId="77777777" w:rsidR="00590FDD" w:rsidRPr="00590FDD" w:rsidRDefault="00590FDD" w:rsidP="00590FDD">
      <w:pPr>
        <w:widowControl w:val="0"/>
        <w:spacing w:before="0" w:beforeAutospacing="0" w:after="0" w:afterAutospacing="0" w:line="240" w:lineRule="auto"/>
        <w:ind w:left="1440" w:hanging="720"/>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3.5</w:t>
      </w:r>
      <w:r w:rsidRPr="00590FDD">
        <w:rPr>
          <w:rFonts w:ascii="Times New Roman" w:eastAsia="Times New Roman" w:hAnsi="Times New Roman" w:hint="cs"/>
          <w:sz w:val="24"/>
          <w:rtl/>
          <w:lang w:eastAsia="he-IL"/>
        </w:rPr>
        <w:tab/>
        <w:t xml:space="preserve">תוספות שכר ככל שיתקבלו על פי סעיף 8.2.2 לחוזה יחושבו בשיעורים כדלקמן ובלבד שהגדלת מספר יחידות הדיור, מהווה חריגה מהיקף השטחים, המפורט בסעיף 2 לעיל: </w:t>
      </w:r>
    </w:p>
    <w:p w14:paraId="33DAC11C"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6A2F21AA" w14:textId="77777777" w:rsidR="00590FDD" w:rsidRPr="004D7130" w:rsidRDefault="000300FA" w:rsidP="004D7130">
      <w:pPr>
        <w:pStyle w:val="ListParagraph"/>
        <w:widowControl w:val="0"/>
        <w:numPr>
          <w:ilvl w:val="2"/>
          <w:numId w:val="49"/>
        </w:numPr>
        <w:spacing w:before="0" w:beforeAutospacing="0" w:after="0" w:afterAutospacing="0" w:line="276" w:lineRule="auto"/>
        <w:ind w:left="2169" w:hanging="708"/>
        <w:jc w:val="both"/>
        <w:rPr>
          <w:rFonts w:ascii="Times New Roman" w:eastAsia="Times New Roman" w:hAnsi="Times New Roman"/>
          <w:sz w:val="24"/>
          <w:rtl/>
          <w:lang w:eastAsia="he-IL"/>
        </w:rPr>
      </w:pPr>
      <w:r w:rsidRPr="000300FA">
        <w:rPr>
          <w:rFonts w:ascii="Times New Roman" w:eastAsia="Times New Roman" w:hAnsi="Times New Roman" w:hint="cs"/>
          <w:sz w:val="24"/>
          <w:rtl/>
          <w:lang w:eastAsia="he-IL"/>
        </w:rPr>
        <w:t xml:space="preserve"> </w:t>
      </w:r>
      <w:r w:rsidRPr="000300FA">
        <w:rPr>
          <w:rFonts w:ascii="Times New Roman" w:eastAsia="Times New Roman" w:hAnsi="Times New Roman" w:hint="cs"/>
          <w:sz w:val="24"/>
          <w:u w:val="single"/>
          <w:rtl/>
          <w:lang w:eastAsia="he-IL"/>
        </w:rPr>
        <w:t xml:space="preserve">             </w:t>
      </w:r>
      <w:r w:rsidR="00590FDD" w:rsidRPr="000300FA">
        <w:rPr>
          <w:rFonts w:ascii="Times New Roman" w:eastAsia="Times New Roman" w:hAnsi="Times New Roman"/>
          <w:sz w:val="24"/>
          <w:rtl/>
          <w:lang w:eastAsia="he-IL"/>
        </w:rPr>
        <w:t>ש"ח לכל</w:t>
      </w:r>
      <w:r w:rsidR="00590FDD" w:rsidRPr="000300FA">
        <w:rPr>
          <w:rFonts w:ascii="Times New Roman" w:eastAsia="Times New Roman" w:hAnsi="Times New Roman" w:hint="cs"/>
          <w:sz w:val="24"/>
          <w:rtl/>
          <w:lang w:eastAsia="he-IL"/>
        </w:rPr>
        <w:t xml:space="preserve"> </w:t>
      </w:r>
      <w:r w:rsidR="00590FDD" w:rsidRPr="000300FA">
        <w:rPr>
          <w:rFonts w:ascii="Times New Roman" w:eastAsia="Times New Roman" w:hAnsi="Times New Roman"/>
          <w:sz w:val="24"/>
          <w:rtl/>
          <w:lang w:eastAsia="he-IL"/>
        </w:rPr>
        <w:t>יחידת דיור</w:t>
      </w:r>
      <w:r w:rsidR="00590FDD" w:rsidRPr="000300FA">
        <w:rPr>
          <w:rFonts w:ascii="Times New Roman" w:eastAsia="Times New Roman" w:hAnsi="Times New Roman" w:hint="cs"/>
          <w:sz w:val="24"/>
          <w:rtl/>
          <w:lang w:eastAsia="he-IL"/>
        </w:rPr>
        <w:t>.</w:t>
      </w:r>
    </w:p>
    <w:p w14:paraId="2D2B7670" w14:textId="77777777" w:rsidR="00590FDD" w:rsidRPr="004D7130" w:rsidRDefault="007835AC" w:rsidP="004D7130">
      <w:pPr>
        <w:pStyle w:val="ListParagraph"/>
        <w:widowControl w:val="0"/>
        <w:numPr>
          <w:ilvl w:val="2"/>
          <w:numId w:val="49"/>
        </w:numPr>
        <w:spacing w:before="0" w:beforeAutospacing="0" w:after="0" w:afterAutospacing="0" w:line="276" w:lineRule="auto"/>
        <w:ind w:left="2169" w:hanging="708"/>
        <w:jc w:val="both"/>
        <w:rPr>
          <w:rFonts w:ascii="Times New Roman" w:eastAsia="Times New Roman" w:hAnsi="Times New Roman"/>
          <w:sz w:val="24"/>
          <w:rtl/>
          <w:lang w:eastAsia="he-IL"/>
        </w:rPr>
      </w:pPr>
      <w:r w:rsidRPr="000300FA">
        <w:rPr>
          <w:rFonts w:ascii="Times New Roman" w:eastAsia="Times New Roman" w:hAnsi="Times New Roman" w:hint="cs"/>
          <w:sz w:val="24"/>
          <w:u w:val="single"/>
          <w:rtl/>
          <w:lang w:eastAsia="he-IL"/>
        </w:rPr>
        <w:t xml:space="preserve">          </w:t>
      </w:r>
      <w:r w:rsidR="004D7130">
        <w:rPr>
          <w:rFonts w:ascii="Times New Roman" w:eastAsia="Times New Roman" w:hAnsi="Times New Roman" w:hint="cs"/>
          <w:sz w:val="24"/>
          <w:u w:val="single"/>
          <w:rtl/>
          <w:lang w:eastAsia="he-IL"/>
        </w:rPr>
        <w:t xml:space="preserve"> </w:t>
      </w:r>
      <w:r w:rsidRPr="000300FA">
        <w:rPr>
          <w:rFonts w:ascii="Times New Roman" w:eastAsia="Times New Roman" w:hAnsi="Times New Roman" w:hint="cs"/>
          <w:sz w:val="24"/>
          <w:u w:val="single"/>
          <w:rtl/>
          <w:lang w:eastAsia="he-IL"/>
        </w:rPr>
        <w:t xml:space="preserve">   </w:t>
      </w:r>
      <w:r>
        <w:rPr>
          <w:rFonts w:ascii="Times New Roman" w:eastAsia="Times New Roman" w:hAnsi="Times New Roman" w:hint="cs"/>
          <w:sz w:val="24"/>
          <w:rtl/>
          <w:lang w:eastAsia="he-IL"/>
        </w:rPr>
        <w:t>ש"ח</w:t>
      </w:r>
      <w:r w:rsidRPr="000300FA">
        <w:rPr>
          <w:rFonts w:ascii="Times New Roman" w:eastAsia="Times New Roman" w:hAnsi="Times New Roman" w:hint="cs"/>
          <w:sz w:val="24"/>
          <w:rtl/>
          <w:lang w:eastAsia="he-IL"/>
        </w:rPr>
        <w:t xml:space="preserve"> </w:t>
      </w:r>
      <w:r w:rsidR="00590FDD" w:rsidRPr="000300FA">
        <w:rPr>
          <w:rFonts w:ascii="Times New Roman" w:eastAsia="Times New Roman" w:hAnsi="Times New Roman"/>
          <w:sz w:val="24"/>
          <w:rtl/>
          <w:lang w:eastAsia="he-IL"/>
        </w:rPr>
        <w:t xml:space="preserve">כל מ"ר בנוי ומקורה </w:t>
      </w:r>
      <w:r w:rsidR="00590FDD" w:rsidRPr="000300FA">
        <w:rPr>
          <w:rFonts w:ascii="Times New Roman" w:eastAsia="Times New Roman" w:hAnsi="Times New Roman" w:hint="cs"/>
          <w:sz w:val="24"/>
          <w:rtl/>
          <w:lang w:eastAsia="he-IL"/>
        </w:rPr>
        <w:t>של המסחר (עילי ותת קרקעי)</w:t>
      </w:r>
      <w:r w:rsidR="00590FDD" w:rsidRPr="000300FA">
        <w:rPr>
          <w:rFonts w:ascii="Times New Roman" w:eastAsia="Times New Roman" w:hAnsi="Times New Roman"/>
          <w:sz w:val="24"/>
          <w:rtl/>
          <w:lang w:eastAsia="he-IL"/>
        </w:rPr>
        <w:t>.</w:t>
      </w:r>
    </w:p>
    <w:p w14:paraId="776B6DF1" w14:textId="77777777" w:rsidR="00590FDD" w:rsidRPr="000555DD" w:rsidRDefault="007835AC" w:rsidP="004D7130">
      <w:pPr>
        <w:pStyle w:val="ListParagraph"/>
        <w:widowControl w:val="0"/>
        <w:numPr>
          <w:ilvl w:val="2"/>
          <w:numId w:val="49"/>
        </w:numPr>
        <w:spacing w:before="0" w:beforeAutospacing="0" w:after="0" w:afterAutospacing="0" w:line="240" w:lineRule="auto"/>
        <w:ind w:left="2169" w:hanging="708"/>
        <w:jc w:val="both"/>
        <w:rPr>
          <w:rFonts w:ascii="Times New Roman" w:eastAsia="Times New Roman" w:hAnsi="Times New Roman"/>
          <w:sz w:val="24"/>
          <w:rtl/>
          <w:lang w:eastAsia="he-IL"/>
        </w:rPr>
      </w:pPr>
      <w:r>
        <w:rPr>
          <w:rFonts w:ascii="Times New Roman" w:eastAsia="Times New Roman" w:hAnsi="Times New Roman" w:hint="cs"/>
          <w:sz w:val="24"/>
          <w:u w:val="single"/>
          <w:rtl/>
          <w:lang w:eastAsia="he-IL"/>
        </w:rPr>
        <w:t xml:space="preserve">      </w:t>
      </w:r>
      <w:r w:rsidRPr="007835AC">
        <w:rPr>
          <w:rFonts w:ascii="Times New Roman" w:eastAsia="Times New Roman" w:hAnsi="Times New Roman" w:hint="cs"/>
          <w:sz w:val="24"/>
          <w:u w:val="single"/>
          <w:rtl/>
          <w:lang w:eastAsia="he-IL"/>
        </w:rPr>
        <w:t xml:space="preserve">     </w:t>
      </w:r>
      <w:r w:rsidR="004D7130">
        <w:rPr>
          <w:rFonts w:ascii="Times New Roman" w:eastAsia="Times New Roman" w:hAnsi="Times New Roman" w:hint="cs"/>
          <w:sz w:val="24"/>
          <w:u w:val="single"/>
          <w:rtl/>
          <w:lang w:eastAsia="he-IL"/>
        </w:rPr>
        <w:t xml:space="preserve">  </w:t>
      </w:r>
      <w:r w:rsidRPr="007835AC">
        <w:rPr>
          <w:rFonts w:ascii="Times New Roman" w:eastAsia="Times New Roman" w:hAnsi="Times New Roman" w:hint="cs"/>
          <w:sz w:val="24"/>
          <w:u w:val="single"/>
          <w:rtl/>
          <w:lang w:eastAsia="he-IL"/>
        </w:rPr>
        <w:t xml:space="preserve"> </w:t>
      </w:r>
      <w:r w:rsidR="00590FDD" w:rsidRPr="000555DD">
        <w:rPr>
          <w:rFonts w:ascii="Times New Roman" w:eastAsia="Times New Roman" w:hAnsi="Times New Roman"/>
          <w:sz w:val="24"/>
          <w:rtl/>
          <w:lang w:eastAsia="he-IL"/>
        </w:rPr>
        <w:t xml:space="preserve">ש"ח לכל מ"ר </w:t>
      </w:r>
      <w:r w:rsidR="00590FDD" w:rsidRPr="000555DD">
        <w:rPr>
          <w:rFonts w:ascii="Times New Roman" w:eastAsia="Times New Roman" w:hAnsi="Times New Roman" w:hint="cs"/>
          <w:sz w:val="24"/>
          <w:rtl/>
          <w:lang w:eastAsia="he-IL"/>
        </w:rPr>
        <w:t>ב</w:t>
      </w:r>
      <w:r w:rsidR="00590FDD" w:rsidRPr="000555DD">
        <w:rPr>
          <w:rFonts w:ascii="Times New Roman" w:eastAsia="Times New Roman" w:hAnsi="Times New Roman"/>
          <w:sz w:val="24"/>
          <w:rtl/>
          <w:lang w:eastAsia="he-IL"/>
        </w:rPr>
        <w:t xml:space="preserve">נוי ומקורה </w:t>
      </w:r>
      <w:r w:rsidR="00590FDD" w:rsidRPr="000555DD">
        <w:rPr>
          <w:rFonts w:ascii="Times New Roman" w:eastAsia="Times New Roman" w:hAnsi="Times New Roman" w:hint="cs"/>
          <w:sz w:val="24"/>
          <w:rtl/>
          <w:lang w:eastAsia="he-IL"/>
        </w:rPr>
        <w:t>של המרתפים</w:t>
      </w:r>
      <w:r w:rsidR="00590FDD" w:rsidRPr="000555DD">
        <w:rPr>
          <w:rFonts w:ascii="Times New Roman" w:eastAsia="Times New Roman" w:hAnsi="Times New Roman"/>
          <w:sz w:val="24"/>
          <w:rtl/>
          <w:lang w:eastAsia="he-IL"/>
        </w:rPr>
        <w:t>.</w:t>
      </w:r>
      <w:r w:rsidR="00590FDD" w:rsidRPr="000555DD">
        <w:rPr>
          <w:rFonts w:ascii="Times New Roman" w:eastAsia="Times New Roman" w:hAnsi="Times New Roman" w:hint="cs"/>
          <w:sz w:val="24"/>
          <w:rtl/>
          <w:lang w:eastAsia="he-IL"/>
        </w:rPr>
        <w:tab/>
      </w:r>
      <w:r w:rsidR="00590FDD" w:rsidRPr="000555DD">
        <w:rPr>
          <w:rFonts w:ascii="Times New Roman" w:eastAsia="Times New Roman" w:hAnsi="Times New Roman" w:hint="cs"/>
          <w:sz w:val="24"/>
          <w:rtl/>
          <w:lang w:eastAsia="he-IL"/>
        </w:rPr>
        <w:tab/>
      </w:r>
      <w:r w:rsidR="00590FDD" w:rsidRPr="000555DD">
        <w:rPr>
          <w:rFonts w:ascii="Times New Roman" w:eastAsia="Times New Roman" w:hAnsi="Times New Roman" w:hint="cs"/>
          <w:sz w:val="24"/>
          <w:rtl/>
          <w:lang w:eastAsia="he-IL"/>
        </w:rPr>
        <w:tab/>
      </w:r>
      <w:r w:rsidR="00590FDD" w:rsidRPr="000555DD">
        <w:rPr>
          <w:rFonts w:ascii="Times New Roman" w:eastAsia="Times New Roman" w:hAnsi="Times New Roman" w:hint="cs"/>
          <w:sz w:val="24"/>
          <w:rtl/>
          <w:lang w:eastAsia="he-IL"/>
        </w:rPr>
        <w:tab/>
      </w:r>
    </w:p>
    <w:p w14:paraId="6F65ACC9" w14:textId="77777777" w:rsidR="00590FDD" w:rsidRPr="00590FDD" w:rsidRDefault="00590FDD" w:rsidP="00590FDD">
      <w:pPr>
        <w:widowControl w:val="0"/>
        <w:spacing w:before="0" w:beforeAutospacing="0" w:after="0" w:afterAutospacing="0" w:line="240" w:lineRule="auto"/>
        <w:ind w:left="1440" w:hanging="720"/>
        <w:rPr>
          <w:rFonts w:ascii="Times New Roman" w:eastAsia="Times New Roman" w:hAnsi="Times New Roman"/>
          <w:sz w:val="24"/>
          <w:rtl/>
          <w:lang w:eastAsia="he-IL"/>
        </w:rPr>
      </w:pPr>
    </w:p>
    <w:p w14:paraId="2AA28D23" w14:textId="77777777" w:rsidR="00590FDD" w:rsidRPr="00590FDD" w:rsidRDefault="00590FDD" w:rsidP="00590FDD">
      <w:pPr>
        <w:widowControl w:val="0"/>
        <w:spacing w:before="0" w:beforeAutospacing="0" w:after="0" w:afterAutospacing="0" w:line="240" w:lineRule="auto"/>
        <w:ind w:left="1388" w:hanging="709"/>
        <w:rPr>
          <w:rFonts w:ascii="Times New Roman" w:eastAsia="Times New Roman" w:hAnsi="Times New Roman"/>
          <w:sz w:val="24"/>
          <w:rtl/>
          <w:lang w:eastAsia="he-IL"/>
        </w:rPr>
      </w:pPr>
    </w:p>
    <w:p w14:paraId="390D43C5" w14:textId="77777777" w:rsidR="000555DD" w:rsidRPr="000300FA" w:rsidRDefault="007835AC" w:rsidP="000300FA">
      <w:pPr>
        <w:widowControl w:val="0"/>
        <w:spacing w:before="0" w:beforeAutospacing="0" w:after="0" w:afterAutospacing="0" w:line="240" w:lineRule="auto"/>
        <w:ind w:left="709" w:hanging="709"/>
        <w:jc w:val="both"/>
        <w:rPr>
          <w:rFonts w:ascii="Times New Roman" w:eastAsia="Times New Roman" w:hAnsi="Times New Roman"/>
          <w:sz w:val="24"/>
          <w:lang w:eastAsia="he-IL"/>
        </w:rPr>
      </w:pPr>
      <w:r>
        <w:rPr>
          <w:rFonts w:ascii="Times New Roman" w:eastAsia="Times New Roman" w:hAnsi="Times New Roman" w:hint="cs"/>
          <w:sz w:val="20"/>
          <w:rtl/>
          <w:lang w:eastAsia="he-IL"/>
        </w:rPr>
        <w:t xml:space="preserve">4.  </w:t>
      </w:r>
      <w:r w:rsidR="000555DD" w:rsidRPr="007835AC">
        <w:rPr>
          <w:rFonts w:ascii="Times New Roman" w:eastAsia="Times New Roman" w:hAnsi="Times New Roman" w:hint="cs"/>
          <w:sz w:val="20"/>
          <w:rtl/>
          <w:lang w:eastAsia="he-IL"/>
        </w:rPr>
        <w:t>הסכום המפורט בסעיף 1 לעיל יהיה צמוד ל</w:t>
      </w:r>
      <w:sdt>
        <w:sdtPr>
          <w:rPr>
            <w:rFonts w:hint="cs"/>
            <w:color w:val="008000"/>
            <w:rtl/>
          </w:rPr>
          <w:alias w:val="סוג מדד כותרת"/>
          <w:tag w:val="cntMadadTypeTitle"/>
          <w:id w:val="1394936735"/>
          <w:placeholder>
            <w:docPart w:val="A8CEFD3F68CC4139B29B9B12A521A3F4"/>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TypeTitle[1]" w:storeItemID="{81709D4C-33DC-48CC-AC7E-130A245806EE}"/>
          <w:text/>
        </w:sdtPr>
        <w:sdtEndPr/>
        <w:sdtContent>
          <w:r w:rsidR="000555DD" w:rsidRPr="007835AC">
            <w:rPr>
              <w:rFonts w:cstheme="minorBidi"/>
              <w:color w:val="00B0F0"/>
              <w:rtl/>
            </w:rPr>
            <w:t>[סוג מדד כותרת]</w:t>
          </w:r>
        </w:sdtContent>
      </w:sdt>
      <w:r w:rsidR="000555DD" w:rsidRPr="000300FA">
        <w:rPr>
          <w:rFonts w:ascii="Times New Roman" w:eastAsia="Times New Roman" w:hAnsi="Times New Roman" w:hint="cs"/>
          <w:color w:val="008000"/>
          <w:sz w:val="24"/>
          <w:rtl/>
        </w:rPr>
        <w:br/>
      </w:r>
      <w:sdt>
        <w:sdtPr>
          <w:rPr>
            <w:rFonts w:hint="cs"/>
            <w:color w:val="008000"/>
            <w:rtl/>
          </w:rPr>
          <w:alias w:val="מדד בגין/ידוע - כותרת"/>
          <w:tag w:val="cntIsKnownTitle"/>
          <w:id w:val="1149088069"/>
          <w:placeholder>
            <w:docPart w:val="E225FFBAC2A4410DB6A269A78F5ADBA0"/>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IsKnownTitle[1]" w:storeItemID="{81709D4C-33DC-48CC-AC7E-130A245806EE}"/>
          <w:text/>
        </w:sdtPr>
        <w:sdtEndPr/>
        <w:sdtContent>
          <w:r w:rsidR="000555DD" w:rsidRPr="007835AC">
            <w:rPr>
              <w:rFonts w:cstheme="minorBidi"/>
              <w:color w:val="00B0F0"/>
              <w:rtl/>
            </w:rPr>
            <w:t>[מדד בגין/ידוע - כותרת]</w:t>
          </w:r>
        </w:sdtContent>
      </w:sdt>
      <w:r w:rsidR="000555DD" w:rsidRPr="000300FA">
        <w:rPr>
          <w:rFonts w:ascii="Times New Roman" w:eastAsia="Times New Roman" w:hAnsi="Times New Roman" w:hint="cs"/>
          <w:color w:val="008000"/>
          <w:sz w:val="24"/>
          <w:rtl/>
        </w:rPr>
        <w:t xml:space="preserve"> </w:t>
      </w:r>
      <w:sdt>
        <w:sdtPr>
          <w:rPr>
            <w:rFonts w:hint="cs"/>
            <w:color w:val="008000"/>
            <w:rtl/>
          </w:rPr>
          <w:alias w:val="מדד בסיס"/>
          <w:tag w:val="cntMadadBase"/>
          <w:id w:val="1021983075"/>
          <w:placeholder>
            <w:docPart w:val="0B9828A939B74A8D8C7BD8C185853624"/>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Base[1]" w:storeItemID="{81709D4C-33DC-48CC-AC7E-130A245806EE}"/>
          <w:date w:fullDate="2017-10-01T00:00:00Z">
            <w:dateFormat w:val="dd/MM/yyyy"/>
            <w:lid w:val="he-IL"/>
            <w:storeMappedDataAs w:val="dateTime"/>
            <w:calendar w:val="gregorian"/>
          </w:date>
        </w:sdtPr>
        <w:sdtEndPr/>
        <w:sdtContent>
          <w:r w:rsidR="000555DD" w:rsidRPr="007835AC">
            <w:rPr>
              <w:rFonts w:cstheme="minorBidi"/>
              <w:color w:val="00B0F0"/>
              <w:rtl/>
            </w:rPr>
            <w:t>[מדד בסיס]</w:t>
          </w:r>
        </w:sdtContent>
      </w:sdt>
      <w:r w:rsidR="000555DD" w:rsidRPr="000300FA">
        <w:rPr>
          <w:rFonts w:ascii="Times New Roman" w:eastAsia="Times New Roman" w:hAnsi="Times New Roman" w:hint="cs"/>
          <w:sz w:val="24"/>
          <w:rtl/>
        </w:rPr>
        <w:t xml:space="preserve"> (העומד על </w:t>
      </w:r>
      <w:sdt>
        <w:sdtPr>
          <w:rPr>
            <w:rFonts w:hint="cs"/>
            <w:color w:val="008000"/>
            <w:rtl/>
          </w:rPr>
          <w:alias w:val="נקודות מדד"/>
          <w:tag w:val="cntMadadPoints"/>
          <w:id w:val="-217437650"/>
          <w:placeholder>
            <w:docPart w:val="5F6D175CD22C4BA791C953C4E0DB8B70"/>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Points[1]" w:storeItemID="{81709D4C-33DC-48CC-AC7E-130A245806EE}"/>
          <w:text/>
        </w:sdtPr>
        <w:sdtEndPr/>
        <w:sdtContent>
          <w:r w:rsidR="000555DD" w:rsidRPr="007835AC">
            <w:rPr>
              <w:rFonts w:cstheme="minorBidi"/>
              <w:color w:val="00B0F0"/>
              <w:rtl/>
            </w:rPr>
            <w:t>[נקודות מדד]</w:t>
          </w:r>
        </w:sdtContent>
      </w:sdt>
      <w:r w:rsidR="000555DD" w:rsidRPr="000300FA">
        <w:rPr>
          <w:rFonts w:ascii="Times New Roman" w:eastAsia="Times New Roman" w:hAnsi="Times New Roman" w:hint="cs"/>
          <w:sz w:val="24"/>
          <w:rtl/>
        </w:rPr>
        <w:t xml:space="preserve"> נקודות) </w:t>
      </w:r>
      <w:r w:rsidR="000555DD" w:rsidRPr="000300FA">
        <w:rPr>
          <w:rFonts w:ascii="Times New Roman" w:eastAsia="Times New Roman" w:hAnsi="Times New Roman" w:hint="cs"/>
          <w:sz w:val="24"/>
          <w:rtl/>
          <w:lang w:eastAsia="he-IL"/>
        </w:rPr>
        <w:t xml:space="preserve"> עד למדד הידוע ביום הגשת כל חשבון.</w:t>
      </w:r>
    </w:p>
    <w:p w14:paraId="4CED9E0E" w14:textId="77777777" w:rsidR="00590FDD" w:rsidRPr="00590FDD" w:rsidRDefault="00590FDD" w:rsidP="000555DD">
      <w:pPr>
        <w:widowControl w:val="0"/>
        <w:spacing w:before="0" w:beforeAutospacing="0" w:after="0" w:afterAutospacing="0" w:line="240" w:lineRule="auto"/>
        <w:ind w:left="720" w:hanging="720"/>
        <w:jc w:val="both"/>
        <w:rPr>
          <w:rFonts w:ascii="Times New Roman" w:eastAsia="Times New Roman" w:hAnsi="Times New Roman"/>
          <w:sz w:val="24"/>
          <w:rtl/>
          <w:lang w:eastAsia="he-IL"/>
        </w:rPr>
      </w:pPr>
    </w:p>
    <w:p w14:paraId="52D54F7C" w14:textId="77777777" w:rsidR="00590FDD" w:rsidRPr="00590FDD" w:rsidRDefault="00590FDD" w:rsidP="00590FDD">
      <w:pPr>
        <w:widowControl w:val="0"/>
        <w:spacing w:before="0" w:beforeAutospacing="0" w:after="0" w:afterAutospacing="0" w:line="240" w:lineRule="auto"/>
        <w:ind w:left="720" w:hanging="720"/>
        <w:rPr>
          <w:rFonts w:ascii="Times New Roman" w:eastAsia="Times New Roman" w:hAnsi="Times New Roman"/>
          <w:sz w:val="24"/>
          <w:rtl/>
          <w:lang w:eastAsia="he-IL"/>
        </w:rPr>
      </w:pPr>
    </w:p>
    <w:p w14:paraId="5C571E10" w14:textId="77777777" w:rsidR="00590FDD" w:rsidRPr="00590FDD" w:rsidRDefault="00590FDD" w:rsidP="00590FDD">
      <w:pPr>
        <w:widowControl w:val="0"/>
        <w:spacing w:before="0" w:beforeAutospacing="0" w:after="0" w:afterAutospacing="0" w:line="240" w:lineRule="auto"/>
        <w:ind w:left="720" w:hanging="720"/>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5</w:t>
      </w:r>
      <w:r w:rsidRPr="00590FDD">
        <w:rPr>
          <w:rFonts w:ascii="Times New Roman" w:eastAsia="Times New Roman" w:hAnsi="Times New Roman"/>
          <w:sz w:val="24"/>
          <w:rtl/>
          <w:lang w:eastAsia="he-IL"/>
        </w:rPr>
        <w:t>.</w:t>
      </w:r>
      <w:r w:rsidRPr="00590FDD">
        <w:rPr>
          <w:rFonts w:ascii="Times New Roman" w:eastAsia="Times New Roman" w:hAnsi="Times New Roman"/>
          <w:sz w:val="24"/>
          <w:rtl/>
          <w:lang w:eastAsia="he-IL"/>
        </w:rPr>
        <w:tab/>
        <w:t xml:space="preserve">בנוסף לכל תשלום ישולם למתכנן מע"מ כשיעורו בחוק וזאת כנגד המצאת חשבונית מס כדין, למועד תשלום המע"מ ע"י המתכנן והמצאת כל אישור נוסף ע"פ </w:t>
      </w:r>
      <w:r w:rsidRPr="00590FDD">
        <w:rPr>
          <w:rFonts w:ascii="Times New Roman" w:eastAsia="Times New Roman" w:hAnsi="Times New Roman" w:hint="cs"/>
          <w:sz w:val="24"/>
          <w:rtl/>
          <w:lang w:eastAsia="he-IL"/>
        </w:rPr>
        <w:t xml:space="preserve">כל </w:t>
      </w:r>
      <w:r w:rsidRPr="00590FDD">
        <w:rPr>
          <w:rFonts w:ascii="Times New Roman" w:eastAsia="Times New Roman" w:hAnsi="Times New Roman"/>
          <w:sz w:val="24"/>
          <w:rtl/>
          <w:lang w:eastAsia="he-IL"/>
        </w:rPr>
        <w:t>דין</w:t>
      </w:r>
      <w:r w:rsidRPr="00590FDD">
        <w:rPr>
          <w:rFonts w:ascii="Times New Roman" w:eastAsia="Times New Roman" w:hAnsi="Times New Roman" w:hint="cs"/>
          <w:sz w:val="24"/>
          <w:rtl/>
          <w:lang w:eastAsia="he-IL"/>
        </w:rPr>
        <w:t xml:space="preserve">, </w:t>
      </w:r>
      <w:r w:rsidRPr="00590FDD">
        <w:rPr>
          <w:rFonts w:ascii="Times New Roman" w:eastAsia="Times New Roman" w:hAnsi="Times New Roman"/>
          <w:sz w:val="24"/>
          <w:rtl/>
          <w:lang w:eastAsia="he-IL"/>
        </w:rPr>
        <w:t>לרבות אשור על נ</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הול ספרים ואשור על ניכוי מס במקור</w:t>
      </w:r>
      <w:r w:rsidRPr="00590FDD">
        <w:rPr>
          <w:rFonts w:ascii="Times New Roman" w:eastAsia="Times New Roman" w:hAnsi="Times New Roman" w:hint="cs"/>
          <w:sz w:val="24"/>
          <w:rtl/>
          <w:lang w:eastAsia="he-IL"/>
        </w:rPr>
        <w:t>.</w:t>
      </w:r>
    </w:p>
    <w:p w14:paraId="152939BC" w14:textId="77777777" w:rsidR="00590FDD" w:rsidRPr="00590FDD" w:rsidRDefault="00590FDD" w:rsidP="00590FDD">
      <w:pPr>
        <w:widowControl w:val="0"/>
        <w:spacing w:before="0" w:beforeAutospacing="0" w:after="0" w:afterAutospacing="0" w:line="240" w:lineRule="auto"/>
        <w:ind w:left="720" w:hanging="720"/>
        <w:rPr>
          <w:rFonts w:ascii="Times New Roman" w:eastAsia="Times New Roman" w:hAnsi="Times New Roman"/>
          <w:sz w:val="24"/>
          <w:rtl/>
          <w:lang w:eastAsia="he-IL"/>
        </w:rPr>
      </w:pPr>
    </w:p>
    <w:p w14:paraId="6998A6AE" w14:textId="77777777" w:rsidR="00590FDD" w:rsidRPr="00590FDD" w:rsidRDefault="00590FDD" w:rsidP="00590FDD">
      <w:pPr>
        <w:widowControl w:val="0"/>
        <w:spacing w:before="0" w:beforeAutospacing="0" w:after="0" w:afterAutospacing="0" w:line="240" w:lineRule="auto"/>
        <w:ind w:left="720" w:hanging="720"/>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6</w:t>
      </w:r>
      <w:r w:rsidRPr="00590FDD">
        <w:rPr>
          <w:rFonts w:ascii="Times New Roman" w:eastAsia="Times New Roman" w:hAnsi="Times New Roman"/>
          <w:sz w:val="24"/>
          <w:rtl/>
          <w:lang w:eastAsia="he-IL"/>
        </w:rPr>
        <w:t>.</w:t>
      </w:r>
      <w:r w:rsidRPr="00590FDD">
        <w:rPr>
          <w:rFonts w:ascii="Times New Roman" w:eastAsia="Times New Roman" w:hAnsi="Times New Roman"/>
          <w:sz w:val="24"/>
          <w:rtl/>
          <w:lang w:eastAsia="he-IL"/>
        </w:rPr>
        <w:tab/>
        <w:t>תנאי מוקדם לביצוע התשלומים לפי נספח זה הוא קיום כל התחייבויות המתכנן על פי חוזה זה, השלמת כל עבודות התכנון הכלולות בשכר המתכנן, כמפורט בנספח ב', ומסירת כל המסמכים והתכניות למזמין.</w:t>
      </w:r>
    </w:p>
    <w:p w14:paraId="203F42B2" w14:textId="77777777" w:rsidR="00590FDD" w:rsidRPr="00590FDD" w:rsidRDefault="00590FDD" w:rsidP="00590FDD">
      <w:pPr>
        <w:widowControl w:val="0"/>
        <w:spacing w:before="0" w:beforeAutospacing="0" w:after="0" w:afterAutospacing="0" w:line="240" w:lineRule="auto"/>
        <w:rPr>
          <w:rFonts w:ascii="Times New Roman" w:eastAsia="Times New Roman" w:hAnsi="Times New Roman"/>
          <w:sz w:val="20"/>
          <w:szCs w:val="20"/>
          <w:rtl/>
          <w:lang w:eastAsia="he-IL"/>
        </w:rPr>
      </w:pPr>
      <w:r w:rsidRPr="00590FDD">
        <w:rPr>
          <w:rFonts w:ascii="Times New Roman" w:eastAsia="Times New Roman" w:hAnsi="Times New Roman"/>
          <w:sz w:val="20"/>
          <w:szCs w:val="20"/>
          <w:rtl/>
          <w:lang w:eastAsia="he-IL"/>
        </w:rPr>
        <w:br w:type="page"/>
      </w:r>
    </w:p>
    <w:p w14:paraId="35EE6634" w14:textId="77777777" w:rsidR="00590FDD" w:rsidRPr="00590FDD" w:rsidRDefault="00590FDD" w:rsidP="00590FDD">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r w:rsidRPr="00590FDD">
        <w:rPr>
          <w:rFonts w:ascii="Times New Roman" w:eastAsia="Times New Roman" w:hAnsi="Times New Roman"/>
          <w:bCs/>
          <w:sz w:val="24"/>
          <w:u w:val="single"/>
          <w:rtl/>
          <w:lang w:eastAsia="he-IL"/>
        </w:rPr>
        <w:lastRenderedPageBreak/>
        <w:t xml:space="preserve">נספח </w:t>
      </w:r>
      <w:r w:rsidR="000555DD">
        <w:rPr>
          <w:rFonts w:ascii="Times New Roman" w:eastAsia="Times New Roman" w:hAnsi="Times New Roman" w:hint="cs"/>
          <w:bCs/>
          <w:sz w:val="24"/>
          <w:u w:val="single"/>
          <w:rtl/>
          <w:lang w:eastAsia="he-IL"/>
        </w:rPr>
        <w:t>"</w:t>
      </w:r>
      <w:r w:rsidRPr="00590FDD">
        <w:rPr>
          <w:rFonts w:ascii="Times New Roman" w:eastAsia="Times New Roman" w:hAnsi="Times New Roman"/>
          <w:bCs/>
          <w:sz w:val="24"/>
          <w:u w:val="single"/>
          <w:rtl/>
          <w:lang w:eastAsia="he-IL"/>
        </w:rPr>
        <w:t>ה'</w:t>
      </w:r>
      <w:r w:rsidR="000555DD">
        <w:rPr>
          <w:rFonts w:ascii="Times New Roman" w:eastAsia="Times New Roman" w:hAnsi="Times New Roman" w:hint="cs"/>
          <w:bCs/>
          <w:sz w:val="24"/>
          <w:u w:val="single"/>
          <w:rtl/>
          <w:lang w:eastAsia="he-IL"/>
        </w:rPr>
        <w:t>'</w:t>
      </w:r>
    </w:p>
    <w:p w14:paraId="15D3B3EE" w14:textId="77777777" w:rsidR="00590FDD" w:rsidRPr="00590FDD" w:rsidRDefault="00590FDD" w:rsidP="00590FDD">
      <w:pPr>
        <w:widowControl w:val="0"/>
        <w:spacing w:before="0" w:beforeAutospacing="0" w:after="0" w:afterAutospacing="0" w:line="240" w:lineRule="auto"/>
        <w:rPr>
          <w:rFonts w:ascii="Times New Roman" w:eastAsia="Times New Roman" w:hAnsi="Times New Roman"/>
          <w:sz w:val="24"/>
          <w:rtl/>
          <w:lang w:eastAsia="he-IL"/>
        </w:rPr>
      </w:pPr>
    </w:p>
    <w:p w14:paraId="75AA7F89" w14:textId="77777777" w:rsidR="00590FDD" w:rsidRPr="00590FDD" w:rsidRDefault="00590FDD" w:rsidP="00590FDD">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r w:rsidRPr="00590FDD">
        <w:rPr>
          <w:rFonts w:ascii="Times New Roman" w:eastAsia="Times New Roman" w:hAnsi="Times New Roman"/>
          <w:bCs/>
          <w:sz w:val="24"/>
          <w:u w:val="single"/>
          <w:rtl/>
          <w:lang w:eastAsia="he-IL"/>
        </w:rPr>
        <w:t>תשלומי שכר המתכנן</w:t>
      </w:r>
    </w:p>
    <w:p w14:paraId="28EB8EF3" w14:textId="77777777" w:rsidR="00590FDD" w:rsidRPr="00590FDD" w:rsidRDefault="00590FDD" w:rsidP="00590FDD">
      <w:pPr>
        <w:widowControl w:val="0"/>
        <w:spacing w:before="0" w:beforeAutospacing="0" w:after="0" w:afterAutospacing="0" w:line="240" w:lineRule="auto"/>
        <w:ind w:left="720"/>
        <w:rPr>
          <w:rFonts w:ascii="Times New Roman" w:eastAsia="Times New Roman" w:hAnsi="Times New Roman"/>
          <w:sz w:val="24"/>
          <w:u w:val="single"/>
          <w:rtl/>
          <w:lang w:eastAsia="he-IL"/>
        </w:rPr>
      </w:pPr>
    </w:p>
    <w:p w14:paraId="6FD7D492" w14:textId="77777777" w:rsidR="00590FDD" w:rsidRPr="00590FDD" w:rsidRDefault="00590FDD" w:rsidP="00590FDD">
      <w:pPr>
        <w:widowControl w:val="0"/>
        <w:spacing w:before="0" w:beforeAutospacing="0" w:after="0" w:afterAutospacing="0" w:line="240" w:lineRule="auto"/>
        <w:ind w:left="720"/>
        <w:rPr>
          <w:rFonts w:ascii="Times New Roman" w:eastAsia="Times New Roman" w:hAnsi="Times New Roman"/>
          <w:sz w:val="24"/>
          <w:rtl/>
          <w:lang w:eastAsia="he-IL"/>
        </w:rPr>
      </w:pPr>
    </w:p>
    <w:p w14:paraId="4602CC24" w14:textId="77777777" w:rsidR="00590FDD" w:rsidRPr="00590FDD" w:rsidRDefault="00590FDD" w:rsidP="00590FDD">
      <w:pPr>
        <w:widowControl w:val="0"/>
        <w:numPr>
          <w:ilvl w:val="0"/>
          <w:numId w:val="10"/>
        </w:numPr>
        <w:spacing w:before="0" w:beforeAutospacing="0" w:after="0" w:afterAutospacing="0" w:line="240" w:lineRule="auto"/>
        <w:ind w:right="360"/>
        <w:rPr>
          <w:rFonts w:ascii="Times New Roman" w:eastAsia="Times New Roman" w:hAnsi="Times New Roman"/>
          <w:sz w:val="24"/>
          <w:rtl/>
          <w:lang w:eastAsia="he-IL"/>
        </w:rPr>
      </w:pPr>
      <w:r w:rsidRPr="00590FDD">
        <w:rPr>
          <w:rFonts w:ascii="Times New Roman" w:eastAsia="Times New Roman" w:hAnsi="Times New Roman"/>
          <w:sz w:val="24"/>
          <w:rtl/>
          <w:lang w:eastAsia="he-IL"/>
        </w:rPr>
        <w:t>שכר המתכנן ישולם לשיעורין כנגד גמר כל שלב ושלב של שרותי המתכנן כמוגדר בחוזה לרבות בנספחים ב' ו- ח' כדלקמן:</w:t>
      </w:r>
      <w:r w:rsidRPr="00590FDD">
        <w:rPr>
          <w:rFonts w:ascii="Times New Roman" w:eastAsia="Times New Roman" w:hAnsi="Times New Roman"/>
          <w:sz w:val="24"/>
          <w:rtl/>
          <w:lang w:eastAsia="he-IL"/>
        </w:rPr>
        <w:br/>
      </w:r>
    </w:p>
    <w:tbl>
      <w:tblPr>
        <w:tblW w:w="8723" w:type="dxa"/>
        <w:tblLook w:val="00A0" w:firstRow="1" w:lastRow="0" w:firstColumn="1" w:lastColumn="0" w:noHBand="0" w:noVBand="0"/>
      </w:tblPr>
      <w:tblGrid>
        <w:gridCol w:w="1026"/>
        <w:gridCol w:w="6158"/>
        <w:gridCol w:w="1539"/>
      </w:tblGrid>
      <w:tr w:rsidR="00590FDD" w:rsidRPr="00590FDD" w14:paraId="5D395371" w14:textId="77777777" w:rsidTr="000555DD">
        <w:tc>
          <w:tcPr>
            <w:tcW w:w="1026" w:type="dxa"/>
            <w:vAlign w:val="bottom"/>
          </w:tcPr>
          <w:p w14:paraId="745E5884" w14:textId="77777777" w:rsidR="00590FDD" w:rsidRPr="00590FDD" w:rsidRDefault="00590FDD" w:rsidP="00590FDD">
            <w:pPr>
              <w:widowControl w:val="0"/>
              <w:spacing w:before="0" w:beforeAutospacing="0" w:after="0" w:afterAutospacing="0" w:line="240" w:lineRule="auto"/>
              <w:ind w:right="360"/>
              <w:jc w:val="center"/>
              <w:rPr>
                <w:rFonts w:ascii="Times New Roman" w:eastAsia="Times New Roman" w:hAnsi="Times New Roman"/>
                <w:sz w:val="24"/>
                <w:rtl/>
              </w:rPr>
            </w:pPr>
          </w:p>
        </w:tc>
        <w:tc>
          <w:tcPr>
            <w:tcW w:w="6158" w:type="dxa"/>
          </w:tcPr>
          <w:p w14:paraId="6276BF2E" w14:textId="77777777" w:rsidR="00590FDD" w:rsidRPr="00590FDD" w:rsidRDefault="00590FDD" w:rsidP="00590FDD">
            <w:pPr>
              <w:widowControl w:val="0"/>
              <w:spacing w:before="0" w:beforeAutospacing="0" w:after="0" w:afterAutospacing="0" w:line="240" w:lineRule="auto"/>
              <w:ind w:left="397" w:right="360"/>
              <w:rPr>
                <w:rFonts w:ascii="Times New Roman" w:eastAsia="Times New Roman" w:hAnsi="Times New Roman"/>
                <w:sz w:val="24"/>
                <w:rtl/>
              </w:rPr>
            </w:pPr>
          </w:p>
        </w:tc>
        <w:tc>
          <w:tcPr>
            <w:tcW w:w="1539" w:type="dxa"/>
          </w:tcPr>
          <w:p w14:paraId="0091320A" w14:textId="77777777" w:rsidR="00590FDD" w:rsidRPr="00590FDD" w:rsidRDefault="00590FDD" w:rsidP="00590FDD">
            <w:pPr>
              <w:widowControl w:val="0"/>
              <w:spacing w:before="0" w:beforeAutospacing="0" w:after="0" w:afterAutospacing="0" w:line="240" w:lineRule="auto"/>
              <w:jc w:val="right"/>
              <w:rPr>
                <w:rFonts w:ascii="Times New Roman" w:eastAsia="Times New Roman" w:hAnsi="Times New Roman"/>
                <w:sz w:val="24"/>
                <w:rtl/>
              </w:rPr>
            </w:pPr>
          </w:p>
        </w:tc>
      </w:tr>
      <w:tr w:rsidR="00590FDD" w:rsidRPr="00590FDD" w14:paraId="332B391A" w14:textId="77777777" w:rsidTr="000555DD">
        <w:tc>
          <w:tcPr>
            <w:tcW w:w="1026" w:type="dxa"/>
            <w:vAlign w:val="bottom"/>
          </w:tcPr>
          <w:p w14:paraId="7B42FD86" w14:textId="77777777" w:rsidR="00590FDD" w:rsidRPr="00590FDD" w:rsidRDefault="00590FDD" w:rsidP="00590FDD">
            <w:pPr>
              <w:widowControl w:val="0"/>
              <w:spacing w:before="0" w:beforeAutospacing="0" w:after="0" w:afterAutospacing="0" w:line="240" w:lineRule="auto"/>
              <w:ind w:right="360"/>
              <w:jc w:val="center"/>
              <w:rPr>
                <w:rFonts w:ascii="Times New Roman" w:eastAsia="Times New Roman" w:hAnsi="Times New Roman"/>
                <w:sz w:val="24"/>
              </w:rPr>
            </w:pPr>
            <w:r w:rsidRPr="00590FDD">
              <w:rPr>
                <w:rFonts w:ascii="Times New Roman" w:eastAsia="Times New Roman" w:hAnsi="Times New Roman"/>
                <w:sz w:val="24"/>
                <w:rtl/>
              </w:rPr>
              <w:t>10%</w:t>
            </w:r>
          </w:p>
        </w:tc>
        <w:tc>
          <w:tcPr>
            <w:tcW w:w="6158" w:type="dxa"/>
          </w:tcPr>
          <w:p w14:paraId="5405036D" w14:textId="77777777" w:rsidR="00590FDD" w:rsidRPr="00590FDD" w:rsidRDefault="00590FDD" w:rsidP="000555DD">
            <w:pPr>
              <w:widowControl w:val="0"/>
              <w:spacing w:before="0" w:beforeAutospacing="0" w:after="0" w:afterAutospacing="0" w:line="240" w:lineRule="auto"/>
              <w:ind w:left="397"/>
              <w:rPr>
                <w:rFonts w:ascii="Times New Roman" w:eastAsia="Times New Roman" w:hAnsi="Times New Roman"/>
                <w:sz w:val="24"/>
              </w:rPr>
            </w:pPr>
            <w:r w:rsidRPr="00590FDD">
              <w:rPr>
                <w:rFonts w:ascii="Times New Roman" w:eastAsia="Times New Roman" w:hAnsi="Times New Roman"/>
                <w:sz w:val="24"/>
                <w:rtl/>
              </w:rPr>
              <w:t>לאחר גמר תכנון מוקדם, ו</w:t>
            </w:r>
            <w:r w:rsidR="000555DD">
              <w:rPr>
                <w:rFonts w:ascii="Times New Roman" w:eastAsia="Times New Roman" w:hAnsi="Times New Roman"/>
                <w:sz w:val="24"/>
                <w:rtl/>
              </w:rPr>
              <w:t>אישור עבודות שלב זה ע"י המזמין</w:t>
            </w:r>
            <w:r w:rsidR="004E32D2">
              <w:rPr>
                <w:rFonts w:ascii="Times New Roman" w:eastAsia="Times New Roman" w:hAnsi="Times New Roman" w:hint="cs"/>
                <w:sz w:val="24"/>
                <w:rtl/>
              </w:rPr>
              <w:t xml:space="preserve"> - </w:t>
            </w:r>
            <w:r w:rsidR="000555DD">
              <w:rPr>
                <w:rFonts w:ascii="Times New Roman" w:eastAsia="Times New Roman" w:hAnsi="Times New Roman"/>
                <w:sz w:val="24"/>
                <w:rtl/>
              </w:rPr>
              <w:t xml:space="preserve"> </w:t>
            </w:r>
            <w:r w:rsidR="000555DD" w:rsidRPr="004E32D2">
              <w:rPr>
                <w:rFonts w:ascii="Times New Roman" w:eastAsia="Times New Roman" w:hAnsi="Times New Roman" w:hint="cs"/>
                <w:sz w:val="24"/>
                <w:u w:val="dotted"/>
                <w:rtl/>
              </w:rPr>
              <w:t xml:space="preserve">       </w:t>
            </w:r>
            <w:r w:rsidR="000555DD">
              <w:rPr>
                <w:rFonts w:ascii="Times New Roman" w:eastAsia="Times New Roman" w:hAnsi="Times New Roman" w:hint="cs"/>
                <w:sz w:val="24"/>
                <w:rtl/>
              </w:rPr>
              <w:t xml:space="preserve">                                                                                             </w:t>
            </w:r>
          </w:p>
        </w:tc>
        <w:tc>
          <w:tcPr>
            <w:tcW w:w="1539" w:type="dxa"/>
          </w:tcPr>
          <w:p w14:paraId="5F614F47" w14:textId="77777777" w:rsidR="00590FDD" w:rsidRPr="00590FDD" w:rsidRDefault="00590FDD" w:rsidP="00590FDD">
            <w:pPr>
              <w:widowControl w:val="0"/>
              <w:spacing w:before="0" w:beforeAutospacing="0" w:after="0" w:afterAutospacing="0" w:line="240" w:lineRule="auto"/>
              <w:jc w:val="right"/>
              <w:rPr>
                <w:rFonts w:ascii="Times New Roman" w:eastAsia="Times New Roman" w:hAnsi="Times New Roman"/>
                <w:sz w:val="24"/>
              </w:rPr>
            </w:pPr>
            <w:r w:rsidRPr="00590FDD">
              <w:rPr>
                <w:rFonts w:ascii="Times New Roman" w:eastAsia="Times New Roman" w:hAnsi="Times New Roman"/>
                <w:sz w:val="24"/>
                <w:rtl/>
              </w:rPr>
              <w:t>1.1</w:t>
            </w:r>
          </w:p>
        </w:tc>
      </w:tr>
      <w:tr w:rsidR="00590FDD" w:rsidRPr="00590FDD" w14:paraId="496741A7" w14:textId="77777777" w:rsidTr="000555DD">
        <w:tc>
          <w:tcPr>
            <w:tcW w:w="1026" w:type="dxa"/>
            <w:vAlign w:val="bottom"/>
          </w:tcPr>
          <w:p w14:paraId="1C3A59E9" w14:textId="50ABF8BA" w:rsidR="00590FDD" w:rsidRPr="00590FDD" w:rsidRDefault="00983C40" w:rsidP="00590FDD">
            <w:pPr>
              <w:widowControl w:val="0"/>
              <w:spacing w:before="0" w:beforeAutospacing="0" w:after="0" w:afterAutospacing="0" w:line="240" w:lineRule="auto"/>
              <w:ind w:right="360"/>
              <w:jc w:val="center"/>
              <w:rPr>
                <w:rFonts w:ascii="Times New Roman" w:eastAsia="Times New Roman" w:hAnsi="Times New Roman"/>
                <w:sz w:val="24"/>
              </w:rPr>
            </w:pPr>
            <w:r>
              <w:rPr>
                <w:rFonts w:ascii="Times New Roman" w:eastAsia="Times New Roman" w:hAnsi="Times New Roman" w:hint="cs"/>
                <w:sz w:val="24"/>
                <w:rtl/>
              </w:rPr>
              <w:t>20%</w:t>
            </w:r>
          </w:p>
        </w:tc>
        <w:tc>
          <w:tcPr>
            <w:tcW w:w="6158" w:type="dxa"/>
          </w:tcPr>
          <w:p w14:paraId="059813B8" w14:textId="77777777" w:rsidR="00590FDD" w:rsidRPr="00590FDD" w:rsidRDefault="00590FDD" w:rsidP="004E32D2">
            <w:pPr>
              <w:widowControl w:val="0"/>
              <w:spacing w:before="0" w:beforeAutospacing="0" w:after="0" w:afterAutospacing="0" w:line="240" w:lineRule="auto"/>
              <w:ind w:left="397" w:right="360"/>
              <w:rPr>
                <w:rFonts w:ascii="Times New Roman" w:eastAsia="Times New Roman" w:hAnsi="Times New Roman"/>
                <w:sz w:val="24"/>
              </w:rPr>
            </w:pPr>
            <w:r w:rsidRPr="00590FDD">
              <w:rPr>
                <w:rFonts w:ascii="Times New Roman" w:eastAsia="Times New Roman" w:hAnsi="Times New Roman"/>
                <w:sz w:val="24"/>
                <w:rtl/>
              </w:rPr>
              <w:t xml:space="preserve">לאחר גמר התכנון הסופי, חשבון יציבות ואישור שלב זה על ידי המזמין </w:t>
            </w:r>
            <w:r w:rsidR="004E32D2">
              <w:rPr>
                <w:rFonts w:ascii="Times New Roman" w:eastAsia="Times New Roman" w:hAnsi="Times New Roman" w:hint="cs"/>
                <w:sz w:val="24"/>
                <w:u w:val="dotted"/>
                <w:rtl/>
              </w:rPr>
              <w:t>-</w:t>
            </w:r>
            <w:r w:rsidR="004E32D2" w:rsidRPr="004E32D2">
              <w:rPr>
                <w:rFonts w:ascii="Times New Roman" w:eastAsia="Times New Roman" w:hAnsi="Times New Roman" w:hint="cs"/>
                <w:sz w:val="24"/>
                <w:u w:val="dotted"/>
                <w:rtl/>
              </w:rPr>
              <w:t xml:space="preserve">                                                                                       </w:t>
            </w:r>
            <w:r w:rsidR="004E32D2">
              <w:rPr>
                <w:rFonts w:ascii="Times New Roman" w:eastAsia="Times New Roman" w:hAnsi="Times New Roman" w:hint="cs"/>
                <w:sz w:val="24"/>
                <w:rtl/>
              </w:rPr>
              <w:t xml:space="preserve"> </w:t>
            </w:r>
          </w:p>
        </w:tc>
        <w:tc>
          <w:tcPr>
            <w:tcW w:w="1539" w:type="dxa"/>
          </w:tcPr>
          <w:p w14:paraId="363925AD" w14:textId="77777777" w:rsidR="00590FDD" w:rsidRPr="00590FDD" w:rsidRDefault="00590FDD" w:rsidP="00590FDD">
            <w:pPr>
              <w:widowControl w:val="0"/>
              <w:spacing w:before="0" w:beforeAutospacing="0" w:after="0" w:afterAutospacing="0" w:line="240" w:lineRule="auto"/>
              <w:jc w:val="right"/>
              <w:rPr>
                <w:rFonts w:ascii="Times New Roman" w:eastAsia="Times New Roman" w:hAnsi="Times New Roman"/>
                <w:sz w:val="24"/>
              </w:rPr>
            </w:pPr>
            <w:r w:rsidRPr="00590FDD">
              <w:rPr>
                <w:rFonts w:ascii="Times New Roman" w:eastAsia="Times New Roman" w:hAnsi="Times New Roman"/>
                <w:sz w:val="24"/>
                <w:rtl/>
              </w:rPr>
              <w:t>1.</w:t>
            </w:r>
            <w:r w:rsidRPr="00590FDD">
              <w:rPr>
                <w:rFonts w:ascii="Times New Roman" w:eastAsia="Times New Roman" w:hAnsi="Times New Roman" w:hint="cs"/>
                <w:sz w:val="24"/>
                <w:rtl/>
              </w:rPr>
              <w:t>2</w:t>
            </w:r>
          </w:p>
        </w:tc>
      </w:tr>
      <w:tr w:rsidR="00590FDD" w:rsidRPr="00590FDD" w14:paraId="54907989" w14:textId="77777777" w:rsidTr="000555DD">
        <w:tc>
          <w:tcPr>
            <w:tcW w:w="1026" w:type="dxa"/>
            <w:vAlign w:val="bottom"/>
          </w:tcPr>
          <w:p w14:paraId="194E7B69" w14:textId="77777777" w:rsidR="00590FDD" w:rsidRPr="00590FDD" w:rsidRDefault="00590FDD" w:rsidP="00590FDD">
            <w:pPr>
              <w:widowControl w:val="0"/>
              <w:spacing w:before="0" w:beforeAutospacing="0" w:after="0" w:afterAutospacing="0" w:line="240" w:lineRule="auto"/>
              <w:ind w:right="360"/>
              <w:jc w:val="center"/>
              <w:rPr>
                <w:rFonts w:ascii="Times New Roman" w:eastAsia="Times New Roman" w:hAnsi="Times New Roman"/>
                <w:sz w:val="24"/>
              </w:rPr>
            </w:pPr>
            <w:r w:rsidRPr="00590FDD">
              <w:rPr>
                <w:rFonts w:ascii="Times New Roman" w:eastAsia="Times New Roman" w:hAnsi="Times New Roman"/>
                <w:sz w:val="24"/>
                <w:rtl/>
              </w:rPr>
              <w:t>5%</w:t>
            </w:r>
          </w:p>
        </w:tc>
        <w:tc>
          <w:tcPr>
            <w:tcW w:w="6158" w:type="dxa"/>
          </w:tcPr>
          <w:p w14:paraId="72E13984" w14:textId="77777777" w:rsidR="00590FDD" w:rsidRPr="00590FDD" w:rsidRDefault="00590FDD" w:rsidP="00590FDD">
            <w:pPr>
              <w:widowControl w:val="0"/>
              <w:spacing w:before="0" w:beforeAutospacing="0" w:after="0" w:afterAutospacing="0" w:line="240" w:lineRule="auto"/>
              <w:ind w:left="397" w:right="360"/>
              <w:rPr>
                <w:rFonts w:ascii="Times New Roman" w:eastAsia="Times New Roman" w:hAnsi="Times New Roman"/>
                <w:sz w:val="24"/>
              </w:rPr>
            </w:pPr>
            <w:r w:rsidRPr="00590FDD">
              <w:rPr>
                <w:rFonts w:ascii="Times New Roman" w:eastAsia="Times New Roman" w:hAnsi="Times New Roman"/>
                <w:sz w:val="24"/>
                <w:rtl/>
              </w:rPr>
              <w:t xml:space="preserve">לאחר אישור הבקשות להיתרי בניה והוצאות היתרי בניה - </w:t>
            </w:r>
          </w:p>
        </w:tc>
        <w:tc>
          <w:tcPr>
            <w:tcW w:w="1539" w:type="dxa"/>
          </w:tcPr>
          <w:p w14:paraId="45687D01" w14:textId="77777777" w:rsidR="00590FDD" w:rsidRPr="00590FDD" w:rsidRDefault="00590FDD" w:rsidP="00590FDD">
            <w:pPr>
              <w:widowControl w:val="0"/>
              <w:spacing w:before="0" w:beforeAutospacing="0" w:after="0" w:afterAutospacing="0" w:line="240" w:lineRule="auto"/>
              <w:jc w:val="right"/>
              <w:rPr>
                <w:rFonts w:ascii="Times New Roman" w:eastAsia="Times New Roman" w:hAnsi="Times New Roman"/>
                <w:sz w:val="24"/>
              </w:rPr>
            </w:pPr>
            <w:r w:rsidRPr="00590FDD">
              <w:rPr>
                <w:rFonts w:ascii="Times New Roman" w:eastAsia="Times New Roman" w:hAnsi="Times New Roman"/>
                <w:sz w:val="24"/>
                <w:rtl/>
              </w:rPr>
              <w:t>1.</w:t>
            </w:r>
            <w:r w:rsidRPr="00590FDD">
              <w:rPr>
                <w:rFonts w:ascii="Times New Roman" w:eastAsia="Times New Roman" w:hAnsi="Times New Roman" w:hint="cs"/>
                <w:sz w:val="24"/>
                <w:rtl/>
              </w:rPr>
              <w:t>3</w:t>
            </w:r>
          </w:p>
        </w:tc>
      </w:tr>
      <w:tr w:rsidR="00590FDD" w:rsidRPr="00590FDD" w14:paraId="0A058498" w14:textId="77777777" w:rsidTr="000555DD">
        <w:tc>
          <w:tcPr>
            <w:tcW w:w="1026" w:type="dxa"/>
            <w:vAlign w:val="bottom"/>
          </w:tcPr>
          <w:p w14:paraId="4593655F" w14:textId="77777777" w:rsidR="00590FDD" w:rsidRPr="00590FDD" w:rsidRDefault="00590FDD" w:rsidP="00590FDD">
            <w:pPr>
              <w:widowControl w:val="0"/>
              <w:spacing w:before="0" w:beforeAutospacing="0" w:after="0" w:afterAutospacing="0" w:line="240" w:lineRule="auto"/>
              <w:ind w:right="360"/>
              <w:jc w:val="center"/>
              <w:rPr>
                <w:rFonts w:ascii="Times New Roman" w:eastAsia="Times New Roman" w:hAnsi="Times New Roman"/>
                <w:sz w:val="24"/>
              </w:rPr>
            </w:pPr>
            <w:r w:rsidRPr="00590FDD">
              <w:rPr>
                <w:rFonts w:ascii="Times New Roman" w:eastAsia="Times New Roman" w:hAnsi="Times New Roman"/>
                <w:sz w:val="24"/>
                <w:rtl/>
              </w:rPr>
              <w:t>20%</w:t>
            </w:r>
          </w:p>
        </w:tc>
        <w:tc>
          <w:tcPr>
            <w:tcW w:w="6158" w:type="dxa"/>
          </w:tcPr>
          <w:p w14:paraId="42A4B6DE" w14:textId="77777777" w:rsidR="00590FDD" w:rsidRPr="00590FDD" w:rsidRDefault="00590FDD" w:rsidP="00590FDD">
            <w:pPr>
              <w:widowControl w:val="0"/>
              <w:spacing w:before="0" w:beforeAutospacing="0" w:after="0" w:afterAutospacing="0" w:line="240" w:lineRule="auto"/>
              <w:ind w:left="397" w:right="360"/>
              <w:rPr>
                <w:rFonts w:ascii="Times New Roman" w:eastAsia="Times New Roman" w:hAnsi="Times New Roman"/>
                <w:sz w:val="24"/>
              </w:rPr>
            </w:pPr>
            <w:r w:rsidRPr="00590FDD">
              <w:rPr>
                <w:rFonts w:ascii="Times New Roman" w:eastAsia="Times New Roman" w:hAnsi="Times New Roman"/>
                <w:sz w:val="24"/>
                <w:rtl/>
              </w:rPr>
              <w:t xml:space="preserve">לאחר גמר התכנון המפורט והמכרזים, ואישור עבודות שלב זה על ידי המזמין - </w:t>
            </w:r>
          </w:p>
        </w:tc>
        <w:tc>
          <w:tcPr>
            <w:tcW w:w="1539" w:type="dxa"/>
          </w:tcPr>
          <w:p w14:paraId="440835D2" w14:textId="77777777" w:rsidR="00590FDD" w:rsidRPr="00590FDD" w:rsidRDefault="00590FDD" w:rsidP="00590FDD">
            <w:pPr>
              <w:widowControl w:val="0"/>
              <w:spacing w:before="0" w:beforeAutospacing="0" w:after="0" w:afterAutospacing="0" w:line="240" w:lineRule="auto"/>
              <w:jc w:val="right"/>
              <w:rPr>
                <w:rFonts w:ascii="Times New Roman" w:eastAsia="Times New Roman" w:hAnsi="Times New Roman"/>
                <w:sz w:val="24"/>
              </w:rPr>
            </w:pPr>
            <w:r w:rsidRPr="00590FDD">
              <w:rPr>
                <w:rFonts w:ascii="Times New Roman" w:eastAsia="Times New Roman" w:hAnsi="Times New Roman"/>
                <w:sz w:val="24"/>
                <w:rtl/>
              </w:rPr>
              <w:t>1.</w:t>
            </w:r>
            <w:r w:rsidRPr="00590FDD">
              <w:rPr>
                <w:rFonts w:ascii="Times New Roman" w:eastAsia="Times New Roman" w:hAnsi="Times New Roman" w:hint="cs"/>
                <w:sz w:val="24"/>
                <w:rtl/>
              </w:rPr>
              <w:t>4</w:t>
            </w:r>
          </w:p>
        </w:tc>
      </w:tr>
      <w:tr w:rsidR="00590FDD" w:rsidRPr="00590FDD" w14:paraId="13D07E0F" w14:textId="77777777" w:rsidTr="000555DD">
        <w:tc>
          <w:tcPr>
            <w:tcW w:w="1026" w:type="dxa"/>
            <w:vAlign w:val="bottom"/>
          </w:tcPr>
          <w:p w14:paraId="10BC83C1" w14:textId="0410832C" w:rsidR="00590FDD" w:rsidRPr="00590FDD" w:rsidRDefault="00983C40" w:rsidP="00983C40">
            <w:pPr>
              <w:widowControl w:val="0"/>
              <w:spacing w:before="0" w:beforeAutospacing="0" w:after="0" w:afterAutospacing="0" w:line="240" w:lineRule="auto"/>
              <w:ind w:right="360"/>
              <w:jc w:val="center"/>
              <w:rPr>
                <w:rFonts w:ascii="Times New Roman" w:eastAsia="Times New Roman" w:hAnsi="Times New Roman"/>
                <w:sz w:val="24"/>
              </w:rPr>
            </w:pPr>
            <w:r>
              <w:rPr>
                <w:rFonts w:ascii="Times New Roman" w:eastAsia="Times New Roman" w:hAnsi="Times New Roman" w:hint="cs"/>
                <w:sz w:val="24"/>
                <w:rtl/>
              </w:rPr>
              <w:t>10</w:t>
            </w:r>
            <w:r w:rsidR="00590FDD" w:rsidRPr="00590FDD">
              <w:rPr>
                <w:rFonts w:ascii="Times New Roman" w:eastAsia="Times New Roman" w:hAnsi="Times New Roman"/>
                <w:sz w:val="24"/>
                <w:rtl/>
              </w:rPr>
              <w:t>%</w:t>
            </w:r>
          </w:p>
        </w:tc>
        <w:tc>
          <w:tcPr>
            <w:tcW w:w="6158" w:type="dxa"/>
          </w:tcPr>
          <w:p w14:paraId="2B172FFF" w14:textId="4A0A51FD" w:rsidR="00590FDD" w:rsidRPr="00590FDD" w:rsidRDefault="00590FDD" w:rsidP="00D71528">
            <w:pPr>
              <w:widowControl w:val="0"/>
              <w:spacing w:before="0" w:beforeAutospacing="0" w:after="0" w:afterAutospacing="0" w:line="240" w:lineRule="auto"/>
              <w:ind w:left="397" w:right="360"/>
              <w:rPr>
                <w:rFonts w:ascii="Times New Roman" w:eastAsia="Times New Roman" w:hAnsi="Times New Roman"/>
                <w:sz w:val="24"/>
              </w:rPr>
            </w:pPr>
            <w:r w:rsidRPr="00590FDD">
              <w:rPr>
                <w:rFonts w:ascii="Times New Roman" w:eastAsia="Times New Roman" w:hAnsi="Times New Roman"/>
                <w:sz w:val="24"/>
                <w:rtl/>
              </w:rPr>
              <w:t xml:space="preserve">לאחר גמר הכנת מפרטים, ורשימות ברזל ואישור שלב זה ע"י המזמין - </w:t>
            </w:r>
          </w:p>
        </w:tc>
        <w:tc>
          <w:tcPr>
            <w:tcW w:w="1539" w:type="dxa"/>
          </w:tcPr>
          <w:p w14:paraId="33991BE9" w14:textId="77777777" w:rsidR="00590FDD" w:rsidRPr="00590FDD" w:rsidRDefault="00590FDD" w:rsidP="00590FDD">
            <w:pPr>
              <w:widowControl w:val="0"/>
              <w:spacing w:before="0" w:beforeAutospacing="0" w:after="0" w:afterAutospacing="0" w:line="240" w:lineRule="auto"/>
              <w:jc w:val="right"/>
              <w:rPr>
                <w:rFonts w:ascii="Times New Roman" w:eastAsia="Times New Roman" w:hAnsi="Times New Roman"/>
                <w:sz w:val="24"/>
              </w:rPr>
            </w:pPr>
            <w:r w:rsidRPr="00590FDD">
              <w:rPr>
                <w:rFonts w:ascii="Times New Roman" w:eastAsia="Times New Roman" w:hAnsi="Times New Roman"/>
                <w:sz w:val="24"/>
                <w:rtl/>
              </w:rPr>
              <w:t>1.</w:t>
            </w:r>
            <w:r w:rsidRPr="00590FDD">
              <w:rPr>
                <w:rFonts w:ascii="Times New Roman" w:eastAsia="Times New Roman" w:hAnsi="Times New Roman" w:hint="cs"/>
                <w:sz w:val="24"/>
                <w:rtl/>
              </w:rPr>
              <w:t>5</w:t>
            </w:r>
          </w:p>
        </w:tc>
      </w:tr>
      <w:tr w:rsidR="00590FDD" w:rsidRPr="00590FDD" w14:paraId="1EC2FF67" w14:textId="77777777" w:rsidTr="000555DD">
        <w:tc>
          <w:tcPr>
            <w:tcW w:w="1026" w:type="dxa"/>
            <w:vAlign w:val="bottom"/>
          </w:tcPr>
          <w:p w14:paraId="4080B2B5" w14:textId="495F0138" w:rsidR="00590FDD" w:rsidRPr="00590FDD" w:rsidRDefault="00983C40" w:rsidP="00983C40">
            <w:pPr>
              <w:widowControl w:val="0"/>
              <w:spacing w:before="0" w:beforeAutospacing="0" w:after="0" w:afterAutospacing="0" w:line="240" w:lineRule="auto"/>
              <w:ind w:right="360"/>
              <w:jc w:val="center"/>
              <w:rPr>
                <w:rFonts w:ascii="Times New Roman" w:eastAsia="Times New Roman" w:hAnsi="Times New Roman"/>
                <w:sz w:val="24"/>
              </w:rPr>
            </w:pPr>
            <w:r>
              <w:rPr>
                <w:rFonts w:ascii="Times New Roman" w:eastAsia="Times New Roman" w:hAnsi="Times New Roman" w:hint="cs"/>
                <w:sz w:val="24"/>
                <w:rtl/>
              </w:rPr>
              <w:t>20%</w:t>
            </w:r>
          </w:p>
        </w:tc>
        <w:tc>
          <w:tcPr>
            <w:tcW w:w="6158" w:type="dxa"/>
          </w:tcPr>
          <w:p w14:paraId="24549881" w14:textId="77777777" w:rsidR="00590FDD" w:rsidRPr="00590FDD" w:rsidRDefault="00590FDD" w:rsidP="00590FDD">
            <w:pPr>
              <w:widowControl w:val="0"/>
              <w:spacing w:before="0" w:beforeAutospacing="0" w:after="0" w:afterAutospacing="0" w:line="240" w:lineRule="auto"/>
              <w:ind w:left="397" w:right="360"/>
              <w:rPr>
                <w:rFonts w:ascii="Times New Roman" w:eastAsia="Times New Roman" w:hAnsi="Times New Roman"/>
                <w:sz w:val="24"/>
              </w:rPr>
            </w:pPr>
            <w:r w:rsidRPr="00590FDD">
              <w:rPr>
                <w:rFonts w:ascii="Times New Roman" w:eastAsia="Times New Roman" w:hAnsi="Times New Roman"/>
                <w:sz w:val="24"/>
                <w:rtl/>
              </w:rPr>
              <w:t xml:space="preserve">לאחר גמר הוצאת תכניות לביצוע - </w:t>
            </w:r>
          </w:p>
        </w:tc>
        <w:tc>
          <w:tcPr>
            <w:tcW w:w="1539" w:type="dxa"/>
          </w:tcPr>
          <w:p w14:paraId="5C6B6308" w14:textId="77777777" w:rsidR="00590FDD" w:rsidRPr="00590FDD" w:rsidRDefault="00590FDD" w:rsidP="00590FDD">
            <w:pPr>
              <w:widowControl w:val="0"/>
              <w:spacing w:before="0" w:beforeAutospacing="0" w:after="0" w:afterAutospacing="0" w:line="240" w:lineRule="auto"/>
              <w:jc w:val="right"/>
              <w:rPr>
                <w:rFonts w:ascii="Times New Roman" w:eastAsia="Times New Roman" w:hAnsi="Times New Roman"/>
                <w:sz w:val="24"/>
              </w:rPr>
            </w:pPr>
            <w:r w:rsidRPr="00590FDD">
              <w:rPr>
                <w:rFonts w:ascii="Times New Roman" w:eastAsia="Times New Roman" w:hAnsi="Times New Roman"/>
                <w:sz w:val="24"/>
                <w:rtl/>
              </w:rPr>
              <w:t>1.</w:t>
            </w:r>
            <w:r w:rsidRPr="00590FDD">
              <w:rPr>
                <w:rFonts w:ascii="Times New Roman" w:eastAsia="Times New Roman" w:hAnsi="Times New Roman" w:hint="cs"/>
                <w:sz w:val="24"/>
                <w:rtl/>
              </w:rPr>
              <w:t>6</w:t>
            </w:r>
          </w:p>
        </w:tc>
      </w:tr>
      <w:tr w:rsidR="00590FDD" w:rsidRPr="00590FDD" w14:paraId="72FB6B3A" w14:textId="77777777" w:rsidTr="000555DD">
        <w:tc>
          <w:tcPr>
            <w:tcW w:w="1026" w:type="dxa"/>
            <w:vAlign w:val="bottom"/>
          </w:tcPr>
          <w:p w14:paraId="39CCCF8F" w14:textId="245C3976" w:rsidR="00590FDD" w:rsidRPr="00590FDD" w:rsidRDefault="00D71528" w:rsidP="00590FDD">
            <w:pPr>
              <w:widowControl w:val="0"/>
              <w:spacing w:before="0" w:beforeAutospacing="0" w:after="0" w:afterAutospacing="0" w:line="240" w:lineRule="auto"/>
              <w:ind w:right="360"/>
              <w:jc w:val="center"/>
              <w:rPr>
                <w:rFonts w:ascii="Times New Roman" w:eastAsia="Times New Roman" w:hAnsi="Times New Roman"/>
                <w:sz w:val="24"/>
              </w:rPr>
            </w:pPr>
            <w:r>
              <w:rPr>
                <w:rFonts w:ascii="Times New Roman" w:eastAsia="Times New Roman" w:hAnsi="Times New Roman" w:hint="cs"/>
                <w:sz w:val="24"/>
                <w:rtl/>
              </w:rPr>
              <w:t>10%</w:t>
            </w:r>
          </w:p>
        </w:tc>
        <w:tc>
          <w:tcPr>
            <w:tcW w:w="6158" w:type="dxa"/>
          </w:tcPr>
          <w:p w14:paraId="0143832F" w14:textId="77777777" w:rsidR="00590FDD" w:rsidRPr="00590FDD" w:rsidRDefault="00590FDD" w:rsidP="00590FDD">
            <w:pPr>
              <w:widowControl w:val="0"/>
              <w:spacing w:before="0" w:beforeAutospacing="0" w:after="0" w:afterAutospacing="0" w:line="240" w:lineRule="auto"/>
              <w:ind w:left="397" w:right="360"/>
              <w:rPr>
                <w:rFonts w:ascii="Times New Roman" w:eastAsia="Times New Roman" w:hAnsi="Times New Roman"/>
                <w:sz w:val="24"/>
              </w:rPr>
            </w:pPr>
            <w:r w:rsidRPr="00590FDD">
              <w:rPr>
                <w:rFonts w:ascii="Times New Roman" w:eastAsia="Times New Roman" w:hAnsi="Times New Roman"/>
                <w:sz w:val="24"/>
                <w:rtl/>
              </w:rPr>
              <w:t xml:space="preserve">במהלך ביצוע הפיקוח העליון - </w:t>
            </w:r>
          </w:p>
        </w:tc>
        <w:tc>
          <w:tcPr>
            <w:tcW w:w="1539" w:type="dxa"/>
          </w:tcPr>
          <w:p w14:paraId="160C5A93" w14:textId="77777777" w:rsidR="00590FDD" w:rsidRPr="00590FDD" w:rsidRDefault="00590FDD" w:rsidP="00590FDD">
            <w:pPr>
              <w:widowControl w:val="0"/>
              <w:spacing w:before="0" w:beforeAutospacing="0" w:after="0" w:afterAutospacing="0" w:line="240" w:lineRule="auto"/>
              <w:jc w:val="right"/>
              <w:rPr>
                <w:rFonts w:ascii="Times New Roman" w:eastAsia="Times New Roman" w:hAnsi="Times New Roman"/>
                <w:sz w:val="24"/>
              </w:rPr>
            </w:pPr>
            <w:r w:rsidRPr="00590FDD">
              <w:rPr>
                <w:rFonts w:ascii="Times New Roman" w:eastAsia="Times New Roman" w:hAnsi="Times New Roman"/>
                <w:sz w:val="24"/>
                <w:rtl/>
              </w:rPr>
              <w:t>1.</w:t>
            </w:r>
            <w:r w:rsidRPr="00590FDD">
              <w:rPr>
                <w:rFonts w:ascii="Times New Roman" w:eastAsia="Times New Roman" w:hAnsi="Times New Roman" w:hint="cs"/>
                <w:sz w:val="24"/>
                <w:rtl/>
              </w:rPr>
              <w:t>7</w:t>
            </w:r>
          </w:p>
        </w:tc>
      </w:tr>
      <w:tr w:rsidR="00590FDD" w:rsidRPr="00590FDD" w14:paraId="2C998358" w14:textId="77777777" w:rsidTr="000555DD">
        <w:tc>
          <w:tcPr>
            <w:tcW w:w="1026" w:type="dxa"/>
            <w:vAlign w:val="bottom"/>
          </w:tcPr>
          <w:p w14:paraId="324D93C2" w14:textId="77777777" w:rsidR="00590FDD" w:rsidRPr="00590FDD" w:rsidRDefault="00590FDD" w:rsidP="00590FDD">
            <w:pPr>
              <w:widowControl w:val="0"/>
              <w:spacing w:before="0" w:beforeAutospacing="0" w:after="0" w:afterAutospacing="0" w:line="240" w:lineRule="auto"/>
              <w:ind w:right="360"/>
              <w:jc w:val="center"/>
              <w:rPr>
                <w:rFonts w:ascii="Times New Roman" w:eastAsia="Times New Roman" w:hAnsi="Times New Roman"/>
                <w:sz w:val="24"/>
              </w:rPr>
            </w:pPr>
            <w:r w:rsidRPr="00590FDD">
              <w:rPr>
                <w:rFonts w:ascii="Times New Roman" w:eastAsia="Times New Roman" w:hAnsi="Times New Roman"/>
                <w:sz w:val="24"/>
                <w:rtl/>
              </w:rPr>
              <w:t>3%</w:t>
            </w:r>
          </w:p>
        </w:tc>
        <w:tc>
          <w:tcPr>
            <w:tcW w:w="6158" w:type="dxa"/>
          </w:tcPr>
          <w:p w14:paraId="652A4920" w14:textId="77777777" w:rsidR="00590FDD" w:rsidRPr="00590FDD" w:rsidRDefault="00590FDD" w:rsidP="00590FDD">
            <w:pPr>
              <w:widowControl w:val="0"/>
              <w:spacing w:before="0" w:beforeAutospacing="0" w:after="0" w:afterAutospacing="0" w:line="240" w:lineRule="auto"/>
              <w:ind w:left="397" w:right="360"/>
              <w:rPr>
                <w:rFonts w:ascii="Times New Roman" w:eastAsia="Times New Roman" w:hAnsi="Times New Roman"/>
                <w:sz w:val="24"/>
              </w:rPr>
            </w:pPr>
            <w:r w:rsidRPr="00590FDD">
              <w:rPr>
                <w:rFonts w:ascii="Times New Roman" w:eastAsia="Times New Roman" w:hAnsi="Times New Roman"/>
                <w:sz w:val="24"/>
                <w:rtl/>
              </w:rPr>
              <w:t xml:space="preserve">לאחר ביצוע העבודות בהתאם לחוזה זה, הפעלת הפרויקט וקבלת העבודות ע"י המזמין, ולאחר בדיקת החשבונות הסופיים בגין העבודות ואישורם על ידי המתכנן והמזמין, וקבלת אשור אכלוס - </w:t>
            </w:r>
          </w:p>
        </w:tc>
        <w:tc>
          <w:tcPr>
            <w:tcW w:w="1539" w:type="dxa"/>
          </w:tcPr>
          <w:p w14:paraId="22442DB0" w14:textId="77777777" w:rsidR="00590FDD" w:rsidRPr="00590FDD" w:rsidRDefault="00590FDD" w:rsidP="00590FDD">
            <w:pPr>
              <w:widowControl w:val="0"/>
              <w:spacing w:before="0" w:beforeAutospacing="0" w:after="0" w:afterAutospacing="0" w:line="240" w:lineRule="auto"/>
              <w:jc w:val="right"/>
              <w:rPr>
                <w:rFonts w:ascii="Times New Roman" w:eastAsia="Times New Roman" w:hAnsi="Times New Roman"/>
                <w:sz w:val="24"/>
              </w:rPr>
            </w:pPr>
            <w:r w:rsidRPr="00590FDD">
              <w:rPr>
                <w:rFonts w:ascii="Times New Roman" w:eastAsia="Times New Roman" w:hAnsi="Times New Roman"/>
                <w:sz w:val="24"/>
                <w:rtl/>
              </w:rPr>
              <w:t>1.</w:t>
            </w:r>
            <w:r w:rsidRPr="00590FDD">
              <w:rPr>
                <w:rFonts w:ascii="Times New Roman" w:eastAsia="Times New Roman" w:hAnsi="Times New Roman" w:hint="cs"/>
                <w:sz w:val="24"/>
                <w:rtl/>
              </w:rPr>
              <w:t>8</w:t>
            </w:r>
          </w:p>
        </w:tc>
      </w:tr>
      <w:tr w:rsidR="00590FDD" w:rsidRPr="00590FDD" w14:paraId="62B5E626" w14:textId="77777777" w:rsidTr="000555DD">
        <w:tc>
          <w:tcPr>
            <w:tcW w:w="1026" w:type="dxa"/>
            <w:vAlign w:val="bottom"/>
          </w:tcPr>
          <w:p w14:paraId="1850889C" w14:textId="5C2FD449" w:rsidR="00590FDD" w:rsidRPr="00590FDD" w:rsidRDefault="00D71528" w:rsidP="00590FDD">
            <w:pPr>
              <w:widowControl w:val="0"/>
              <w:spacing w:before="0" w:beforeAutospacing="0" w:after="0" w:afterAutospacing="0" w:line="240" w:lineRule="auto"/>
              <w:ind w:right="360"/>
              <w:jc w:val="center"/>
              <w:rPr>
                <w:rFonts w:ascii="Times New Roman" w:eastAsia="Times New Roman" w:hAnsi="Times New Roman"/>
                <w:sz w:val="24"/>
                <w:rtl/>
              </w:rPr>
            </w:pPr>
            <w:r>
              <w:rPr>
                <w:rFonts w:ascii="Times New Roman" w:eastAsia="Times New Roman" w:hAnsi="Times New Roman" w:hint="cs"/>
                <w:sz w:val="24"/>
                <w:rtl/>
              </w:rPr>
              <w:t>2%</w:t>
            </w:r>
          </w:p>
        </w:tc>
        <w:tc>
          <w:tcPr>
            <w:tcW w:w="6158" w:type="dxa"/>
          </w:tcPr>
          <w:p w14:paraId="649580A4" w14:textId="77777777" w:rsidR="00590FDD" w:rsidRPr="00590FDD" w:rsidRDefault="00590FDD" w:rsidP="00590FDD">
            <w:pPr>
              <w:widowControl w:val="0"/>
              <w:spacing w:before="0" w:beforeAutospacing="0" w:after="0" w:afterAutospacing="0" w:line="240" w:lineRule="auto"/>
              <w:ind w:left="397" w:right="360"/>
              <w:rPr>
                <w:rFonts w:ascii="Times New Roman" w:eastAsia="Times New Roman" w:hAnsi="Times New Roman"/>
                <w:sz w:val="24"/>
              </w:rPr>
            </w:pPr>
            <w:r w:rsidRPr="00590FDD">
              <w:rPr>
                <w:rFonts w:ascii="Times New Roman" w:eastAsia="Times New Roman" w:hAnsi="Times New Roman"/>
                <w:sz w:val="24"/>
                <w:rtl/>
              </w:rPr>
              <w:t xml:space="preserve">לאחר גמר הפקוח העליון, </w:t>
            </w:r>
            <w:r w:rsidRPr="00590FDD">
              <w:rPr>
                <w:rFonts w:ascii="Times New Roman" w:eastAsia="Times New Roman" w:hAnsi="Times New Roman" w:hint="cs"/>
                <w:sz w:val="24"/>
                <w:rtl/>
              </w:rPr>
              <w:t>תיקונ</w:t>
            </w:r>
            <w:r w:rsidRPr="00590FDD">
              <w:rPr>
                <w:rFonts w:ascii="Times New Roman" w:eastAsia="Times New Roman" w:hAnsi="Times New Roman" w:hint="eastAsia"/>
                <w:sz w:val="24"/>
                <w:rtl/>
              </w:rPr>
              <w:t>י</w:t>
            </w:r>
            <w:r w:rsidRPr="00590FDD">
              <w:rPr>
                <w:rFonts w:ascii="Times New Roman" w:eastAsia="Times New Roman" w:hAnsi="Times New Roman"/>
                <w:sz w:val="24"/>
                <w:rtl/>
              </w:rPr>
              <w:t xml:space="preserve"> הבדק וקבלת תעודות גמר לפרויקט, אישור המתכנן בכתב להשלמת הפרויקט בהתאם לתכניותיו, לתקנים מחייבים ולשביעות רצונו – </w:t>
            </w:r>
          </w:p>
        </w:tc>
        <w:tc>
          <w:tcPr>
            <w:tcW w:w="1539" w:type="dxa"/>
          </w:tcPr>
          <w:p w14:paraId="567507B7" w14:textId="77777777" w:rsidR="00590FDD" w:rsidRPr="00590FDD" w:rsidRDefault="00590FDD" w:rsidP="00590FDD">
            <w:pPr>
              <w:widowControl w:val="0"/>
              <w:spacing w:before="0" w:beforeAutospacing="0" w:after="0" w:afterAutospacing="0" w:line="240" w:lineRule="auto"/>
              <w:jc w:val="right"/>
              <w:rPr>
                <w:rFonts w:ascii="Times New Roman" w:eastAsia="Times New Roman" w:hAnsi="Times New Roman"/>
                <w:sz w:val="24"/>
              </w:rPr>
            </w:pPr>
            <w:r w:rsidRPr="00590FDD">
              <w:rPr>
                <w:rFonts w:ascii="Times New Roman" w:eastAsia="Times New Roman" w:hAnsi="Times New Roman"/>
                <w:sz w:val="24"/>
                <w:rtl/>
              </w:rPr>
              <w:t>1.</w:t>
            </w:r>
            <w:r w:rsidRPr="00590FDD">
              <w:rPr>
                <w:rFonts w:ascii="Times New Roman" w:eastAsia="Times New Roman" w:hAnsi="Times New Roman" w:hint="cs"/>
                <w:sz w:val="24"/>
                <w:rtl/>
              </w:rPr>
              <w:t>9</w:t>
            </w:r>
          </w:p>
        </w:tc>
      </w:tr>
      <w:tr w:rsidR="00590FDD" w:rsidRPr="00590FDD" w14:paraId="13E8F119" w14:textId="77777777" w:rsidTr="000555DD">
        <w:tc>
          <w:tcPr>
            <w:tcW w:w="1026" w:type="dxa"/>
            <w:vAlign w:val="bottom"/>
          </w:tcPr>
          <w:p w14:paraId="774B2481" w14:textId="77777777" w:rsidR="00590FDD" w:rsidRPr="00590FDD" w:rsidRDefault="00590FDD" w:rsidP="00590FDD">
            <w:pPr>
              <w:widowControl w:val="0"/>
              <w:spacing w:before="0" w:beforeAutospacing="0" w:after="0" w:afterAutospacing="0" w:line="240" w:lineRule="auto"/>
              <w:ind w:right="360"/>
              <w:jc w:val="center"/>
              <w:rPr>
                <w:rFonts w:ascii="Times New Roman" w:eastAsia="Times New Roman" w:hAnsi="Times New Roman"/>
                <w:sz w:val="24"/>
                <w:rtl/>
              </w:rPr>
            </w:pPr>
          </w:p>
        </w:tc>
        <w:tc>
          <w:tcPr>
            <w:tcW w:w="6158" w:type="dxa"/>
          </w:tcPr>
          <w:p w14:paraId="18C46DDD" w14:textId="77777777" w:rsidR="00590FDD" w:rsidRPr="00590FDD" w:rsidRDefault="00590FDD" w:rsidP="004E32D2">
            <w:pPr>
              <w:widowControl w:val="0"/>
              <w:spacing w:before="0" w:beforeAutospacing="0" w:after="0" w:afterAutospacing="0" w:line="240" w:lineRule="auto"/>
              <w:ind w:right="360"/>
              <w:rPr>
                <w:rFonts w:ascii="Times New Roman" w:eastAsia="Times New Roman" w:hAnsi="Times New Roman"/>
                <w:sz w:val="24"/>
                <w:rtl/>
              </w:rPr>
            </w:pPr>
          </w:p>
        </w:tc>
        <w:tc>
          <w:tcPr>
            <w:tcW w:w="1539" w:type="dxa"/>
          </w:tcPr>
          <w:p w14:paraId="42B77AA5" w14:textId="77777777" w:rsidR="00590FDD" w:rsidRPr="00590FDD" w:rsidRDefault="00590FDD" w:rsidP="004E32D2">
            <w:pPr>
              <w:widowControl w:val="0"/>
              <w:spacing w:before="0" w:beforeAutospacing="0" w:after="0" w:afterAutospacing="0" w:line="240" w:lineRule="auto"/>
              <w:rPr>
                <w:rFonts w:ascii="Times New Roman" w:eastAsia="Times New Roman" w:hAnsi="Times New Roman"/>
                <w:sz w:val="24"/>
                <w:rtl/>
              </w:rPr>
            </w:pPr>
          </w:p>
        </w:tc>
      </w:tr>
      <w:tr w:rsidR="00590FDD" w:rsidRPr="00590FDD" w14:paraId="5BCA67B2" w14:textId="77777777" w:rsidTr="000555DD">
        <w:tc>
          <w:tcPr>
            <w:tcW w:w="1026" w:type="dxa"/>
          </w:tcPr>
          <w:p w14:paraId="6A7607CC" w14:textId="77777777" w:rsidR="00590FDD" w:rsidRPr="00590FDD" w:rsidRDefault="00590FDD" w:rsidP="00590FDD">
            <w:pPr>
              <w:widowControl w:val="0"/>
              <w:spacing w:before="0" w:beforeAutospacing="0" w:after="0" w:afterAutospacing="0" w:line="240" w:lineRule="auto"/>
              <w:ind w:right="360"/>
              <w:rPr>
                <w:rFonts w:ascii="Times New Roman" w:eastAsia="Times New Roman" w:hAnsi="Times New Roman"/>
                <w:sz w:val="24"/>
              </w:rPr>
            </w:pPr>
          </w:p>
        </w:tc>
        <w:tc>
          <w:tcPr>
            <w:tcW w:w="6158" w:type="dxa"/>
          </w:tcPr>
          <w:p w14:paraId="4D161465" w14:textId="77777777" w:rsidR="00590FDD" w:rsidRPr="00590FDD" w:rsidRDefault="00590FDD" w:rsidP="00590FDD">
            <w:pPr>
              <w:widowControl w:val="0"/>
              <w:spacing w:before="0" w:beforeAutospacing="0" w:after="0" w:afterAutospacing="0" w:line="240" w:lineRule="auto"/>
              <w:ind w:right="360"/>
              <w:rPr>
                <w:rFonts w:ascii="Times New Roman" w:eastAsia="Times New Roman" w:hAnsi="Times New Roman"/>
                <w:sz w:val="24"/>
              </w:rPr>
            </w:pPr>
          </w:p>
        </w:tc>
        <w:tc>
          <w:tcPr>
            <w:tcW w:w="1539" w:type="dxa"/>
          </w:tcPr>
          <w:p w14:paraId="6319471F" w14:textId="77777777" w:rsidR="00590FDD" w:rsidRPr="00590FDD" w:rsidRDefault="00590FDD" w:rsidP="00590FDD">
            <w:pPr>
              <w:widowControl w:val="0"/>
              <w:spacing w:before="0" w:beforeAutospacing="0" w:after="0" w:afterAutospacing="0" w:line="240" w:lineRule="auto"/>
              <w:jc w:val="right"/>
              <w:rPr>
                <w:rFonts w:ascii="Times New Roman" w:eastAsia="Times New Roman" w:hAnsi="Times New Roman"/>
                <w:sz w:val="24"/>
              </w:rPr>
            </w:pPr>
          </w:p>
        </w:tc>
      </w:tr>
    </w:tbl>
    <w:p w14:paraId="7EF90608" w14:textId="77777777" w:rsidR="00590FDD" w:rsidRPr="00590FDD" w:rsidRDefault="00590FDD" w:rsidP="00590FDD">
      <w:pPr>
        <w:widowControl w:val="0"/>
        <w:numPr>
          <w:ilvl w:val="0"/>
          <w:numId w:val="10"/>
        </w:numPr>
        <w:spacing w:before="0" w:beforeAutospacing="0" w:after="0" w:afterAutospacing="0" w:line="240" w:lineRule="auto"/>
        <w:ind w:right="360"/>
        <w:rPr>
          <w:rFonts w:ascii="Times New Roman" w:eastAsia="Times New Roman" w:hAnsi="Times New Roman"/>
          <w:sz w:val="24"/>
          <w:lang w:eastAsia="he-IL"/>
        </w:rPr>
      </w:pPr>
      <w:r w:rsidRPr="00590FDD">
        <w:rPr>
          <w:rFonts w:ascii="Times New Roman" w:eastAsia="Times New Roman" w:hAnsi="Times New Roman"/>
          <w:sz w:val="24"/>
          <w:rtl/>
          <w:lang w:eastAsia="he-IL"/>
        </w:rPr>
        <w:t>למרות האמור בסעיף 1 לעיל רשאי המזמין לשלם למתכנן מקדמות בגין קידום התכנון אשר יקוזזו משלבי התשלום עפ"י קביעתו.</w:t>
      </w:r>
    </w:p>
    <w:p w14:paraId="3269501A" w14:textId="77777777" w:rsidR="00590FDD" w:rsidRPr="00590FDD" w:rsidRDefault="00590FDD" w:rsidP="00590FDD">
      <w:pPr>
        <w:widowControl w:val="0"/>
        <w:spacing w:before="0" w:beforeAutospacing="0" w:after="0" w:afterAutospacing="0" w:line="240" w:lineRule="auto"/>
        <w:rPr>
          <w:rFonts w:ascii="Times New Roman" w:eastAsia="Times New Roman" w:hAnsi="Times New Roman"/>
          <w:sz w:val="24"/>
          <w:rtl/>
          <w:lang w:eastAsia="he-IL"/>
        </w:rPr>
      </w:pPr>
    </w:p>
    <w:p w14:paraId="0D32BE34" w14:textId="77777777" w:rsidR="00590FDD" w:rsidRPr="00590FDD" w:rsidRDefault="00590FDD" w:rsidP="00590FDD">
      <w:pPr>
        <w:widowControl w:val="0"/>
        <w:numPr>
          <w:ilvl w:val="0"/>
          <w:numId w:val="10"/>
        </w:numPr>
        <w:spacing w:before="0" w:beforeAutospacing="0" w:after="0" w:afterAutospacing="0" w:line="240" w:lineRule="auto"/>
        <w:ind w:right="360"/>
        <w:rPr>
          <w:rFonts w:ascii="Times New Roman" w:eastAsia="Times New Roman" w:hAnsi="Times New Roman"/>
          <w:sz w:val="24"/>
          <w:rtl/>
          <w:lang w:eastAsia="he-IL"/>
        </w:rPr>
      </w:pPr>
      <w:r w:rsidRPr="00590FDD">
        <w:rPr>
          <w:rFonts w:ascii="Times New Roman" w:eastAsia="Times New Roman" w:hAnsi="Times New Roman"/>
          <w:sz w:val="24"/>
          <w:rtl/>
          <w:lang w:eastAsia="he-IL"/>
        </w:rPr>
        <w:t>המתכנן יגיש חשבון לא יותר מאשר פעם בחודש.</w:t>
      </w:r>
    </w:p>
    <w:p w14:paraId="6EB792AD" w14:textId="77777777" w:rsidR="00590FDD" w:rsidRPr="00590FDD" w:rsidRDefault="00590FDD" w:rsidP="00590FDD">
      <w:pPr>
        <w:widowControl w:val="0"/>
        <w:spacing w:before="0" w:beforeAutospacing="0" w:after="0" w:afterAutospacing="0" w:line="240" w:lineRule="auto"/>
        <w:ind w:left="720"/>
        <w:rPr>
          <w:rFonts w:ascii="Times New Roman" w:eastAsia="Times New Roman" w:hAnsi="Times New Roman"/>
          <w:sz w:val="24"/>
          <w:rtl/>
          <w:lang w:eastAsia="he-IL"/>
        </w:rPr>
      </w:pPr>
    </w:p>
    <w:p w14:paraId="1382E31F" w14:textId="77777777" w:rsidR="00590FDD" w:rsidRPr="00590FDD" w:rsidRDefault="00590FDD" w:rsidP="00590FDD">
      <w:pPr>
        <w:widowControl w:val="0"/>
        <w:numPr>
          <w:ilvl w:val="0"/>
          <w:numId w:val="10"/>
        </w:numPr>
        <w:spacing w:before="0" w:beforeAutospacing="0" w:after="0" w:afterAutospacing="0" w:line="240" w:lineRule="auto"/>
        <w:rPr>
          <w:rFonts w:ascii="Times New Roman" w:eastAsia="Times New Roman" w:hAnsi="Times New Roman"/>
          <w:sz w:val="24"/>
          <w:rtl/>
          <w:lang w:eastAsia="he-IL"/>
        </w:rPr>
      </w:pPr>
      <w:r w:rsidRPr="00590FDD">
        <w:rPr>
          <w:rFonts w:ascii="Times New Roman" w:eastAsia="Times New Roman" w:hAnsi="Times New Roman"/>
          <w:sz w:val="24"/>
          <w:rtl/>
          <w:lang w:eastAsia="he-IL"/>
        </w:rPr>
        <w:t>המזמין ישלם את שכר המתכנן תוך 60 יום מתאריך אישור החשבון ע"י המנהל.</w:t>
      </w:r>
    </w:p>
    <w:p w14:paraId="1F4FE1DF" w14:textId="77777777" w:rsidR="00590FDD" w:rsidRPr="00590FDD" w:rsidRDefault="00590FDD" w:rsidP="00590FDD">
      <w:pPr>
        <w:widowControl w:val="0"/>
        <w:bidi w:val="0"/>
        <w:spacing w:before="0" w:beforeAutospacing="0" w:after="0" w:afterAutospacing="0" w:line="240" w:lineRule="auto"/>
        <w:ind w:left="720"/>
        <w:rPr>
          <w:rFonts w:ascii="Times New Roman" w:eastAsia="Times New Roman" w:hAnsi="Times New Roman"/>
          <w:sz w:val="24"/>
          <w:rtl/>
          <w:lang w:eastAsia="he-IL"/>
        </w:rPr>
      </w:pPr>
    </w:p>
    <w:p w14:paraId="5698F809" w14:textId="77777777" w:rsidR="00590FDD" w:rsidRPr="00590FDD" w:rsidRDefault="00590FDD" w:rsidP="00590FDD">
      <w:pPr>
        <w:widowControl w:val="0"/>
        <w:numPr>
          <w:ilvl w:val="0"/>
          <w:numId w:val="10"/>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הגשת החשבונות תתבצע תוך הטענתם לתיקיית "חשבונות מוגשים" במערכת ה-</w:t>
      </w:r>
      <w:r w:rsidRPr="00590FDD">
        <w:rPr>
          <w:rFonts w:ascii="Times New Roman" w:eastAsia="Times New Roman" w:hAnsi="Times New Roman"/>
          <w:sz w:val="24"/>
          <w:lang w:eastAsia="he-IL"/>
        </w:rPr>
        <w:t>view</w:t>
      </w:r>
      <w:r w:rsidRPr="00590FDD">
        <w:rPr>
          <w:rFonts w:ascii="Times New Roman" w:eastAsia="Times New Roman" w:hAnsi="Times New Roman"/>
          <w:sz w:val="24"/>
          <w:rtl/>
          <w:lang w:eastAsia="he-IL"/>
        </w:rPr>
        <w:t>@ ויידוע המנהל בהתאם. מובהר כי הטענת החשבון למערכת מהווה תנאי לטיפול בו.</w:t>
      </w:r>
    </w:p>
    <w:p w14:paraId="45704ACF" w14:textId="77777777" w:rsidR="00590FDD" w:rsidRPr="00590FDD" w:rsidRDefault="00590FDD" w:rsidP="00590FDD">
      <w:pPr>
        <w:widowControl w:val="0"/>
        <w:spacing w:before="0" w:beforeAutospacing="0" w:after="0" w:afterAutospacing="0" w:line="240" w:lineRule="auto"/>
        <w:rPr>
          <w:rFonts w:ascii="Times New Roman" w:eastAsia="Times New Roman" w:hAnsi="Times New Roman"/>
          <w:sz w:val="24"/>
          <w:rtl/>
          <w:lang w:eastAsia="he-IL"/>
        </w:rPr>
      </w:pPr>
    </w:p>
    <w:p w14:paraId="7FF2C35C"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1F3D8A4C"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16EF526A"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763966F3"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132F6C32"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1D566DA4"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17B8FE41"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2EFEB6A4"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7CB17FCD"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4080CD97"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285BE5E9"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688FDD21"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722331BF"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4B3868C4"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4E18151F"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0CEF3203"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4F5E5835"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716ACF27"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299A0C92" w14:textId="77777777" w:rsidR="00E078A7" w:rsidRDefault="00E078A7" w:rsidP="004E32D2">
      <w:pPr>
        <w:widowControl w:val="0"/>
        <w:spacing w:before="0" w:beforeAutospacing="0" w:after="0" w:afterAutospacing="0" w:line="240" w:lineRule="auto"/>
        <w:jc w:val="center"/>
        <w:rPr>
          <w:rFonts w:ascii="Times New Roman" w:eastAsia="Times New Roman" w:hAnsi="Times New Roman"/>
          <w:bCs/>
          <w:sz w:val="20"/>
          <w:u w:val="single"/>
          <w:rtl/>
          <w:lang w:eastAsia="he-IL"/>
        </w:rPr>
      </w:pPr>
      <w:r>
        <w:rPr>
          <w:rFonts w:ascii="Times New Roman" w:eastAsia="Times New Roman" w:hAnsi="Times New Roman"/>
          <w:bCs/>
          <w:sz w:val="20"/>
          <w:u w:val="single"/>
          <w:rtl/>
          <w:lang w:eastAsia="he-IL"/>
        </w:rPr>
        <w:br w:type="page"/>
      </w:r>
    </w:p>
    <w:p w14:paraId="15E10B31" w14:textId="77777777" w:rsidR="004E32D2" w:rsidRPr="004E32D2" w:rsidRDefault="004E32D2" w:rsidP="004E32D2">
      <w:pPr>
        <w:widowControl w:val="0"/>
        <w:spacing w:before="0" w:beforeAutospacing="0" w:after="0" w:afterAutospacing="0" w:line="240" w:lineRule="auto"/>
        <w:jc w:val="center"/>
        <w:rPr>
          <w:rFonts w:ascii="Times New Roman" w:eastAsia="Times New Roman" w:hAnsi="Times New Roman"/>
          <w:sz w:val="20"/>
          <w:rtl/>
          <w:lang w:eastAsia="he-IL"/>
        </w:rPr>
      </w:pPr>
      <w:r w:rsidRPr="004E32D2">
        <w:rPr>
          <w:rFonts w:ascii="Times New Roman" w:eastAsia="Times New Roman" w:hAnsi="Times New Roman" w:hint="cs"/>
          <w:bCs/>
          <w:sz w:val="20"/>
          <w:u w:val="single"/>
          <w:rtl/>
          <w:lang w:eastAsia="he-IL"/>
        </w:rPr>
        <w:lastRenderedPageBreak/>
        <w:t>נספח "ו''</w:t>
      </w:r>
    </w:p>
    <w:p w14:paraId="75771B95" w14:textId="77777777" w:rsidR="004E32D2" w:rsidRPr="004E32D2" w:rsidRDefault="004E32D2" w:rsidP="004E32D2">
      <w:pPr>
        <w:widowControl w:val="0"/>
        <w:spacing w:before="0" w:beforeAutospacing="0" w:after="0" w:afterAutospacing="0" w:line="240" w:lineRule="auto"/>
        <w:jc w:val="right"/>
        <w:outlineLvl w:val="4"/>
        <w:rPr>
          <w:rFonts w:ascii="Times New Roman" w:eastAsia="Times New Roman" w:hAnsi="Times New Roman"/>
          <w:sz w:val="24"/>
          <w:rtl/>
          <w:lang w:eastAsia="he-IL"/>
        </w:rPr>
      </w:pPr>
      <w:r w:rsidRPr="004E32D2">
        <w:rPr>
          <w:rFonts w:ascii="Times New Roman" w:eastAsia="Times New Roman" w:hAnsi="Times New Roman" w:hint="cs"/>
          <w:sz w:val="24"/>
          <w:rtl/>
          <w:lang w:eastAsia="he-IL"/>
        </w:rPr>
        <w:t xml:space="preserve">תאריך : </w:t>
      </w:r>
      <w:sdt>
        <w:sdtPr>
          <w:rPr>
            <w:rFonts w:ascii="Times New Roman" w:eastAsia="Times New Roman" w:hAnsi="Times New Roman"/>
            <w:color w:val="008000"/>
            <w:sz w:val="24"/>
            <w:rtl/>
            <w:lang w:eastAsia="he-IL"/>
          </w:rPr>
          <w:alias w:val="תאריך חתימת חוזה"/>
          <w:tag w:val="cntSignDate"/>
          <w:id w:val="94216678"/>
          <w:placeholder>
            <w:docPart w:val="41B38F50E4FC49B8A0512A4EDC9FC7AD"/>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Pr="004E32D2">
            <w:rPr>
              <w:rFonts w:cstheme="minorBidi"/>
              <w:color w:val="00B0F0"/>
              <w:rtl/>
            </w:rPr>
            <w:t>[תאריך חתימת חוזה]</w:t>
          </w:r>
        </w:sdtContent>
      </w:sdt>
      <w:r w:rsidRPr="004E32D2">
        <w:rPr>
          <w:rFonts w:ascii="Times New Roman" w:eastAsia="Times New Roman" w:hAnsi="Times New Roman" w:hint="cs"/>
          <w:bCs/>
          <w:color w:val="FF0000"/>
          <w:sz w:val="24"/>
          <w:rtl/>
          <w:lang w:eastAsia="he-IL"/>
        </w:rPr>
        <w:br/>
      </w:r>
    </w:p>
    <w:p w14:paraId="756A1996" w14:textId="77777777" w:rsidR="004E32D2" w:rsidRPr="004E32D2" w:rsidRDefault="004E32D2" w:rsidP="004E32D2">
      <w:pPr>
        <w:widowControl w:val="0"/>
        <w:spacing w:before="0" w:beforeAutospacing="0" w:after="0" w:afterAutospacing="0" w:line="240" w:lineRule="auto"/>
        <w:jc w:val="both"/>
        <w:rPr>
          <w:rFonts w:ascii="Times New Roman" w:eastAsia="Times New Roman" w:hAnsi="Times New Roman"/>
          <w:sz w:val="24"/>
          <w:rtl/>
          <w:lang w:eastAsia="he-IL"/>
        </w:rPr>
      </w:pPr>
      <w:r w:rsidRPr="004E32D2">
        <w:rPr>
          <w:rFonts w:ascii="Times New Roman" w:eastAsia="Times New Roman" w:hAnsi="Times New Roman" w:hint="cs"/>
          <w:sz w:val="24"/>
          <w:rtl/>
          <w:lang w:eastAsia="he-IL"/>
        </w:rPr>
        <w:t>לכבוד</w:t>
      </w:r>
      <w:r w:rsidRPr="004E32D2">
        <w:rPr>
          <w:rFonts w:ascii="Times New Roman" w:eastAsia="Times New Roman" w:hAnsi="Times New Roman" w:hint="cs"/>
          <w:sz w:val="24"/>
          <w:lang w:eastAsia="he-IL"/>
        </w:rPr>
        <w:t xml:space="preserve"> </w:t>
      </w:r>
    </w:p>
    <w:sdt>
      <w:sdtPr>
        <w:rPr>
          <w:rFonts w:ascii="Times New Roman" w:eastAsia="Times New Roman" w:hAnsi="Times New Roman"/>
          <w:color w:val="008000"/>
          <w:sz w:val="24"/>
          <w:rtl/>
          <w:lang w:eastAsia="he-IL"/>
        </w:rPr>
        <w:alias w:val="צד א בחוזה"/>
        <w:tag w:val="cntTzadA"/>
        <w:id w:val="-827822700"/>
        <w:placeholder>
          <w:docPart w:val="D559730C708248E59001A8218D03B7D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p w14:paraId="02649671" w14:textId="77777777" w:rsidR="004E32D2" w:rsidRPr="004E32D2" w:rsidRDefault="006E2F5A" w:rsidP="004E32D2">
          <w:pPr>
            <w:widowControl w:val="0"/>
            <w:spacing w:before="0" w:beforeAutospacing="0" w:after="0" w:afterAutospacing="0" w:line="240" w:lineRule="auto"/>
            <w:jc w:val="both"/>
            <w:rPr>
              <w:rFonts w:ascii="Times New Roman" w:eastAsia="Times New Roman" w:hAnsi="Times New Roman"/>
              <w:color w:val="008000"/>
              <w:sz w:val="24"/>
              <w:rtl/>
              <w:lang w:eastAsia="he-IL"/>
            </w:rPr>
          </w:pPr>
          <w:r>
            <w:rPr>
              <w:rFonts w:ascii="Times New Roman" w:eastAsia="Times New Roman" w:hAnsi="Times New Roman" w:hint="cs"/>
              <w:color w:val="008000"/>
              <w:sz w:val="24"/>
              <w:rtl/>
              <w:lang w:eastAsia="he-IL"/>
            </w:rPr>
            <w:t>אפריקה ישראל בע''מ מ.ח. 520034760</w:t>
          </w:r>
          <w:r>
            <w:rPr>
              <w:rFonts w:ascii="Times New Roman" w:eastAsia="Times New Roman" w:hAnsi="Times New Roman" w:hint="cs"/>
              <w:color w:val="008000"/>
              <w:sz w:val="24"/>
              <w:rtl/>
              <w:lang w:eastAsia="he-IL"/>
            </w:rPr>
            <w:br/>
            <w:t>מרח' יהונתן נתניהו 1.ג' , אור יהודה</w:t>
          </w:r>
        </w:p>
      </w:sdtContent>
    </w:sdt>
    <w:p w14:paraId="67EC25C5" w14:textId="77777777" w:rsidR="004E32D2" w:rsidRPr="004E32D2" w:rsidRDefault="004E32D2" w:rsidP="004E32D2">
      <w:pPr>
        <w:widowControl w:val="0"/>
        <w:spacing w:before="0" w:beforeAutospacing="0" w:after="0" w:afterAutospacing="0" w:line="240" w:lineRule="auto"/>
        <w:jc w:val="both"/>
        <w:rPr>
          <w:rFonts w:ascii="Times New Roman" w:eastAsia="Times New Roman" w:hAnsi="Times New Roman"/>
          <w:color w:val="008000"/>
          <w:sz w:val="24"/>
          <w:rtl/>
          <w:lang w:eastAsia="he-IL"/>
        </w:rPr>
      </w:pPr>
    </w:p>
    <w:p w14:paraId="6971E3AA" w14:textId="77777777" w:rsidR="004E32D2" w:rsidRPr="004E32D2" w:rsidRDefault="004E32D2" w:rsidP="004E32D2">
      <w:pPr>
        <w:widowControl w:val="0"/>
        <w:spacing w:before="0" w:beforeAutospacing="0" w:after="0" w:afterAutospacing="0" w:line="240" w:lineRule="auto"/>
        <w:jc w:val="both"/>
        <w:rPr>
          <w:rFonts w:ascii="Times New Roman" w:eastAsia="Times New Roman" w:hAnsi="Times New Roman"/>
          <w:sz w:val="24"/>
          <w:rtl/>
          <w:lang w:eastAsia="he-IL"/>
        </w:rPr>
      </w:pPr>
      <w:r w:rsidRPr="004E32D2">
        <w:rPr>
          <w:rFonts w:ascii="Times New Roman" w:eastAsia="Times New Roman" w:hAnsi="Times New Roman" w:hint="cs"/>
          <w:sz w:val="24"/>
          <w:rtl/>
          <w:lang w:eastAsia="he-IL"/>
        </w:rPr>
        <w:t>א.נ.,</w:t>
      </w:r>
    </w:p>
    <w:p w14:paraId="5137CD38" w14:textId="77777777" w:rsidR="004E32D2" w:rsidRPr="004E32D2" w:rsidRDefault="004E32D2" w:rsidP="004E32D2">
      <w:pPr>
        <w:widowControl w:val="0"/>
        <w:spacing w:before="0" w:beforeAutospacing="0" w:after="0" w:afterAutospacing="0" w:line="240" w:lineRule="auto"/>
        <w:jc w:val="both"/>
        <w:rPr>
          <w:rFonts w:ascii="Times New Roman" w:eastAsia="Times New Roman" w:hAnsi="Times New Roman"/>
          <w:bCs/>
          <w:sz w:val="24"/>
          <w:u w:val="single"/>
          <w:rtl/>
          <w:lang w:eastAsia="he-IL"/>
        </w:rPr>
      </w:pPr>
    </w:p>
    <w:p w14:paraId="64C8BCBA" w14:textId="77777777" w:rsidR="004E32D2" w:rsidRPr="004E32D2" w:rsidRDefault="004E32D2" w:rsidP="004E32D2">
      <w:pPr>
        <w:widowControl w:val="0"/>
        <w:spacing w:before="0" w:beforeAutospacing="0" w:after="0" w:afterAutospacing="0" w:line="240" w:lineRule="auto"/>
        <w:jc w:val="center"/>
        <w:outlineLvl w:val="3"/>
        <w:rPr>
          <w:rFonts w:ascii="Times New Roman" w:eastAsia="Times New Roman" w:hAnsi="Times New Roman"/>
          <w:bCs/>
          <w:sz w:val="24"/>
          <w:u w:val="single"/>
          <w:rtl/>
          <w:lang w:eastAsia="he-IL"/>
        </w:rPr>
      </w:pPr>
      <w:r w:rsidRPr="004E32D2">
        <w:rPr>
          <w:rFonts w:ascii="Times New Roman" w:eastAsia="Times New Roman" w:hAnsi="Times New Roman" w:hint="cs"/>
          <w:bCs/>
          <w:sz w:val="24"/>
          <w:u w:val="single"/>
          <w:rtl/>
          <w:lang w:eastAsia="he-IL"/>
        </w:rPr>
        <w:t>הצהרה והתחייבות לשמירת סודיות</w:t>
      </w:r>
    </w:p>
    <w:p w14:paraId="03FD0E2E" w14:textId="77777777" w:rsidR="004E32D2" w:rsidRPr="004E32D2" w:rsidRDefault="004E32D2" w:rsidP="004E32D2">
      <w:pPr>
        <w:widowControl w:val="0"/>
        <w:spacing w:before="0" w:beforeAutospacing="0" w:after="0" w:afterAutospacing="0" w:line="240" w:lineRule="auto"/>
        <w:jc w:val="both"/>
        <w:rPr>
          <w:rFonts w:ascii="Times New Roman" w:eastAsia="Times New Roman" w:hAnsi="Times New Roman"/>
          <w:sz w:val="24"/>
          <w:rtl/>
          <w:lang w:eastAsia="he-IL"/>
        </w:rPr>
      </w:pPr>
    </w:p>
    <w:p w14:paraId="1E15AFB0" w14:textId="3B4D1D23" w:rsidR="004E32D2" w:rsidRPr="004E32D2" w:rsidRDefault="004E32D2" w:rsidP="004E32D2">
      <w:pPr>
        <w:widowControl w:val="0"/>
        <w:spacing w:before="0" w:beforeAutospacing="0" w:after="0" w:afterAutospacing="0" w:line="360" w:lineRule="auto"/>
        <w:jc w:val="both"/>
        <w:rPr>
          <w:rFonts w:ascii="Times New Roman" w:eastAsia="Times New Roman" w:hAnsi="Times New Roman"/>
          <w:sz w:val="24"/>
          <w:rtl/>
          <w:lang w:eastAsia="he-IL"/>
        </w:rPr>
      </w:pPr>
      <w:r w:rsidRPr="004E32D2">
        <w:rPr>
          <w:rFonts w:ascii="Times New Roman" w:eastAsia="Times New Roman" w:hAnsi="Times New Roman" w:hint="cs"/>
          <w:sz w:val="24"/>
          <w:rtl/>
          <w:lang w:eastAsia="he-IL"/>
        </w:rPr>
        <w:t xml:space="preserve">אני הח"מ עובד חברת  </w:t>
      </w:r>
      <w:sdt>
        <w:sdtPr>
          <w:rPr>
            <w:rFonts w:ascii="Times New Roman" w:eastAsia="Times New Roman" w:hAnsi="Times New Roman"/>
            <w:color w:val="008000"/>
            <w:sz w:val="24"/>
            <w:rtl/>
            <w:lang w:eastAsia="he-IL"/>
          </w:rPr>
          <w:alias w:val="שם ספק"/>
          <w:tag w:val="cntSupllierName"/>
          <w:id w:val="-1468043177"/>
          <w:placeholder>
            <w:docPart w:val="9FDC1813FBC1470187EC7920F5180561"/>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D50BD5">
            <w:rPr>
              <w:rFonts w:ascii="Times New Roman" w:eastAsia="Times New Roman" w:hAnsi="Times New Roman" w:hint="cs"/>
              <w:color w:val="008000"/>
              <w:sz w:val="24"/>
              <w:rtl/>
              <w:lang w:eastAsia="he-IL"/>
            </w:rPr>
            <w:t>טומי עברון הנדסת בניין בע''מ</w:t>
          </w:r>
        </w:sdtContent>
      </w:sdt>
      <w:r w:rsidRPr="004E32D2">
        <w:rPr>
          <w:rFonts w:ascii="Times New Roman" w:eastAsia="Times New Roman" w:hAnsi="Times New Roman" w:hint="cs"/>
          <w:sz w:val="24"/>
          <w:rtl/>
          <w:lang w:eastAsia="he-IL"/>
        </w:rPr>
        <w:t xml:space="preserve"> / הפועל בשם חברת </w:t>
      </w:r>
      <w:r w:rsidRPr="004E32D2">
        <w:rPr>
          <w:rFonts w:ascii="Times New Roman" w:eastAsia="Times New Roman" w:hAnsi="Times New Roman" w:hint="cs"/>
          <w:sz w:val="24"/>
          <w:lang w:eastAsia="he-IL"/>
        </w:rPr>
        <w:t xml:space="preserve"> </w:t>
      </w:r>
      <w:sdt>
        <w:sdtPr>
          <w:rPr>
            <w:rFonts w:ascii="Times New Roman" w:eastAsia="Times New Roman" w:hAnsi="Times New Roman"/>
            <w:color w:val="008000"/>
            <w:sz w:val="24"/>
            <w:rtl/>
            <w:lang w:eastAsia="he-IL"/>
          </w:rPr>
          <w:alias w:val="שם ספק"/>
          <w:tag w:val="cntSupllierName"/>
          <w:id w:val="-582374609"/>
          <w:placeholder>
            <w:docPart w:val="47FCC6D2593F4649B0CE7764DAB0DD2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D50BD5">
            <w:rPr>
              <w:rFonts w:ascii="Times New Roman" w:eastAsia="Times New Roman" w:hAnsi="Times New Roman" w:hint="cs"/>
              <w:color w:val="008000"/>
              <w:sz w:val="24"/>
              <w:rtl/>
              <w:lang w:eastAsia="he-IL"/>
            </w:rPr>
            <w:t>טומי עברון הנדסת בניין בע''מ</w:t>
          </w:r>
        </w:sdtContent>
      </w:sdt>
      <w:r w:rsidRPr="004E32D2">
        <w:rPr>
          <w:rFonts w:ascii="Times New Roman" w:eastAsia="Times New Roman" w:hAnsi="Times New Roman" w:hint="cs"/>
          <w:bCs/>
          <w:sz w:val="24"/>
          <w:rtl/>
          <w:lang w:eastAsia="he-IL"/>
        </w:rPr>
        <w:t xml:space="preserve"> /</w:t>
      </w:r>
      <w:r w:rsidRPr="004E32D2">
        <w:rPr>
          <w:rFonts w:ascii="Times New Roman" w:eastAsia="Times New Roman" w:hAnsi="Times New Roman" w:hint="cs"/>
          <w:sz w:val="24"/>
          <w:rtl/>
          <w:lang w:eastAsia="he-IL"/>
        </w:rPr>
        <w:t xml:space="preserve"> המספק שירותים לחברת </w:t>
      </w:r>
      <w:r w:rsidRPr="004E32D2">
        <w:rPr>
          <w:rFonts w:ascii="Times New Roman" w:eastAsia="Times New Roman" w:hAnsi="Times New Roman"/>
          <w:color w:val="008000"/>
          <w:sz w:val="24"/>
          <w:lang w:eastAsia="he-IL"/>
        </w:rPr>
        <w:t xml:space="preserve"> </w:t>
      </w:r>
      <w:sdt>
        <w:sdtPr>
          <w:rPr>
            <w:rFonts w:ascii="Times New Roman" w:eastAsia="Times New Roman" w:hAnsi="Times New Roman"/>
            <w:color w:val="008000"/>
            <w:sz w:val="24"/>
            <w:rtl/>
            <w:lang w:eastAsia="he-IL"/>
          </w:rPr>
          <w:alias w:val="שם ספק"/>
          <w:tag w:val="cntSupllierName"/>
          <w:id w:val="637914054"/>
          <w:placeholder>
            <w:docPart w:val="CF054D32B7D04222A6952B0E378B1FE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D50BD5">
            <w:rPr>
              <w:rFonts w:ascii="Times New Roman" w:eastAsia="Times New Roman" w:hAnsi="Times New Roman" w:hint="cs"/>
              <w:color w:val="008000"/>
              <w:sz w:val="24"/>
              <w:rtl/>
              <w:lang w:eastAsia="he-IL"/>
            </w:rPr>
            <w:t>טומי עברון הנדסת בניין בע''מ</w:t>
          </w:r>
        </w:sdtContent>
      </w:sdt>
      <w:r w:rsidRPr="004E32D2">
        <w:rPr>
          <w:rFonts w:ascii="Times New Roman" w:eastAsia="Times New Roman" w:hAnsi="Times New Roman" w:hint="cs"/>
          <w:sz w:val="24"/>
          <w:rtl/>
          <w:lang w:eastAsia="he-IL"/>
        </w:rPr>
        <w:t xml:space="preserve"> *,מצהיר בזאת ומתחייב כלפיכם כדלקמן:</w:t>
      </w:r>
    </w:p>
    <w:p w14:paraId="4101B686" w14:textId="77777777" w:rsidR="004E32D2" w:rsidRPr="004E32D2" w:rsidRDefault="004E32D2" w:rsidP="004E32D2">
      <w:pPr>
        <w:widowControl w:val="0"/>
        <w:spacing w:before="0" w:beforeAutospacing="0" w:after="0" w:afterAutospacing="0" w:line="360" w:lineRule="auto"/>
        <w:jc w:val="both"/>
        <w:rPr>
          <w:rFonts w:ascii="Times New Roman" w:eastAsia="Times New Roman" w:hAnsi="Times New Roman"/>
          <w:sz w:val="24"/>
          <w:rtl/>
          <w:lang w:eastAsia="he-IL"/>
        </w:rPr>
      </w:pPr>
    </w:p>
    <w:p w14:paraId="79C4065F" w14:textId="7BDF4C0E" w:rsidR="004E32D2" w:rsidRPr="004E32D2" w:rsidRDefault="004E32D2" w:rsidP="004E32D2">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sz w:val="24"/>
          <w:rtl/>
          <w:lang w:eastAsia="he-IL"/>
        </w:rPr>
      </w:pPr>
      <w:r w:rsidRPr="004E32D2">
        <w:rPr>
          <w:rFonts w:ascii="Times New Roman" w:eastAsia="Times New Roman" w:hAnsi="Times New Roman" w:hint="cs"/>
          <w:sz w:val="24"/>
          <w:rtl/>
          <w:lang w:eastAsia="he-IL"/>
        </w:rPr>
        <w:t xml:space="preserve">אני מועסק על ידי </w:t>
      </w:r>
      <w:sdt>
        <w:sdtPr>
          <w:rPr>
            <w:rFonts w:ascii="Times New Roman" w:eastAsia="Times New Roman" w:hAnsi="Times New Roman"/>
            <w:color w:val="008000"/>
            <w:sz w:val="24"/>
            <w:rtl/>
            <w:lang w:eastAsia="he-IL"/>
          </w:rPr>
          <w:alias w:val="שם ספק"/>
          <w:tag w:val="cntSupllierName"/>
          <w:id w:val="1282378856"/>
          <w:placeholder>
            <w:docPart w:val="CFEC286F9F584BC5AF846440A823757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D50BD5">
            <w:rPr>
              <w:rFonts w:ascii="Times New Roman" w:eastAsia="Times New Roman" w:hAnsi="Times New Roman" w:hint="cs"/>
              <w:color w:val="008000"/>
              <w:sz w:val="24"/>
              <w:rtl/>
              <w:lang w:eastAsia="he-IL"/>
            </w:rPr>
            <w:t>טומי עברון הנדסת בניין בע''מ</w:t>
          </w:r>
        </w:sdtContent>
      </w:sdt>
      <w:r w:rsidRPr="004E32D2">
        <w:rPr>
          <w:rFonts w:ascii="Times New Roman" w:eastAsia="Times New Roman" w:hAnsi="Times New Roman" w:hint="cs"/>
          <w:sz w:val="24"/>
          <w:rtl/>
          <w:lang w:eastAsia="he-IL"/>
        </w:rPr>
        <w:t xml:space="preserve"> , המבצעת עבורכם תכנון </w:t>
      </w:r>
      <w:sdt>
        <w:sdtPr>
          <w:rPr>
            <w:rFonts w:ascii="Times New Roman" w:eastAsia="Times New Roman" w:hAnsi="Times New Roman" w:hint="cs"/>
            <w:bCs/>
            <w:color w:val="00B0F0"/>
            <w:sz w:val="24"/>
            <w:rtl/>
            <w:lang w:eastAsia="he-IL"/>
          </w:rPr>
          <w:alias w:val="תבנית חוזה"/>
          <w:tag w:val="cntContractType"/>
          <w:id w:val="235442509"/>
          <w:placeholder>
            <w:docPart w:val="029957132BB74F55B794BDECACC9D3A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EndPr/>
        <w:sdtContent>
          <w:r>
            <w:rPr>
              <w:rFonts w:ascii="Times New Roman" w:eastAsia="Times New Roman" w:hAnsi="Times New Roman" w:hint="cs"/>
              <w:bCs/>
              <w:color w:val="00B0F0"/>
              <w:sz w:val="24"/>
              <w:rtl/>
              <w:lang w:eastAsia="he-IL"/>
            </w:rPr>
            <w:t>מתכנן קונסטרוקציה</w:t>
          </w:r>
        </w:sdtContent>
      </w:sdt>
      <w:r w:rsidRPr="004E32D2">
        <w:rPr>
          <w:rFonts w:ascii="Times New Roman" w:eastAsia="Times New Roman" w:hAnsi="Times New Roman" w:hint="cs"/>
          <w:bCs/>
          <w:color w:val="008000"/>
          <w:sz w:val="24"/>
          <w:rtl/>
          <w:lang w:eastAsia="he-IL"/>
        </w:rPr>
        <w:t xml:space="preserve"> </w:t>
      </w:r>
      <w:r w:rsidRPr="004E32D2">
        <w:rPr>
          <w:rFonts w:ascii="Times New Roman" w:eastAsia="Times New Roman" w:hAnsi="Times New Roman" w:hint="cs"/>
          <w:sz w:val="24"/>
          <w:rtl/>
          <w:lang w:eastAsia="he-IL"/>
        </w:rPr>
        <w:t xml:space="preserve">בפרויקט  </w:t>
      </w:r>
      <w:sdt>
        <w:sdtPr>
          <w:rPr>
            <w:rFonts w:ascii="Times New Roman" w:eastAsia="Times New Roman" w:hAnsi="Times New Roman" w:hint="cs"/>
            <w:bCs/>
            <w:color w:val="008000"/>
            <w:sz w:val="24"/>
            <w:rtl/>
            <w:lang w:eastAsia="he-IL"/>
          </w:rPr>
          <w:alias w:val="שם הפרויקט"/>
          <w:tag w:val="cntProjectName"/>
          <w:id w:val="2072999419"/>
          <w:placeholder>
            <w:docPart w:val="93CC75DFAD5B4B2FAADCEFCD6DCD34C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r w:rsidR="006E2F5A">
            <w:rPr>
              <w:rFonts w:ascii="Times New Roman" w:eastAsia="Times New Roman" w:hAnsi="Times New Roman" w:hint="cs"/>
              <w:bCs/>
              <w:color w:val="008000"/>
              <w:sz w:val="24"/>
              <w:rtl/>
              <w:lang w:eastAsia="he-IL"/>
            </w:rPr>
            <w:t>סביוני  רעננה  צפון</w:t>
          </w:r>
        </w:sdtContent>
      </w:sdt>
      <w:r w:rsidRPr="004E32D2">
        <w:rPr>
          <w:rFonts w:ascii="Times New Roman" w:eastAsia="Times New Roman" w:hAnsi="Times New Roman" w:hint="cs"/>
          <w:color w:val="008000"/>
          <w:sz w:val="24"/>
          <w:rtl/>
          <w:lang w:eastAsia="he-IL"/>
        </w:rPr>
        <w:t>.</w:t>
      </w:r>
    </w:p>
    <w:p w14:paraId="70356697" w14:textId="77777777" w:rsidR="004E32D2" w:rsidRPr="004E32D2" w:rsidRDefault="004E32D2" w:rsidP="004E32D2">
      <w:pPr>
        <w:widowControl w:val="0"/>
        <w:spacing w:before="0" w:beforeAutospacing="0" w:after="0" w:afterAutospacing="0" w:line="360" w:lineRule="auto"/>
        <w:jc w:val="both"/>
        <w:rPr>
          <w:rFonts w:ascii="Times New Roman" w:eastAsia="Times New Roman" w:hAnsi="Times New Roman"/>
          <w:sz w:val="24"/>
          <w:rtl/>
          <w:lang w:eastAsia="he-IL"/>
        </w:rPr>
      </w:pPr>
    </w:p>
    <w:p w14:paraId="4BADA744" w14:textId="1D6A94EA" w:rsidR="004E32D2" w:rsidRPr="004E32D2" w:rsidRDefault="004E32D2" w:rsidP="004E32D2">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sz w:val="24"/>
          <w:rtl/>
          <w:lang w:eastAsia="he-IL"/>
        </w:rPr>
      </w:pPr>
      <w:r w:rsidRPr="004E32D2">
        <w:rPr>
          <w:rFonts w:ascii="Times New Roman" w:eastAsia="Times New Roman" w:hAnsi="Times New Roman" w:hint="cs"/>
          <w:sz w:val="24"/>
          <w:rtl/>
          <w:lang w:eastAsia="he-IL"/>
        </w:rPr>
        <w:t xml:space="preserve">ידוע לי כי במהלך ביצוע עבודתי אצל </w:t>
      </w:r>
      <w:sdt>
        <w:sdtPr>
          <w:rPr>
            <w:rFonts w:ascii="Times New Roman" w:eastAsia="Times New Roman" w:hAnsi="Times New Roman"/>
            <w:color w:val="008000"/>
            <w:sz w:val="24"/>
            <w:rtl/>
            <w:lang w:eastAsia="he-IL"/>
          </w:rPr>
          <w:alias w:val="שם ספק"/>
          <w:tag w:val="cntSupllierName"/>
          <w:id w:val="40961436"/>
          <w:placeholder>
            <w:docPart w:val="C4600ADE62B647C5A0F5B9947DBB61D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D50BD5">
            <w:rPr>
              <w:rFonts w:ascii="Times New Roman" w:eastAsia="Times New Roman" w:hAnsi="Times New Roman" w:hint="cs"/>
              <w:color w:val="008000"/>
              <w:sz w:val="24"/>
              <w:rtl/>
              <w:lang w:eastAsia="he-IL"/>
            </w:rPr>
            <w:t>טומי עברון הנדסת בניין בע''מ</w:t>
          </w:r>
        </w:sdtContent>
      </w:sdt>
      <w:r w:rsidRPr="004E32D2">
        <w:rPr>
          <w:rFonts w:ascii="Times New Roman" w:eastAsia="Times New Roman" w:hAnsi="Times New Roman" w:hint="cs"/>
          <w:bCs/>
          <w:color w:val="008000"/>
          <w:sz w:val="24"/>
          <w:rtl/>
          <w:lang w:eastAsia="he-IL"/>
        </w:rPr>
        <w:t xml:space="preserve"> </w:t>
      </w:r>
      <w:r w:rsidRPr="004E32D2">
        <w:rPr>
          <w:rFonts w:ascii="Times New Roman" w:eastAsia="Times New Roman" w:hAnsi="Times New Roman" w:hint="cs"/>
          <w:sz w:val="24"/>
          <w:rtl/>
          <w:lang w:eastAsia="he-IL"/>
        </w:rPr>
        <w:t>עשוי להגיע לרשותי מידע חסוי כמוגדר להלן:</w:t>
      </w:r>
    </w:p>
    <w:p w14:paraId="5FF6B1A5" w14:textId="77777777" w:rsidR="004E32D2" w:rsidRPr="004E32D2" w:rsidRDefault="004E32D2" w:rsidP="004E32D2">
      <w:pPr>
        <w:widowControl w:val="0"/>
        <w:tabs>
          <w:tab w:val="right" w:pos="2216"/>
        </w:tabs>
        <w:spacing w:before="0" w:beforeAutospacing="0" w:after="0" w:afterAutospacing="0" w:line="360" w:lineRule="auto"/>
        <w:jc w:val="both"/>
        <w:rPr>
          <w:rFonts w:ascii="Times New Roman" w:eastAsia="Times New Roman" w:hAnsi="Times New Roman"/>
          <w:sz w:val="24"/>
          <w:rtl/>
          <w:lang w:eastAsia="he-IL"/>
        </w:rPr>
      </w:pPr>
    </w:p>
    <w:p w14:paraId="1609EDE5" w14:textId="00569703" w:rsidR="004E32D2" w:rsidRPr="004E32D2" w:rsidRDefault="004E32D2" w:rsidP="004E32D2">
      <w:pPr>
        <w:widowControl w:val="0"/>
        <w:tabs>
          <w:tab w:val="left" w:pos="515"/>
        </w:tabs>
        <w:spacing w:before="0" w:beforeAutospacing="0" w:after="0" w:afterAutospacing="0" w:line="360" w:lineRule="auto"/>
        <w:ind w:left="1790" w:hanging="1790"/>
        <w:jc w:val="both"/>
        <w:rPr>
          <w:rFonts w:ascii="Times New Roman" w:eastAsia="Times New Roman" w:hAnsi="Times New Roman"/>
          <w:sz w:val="24"/>
          <w:rtl/>
          <w:lang w:eastAsia="he-IL"/>
        </w:rPr>
      </w:pPr>
      <w:r w:rsidRPr="004E32D2">
        <w:rPr>
          <w:rFonts w:ascii="Times New Roman" w:eastAsia="Times New Roman" w:hAnsi="Times New Roman" w:hint="cs"/>
          <w:sz w:val="24"/>
          <w:rtl/>
          <w:lang w:eastAsia="he-IL"/>
        </w:rPr>
        <w:tab/>
        <w:t>"</w:t>
      </w:r>
      <w:r w:rsidRPr="004E32D2">
        <w:rPr>
          <w:rFonts w:ascii="Times New Roman" w:eastAsia="Times New Roman" w:hAnsi="Times New Roman" w:hint="cs"/>
          <w:b/>
          <w:bCs/>
          <w:sz w:val="24"/>
          <w:rtl/>
          <w:lang w:eastAsia="he-IL"/>
        </w:rPr>
        <w:t>מידע חסוי</w:t>
      </w:r>
      <w:r w:rsidRPr="004E32D2">
        <w:rPr>
          <w:rFonts w:ascii="Times New Roman" w:eastAsia="Times New Roman" w:hAnsi="Times New Roman" w:hint="cs"/>
          <w:sz w:val="24"/>
          <w:rtl/>
          <w:lang w:eastAsia="he-IL"/>
        </w:rPr>
        <w:t>"-</w:t>
      </w:r>
      <w:r w:rsidRPr="004E32D2">
        <w:rPr>
          <w:rFonts w:ascii="Times New Roman" w:eastAsia="Times New Roman" w:hAnsi="Times New Roman" w:hint="cs"/>
          <w:sz w:val="24"/>
          <w:rtl/>
          <w:lang w:eastAsia="he-IL"/>
        </w:rPr>
        <w:tab/>
        <w:t xml:space="preserve">מידע בכתב, בצילום, בתעתיק, בעל-פה, בסרט מגנטי, בדיסקט מחשב, במחשב ו/או בכל כלי ו/או אמצעי אחר, אשר עשוי לאצור מידע, המתייחס במישרין או בעקיפין לחברתכם ו/או לפרויקט הנ"ל ו/או לשירותים הניתנים לכם ע"י  </w:t>
      </w:r>
      <w:sdt>
        <w:sdtPr>
          <w:rPr>
            <w:rFonts w:ascii="Times New Roman" w:eastAsia="Times New Roman" w:hAnsi="Times New Roman"/>
            <w:color w:val="008000"/>
            <w:sz w:val="24"/>
            <w:rtl/>
            <w:lang w:eastAsia="he-IL"/>
          </w:rPr>
          <w:alias w:val="שם ספק"/>
          <w:tag w:val="cntSupllierName"/>
          <w:id w:val="845366929"/>
          <w:placeholder>
            <w:docPart w:val="ED70F5D4F8514281B4B33BE639994A2A"/>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D50BD5">
            <w:rPr>
              <w:rFonts w:ascii="Times New Roman" w:eastAsia="Times New Roman" w:hAnsi="Times New Roman" w:hint="cs"/>
              <w:color w:val="008000"/>
              <w:sz w:val="24"/>
              <w:rtl/>
              <w:lang w:eastAsia="he-IL"/>
            </w:rPr>
            <w:t>טומי עברון הנדסת בניין בע''מ</w:t>
          </w:r>
        </w:sdtContent>
      </w:sdt>
      <w:r w:rsidRPr="004E32D2">
        <w:rPr>
          <w:rFonts w:ascii="Times New Roman" w:eastAsia="Times New Roman" w:hAnsi="Times New Roman"/>
          <w:bCs/>
          <w:color w:val="008000"/>
          <w:sz w:val="24"/>
          <w:lang w:eastAsia="he-IL"/>
        </w:rPr>
        <w:t xml:space="preserve"> </w:t>
      </w:r>
      <w:r w:rsidRPr="004E32D2">
        <w:rPr>
          <w:rFonts w:ascii="Times New Roman" w:eastAsia="Times New Roman" w:hAnsi="Times New Roman" w:hint="cs"/>
          <w:bCs/>
          <w:color w:val="008000"/>
          <w:sz w:val="24"/>
          <w:rtl/>
          <w:lang w:eastAsia="he-IL"/>
        </w:rPr>
        <w:t xml:space="preserve"> </w:t>
      </w:r>
      <w:r w:rsidRPr="004E32D2">
        <w:rPr>
          <w:rFonts w:ascii="Times New Roman" w:eastAsia="Times New Roman" w:hAnsi="Times New Roman" w:hint="cs"/>
          <w:color w:val="008000"/>
          <w:sz w:val="24"/>
          <w:rtl/>
          <w:lang w:eastAsia="he-IL"/>
        </w:rPr>
        <w:t>.</w:t>
      </w:r>
    </w:p>
    <w:p w14:paraId="15F833B3" w14:textId="77777777" w:rsidR="004E32D2" w:rsidRPr="004E32D2" w:rsidRDefault="004E32D2" w:rsidP="004E32D2">
      <w:pPr>
        <w:widowControl w:val="0"/>
        <w:tabs>
          <w:tab w:val="right" w:pos="2216"/>
        </w:tabs>
        <w:spacing w:before="0" w:beforeAutospacing="0" w:after="0" w:afterAutospacing="0" w:line="360" w:lineRule="auto"/>
        <w:jc w:val="both"/>
        <w:rPr>
          <w:rFonts w:ascii="Times New Roman" w:eastAsia="Times New Roman" w:hAnsi="Times New Roman"/>
          <w:sz w:val="24"/>
          <w:rtl/>
          <w:lang w:eastAsia="he-IL"/>
        </w:rPr>
      </w:pPr>
    </w:p>
    <w:p w14:paraId="6DE414C5" w14:textId="77777777" w:rsidR="004E32D2" w:rsidRPr="004E32D2" w:rsidRDefault="004E32D2" w:rsidP="004E32D2">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sz w:val="24"/>
          <w:rtl/>
          <w:lang w:eastAsia="he-IL"/>
        </w:rPr>
      </w:pPr>
      <w:r w:rsidRPr="004E32D2">
        <w:rPr>
          <w:rFonts w:ascii="Times New Roman" w:eastAsia="Times New Roman" w:hAnsi="Times New Roman" w:hint="cs"/>
          <w:sz w:val="24"/>
          <w:rtl/>
          <w:lang w:eastAsia="he-IL"/>
        </w:rPr>
        <w:t>אני מתחייב לשמור בסודיות מלאה כל מידע חסוי ולא למסרו או להעבירו לידי מי שלא הוסמך לכך בכתב על ידכם.</w:t>
      </w:r>
    </w:p>
    <w:p w14:paraId="61FDB2FD" w14:textId="77777777" w:rsidR="004E32D2" w:rsidRPr="004E32D2" w:rsidRDefault="004E32D2" w:rsidP="004E32D2">
      <w:pPr>
        <w:widowControl w:val="0"/>
        <w:spacing w:before="0" w:beforeAutospacing="0" w:after="0" w:afterAutospacing="0" w:line="360" w:lineRule="auto"/>
        <w:jc w:val="both"/>
        <w:rPr>
          <w:rFonts w:ascii="Times New Roman" w:eastAsia="Times New Roman" w:hAnsi="Times New Roman"/>
          <w:sz w:val="24"/>
          <w:rtl/>
          <w:lang w:eastAsia="he-IL"/>
        </w:rPr>
      </w:pPr>
    </w:p>
    <w:p w14:paraId="5CC883A0" w14:textId="77777777" w:rsidR="004E32D2" w:rsidRPr="004E32D2" w:rsidRDefault="004E32D2" w:rsidP="004E32D2">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sz w:val="24"/>
          <w:rtl/>
          <w:lang w:eastAsia="he-IL"/>
        </w:rPr>
      </w:pPr>
      <w:r w:rsidRPr="004E32D2">
        <w:rPr>
          <w:rFonts w:ascii="Times New Roman" w:eastAsia="Times New Roman" w:hAnsi="Times New Roman" w:hint="cs"/>
          <w:sz w:val="24"/>
          <w:rtl/>
          <w:lang w:eastAsia="he-IL"/>
        </w:rPr>
        <w:t>אני מתחייב לנקוט בכל אמצעי הזהירות כדי למנוע אפשרות כי מידע חסוי יצא מרשותכם ו/או מרשותי ויגיע למי שלא הוסמך על ידכם בכתב.</w:t>
      </w:r>
    </w:p>
    <w:p w14:paraId="136E8AA9" w14:textId="77777777" w:rsidR="004E32D2" w:rsidRPr="004E32D2" w:rsidRDefault="004E32D2" w:rsidP="004E32D2">
      <w:pPr>
        <w:widowControl w:val="0"/>
        <w:spacing w:before="0" w:beforeAutospacing="0" w:after="0" w:afterAutospacing="0" w:line="360" w:lineRule="auto"/>
        <w:jc w:val="both"/>
        <w:rPr>
          <w:rFonts w:ascii="Times New Roman" w:eastAsia="Times New Roman" w:hAnsi="Times New Roman"/>
          <w:sz w:val="24"/>
          <w:rtl/>
          <w:lang w:eastAsia="he-IL"/>
        </w:rPr>
      </w:pPr>
    </w:p>
    <w:p w14:paraId="12CA40B3" w14:textId="77777777" w:rsidR="004E32D2" w:rsidRPr="004E32D2" w:rsidRDefault="004E32D2" w:rsidP="004E32D2">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sz w:val="24"/>
          <w:rtl/>
          <w:lang w:eastAsia="he-IL"/>
        </w:rPr>
      </w:pPr>
      <w:r w:rsidRPr="004E32D2">
        <w:rPr>
          <w:rFonts w:ascii="Times New Roman" w:eastAsia="Times New Roman" w:hAnsi="Times New Roman" w:hint="cs"/>
          <w:sz w:val="24"/>
          <w:rtl/>
          <w:lang w:eastAsia="he-IL"/>
        </w:rPr>
        <w:t>הנני מאשר כי התחייבויותיי הנ"ל תחולנה הן במהלך ביצוע הפרויקט והן לאחריו.</w:t>
      </w:r>
    </w:p>
    <w:p w14:paraId="7420DB8E" w14:textId="77777777" w:rsidR="004E32D2" w:rsidRPr="004E32D2" w:rsidRDefault="004E32D2" w:rsidP="004E32D2">
      <w:pPr>
        <w:widowControl w:val="0"/>
        <w:spacing w:before="0" w:beforeAutospacing="0" w:after="0" w:afterAutospacing="0" w:line="360" w:lineRule="auto"/>
        <w:jc w:val="both"/>
        <w:rPr>
          <w:rFonts w:ascii="Times New Roman" w:eastAsia="Times New Roman" w:hAnsi="Times New Roman"/>
          <w:sz w:val="24"/>
          <w:rtl/>
          <w:lang w:eastAsia="he-IL"/>
        </w:rPr>
      </w:pPr>
    </w:p>
    <w:p w14:paraId="2B93D032" w14:textId="77777777" w:rsidR="004E32D2" w:rsidRPr="004E32D2" w:rsidRDefault="004E32D2" w:rsidP="004E32D2">
      <w:pPr>
        <w:widowControl w:val="0"/>
        <w:spacing w:before="0" w:beforeAutospacing="0" w:after="0" w:afterAutospacing="0" w:line="360" w:lineRule="auto"/>
        <w:ind w:left="6480" w:hanging="1151"/>
        <w:jc w:val="both"/>
        <w:rPr>
          <w:rFonts w:ascii="Times New Roman" w:eastAsia="Times New Roman" w:hAnsi="Times New Roman"/>
          <w:sz w:val="24"/>
          <w:rtl/>
          <w:lang w:eastAsia="he-IL"/>
        </w:rPr>
      </w:pPr>
      <w:r w:rsidRPr="004E32D2">
        <w:rPr>
          <w:rFonts w:ascii="Times New Roman" w:eastAsia="Times New Roman" w:hAnsi="Times New Roman" w:hint="cs"/>
          <w:sz w:val="24"/>
          <w:rtl/>
          <w:lang w:eastAsia="he-IL"/>
        </w:rPr>
        <w:t>בכבוד רב,</w:t>
      </w:r>
    </w:p>
    <w:p w14:paraId="60A6E082" w14:textId="77777777" w:rsidR="004E32D2" w:rsidRPr="004E32D2" w:rsidRDefault="004E32D2" w:rsidP="004E32D2">
      <w:pPr>
        <w:widowControl w:val="0"/>
        <w:spacing w:before="0" w:beforeAutospacing="0" w:after="0" w:afterAutospacing="0" w:line="360" w:lineRule="auto"/>
        <w:ind w:left="5040"/>
        <w:jc w:val="both"/>
        <w:rPr>
          <w:rFonts w:ascii="Times New Roman" w:eastAsia="Times New Roman" w:hAnsi="Times New Roman"/>
          <w:sz w:val="24"/>
          <w:rtl/>
          <w:lang w:eastAsia="he-IL"/>
        </w:rPr>
      </w:pPr>
    </w:p>
    <w:p w14:paraId="7CFFCCF7" w14:textId="77777777" w:rsidR="004E32D2" w:rsidRPr="004E32D2" w:rsidRDefault="004E32D2" w:rsidP="004E32D2">
      <w:pPr>
        <w:widowControl w:val="0"/>
        <w:spacing w:before="0" w:beforeAutospacing="0" w:after="0" w:afterAutospacing="0" w:line="240" w:lineRule="auto"/>
        <w:ind w:left="4435" w:hanging="71"/>
        <w:rPr>
          <w:rFonts w:ascii="Times New Roman" w:eastAsia="Times New Roman" w:hAnsi="Times New Roman"/>
          <w:sz w:val="24"/>
          <w:rtl/>
          <w:lang w:eastAsia="he-IL"/>
        </w:rPr>
      </w:pPr>
      <w:r w:rsidRPr="004E32D2">
        <w:rPr>
          <w:rFonts w:ascii="Times New Roman" w:eastAsia="Times New Roman" w:hAnsi="Times New Roman" w:hint="cs"/>
          <w:sz w:val="24"/>
          <w:rtl/>
          <w:lang w:eastAsia="he-IL"/>
        </w:rPr>
        <w:t xml:space="preserve">_______________________ </w:t>
      </w:r>
    </w:p>
    <w:p w14:paraId="7C671597" w14:textId="2BAA1328" w:rsidR="004E32D2" w:rsidRPr="004E32D2" w:rsidRDefault="004E32D2" w:rsidP="004E32D2">
      <w:pPr>
        <w:widowControl w:val="0"/>
        <w:spacing w:before="0" w:beforeAutospacing="0" w:after="0" w:afterAutospacing="0" w:line="240" w:lineRule="auto"/>
        <w:ind w:left="4435" w:hanging="71"/>
        <w:rPr>
          <w:rFonts w:ascii="Times New Roman" w:eastAsia="Times New Roman" w:hAnsi="Times New Roman"/>
          <w:color w:val="00B0F0"/>
          <w:sz w:val="24"/>
          <w:rtl/>
          <w:lang w:eastAsia="he-IL"/>
        </w:rPr>
      </w:pPr>
      <w:r w:rsidRPr="004E32D2">
        <w:rPr>
          <w:rFonts w:ascii="Times New Roman" w:eastAsia="Times New Roman" w:hAnsi="Times New Roman" w:hint="cs"/>
          <w:color w:val="00B0F0"/>
          <w:sz w:val="24"/>
          <w:rtl/>
          <w:lang w:eastAsia="he-IL"/>
        </w:rPr>
        <w:t xml:space="preserve">                </w:t>
      </w:r>
      <w:sdt>
        <w:sdtPr>
          <w:rPr>
            <w:rFonts w:ascii="Times New Roman" w:eastAsia="Times New Roman" w:hAnsi="Times New Roman"/>
            <w:color w:val="00B0F0"/>
            <w:sz w:val="20"/>
            <w:u w:val="single"/>
            <w:rtl/>
            <w:lang w:eastAsia="he-IL"/>
          </w:rPr>
          <w:alias w:val="שם ספק"/>
          <w:tag w:val="cntSupllierName"/>
          <w:id w:val="-1460642670"/>
          <w:placeholder>
            <w:docPart w:val="75B52C8DEE9E47E8B98F45D6138B5D2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D50BD5">
            <w:rPr>
              <w:rFonts w:ascii="Times New Roman" w:eastAsia="Times New Roman" w:hAnsi="Times New Roman" w:hint="cs"/>
              <w:color w:val="00B0F0"/>
              <w:sz w:val="20"/>
              <w:u w:val="single"/>
              <w:rtl/>
              <w:lang w:eastAsia="he-IL"/>
            </w:rPr>
            <w:t>טומי עברון הנדסת בניין בע''מ</w:t>
          </w:r>
        </w:sdtContent>
      </w:sdt>
    </w:p>
    <w:p w14:paraId="19B4376C" w14:textId="77777777" w:rsidR="004E32D2" w:rsidRPr="004E32D2" w:rsidRDefault="004E32D2" w:rsidP="004E32D2">
      <w:pPr>
        <w:widowControl w:val="0"/>
        <w:spacing w:before="0" w:beforeAutospacing="0" w:after="0" w:afterAutospacing="0" w:line="360" w:lineRule="auto"/>
        <w:ind w:left="6480" w:hanging="1151"/>
        <w:jc w:val="both"/>
        <w:rPr>
          <w:rFonts w:ascii="Times New Roman" w:eastAsia="Times New Roman" w:hAnsi="Times New Roman"/>
          <w:sz w:val="24"/>
          <w:rtl/>
          <w:lang w:eastAsia="he-IL"/>
        </w:rPr>
      </w:pPr>
    </w:p>
    <w:p w14:paraId="31BEDD90" w14:textId="77777777" w:rsidR="004E32D2" w:rsidRPr="004E32D2" w:rsidRDefault="004E32D2" w:rsidP="004E32D2">
      <w:pPr>
        <w:widowControl w:val="0"/>
        <w:spacing w:before="0" w:beforeAutospacing="0" w:after="0" w:afterAutospacing="0" w:line="360" w:lineRule="auto"/>
        <w:ind w:left="6480" w:hanging="1151"/>
        <w:jc w:val="both"/>
        <w:rPr>
          <w:rFonts w:ascii="Times New Roman" w:eastAsia="Times New Roman" w:hAnsi="Times New Roman"/>
          <w:sz w:val="24"/>
          <w:rtl/>
          <w:lang w:eastAsia="he-IL"/>
        </w:rPr>
      </w:pPr>
      <w:r w:rsidRPr="004E32D2">
        <w:rPr>
          <w:rFonts w:ascii="Times New Roman" w:eastAsia="Times New Roman" w:hAnsi="Times New Roman" w:hint="cs"/>
          <w:sz w:val="24"/>
          <w:rtl/>
          <w:lang w:eastAsia="he-IL"/>
        </w:rPr>
        <w:t>שם:____________</w:t>
      </w:r>
    </w:p>
    <w:p w14:paraId="0246A10D" w14:textId="77777777" w:rsidR="004E32D2" w:rsidRPr="004E32D2" w:rsidRDefault="004E32D2" w:rsidP="004E32D2">
      <w:pPr>
        <w:widowControl w:val="0"/>
        <w:spacing w:before="0" w:beforeAutospacing="0" w:after="0" w:afterAutospacing="0" w:line="360" w:lineRule="auto"/>
        <w:ind w:left="6480" w:hanging="1151"/>
        <w:jc w:val="both"/>
        <w:rPr>
          <w:rFonts w:ascii="Times New Roman" w:eastAsia="Times New Roman" w:hAnsi="Times New Roman"/>
          <w:sz w:val="24"/>
          <w:rtl/>
          <w:lang w:eastAsia="he-IL"/>
        </w:rPr>
      </w:pPr>
      <w:r w:rsidRPr="004E32D2">
        <w:rPr>
          <w:rFonts w:ascii="Times New Roman" w:eastAsia="Times New Roman" w:hAnsi="Times New Roman" w:hint="cs"/>
          <w:sz w:val="24"/>
          <w:rtl/>
          <w:lang w:eastAsia="he-IL"/>
        </w:rPr>
        <w:t>ת.ז:____________</w:t>
      </w:r>
    </w:p>
    <w:p w14:paraId="6A9D2AFD" w14:textId="77777777" w:rsidR="004E32D2" w:rsidRPr="004E32D2" w:rsidRDefault="004E32D2" w:rsidP="004E32D2">
      <w:pPr>
        <w:widowControl w:val="0"/>
        <w:spacing w:before="0" w:beforeAutospacing="0" w:after="0" w:afterAutospacing="0" w:line="360" w:lineRule="auto"/>
        <w:ind w:left="6480" w:hanging="1151"/>
        <w:jc w:val="both"/>
        <w:rPr>
          <w:rFonts w:ascii="Times New Roman" w:eastAsia="Times New Roman" w:hAnsi="Times New Roman"/>
          <w:sz w:val="24"/>
          <w:rtl/>
          <w:lang w:eastAsia="he-IL"/>
        </w:rPr>
      </w:pPr>
      <w:r w:rsidRPr="004E32D2">
        <w:rPr>
          <w:rFonts w:ascii="Times New Roman" w:eastAsia="Times New Roman" w:hAnsi="Times New Roman" w:hint="cs"/>
          <w:sz w:val="24"/>
          <w:rtl/>
          <w:lang w:eastAsia="he-IL"/>
        </w:rPr>
        <w:t>כתובת:__________</w:t>
      </w:r>
    </w:p>
    <w:p w14:paraId="2A871FC1" w14:textId="77777777" w:rsidR="004E32D2" w:rsidRPr="004E32D2" w:rsidRDefault="004E32D2" w:rsidP="004E32D2">
      <w:pPr>
        <w:widowControl w:val="0"/>
        <w:spacing w:before="0" w:beforeAutospacing="0" w:after="0" w:afterAutospacing="0" w:line="240" w:lineRule="auto"/>
        <w:ind w:left="1151" w:hanging="1151"/>
        <w:jc w:val="both"/>
        <w:rPr>
          <w:rFonts w:ascii="Times New Roman" w:eastAsia="Times New Roman" w:hAnsi="Times New Roman"/>
          <w:bCs/>
          <w:sz w:val="24"/>
          <w:u w:val="single"/>
          <w:rtl/>
          <w:lang w:eastAsia="he-IL"/>
        </w:rPr>
      </w:pPr>
      <w:r w:rsidRPr="004E32D2">
        <w:rPr>
          <w:rFonts w:ascii="Times New Roman" w:eastAsia="Times New Roman" w:hAnsi="Times New Roman" w:hint="cs"/>
          <w:sz w:val="24"/>
          <w:highlight w:val="yellow"/>
          <w:rtl/>
          <w:lang w:eastAsia="he-IL"/>
        </w:rPr>
        <w:t>*מחק את המיותר</w:t>
      </w:r>
    </w:p>
    <w:p w14:paraId="1CD9F28D" w14:textId="77777777" w:rsidR="004E32D2" w:rsidRPr="004E32D2" w:rsidRDefault="004E32D2" w:rsidP="004E32D2">
      <w:pPr>
        <w:widowControl w:val="0"/>
        <w:spacing w:before="0" w:beforeAutospacing="0" w:after="0" w:afterAutospacing="0" w:line="240" w:lineRule="auto"/>
        <w:jc w:val="center"/>
        <w:rPr>
          <w:rFonts w:ascii="Times New Roman" w:eastAsia="Times New Roman" w:hAnsi="Times New Roman"/>
          <w:bCs/>
          <w:sz w:val="20"/>
          <w:u w:val="single"/>
          <w:rtl/>
          <w:lang w:eastAsia="he-IL"/>
        </w:rPr>
      </w:pPr>
      <w:r w:rsidRPr="004E32D2">
        <w:rPr>
          <w:rFonts w:ascii="Times New Roman" w:eastAsia="Times New Roman" w:hAnsi="Times New Roman" w:hint="cs"/>
          <w:bCs/>
          <w:sz w:val="24"/>
          <w:u w:val="single"/>
          <w:rtl/>
          <w:lang w:eastAsia="he-IL"/>
        </w:rPr>
        <w:br w:type="page"/>
      </w:r>
    </w:p>
    <w:p w14:paraId="703AD0FA" w14:textId="77777777" w:rsidR="004E32D2" w:rsidRPr="004E32D2" w:rsidRDefault="004E32D2" w:rsidP="004E32D2">
      <w:pPr>
        <w:widowControl w:val="0"/>
        <w:spacing w:before="0" w:beforeAutospacing="0" w:after="0" w:afterAutospacing="0" w:line="240" w:lineRule="auto"/>
        <w:jc w:val="center"/>
        <w:rPr>
          <w:rFonts w:ascii="Times New Roman" w:eastAsia="Times New Roman" w:hAnsi="Times New Roman"/>
          <w:sz w:val="20"/>
          <w:rtl/>
          <w:lang w:eastAsia="he-IL"/>
        </w:rPr>
      </w:pPr>
      <w:r w:rsidRPr="004E32D2">
        <w:rPr>
          <w:rFonts w:ascii="Times New Roman" w:eastAsia="Times New Roman" w:hAnsi="Times New Roman" w:hint="cs"/>
          <w:bCs/>
          <w:sz w:val="20"/>
          <w:u w:val="single"/>
          <w:rtl/>
          <w:lang w:eastAsia="he-IL"/>
        </w:rPr>
        <w:lastRenderedPageBreak/>
        <w:t>נספח "ז"</w:t>
      </w:r>
    </w:p>
    <w:p w14:paraId="1B700B25" w14:textId="77777777" w:rsidR="004E32D2" w:rsidRPr="004E32D2" w:rsidRDefault="004E32D2" w:rsidP="004E32D2">
      <w:pPr>
        <w:widowControl w:val="0"/>
        <w:spacing w:before="0" w:beforeAutospacing="0" w:after="0" w:afterAutospacing="0" w:line="240" w:lineRule="auto"/>
        <w:jc w:val="center"/>
        <w:rPr>
          <w:rFonts w:ascii="Times New Roman" w:eastAsia="Times New Roman" w:hAnsi="Times New Roman"/>
          <w:sz w:val="20"/>
          <w:rtl/>
          <w:lang w:eastAsia="he-IL"/>
        </w:rPr>
      </w:pPr>
    </w:p>
    <w:p w14:paraId="34685BE4" w14:textId="77777777" w:rsidR="004E32D2" w:rsidRPr="004E32D2" w:rsidRDefault="004E32D2" w:rsidP="004E32D2">
      <w:pPr>
        <w:widowControl w:val="0"/>
        <w:spacing w:before="240" w:beforeAutospacing="0" w:after="60" w:afterAutospacing="0" w:line="240" w:lineRule="auto"/>
        <w:jc w:val="center"/>
        <w:outlineLvl w:val="4"/>
        <w:rPr>
          <w:rFonts w:ascii="Times New Roman" w:eastAsia="Times New Roman" w:hAnsi="Times New Roman"/>
          <w:b/>
          <w:bCs/>
          <w:sz w:val="24"/>
          <w:u w:val="single"/>
          <w:rtl/>
          <w:lang w:eastAsia="he-IL"/>
        </w:rPr>
      </w:pPr>
      <w:r w:rsidRPr="004E32D2">
        <w:rPr>
          <w:rFonts w:ascii="Times New Roman" w:eastAsia="Times New Roman" w:hAnsi="Times New Roman" w:hint="cs"/>
          <w:b/>
          <w:bCs/>
          <w:sz w:val="24"/>
          <w:u w:val="single"/>
          <w:rtl/>
          <w:lang w:eastAsia="he-IL"/>
        </w:rPr>
        <w:t>אישור עריכת ביטוח</w:t>
      </w:r>
    </w:p>
    <w:p w14:paraId="2299FE51" w14:textId="77777777" w:rsidR="004E32D2" w:rsidRPr="004E32D2" w:rsidRDefault="004E32D2" w:rsidP="004E32D2">
      <w:pPr>
        <w:widowControl w:val="0"/>
        <w:spacing w:before="0" w:beforeAutospacing="0" w:after="0" w:afterAutospacing="0" w:line="240" w:lineRule="auto"/>
        <w:rPr>
          <w:rFonts w:ascii="Times New Roman" w:eastAsia="Times New Roman" w:hAnsi="Times New Roman"/>
          <w:sz w:val="24"/>
          <w:rtl/>
          <w:lang w:eastAsia="he-IL"/>
        </w:rPr>
      </w:pPr>
    </w:p>
    <w:p w14:paraId="08BE1DA8" w14:textId="77777777" w:rsidR="004E32D2" w:rsidRPr="004E32D2" w:rsidRDefault="004E32D2" w:rsidP="004E32D2">
      <w:pPr>
        <w:widowControl w:val="0"/>
        <w:spacing w:before="0" w:beforeAutospacing="0" w:after="0" w:afterAutospacing="0" w:line="240" w:lineRule="auto"/>
        <w:jc w:val="right"/>
        <w:rPr>
          <w:rFonts w:ascii="Times New Roman" w:eastAsia="Times New Roman" w:hAnsi="Times New Roman"/>
          <w:sz w:val="24"/>
          <w:rtl/>
          <w:lang w:eastAsia="he-IL"/>
        </w:rPr>
      </w:pPr>
      <w:r w:rsidRPr="004E32D2">
        <w:rPr>
          <w:rFonts w:ascii="Times New Roman" w:eastAsia="Times New Roman" w:hAnsi="Times New Roman" w:hint="eastAsia"/>
          <w:sz w:val="24"/>
          <w:rtl/>
          <w:lang w:eastAsia="he-IL"/>
        </w:rPr>
        <w:t>תאריך</w:t>
      </w:r>
      <w:r w:rsidRPr="004E32D2">
        <w:rPr>
          <w:rFonts w:ascii="Times New Roman" w:eastAsia="Times New Roman" w:hAnsi="Times New Roman"/>
          <w:sz w:val="24"/>
          <w:rtl/>
          <w:lang w:eastAsia="he-IL"/>
        </w:rPr>
        <w:t>: ________________</w:t>
      </w:r>
    </w:p>
    <w:p w14:paraId="00845A4D" w14:textId="77777777" w:rsidR="004E32D2" w:rsidRPr="004E32D2" w:rsidRDefault="004E32D2" w:rsidP="004E32D2">
      <w:pPr>
        <w:widowControl w:val="0"/>
        <w:spacing w:before="0" w:beforeAutospacing="0" w:after="0" w:afterAutospacing="0" w:line="240" w:lineRule="auto"/>
        <w:rPr>
          <w:rFonts w:ascii="Times New Roman" w:eastAsia="Times New Roman" w:hAnsi="Times New Roman"/>
          <w:sz w:val="24"/>
          <w:rtl/>
          <w:lang w:eastAsia="he-IL"/>
        </w:rPr>
      </w:pPr>
      <w:r w:rsidRPr="004E32D2">
        <w:rPr>
          <w:rFonts w:ascii="Times New Roman" w:eastAsia="Times New Roman" w:hAnsi="Times New Roman" w:hint="eastAsia"/>
          <w:sz w:val="24"/>
          <w:rtl/>
          <w:lang w:eastAsia="he-IL"/>
        </w:rPr>
        <w:t>לכבוד</w:t>
      </w:r>
    </w:p>
    <w:sdt>
      <w:sdtPr>
        <w:rPr>
          <w:rFonts w:ascii="Times New Roman" w:eastAsia="Times New Roman" w:hAnsi="Times New Roman" w:hint="cs"/>
          <w:sz w:val="24"/>
          <w:u w:val="single"/>
          <w:rtl/>
          <w:lang w:eastAsia="he-IL"/>
        </w:rPr>
        <w:alias w:val="צד א בחוזה"/>
        <w:tag w:val="cntTzadA"/>
        <w:id w:val="-1564100711"/>
        <w:placeholder>
          <w:docPart w:val="6BE6646D28BC4EB8BC772280071A48D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rPr>
          <w:rFonts w:hint="default"/>
        </w:rPr>
      </w:sdtEndPr>
      <w:sdtContent>
        <w:p w14:paraId="7088EC26" w14:textId="77777777" w:rsidR="004E32D2" w:rsidRPr="004E32D2" w:rsidRDefault="006E2F5A" w:rsidP="004E32D2">
          <w:pPr>
            <w:widowControl w:val="0"/>
            <w:spacing w:before="0" w:beforeAutospacing="0" w:after="0" w:afterAutospacing="0" w:line="240" w:lineRule="auto"/>
            <w:rPr>
              <w:rFonts w:ascii="Times New Roman" w:eastAsia="Times New Roman" w:hAnsi="Times New Roman"/>
              <w:sz w:val="24"/>
              <w:u w:val="single"/>
              <w:rtl/>
              <w:lang w:eastAsia="he-IL"/>
            </w:rPr>
          </w:pPr>
          <w:r>
            <w:rPr>
              <w:rFonts w:ascii="Times New Roman" w:eastAsia="Times New Roman" w:hAnsi="Times New Roman" w:hint="cs"/>
              <w:sz w:val="24"/>
              <w:u w:val="single"/>
              <w:rtl/>
              <w:lang w:eastAsia="he-IL"/>
            </w:rPr>
            <w:t>אפריקה ישראל בע''מ מ.ח. 520034760</w:t>
          </w:r>
          <w:r>
            <w:rPr>
              <w:rFonts w:ascii="Times New Roman" w:eastAsia="Times New Roman" w:hAnsi="Times New Roman" w:hint="cs"/>
              <w:sz w:val="24"/>
              <w:u w:val="single"/>
              <w:rtl/>
              <w:lang w:eastAsia="he-IL"/>
            </w:rPr>
            <w:br/>
            <w:t>מרח' יהונתן נתניהו 1.ג' , אור יהודה</w:t>
          </w:r>
        </w:p>
      </w:sdtContent>
    </w:sdt>
    <w:p w14:paraId="4FD86624" w14:textId="77777777" w:rsidR="004E32D2" w:rsidRPr="004E32D2" w:rsidRDefault="004E32D2" w:rsidP="004E32D2">
      <w:pPr>
        <w:keepNext/>
        <w:widowControl w:val="0"/>
        <w:spacing w:before="240" w:beforeAutospacing="0" w:after="60" w:afterAutospacing="0" w:line="240" w:lineRule="auto"/>
        <w:outlineLvl w:val="3"/>
        <w:rPr>
          <w:rFonts w:ascii="Calibri" w:eastAsia="Times New Roman" w:hAnsi="Calibri"/>
          <w:sz w:val="24"/>
          <w:rtl/>
          <w:lang w:eastAsia="he-IL"/>
        </w:rPr>
      </w:pPr>
      <w:r w:rsidRPr="004E32D2">
        <w:rPr>
          <w:rFonts w:ascii="Calibri" w:eastAsia="Times New Roman" w:hAnsi="Calibri"/>
          <w:sz w:val="24"/>
          <w:rtl/>
          <w:lang w:eastAsia="he-IL"/>
        </w:rPr>
        <w:t xml:space="preserve">(להלן: </w:t>
      </w:r>
      <w:r w:rsidRPr="004E32D2">
        <w:rPr>
          <w:rFonts w:ascii="Calibri" w:eastAsia="Times New Roman" w:hAnsi="Calibri"/>
          <w:b/>
          <w:bCs/>
          <w:sz w:val="24"/>
          <w:rtl/>
          <w:lang w:eastAsia="he-IL"/>
        </w:rPr>
        <w:t>"</w:t>
      </w:r>
      <w:r w:rsidRPr="004E32D2">
        <w:rPr>
          <w:rFonts w:ascii="Calibri" w:eastAsia="Times New Roman" w:hAnsi="Calibri" w:hint="cs"/>
          <w:b/>
          <w:bCs/>
          <w:sz w:val="24"/>
          <w:rtl/>
          <w:lang w:eastAsia="he-IL"/>
        </w:rPr>
        <w:t>החברה</w:t>
      </w:r>
      <w:r w:rsidRPr="004E32D2">
        <w:rPr>
          <w:rFonts w:ascii="Calibri" w:eastAsia="Times New Roman" w:hAnsi="Calibri"/>
          <w:b/>
          <w:bCs/>
          <w:sz w:val="24"/>
          <w:rtl/>
          <w:lang w:eastAsia="he-IL"/>
        </w:rPr>
        <w:t>"</w:t>
      </w:r>
      <w:r w:rsidRPr="004E32D2">
        <w:rPr>
          <w:rFonts w:ascii="Calibri" w:eastAsia="Times New Roman" w:hAnsi="Calibri"/>
          <w:sz w:val="24"/>
          <w:rtl/>
          <w:lang w:eastAsia="he-IL"/>
        </w:rPr>
        <w:t>)</w:t>
      </w:r>
    </w:p>
    <w:p w14:paraId="3BD34D84" w14:textId="77777777" w:rsidR="004E32D2" w:rsidRPr="004E32D2" w:rsidRDefault="004E32D2" w:rsidP="004E32D2">
      <w:pPr>
        <w:widowControl w:val="0"/>
        <w:spacing w:before="0" w:beforeAutospacing="0" w:after="0" w:afterAutospacing="0" w:line="240" w:lineRule="auto"/>
        <w:rPr>
          <w:rFonts w:ascii="Times New Roman" w:eastAsia="Times New Roman" w:hAnsi="Times New Roman"/>
          <w:sz w:val="24"/>
          <w:rtl/>
          <w:lang w:eastAsia="he-IL"/>
        </w:rPr>
      </w:pPr>
    </w:p>
    <w:p w14:paraId="3451A402" w14:textId="77777777" w:rsidR="004E32D2" w:rsidRPr="004E32D2" w:rsidRDefault="004E32D2" w:rsidP="004E32D2">
      <w:pPr>
        <w:widowControl w:val="0"/>
        <w:spacing w:before="0" w:beforeAutospacing="0" w:after="0" w:afterAutospacing="0" w:line="240" w:lineRule="auto"/>
        <w:rPr>
          <w:rFonts w:ascii="Times New Roman" w:eastAsia="Times New Roman" w:hAnsi="Times New Roman"/>
          <w:sz w:val="24"/>
          <w:rtl/>
          <w:lang w:eastAsia="he-IL"/>
        </w:rPr>
      </w:pPr>
      <w:r w:rsidRPr="004E32D2">
        <w:rPr>
          <w:rFonts w:ascii="Times New Roman" w:eastAsia="Times New Roman" w:hAnsi="Times New Roman" w:hint="eastAsia"/>
          <w:sz w:val="24"/>
          <w:rtl/>
          <w:lang w:eastAsia="he-IL"/>
        </w:rPr>
        <w:t>א</w:t>
      </w:r>
      <w:r w:rsidRPr="004E32D2">
        <w:rPr>
          <w:rFonts w:ascii="Times New Roman" w:eastAsia="Times New Roman" w:hAnsi="Times New Roman"/>
          <w:sz w:val="24"/>
          <w:rtl/>
          <w:lang w:eastAsia="he-IL"/>
        </w:rPr>
        <w:t>.ג.נ.,</w:t>
      </w:r>
    </w:p>
    <w:p w14:paraId="3B0DBF83" w14:textId="77777777" w:rsidR="004E32D2" w:rsidRPr="004E32D2" w:rsidRDefault="004E32D2" w:rsidP="004E32D2">
      <w:pPr>
        <w:widowControl w:val="0"/>
        <w:spacing w:before="0" w:beforeAutospacing="0" w:after="0" w:afterAutospacing="0" w:line="240" w:lineRule="auto"/>
        <w:ind w:left="720"/>
        <w:rPr>
          <w:rFonts w:ascii="Times New Roman" w:eastAsia="Times New Roman" w:hAnsi="Times New Roman"/>
          <w:sz w:val="24"/>
          <w:rtl/>
          <w:lang w:eastAsia="he-IL"/>
        </w:rPr>
      </w:pPr>
    </w:p>
    <w:p w14:paraId="1978D5D1" w14:textId="2CA36B6A" w:rsidR="004E32D2" w:rsidRPr="004E32D2" w:rsidRDefault="004E32D2" w:rsidP="004E32D2">
      <w:pPr>
        <w:widowControl w:val="0"/>
        <w:spacing w:before="0" w:beforeAutospacing="0" w:after="0" w:afterAutospacing="0" w:line="240" w:lineRule="auto"/>
        <w:ind w:left="720"/>
        <w:rPr>
          <w:rFonts w:ascii="Times New Roman" w:eastAsia="Times New Roman" w:hAnsi="Times New Roman"/>
          <w:sz w:val="24"/>
          <w:rtl/>
          <w:lang w:eastAsia="he-IL"/>
        </w:rPr>
      </w:pPr>
      <w:r w:rsidRPr="004E32D2">
        <w:rPr>
          <w:rFonts w:ascii="Times New Roman" w:eastAsia="Times New Roman" w:hAnsi="Times New Roman" w:hint="eastAsia"/>
          <w:sz w:val="24"/>
          <w:rtl/>
          <w:lang w:eastAsia="he-IL"/>
        </w:rPr>
        <w:t>הנדון</w:t>
      </w:r>
      <w:r w:rsidRPr="004E32D2">
        <w:rPr>
          <w:rFonts w:ascii="Times New Roman" w:eastAsia="Times New Roman" w:hAnsi="Times New Roman"/>
          <w:sz w:val="24"/>
          <w:rtl/>
          <w:lang w:eastAsia="he-IL"/>
        </w:rPr>
        <w:t>:</w:t>
      </w:r>
      <w:r w:rsidRPr="004E32D2">
        <w:rPr>
          <w:rFonts w:ascii="Times New Roman" w:eastAsia="Times New Roman" w:hAnsi="Times New Roman"/>
          <w:sz w:val="24"/>
          <w:rtl/>
          <w:lang w:eastAsia="he-IL"/>
        </w:rPr>
        <w:tab/>
      </w:r>
      <w:r w:rsidRPr="004E32D2">
        <w:rPr>
          <w:rFonts w:ascii="Times New Roman" w:eastAsia="Times New Roman" w:hAnsi="Times New Roman" w:hint="eastAsia"/>
          <w:sz w:val="24"/>
          <w:rtl/>
          <w:lang w:eastAsia="he-IL"/>
        </w:rPr>
        <w:t>מבוטחנו</w:t>
      </w:r>
      <w:r w:rsidRPr="004E32D2">
        <w:rPr>
          <w:rFonts w:ascii="Times New Roman" w:eastAsia="Times New Roman" w:hAnsi="Times New Roman"/>
          <w:sz w:val="24"/>
          <w:rtl/>
          <w:lang w:eastAsia="he-IL"/>
        </w:rPr>
        <w:t xml:space="preserve">: </w:t>
      </w:r>
      <w:sdt>
        <w:sdtPr>
          <w:rPr>
            <w:rFonts w:ascii="Times New Roman" w:eastAsia="Times New Roman" w:hAnsi="Times New Roman"/>
            <w:color w:val="00B0F0"/>
            <w:sz w:val="20"/>
            <w:u w:val="single"/>
            <w:rtl/>
            <w:lang w:eastAsia="he-IL"/>
          </w:rPr>
          <w:alias w:val="שם ספק"/>
          <w:tag w:val="cntSupllierName"/>
          <w:id w:val="1611473901"/>
          <w:placeholder>
            <w:docPart w:val="1842849D7C6F43DDBAA405053616EB3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D50BD5">
            <w:rPr>
              <w:rFonts w:ascii="Times New Roman" w:eastAsia="Times New Roman" w:hAnsi="Times New Roman" w:hint="cs"/>
              <w:color w:val="00B0F0"/>
              <w:sz w:val="20"/>
              <w:u w:val="single"/>
              <w:rtl/>
              <w:lang w:eastAsia="he-IL"/>
            </w:rPr>
            <w:t>טומי עברון הנדסת בניין בע''מ</w:t>
          </w:r>
        </w:sdtContent>
      </w:sdt>
      <w:r w:rsidRPr="004E32D2">
        <w:rPr>
          <w:rFonts w:ascii="Times New Roman" w:eastAsia="Times New Roman" w:hAnsi="Times New Roman"/>
          <w:sz w:val="24"/>
          <w:rtl/>
          <w:lang w:eastAsia="he-IL"/>
        </w:rPr>
        <w:t xml:space="preserve"> (להלן: </w:t>
      </w:r>
      <w:r w:rsidRPr="004E32D2">
        <w:rPr>
          <w:rFonts w:ascii="Times New Roman" w:eastAsia="Times New Roman" w:hAnsi="Times New Roman"/>
          <w:b/>
          <w:bCs/>
          <w:sz w:val="24"/>
          <w:rtl/>
          <w:lang w:eastAsia="he-IL"/>
        </w:rPr>
        <w:t>"</w:t>
      </w:r>
      <w:r w:rsidRPr="004E32D2">
        <w:rPr>
          <w:rFonts w:ascii="Times New Roman" w:eastAsia="Times New Roman" w:hAnsi="Times New Roman" w:hint="eastAsia"/>
          <w:b/>
          <w:bCs/>
          <w:sz w:val="24"/>
          <w:rtl/>
          <w:lang w:eastAsia="he-IL"/>
        </w:rPr>
        <w:t>היועץ</w:t>
      </w:r>
      <w:r w:rsidRPr="004E32D2">
        <w:rPr>
          <w:rFonts w:ascii="Times New Roman" w:eastAsia="Times New Roman" w:hAnsi="Times New Roman"/>
          <w:b/>
          <w:bCs/>
          <w:sz w:val="24"/>
          <w:rtl/>
          <w:lang w:eastAsia="he-IL"/>
        </w:rPr>
        <w:t>"</w:t>
      </w:r>
      <w:r w:rsidRPr="004E32D2">
        <w:rPr>
          <w:rFonts w:ascii="Times New Roman" w:eastAsia="Times New Roman" w:hAnsi="Times New Roman"/>
          <w:sz w:val="24"/>
          <w:rtl/>
          <w:lang w:eastAsia="he-IL"/>
        </w:rPr>
        <w:t>)</w:t>
      </w:r>
    </w:p>
    <w:p w14:paraId="4BAF6281" w14:textId="77777777" w:rsidR="004E32D2" w:rsidRPr="004E32D2" w:rsidRDefault="004E32D2" w:rsidP="004E32D2">
      <w:pPr>
        <w:widowControl w:val="0"/>
        <w:spacing w:before="0" w:beforeAutospacing="0" w:after="0" w:afterAutospacing="0" w:line="240" w:lineRule="auto"/>
        <w:ind w:left="720"/>
        <w:rPr>
          <w:rFonts w:ascii="Times New Roman" w:eastAsia="Times New Roman" w:hAnsi="Times New Roman"/>
          <w:sz w:val="24"/>
          <w:rtl/>
          <w:lang w:eastAsia="he-IL"/>
        </w:rPr>
      </w:pPr>
      <w:r w:rsidRPr="004E32D2">
        <w:rPr>
          <w:rFonts w:ascii="Times New Roman" w:eastAsia="Times New Roman" w:hAnsi="Times New Roman"/>
          <w:sz w:val="24"/>
          <w:rtl/>
          <w:lang w:eastAsia="he-IL"/>
        </w:rPr>
        <w:tab/>
      </w:r>
      <w:r w:rsidRPr="004E32D2">
        <w:rPr>
          <w:rFonts w:ascii="Times New Roman" w:eastAsia="Times New Roman" w:hAnsi="Times New Roman" w:hint="eastAsia"/>
          <w:sz w:val="24"/>
          <w:rtl/>
          <w:lang w:eastAsia="he-IL"/>
        </w:rPr>
        <w:t>אישור</w:t>
      </w:r>
      <w:r w:rsidRPr="004E32D2">
        <w:rPr>
          <w:rFonts w:ascii="Times New Roman" w:eastAsia="Times New Roman" w:hAnsi="Times New Roman"/>
          <w:sz w:val="24"/>
          <w:rtl/>
          <w:lang w:eastAsia="he-IL"/>
        </w:rPr>
        <w:t xml:space="preserve"> עריכת פוליסות ביטוח בקשר להסכם מיום </w:t>
      </w:r>
      <w:sdt>
        <w:sdtPr>
          <w:rPr>
            <w:rFonts w:ascii="Times New Roman" w:eastAsia="Times New Roman" w:hAnsi="Times New Roman"/>
            <w:sz w:val="24"/>
            <w:rtl/>
            <w:lang w:eastAsia="he-IL"/>
          </w:rPr>
          <w:alias w:val="תאריך חתימת חוזה"/>
          <w:tag w:val="cntSignDate"/>
          <w:id w:val="-795063597"/>
          <w:placeholder>
            <w:docPart w:val="30B1670212224C33A9DAED4EE71623DE"/>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sdtContent>
          <w:r w:rsidRPr="004E32D2">
            <w:rPr>
              <w:rFonts w:cstheme="minorBidi"/>
              <w:color w:val="00B0F0"/>
              <w:rtl/>
            </w:rPr>
            <w:t>[תאריך חתימת חוזה]</w:t>
          </w:r>
        </w:sdtContent>
      </w:sdt>
    </w:p>
    <w:p w14:paraId="2262D5D1" w14:textId="77777777" w:rsidR="004E32D2" w:rsidRPr="004E32D2" w:rsidRDefault="004E32D2" w:rsidP="004E32D2">
      <w:pPr>
        <w:widowControl w:val="0"/>
        <w:spacing w:before="0" w:beforeAutospacing="0" w:after="0" w:afterAutospacing="0" w:line="240" w:lineRule="auto"/>
        <w:ind w:left="1440"/>
        <w:rPr>
          <w:rFonts w:ascii="Times New Roman" w:eastAsia="Times New Roman" w:hAnsi="Times New Roman"/>
          <w:sz w:val="24"/>
          <w:rtl/>
          <w:lang w:eastAsia="he-IL"/>
        </w:rPr>
      </w:pPr>
      <w:r w:rsidRPr="004E32D2">
        <w:rPr>
          <w:rFonts w:ascii="Times New Roman" w:eastAsia="Times New Roman" w:hAnsi="Times New Roman" w:hint="eastAsia"/>
          <w:sz w:val="24"/>
          <w:rtl/>
          <w:lang w:eastAsia="he-IL"/>
        </w:rPr>
        <w:t>בין</w:t>
      </w:r>
      <w:r w:rsidRPr="004E32D2">
        <w:rPr>
          <w:rFonts w:ascii="Times New Roman" w:eastAsia="Times New Roman" w:hAnsi="Times New Roman"/>
          <w:sz w:val="24"/>
          <w:rtl/>
          <w:lang w:eastAsia="he-IL"/>
        </w:rPr>
        <w:t xml:space="preserve"> </w:t>
      </w:r>
      <w:r w:rsidRPr="004E32D2">
        <w:rPr>
          <w:rFonts w:ascii="Times New Roman" w:eastAsia="Times New Roman" w:hAnsi="Times New Roman" w:hint="cs"/>
          <w:b/>
          <w:bCs/>
          <w:sz w:val="24"/>
          <w:rtl/>
          <w:lang w:eastAsia="he-IL"/>
        </w:rPr>
        <w:t>החברה</w:t>
      </w:r>
      <w:r w:rsidRPr="004E32D2">
        <w:rPr>
          <w:rFonts w:ascii="Times New Roman" w:eastAsia="Times New Roman" w:hAnsi="Times New Roman" w:hint="cs"/>
          <w:sz w:val="24"/>
          <w:rtl/>
          <w:lang w:eastAsia="he-IL"/>
        </w:rPr>
        <w:t xml:space="preserve">  </w:t>
      </w:r>
      <w:r w:rsidRPr="004E32D2">
        <w:rPr>
          <w:rFonts w:ascii="Times New Roman" w:eastAsia="Times New Roman" w:hAnsi="Times New Roman"/>
          <w:sz w:val="24"/>
          <w:rtl/>
          <w:lang w:eastAsia="he-IL"/>
        </w:rPr>
        <w:t>לבין היועץ</w:t>
      </w:r>
      <w:r w:rsidRPr="004E32D2">
        <w:rPr>
          <w:rFonts w:ascii="Times New Roman" w:eastAsia="Times New Roman" w:hAnsi="Times New Roman" w:hint="cs"/>
          <w:sz w:val="24"/>
          <w:rtl/>
          <w:lang w:eastAsia="he-IL"/>
        </w:rPr>
        <w:t>,</w:t>
      </w:r>
      <w:r w:rsidRPr="004E32D2">
        <w:rPr>
          <w:rFonts w:ascii="Times New Roman" w:eastAsia="Times New Roman" w:hAnsi="Times New Roman"/>
          <w:sz w:val="24"/>
          <w:rtl/>
          <w:lang w:eastAsia="he-IL"/>
        </w:rPr>
        <w:t xml:space="preserve"> ל</w:t>
      </w:r>
      <w:r w:rsidRPr="004E32D2">
        <w:rPr>
          <w:rFonts w:ascii="Times New Roman" w:eastAsia="Times New Roman" w:hAnsi="Times New Roman" w:hint="cs"/>
          <w:sz w:val="24"/>
          <w:rtl/>
          <w:lang w:eastAsia="he-IL"/>
        </w:rPr>
        <w:t xml:space="preserve">מתן שירותי </w:t>
      </w:r>
      <w:sdt>
        <w:sdtPr>
          <w:rPr>
            <w:rFonts w:ascii="Times New Roman" w:eastAsia="Times New Roman" w:hAnsi="Times New Roman" w:hint="cs"/>
            <w:sz w:val="24"/>
            <w:rtl/>
            <w:lang w:eastAsia="he-IL"/>
          </w:rPr>
          <w:alias w:val="תיאור עבודה"/>
          <w:tag w:val="cntJobDesc"/>
          <w:id w:val="996229344"/>
          <w:placeholder>
            <w:docPart w:val="08A7F24747B14DBEA2E76D0ABF825F8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JobDesc[1]" w:storeItemID="{81709D4C-33DC-48CC-AC7E-130A245806EE}"/>
          <w:text/>
        </w:sdtPr>
        <w:sdtEndPr/>
        <w:sdtContent>
          <w:r w:rsidR="006E2F5A">
            <w:rPr>
              <w:rFonts w:ascii="Times New Roman" w:eastAsia="Times New Roman" w:hAnsi="Times New Roman" w:hint="cs"/>
              <w:sz w:val="24"/>
              <w:rtl/>
              <w:lang w:eastAsia="he-IL"/>
            </w:rPr>
            <w:t xml:space="preserve">הקמה 150 יח''ד ומסחר </w:t>
          </w:r>
        </w:sdtContent>
      </w:sdt>
      <w:r w:rsidRPr="004E32D2">
        <w:rPr>
          <w:rFonts w:ascii="Times New Roman" w:eastAsia="Times New Roman" w:hAnsi="Times New Roman" w:hint="cs"/>
          <w:sz w:val="24"/>
          <w:rtl/>
          <w:lang w:eastAsia="he-IL"/>
        </w:rPr>
        <w:t xml:space="preserve"> </w:t>
      </w:r>
    </w:p>
    <w:p w14:paraId="44B17C6E" w14:textId="77777777" w:rsidR="004E32D2" w:rsidRPr="004E32D2" w:rsidRDefault="004E32D2" w:rsidP="004E32D2">
      <w:pPr>
        <w:widowControl w:val="0"/>
        <w:spacing w:before="0" w:beforeAutospacing="0" w:after="0" w:afterAutospacing="0" w:line="240" w:lineRule="auto"/>
        <w:ind w:left="720" w:firstLine="720"/>
        <w:rPr>
          <w:rFonts w:ascii="Times New Roman" w:eastAsia="Times New Roman" w:hAnsi="Times New Roman"/>
          <w:sz w:val="24"/>
          <w:rtl/>
          <w:lang w:eastAsia="he-IL"/>
        </w:rPr>
      </w:pPr>
      <w:r w:rsidRPr="004E32D2">
        <w:rPr>
          <w:rFonts w:ascii="Times New Roman" w:eastAsia="Times New Roman" w:hAnsi="Times New Roman"/>
          <w:sz w:val="24"/>
          <w:rtl/>
          <w:lang w:eastAsia="he-IL"/>
        </w:rPr>
        <w:t xml:space="preserve"> (להלן: </w:t>
      </w:r>
      <w:r w:rsidRPr="004E32D2">
        <w:rPr>
          <w:rFonts w:ascii="Times New Roman" w:eastAsia="Times New Roman" w:hAnsi="Times New Roman"/>
          <w:b/>
          <w:bCs/>
          <w:sz w:val="24"/>
          <w:rtl/>
          <w:lang w:eastAsia="he-IL"/>
        </w:rPr>
        <w:t>"</w:t>
      </w:r>
      <w:r w:rsidRPr="004E32D2">
        <w:rPr>
          <w:rFonts w:ascii="Times New Roman" w:eastAsia="Times New Roman" w:hAnsi="Times New Roman" w:hint="eastAsia"/>
          <w:b/>
          <w:bCs/>
          <w:sz w:val="24"/>
          <w:rtl/>
          <w:lang w:eastAsia="he-IL"/>
        </w:rPr>
        <w:t>ה</w:t>
      </w:r>
      <w:r w:rsidRPr="004E32D2">
        <w:rPr>
          <w:rFonts w:ascii="Times New Roman" w:eastAsia="Times New Roman" w:hAnsi="Times New Roman" w:hint="cs"/>
          <w:b/>
          <w:bCs/>
          <w:sz w:val="24"/>
          <w:rtl/>
          <w:lang w:eastAsia="he-IL"/>
        </w:rPr>
        <w:t>שירותים</w:t>
      </w:r>
      <w:r w:rsidRPr="004E32D2">
        <w:rPr>
          <w:rFonts w:ascii="Times New Roman" w:eastAsia="Times New Roman" w:hAnsi="Times New Roman"/>
          <w:b/>
          <w:bCs/>
          <w:sz w:val="24"/>
          <w:rtl/>
          <w:lang w:eastAsia="he-IL"/>
        </w:rPr>
        <w:t xml:space="preserve">" </w:t>
      </w:r>
      <w:r w:rsidRPr="004E32D2">
        <w:rPr>
          <w:rFonts w:ascii="Times New Roman" w:eastAsia="Times New Roman" w:hAnsi="Times New Roman" w:hint="eastAsia"/>
          <w:sz w:val="24"/>
          <w:rtl/>
          <w:lang w:eastAsia="he-IL"/>
        </w:rPr>
        <w:t>ו</w:t>
      </w:r>
      <w:r w:rsidRPr="004E32D2">
        <w:rPr>
          <w:rFonts w:ascii="Times New Roman" w:eastAsia="Times New Roman" w:hAnsi="Times New Roman"/>
          <w:sz w:val="24"/>
          <w:rtl/>
          <w:lang w:eastAsia="he-IL"/>
        </w:rPr>
        <w:t xml:space="preserve">/או </w:t>
      </w:r>
      <w:r w:rsidRPr="004E32D2">
        <w:rPr>
          <w:rFonts w:ascii="Times New Roman" w:eastAsia="Times New Roman" w:hAnsi="Times New Roman"/>
          <w:b/>
          <w:bCs/>
          <w:sz w:val="24"/>
          <w:rtl/>
          <w:lang w:eastAsia="he-IL"/>
        </w:rPr>
        <w:t>"</w:t>
      </w:r>
      <w:r w:rsidRPr="004E32D2">
        <w:rPr>
          <w:rFonts w:ascii="Times New Roman" w:eastAsia="Times New Roman" w:hAnsi="Times New Roman" w:hint="eastAsia"/>
          <w:b/>
          <w:bCs/>
          <w:sz w:val="24"/>
          <w:rtl/>
          <w:lang w:eastAsia="he-IL"/>
        </w:rPr>
        <w:t>ההסכם</w:t>
      </w:r>
      <w:r w:rsidRPr="004E32D2">
        <w:rPr>
          <w:rFonts w:ascii="Times New Roman" w:eastAsia="Times New Roman" w:hAnsi="Times New Roman"/>
          <w:b/>
          <w:bCs/>
          <w:sz w:val="24"/>
          <w:rtl/>
          <w:lang w:eastAsia="he-IL"/>
        </w:rPr>
        <w:t>"</w:t>
      </w:r>
      <w:r w:rsidRPr="004E32D2">
        <w:rPr>
          <w:rFonts w:ascii="Times New Roman" w:eastAsia="Times New Roman" w:hAnsi="Times New Roman"/>
          <w:sz w:val="24"/>
          <w:rtl/>
          <w:lang w:eastAsia="he-IL"/>
        </w:rPr>
        <w:t xml:space="preserve">, </w:t>
      </w:r>
      <w:r w:rsidRPr="004E32D2">
        <w:rPr>
          <w:rFonts w:ascii="Times New Roman" w:eastAsia="Times New Roman" w:hAnsi="Times New Roman" w:hint="eastAsia"/>
          <w:sz w:val="24"/>
          <w:rtl/>
          <w:lang w:eastAsia="he-IL"/>
        </w:rPr>
        <w:t>לפי</w:t>
      </w:r>
      <w:r w:rsidRPr="004E32D2">
        <w:rPr>
          <w:rFonts w:ascii="Times New Roman" w:eastAsia="Times New Roman" w:hAnsi="Times New Roman"/>
          <w:sz w:val="24"/>
          <w:rtl/>
          <w:lang w:eastAsia="he-IL"/>
        </w:rPr>
        <w:t xml:space="preserve"> העניין)</w:t>
      </w:r>
    </w:p>
    <w:p w14:paraId="67FF6911" w14:textId="77777777" w:rsidR="004E32D2" w:rsidRPr="004E32D2" w:rsidRDefault="004E32D2" w:rsidP="004E32D2">
      <w:pPr>
        <w:widowControl w:val="0"/>
        <w:spacing w:before="0" w:beforeAutospacing="0" w:after="0" w:afterAutospacing="0" w:line="240" w:lineRule="auto"/>
        <w:rPr>
          <w:rFonts w:ascii="Times New Roman" w:eastAsia="Times New Roman" w:hAnsi="Times New Roman"/>
          <w:sz w:val="24"/>
          <w:rtl/>
          <w:lang w:eastAsia="he-IL"/>
        </w:rPr>
      </w:pPr>
    </w:p>
    <w:p w14:paraId="4C6E9A99" w14:textId="77777777" w:rsidR="004E32D2" w:rsidRPr="004E32D2" w:rsidRDefault="004E32D2" w:rsidP="004E32D2">
      <w:pPr>
        <w:widowControl w:val="0"/>
        <w:spacing w:before="0" w:beforeAutospacing="0" w:after="0" w:afterAutospacing="0" w:line="240" w:lineRule="auto"/>
        <w:rPr>
          <w:rFonts w:ascii="Times New Roman" w:eastAsia="Times New Roman" w:hAnsi="Times New Roman"/>
          <w:sz w:val="24"/>
          <w:lang w:eastAsia="he-IL"/>
        </w:rPr>
      </w:pPr>
    </w:p>
    <w:p w14:paraId="4A2DCF3A" w14:textId="77777777" w:rsidR="004E32D2" w:rsidRPr="004E32D2" w:rsidRDefault="004E32D2" w:rsidP="004E32D2">
      <w:pPr>
        <w:widowControl w:val="0"/>
        <w:spacing w:before="0" w:beforeAutospacing="0" w:after="0" w:afterAutospacing="0" w:line="240" w:lineRule="auto"/>
        <w:rPr>
          <w:rFonts w:ascii="Times New Roman" w:eastAsia="Times New Roman" w:hAnsi="Times New Roman"/>
          <w:sz w:val="24"/>
          <w:rtl/>
          <w:lang w:eastAsia="he-IL"/>
        </w:rPr>
      </w:pPr>
      <w:r w:rsidRPr="004E32D2">
        <w:rPr>
          <w:rFonts w:ascii="Times New Roman" w:eastAsia="Times New Roman" w:hAnsi="Times New Roman" w:hint="eastAsia"/>
          <w:sz w:val="24"/>
          <w:rtl/>
          <w:lang w:eastAsia="he-IL"/>
        </w:rPr>
        <w:t>הננו</w:t>
      </w:r>
      <w:r w:rsidRPr="004E32D2">
        <w:rPr>
          <w:rFonts w:ascii="Times New Roman" w:eastAsia="Times New Roman" w:hAnsi="Times New Roman"/>
          <w:sz w:val="24"/>
          <w:rtl/>
          <w:lang w:eastAsia="he-IL"/>
        </w:rPr>
        <w:t xml:space="preserve"> מאשרים בזאת כי החל מיום ________ ועד ליום ________ ערכנו את הביטוחים המפורטים להלן בגין פעילות ה</w:t>
      </w:r>
      <w:r w:rsidRPr="004E32D2">
        <w:rPr>
          <w:rFonts w:ascii="Times New Roman" w:eastAsia="Times New Roman" w:hAnsi="Times New Roman" w:hint="cs"/>
          <w:sz w:val="24"/>
          <w:rtl/>
          <w:lang w:eastAsia="he-IL"/>
        </w:rPr>
        <w:t>יועץ</w:t>
      </w:r>
      <w:r w:rsidRPr="004E32D2">
        <w:rPr>
          <w:rFonts w:ascii="Times New Roman" w:eastAsia="Times New Roman" w:hAnsi="Times New Roman"/>
          <w:sz w:val="24"/>
          <w:rtl/>
          <w:lang w:eastAsia="he-IL"/>
        </w:rPr>
        <w:t xml:space="preserve">, </w:t>
      </w:r>
      <w:r w:rsidRPr="004E32D2">
        <w:rPr>
          <w:rFonts w:ascii="Times New Roman" w:eastAsia="Times New Roman" w:hAnsi="Times New Roman" w:hint="eastAsia"/>
          <w:sz w:val="24"/>
          <w:rtl/>
          <w:lang w:eastAsia="he-IL"/>
        </w:rPr>
        <w:t>לרבות</w:t>
      </w:r>
      <w:r w:rsidRPr="004E32D2">
        <w:rPr>
          <w:rFonts w:ascii="Times New Roman" w:eastAsia="Times New Roman" w:hAnsi="Times New Roman"/>
          <w:sz w:val="24"/>
          <w:rtl/>
          <w:lang w:eastAsia="he-IL"/>
        </w:rPr>
        <w:t xml:space="preserve"> ב</w:t>
      </w:r>
      <w:r w:rsidRPr="004E32D2">
        <w:rPr>
          <w:rFonts w:ascii="Times New Roman" w:eastAsia="Times New Roman" w:hAnsi="Times New Roman" w:hint="cs"/>
          <w:sz w:val="24"/>
          <w:rtl/>
          <w:lang w:eastAsia="he-IL"/>
        </w:rPr>
        <w:t xml:space="preserve">גין השירותים </w:t>
      </w:r>
      <w:r w:rsidRPr="004E32D2">
        <w:rPr>
          <w:rFonts w:ascii="Times New Roman" w:eastAsia="Times New Roman" w:hAnsi="Times New Roman" w:hint="cs"/>
          <w:b/>
          <w:bCs/>
          <w:sz w:val="24"/>
          <w:rtl/>
          <w:lang w:eastAsia="he-IL"/>
        </w:rPr>
        <w:t>לחברה</w:t>
      </w:r>
      <w:r w:rsidRPr="004E32D2">
        <w:rPr>
          <w:rFonts w:ascii="Times New Roman" w:eastAsia="Times New Roman" w:hAnsi="Times New Roman"/>
          <w:sz w:val="24"/>
          <w:rtl/>
          <w:lang w:eastAsia="he-IL"/>
        </w:rPr>
        <w:t>:-</w:t>
      </w:r>
    </w:p>
    <w:p w14:paraId="5A73B045" w14:textId="77777777" w:rsidR="004E32D2" w:rsidRPr="004E32D2" w:rsidRDefault="004E32D2" w:rsidP="004E32D2">
      <w:pPr>
        <w:widowControl w:val="0"/>
        <w:spacing w:before="0" w:beforeAutospacing="0" w:after="0" w:afterAutospacing="0" w:line="240" w:lineRule="auto"/>
        <w:rPr>
          <w:rFonts w:ascii="Times New Roman" w:eastAsia="Times New Roman" w:hAnsi="Times New Roman"/>
          <w:sz w:val="24"/>
          <w:rtl/>
          <w:lang w:eastAsia="he-IL"/>
        </w:rPr>
      </w:pPr>
    </w:p>
    <w:p w14:paraId="233E3CDB" w14:textId="77777777" w:rsidR="004E32D2" w:rsidRPr="004E32D2" w:rsidRDefault="004E32D2" w:rsidP="004E32D2">
      <w:pPr>
        <w:widowControl w:val="0"/>
        <w:spacing w:before="0" w:beforeAutospacing="0" w:after="0" w:afterAutospacing="0" w:line="240" w:lineRule="auto"/>
        <w:rPr>
          <w:rFonts w:ascii="Times New Roman" w:eastAsia="Times New Roman" w:hAnsi="Times New Roman"/>
          <w:sz w:val="24"/>
          <w:rtl/>
          <w:lang w:eastAsia="he-IL"/>
        </w:rPr>
      </w:pPr>
    </w:p>
    <w:p w14:paraId="25B165B7" w14:textId="77777777" w:rsidR="004E32D2" w:rsidRPr="004E32D2" w:rsidRDefault="004E32D2" w:rsidP="004E32D2">
      <w:pPr>
        <w:keepNext/>
        <w:widowControl w:val="0"/>
        <w:numPr>
          <w:ilvl w:val="0"/>
          <w:numId w:val="22"/>
        </w:numPr>
        <w:spacing w:before="0" w:beforeAutospacing="0" w:after="0" w:afterAutospacing="0" w:line="240" w:lineRule="auto"/>
        <w:outlineLvl w:val="0"/>
        <w:rPr>
          <w:rFonts w:ascii="Calibri Light" w:eastAsia="Times New Roman" w:hAnsi="Calibri Light"/>
          <w:kern w:val="32"/>
          <w:sz w:val="24"/>
          <w:rtl/>
          <w:lang w:eastAsia="he-IL"/>
        </w:rPr>
      </w:pPr>
      <w:r w:rsidRPr="004E32D2">
        <w:rPr>
          <w:rFonts w:ascii="Calibri Light" w:eastAsia="Times New Roman" w:hAnsi="Calibri Light" w:hint="eastAsia"/>
          <w:kern w:val="32"/>
          <w:sz w:val="24"/>
          <w:u w:val="single"/>
          <w:rtl/>
          <w:lang w:eastAsia="he-IL"/>
        </w:rPr>
        <w:t>ביטוח</w:t>
      </w:r>
      <w:r w:rsidRPr="004E32D2">
        <w:rPr>
          <w:rFonts w:ascii="Calibri Light" w:eastAsia="Times New Roman" w:hAnsi="Calibri Light"/>
          <w:kern w:val="32"/>
          <w:sz w:val="24"/>
          <w:u w:val="single"/>
          <w:rtl/>
          <w:lang w:eastAsia="he-IL"/>
        </w:rPr>
        <w:t xml:space="preserve"> אחריות מקצועית</w:t>
      </w:r>
      <w:r w:rsidRPr="004E32D2">
        <w:rPr>
          <w:rFonts w:ascii="Calibri Light" w:eastAsia="Times New Roman" w:hAnsi="Calibri Light" w:hint="cs"/>
          <w:kern w:val="32"/>
          <w:sz w:val="24"/>
          <w:rtl/>
          <w:lang w:eastAsia="he-IL"/>
        </w:rPr>
        <w:t xml:space="preserve">  - מ.פ. ______________________</w:t>
      </w:r>
    </w:p>
    <w:p w14:paraId="2197F440" w14:textId="77777777" w:rsidR="004E32D2" w:rsidRPr="004E32D2" w:rsidRDefault="004E32D2" w:rsidP="004E32D2">
      <w:pPr>
        <w:keepNext/>
        <w:widowControl w:val="0"/>
        <w:spacing w:before="240" w:beforeAutospacing="0" w:after="60" w:afterAutospacing="0" w:line="240" w:lineRule="auto"/>
        <w:ind w:left="720"/>
        <w:outlineLvl w:val="0"/>
        <w:rPr>
          <w:rFonts w:ascii="Calibri Light" w:eastAsia="Arial Unicode MS" w:hAnsi="Calibri Light"/>
          <w:kern w:val="32"/>
          <w:sz w:val="24"/>
          <w:rtl/>
          <w:lang w:eastAsia="he-IL"/>
        </w:rPr>
      </w:pPr>
      <w:r w:rsidRPr="004E32D2">
        <w:rPr>
          <w:rFonts w:ascii="Calibri Light" w:eastAsia="Times New Roman" w:hAnsi="Calibri Light" w:hint="eastAsia"/>
          <w:kern w:val="32"/>
          <w:sz w:val="24"/>
          <w:rtl/>
          <w:lang w:eastAsia="he-IL"/>
        </w:rPr>
        <w:t>לכיסוי</w:t>
      </w:r>
      <w:r w:rsidRPr="004E32D2">
        <w:rPr>
          <w:rFonts w:ascii="Calibri Light" w:eastAsia="Times New Roman" w:hAnsi="Calibri Light"/>
          <w:kern w:val="32"/>
          <w:sz w:val="24"/>
          <w:rtl/>
          <w:lang w:eastAsia="he-IL"/>
        </w:rPr>
        <w:t xml:space="preserve"> אחריותו ש</w:t>
      </w:r>
      <w:r w:rsidRPr="004E32D2">
        <w:rPr>
          <w:rFonts w:ascii="Calibri Light" w:eastAsia="Times New Roman" w:hAnsi="Calibri Light" w:hint="eastAsia"/>
          <w:kern w:val="32"/>
          <w:sz w:val="24"/>
          <w:rtl/>
          <w:lang w:eastAsia="he-IL"/>
        </w:rPr>
        <w:t>ל</w:t>
      </w:r>
      <w:r w:rsidRPr="004E32D2">
        <w:rPr>
          <w:rFonts w:ascii="Calibri Light" w:eastAsia="Times New Roman" w:hAnsi="Calibri Light"/>
          <w:kern w:val="32"/>
          <w:sz w:val="24"/>
          <w:rtl/>
          <w:lang w:eastAsia="he-IL"/>
        </w:rPr>
        <w:t xml:space="preserve"> היועץ </w:t>
      </w:r>
      <w:r w:rsidRPr="004E32D2">
        <w:rPr>
          <w:rFonts w:ascii="Calibri Light" w:eastAsia="Times New Roman" w:hAnsi="Calibri Light" w:hint="eastAsia"/>
          <w:kern w:val="32"/>
          <w:sz w:val="24"/>
          <w:rtl/>
          <w:lang w:eastAsia="he-IL"/>
        </w:rPr>
        <w:t>על</w:t>
      </w:r>
      <w:r w:rsidRPr="004E32D2">
        <w:rPr>
          <w:rFonts w:ascii="Calibri Light" w:eastAsia="Times New Roman" w:hAnsi="Calibri Light"/>
          <w:kern w:val="32"/>
          <w:sz w:val="24"/>
          <w:rtl/>
          <w:lang w:eastAsia="he-IL"/>
        </w:rPr>
        <w:t xml:space="preserve"> פי דין בגין אובדן ו/או נזק העלולים להיגרם לכל אדם ו/או גוף כלשהו </w:t>
      </w:r>
      <w:r w:rsidRPr="004E32D2">
        <w:rPr>
          <w:rFonts w:ascii="Calibri Light" w:eastAsia="Times New Roman" w:hAnsi="Calibri Light" w:hint="cs"/>
          <w:kern w:val="32"/>
          <w:sz w:val="24"/>
          <w:rtl/>
          <w:lang w:eastAsia="he-IL"/>
        </w:rPr>
        <w:t>(</w:t>
      </w:r>
      <w:r w:rsidRPr="004E32D2">
        <w:rPr>
          <w:rFonts w:ascii="Calibri Light" w:eastAsia="Times New Roman" w:hAnsi="Calibri Light"/>
          <w:kern w:val="32"/>
          <w:sz w:val="24"/>
          <w:rtl/>
          <w:lang w:eastAsia="he-IL"/>
        </w:rPr>
        <w:t xml:space="preserve">לרבות </w:t>
      </w:r>
      <w:r w:rsidRPr="004E32D2">
        <w:rPr>
          <w:rFonts w:ascii="Calibri Light" w:eastAsia="Times New Roman" w:hAnsi="Calibri Light" w:hint="cs"/>
          <w:kern w:val="32"/>
          <w:sz w:val="24"/>
          <w:rtl/>
          <w:lang w:eastAsia="he-IL"/>
        </w:rPr>
        <w:t>במפורש</w:t>
      </w:r>
      <w:r w:rsidRPr="004E32D2">
        <w:rPr>
          <w:rFonts w:ascii="Calibri Light" w:eastAsia="Times New Roman" w:hAnsi="Calibri Light"/>
          <w:kern w:val="32"/>
          <w:sz w:val="24"/>
          <w:rtl/>
          <w:lang w:eastAsia="he-IL"/>
        </w:rPr>
        <w:t xml:space="preserve"> </w:t>
      </w:r>
      <w:r w:rsidRPr="004E32D2">
        <w:rPr>
          <w:rFonts w:ascii="Calibri Light" w:eastAsia="Times New Roman" w:hAnsi="Calibri Light" w:hint="cs"/>
          <w:kern w:val="32"/>
          <w:sz w:val="24"/>
          <w:rtl/>
          <w:lang w:eastAsia="he-IL"/>
        </w:rPr>
        <w:t>החברה</w:t>
      </w:r>
      <w:r w:rsidRPr="004E32D2">
        <w:rPr>
          <w:rFonts w:ascii="Calibri Light" w:eastAsia="Times New Roman" w:hAnsi="Calibri Light"/>
          <w:kern w:val="32"/>
          <w:sz w:val="24"/>
          <w:rtl/>
          <w:lang w:eastAsia="he-IL"/>
        </w:rPr>
        <w:t xml:space="preserve"> </w:t>
      </w:r>
      <w:r w:rsidRPr="004E32D2">
        <w:rPr>
          <w:rFonts w:ascii="Calibri Light" w:eastAsia="Times New Roman" w:hAnsi="Calibri Light" w:hint="cs"/>
          <w:kern w:val="32"/>
          <w:sz w:val="24"/>
          <w:rtl/>
          <w:lang w:eastAsia="he-IL"/>
        </w:rPr>
        <w:t>)</w:t>
      </w:r>
      <w:r w:rsidRPr="004E32D2">
        <w:rPr>
          <w:rFonts w:ascii="Calibri Light" w:eastAsia="Times New Roman" w:hAnsi="Calibri Light"/>
          <w:kern w:val="32"/>
          <w:sz w:val="24"/>
          <w:rtl/>
          <w:lang w:eastAsia="he-IL"/>
        </w:rPr>
        <w:t xml:space="preserve">, כתוצאה ממעשה ו/או מחדל מקצועי של </w:t>
      </w:r>
      <w:r w:rsidRPr="004E32D2">
        <w:rPr>
          <w:rFonts w:ascii="Calibri Light" w:eastAsia="Times New Roman" w:hAnsi="Calibri Light" w:hint="eastAsia"/>
          <w:kern w:val="32"/>
          <w:sz w:val="24"/>
          <w:rtl/>
          <w:lang w:eastAsia="he-IL"/>
        </w:rPr>
        <w:t>היועץ</w:t>
      </w:r>
      <w:r w:rsidRPr="004E32D2">
        <w:rPr>
          <w:rFonts w:ascii="Calibri Light" w:eastAsia="Times New Roman" w:hAnsi="Calibri Light"/>
          <w:kern w:val="32"/>
          <w:sz w:val="24"/>
          <w:rtl/>
          <w:lang w:eastAsia="he-IL"/>
        </w:rPr>
        <w:t xml:space="preserve"> ו/או עובדיו ו/או מי מטעמו לרבות טעות ו/או השמטה בקשר עם מתן השירותים, </w:t>
      </w:r>
      <w:r w:rsidRPr="004E32D2">
        <w:rPr>
          <w:rFonts w:ascii="Calibri Light" w:eastAsia="Times New Roman" w:hAnsi="Calibri Light" w:hint="eastAsia"/>
          <w:kern w:val="32"/>
          <w:sz w:val="24"/>
          <w:rtl/>
          <w:lang w:eastAsia="he-IL"/>
        </w:rPr>
        <w:t>בגבולות</w:t>
      </w:r>
      <w:r w:rsidRPr="004E32D2">
        <w:rPr>
          <w:rFonts w:ascii="Calibri Light" w:eastAsia="Times New Roman" w:hAnsi="Calibri Light"/>
          <w:kern w:val="32"/>
          <w:sz w:val="24"/>
          <w:rtl/>
          <w:lang w:eastAsia="he-IL"/>
        </w:rPr>
        <w:t xml:space="preserve"> אחריות בסך של </w:t>
      </w:r>
      <w:r w:rsidRPr="004E32D2">
        <w:rPr>
          <w:rFonts w:ascii="Calibri Light" w:eastAsia="Times New Roman" w:hAnsi="Calibri Light" w:hint="cs"/>
          <w:kern w:val="32"/>
          <w:sz w:val="24"/>
          <w:rtl/>
          <w:lang w:eastAsia="he-IL"/>
        </w:rPr>
        <w:t xml:space="preserve">___________ ₪ </w:t>
      </w:r>
      <w:r w:rsidRPr="004E32D2">
        <w:rPr>
          <w:rFonts w:ascii="Calibri Light" w:eastAsia="Times New Roman" w:hAnsi="Calibri Light"/>
          <w:kern w:val="32"/>
          <w:sz w:val="24"/>
          <w:rtl/>
          <w:lang w:eastAsia="he-IL"/>
        </w:rPr>
        <w:t xml:space="preserve">למקרה ובמצטבר לתקופת </w:t>
      </w:r>
      <w:r w:rsidRPr="004E32D2">
        <w:rPr>
          <w:rFonts w:ascii="Calibri Light" w:eastAsia="Times New Roman" w:hAnsi="Calibri Light" w:hint="cs"/>
          <w:kern w:val="32"/>
          <w:sz w:val="24"/>
          <w:rtl/>
          <w:lang w:eastAsia="he-IL"/>
        </w:rPr>
        <w:t>ה</w:t>
      </w:r>
      <w:r w:rsidRPr="004E32D2">
        <w:rPr>
          <w:rFonts w:ascii="Calibri Light" w:eastAsia="Times New Roman" w:hAnsi="Calibri Light"/>
          <w:kern w:val="32"/>
          <w:sz w:val="24"/>
          <w:rtl/>
          <w:lang w:eastAsia="he-IL"/>
        </w:rPr>
        <w:t xml:space="preserve">ביטוח. הביטוח אינו </w:t>
      </w:r>
      <w:r w:rsidRPr="004E32D2">
        <w:rPr>
          <w:rFonts w:ascii="Calibri Light" w:eastAsia="Times New Roman" w:hAnsi="Calibri Light" w:hint="eastAsia"/>
          <w:kern w:val="32"/>
          <w:sz w:val="24"/>
          <w:rtl/>
          <w:lang w:eastAsia="he-IL"/>
        </w:rPr>
        <w:t>כולל</w:t>
      </w:r>
      <w:r w:rsidRPr="004E32D2">
        <w:rPr>
          <w:rFonts w:ascii="Calibri Light" w:eastAsia="Times New Roman" w:hAnsi="Calibri Light"/>
          <w:kern w:val="32"/>
          <w:sz w:val="24"/>
          <w:rtl/>
          <w:lang w:eastAsia="he-IL"/>
        </w:rPr>
        <w:t xml:space="preserve"> כל סייג בדבר אובדן שימוש ו/או עיכוב בעקבות מקרה ביטוח, אובדן </w:t>
      </w:r>
      <w:r w:rsidRPr="004E32D2">
        <w:rPr>
          <w:rFonts w:ascii="Calibri Light" w:eastAsia="Times New Roman" w:hAnsi="Calibri Light" w:hint="eastAsia"/>
          <w:kern w:val="32"/>
          <w:sz w:val="24"/>
          <w:rtl/>
          <w:lang w:eastAsia="he-IL"/>
        </w:rPr>
        <w:t>מסמכים</w:t>
      </w:r>
      <w:r w:rsidRPr="004E32D2">
        <w:rPr>
          <w:rFonts w:ascii="Calibri Light" w:eastAsia="Times New Roman" w:hAnsi="Calibri Light"/>
          <w:kern w:val="32"/>
          <w:sz w:val="24"/>
          <w:rtl/>
          <w:lang w:eastAsia="he-IL"/>
        </w:rPr>
        <w:t xml:space="preserve">, הפרת סודיות ואי יושר של עובדים. </w:t>
      </w:r>
    </w:p>
    <w:p w14:paraId="5D81FBC3" w14:textId="77777777" w:rsidR="004E32D2" w:rsidRPr="004E32D2" w:rsidRDefault="004E32D2" w:rsidP="004E32D2">
      <w:pPr>
        <w:widowControl w:val="0"/>
        <w:tabs>
          <w:tab w:val="left" w:pos="8306"/>
        </w:tabs>
        <w:spacing w:before="0" w:beforeAutospacing="0" w:after="0" w:afterAutospacing="0" w:line="240" w:lineRule="auto"/>
        <w:ind w:left="720" w:firstLine="32"/>
        <w:rPr>
          <w:rFonts w:ascii="Times New Roman" w:eastAsia="Times New Roman" w:hAnsi="Times New Roman"/>
          <w:sz w:val="24"/>
          <w:rtl/>
          <w:lang w:eastAsia="he-IL"/>
        </w:rPr>
      </w:pPr>
      <w:r w:rsidRPr="004E32D2">
        <w:rPr>
          <w:rFonts w:ascii="Times New Roman" w:eastAsia="Times New Roman" w:hAnsi="Times New Roman" w:hint="eastAsia"/>
          <w:sz w:val="24"/>
          <w:rtl/>
          <w:lang w:eastAsia="he-IL"/>
        </w:rPr>
        <w:t>הביטוח</w:t>
      </w:r>
      <w:r w:rsidRPr="004E32D2">
        <w:rPr>
          <w:rFonts w:ascii="Times New Roman" w:eastAsia="Times New Roman" w:hAnsi="Times New Roman"/>
          <w:sz w:val="24"/>
          <w:rtl/>
          <w:lang w:eastAsia="he-IL"/>
        </w:rPr>
        <w:t xml:space="preserve"> הינו בעל תחולה רטרואקטיבית </w:t>
      </w:r>
      <w:r w:rsidRPr="004E32D2">
        <w:rPr>
          <w:rFonts w:ascii="Times New Roman" w:eastAsia="Times New Roman" w:hAnsi="Times New Roman" w:hint="eastAsia"/>
          <w:sz w:val="24"/>
          <w:rtl/>
          <w:lang w:eastAsia="he-IL"/>
        </w:rPr>
        <w:t>מיום</w:t>
      </w:r>
      <w:r w:rsidRPr="004E32D2">
        <w:rPr>
          <w:rFonts w:ascii="Times New Roman" w:eastAsia="Times New Roman" w:hAnsi="Times New Roman"/>
          <w:sz w:val="24"/>
          <w:rtl/>
          <w:lang w:eastAsia="he-IL"/>
        </w:rPr>
        <w:t xml:space="preserve"> תחילת מתן השירותים, אף אם ניתנו בטרם נחתם ההסכם אך לא לפני התאריך _________ (להלן: </w:t>
      </w:r>
      <w:r w:rsidRPr="004E32D2">
        <w:rPr>
          <w:rFonts w:ascii="Times New Roman" w:eastAsia="Times New Roman" w:hAnsi="Times New Roman"/>
          <w:b/>
          <w:bCs/>
          <w:sz w:val="24"/>
          <w:rtl/>
          <w:lang w:eastAsia="he-IL"/>
        </w:rPr>
        <w:t>"</w:t>
      </w:r>
      <w:r w:rsidRPr="004E32D2">
        <w:rPr>
          <w:rFonts w:ascii="Times New Roman" w:eastAsia="Times New Roman" w:hAnsi="Times New Roman" w:hint="eastAsia"/>
          <w:b/>
          <w:bCs/>
          <w:sz w:val="24"/>
          <w:rtl/>
          <w:lang w:eastAsia="he-IL"/>
        </w:rPr>
        <w:t>התאריך</w:t>
      </w:r>
      <w:r w:rsidRPr="004E32D2">
        <w:rPr>
          <w:rFonts w:ascii="Times New Roman" w:eastAsia="Times New Roman" w:hAnsi="Times New Roman"/>
          <w:b/>
          <w:bCs/>
          <w:sz w:val="24"/>
          <w:rtl/>
          <w:lang w:eastAsia="he-IL"/>
        </w:rPr>
        <w:t xml:space="preserve"> הרטרואקטיבי"</w:t>
      </w:r>
      <w:r w:rsidRPr="004E32D2">
        <w:rPr>
          <w:rFonts w:ascii="Times New Roman" w:eastAsia="Times New Roman" w:hAnsi="Times New Roman"/>
          <w:sz w:val="24"/>
          <w:rtl/>
          <w:lang w:eastAsia="he-IL"/>
        </w:rPr>
        <w:t xml:space="preserve">), וכולל תקופת גילוי </w:t>
      </w:r>
      <w:r w:rsidRPr="004E32D2">
        <w:rPr>
          <w:rFonts w:ascii="Times New Roman" w:eastAsia="Times New Roman" w:hAnsi="Times New Roman" w:hint="eastAsia"/>
          <w:sz w:val="24"/>
          <w:rtl/>
          <w:lang w:eastAsia="he-IL"/>
        </w:rPr>
        <w:t>מורחבת</w:t>
      </w:r>
      <w:r w:rsidRPr="004E32D2">
        <w:rPr>
          <w:rFonts w:ascii="Times New Roman" w:eastAsia="Times New Roman" w:hAnsi="Times New Roman"/>
          <w:sz w:val="24"/>
          <w:rtl/>
          <w:lang w:eastAsia="he-IL"/>
        </w:rPr>
        <w:t xml:space="preserve"> של </w:t>
      </w:r>
      <w:r w:rsidRPr="004E32D2">
        <w:rPr>
          <w:rFonts w:ascii="Times New Roman" w:eastAsia="Times New Roman" w:hAnsi="Times New Roman" w:hint="cs"/>
          <w:sz w:val="24"/>
          <w:rtl/>
          <w:lang w:eastAsia="he-IL"/>
        </w:rPr>
        <w:t>6</w:t>
      </w:r>
      <w:r w:rsidRPr="004E32D2">
        <w:rPr>
          <w:rFonts w:ascii="Times New Roman" w:eastAsia="Times New Roman" w:hAnsi="Times New Roman"/>
          <w:sz w:val="24"/>
          <w:rtl/>
          <w:lang w:eastAsia="he-IL"/>
        </w:rPr>
        <w:t xml:space="preserve"> חודשים לפחות.</w:t>
      </w:r>
    </w:p>
    <w:p w14:paraId="5EA450BD" w14:textId="77777777" w:rsidR="004E32D2" w:rsidRPr="004E32D2" w:rsidRDefault="004E32D2" w:rsidP="004E32D2">
      <w:pPr>
        <w:widowControl w:val="0"/>
        <w:tabs>
          <w:tab w:val="left" w:pos="8306"/>
        </w:tabs>
        <w:spacing w:before="0" w:beforeAutospacing="0" w:after="0" w:afterAutospacing="0" w:line="240" w:lineRule="auto"/>
        <w:ind w:left="720"/>
        <w:rPr>
          <w:rFonts w:ascii="Times New Roman" w:eastAsia="Times New Roman" w:hAnsi="Times New Roman"/>
          <w:sz w:val="24"/>
          <w:rtl/>
          <w:lang w:eastAsia="he-IL"/>
        </w:rPr>
      </w:pPr>
      <w:r w:rsidRPr="004E32D2">
        <w:rPr>
          <w:rFonts w:ascii="Times New Roman" w:eastAsia="Times New Roman" w:hAnsi="Times New Roman" w:hint="eastAsia"/>
          <w:sz w:val="24"/>
          <w:rtl/>
          <w:lang w:eastAsia="he-IL"/>
        </w:rPr>
        <w:t>הביטוח</w:t>
      </w:r>
      <w:r w:rsidRPr="004E32D2">
        <w:rPr>
          <w:rFonts w:ascii="Times New Roman" w:eastAsia="Times New Roman" w:hAnsi="Times New Roman"/>
          <w:sz w:val="24"/>
          <w:rtl/>
          <w:lang w:eastAsia="he-IL"/>
        </w:rPr>
        <w:t xml:space="preserve"> כאמור הורחב </w:t>
      </w:r>
      <w:r w:rsidRPr="004E32D2">
        <w:rPr>
          <w:rFonts w:ascii="Times New Roman" w:eastAsia="Times New Roman" w:hAnsi="Times New Roman" w:hint="cs"/>
          <w:sz w:val="24"/>
          <w:rtl/>
          <w:lang w:eastAsia="he-IL"/>
        </w:rPr>
        <w:t>לשפות את</w:t>
      </w:r>
      <w:r w:rsidRPr="004E32D2">
        <w:rPr>
          <w:rFonts w:ascii="Times New Roman" w:eastAsia="Times New Roman" w:hAnsi="Times New Roman"/>
          <w:sz w:val="24"/>
          <w:rtl/>
          <w:lang w:eastAsia="he-IL"/>
        </w:rPr>
        <w:t xml:space="preserve"> </w:t>
      </w:r>
      <w:r w:rsidRPr="004E32D2">
        <w:rPr>
          <w:rFonts w:ascii="Times New Roman" w:eastAsia="Times New Roman" w:hAnsi="Times New Roman" w:hint="cs"/>
          <w:sz w:val="24"/>
          <w:rtl/>
          <w:lang w:eastAsia="he-IL"/>
        </w:rPr>
        <w:t>החברה</w:t>
      </w:r>
      <w:r w:rsidRPr="004E32D2">
        <w:rPr>
          <w:rFonts w:ascii="Times New Roman" w:eastAsia="Times New Roman" w:hAnsi="Times New Roman" w:hint="eastAsia"/>
          <w:sz w:val="24"/>
          <w:rtl/>
          <w:lang w:eastAsia="he-IL"/>
        </w:rPr>
        <w:t xml:space="preserve"> </w:t>
      </w:r>
      <w:r w:rsidRPr="004E32D2">
        <w:rPr>
          <w:rFonts w:ascii="Times New Roman" w:eastAsia="Times New Roman" w:hAnsi="Times New Roman" w:hint="cs"/>
          <w:sz w:val="24"/>
          <w:rtl/>
          <w:lang w:eastAsia="he-IL"/>
        </w:rPr>
        <w:t>בגין</w:t>
      </w:r>
      <w:r w:rsidRPr="004E32D2">
        <w:rPr>
          <w:rFonts w:ascii="Times New Roman" w:eastAsia="Times New Roman" w:hAnsi="Times New Roman"/>
          <w:sz w:val="24"/>
          <w:rtl/>
          <w:lang w:eastAsia="he-IL"/>
        </w:rPr>
        <w:t xml:space="preserve"> אחריותה למעשי ו/או מחדלי היועץ ו/או עובדיו ו/או מי </w:t>
      </w:r>
      <w:r w:rsidRPr="004E32D2">
        <w:rPr>
          <w:rFonts w:ascii="Times New Roman" w:eastAsia="Times New Roman" w:hAnsi="Times New Roman" w:hint="eastAsia"/>
          <w:sz w:val="24"/>
          <w:rtl/>
          <w:lang w:eastAsia="he-IL"/>
        </w:rPr>
        <w:t>מטעמו</w:t>
      </w:r>
      <w:r w:rsidRPr="004E32D2">
        <w:rPr>
          <w:rFonts w:ascii="Times New Roman" w:eastAsia="Times New Roman" w:hAnsi="Times New Roman"/>
          <w:sz w:val="24"/>
          <w:rtl/>
          <w:lang w:eastAsia="he-IL"/>
        </w:rPr>
        <w:t xml:space="preserve">, בכפוף לסעיף אחריות צולבת לפיו ייחשב הביטוח כאילו נערך בנפרד עבור כל אחד </w:t>
      </w:r>
      <w:r w:rsidRPr="004E32D2">
        <w:rPr>
          <w:rFonts w:ascii="Times New Roman" w:eastAsia="Times New Roman" w:hAnsi="Times New Roman" w:hint="eastAsia"/>
          <w:sz w:val="24"/>
          <w:rtl/>
          <w:lang w:eastAsia="he-IL"/>
        </w:rPr>
        <w:t>מיחידי</w:t>
      </w:r>
      <w:r w:rsidRPr="004E32D2">
        <w:rPr>
          <w:rFonts w:ascii="Times New Roman" w:eastAsia="Times New Roman" w:hAnsi="Times New Roman"/>
          <w:sz w:val="24"/>
          <w:rtl/>
          <w:lang w:eastAsia="he-IL"/>
        </w:rPr>
        <w:t xml:space="preserve"> המבוטח. ואולם, מובהר כי הפוליסה אינה מכסה את אחריותה המקצועית של </w:t>
      </w:r>
      <w:r w:rsidRPr="004E32D2">
        <w:rPr>
          <w:rFonts w:ascii="Times New Roman" w:eastAsia="Times New Roman" w:hAnsi="Times New Roman" w:hint="cs"/>
          <w:sz w:val="24"/>
          <w:rtl/>
          <w:lang w:eastAsia="he-IL"/>
        </w:rPr>
        <w:t>החברה</w:t>
      </w:r>
      <w:r w:rsidRPr="004E32D2">
        <w:rPr>
          <w:rFonts w:ascii="Times New Roman" w:eastAsia="Times New Roman" w:hAnsi="Times New Roman"/>
          <w:sz w:val="24"/>
          <w:rtl/>
          <w:lang w:eastAsia="he-IL"/>
        </w:rPr>
        <w:t xml:space="preserve"> </w:t>
      </w:r>
      <w:r w:rsidRPr="004E32D2">
        <w:rPr>
          <w:rFonts w:ascii="Times New Roman" w:eastAsia="Times New Roman" w:hAnsi="Times New Roman" w:hint="eastAsia"/>
          <w:sz w:val="24"/>
          <w:rtl/>
          <w:lang w:eastAsia="he-IL"/>
        </w:rPr>
        <w:t>כלפי</w:t>
      </w:r>
      <w:r w:rsidRPr="004E32D2">
        <w:rPr>
          <w:rFonts w:ascii="Times New Roman" w:eastAsia="Times New Roman" w:hAnsi="Times New Roman"/>
          <w:sz w:val="24"/>
          <w:rtl/>
          <w:lang w:eastAsia="he-IL"/>
        </w:rPr>
        <w:t xml:space="preserve"> היועץ.</w:t>
      </w:r>
    </w:p>
    <w:p w14:paraId="60BA47E3" w14:textId="77777777" w:rsidR="004E32D2" w:rsidRPr="004E32D2" w:rsidRDefault="004E32D2" w:rsidP="004E32D2">
      <w:pPr>
        <w:widowControl w:val="0"/>
        <w:spacing w:before="0" w:beforeAutospacing="0" w:after="0" w:afterAutospacing="0" w:line="240" w:lineRule="auto"/>
        <w:ind w:left="720"/>
        <w:rPr>
          <w:rFonts w:ascii="Times New Roman" w:eastAsia="Times New Roman" w:hAnsi="Times New Roman"/>
          <w:sz w:val="24"/>
          <w:rtl/>
          <w:lang w:eastAsia="he-IL"/>
        </w:rPr>
      </w:pPr>
      <w:r w:rsidRPr="004E32D2">
        <w:rPr>
          <w:rFonts w:ascii="Times New Roman" w:eastAsia="Times New Roman" w:hAnsi="Times New Roman" w:hint="cs"/>
          <w:sz w:val="24"/>
          <w:rtl/>
          <w:lang w:eastAsia="he-IL"/>
        </w:rPr>
        <w:t>נוסח הפוליסה לא יפחת מהנוסח הידוע כ- "שפי</w:t>
      </w:r>
      <w:r w:rsidRPr="004E32D2">
        <w:rPr>
          <w:rFonts w:ascii="Times New Roman" w:eastAsia="Times New Roman" w:hAnsi="Times New Roman"/>
          <w:sz w:val="24"/>
          <w:rtl/>
          <w:lang w:eastAsia="he-IL"/>
        </w:rPr>
        <w:t>–</w:t>
      </w:r>
      <w:r w:rsidRPr="004E32D2">
        <w:rPr>
          <w:rFonts w:ascii="Times New Roman" w:eastAsia="Times New Roman" w:hAnsi="Times New Roman" w:hint="cs"/>
          <w:sz w:val="24"/>
          <w:rtl/>
          <w:lang w:eastAsia="he-IL"/>
        </w:rPr>
        <w:t xml:space="preserve"> ב.ר. 2011". </w:t>
      </w:r>
    </w:p>
    <w:p w14:paraId="6564B883" w14:textId="77777777" w:rsidR="004E32D2" w:rsidRPr="004E32D2" w:rsidRDefault="004E32D2" w:rsidP="004E32D2">
      <w:pPr>
        <w:widowControl w:val="0"/>
        <w:tabs>
          <w:tab w:val="left" w:pos="8306"/>
        </w:tabs>
        <w:spacing w:before="0" w:beforeAutospacing="0" w:after="0" w:afterAutospacing="0" w:line="240" w:lineRule="auto"/>
        <w:ind w:left="720" w:hanging="720"/>
        <w:rPr>
          <w:rFonts w:ascii="Times New Roman" w:eastAsia="Times New Roman" w:hAnsi="Times New Roman"/>
          <w:sz w:val="24"/>
          <w:rtl/>
          <w:lang w:eastAsia="he-IL"/>
        </w:rPr>
      </w:pPr>
    </w:p>
    <w:p w14:paraId="64076CC1" w14:textId="77777777" w:rsidR="004E32D2" w:rsidRPr="004E32D2" w:rsidRDefault="004E32D2" w:rsidP="004E32D2">
      <w:pPr>
        <w:widowControl w:val="0"/>
        <w:spacing w:before="0" w:beforeAutospacing="0" w:after="0" w:afterAutospacing="0" w:line="240" w:lineRule="auto"/>
        <w:rPr>
          <w:rFonts w:ascii="Times New Roman" w:eastAsia="Times New Roman" w:hAnsi="Times New Roman"/>
          <w:sz w:val="24"/>
          <w:rtl/>
          <w:lang w:eastAsia="he-IL"/>
        </w:rPr>
      </w:pPr>
    </w:p>
    <w:p w14:paraId="0BE408ED" w14:textId="77777777" w:rsidR="004E32D2" w:rsidRPr="004E32D2" w:rsidRDefault="004E32D2" w:rsidP="004E32D2">
      <w:pPr>
        <w:widowControl w:val="0"/>
        <w:numPr>
          <w:ilvl w:val="0"/>
          <w:numId w:val="22"/>
        </w:numPr>
        <w:spacing w:before="0" w:beforeAutospacing="0" w:after="0" w:afterAutospacing="0" w:line="240" w:lineRule="auto"/>
        <w:rPr>
          <w:rFonts w:ascii="Times New Roman" w:eastAsia="Times New Roman" w:hAnsi="Times New Roman"/>
          <w:sz w:val="24"/>
          <w:rtl/>
          <w:lang w:eastAsia="he-IL"/>
        </w:rPr>
      </w:pPr>
      <w:r w:rsidRPr="004E32D2">
        <w:rPr>
          <w:rFonts w:ascii="Times New Roman" w:eastAsia="Times New Roman" w:hAnsi="Times New Roman" w:hint="eastAsia"/>
          <w:sz w:val="24"/>
          <w:u w:val="single"/>
          <w:rtl/>
          <w:lang w:eastAsia="he-IL"/>
        </w:rPr>
        <w:t>ביטוח</w:t>
      </w:r>
      <w:r w:rsidRPr="004E32D2">
        <w:rPr>
          <w:rFonts w:ascii="Times New Roman" w:eastAsia="Times New Roman" w:hAnsi="Times New Roman"/>
          <w:sz w:val="24"/>
          <w:u w:val="single"/>
          <w:rtl/>
          <w:lang w:eastAsia="he-IL"/>
        </w:rPr>
        <w:t xml:space="preserve"> אחריות מעבידים</w:t>
      </w:r>
      <w:r w:rsidRPr="004E32D2">
        <w:rPr>
          <w:rFonts w:ascii="Times New Roman" w:eastAsia="Times New Roman" w:hAnsi="Times New Roman"/>
          <w:sz w:val="24"/>
          <w:rtl/>
          <w:lang w:eastAsia="he-IL"/>
        </w:rPr>
        <w:t xml:space="preserve"> </w:t>
      </w:r>
      <w:r w:rsidRPr="004E32D2">
        <w:rPr>
          <w:rFonts w:ascii="Times New Roman" w:eastAsia="Times New Roman" w:hAnsi="Times New Roman" w:hint="cs"/>
          <w:sz w:val="24"/>
          <w:rtl/>
          <w:lang w:eastAsia="he-IL"/>
        </w:rPr>
        <w:t xml:space="preserve"> - מ.פ. __________________________</w:t>
      </w:r>
    </w:p>
    <w:p w14:paraId="46371349" w14:textId="77777777" w:rsidR="004E32D2" w:rsidRPr="004E32D2" w:rsidRDefault="004E32D2" w:rsidP="004E32D2">
      <w:pPr>
        <w:widowControl w:val="0"/>
        <w:spacing w:before="0" w:beforeAutospacing="0" w:after="0" w:afterAutospacing="0" w:line="240" w:lineRule="auto"/>
        <w:ind w:left="720"/>
        <w:rPr>
          <w:rFonts w:ascii="Times New Roman" w:eastAsia="Times New Roman" w:hAnsi="Times New Roman"/>
          <w:sz w:val="24"/>
          <w:rtl/>
          <w:lang w:eastAsia="he-IL"/>
        </w:rPr>
      </w:pPr>
      <w:r w:rsidRPr="004E32D2">
        <w:rPr>
          <w:rFonts w:ascii="Times New Roman" w:eastAsia="Times New Roman" w:hAnsi="Times New Roman" w:hint="eastAsia"/>
          <w:sz w:val="24"/>
          <w:rtl/>
          <w:lang w:eastAsia="he-IL"/>
        </w:rPr>
        <w:t>לכיסוי</w:t>
      </w:r>
      <w:r w:rsidRPr="004E32D2">
        <w:rPr>
          <w:rFonts w:ascii="Times New Roman" w:eastAsia="Times New Roman" w:hAnsi="Times New Roman"/>
          <w:sz w:val="24"/>
          <w:rtl/>
          <w:lang w:eastAsia="he-IL"/>
        </w:rPr>
        <w:t xml:space="preserve"> </w:t>
      </w:r>
      <w:r w:rsidRPr="004E32D2">
        <w:rPr>
          <w:rFonts w:ascii="Times New Roman" w:eastAsia="Times New Roman" w:hAnsi="Times New Roman" w:hint="eastAsia"/>
          <w:sz w:val="24"/>
          <w:rtl/>
          <w:lang w:eastAsia="he-IL"/>
        </w:rPr>
        <w:t>חבותו</w:t>
      </w:r>
      <w:r w:rsidRPr="004E32D2">
        <w:rPr>
          <w:rFonts w:ascii="Times New Roman" w:eastAsia="Times New Roman" w:hAnsi="Times New Roman"/>
          <w:sz w:val="24"/>
          <w:rtl/>
          <w:lang w:eastAsia="he-IL"/>
        </w:rPr>
        <w:t xml:space="preserve"> של היועץ על פי פקודת הנזיקין [נוסח חדש] ו/או חוק האחריות למוצרים פגומים, התש"</w:t>
      </w:r>
      <w:r w:rsidRPr="004E32D2">
        <w:rPr>
          <w:rFonts w:ascii="Times New Roman" w:eastAsia="Times New Roman" w:hAnsi="Times New Roman" w:hint="eastAsia"/>
          <w:sz w:val="24"/>
          <w:rtl/>
          <w:lang w:eastAsia="he-IL"/>
        </w:rPr>
        <w:t>ם</w:t>
      </w:r>
      <w:r w:rsidRPr="004E32D2">
        <w:rPr>
          <w:rFonts w:ascii="Times New Roman" w:eastAsia="Times New Roman" w:hAnsi="Times New Roman"/>
          <w:sz w:val="24"/>
          <w:rtl/>
          <w:lang w:eastAsia="he-IL"/>
        </w:rPr>
        <w:t xml:space="preserve">-1980 </w:t>
      </w:r>
      <w:r w:rsidRPr="004E32D2">
        <w:rPr>
          <w:rFonts w:ascii="Times New Roman" w:eastAsia="Times New Roman" w:hAnsi="Times New Roman" w:hint="eastAsia"/>
          <w:sz w:val="24"/>
          <w:rtl/>
          <w:lang w:eastAsia="he-IL"/>
        </w:rPr>
        <w:t>כלפי</w:t>
      </w:r>
      <w:r w:rsidRPr="004E32D2">
        <w:rPr>
          <w:rFonts w:ascii="Times New Roman" w:eastAsia="Times New Roman" w:hAnsi="Times New Roman"/>
          <w:sz w:val="24"/>
          <w:rtl/>
          <w:lang w:eastAsia="he-IL"/>
        </w:rPr>
        <w:t xml:space="preserve"> </w:t>
      </w:r>
      <w:r w:rsidRPr="004E32D2">
        <w:rPr>
          <w:rFonts w:ascii="Times New Roman" w:eastAsia="Times New Roman" w:hAnsi="Times New Roman" w:hint="cs"/>
          <w:sz w:val="24"/>
          <w:rtl/>
          <w:lang w:eastAsia="he-IL"/>
        </w:rPr>
        <w:t xml:space="preserve">עובדיו המועסקים לצורך מתן השירותים, בגין פגיעה גופנית ו/או מחלה העלולים להיגרם להם תוך כדי ו/או עקב עבודתם, </w:t>
      </w:r>
      <w:r w:rsidRPr="004E32D2">
        <w:rPr>
          <w:rFonts w:ascii="Times New Roman" w:eastAsia="Times New Roman" w:hAnsi="Times New Roman"/>
          <w:sz w:val="24"/>
          <w:rtl/>
          <w:lang w:eastAsia="he-IL"/>
        </w:rPr>
        <w:t>בגבולות אחריות של</w:t>
      </w:r>
      <w:r w:rsidRPr="004E32D2">
        <w:rPr>
          <w:rFonts w:ascii="Times New Roman" w:eastAsia="Times New Roman" w:hAnsi="Times New Roman" w:hint="cs"/>
          <w:sz w:val="24"/>
          <w:rtl/>
          <w:lang w:eastAsia="he-IL"/>
        </w:rPr>
        <w:t xml:space="preserve"> 20,000,000 ₪ לתובע, </w:t>
      </w:r>
      <w:r w:rsidRPr="004E32D2">
        <w:rPr>
          <w:rFonts w:ascii="Times New Roman" w:eastAsia="Times New Roman" w:hAnsi="Times New Roman" w:hint="eastAsia"/>
          <w:sz w:val="24"/>
          <w:rtl/>
          <w:lang w:eastAsia="he-IL"/>
        </w:rPr>
        <w:t>למקרה</w:t>
      </w:r>
      <w:r w:rsidRPr="004E32D2">
        <w:rPr>
          <w:rFonts w:ascii="Times New Roman" w:eastAsia="Times New Roman" w:hAnsi="Times New Roman"/>
          <w:sz w:val="24"/>
          <w:rtl/>
          <w:lang w:eastAsia="he-IL"/>
        </w:rPr>
        <w:t xml:space="preserve"> ובמצטבר ל</w:t>
      </w:r>
      <w:r w:rsidRPr="004E32D2">
        <w:rPr>
          <w:rFonts w:ascii="Times New Roman" w:eastAsia="Times New Roman" w:hAnsi="Times New Roman" w:hint="cs"/>
          <w:sz w:val="24"/>
          <w:rtl/>
          <w:lang w:eastAsia="he-IL"/>
        </w:rPr>
        <w:t>תקופת הביטוח</w:t>
      </w:r>
      <w:r w:rsidRPr="004E32D2">
        <w:rPr>
          <w:rFonts w:ascii="Times New Roman" w:eastAsia="Times New Roman" w:hAnsi="Times New Roman"/>
          <w:sz w:val="24"/>
          <w:rtl/>
          <w:lang w:eastAsia="he-IL"/>
        </w:rPr>
        <w:t xml:space="preserve">. הביטוח אינו כולל כל סייג בדבר </w:t>
      </w:r>
      <w:r w:rsidRPr="004E32D2">
        <w:rPr>
          <w:rFonts w:ascii="Times New Roman" w:eastAsia="Times New Roman" w:hAnsi="Times New Roman" w:hint="cs"/>
          <w:sz w:val="24"/>
          <w:rtl/>
          <w:lang w:eastAsia="he-IL"/>
        </w:rPr>
        <w:t xml:space="preserve">שעות עבודה, העסקת נוער וכן בדבר </w:t>
      </w:r>
      <w:r w:rsidRPr="004E32D2">
        <w:rPr>
          <w:rFonts w:ascii="Times New Roman" w:eastAsia="Times New Roman" w:hAnsi="Times New Roman"/>
          <w:sz w:val="24"/>
          <w:rtl/>
          <w:lang w:eastAsia="he-IL"/>
        </w:rPr>
        <w:t xml:space="preserve">חבות היועץ כלפי קבלנים, </w:t>
      </w:r>
      <w:r w:rsidRPr="004E32D2">
        <w:rPr>
          <w:rFonts w:ascii="Times New Roman" w:eastAsia="Times New Roman" w:hAnsi="Times New Roman" w:hint="eastAsia"/>
          <w:sz w:val="24"/>
          <w:rtl/>
          <w:lang w:eastAsia="he-IL"/>
        </w:rPr>
        <w:t>קבלני</w:t>
      </w:r>
      <w:r w:rsidRPr="004E32D2">
        <w:rPr>
          <w:rFonts w:ascii="Times New Roman" w:eastAsia="Times New Roman" w:hAnsi="Times New Roman"/>
          <w:sz w:val="24"/>
          <w:rtl/>
          <w:lang w:eastAsia="he-IL"/>
        </w:rPr>
        <w:t xml:space="preserve"> משנה ועובדיהם</w:t>
      </w:r>
      <w:r w:rsidRPr="004E32D2">
        <w:rPr>
          <w:rFonts w:ascii="Times New Roman" w:eastAsia="Times New Roman" w:hAnsi="Times New Roman" w:hint="cs"/>
          <w:sz w:val="24"/>
          <w:rtl/>
          <w:lang w:eastAsia="he-IL"/>
        </w:rPr>
        <w:t xml:space="preserve"> היה ויחשבו לעובדי היועץ</w:t>
      </w:r>
      <w:r w:rsidRPr="004E32D2">
        <w:rPr>
          <w:rFonts w:ascii="Times New Roman" w:eastAsia="Times New Roman" w:hAnsi="Times New Roman"/>
          <w:sz w:val="24"/>
          <w:rtl/>
          <w:lang w:eastAsia="he-IL"/>
        </w:rPr>
        <w:t>. הביטוח מורחב ל</w:t>
      </w:r>
      <w:r w:rsidRPr="004E32D2">
        <w:rPr>
          <w:rFonts w:ascii="Times New Roman" w:eastAsia="Times New Roman" w:hAnsi="Times New Roman" w:hint="cs"/>
          <w:sz w:val="24"/>
          <w:rtl/>
          <w:lang w:eastAsia="he-IL"/>
        </w:rPr>
        <w:t xml:space="preserve">שפות את החברה </w:t>
      </w:r>
      <w:r w:rsidRPr="004E32D2">
        <w:rPr>
          <w:rFonts w:ascii="Times New Roman" w:eastAsia="Times New Roman" w:hAnsi="Times New Roman"/>
          <w:sz w:val="24"/>
          <w:rtl/>
          <w:lang w:eastAsia="he-IL"/>
        </w:rPr>
        <w:t xml:space="preserve">היה ותיחשב למעביד של </w:t>
      </w:r>
      <w:r w:rsidRPr="004E32D2">
        <w:rPr>
          <w:rFonts w:ascii="Times New Roman" w:eastAsia="Times New Roman" w:hAnsi="Times New Roman" w:hint="eastAsia"/>
          <w:sz w:val="24"/>
          <w:rtl/>
          <w:lang w:eastAsia="he-IL"/>
        </w:rPr>
        <w:t>מי</w:t>
      </w:r>
      <w:r w:rsidRPr="004E32D2">
        <w:rPr>
          <w:rFonts w:ascii="Times New Roman" w:eastAsia="Times New Roman" w:hAnsi="Times New Roman"/>
          <w:sz w:val="24"/>
          <w:rtl/>
          <w:lang w:eastAsia="he-IL"/>
        </w:rPr>
        <w:t xml:space="preserve"> מ</w:t>
      </w:r>
      <w:r w:rsidRPr="004E32D2">
        <w:rPr>
          <w:rFonts w:ascii="Times New Roman" w:eastAsia="Times New Roman" w:hAnsi="Times New Roman" w:hint="cs"/>
          <w:sz w:val="24"/>
          <w:rtl/>
          <w:lang w:eastAsia="he-IL"/>
        </w:rPr>
        <w:t>עובדי</w:t>
      </w:r>
      <w:r w:rsidRPr="004E32D2">
        <w:rPr>
          <w:rFonts w:ascii="Times New Roman" w:eastAsia="Times New Roman" w:hAnsi="Times New Roman"/>
          <w:sz w:val="24"/>
          <w:rtl/>
          <w:lang w:eastAsia="he-IL"/>
        </w:rPr>
        <w:t xml:space="preserve"> היועץ או אם ייקבע כי היא נושאת באחריות שילוחית לעניין חבות היועץ כלפי </w:t>
      </w:r>
      <w:r w:rsidRPr="004E32D2">
        <w:rPr>
          <w:rFonts w:ascii="Times New Roman" w:eastAsia="Times New Roman" w:hAnsi="Times New Roman" w:hint="eastAsia"/>
          <w:sz w:val="24"/>
          <w:rtl/>
          <w:lang w:eastAsia="he-IL"/>
        </w:rPr>
        <w:t>מי</w:t>
      </w:r>
      <w:r w:rsidRPr="004E32D2">
        <w:rPr>
          <w:rFonts w:ascii="Times New Roman" w:eastAsia="Times New Roman" w:hAnsi="Times New Roman"/>
          <w:sz w:val="24"/>
          <w:rtl/>
          <w:lang w:eastAsia="he-IL"/>
        </w:rPr>
        <w:t xml:space="preserve"> מ</w:t>
      </w:r>
      <w:r w:rsidRPr="004E32D2">
        <w:rPr>
          <w:rFonts w:ascii="Times New Roman" w:eastAsia="Times New Roman" w:hAnsi="Times New Roman" w:hint="cs"/>
          <w:sz w:val="24"/>
          <w:rtl/>
          <w:lang w:eastAsia="he-IL"/>
        </w:rPr>
        <w:t>עובדיו</w:t>
      </w:r>
      <w:r w:rsidRPr="004E32D2">
        <w:rPr>
          <w:rFonts w:ascii="Times New Roman" w:eastAsia="Times New Roman" w:hAnsi="Times New Roman"/>
          <w:sz w:val="24"/>
          <w:rtl/>
          <w:lang w:eastAsia="he-IL"/>
        </w:rPr>
        <w:t>.</w:t>
      </w:r>
    </w:p>
    <w:p w14:paraId="49EBB149" w14:textId="77777777" w:rsidR="004E32D2" w:rsidRPr="004E32D2" w:rsidRDefault="004E32D2" w:rsidP="004E32D2">
      <w:pPr>
        <w:widowControl w:val="0"/>
        <w:spacing w:before="0" w:beforeAutospacing="0" w:after="0" w:afterAutospacing="0" w:line="240" w:lineRule="auto"/>
        <w:rPr>
          <w:rFonts w:ascii="Times New Roman" w:eastAsia="Times New Roman" w:hAnsi="Times New Roman"/>
          <w:sz w:val="24"/>
          <w:rtl/>
          <w:lang w:eastAsia="he-IL"/>
        </w:rPr>
      </w:pPr>
    </w:p>
    <w:p w14:paraId="71FD0838" w14:textId="77777777" w:rsidR="004E32D2" w:rsidRPr="004E32D2" w:rsidRDefault="004E32D2" w:rsidP="004E32D2">
      <w:pPr>
        <w:widowControl w:val="0"/>
        <w:numPr>
          <w:ilvl w:val="0"/>
          <w:numId w:val="22"/>
        </w:numPr>
        <w:spacing w:before="0" w:beforeAutospacing="0" w:after="0" w:afterAutospacing="0" w:line="240" w:lineRule="exact"/>
        <w:rPr>
          <w:rFonts w:ascii="Times New Roman" w:eastAsia="Times New Roman" w:hAnsi="Times New Roman"/>
          <w:sz w:val="24"/>
          <w:rtl/>
          <w:lang w:eastAsia="he-IL"/>
        </w:rPr>
      </w:pPr>
      <w:r w:rsidRPr="004E32D2">
        <w:rPr>
          <w:rFonts w:ascii="Times New Roman" w:eastAsia="Times New Roman" w:hAnsi="Times New Roman" w:hint="eastAsia"/>
          <w:sz w:val="24"/>
          <w:u w:val="single"/>
          <w:rtl/>
          <w:lang w:eastAsia="he-IL"/>
        </w:rPr>
        <w:lastRenderedPageBreak/>
        <w:t>ביטוח</w:t>
      </w:r>
      <w:r w:rsidRPr="004E32D2">
        <w:rPr>
          <w:rFonts w:ascii="Times New Roman" w:eastAsia="Times New Roman" w:hAnsi="Times New Roman"/>
          <w:sz w:val="24"/>
          <w:u w:val="single"/>
          <w:rtl/>
          <w:lang w:eastAsia="he-IL"/>
        </w:rPr>
        <w:t xml:space="preserve"> אחריות כלפי צד שלישי</w:t>
      </w:r>
      <w:r w:rsidRPr="004E32D2">
        <w:rPr>
          <w:rFonts w:ascii="Times New Roman" w:eastAsia="Times New Roman" w:hAnsi="Times New Roman"/>
          <w:sz w:val="24"/>
          <w:rtl/>
          <w:lang w:eastAsia="he-IL"/>
        </w:rPr>
        <w:t xml:space="preserve"> –</w:t>
      </w:r>
      <w:r w:rsidRPr="004E32D2">
        <w:rPr>
          <w:rFonts w:ascii="Times New Roman" w:eastAsia="Times New Roman" w:hAnsi="Times New Roman" w:hint="cs"/>
          <w:sz w:val="24"/>
          <w:rtl/>
          <w:lang w:eastAsia="he-IL"/>
        </w:rPr>
        <w:t xml:space="preserve"> מ.פ. _______________________</w:t>
      </w:r>
    </w:p>
    <w:p w14:paraId="13315038" w14:textId="77777777" w:rsidR="004E32D2" w:rsidRPr="004E32D2" w:rsidRDefault="004E32D2" w:rsidP="004E32D2">
      <w:pPr>
        <w:widowControl w:val="0"/>
        <w:spacing w:before="0" w:beforeAutospacing="0" w:after="0" w:afterAutospacing="0" w:line="240" w:lineRule="exact"/>
        <w:ind w:left="720"/>
        <w:rPr>
          <w:rFonts w:ascii="Times New Roman" w:eastAsia="Times New Roman" w:hAnsi="Times New Roman"/>
          <w:sz w:val="24"/>
          <w:rtl/>
          <w:lang w:eastAsia="he-IL"/>
        </w:rPr>
      </w:pPr>
      <w:r w:rsidRPr="004E32D2">
        <w:rPr>
          <w:rFonts w:ascii="Times New Roman" w:eastAsia="Times New Roman" w:hAnsi="Times New Roman" w:hint="eastAsia"/>
          <w:sz w:val="24"/>
          <w:rtl/>
          <w:lang w:eastAsia="he-IL"/>
        </w:rPr>
        <w:t>לכיסוי</w:t>
      </w:r>
      <w:r w:rsidRPr="004E32D2">
        <w:rPr>
          <w:rFonts w:ascii="Times New Roman" w:eastAsia="Times New Roman" w:hAnsi="Times New Roman"/>
          <w:sz w:val="24"/>
          <w:rtl/>
          <w:lang w:eastAsia="he-IL"/>
        </w:rPr>
        <w:t xml:space="preserve"> אחריות היועץ על פי דין </w:t>
      </w:r>
      <w:r w:rsidRPr="004E32D2">
        <w:rPr>
          <w:rFonts w:ascii="Times New Roman" w:eastAsia="Times New Roman" w:hAnsi="Times New Roman" w:hint="eastAsia"/>
          <w:sz w:val="24"/>
          <w:rtl/>
          <w:lang w:eastAsia="he-IL"/>
        </w:rPr>
        <w:t>בגין</w:t>
      </w:r>
      <w:r w:rsidRPr="004E32D2">
        <w:rPr>
          <w:rFonts w:ascii="Times New Roman" w:eastAsia="Times New Roman" w:hAnsi="Times New Roman"/>
          <w:sz w:val="24"/>
          <w:rtl/>
          <w:lang w:eastAsia="he-IL"/>
        </w:rPr>
        <w:t xml:space="preserve"> פגיעה ו/או נזק העלולים להיגרם לגופו ו/או לרכושו של כל אדם ו/או גוף כלשהו </w:t>
      </w:r>
      <w:r w:rsidRPr="004E32D2">
        <w:rPr>
          <w:rFonts w:ascii="Times New Roman" w:eastAsia="Times New Roman" w:hAnsi="Times New Roman" w:hint="cs"/>
          <w:sz w:val="24"/>
          <w:rtl/>
          <w:lang w:eastAsia="he-IL"/>
        </w:rPr>
        <w:t>(</w:t>
      </w:r>
      <w:r w:rsidRPr="004E32D2">
        <w:rPr>
          <w:rFonts w:ascii="Times New Roman" w:eastAsia="Times New Roman" w:hAnsi="Times New Roman" w:hint="eastAsia"/>
          <w:sz w:val="24"/>
          <w:rtl/>
          <w:lang w:eastAsia="he-IL"/>
        </w:rPr>
        <w:t>לרבות</w:t>
      </w:r>
      <w:r w:rsidRPr="004E32D2">
        <w:rPr>
          <w:rFonts w:ascii="Times New Roman" w:eastAsia="Times New Roman" w:hAnsi="Times New Roman"/>
          <w:sz w:val="24"/>
          <w:rtl/>
          <w:lang w:eastAsia="he-IL"/>
        </w:rPr>
        <w:t xml:space="preserve"> </w:t>
      </w:r>
      <w:r w:rsidRPr="004E32D2">
        <w:rPr>
          <w:rFonts w:ascii="Times New Roman" w:eastAsia="Times New Roman" w:hAnsi="Times New Roman" w:hint="cs"/>
          <w:sz w:val="24"/>
          <w:rtl/>
          <w:lang w:eastAsia="he-IL"/>
        </w:rPr>
        <w:t>במפורש החברה)</w:t>
      </w:r>
      <w:r w:rsidRPr="004E32D2">
        <w:rPr>
          <w:rFonts w:ascii="Times New Roman" w:eastAsia="Times New Roman" w:hAnsi="Times New Roman"/>
          <w:sz w:val="24"/>
          <w:rtl/>
          <w:lang w:eastAsia="he-IL"/>
        </w:rPr>
        <w:t>, בג</w:t>
      </w:r>
      <w:r w:rsidRPr="004E32D2">
        <w:rPr>
          <w:rFonts w:ascii="Times New Roman" w:eastAsia="Times New Roman" w:hAnsi="Times New Roman" w:hint="eastAsia"/>
          <w:sz w:val="24"/>
          <w:rtl/>
          <w:lang w:eastAsia="he-IL"/>
        </w:rPr>
        <w:t>בולות</w:t>
      </w:r>
      <w:r w:rsidRPr="004E32D2">
        <w:rPr>
          <w:rFonts w:ascii="Times New Roman" w:eastAsia="Times New Roman" w:hAnsi="Times New Roman"/>
          <w:sz w:val="24"/>
          <w:rtl/>
          <w:lang w:eastAsia="he-IL"/>
        </w:rPr>
        <w:t xml:space="preserve"> אחריות בסך של </w:t>
      </w:r>
      <w:r w:rsidRPr="004E32D2">
        <w:rPr>
          <w:rFonts w:ascii="Times New Roman" w:eastAsia="Times New Roman" w:hAnsi="Times New Roman" w:hint="cs"/>
          <w:sz w:val="24"/>
          <w:rtl/>
          <w:lang w:eastAsia="he-IL"/>
        </w:rPr>
        <w:t>4</w:t>
      </w:r>
      <w:r w:rsidRPr="004E32D2">
        <w:rPr>
          <w:rFonts w:ascii="Times New Roman" w:eastAsia="Times New Roman" w:hAnsi="Times New Roman"/>
          <w:sz w:val="24"/>
          <w:rtl/>
          <w:lang w:eastAsia="he-IL"/>
        </w:rPr>
        <w:t>,000,000</w:t>
      </w:r>
      <w:r w:rsidRPr="004E32D2">
        <w:rPr>
          <w:rFonts w:ascii="Times New Roman" w:eastAsia="Times New Roman" w:hAnsi="Times New Roman" w:hint="cs"/>
          <w:sz w:val="24"/>
          <w:rtl/>
          <w:lang w:eastAsia="he-IL"/>
        </w:rPr>
        <w:t xml:space="preserve"> ₪ </w:t>
      </w:r>
      <w:r w:rsidRPr="004E32D2">
        <w:rPr>
          <w:rFonts w:ascii="Times New Roman" w:eastAsia="Times New Roman" w:hAnsi="Times New Roman"/>
          <w:sz w:val="24"/>
          <w:rtl/>
          <w:lang w:eastAsia="he-IL"/>
        </w:rPr>
        <w:t xml:space="preserve">למקרה ובמצטבר לתקופת </w:t>
      </w:r>
      <w:r w:rsidRPr="004E32D2">
        <w:rPr>
          <w:rFonts w:ascii="Times New Roman" w:eastAsia="Times New Roman" w:hAnsi="Times New Roman" w:hint="cs"/>
          <w:sz w:val="24"/>
          <w:rtl/>
          <w:lang w:eastAsia="he-IL"/>
        </w:rPr>
        <w:t>ה</w:t>
      </w:r>
      <w:r w:rsidRPr="004E32D2">
        <w:rPr>
          <w:rFonts w:ascii="Times New Roman" w:eastAsia="Times New Roman" w:hAnsi="Times New Roman" w:hint="eastAsia"/>
          <w:sz w:val="24"/>
          <w:rtl/>
          <w:lang w:eastAsia="he-IL"/>
        </w:rPr>
        <w:t>ביטוח</w:t>
      </w:r>
      <w:r w:rsidRPr="004E32D2">
        <w:rPr>
          <w:rFonts w:ascii="Times New Roman" w:eastAsia="Times New Roman" w:hAnsi="Times New Roman"/>
          <w:sz w:val="24"/>
          <w:rtl/>
          <w:lang w:eastAsia="he-IL"/>
        </w:rPr>
        <w:t xml:space="preserve">. </w:t>
      </w:r>
      <w:r w:rsidRPr="004E32D2">
        <w:rPr>
          <w:rFonts w:ascii="Times New Roman" w:eastAsia="Times New Roman" w:hAnsi="Times New Roman" w:hint="eastAsia"/>
          <w:sz w:val="24"/>
          <w:rtl/>
          <w:lang w:eastAsia="he-IL"/>
        </w:rPr>
        <w:t>הביטוח</w:t>
      </w:r>
      <w:r w:rsidRPr="004E32D2">
        <w:rPr>
          <w:rFonts w:ascii="Times New Roman" w:eastAsia="Times New Roman" w:hAnsi="Times New Roman"/>
          <w:sz w:val="24"/>
          <w:rtl/>
          <w:lang w:eastAsia="he-IL"/>
        </w:rPr>
        <w:t xml:space="preserve"> אינו כולל כל סייג בדבר חבות בגין וכלפי קבלנים, </w:t>
      </w:r>
      <w:r w:rsidRPr="004E32D2">
        <w:rPr>
          <w:rFonts w:ascii="Times New Roman" w:eastAsia="Times New Roman" w:hAnsi="Times New Roman" w:hint="eastAsia"/>
          <w:sz w:val="24"/>
          <w:rtl/>
          <w:lang w:eastAsia="he-IL"/>
        </w:rPr>
        <w:t>קבלני</w:t>
      </w:r>
      <w:r w:rsidRPr="004E32D2">
        <w:rPr>
          <w:rFonts w:ascii="Times New Roman" w:eastAsia="Times New Roman" w:hAnsi="Times New Roman"/>
          <w:sz w:val="24"/>
          <w:rtl/>
          <w:lang w:eastAsia="he-IL"/>
        </w:rPr>
        <w:t xml:space="preserve"> משנה ועובדיהם וכן תביעות תחלוף מצד המוסד לביטוח לאומי. הביטוח מורחב ל</w:t>
      </w:r>
      <w:r w:rsidRPr="004E32D2">
        <w:rPr>
          <w:rFonts w:ascii="Times New Roman" w:eastAsia="Times New Roman" w:hAnsi="Times New Roman" w:hint="cs"/>
          <w:sz w:val="24"/>
          <w:rtl/>
          <w:lang w:eastAsia="he-IL"/>
        </w:rPr>
        <w:t xml:space="preserve">שפות את החברה בגין </w:t>
      </w:r>
      <w:r w:rsidRPr="004E32D2">
        <w:rPr>
          <w:rFonts w:ascii="Times New Roman" w:eastAsia="Times New Roman" w:hAnsi="Times New Roman"/>
          <w:sz w:val="24"/>
          <w:rtl/>
          <w:lang w:eastAsia="he-IL"/>
        </w:rPr>
        <w:t xml:space="preserve">אחריותה למעשי ו/או מחדלי היועץ ו/או מי מטעמו, בכפוף </w:t>
      </w:r>
      <w:r w:rsidRPr="004E32D2">
        <w:rPr>
          <w:rFonts w:ascii="Times New Roman" w:eastAsia="Times New Roman" w:hAnsi="Times New Roman" w:hint="eastAsia"/>
          <w:sz w:val="24"/>
          <w:rtl/>
          <w:lang w:eastAsia="he-IL"/>
        </w:rPr>
        <w:t>לסעיף</w:t>
      </w:r>
      <w:r w:rsidRPr="004E32D2">
        <w:rPr>
          <w:rFonts w:ascii="Times New Roman" w:eastAsia="Times New Roman" w:hAnsi="Times New Roman"/>
          <w:sz w:val="24"/>
          <w:rtl/>
          <w:lang w:eastAsia="he-IL"/>
        </w:rPr>
        <w:t xml:space="preserve"> אחריות צולבת.</w:t>
      </w:r>
    </w:p>
    <w:p w14:paraId="65DF4231" w14:textId="77777777" w:rsidR="004E32D2" w:rsidRPr="004E32D2" w:rsidRDefault="004E32D2" w:rsidP="004E32D2">
      <w:pPr>
        <w:widowControl w:val="0"/>
        <w:spacing w:before="0" w:beforeAutospacing="0" w:after="0" w:afterAutospacing="0" w:line="240" w:lineRule="auto"/>
        <w:ind w:left="709" w:hanging="720"/>
        <w:rPr>
          <w:rFonts w:ascii="Times New Roman" w:eastAsia="Times New Roman" w:hAnsi="Times New Roman"/>
          <w:sz w:val="24"/>
          <w:rtl/>
          <w:lang w:eastAsia="he-IL"/>
        </w:rPr>
      </w:pPr>
    </w:p>
    <w:p w14:paraId="40FB4770" w14:textId="77777777" w:rsidR="004E32D2" w:rsidRPr="004E32D2" w:rsidRDefault="004E32D2" w:rsidP="004E32D2">
      <w:pPr>
        <w:widowControl w:val="0"/>
        <w:spacing w:before="0" w:beforeAutospacing="0" w:after="0" w:afterAutospacing="0" w:line="240" w:lineRule="auto"/>
        <w:ind w:left="709" w:hanging="720"/>
        <w:rPr>
          <w:rFonts w:ascii="Times New Roman" w:eastAsia="Times New Roman" w:hAnsi="Times New Roman"/>
          <w:sz w:val="24"/>
          <w:rtl/>
          <w:lang w:eastAsia="he-IL"/>
        </w:rPr>
      </w:pPr>
    </w:p>
    <w:p w14:paraId="02F07446" w14:textId="77777777" w:rsidR="004E32D2" w:rsidRPr="004E32D2" w:rsidRDefault="004E32D2" w:rsidP="004E32D2">
      <w:pPr>
        <w:widowControl w:val="0"/>
        <w:spacing w:before="0" w:beforeAutospacing="0" w:after="0" w:afterAutospacing="0" w:line="240" w:lineRule="auto"/>
        <w:rPr>
          <w:rFonts w:ascii="Times New Roman" w:eastAsia="Times New Roman" w:hAnsi="Times New Roman"/>
          <w:b/>
          <w:bCs/>
          <w:sz w:val="24"/>
          <w:u w:val="single"/>
          <w:rtl/>
          <w:lang w:eastAsia="he-IL"/>
        </w:rPr>
      </w:pPr>
    </w:p>
    <w:p w14:paraId="5DA95A13" w14:textId="77777777" w:rsidR="004E32D2" w:rsidRPr="004E32D2" w:rsidRDefault="004E32D2" w:rsidP="004E32D2">
      <w:pPr>
        <w:widowControl w:val="0"/>
        <w:spacing w:before="0" w:beforeAutospacing="0" w:after="0" w:afterAutospacing="0" w:line="240" w:lineRule="auto"/>
        <w:rPr>
          <w:rFonts w:ascii="Times New Roman" w:eastAsia="Times New Roman" w:hAnsi="Times New Roman"/>
          <w:b/>
          <w:bCs/>
          <w:sz w:val="24"/>
          <w:rtl/>
          <w:lang w:eastAsia="he-IL"/>
        </w:rPr>
      </w:pPr>
      <w:r w:rsidRPr="004E32D2">
        <w:rPr>
          <w:rFonts w:ascii="Times New Roman" w:eastAsia="Times New Roman" w:hAnsi="Times New Roman" w:hint="eastAsia"/>
          <w:b/>
          <w:bCs/>
          <w:sz w:val="24"/>
          <w:u w:val="single"/>
          <w:rtl/>
          <w:lang w:eastAsia="he-IL"/>
        </w:rPr>
        <w:t>כללי</w:t>
      </w:r>
      <w:r w:rsidRPr="004E32D2">
        <w:rPr>
          <w:rFonts w:ascii="Times New Roman" w:eastAsia="Times New Roman" w:hAnsi="Times New Roman"/>
          <w:b/>
          <w:bCs/>
          <w:sz w:val="24"/>
          <w:u w:val="single"/>
          <w:rtl/>
          <w:lang w:eastAsia="he-IL"/>
        </w:rPr>
        <w:t xml:space="preserve"> לכל הפוליסות</w:t>
      </w:r>
      <w:r w:rsidRPr="004E32D2">
        <w:rPr>
          <w:rFonts w:ascii="Times New Roman" w:eastAsia="Times New Roman" w:hAnsi="Times New Roman"/>
          <w:b/>
          <w:bCs/>
          <w:sz w:val="24"/>
          <w:rtl/>
          <w:lang w:eastAsia="he-IL"/>
        </w:rPr>
        <w:t xml:space="preserve"> </w:t>
      </w:r>
      <w:r w:rsidRPr="004E32D2">
        <w:rPr>
          <w:rFonts w:ascii="Times New Roman" w:eastAsia="Times New Roman" w:hAnsi="Times New Roman" w:hint="eastAsia"/>
          <w:b/>
          <w:bCs/>
          <w:sz w:val="24"/>
          <w:rtl/>
          <w:lang w:eastAsia="he-IL"/>
        </w:rPr>
        <w:t>–</w:t>
      </w:r>
      <w:r w:rsidRPr="004E32D2">
        <w:rPr>
          <w:rFonts w:ascii="Times New Roman" w:eastAsia="Times New Roman" w:hAnsi="Times New Roman"/>
          <w:b/>
          <w:bCs/>
          <w:sz w:val="24"/>
          <w:rtl/>
          <w:lang w:eastAsia="he-IL"/>
        </w:rPr>
        <w:t xml:space="preserve"> </w:t>
      </w:r>
    </w:p>
    <w:p w14:paraId="44F17108" w14:textId="77777777" w:rsidR="004E32D2" w:rsidRPr="004E32D2" w:rsidRDefault="004E32D2" w:rsidP="004E32D2">
      <w:pPr>
        <w:widowControl w:val="0"/>
        <w:spacing w:before="0" w:beforeAutospacing="0" w:after="0" w:afterAutospacing="0" w:line="240" w:lineRule="auto"/>
        <w:rPr>
          <w:rFonts w:ascii="Times New Roman" w:eastAsia="Times New Roman" w:hAnsi="Times New Roman"/>
          <w:sz w:val="24"/>
          <w:rtl/>
          <w:lang w:eastAsia="he-IL"/>
        </w:rPr>
      </w:pPr>
    </w:p>
    <w:p w14:paraId="7D8A207C" w14:textId="77777777" w:rsidR="004E32D2" w:rsidRPr="004E32D2" w:rsidRDefault="004E32D2" w:rsidP="004E32D2">
      <w:pPr>
        <w:widowControl w:val="0"/>
        <w:numPr>
          <w:ilvl w:val="0"/>
          <w:numId w:val="21"/>
        </w:numPr>
        <w:spacing w:before="0" w:beforeAutospacing="0" w:after="0" w:afterAutospacing="0" w:line="240" w:lineRule="auto"/>
        <w:rPr>
          <w:rFonts w:ascii="Times New Roman" w:eastAsia="Times New Roman" w:hAnsi="Times New Roman"/>
          <w:sz w:val="24"/>
          <w:lang w:eastAsia="he-IL"/>
        </w:rPr>
      </w:pPr>
      <w:r w:rsidRPr="004E32D2">
        <w:rPr>
          <w:rFonts w:ascii="Times New Roman" w:eastAsia="Times New Roman" w:hAnsi="Times New Roman"/>
          <w:b/>
          <w:bCs/>
          <w:sz w:val="24"/>
          <w:rtl/>
          <w:lang w:eastAsia="he-IL"/>
        </w:rPr>
        <w:t>"</w:t>
      </w:r>
      <w:r w:rsidRPr="004E32D2">
        <w:rPr>
          <w:rFonts w:ascii="Times New Roman" w:eastAsia="Times New Roman" w:hAnsi="Times New Roman" w:hint="cs"/>
          <w:b/>
          <w:bCs/>
          <w:sz w:val="24"/>
          <w:rtl/>
          <w:lang w:eastAsia="he-IL"/>
        </w:rPr>
        <w:t>החברה</w:t>
      </w:r>
      <w:r w:rsidRPr="004E32D2">
        <w:rPr>
          <w:rFonts w:ascii="Times New Roman" w:eastAsia="Times New Roman" w:hAnsi="Times New Roman"/>
          <w:b/>
          <w:bCs/>
          <w:sz w:val="24"/>
          <w:rtl/>
          <w:lang w:eastAsia="he-IL"/>
        </w:rPr>
        <w:t>"</w:t>
      </w:r>
      <w:r w:rsidRPr="004E32D2">
        <w:rPr>
          <w:rFonts w:ascii="Times New Roman" w:eastAsia="Times New Roman" w:hAnsi="Times New Roman"/>
          <w:sz w:val="24"/>
          <w:rtl/>
          <w:lang w:eastAsia="he-IL"/>
        </w:rPr>
        <w:t xml:space="preserve"> </w:t>
      </w:r>
      <w:r w:rsidRPr="004E32D2">
        <w:rPr>
          <w:rFonts w:ascii="Times New Roman" w:eastAsia="Times New Roman" w:hAnsi="Times New Roman" w:hint="eastAsia"/>
          <w:sz w:val="24"/>
          <w:rtl/>
          <w:lang w:eastAsia="he-IL"/>
        </w:rPr>
        <w:t>לצורך</w:t>
      </w:r>
      <w:r w:rsidRPr="004E32D2">
        <w:rPr>
          <w:rFonts w:ascii="Times New Roman" w:eastAsia="Times New Roman" w:hAnsi="Times New Roman"/>
          <w:sz w:val="24"/>
          <w:rtl/>
          <w:lang w:eastAsia="he-IL"/>
        </w:rPr>
        <w:t xml:space="preserve"> הביטוחים הנ"</w:t>
      </w:r>
      <w:r w:rsidRPr="004E32D2">
        <w:rPr>
          <w:rFonts w:ascii="Times New Roman" w:eastAsia="Times New Roman" w:hAnsi="Times New Roman" w:hint="eastAsia"/>
          <w:sz w:val="24"/>
          <w:rtl/>
          <w:lang w:eastAsia="he-IL"/>
        </w:rPr>
        <w:t>ל</w:t>
      </w:r>
      <w:r w:rsidRPr="004E32D2">
        <w:rPr>
          <w:rFonts w:ascii="Times New Roman" w:eastAsia="Times New Roman" w:hAnsi="Times New Roman"/>
          <w:sz w:val="24"/>
          <w:rtl/>
          <w:lang w:eastAsia="he-IL"/>
        </w:rPr>
        <w:t xml:space="preserve"> </w:t>
      </w:r>
      <w:r w:rsidRPr="004E32D2">
        <w:rPr>
          <w:rFonts w:ascii="Times New Roman" w:eastAsia="Times New Roman" w:hAnsi="Times New Roman" w:hint="eastAsia"/>
          <w:sz w:val="24"/>
          <w:rtl/>
          <w:lang w:eastAsia="he-IL"/>
        </w:rPr>
        <w:t>ו</w:t>
      </w:r>
      <w:r w:rsidRPr="004E32D2">
        <w:rPr>
          <w:rFonts w:ascii="Times New Roman" w:eastAsia="Times New Roman" w:hAnsi="Times New Roman"/>
          <w:sz w:val="24"/>
          <w:rtl/>
          <w:lang w:eastAsia="he-IL"/>
        </w:rPr>
        <w:t>/או אישור זה הינ</w:t>
      </w:r>
      <w:r w:rsidRPr="004E32D2">
        <w:rPr>
          <w:rFonts w:ascii="Times New Roman" w:eastAsia="Times New Roman" w:hAnsi="Times New Roman" w:hint="cs"/>
          <w:sz w:val="24"/>
          <w:rtl/>
          <w:lang w:eastAsia="he-IL"/>
        </w:rPr>
        <w:t>ה</w:t>
      </w:r>
      <w:r w:rsidRPr="004E32D2">
        <w:rPr>
          <w:rFonts w:ascii="Times New Roman" w:eastAsia="Times New Roman" w:hAnsi="Times New Roman"/>
          <w:sz w:val="24"/>
          <w:rtl/>
          <w:lang w:eastAsia="he-IL"/>
        </w:rPr>
        <w:t xml:space="preserve"> לרבות חברת אם ו/או חברות בנות ו/או חברות שלובות</w:t>
      </w:r>
      <w:r w:rsidRPr="004E32D2">
        <w:rPr>
          <w:rFonts w:ascii="Times New Roman" w:eastAsia="Times New Roman" w:hAnsi="Times New Roman" w:hint="cs"/>
          <w:sz w:val="24"/>
          <w:rtl/>
          <w:lang w:eastAsia="he-IL"/>
        </w:rPr>
        <w:t xml:space="preserve"> ו/או עובדיהן ו/או מנהליהן</w:t>
      </w:r>
      <w:r w:rsidRPr="004E32D2">
        <w:rPr>
          <w:rFonts w:ascii="Times New Roman" w:eastAsia="Times New Roman" w:hAnsi="Times New Roman"/>
          <w:sz w:val="24"/>
          <w:rtl/>
          <w:lang w:eastAsia="he-IL"/>
        </w:rPr>
        <w:t>.</w:t>
      </w:r>
    </w:p>
    <w:p w14:paraId="370D3A6C" w14:textId="77777777" w:rsidR="004E32D2" w:rsidRPr="004E32D2" w:rsidRDefault="004E32D2" w:rsidP="004E32D2">
      <w:pPr>
        <w:widowControl w:val="0"/>
        <w:spacing w:before="0" w:beforeAutospacing="0" w:after="0" w:afterAutospacing="0" w:line="240" w:lineRule="auto"/>
        <w:ind w:right="720"/>
        <w:rPr>
          <w:rFonts w:ascii="Times New Roman" w:eastAsia="Times New Roman" w:hAnsi="Times New Roman"/>
          <w:sz w:val="24"/>
          <w:lang w:eastAsia="he-IL"/>
        </w:rPr>
      </w:pPr>
    </w:p>
    <w:p w14:paraId="11870100" w14:textId="77777777" w:rsidR="004E32D2" w:rsidRPr="004E32D2" w:rsidRDefault="004E32D2" w:rsidP="004E32D2">
      <w:pPr>
        <w:widowControl w:val="0"/>
        <w:numPr>
          <w:ilvl w:val="0"/>
          <w:numId w:val="21"/>
        </w:numPr>
        <w:spacing w:before="0" w:beforeAutospacing="0" w:after="0" w:afterAutospacing="0" w:line="240" w:lineRule="auto"/>
        <w:rPr>
          <w:rFonts w:ascii="Times New Roman" w:eastAsia="Times New Roman" w:hAnsi="Times New Roman"/>
          <w:sz w:val="24"/>
          <w:rtl/>
          <w:lang w:eastAsia="he-IL"/>
        </w:rPr>
      </w:pPr>
      <w:r w:rsidRPr="004E32D2">
        <w:rPr>
          <w:rFonts w:ascii="Times New Roman" w:eastAsia="Times New Roman" w:hAnsi="Times New Roman" w:hint="cs"/>
          <w:sz w:val="24"/>
          <w:rtl/>
          <w:lang w:eastAsia="he-IL"/>
        </w:rPr>
        <w:t>נוסח הפוליסות (למעט אחריות מקצועית) לא יפחת מהנוסח הידוע כביט במהדורה הרלוונטית לעת עריכת הביטוח.</w:t>
      </w:r>
    </w:p>
    <w:p w14:paraId="033E2695" w14:textId="77777777" w:rsidR="004E32D2" w:rsidRPr="004E32D2" w:rsidRDefault="004E32D2" w:rsidP="004E32D2">
      <w:pPr>
        <w:widowControl w:val="0"/>
        <w:spacing w:before="0" w:beforeAutospacing="0" w:after="0" w:afterAutospacing="0" w:line="240" w:lineRule="auto"/>
        <w:ind w:right="720"/>
        <w:rPr>
          <w:rFonts w:ascii="Times New Roman" w:eastAsia="Times New Roman" w:hAnsi="Times New Roman"/>
          <w:sz w:val="24"/>
          <w:rtl/>
          <w:lang w:eastAsia="he-IL"/>
        </w:rPr>
      </w:pPr>
    </w:p>
    <w:p w14:paraId="025AE3D8" w14:textId="77777777" w:rsidR="004E32D2" w:rsidRPr="004E32D2" w:rsidRDefault="004E32D2" w:rsidP="004E32D2">
      <w:pPr>
        <w:widowControl w:val="0"/>
        <w:numPr>
          <w:ilvl w:val="0"/>
          <w:numId w:val="21"/>
        </w:numPr>
        <w:spacing w:before="0" w:beforeAutospacing="0" w:after="0" w:afterAutospacing="0" w:line="240" w:lineRule="auto"/>
        <w:rPr>
          <w:rFonts w:ascii="Times New Roman" w:eastAsia="Times New Roman" w:hAnsi="Times New Roman"/>
          <w:sz w:val="24"/>
          <w:rtl/>
          <w:lang w:eastAsia="he-IL"/>
        </w:rPr>
      </w:pPr>
      <w:r w:rsidRPr="004E32D2">
        <w:rPr>
          <w:rFonts w:ascii="Times New Roman" w:eastAsia="Times New Roman" w:hAnsi="Times New Roman" w:hint="eastAsia"/>
          <w:sz w:val="24"/>
          <w:rtl/>
          <w:lang w:eastAsia="he-IL"/>
        </w:rPr>
        <w:t>הננו</w:t>
      </w:r>
      <w:r w:rsidRPr="004E32D2">
        <w:rPr>
          <w:rFonts w:ascii="Times New Roman" w:eastAsia="Times New Roman" w:hAnsi="Times New Roman"/>
          <w:sz w:val="24"/>
          <w:rtl/>
          <w:lang w:eastAsia="he-IL"/>
        </w:rPr>
        <w:t xml:space="preserve"> מאשרים כי ידוע לנו שהאחריות </w:t>
      </w:r>
      <w:r w:rsidRPr="004E32D2">
        <w:rPr>
          <w:rFonts w:ascii="Times New Roman" w:eastAsia="Times New Roman" w:hAnsi="Times New Roman" w:hint="eastAsia"/>
          <w:sz w:val="24"/>
          <w:rtl/>
          <w:lang w:eastAsia="he-IL"/>
        </w:rPr>
        <w:t>לתשלום</w:t>
      </w:r>
      <w:r w:rsidRPr="004E32D2">
        <w:rPr>
          <w:rFonts w:ascii="Times New Roman" w:eastAsia="Times New Roman" w:hAnsi="Times New Roman"/>
          <w:sz w:val="24"/>
          <w:rtl/>
          <w:lang w:eastAsia="he-IL"/>
        </w:rPr>
        <w:t xml:space="preserve"> פרמיות הביטוח והשתתפות עצמית חלה על היועץ בלבד</w:t>
      </w:r>
      <w:r w:rsidRPr="004E32D2">
        <w:rPr>
          <w:rFonts w:ascii="Times New Roman" w:eastAsia="Times New Roman" w:hAnsi="Times New Roman" w:hint="cs"/>
          <w:sz w:val="24"/>
          <w:rtl/>
          <w:lang w:eastAsia="he-IL"/>
        </w:rPr>
        <w:t>, ובשום מקרה לא על החברה</w:t>
      </w:r>
      <w:r w:rsidRPr="004E32D2">
        <w:rPr>
          <w:rFonts w:ascii="Times New Roman" w:eastAsia="Times New Roman" w:hAnsi="Times New Roman"/>
          <w:sz w:val="24"/>
          <w:rtl/>
          <w:lang w:eastAsia="he-IL"/>
        </w:rPr>
        <w:t>.</w:t>
      </w:r>
    </w:p>
    <w:p w14:paraId="73E39468" w14:textId="77777777" w:rsidR="004E32D2" w:rsidRPr="004E32D2" w:rsidRDefault="004E32D2" w:rsidP="004E32D2">
      <w:pPr>
        <w:widowControl w:val="0"/>
        <w:spacing w:before="0" w:beforeAutospacing="0" w:after="0" w:afterAutospacing="0" w:line="240" w:lineRule="auto"/>
        <w:rPr>
          <w:rFonts w:ascii="Times New Roman" w:eastAsia="Times New Roman" w:hAnsi="Times New Roman"/>
          <w:sz w:val="24"/>
          <w:rtl/>
          <w:lang w:eastAsia="he-IL"/>
        </w:rPr>
      </w:pPr>
    </w:p>
    <w:p w14:paraId="7CC160CB" w14:textId="77777777" w:rsidR="004E32D2" w:rsidRPr="004E32D2" w:rsidRDefault="004E32D2" w:rsidP="004E32D2">
      <w:pPr>
        <w:widowControl w:val="0"/>
        <w:numPr>
          <w:ilvl w:val="0"/>
          <w:numId w:val="21"/>
        </w:numPr>
        <w:spacing w:before="0" w:beforeAutospacing="0" w:after="0" w:afterAutospacing="0" w:line="240" w:lineRule="auto"/>
        <w:rPr>
          <w:rFonts w:ascii="Times New Roman" w:eastAsia="Times New Roman" w:hAnsi="Times New Roman"/>
          <w:sz w:val="24"/>
          <w:lang w:eastAsia="he-IL"/>
        </w:rPr>
      </w:pPr>
      <w:r w:rsidRPr="004E32D2">
        <w:rPr>
          <w:rFonts w:ascii="Times New Roman" w:eastAsia="Times New Roman" w:hAnsi="Times New Roman" w:hint="eastAsia"/>
          <w:sz w:val="24"/>
          <w:rtl/>
          <w:lang w:eastAsia="he-IL"/>
        </w:rPr>
        <w:t>הננו</w:t>
      </w:r>
      <w:r w:rsidRPr="004E32D2">
        <w:rPr>
          <w:rFonts w:ascii="Times New Roman" w:eastAsia="Times New Roman" w:hAnsi="Times New Roman"/>
          <w:sz w:val="24"/>
          <w:rtl/>
          <w:lang w:eastAsia="he-IL"/>
        </w:rPr>
        <w:t xml:space="preserve"> מאשרים כי כל הביטוחים הנ"</w:t>
      </w:r>
      <w:r w:rsidRPr="004E32D2">
        <w:rPr>
          <w:rFonts w:ascii="Times New Roman" w:eastAsia="Times New Roman" w:hAnsi="Times New Roman" w:hint="eastAsia"/>
          <w:sz w:val="24"/>
          <w:rtl/>
          <w:lang w:eastAsia="he-IL"/>
        </w:rPr>
        <w:t>ל</w:t>
      </w:r>
      <w:r w:rsidRPr="004E32D2">
        <w:rPr>
          <w:rFonts w:ascii="Times New Roman" w:eastAsia="Times New Roman" w:hAnsi="Times New Roman"/>
          <w:sz w:val="24"/>
          <w:rtl/>
          <w:lang w:eastAsia="he-IL"/>
        </w:rPr>
        <w:t xml:space="preserve"> </w:t>
      </w:r>
      <w:r w:rsidRPr="004E32D2">
        <w:rPr>
          <w:rFonts w:ascii="Times New Roman" w:eastAsia="Times New Roman" w:hAnsi="Times New Roman" w:hint="eastAsia"/>
          <w:sz w:val="24"/>
          <w:rtl/>
          <w:lang w:eastAsia="he-IL"/>
        </w:rPr>
        <w:t>הינם</w:t>
      </w:r>
      <w:r w:rsidRPr="004E32D2">
        <w:rPr>
          <w:rFonts w:ascii="Times New Roman" w:eastAsia="Times New Roman" w:hAnsi="Times New Roman"/>
          <w:sz w:val="24"/>
          <w:rtl/>
          <w:lang w:eastAsia="he-IL"/>
        </w:rPr>
        <w:t xml:space="preserve"> ראשוניים וקודמים לכל ביטוח הנערך על ידי </w:t>
      </w:r>
      <w:r w:rsidRPr="004E32D2">
        <w:rPr>
          <w:rFonts w:ascii="Times New Roman" w:eastAsia="Times New Roman" w:hAnsi="Times New Roman" w:hint="cs"/>
          <w:sz w:val="24"/>
          <w:rtl/>
          <w:lang w:eastAsia="he-IL"/>
        </w:rPr>
        <w:t>החברה</w:t>
      </w:r>
      <w:r w:rsidRPr="004E32D2">
        <w:rPr>
          <w:rFonts w:ascii="Times New Roman" w:eastAsia="Times New Roman" w:hAnsi="Times New Roman"/>
          <w:sz w:val="24"/>
          <w:rtl/>
          <w:lang w:eastAsia="he-IL"/>
        </w:rPr>
        <w:t xml:space="preserve"> ו/או לטובתה, ואנו מוותרים על </w:t>
      </w:r>
      <w:r w:rsidRPr="004E32D2">
        <w:rPr>
          <w:rFonts w:ascii="Times New Roman" w:eastAsia="Times New Roman" w:hAnsi="Times New Roman" w:hint="eastAsia"/>
          <w:sz w:val="24"/>
          <w:rtl/>
          <w:lang w:eastAsia="he-IL"/>
        </w:rPr>
        <w:t>כל</w:t>
      </w:r>
      <w:r w:rsidRPr="004E32D2">
        <w:rPr>
          <w:rFonts w:ascii="Times New Roman" w:eastAsia="Times New Roman" w:hAnsi="Times New Roman"/>
          <w:sz w:val="24"/>
          <w:rtl/>
          <w:lang w:eastAsia="he-IL"/>
        </w:rPr>
        <w:t xml:space="preserve"> טענה ו/או דרישה ו/או תביעה בדבר שיתוף ביטוחי </w:t>
      </w:r>
      <w:r w:rsidRPr="004E32D2">
        <w:rPr>
          <w:rFonts w:ascii="Times New Roman" w:eastAsia="Times New Roman" w:hAnsi="Times New Roman" w:hint="cs"/>
          <w:sz w:val="24"/>
          <w:rtl/>
          <w:lang w:eastAsia="he-IL"/>
        </w:rPr>
        <w:t>החברה</w:t>
      </w:r>
      <w:r w:rsidRPr="004E32D2">
        <w:rPr>
          <w:rFonts w:ascii="Times New Roman" w:eastAsia="Times New Roman" w:hAnsi="Times New Roman"/>
          <w:sz w:val="24"/>
          <w:rtl/>
          <w:lang w:eastAsia="he-IL"/>
        </w:rPr>
        <w:t>.</w:t>
      </w:r>
    </w:p>
    <w:p w14:paraId="21AB5099" w14:textId="77777777" w:rsidR="004E32D2" w:rsidRPr="004E32D2" w:rsidRDefault="004E32D2" w:rsidP="004E32D2">
      <w:pPr>
        <w:spacing w:before="0" w:beforeAutospacing="0" w:after="0" w:afterAutospacing="0" w:line="360" w:lineRule="auto"/>
        <w:ind w:left="720"/>
        <w:rPr>
          <w:rFonts w:ascii="Times New Roman" w:eastAsia="Times New Roman" w:hAnsi="Times New Roman"/>
          <w:sz w:val="24"/>
          <w:rtl/>
        </w:rPr>
      </w:pPr>
    </w:p>
    <w:p w14:paraId="443FB302" w14:textId="77777777" w:rsidR="004E32D2" w:rsidRPr="004E32D2" w:rsidRDefault="004E32D2" w:rsidP="004E32D2">
      <w:pPr>
        <w:widowControl w:val="0"/>
        <w:numPr>
          <w:ilvl w:val="0"/>
          <w:numId w:val="21"/>
        </w:numPr>
        <w:spacing w:before="0" w:beforeAutospacing="0" w:after="0" w:afterAutospacing="0" w:line="240" w:lineRule="auto"/>
        <w:rPr>
          <w:rFonts w:ascii="Times New Roman" w:eastAsia="Times New Roman" w:hAnsi="Times New Roman"/>
          <w:sz w:val="24"/>
          <w:lang w:eastAsia="he-IL"/>
        </w:rPr>
      </w:pPr>
      <w:r w:rsidRPr="004E32D2">
        <w:rPr>
          <w:rFonts w:ascii="Times New Roman" w:eastAsia="Times New Roman" w:hAnsi="Times New Roman" w:hint="cs"/>
          <w:sz w:val="24"/>
          <w:rtl/>
          <w:lang w:eastAsia="he-IL"/>
        </w:rPr>
        <w:t>הפוליסות כוללות ויתור על זכות התחלוף כלפי החברה, עובדיה ומנהליה, ובלבד שהויתור על זכות התחלוף כאמור לא יחול לטובת מי שגרם לנזק בזדון.</w:t>
      </w:r>
    </w:p>
    <w:p w14:paraId="5AC31AC2" w14:textId="77777777" w:rsidR="004E32D2" w:rsidRPr="004E32D2" w:rsidRDefault="004E32D2" w:rsidP="004E32D2">
      <w:pPr>
        <w:widowControl w:val="0"/>
        <w:spacing w:before="0" w:beforeAutospacing="0" w:after="0" w:afterAutospacing="0" w:line="240" w:lineRule="auto"/>
        <w:rPr>
          <w:rFonts w:ascii="Times New Roman" w:eastAsia="Times New Roman" w:hAnsi="Times New Roman"/>
          <w:sz w:val="24"/>
          <w:rtl/>
          <w:lang w:eastAsia="he-IL"/>
        </w:rPr>
      </w:pPr>
    </w:p>
    <w:p w14:paraId="09E665D0" w14:textId="77777777" w:rsidR="004E32D2" w:rsidRPr="004E32D2" w:rsidRDefault="004E32D2" w:rsidP="004E32D2">
      <w:pPr>
        <w:widowControl w:val="0"/>
        <w:numPr>
          <w:ilvl w:val="0"/>
          <w:numId w:val="21"/>
        </w:numPr>
        <w:spacing w:before="0" w:beforeAutospacing="0" w:after="0" w:afterAutospacing="0" w:line="240" w:lineRule="auto"/>
        <w:rPr>
          <w:rFonts w:ascii="Times New Roman" w:eastAsia="Times New Roman" w:hAnsi="Times New Roman"/>
          <w:sz w:val="24"/>
          <w:rtl/>
          <w:lang w:eastAsia="he-IL"/>
        </w:rPr>
      </w:pPr>
      <w:r w:rsidRPr="004E32D2">
        <w:rPr>
          <w:rFonts w:ascii="Times New Roman" w:eastAsia="Times New Roman" w:hAnsi="Times New Roman" w:hint="eastAsia"/>
          <w:sz w:val="24"/>
          <w:rtl/>
          <w:lang w:eastAsia="he-IL"/>
        </w:rPr>
        <w:t>הננו</w:t>
      </w:r>
      <w:r w:rsidRPr="004E32D2">
        <w:rPr>
          <w:rFonts w:ascii="Times New Roman" w:eastAsia="Times New Roman" w:hAnsi="Times New Roman"/>
          <w:sz w:val="24"/>
          <w:rtl/>
          <w:lang w:eastAsia="he-IL"/>
        </w:rPr>
        <w:t xml:space="preserve"> מתחייבים כי הביטוחים הנ"</w:t>
      </w:r>
      <w:r w:rsidRPr="004E32D2">
        <w:rPr>
          <w:rFonts w:ascii="Times New Roman" w:eastAsia="Times New Roman" w:hAnsi="Times New Roman" w:hint="eastAsia"/>
          <w:sz w:val="24"/>
          <w:rtl/>
          <w:lang w:eastAsia="he-IL"/>
        </w:rPr>
        <w:t>ל</w:t>
      </w:r>
      <w:r w:rsidRPr="004E32D2">
        <w:rPr>
          <w:rFonts w:ascii="Times New Roman" w:eastAsia="Times New Roman" w:hAnsi="Times New Roman"/>
          <w:sz w:val="24"/>
          <w:rtl/>
          <w:lang w:eastAsia="he-IL"/>
        </w:rPr>
        <w:t xml:space="preserve"> </w:t>
      </w:r>
      <w:r w:rsidRPr="004E32D2">
        <w:rPr>
          <w:rFonts w:ascii="Times New Roman" w:eastAsia="Times New Roman" w:hAnsi="Times New Roman" w:hint="eastAsia"/>
          <w:sz w:val="24"/>
          <w:rtl/>
          <w:lang w:eastAsia="he-IL"/>
        </w:rPr>
        <w:t>לא</w:t>
      </w:r>
      <w:r w:rsidRPr="004E32D2">
        <w:rPr>
          <w:rFonts w:ascii="Times New Roman" w:eastAsia="Times New Roman" w:hAnsi="Times New Roman"/>
          <w:sz w:val="24"/>
          <w:rtl/>
          <w:lang w:eastAsia="he-IL"/>
        </w:rPr>
        <w:t xml:space="preserve"> יבוטלו ולא יצומצמו במשך תקופת הביטוח, אלא בהודעה מראש של 60 יום </w:t>
      </w:r>
      <w:r w:rsidRPr="004E32D2">
        <w:rPr>
          <w:rFonts w:ascii="Times New Roman" w:eastAsia="Times New Roman" w:hAnsi="Times New Roman" w:hint="cs"/>
          <w:sz w:val="24"/>
          <w:rtl/>
          <w:lang w:eastAsia="he-IL"/>
        </w:rPr>
        <w:t>לחברה</w:t>
      </w:r>
      <w:r w:rsidRPr="004E32D2">
        <w:rPr>
          <w:rFonts w:ascii="Times New Roman" w:eastAsia="Times New Roman" w:hAnsi="Times New Roman"/>
          <w:sz w:val="24"/>
          <w:rtl/>
          <w:lang w:eastAsia="he-IL"/>
        </w:rPr>
        <w:t xml:space="preserve">, בכתב, </w:t>
      </w:r>
      <w:r w:rsidRPr="004E32D2">
        <w:rPr>
          <w:rFonts w:ascii="Times New Roman" w:eastAsia="Times New Roman" w:hAnsi="Times New Roman" w:hint="eastAsia"/>
          <w:sz w:val="24"/>
          <w:rtl/>
          <w:lang w:eastAsia="he-IL"/>
        </w:rPr>
        <w:t>בדואר</w:t>
      </w:r>
      <w:r w:rsidRPr="004E32D2">
        <w:rPr>
          <w:rFonts w:ascii="Times New Roman" w:eastAsia="Times New Roman" w:hAnsi="Times New Roman"/>
          <w:sz w:val="24"/>
          <w:rtl/>
          <w:lang w:eastAsia="he-IL"/>
        </w:rPr>
        <w:t xml:space="preserve"> רשום.</w:t>
      </w:r>
    </w:p>
    <w:p w14:paraId="66DC8E2A" w14:textId="77777777" w:rsidR="004E32D2" w:rsidRPr="004E32D2" w:rsidRDefault="004E32D2" w:rsidP="004E32D2">
      <w:pPr>
        <w:widowControl w:val="0"/>
        <w:spacing w:before="0" w:beforeAutospacing="0" w:after="0" w:afterAutospacing="0" w:line="240" w:lineRule="auto"/>
        <w:rPr>
          <w:rFonts w:ascii="Times New Roman" w:eastAsia="Times New Roman" w:hAnsi="Times New Roman"/>
          <w:sz w:val="24"/>
          <w:rtl/>
          <w:lang w:eastAsia="he-IL"/>
        </w:rPr>
      </w:pPr>
    </w:p>
    <w:p w14:paraId="3646C48A" w14:textId="77777777" w:rsidR="004E32D2" w:rsidRPr="004E32D2" w:rsidRDefault="004E32D2" w:rsidP="004E32D2">
      <w:pPr>
        <w:widowControl w:val="0"/>
        <w:spacing w:before="0" w:beforeAutospacing="0" w:after="0" w:afterAutospacing="0" w:line="240" w:lineRule="auto"/>
        <w:rPr>
          <w:rFonts w:ascii="Times New Roman" w:eastAsia="Times New Roman" w:hAnsi="Times New Roman"/>
          <w:sz w:val="24"/>
          <w:rtl/>
          <w:lang w:eastAsia="he-IL"/>
        </w:rPr>
      </w:pPr>
    </w:p>
    <w:p w14:paraId="53EEAF75" w14:textId="77777777" w:rsidR="004E32D2" w:rsidRPr="004E32D2" w:rsidRDefault="004E32D2" w:rsidP="004E32D2">
      <w:pPr>
        <w:widowControl w:val="0"/>
        <w:spacing w:before="0" w:beforeAutospacing="0" w:after="0" w:afterAutospacing="0" w:line="240" w:lineRule="auto"/>
        <w:rPr>
          <w:rFonts w:ascii="Times New Roman" w:eastAsia="Times New Roman" w:hAnsi="Times New Roman"/>
          <w:sz w:val="24"/>
          <w:rtl/>
          <w:lang w:eastAsia="he-IL"/>
        </w:rPr>
      </w:pPr>
      <w:r w:rsidRPr="004E32D2">
        <w:rPr>
          <w:rFonts w:ascii="Times New Roman" w:eastAsia="Times New Roman" w:hAnsi="Times New Roman" w:hint="eastAsia"/>
          <w:bCs/>
          <w:sz w:val="24"/>
          <w:rtl/>
          <w:lang w:eastAsia="he-IL"/>
        </w:rPr>
        <w:t>אישורנו</w:t>
      </w:r>
      <w:r w:rsidRPr="004E32D2">
        <w:rPr>
          <w:rFonts w:ascii="Times New Roman" w:eastAsia="Times New Roman" w:hAnsi="Times New Roman"/>
          <w:bCs/>
          <w:sz w:val="24"/>
          <w:rtl/>
          <w:lang w:eastAsia="he-IL"/>
        </w:rPr>
        <w:t xml:space="preserve"> זה הינו בכפוף לתנאי </w:t>
      </w:r>
      <w:r w:rsidRPr="004E32D2">
        <w:rPr>
          <w:rFonts w:ascii="Times New Roman" w:eastAsia="Times New Roman" w:hAnsi="Times New Roman" w:hint="eastAsia"/>
          <w:bCs/>
          <w:sz w:val="24"/>
          <w:rtl/>
          <w:lang w:eastAsia="he-IL"/>
        </w:rPr>
        <w:t>פוליסות</w:t>
      </w:r>
      <w:r w:rsidRPr="004E32D2">
        <w:rPr>
          <w:rFonts w:ascii="Times New Roman" w:eastAsia="Times New Roman" w:hAnsi="Times New Roman"/>
          <w:bCs/>
          <w:sz w:val="24"/>
          <w:rtl/>
          <w:lang w:eastAsia="he-IL"/>
        </w:rPr>
        <w:t xml:space="preserve"> הביטוח המקוריות ולסייגיהן, עד כמה שלא שונו על פי האמור באישור זה.</w:t>
      </w:r>
    </w:p>
    <w:p w14:paraId="06CE06BB" w14:textId="77777777" w:rsidR="004E32D2" w:rsidRPr="004E32D2" w:rsidRDefault="004E32D2" w:rsidP="004E32D2">
      <w:pPr>
        <w:widowControl w:val="0"/>
        <w:spacing w:before="0" w:beforeAutospacing="0" w:after="0" w:afterAutospacing="0" w:line="240" w:lineRule="auto"/>
        <w:rPr>
          <w:rFonts w:ascii="Times New Roman" w:eastAsia="Times New Roman" w:hAnsi="Times New Roman"/>
          <w:sz w:val="24"/>
          <w:rtl/>
          <w:lang w:eastAsia="he-IL"/>
        </w:rPr>
      </w:pPr>
    </w:p>
    <w:p w14:paraId="28E4E4A4" w14:textId="77777777" w:rsidR="004E32D2" w:rsidRPr="004E32D2" w:rsidRDefault="004E32D2" w:rsidP="004E32D2">
      <w:pPr>
        <w:widowControl w:val="0"/>
        <w:spacing w:before="0" w:beforeAutospacing="0" w:after="0" w:afterAutospacing="0" w:line="240" w:lineRule="auto"/>
        <w:rPr>
          <w:rFonts w:ascii="Times New Roman" w:eastAsia="Times New Roman" w:hAnsi="Times New Roman"/>
          <w:sz w:val="24"/>
          <w:rtl/>
          <w:lang w:eastAsia="he-IL"/>
        </w:rPr>
      </w:pPr>
    </w:p>
    <w:p w14:paraId="70241D99" w14:textId="77777777" w:rsidR="004E32D2" w:rsidRPr="004E32D2" w:rsidRDefault="004E32D2" w:rsidP="004E32D2">
      <w:pPr>
        <w:widowControl w:val="0"/>
        <w:spacing w:before="0" w:beforeAutospacing="0" w:after="0" w:afterAutospacing="0" w:line="240" w:lineRule="auto"/>
        <w:rPr>
          <w:rFonts w:ascii="Times New Roman" w:eastAsia="Times New Roman" w:hAnsi="Times New Roman"/>
          <w:sz w:val="24"/>
          <w:rtl/>
          <w:lang w:eastAsia="he-IL"/>
        </w:rPr>
      </w:pPr>
    </w:p>
    <w:p w14:paraId="3490755D" w14:textId="77777777" w:rsidR="004E32D2" w:rsidRPr="004E32D2" w:rsidRDefault="004E32D2" w:rsidP="004E32D2">
      <w:pPr>
        <w:widowControl w:val="0"/>
        <w:spacing w:before="0" w:beforeAutospacing="0" w:after="0" w:afterAutospacing="0" w:line="240" w:lineRule="auto"/>
        <w:rPr>
          <w:rFonts w:ascii="Times New Roman" w:eastAsia="Times New Roman" w:hAnsi="Times New Roman"/>
          <w:sz w:val="24"/>
          <w:rtl/>
          <w:lang w:eastAsia="he-IL"/>
        </w:rPr>
      </w:pPr>
    </w:p>
    <w:p w14:paraId="24F33127" w14:textId="77777777" w:rsidR="004E32D2" w:rsidRPr="004E32D2" w:rsidRDefault="004E32D2" w:rsidP="004E32D2">
      <w:pPr>
        <w:widowControl w:val="0"/>
        <w:spacing w:before="0" w:beforeAutospacing="0" w:after="0" w:afterAutospacing="0" w:line="240" w:lineRule="auto"/>
        <w:rPr>
          <w:rFonts w:ascii="Times New Roman" w:eastAsia="Times New Roman" w:hAnsi="Times New Roman"/>
          <w:sz w:val="24"/>
          <w:rtl/>
          <w:lang w:eastAsia="he-IL"/>
        </w:rPr>
      </w:pPr>
    </w:p>
    <w:p w14:paraId="20B159C5" w14:textId="77777777" w:rsidR="004E32D2" w:rsidRPr="004E32D2" w:rsidRDefault="004E32D2" w:rsidP="004E32D2">
      <w:pPr>
        <w:widowControl w:val="0"/>
        <w:spacing w:before="0" w:beforeAutospacing="0" w:after="0" w:afterAutospacing="0" w:line="240" w:lineRule="auto"/>
        <w:rPr>
          <w:rFonts w:ascii="Times New Roman" w:eastAsia="Times New Roman" w:hAnsi="Times New Roman"/>
          <w:sz w:val="24"/>
          <w:rtl/>
          <w:lang w:eastAsia="he-IL"/>
        </w:rPr>
      </w:pPr>
    </w:p>
    <w:p w14:paraId="4ECDA1AC" w14:textId="77777777" w:rsidR="004E32D2" w:rsidRPr="004E32D2" w:rsidRDefault="004E32D2" w:rsidP="004E32D2">
      <w:pPr>
        <w:widowControl w:val="0"/>
        <w:spacing w:before="0" w:beforeAutospacing="0" w:after="0" w:afterAutospacing="0" w:line="240" w:lineRule="auto"/>
        <w:rPr>
          <w:rFonts w:ascii="Times New Roman" w:eastAsia="Times New Roman" w:hAnsi="Times New Roman"/>
          <w:sz w:val="24"/>
          <w:rtl/>
          <w:lang w:eastAsia="he-IL"/>
        </w:rPr>
      </w:pPr>
    </w:p>
    <w:p w14:paraId="41C02BC9" w14:textId="77777777" w:rsidR="004E32D2" w:rsidRPr="004E32D2" w:rsidRDefault="004E32D2" w:rsidP="004E32D2">
      <w:pPr>
        <w:widowControl w:val="0"/>
        <w:spacing w:before="0" w:beforeAutospacing="0" w:after="0" w:afterAutospacing="0" w:line="240" w:lineRule="auto"/>
        <w:rPr>
          <w:rFonts w:ascii="Times New Roman" w:eastAsia="Times New Roman" w:hAnsi="Times New Roman"/>
          <w:sz w:val="24"/>
          <w:rtl/>
          <w:lang w:eastAsia="he-IL"/>
        </w:rPr>
      </w:pPr>
    </w:p>
    <w:p w14:paraId="045C91DE" w14:textId="77777777" w:rsidR="004E32D2" w:rsidRPr="004E32D2" w:rsidRDefault="004E32D2" w:rsidP="004E32D2">
      <w:pPr>
        <w:widowControl w:val="0"/>
        <w:spacing w:before="0" w:beforeAutospacing="0" w:after="0" w:afterAutospacing="0" w:line="240" w:lineRule="auto"/>
        <w:rPr>
          <w:rFonts w:ascii="Times New Roman" w:eastAsia="Times New Roman" w:hAnsi="Times New Roman"/>
          <w:sz w:val="24"/>
          <w:rtl/>
          <w:lang w:eastAsia="he-IL"/>
        </w:rPr>
      </w:pPr>
    </w:p>
    <w:p w14:paraId="6E54AEF0" w14:textId="77777777" w:rsidR="004E32D2" w:rsidRPr="004E32D2" w:rsidRDefault="004E32D2" w:rsidP="004E32D2">
      <w:pPr>
        <w:widowControl w:val="0"/>
        <w:spacing w:before="0" w:beforeAutospacing="0" w:after="0" w:afterAutospacing="0" w:line="240" w:lineRule="auto"/>
        <w:rPr>
          <w:rFonts w:ascii="Times New Roman" w:eastAsia="Times New Roman" w:hAnsi="Times New Roman"/>
          <w:sz w:val="24"/>
          <w:rtl/>
          <w:lang w:eastAsia="he-IL"/>
        </w:rPr>
      </w:pPr>
    </w:p>
    <w:p w14:paraId="41C81D5B" w14:textId="77777777" w:rsidR="004E32D2" w:rsidRPr="004E32D2" w:rsidRDefault="004E32D2" w:rsidP="004E32D2">
      <w:pPr>
        <w:widowControl w:val="0"/>
        <w:spacing w:before="0" w:beforeAutospacing="0" w:after="0" w:afterAutospacing="0" w:line="240" w:lineRule="auto"/>
        <w:rPr>
          <w:rFonts w:ascii="Times New Roman" w:eastAsia="Times New Roman" w:hAnsi="Times New Roman"/>
          <w:sz w:val="24"/>
          <w:rtl/>
          <w:lang w:eastAsia="he-IL"/>
        </w:rPr>
      </w:pPr>
    </w:p>
    <w:p w14:paraId="351B02C0" w14:textId="77777777" w:rsidR="004E32D2" w:rsidRPr="004E32D2" w:rsidRDefault="004E32D2" w:rsidP="004E32D2">
      <w:pPr>
        <w:widowControl w:val="0"/>
        <w:spacing w:before="0" w:beforeAutospacing="0" w:after="0" w:afterAutospacing="0" w:line="240" w:lineRule="auto"/>
        <w:rPr>
          <w:rFonts w:ascii="Times New Roman" w:eastAsia="Times New Roman" w:hAnsi="Times New Roman"/>
          <w:sz w:val="24"/>
          <w:rtl/>
          <w:lang w:eastAsia="he-IL"/>
        </w:rPr>
      </w:pPr>
    </w:p>
    <w:p w14:paraId="68455FA8" w14:textId="77777777" w:rsidR="004E32D2" w:rsidRPr="004E32D2" w:rsidRDefault="004E32D2" w:rsidP="004E32D2">
      <w:pPr>
        <w:widowControl w:val="0"/>
        <w:spacing w:before="0" w:beforeAutospacing="0" w:after="0" w:afterAutospacing="0" w:line="240" w:lineRule="auto"/>
        <w:rPr>
          <w:rFonts w:ascii="Times New Roman" w:eastAsia="Times New Roman" w:hAnsi="Times New Roman"/>
          <w:sz w:val="24"/>
          <w:lang w:eastAsia="he-IL"/>
        </w:rPr>
      </w:pPr>
    </w:p>
    <w:p w14:paraId="48739D0D" w14:textId="77777777" w:rsidR="004E32D2" w:rsidRPr="004E32D2" w:rsidRDefault="004E32D2" w:rsidP="004E32D2">
      <w:pPr>
        <w:widowControl w:val="0"/>
        <w:spacing w:before="0" w:beforeAutospacing="0" w:after="0" w:afterAutospacing="0" w:line="240" w:lineRule="auto"/>
        <w:ind w:left="-240" w:firstLine="240"/>
        <w:rPr>
          <w:rFonts w:ascii="Times New Roman" w:eastAsia="Times New Roman" w:hAnsi="Times New Roman"/>
          <w:sz w:val="24"/>
          <w:lang w:eastAsia="he-IL"/>
        </w:rPr>
      </w:pPr>
      <w:r w:rsidRPr="004E32D2">
        <w:rPr>
          <w:rFonts w:ascii="Times New Roman" w:eastAsia="Times New Roman" w:hAnsi="Times New Roman"/>
          <w:sz w:val="24"/>
          <w:rtl/>
          <w:lang w:eastAsia="he-IL"/>
        </w:rPr>
        <w:t>____________</w:t>
      </w:r>
      <w:r>
        <w:rPr>
          <w:rFonts w:ascii="Times New Roman" w:eastAsia="Times New Roman" w:hAnsi="Times New Roman"/>
          <w:sz w:val="24"/>
          <w:rtl/>
          <w:lang w:eastAsia="he-IL"/>
        </w:rPr>
        <w:t>__</w:t>
      </w:r>
      <w:r>
        <w:rPr>
          <w:rFonts w:ascii="Times New Roman" w:eastAsia="Times New Roman" w:hAnsi="Times New Roman"/>
          <w:sz w:val="24"/>
          <w:rtl/>
          <w:lang w:eastAsia="he-IL"/>
        </w:rPr>
        <w:tab/>
        <w:t>______________</w:t>
      </w:r>
      <w:r>
        <w:rPr>
          <w:rFonts w:ascii="Times New Roman" w:eastAsia="Times New Roman" w:hAnsi="Times New Roman"/>
          <w:sz w:val="24"/>
          <w:rtl/>
          <w:lang w:eastAsia="he-IL"/>
        </w:rPr>
        <w:tab/>
        <w:t>_____________</w:t>
      </w:r>
      <w:r>
        <w:rPr>
          <w:rFonts w:ascii="Times New Roman" w:eastAsia="Times New Roman" w:hAnsi="Times New Roman" w:hint="cs"/>
          <w:sz w:val="24"/>
          <w:rtl/>
          <w:lang w:eastAsia="he-IL"/>
        </w:rPr>
        <w:t xml:space="preserve">      </w:t>
      </w:r>
      <w:r w:rsidRPr="004E32D2">
        <w:rPr>
          <w:rFonts w:ascii="Times New Roman" w:eastAsia="Times New Roman" w:hAnsi="Times New Roman"/>
          <w:sz w:val="24"/>
          <w:rtl/>
          <w:lang w:eastAsia="he-IL"/>
        </w:rPr>
        <w:t>____________</w:t>
      </w:r>
    </w:p>
    <w:p w14:paraId="165CE094" w14:textId="77777777" w:rsidR="004E32D2" w:rsidRPr="004E32D2" w:rsidRDefault="004E32D2" w:rsidP="004E32D2">
      <w:pPr>
        <w:widowControl w:val="0"/>
        <w:spacing w:before="0" w:beforeAutospacing="0" w:after="0" w:afterAutospacing="0" w:line="240" w:lineRule="auto"/>
        <w:ind w:right="-426"/>
        <w:rPr>
          <w:rFonts w:ascii="Times New Roman" w:eastAsia="Times New Roman" w:hAnsi="Times New Roman"/>
          <w:sz w:val="24"/>
          <w:rtl/>
          <w:lang w:eastAsia="he-IL"/>
        </w:rPr>
      </w:pPr>
      <w:r w:rsidRPr="004E32D2">
        <w:rPr>
          <w:rFonts w:ascii="Times New Roman" w:eastAsia="Times New Roman" w:hAnsi="Times New Roman"/>
          <w:sz w:val="24"/>
          <w:rtl/>
          <w:lang w:eastAsia="he-IL"/>
        </w:rPr>
        <w:t xml:space="preserve">(חותמת </w:t>
      </w:r>
      <w:r w:rsidRPr="004E32D2">
        <w:rPr>
          <w:rFonts w:ascii="Times New Roman" w:eastAsia="Times New Roman" w:hAnsi="Times New Roman" w:hint="eastAsia"/>
          <w:sz w:val="24"/>
          <w:rtl/>
          <w:lang w:eastAsia="he-IL"/>
        </w:rPr>
        <w:t>המבטח</w:t>
      </w:r>
      <w:r>
        <w:rPr>
          <w:rFonts w:ascii="Times New Roman" w:eastAsia="Times New Roman" w:hAnsi="Times New Roman"/>
          <w:sz w:val="24"/>
          <w:rtl/>
          <w:lang w:eastAsia="he-IL"/>
        </w:rPr>
        <w:t>)</w:t>
      </w:r>
      <w:r>
        <w:rPr>
          <w:rFonts w:ascii="Times New Roman" w:eastAsia="Times New Roman" w:hAnsi="Times New Roman"/>
          <w:sz w:val="24"/>
          <w:rtl/>
          <w:lang w:eastAsia="he-IL"/>
        </w:rPr>
        <w:tab/>
        <w:t>(חתימת המבטח)</w:t>
      </w:r>
      <w:r>
        <w:rPr>
          <w:rFonts w:ascii="Times New Roman" w:eastAsia="Times New Roman" w:hAnsi="Times New Roman"/>
          <w:sz w:val="24"/>
          <w:rtl/>
          <w:lang w:eastAsia="he-IL"/>
        </w:rPr>
        <w:tab/>
      </w:r>
      <w:r>
        <w:rPr>
          <w:rFonts w:ascii="Times New Roman" w:eastAsia="Times New Roman" w:hAnsi="Times New Roman" w:hint="cs"/>
          <w:sz w:val="24"/>
          <w:rtl/>
          <w:lang w:eastAsia="he-IL"/>
        </w:rPr>
        <w:t xml:space="preserve">   </w:t>
      </w:r>
      <w:r>
        <w:rPr>
          <w:rFonts w:ascii="Times New Roman" w:eastAsia="Times New Roman" w:hAnsi="Times New Roman"/>
          <w:sz w:val="24"/>
          <w:rtl/>
          <w:lang w:eastAsia="he-IL"/>
        </w:rPr>
        <w:t>(שם החותם)</w:t>
      </w:r>
      <w:r>
        <w:rPr>
          <w:rFonts w:ascii="Times New Roman" w:eastAsia="Times New Roman" w:hAnsi="Times New Roman"/>
          <w:sz w:val="24"/>
          <w:rtl/>
          <w:lang w:eastAsia="he-IL"/>
        </w:rPr>
        <w:tab/>
      </w:r>
      <w:r>
        <w:rPr>
          <w:rFonts w:ascii="Times New Roman" w:eastAsia="Times New Roman" w:hAnsi="Times New Roman" w:hint="cs"/>
          <w:sz w:val="24"/>
          <w:rtl/>
          <w:lang w:eastAsia="he-IL"/>
        </w:rPr>
        <w:t xml:space="preserve">         </w:t>
      </w:r>
      <w:r w:rsidRPr="004E32D2">
        <w:rPr>
          <w:rFonts w:ascii="Times New Roman" w:eastAsia="Times New Roman" w:hAnsi="Times New Roman"/>
          <w:sz w:val="24"/>
          <w:rtl/>
          <w:lang w:eastAsia="he-IL"/>
        </w:rPr>
        <w:t xml:space="preserve">(תפקיד </w:t>
      </w:r>
      <w:r>
        <w:rPr>
          <w:rFonts w:ascii="Times New Roman" w:eastAsia="Times New Roman" w:hAnsi="Times New Roman" w:hint="cs"/>
          <w:sz w:val="24"/>
          <w:rtl/>
          <w:lang w:eastAsia="he-IL"/>
        </w:rPr>
        <w:t>הח</w:t>
      </w:r>
      <w:r w:rsidRPr="004E32D2">
        <w:rPr>
          <w:rFonts w:ascii="Times New Roman" w:eastAsia="Times New Roman" w:hAnsi="Times New Roman"/>
          <w:sz w:val="24"/>
          <w:rtl/>
          <w:lang w:eastAsia="he-IL"/>
        </w:rPr>
        <w:t xml:space="preserve">ותם) </w:t>
      </w:r>
    </w:p>
    <w:p w14:paraId="042053FA" w14:textId="77777777" w:rsidR="004E32D2" w:rsidRPr="004E32D2" w:rsidRDefault="004E32D2" w:rsidP="004E32D2">
      <w:pPr>
        <w:widowControl w:val="0"/>
        <w:spacing w:before="0" w:beforeAutospacing="0" w:after="0" w:afterAutospacing="0" w:line="240" w:lineRule="auto"/>
        <w:rPr>
          <w:rFonts w:ascii="Times New Roman" w:eastAsia="Times New Roman" w:hAnsi="Times New Roman"/>
          <w:sz w:val="24"/>
          <w:u w:val="single"/>
          <w:rtl/>
          <w:lang w:eastAsia="he-IL"/>
        </w:rPr>
      </w:pPr>
    </w:p>
    <w:p w14:paraId="674258DD" w14:textId="77777777" w:rsidR="004E32D2" w:rsidRPr="004E32D2" w:rsidRDefault="004E32D2" w:rsidP="004E32D2">
      <w:pPr>
        <w:widowControl w:val="0"/>
        <w:spacing w:before="0" w:beforeAutospacing="0" w:after="0" w:afterAutospacing="0" w:line="240" w:lineRule="auto"/>
        <w:jc w:val="center"/>
        <w:rPr>
          <w:rFonts w:ascii="Times New Roman" w:eastAsia="Times New Roman" w:hAnsi="Times New Roman"/>
          <w:sz w:val="24"/>
          <w:rtl/>
          <w:lang w:eastAsia="he-IL"/>
        </w:rPr>
      </w:pPr>
    </w:p>
    <w:p w14:paraId="7757F537" w14:textId="77777777" w:rsidR="004E32D2" w:rsidRPr="004E32D2" w:rsidRDefault="004E32D2" w:rsidP="004E32D2">
      <w:pPr>
        <w:widowControl w:val="0"/>
        <w:spacing w:before="0" w:beforeAutospacing="0" w:after="0" w:afterAutospacing="0" w:line="240" w:lineRule="auto"/>
        <w:jc w:val="center"/>
        <w:rPr>
          <w:rFonts w:ascii="Times New Roman" w:eastAsia="Times New Roman" w:hAnsi="Times New Roman"/>
          <w:sz w:val="24"/>
          <w:rtl/>
          <w:lang w:eastAsia="he-IL"/>
        </w:rPr>
      </w:pPr>
    </w:p>
    <w:p w14:paraId="04674482" w14:textId="77777777" w:rsidR="004E32D2" w:rsidRPr="004E32D2" w:rsidRDefault="004E32D2" w:rsidP="004E32D2">
      <w:pPr>
        <w:widowControl w:val="0"/>
        <w:spacing w:before="0" w:beforeAutospacing="0" w:after="0" w:afterAutospacing="0" w:line="240" w:lineRule="auto"/>
        <w:jc w:val="center"/>
        <w:rPr>
          <w:rFonts w:ascii="Times New Roman" w:eastAsia="Times New Roman" w:hAnsi="Times New Roman"/>
          <w:sz w:val="24"/>
          <w:rtl/>
          <w:lang w:eastAsia="he-IL"/>
        </w:rPr>
      </w:pPr>
    </w:p>
    <w:p w14:paraId="08BBD6B8" w14:textId="77777777" w:rsidR="004E32D2" w:rsidRPr="004E32D2" w:rsidRDefault="004E32D2" w:rsidP="004E32D2">
      <w:pPr>
        <w:widowControl w:val="0"/>
        <w:spacing w:before="0" w:beforeAutospacing="0" w:after="0" w:afterAutospacing="0" w:line="240" w:lineRule="auto"/>
        <w:jc w:val="center"/>
        <w:rPr>
          <w:rFonts w:ascii="Times New Roman" w:eastAsia="Times New Roman" w:hAnsi="Times New Roman"/>
          <w:sz w:val="24"/>
          <w:rtl/>
          <w:lang w:eastAsia="he-IL"/>
        </w:rPr>
      </w:pPr>
    </w:p>
    <w:p w14:paraId="2928F9C2"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sz w:val="24"/>
          <w:rtl/>
          <w:lang w:eastAsia="he-IL"/>
        </w:rPr>
      </w:pPr>
    </w:p>
    <w:p w14:paraId="240241B3"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sz w:val="24"/>
          <w:rtl/>
          <w:lang w:eastAsia="he-IL"/>
        </w:rPr>
      </w:pPr>
    </w:p>
    <w:p w14:paraId="059F28AD"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sz w:val="24"/>
          <w:rtl/>
          <w:lang w:eastAsia="he-IL"/>
        </w:rPr>
      </w:pPr>
    </w:p>
    <w:p w14:paraId="45E8349D"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7837349D"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78EA531B"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50833E8D" w14:textId="77777777" w:rsidR="004E32D2" w:rsidRDefault="004E32D2" w:rsidP="00590FDD">
      <w:pPr>
        <w:widowControl w:val="0"/>
        <w:spacing w:before="0" w:beforeAutospacing="0" w:after="0" w:afterAutospacing="0" w:line="240" w:lineRule="auto"/>
        <w:jc w:val="center"/>
        <w:rPr>
          <w:rFonts w:ascii="Times New Roman" w:eastAsia="Times New Roman" w:hAnsi="Times New Roman"/>
          <w:bCs/>
          <w:sz w:val="20"/>
          <w:u w:val="single"/>
          <w:rtl/>
          <w:lang w:eastAsia="he-IL"/>
        </w:rPr>
      </w:pPr>
    </w:p>
    <w:p w14:paraId="560377EB" w14:textId="77777777" w:rsidR="004E32D2" w:rsidRDefault="004E32D2" w:rsidP="00590FDD">
      <w:pPr>
        <w:widowControl w:val="0"/>
        <w:spacing w:before="0" w:beforeAutospacing="0" w:after="0" w:afterAutospacing="0" w:line="240" w:lineRule="auto"/>
        <w:jc w:val="center"/>
        <w:rPr>
          <w:rFonts w:ascii="Times New Roman" w:eastAsia="Times New Roman" w:hAnsi="Times New Roman"/>
          <w:bCs/>
          <w:sz w:val="20"/>
          <w:u w:val="single"/>
          <w:rtl/>
          <w:lang w:eastAsia="he-IL"/>
        </w:rPr>
      </w:pPr>
    </w:p>
    <w:p w14:paraId="5E1C6443"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20"/>
          <w:u w:val="single"/>
          <w:rtl/>
          <w:lang w:eastAsia="he-IL"/>
        </w:rPr>
      </w:pPr>
      <w:r w:rsidRPr="00590FDD">
        <w:rPr>
          <w:rFonts w:ascii="Times New Roman" w:eastAsia="Times New Roman" w:hAnsi="Times New Roman"/>
          <w:bCs/>
          <w:sz w:val="20"/>
          <w:u w:val="single"/>
          <w:rtl/>
          <w:lang w:eastAsia="he-IL"/>
        </w:rPr>
        <w:t xml:space="preserve">נספח </w:t>
      </w:r>
      <w:r w:rsidR="004E32D2">
        <w:rPr>
          <w:rFonts w:ascii="Times New Roman" w:eastAsia="Times New Roman" w:hAnsi="Times New Roman" w:hint="cs"/>
          <w:bCs/>
          <w:sz w:val="20"/>
          <w:u w:val="single"/>
          <w:rtl/>
          <w:lang w:eastAsia="he-IL"/>
        </w:rPr>
        <w:t>"</w:t>
      </w:r>
      <w:r w:rsidRPr="00590FDD">
        <w:rPr>
          <w:rFonts w:ascii="Times New Roman" w:eastAsia="Times New Roman" w:hAnsi="Times New Roman"/>
          <w:bCs/>
          <w:sz w:val="20"/>
          <w:u w:val="single"/>
          <w:rtl/>
          <w:lang w:eastAsia="he-IL"/>
        </w:rPr>
        <w:t>ח</w:t>
      </w:r>
      <w:r w:rsidR="004E32D2">
        <w:rPr>
          <w:rFonts w:ascii="Times New Roman" w:eastAsia="Times New Roman" w:hAnsi="Times New Roman" w:hint="cs"/>
          <w:bCs/>
          <w:sz w:val="20"/>
          <w:u w:val="single"/>
          <w:rtl/>
          <w:lang w:eastAsia="he-IL"/>
        </w:rPr>
        <w:t>'</w:t>
      </w:r>
      <w:r w:rsidRPr="00590FDD">
        <w:rPr>
          <w:rFonts w:ascii="Times New Roman" w:eastAsia="Times New Roman" w:hAnsi="Times New Roman"/>
          <w:bCs/>
          <w:sz w:val="20"/>
          <w:u w:val="single"/>
          <w:rtl/>
          <w:lang w:eastAsia="he-IL"/>
        </w:rPr>
        <w:t>'</w:t>
      </w:r>
    </w:p>
    <w:p w14:paraId="023F3BC8"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b/>
          <w:bCs/>
          <w:sz w:val="24"/>
          <w:u w:val="single"/>
          <w:rtl/>
          <w:lang w:eastAsia="he-IL"/>
        </w:rPr>
      </w:pPr>
    </w:p>
    <w:p w14:paraId="4EE5082D"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
          <w:bCs/>
          <w:sz w:val="24"/>
          <w:u w:val="single"/>
          <w:rtl/>
          <w:lang w:eastAsia="he-IL"/>
        </w:rPr>
      </w:pPr>
      <w:r w:rsidRPr="00590FDD">
        <w:rPr>
          <w:rFonts w:ascii="Times New Roman" w:eastAsia="Times New Roman" w:hAnsi="Times New Roman"/>
          <w:b/>
          <w:bCs/>
          <w:sz w:val="24"/>
          <w:u w:val="single"/>
          <w:rtl/>
          <w:lang w:eastAsia="he-IL"/>
        </w:rPr>
        <w:t>רשימת התוכניות והמסמכים שעל המתכנן להנפיק</w:t>
      </w:r>
    </w:p>
    <w:p w14:paraId="437779BF"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5986653C"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sz w:val="24"/>
          <w:rtl/>
          <w:lang w:eastAsia="he-IL"/>
        </w:rPr>
      </w:pPr>
      <w:r w:rsidRPr="00590FDD">
        <w:rPr>
          <w:rFonts w:ascii="Times New Roman" w:eastAsia="Times New Roman" w:hAnsi="Times New Roman"/>
          <w:sz w:val="24"/>
          <w:rtl/>
          <w:lang w:eastAsia="he-IL"/>
        </w:rPr>
        <w:t>מסמך זה מהווה השלמה לנספח ב' ואינו גורע ממנו</w:t>
      </w:r>
    </w:p>
    <w:p w14:paraId="13E68844"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b/>
          <w:bCs/>
          <w:sz w:val="24"/>
          <w:u w:val="single"/>
          <w:rtl/>
          <w:lang w:eastAsia="he-IL"/>
        </w:rPr>
      </w:pPr>
    </w:p>
    <w:p w14:paraId="0E064789"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u w:val="single"/>
          <w:rtl/>
          <w:lang w:eastAsia="he-IL"/>
        </w:rPr>
      </w:pPr>
      <w:r w:rsidRPr="00590FDD">
        <w:rPr>
          <w:rFonts w:ascii="Times New Roman" w:eastAsia="Times New Roman" w:hAnsi="Times New Roman"/>
          <w:sz w:val="24"/>
          <w:u w:val="single"/>
          <w:rtl/>
          <w:lang w:eastAsia="he-IL"/>
        </w:rPr>
        <w:t>בקנ"מ שיקבע ע"י המזמין</w:t>
      </w:r>
      <w:r w:rsidRPr="00590FDD">
        <w:rPr>
          <w:rFonts w:ascii="Times New Roman" w:eastAsia="Times New Roman" w:hAnsi="Times New Roman"/>
          <w:sz w:val="24"/>
          <w:rtl/>
          <w:lang w:eastAsia="he-IL"/>
        </w:rPr>
        <w:t>:</w:t>
      </w:r>
    </w:p>
    <w:p w14:paraId="21F31A67"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b/>
          <w:bCs/>
          <w:sz w:val="24"/>
          <w:u w:val="single"/>
          <w:rtl/>
          <w:lang w:eastAsia="he-IL"/>
        </w:rPr>
      </w:pPr>
    </w:p>
    <w:p w14:paraId="0648ADC6"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חישוב יציבות.</w:t>
      </w:r>
    </w:p>
    <w:p w14:paraId="2D3F3BEE"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6DEAD95F"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מתווה.</w:t>
      </w:r>
    </w:p>
    <w:p w14:paraId="65A20F64"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15354F2A"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יסודות ועמודי יסוד.</w:t>
      </w:r>
    </w:p>
    <w:p w14:paraId="392ABDF3"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37C5D5E4"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 xml:space="preserve"> קורות יסוד ומסדים.</w:t>
      </w:r>
    </w:p>
    <w:p w14:paraId="3BAB51A9"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3668A553"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 xml:space="preserve">תכנית מתווה ומפלסים לעבודות עפר כולל סימון מרווחי עבודה נדרשים ומרחקים מיסודות בתאום עם יועץ קרקע. </w:t>
      </w:r>
    </w:p>
    <w:p w14:paraId="679B2E54"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474D29CD"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תכניות לכלונסאות דיפון.</w:t>
      </w:r>
    </w:p>
    <w:p w14:paraId="76497CC7"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7C44E04A"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רצפת חניון.</w:t>
      </w:r>
    </w:p>
    <w:p w14:paraId="795D7CC7"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1288CEEA"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אזורי פירים מפלס מרתף.</w:t>
      </w:r>
    </w:p>
    <w:p w14:paraId="25769AC9"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521CD833"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תקרת חניון (כל מפלס בנפרד).</w:t>
      </w:r>
    </w:p>
    <w:p w14:paraId="379F0BCC"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6B9460D5"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lastRenderedPageBreak/>
        <w:t>תקרת קומה בכל המפלסים (כולל קורות).</w:t>
      </w:r>
    </w:p>
    <w:p w14:paraId="3653AF69"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437D1581"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גגות בטון ומעקות.</w:t>
      </w:r>
    </w:p>
    <w:p w14:paraId="30AEBED8"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3ADC3B29"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עמודים (כולל חתכים, מפלסים, זיון וכו').</w:t>
      </w:r>
    </w:p>
    <w:p w14:paraId="2DD673CE"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17256C7F"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אזורי פירים בכל מפלס.</w:t>
      </w:r>
    </w:p>
    <w:p w14:paraId="11C002A1"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0E31A0B3"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חדרי אשפה וחצרות משק.</w:t>
      </w:r>
    </w:p>
    <w:p w14:paraId="20EEAE13"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7F98C778"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חדרי מכונות ומחסנים.</w:t>
      </w:r>
    </w:p>
    <w:p w14:paraId="23294C1E"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0259E8C1"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כל חדרי המדרגות.</w:t>
      </w:r>
    </w:p>
    <w:p w14:paraId="4E42DD06" w14:textId="77777777" w:rsidR="00590FDD" w:rsidRPr="00590FDD" w:rsidRDefault="00590FDD" w:rsidP="00590FDD">
      <w:pPr>
        <w:widowControl w:val="0"/>
        <w:spacing w:before="0" w:beforeAutospacing="0" w:after="0" w:afterAutospacing="0" w:line="240" w:lineRule="auto"/>
        <w:ind w:right="720"/>
        <w:jc w:val="both"/>
        <w:rPr>
          <w:rFonts w:ascii="Times New Roman" w:eastAsia="Times New Roman" w:hAnsi="Times New Roman"/>
          <w:sz w:val="24"/>
          <w:rtl/>
          <w:lang w:eastAsia="he-IL"/>
        </w:rPr>
      </w:pPr>
    </w:p>
    <w:p w14:paraId="76260FC3"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פירים למעליות ולצנרת.</w:t>
      </w:r>
    </w:p>
    <w:p w14:paraId="2D37A1DA"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4A490555"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חתכים אנכיים.</w:t>
      </w:r>
    </w:p>
    <w:p w14:paraId="6E5E5F40"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3578FE21"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מסתורי כביסה.</w:t>
      </w:r>
    </w:p>
    <w:p w14:paraId="7DBA16C5"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67087B26"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חזיתות קונסטרוקטיביות ופריסת מחיצות מבני</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 xml:space="preserve">ה רטובה </w:t>
      </w:r>
      <w:r w:rsidRPr="00590FDD">
        <w:rPr>
          <w:rFonts w:ascii="Times New Roman" w:eastAsia="Times New Roman" w:hAnsi="Times New Roman"/>
          <w:sz w:val="24"/>
          <w:lang w:eastAsia="he-IL"/>
        </w:rPr>
        <w:t>–</w:t>
      </w:r>
      <w:r w:rsidRPr="00590FDD">
        <w:rPr>
          <w:rFonts w:ascii="Times New Roman" w:eastAsia="Times New Roman" w:hAnsi="Times New Roman"/>
          <w:sz w:val="24"/>
          <w:rtl/>
          <w:lang w:eastAsia="he-IL"/>
        </w:rPr>
        <w:t xml:space="preserve"> התכנית תראה את העמודים, הקורות, החגורות האופקיות והאנכיות, הפתחים והשרוולים, סדור הבלוקים והשלמות היציקה</w:t>
      </w:r>
      <w:r w:rsidRPr="00590FDD">
        <w:rPr>
          <w:rFonts w:ascii="Times New Roman" w:eastAsia="Times New Roman" w:hAnsi="Times New Roman" w:hint="cs"/>
          <w:sz w:val="24"/>
          <w:rtl/>
          <w:lang w:eastAsia="he-IL"/>
        </w:rPr>
        <w:t xml:space="preserve"> פריסת ופרטי חיפויי אבן</w:t>
      </w:r>
      <w:r w:rsidRPr="00590FDD">
        <w:rPr>
          <w:rFonts w:ascii="Times New Roman" w:eastAsia="Times New Roman" w:hAnsi="Times New Roman"/>
          <w:sz w:val="24"/>
          <w:rtl/>
          <w:lang w:eastAsia="he-IL"/>
        </w:rPr>
        <w:t xml:space="preserve"> </w:t>
      </w:r>
      <w:r w:rsidRPr="00590FDD">
        <w:rPr>
          <w:rFonts w:ascii="Times New Roman" w:eastAsia="Times New Roman" w:hAnsi="Times New Roman" w:hint="cs"/>
          <w:sz w:val="24"/>
          <w:rtl/>
          <w:lang w:eastAsia="he-IL"/>
        </w:rPr>
        <w:t xml:space="preserve">לרבות פרטי חיזוק ועיגון </w:t>
      </w:r>
      <w:r w:rsidRPr="00590FDD">
        <w:rPr>
          <w:rFonts w:ascii="Times New Roman" w:eastAsia="Times New Roman" w:hAnsi="Times New Roman"/>
          <w:sz w:val="24"/>
          <w:rtl/>
          <w:lang w:eastAsia="he-IL"/>
        </w:rPr>
        <w:t>וכו'.</w:t>
      </w:r>
    </w:p>
    <w:p w14:paraId="4B695D1C"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2425E220"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lang w:eastAsia="he-IL"/>
        </w:rPr>
        <w:t>SKYLIGHT</w:t>
      </w:r>
      <w:r w:rsidRPr="00590FDD">
        <w:rPr>
          <w:rFonts w:ascii="Times New Roman" w:eastAsia="Times New Roman" w:hAnsi="Times New Roman"/>
          <w:sz w:val="24"/>
          <w:rtl/>
          <w:lang w:eastAsia="he-IL"/>
        </w:rPr>
        <w:t xml:space="preserve"> וחזיתות מסך אלומיניום </w:t>
      </w:r>
      <w:r w:rsidRPr="00590FDD">
        <w:rPr>
          <w:rFonts w:ascii="Times New Roman" w:eastAsia="Times New Roman" w:hAnsi="Times New Roman"/>
          <w:sz w:val="24"/>
          <w:lang w:eastAsia="he-IL"/>
        </w:rPr>
        <w:t>–</w:t>
      </w:r>
      <w:r w:rsidRPr="00590FDD">
        <w:rPr>
          <w:rFonts w:ascii="Times New Roman" w:eastAsia="Times New Roman" w:hAnsi="Times New Roman"/>
          <w:sz w:val="24"/>
          <w:rtl/>
          <w:lang w:eastAsia="he-IL"/>
        </w:rPr>
        <w:t xml:space="preserve"> בדיקה ואישור קונסטרוקטיבי לתכניות יצרן ושרטוט פרטי קונסטרוקציה נדרשים.</w:t>
      </w:r>
    </w:p>
    <w:p w14:paraId="5C60AF21"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042B6619"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תכנ</w:t>
      </w:r>
      <w:r w:rsidRPr="00590FDD">
        <w:rPr>
          <w:rFonts w:ascii="Times New Roman" w:eastAsia="Times New Roman" w:hAnsi="Times New Roman" w:hint="cs"/>
          <w:sz w:val="24"/>
          <w:rtl/>
          <w:lang w:eastAsia="he-IL"/>
        </w:rPr>
        <w:t>יו</w:t>
      </w:r>
      <w:r w:rsidRPr="00590FDD">
        <w:rPr>
          <w:rFonts w:ascii="Times New Roman" w:eastAsia="Times New Roman" w:hAnsi="Times New Roman"/>
          <w:sz w:val="24"/>
          <w:rtl/>
          <w:lang w:eastAsia="he-IL"/>
        </w:rPr>
        <w:t>ת עם סימון הפניות לפרטי בניין ופרטי ב</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דוד וא</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טום</w:t>
      </w:r>
      <w:r w:rsidRPr="00590FDD">
        <w:rPr>
          <w:rFonts w:ascii="Times New Roman" w:eastAsia="Times New Roman" w:hAnsi="Times New Roman" w:hint="cs"/>
          <w:sz w:val="24"/>
          <w:rtl/>
          <w:lang w:eastAsia="he-IL"/>
        </w:rPr>
        <w:t xml:space="preserve"> של היועצים הרלבנטיי</w:t>
      </w:r>
      <w:r w:rsidRPr="00590FDD">
        <w:rPr>
          <w:rFonts w:ascii="Times New Roman" w:eastAsia="Times New Roman" w:hAnsi="Times New Roman" w:hint="eastAsia"/>
          <w:sz w:val="24"/>
          <w:rtl/>
          <w:lang w:eastAsia="he-IL"/>
        </w:rPr>
        <w:t>ם</w:t>
      </w:r>
      <w:r w:rsidRPr="00590FDD">
        <w:rPr>
          <w:rFonts w:ascii="Times New Roman" w:eastAsia="Times New Roman" w:hAnsi="Times New Roman"/>
          <w:sz w:val="24"/>
          <w:rtl/>
          <w:lang w:eastAsia="he-IL"/>
        </w:rPr>
        <w:t>.</w:t>
      </w:r>
    </w:p>
    <w:p w14:paraId="0FF89025" w14:textId="77777777" w:rsidR="00590FDD" w:rsidRPr="00590FDD" w:rsidRDefault="00590FDD" w:rsidP="00590FDD">
      <w:pPr>
        <w:widowControl w:val="0"/>
        <w:spacing w:before="0" w:beforeAutospacing="0" w:after="0" w:afterAutospacing="0" w:line="240" w:lineRule="auto"/>
        <w:ind w:left="720" w:hanging="720"/>
        <w:jc w:val="both"/>
        <w:rPr>
          <w:rFonts w:ascii="Times New Roman" w:eastAsia="Times New Roman" w:hAnsi="Times New Roman"/>
          <w:sz w:val="24"/>
          <w:rtl/>
          <w:lang w:eastAsia="he-IL"/>
        </w:rPr>
      </w:pPr>
    </w:p>
    <w:p w14:paraId="4DBEA4B9"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פרטי בניין שונים, כגון: פרטי קירות טרומיים, פריקסטים, כרכובים, כיסי חלונות, חגורות, מעקות וכו'.</w:t>
      </w:r>
    </w:p>
    <w:p w14:paraId="25C21969" w14:textId="77777777" w:rsidR="00590FDD" w:rsidRPr="00590FDD" w:rsidRDefault="00590FDD" w:rsidP="00590FDD">
      <w:pPr>
        <w:widowControl w:val="0"/>
        <w:spacing w:before="0" w:beforeAutospacing="0" w:after="0" w:afterAutospacing="0" w:line="240" w:lineRule="auto"/>
        <w:ind w:right="720"/>
        <w:jc w:val="both"/>
        <w:rPr>
          <w:rFonts w:ascii="Times New Roman" w:eastAsia="Times New Roman" w:hAnsi="Times New Roman"/>
          <w:sz w:val="24"/>
          <w:rtl/>
          <w:lang w:eastAsia="he-IL"/>
        </w:rPr>
      </w:pPr>
    </w:p>
    <w:p w14:paraId="2255A092"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תכניות ופרטי תקרות תותבות.</w:t>
      </w:r>
    </w:p>
    <w:p w14:paraId="49FDC932"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62B2E656" w14:textId="784E6B24" w:rsidR="00590FDD" w:rsidRPr="00590FDD" w:rsidRDefault="00590FDD" w:rsidP="00ED2E20">
      <w:pPr>
        <w:widowControl w:val="0"/>
        <w:numPr>
          <w:ilvl w:val="0"/>
          <w:numId w:val="48"/>
        </w:numPr>
        <w:spacing w:before="0" w:beforeAutospacing="0" w:after="0" w:afterAutospacing="0" w:line="240" w:lineRule="auto"/>
        <w:ind w:right="720"/>
        <w:jc w:val="both"/>
        <w:rPr>
          <w:rFonts w:ascii="Times New Roman" w:eastAsia="Times New Roman" w:hAnsi="Times New Roman"/>
          <w:sz w:val="24"/>
          <w:rtl/>
          <w:lang w:eastAsia="he-IL"/>
        </w:rPr>
      </w:pPr>
      <w:r w:rsidRPr="005111E6">
        <w:rPr>
          <w:rFonts w:ascii="Times New Roman" w:eastAsia="Times New Roman" w:hAnsi="Times New Roman"/>
          <w:sz w:val="24"/>
          <w:rtl/>
          <w:lang w:eastAsia="he-IL"/>
        </w:rPr>
        <w:t xml:space="preserve">פרטי איטום, קורות יסוד, תפרים אנכיים ואופקיים, מרתפים, חלקי מבנה תת-קרקעיים, בורות שאיבה, תחתית פירי מעליות, רמפות, מדרגות, קירות תומכים, אדניות, , מאגרי מים, </w:t>
      </w:r>
    </w:p>
    <w:p w14:paraId="043B5A25"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פרטי מסגרות ועיגונם באלמנטים מבטון.</w:t>
      </w:r>
    </w:p>
    <w:p w14:paraId="73FDFC4E"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71C52562"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פרטי בסיסים למערכות ומתקנים מכניים.</w:t>
      </w:r>
    </w:p>
    <w:p w14:paraId="333813EB"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0960E6D5"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 xml:space="preserve">פרטי קונסטרוקציה לאלמנטים שונים בפתוח ובמגרשי החניה (קירות מסתור, גדרות, </w:t>
      </w:r>
      <w:r w:rsidRPr="00590FDD">
        <w:rPr>
          <w:rFonts w:ascii="Times New Roman" w:eastAsia="Times New Roman" w:hAnsi="Times New Roman" w:hint="cs"/>
          <w:sz w:val="24"/>
          <w:rtl/>
          <w:lang w:eastAsia="he-IL"/>
        </w:rPr>
        <w:t xml:space="preserve">לרבות פרטי חיפוי אבן, </w:t>
      </w:r>
      <w:r w:rsidRPr="00590FDD">
        <w:rPr>
          <w:rFonts w:ascii="Times New Roman" w:eastAsia="Times New Roman" w:hAnsi="Times New Roman"/>
          <w:sz w:val="24"/>
          <w:rtl/>
          <w:lang w:eastAsia="he-IL"/>
        </w:rPr>
        <w:t xml:space="preserve">גגונים, פריקסטים, מתקני אשפה, יסודות לעמודי תאורה ולריהוט גן </w:t>
      </w:r>
      <w:r w:rsidRPr="00590FDD">
        <w:rPr>
          <w:rFonts w:ascii="Times New Roman" w:eastAsia="Times New Roman" w:hAnsi="Times New Roman"/>
          <w:sz w:val="24"/>
          <w:rtl/>
          <w:lang w:eastAsia="he-IL"/>
        </w:rPr>
        <w:lastRenderedPageBreak/>
        <w:t>וכו').</w:t>
      </w:r>
    </w:p>
    <w:p w14:paraId="65841F4A"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18B156A4"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שערים.</w:t>
      </w:r>
    </w:p>
    <w:p w14:paraId="6655959C" w14:textId="77777777" w:rsidR="00590FDD" w:rsidRPr="00590FDD" w:rsidRDefault="00590FDD" w:rsidP="00590FDD">
      <w:pPr>
        <w:widowControl w:val="0"/>
        <w:spacing w:before="0" w:beforeAutospacing="0" w:after="0" w:afterAutospacing="0" w:line="240" w:lineRule="auto"/>
        <w:ind w:right="720"/>
        <w:jc w:val="both"/>
        <w:rPr>
          <w:rFonts w:ascii="Times New Roman" w:eastAsia="Times New Roman" w:hAnsi="Times New Roman"/>
          <w:sz w:val="24"/>
          <w:rtl/>
          <w:lang w:eastAsia="he-IL"/>
        </w:rPr>
      </w:pPr>
    </w:p>
    <w:p w14:paraId="1070C4B5" w14:textId="77777777" w:rsidR="00590FDD" w:rsidRPr="00590FDD" w:rsidRDefault="00590FDD" w:rsidP="00590FDD">
      <w:pPr>
        <w:widowControl w:val="0"/>
        <w:spacing w:before="0" w:beforeAutospacing="0" w:after="0" w:afterAutospacing="0" w:line="240" w:lineRule="auto"/>
        <w:ind w:right="720"/>
        <w:jc w:val="both"/>
        <w:rPr>
          <w:rFonts w:ascii="Times New Roman" w:eastAsia="Times New Roman" w:hAnsi="Times New Roman"/>
          <w:sz w:val="24"/>
          <w:rtl/>
          <w:lang w:eastAsia="he-IL"/>
        </w:rPr>
      </w:pPr>
    </w:p>
    <w:p w14:paraId="513701D6" w14:textId="51E9A3D9" w:rsidR="00590FDD" w:rsidRPr="00590FDD" w:rsidRDefault="00590FDD" w:rsidP="00D71528">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 xml:space="preserve">מפרטים למבנה (אדר'+קונס') </w:t>
      </w:r>
      <w:r w:rsidRPr="00590FDD">
        <w:rPr>
          <w:rFonts w:ascii="Times New Roman" w:eastAsia="Times New Roman" w:hAnsi="Times New Roman"/>
          <w:sz w:val="24"/>
          <w:lang w:eastAsia="he-IL"/>
        </w:rPr>
        <w:t>–</w:t>
      </w:r>
      <w:r w:rsidRPr="00590FDD">
        <w:rPr>
          <w:rFonts w:ascii="Times New Roman" w:eastAsia="Times New Roman" w:hAnsi="Times New Roman"/>
          <w:sz w:val="24"/>
          <w:rtl/>
          <w:lang w:eastAsia="he-IL"/>
        </w:rPr>
        <w:t>. אומדן מפורט.</w:t>
      </w:r>
    </w:p>
    <w:p w14:paraId="464E3D6B"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3610E927" w14:textId="0BAA5632"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תכניות</w:t>
      </w:r>
      <w:r w:rsidRPr="00590FDD">
        <w:rPr>
          <w:rFonts w:ascii="Times New Roman" w:eastAsia="Times New Roman" w:hAnsi="Times New Roman"/>
          <w:sz w:val="24"/>
          <w:rtl/>
          <w:lang w:eastAsia="he-IL"/>
        </w:rPr>
        <w:t xml:space="preserve"> הרכבת אלמנטים טרומיים בקנ"מ 1:50 לפחות </w:t>
      </w:r>
      <w:r w:rsidRPr="00590FDD">
        <w:rPr>
          <w:rFonts w:ascii="Times New Roman" w:eastAsia="Times New Roman" w:hAnsi="Times New Roman"/>
          <w:sz w:val="24"/>
          <w:lang w:eastAsia="he-IL"/>
        </w:rPr>
        <w:t>–</w:t>
      </w:r>
      <w:r w:rsidRPr="00590FDD">
        <w:rPr>
          <w:rFonts w:ascii="Times New Roman" w:eastAsia="Times New Roman" w:hAnsi="Times New Roman"/>
          <w:sz w:val="24"/>
          <w:rtl/>
          <w:lang w:eastAsia="he-IL"/>
        </w:rPr>
        <w:t xml:space="preserve"> עם שמות אלמנטים, סימון פרטי חיבור (בקנ"מ שלא יפחת מ-1:10), מידות רלוונטיות להרכבה, מידות האלמנטים והתפרים והעמדתם. תכניות ההרכבה יכללו נתונים להפקת לוחות ייצור ממוחשבות באמצעות תוכנה שתותקן אצל המתכנן ע"י הקבלן.</w:t>
      </w:r>
    </w:p>
    <w:p w14:paraId="7EF4295C"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77E3A1E2" w14:textId="56C9BE66" w:rsidR="00590FDD" w:rsidRPr="00590FDD" w:rsidRDefault="00590FDD" w:rsidP="005111E6">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תכנית לאלמנטים טרומיים (בקנ"מ שלא יפחת מ</w:t>
      </w:r>
      <w:r w:rsidRPr="00590FDD">
        <w:rPr>
          <w:rFonts w:ascii="Times New Roman" w:eastAsia="Times New Roman" w:hAnsi="Times New Roman" w:hint="cs"/>
          <w:sz w:val="24"/>
          <w:rtl/>
          <w:lang w:eastAsia="he-IL"/>
        </w:rPr>
        <w:t>-</w:t>
      </w:r>
      <w:r w:rsidRPr="00590FDD">
        <w:rPr>
          <w:rFonts w:ascii="Times New Roman" w:eastAsia="Times New Roman" w:hAnsi="Times New Roman"/>
          <w:sz w:val="24"/>
          <w:rtl/>
          <w:lang w:eastAsia="he-IL"/>
        </w:rPr>
        <w:t>1:25) כולל הכנות לחשמל וחורים למעבר מערכות האינסטלציה ולמערכות אחרות במידת הצורך. תכנית תבנית לאלמנט תכלול: מבט על צד פנימי של האלמנט, מבט על ארבעת הקצוות של האלמנט, חתכים אפיינים אופקיים. במידה ויהיה צורך לפרוט מעמיק יותר של גמר חיצוני של האלמנט (פריסת אבן, קרמיקה וכד'), יוכן בג</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ליון מבט מהצד החיצוני של האלמנט. על גבי המבטים והחתכים, מלבד המידות הנדרשות יסומנו שמות פרטי קצוות, פרטי פתחים וחתכים אופייני</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ם אנכיים. יסומנו גם מקומות של אביזרים ושקעי חיבור, אביזרי חשמל (במידה וקיימים) ושקעים וחורים מותאמים למעברי צנרת. קביעת שמות האלמנטים והפרטים תתואם עם הקבלן.</w:t>
      </w:r>
    </w:p>
    <w:p w14:paraId="72C657DB"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3E255708" w14:textId="08237E59" w:rsidR="00590FDD" w:rsidRPr="00590FDD" w:rsidRDefault="00590FDD" w:rsidP="00D71528">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תכנית זיון לכל אלמנט כולל פרטי עגון להרמה והשענה בזמן הרכבה, ופרטי חיבור למבנה (פלטקות).  תכניות הזיון יכללו מעבר לפרטי הזיון גם: פרטי אביזרי חיבור, זיון לפי סוג וקוטרי ברזל וכמות בטון באלמנט.</w:t>
      </w:r>
    </w:p>
    <w:p w14:paraId="3988AC18"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4B3ED48F"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 xml:space="preserve">פרטי אלמנטים טרומיים </w:t>
      </w:r>
      <w:r w:rsidRPr="00590FDD">
        <w:rPr>
          <w:rFonts w:ascii="Times New Roman" w:eastAsia="Times New Roman" w:hAnsi="Times New Roman"/>
          <w:sz w:val="24"/>
          <w:lang w:eastAsia="he-IL"/>
        </w:rPr>
        <w:t>–</w:t>
      </w:r>
      <w:r w:rsidRPr="00590FDD">
        <w:rPr>
          <w:rFonts w:ascii="Times New Roman" w:eastAsia="Times New Roman" w:hAnsi="Times New Roman"/>
          <w:sz w:val="24"/>
          <w:rtl/>
          <w:lang w:eastAsia="he-IL"/>
        </w:rPr>
        <w:t xml:space="preserve"> פתחים, חיבור בין אלמנטים, חיבור אל המבנה עם מידות רלוונטיות להרכבה וסימון אביזרי הרכבה וחיבור.</w:t>
      </w:r>
    </w:p>
    <w:p w14:paraId="446D427F"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2E9CE618"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רשימת פתחים ושרוולים, באלמנטי בניה, עם הפניה למקומם בתוכניות, הפתחים והשרוולים ימוקמו עם קווי מידה בכל התוכניות.</w:t>
      </w:r>
    </w:p>
    <w:p w14:paraId="5433E608" w14:textId="77777777" w:rsidR="00590FDD" w:rsidRPr="00590FDD" w:rsidRDefault="00590FDD" w:rsidP="00590FDD">
      <w:pPr>
        <w:widowControl w:val="0"/>
        <w:spacing w:before="0" w:beforeAutospacing="0" w:after="0" w:afterAutospacing="0" w:line="240" w:lineRule="auto"/>
        <w:ind w:left="720" w:hanging="720"/>
        <w:jc w:val="both"/>
        <w:rPr>
          <w:rFonts w:ascii="Times New Roman" w:eastAsia="Times New Roman" w:hAnsi="Times New Roman"/>
          <w:sz w:val="24"/>
          <w:rtl/>
          <w:lang w:eastAsia="he-IL"/>
        </w:rPr>
      </w:pPr>
    </w:p>
    <w:p w14:paraId="660CAD67"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סט דפי ריכוז של חתכים אופייני</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 xml:space="preserve">ם אנכיים. סט פירטי קצוות אלמנטים ושקעי חיבור. </w:t>
      </w:r>
    </w:p>
    <w:p w14:paraId="0F6522DC" w14:textId="77777777" w:rsidR="00590FDD" w:rsidRPr="00590FDD" w:rsidRDefault="00590FDD" w:rsidP="00590FDD">
      <w:pPr>
        <w:widowControl w:val="0"/>
        <w:spacing w:before="0" w:beforeAutospacing="0" w:after="0" w:afterAutospacing="0" w:line="240" w:lineRule="auto"/>
        <w:ind w:left="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סט פרטי פתחים (בקנ"מ 1:5 לפחות).</w:t>
      </w:r>
    </w:p>
    <w:p w14:paraId="35F70E9D"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61F87BD1"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תכניות קונסטרוקציה מפלדה.</w:t>
      </w:r>
    </w:p>
    <w:p w14:paraId="14B2F884"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30F48F89"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רשימת הנחיות לתכנון אלמנטים קונסטרוקטיביים ולעומס מותר עבור המשתמשים.</w:t>
      </w:r>
    </w:p>
    <w:p w14:paraId="31333B5C"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157901EE"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כל תכנית ו/או פרט אחר שידרשו במהלך התכנון והביצוע על מנת לקבל עבודה מושלמת בהתאם לשיקול המנהל.</w:t>
      </w:r>
    </w:p>
    <w:p w14:paraId="5E4BC234"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1B662E51"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 xml:space="preserve">רשימות מעודכנות של תכניות כולל תאריך ומספר מהדורה </w:t>
      </w:r>
      <w:r w:rsidRPr="00590FDD">
        <w:rPr>
          <w:rFonts w:ascii="Times New Roman" w:eastAsia="Times New Roman" w:hAnsi="Times New Roman"/>
          <w:sz w:val="24"/>
          <w:lang w:eastAsia="he-IL"/>
        </w:rPr>
        <w:t>–</w:t>
      </w:r>
      <w:r w:rsidRPr="00590FDD">
        <w:rPr>
          <w:rFonts w:ascii="Times New Roman" w:eastAsia="Times New Roman" w:hAnsi="Times New Roman"/>
          <w:sz w:val="24"/>
          <w:rtl/>
          <w:lang w:eastAsia="he-IL"/>
        </w:rPr>
        <w:t xml:space="preserve"> לפחות פעם בחודש.</w:t>
      </w:r>
    </w:p>
    <w:p w14:paraId="3A0BA2B5"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6B6DC5F4"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מובהר בזאת שהתוכניות יוכנו לפי בצוע בקטעים של הפרויקט ויכללו פתרונות לקטעי הביניים.</w:t>
      </w:r>
    </w:p>
    <w:p w14:paraId="6D50176D" w14:textId="77777777" w:rsidR="00590FDD" w:rsidRPr="00590FDD" w:rsidRDefault="00590FDD" w:rsidP="00590FDD">
      <w:pPr>
        <w:widowControl w:val="0"/>
        <w:spacing w:before="0" w:beforeAutospacing="0" w:after="0" w:afterAutospacing="0" w:line="240" w:lineRule="auto"/>
        <w:ind w:left="720" w:hanging="720"/>
        <w:jc w:val="both"/>
        <w:rPr>
          <w:rFonts w:ascii="Times New Roman" w:eastAsia="Times New Roman" w:hAnsi="Times New Roman"/>
          <w:sz w:val="24"/>
          <w:rtl/>
          <w:lang w:eastAsia="he-IL"/>
        </w:rPr>
      </w:pPr>
    </w:p>
    <w:p w14:paraId="349F9F1E"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כל שאר תכניות הביצוע המתחייבות מכל תקן ודין, לרבות אך לא רק מחלקיו השונים של ת"י 1547 - "תכניות ביצוע לבניינים ולעבודות פיתוח סביבתי".</w:t>
      </w:r>
    </w:p>
    <w:p w14:paraId="6AA818BD"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4DC9F881"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4"/>
          <w:rtl/>
          <w:lang w:eastAsia="he-IL"/>
        </w:rPr>
        <w:t>כל המסמכים והתכניות יערכו בשפה העברית.</w:t>
      </w:r>
    </w:p>
    <w:p w14:paraId="584F51A4"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75FBE62E" w14:textId="77777777" w:rsidR="004E32D2" w:rsidRDefault="004E32D2" w:rsidP="00590FDD">
      <w:pPr>
        <w:widowControl w:val="0"/>
        <w:spacing w:before="0" w:beforeAutospacing="0" w:after="0" w:afterAutospacing="0" w:line="240" w:lineRule="auto"/>
        <w:jc w:val="center"/>
        <w:outlineLvl w:val="7"/>
        <w:rPr>
          <w:rFonts w:ascii="Times New Roman" w:eastAsia="Times New Roman" w:hAnsi="Times New Roman"/>
          <w:b/>
          <w:bCs/>
          <w:sz w:val="20"/>
          <w:u w:val="single"/>
          <w:rtl/>
          <w:lang w:eastAsia="he-IL"/>
        </w:rPr>
      </w:pPr>
      <w:r>
        <w:rPr>
          <w:rFonts w:ascii="Times New Roman" w:eastAsia="Times New Roman" w:hAnsi="Times New Roman"/>
          <w:b/>
          <w:bCs/>
          <w:sz w:val="20"/>
          <w:u w:val="single"/>
          <w:rtl/>
          <w:lang w:eastAsia="he-IL"/>
        </w:rPr>
        <w:br w:type="page"/>
      </w:r>
    </w:p>
    <w:p w14:paraId="5BBA583D" w14:textId="77777777" w:rsidR="004E32D2" w:rsidRPr="004E32D2" w:rsidRDefault="004E32D2" w:rsidP="004E32D2">
      <w:pPr>
        <w:widowControl w:val="0"/>
        <w:spacing w:before="0" w:beforeAutospacing="0" w:after="0" w:afterAutospacing="0" w:line="240" w:lineRule="auto"/>
        <w:jc w:val="center"/>
        <w:outlineLvl w:val="7"/>
        <w:rPr>
          <w:rFonts w:ascii="Times New Roman" w:eastAsia="Times New Roman" w:hAnsi="Times New Roman"/>
          <w:b/>
          <w:bCs/>
          <w:sz w:val="20"/>
          <w:u w:val="single"/>
          <w:rtl/>
          <w:lang w:eastAsia="he-IL"/>
        </w:rPr>
      </w:pPr>
      <w:r w:rsidRPr="004E32D2">
        <w:rPr>
          <w:rFonts w:ascii="Times New Roman" w:eastAsia="Times New Roman" w:hAnsi="Times New Roman" w:hint="cs"/>
          <w:b/>
          <w:bCs/>
          <w:sz w:val="20"/>
          <w:u w:val="single"/>
          <w:rtl/>
          <w:lang w:eastAsia="he-IL"/>
        </w:rPr>
        <w:lastRenderedPageBreak/>
        <w:t>נספח "ט"</w:t>
      </w:r>
    </w:p>
    <w:p w14:paraId="16D7FACC" w14:textId="77777777" w:rsidR="004E32D2" w:rsidRPr="004E32D2" w:rsidRDefault="004E32D2" w:rsidP="004E32D2">
      <w:pPr>
        <w:widowControl w:val="0"/>
        <w:bidi w:val="0"/>
        <w:spacing w:before="0" w:beforeAutospacing="0" w:after="0" w:afterAutospacing="0" w:line="240" w:lineRule="auto"/>
        <w:jc w:val="center"/>
        <w:rPr>
          <w:rFonts w:ascii="Times New Roman" w:eastAsia="Times New Roman" w:hAnsi="Times New Roman"/>
          <w:b/>
          <w:bCs/>
          <w:sz w:val="20"/>
          <w:rtl/>
          <w:lang w:eastAsia="he-IL"/>
        </w:rPr>
      </w:pPr>
    </w:p>
    <w:p w14:paraId="76BD2764" w14:textId="77777777" w:rsidR="004E32D2" w:rsidRPr="004E32D2" w:rsidRDefault="004E32D2" w:rsidP="004E32D2">
      <w:pPr>
        <w:widowControl w:val="0"/>
        <w:bidi w:val="0"/>
        <w:spacing w:before="0" w:beforeAutospacing="0" w:after="0" w:afterAutospacing="0" w:line="240" w:lineRule="auto"/>
        <w:jc w:val="center"/>
        <w:rPr>
          <w:rFonts w:ascii="Times New Roman" w:eastAsia="Times New Roman" w:hAnsi="Times New Roman"/>
          <w:b/>
          <w:bCs/>
          <w:sz w:val="20"/>
          <w:u w:val="single"/>
          <w:lang w:eastAsia="he-IL"/>
        </w:rPr>
      </w:pPr>
      <w:r w:rsidRPr="004E32D2">
        <w:rPr>
          <w:rFonts w:ascii="Times New Roman" w:eastAsia="Times New Roman" w:hAnsi="Times New Roman" w:hint="cs"/>
          <w:b/>
          <w:bCs/>
          <w:sz w:val="20"/>
          <w:u w:val="single"/>
          <w:rtl/>
          <w:lang w:eastAsia="he-IL"/>
        </w:rPr>
        <w:t>דוגמא לנוסח אישור השלמת הפרויקט/קטע מהפרויקט</w:t>
      </w:r>
    </w:p>
    <w:p w14:paraId="519D2BE0" w14:textId="77777777" w:rsidR="004E32D2" w:rsidRPr="004E32D2" w:rsidRDefault="004E32D2" w:rsidP="004E32D2">
      <w:pPr>
        <w:widowControl w:val="0"/>
        <w:spacing w:before="0" w:beforeAutospacing="0" w:after="0" w:afterAutospacing="0" w:line="240" w:lineRule="auto"/>
        <w:ind w:left="84" w:right="84" w:hanging="720"/>
        <w:jc w:val="both"/>
        <w:rPr>
          <w:rFonts w:ascii="Times New Roman" w:eastAsia="Times New Roman" w:hAnsi="Times New Roman"/>
          <w:sz w:val="20"/>
          <w:rtl/>
          <w:lang w:eastAsia="he-IL"/>
        </w:rPr>
      </w:pPr>
    </w:p>
    <w:p w14:paraId="15A916A8" w14:textId="77777777" w:rsidR="004E32D2" w:rsidRPr="004E32D2" w:rsidRDefault="004E32D2" w:rsidP="004E32D2">
      <w:pPr>
        <w:widowControl w:val="0"/>
        <w:spacing w:before="0" w:beforeAutospacing="0" w:after="0" w:afterAutospacing="0" w:line="240" w:lineRule="auto"/>
        <w:ind w:left="84" w:right="84" w:hanging="720"/>
        <w:jc w:val="both"/>
        <w:rPr>
          <w:rFonts w:ascii="Times New Roman" w:eastAsia="Times New Roman" w:hAnsi="Times New Roman"/>
          <w:sz w:val="20"/>
          <w:rtl/>
          <w:lang w:eastAsia="he-IL"/>
        </w:rPr>
      </w:pPr>
    </w:p>
    <w:p w14:paraId="12D6DC30" w14:textId="77777777" w:rsidR="004E32D2" w:rsidRPr="004E32D2" w:rsidRDefault="004E32D2" w:rsidP="004E32D2">
      <w:pPr>
        <w:widowControl w:val="0"/>
        <w:spacing w:before="0" w:beforeAutospacing="0" w:after="0" w:afterAutospacing="0" w:line="240" w:lineRule="auto"/>
        <w:ind w:left="84" w:right="84" w:hanging="720"/>
        <w:jc w:val="both"/>
        <w:rPr>
          <w:rFonts w:ascii="Times New Roman" w:eastAsia="Times New Roman" w:hAnsi="Times New Roman"/>
          <w:sz w:val="20"/>
          <w:rtl/>
          <w:lang w:eastAsia="he-IL"/>
        </w:rPr>
      </w:pPr>
    </w:p>
    <w:p w14:paraId="57C9D6E8" w14:textId="77777777" w:rsidR="004E32D2" w:rsidRPr="004E32D2" w:rsidRDefault="004E32D2" w:rsidP="004E32D2">
      <w:pPr>
        <w:widowControl w:val="0"/>
        <w:spacing w:before="0" w:beforeAutospacing="0" w:after="0" w:afterAutospacing="0" w:line="240" w:lineRule="auto"/>
        <w:ind w:left="84" w:right="84" w:firstLine="5"/>
        <w:jc w:val="both"/>
        <w:rPr>
          <w:rFonts w:ascii="Times New Roman" w:eastAsia="Times New Roman" w:hAnsi="Times New Roman"/>
          <w:sz w:val="20"/>
          <w:rtl/>
          <w:lang w:eastAsia="he-IL"/>
        </w:rPr>
      </w:pPr>
      <w:r w:rsidRPr="004E32D2">
        <w:rPr>
          <w:rFonts w:ascii="Times New Roman" w:eastAsia="Times New Roman" w:hAnsi="Times New Roman" w:hint="cs"/>
          <w:sz w:val="20"/>
          <w:rtl/>
          <w:lang w:eastAsia="he-IL"/>
        </w:rPr>
        <w:t>לכבוד :</w:t>
      </w:r>
    </w:p>
    <w:p w14:paraId="75466855" w14:textId="77777777" w:rsidR="004E32D2" w:rsidRPr="004E32D2" w:rsidRDefault="002D061C" w:rsidP="004E32D2">
      <w:pPr>
        <w:widowControl w:val="0"/>
        <w:spacing w:before="0" w:beforeAutospacing="0" w:after="0" w:afterAutospacing="0" w:line="240" w:lineRule="auto"/>
        <w:ind w:left="84" w:right="84" w:firstLine="5"/>
        <w:rPr>
          <w:rFonts w:ascii="Times New Roman" w:eastAsia="Times New Roman" w:hAnsi="Times New Roman"/>
          <w:sz w:val="24"/>
          <w:rtl/>
          <w:lang w:eastAsia="he-IL"/>
        </w:rPr>
      </w:pPr>
      <w:sdt>
        <w:sdtPr>
          <w:rPr>
            <w:rFonts w:ascii="Times New Roman" w:eastAsia="Times New Roman" w:hAnsi="Times New Roman" w:hint="cs"/>
            <w:color w:val="008000"/>
            <w:sz w:val="24"/>
            <w:rtl/>
            <w:lang w:eastAsia="he-IL"/>
          </w:rPr>
          <w:alias w:val="צד א בחוזה"/>
          <w:tag w:val="cntTzadA"/>
          <w:id w:val="-1560314012"/>
          <w:placeholder>
            <w:docPart w:val="9753A9C8699448A7AE4A80DB95AA8C6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r w:rsidR="006E2F5A">
            <w:rPr>
              <w:rFonts w:ascii="Times New Roman" w:eastAsia="Times New Roman" w:hAnsi="Times New Roman" w:hint="cs"/>
              <w:color w:val="008000"/>
              <w:sz w:val="24"/>
              <w:rtl/>
              <w:lang w:eastAsia="he-IL"/>
            </w:rPr>
            <w:t>אפריקה ישראל בע''מ מ.ח. 520034760</w:t>
          </w:r>
          <w:r w:rsidR="006E2F5A">
            <w:rPr>
              <w:rFonts w:ascii="Times New Roman" w:eastAsia="Times New Roman" w:hAnsi="Times New Roman" w:hint="cs"/>
              <w:color w:val="008000"/>
              <w:sz w:val="24"/>
              <w:rtl/>
              <w:lang w:eastAsia="he-IL"/>
            </w:rPr>
            <w:br/>
            <w:t>מרח' יהונתן נתניהו 1.ג' , אור יהודה</w:t>
          </w:r>
        </w:sdtContent>
      </w:sdt>
      <w:r w:rsidR="004E32D2" w:rsidRPr="004E32D2">
        <w:rPr>
          <w:rFonts w:ascii="Times New Roman" w:eastAsia="Times New Roman" w:hAnsi="Times New Roman" w:hint="cs"/>
          <w:color w:val="008000"/>
          <w:sz w:val="24"/>
          <w:rtl/>
          <w:lang w:eastAsia="he-IL"/>
        </w:rPr>
        <w:br/>
      </w:r>
    </w:p>
    <w:p w14:paraId="291D6DDB" w14:textId="77777777" w:rsidR="004E32D2" w:rsidRPr="004E32D2" w:rsidRDefault="004E32D2" w:rsidP="004E32D2">
      <w:pPr>
        <w:widowControl w:val="0"/>
        <w:spacing w:before="0" w:beforeAutospacing="0" w:after="0" w:afterAutospacing="0" w:line="240" w:lineRule="auto"/>
        <w:ind w:left="84" w:right="84" w:firstLine="5"/>
        <w:rPr>
          <w:rFonts w:ascii="Times New Roman" w:eastAsia="Times New Roman" w:hAnsi="Times New Roman"/>
          <w:sz w:val="24"/>
          <w:rtl/>
          <w:lang w:eastAsia="he-IL"/>
        </w:rPr>
      </w:pPr>
      <w:r w:rsidRPr="004E32D2">
        <w:rPr>
          <w:rFonts w:ascii="Times New Roman" w:eastAsia="Times New Roman" w:hAnsi="Times New Roman" w:hint="cs"/>
          <w:sz w:val="24"/>
          <w:rtl/>
          <w:lang w:eastAsia="he-IL"/>
        </w:rPr>
        <w:t>(המזמין)</w:t>
      </w:r>
    </w:p>
    <w:p w14:paraId="690C3077" w14:textId="77777777" w:rsidR="004E32D2" w:rsidRPr="004E32D2" w:rsidRDefault="004E32D2" w:rsidP="004E32D2">
      <w:pPr>
        <w:widowControl w:val="0"/>
        <w:spacing w:before="0" w:beforeAutospacing="0" w:after="0" w:afterAutospacing="0" w:line="240" w:lineRule="auto"/>
        <w:ind w:left="84" w:right="84" w:firstLine="5"/>
        <w:jc w:val="both"/>
        <w:rPr>
          <w:rFonts w:ascii="Times New Roman" w:eastAsia="Times New Roman" w:hAnsi="Times New Roman"/>
          <w:sz w:val="24"/>
          <w:rtl/>
          <w:lang w:eastAsia="he-IL"/>
        </w:rPr>
      </w:pPr>
    </w:p>
    <w:p w14:paraId="13AC3121" w14:textId="77777777" w:rsidR="004E32D2" w:rsidRPr="004E32D2" w:rsidRDefault="004E32D2" w:rsidP="004E32D2">
      <w:pPr>
        <w:widowControl w:val="0"/>
        <w:spacing w:before="0" w:beforeAutospacing="0" w:after="0" w:afterAutospacing="0" w:line="240" w:lineRule="auto"/>
        <w:ind w:left="84" w:right="84" w:firstLine="5"/>
        <w:jc w:val="both"/>
        <w:rPr>
          <w:rFonts w:ascii="Times New Roman" w:eastAsia="Times New Roman" w:hAnsi="Times New Roman"/>
          <w:sz w:val="24"/>
          <w:rtl/>
          <w:lang w:eastAsia="he-IL"/>
        </w:rPr>
      </w:pPr>
    </w:p>
    <w:p w14:paraId="4FE5880B" w14:textId="77777777" w:rsidR="004E32D2" w:rsidRPr="004E32D2" w:rsidRDefault="004E32D2" w:rsidP="004E32D2">
      <w:pPr>
        <w:widowControl w:val="0"/>
        <w:spacing w:before="0" w:beforeAutospacing="0" w:after="0" w:afterAutospacing="0" w:line="240" w:lineRule="auto"/>
        <w:ind w:left="84" w:right="84" w:firstLine="5"/>
        <w:jc w:val="both"/>
        <w:rPr>
          <w:rFonts w:ascii="Times New Roman" w:eastAsia="Times New Roman" w:hAnsi="Times New Roman"/>
          <w:sz w:val="24"/>
          <w:rtl/>
          <w:lang w:eastAsia="he-IL"/>
        </w:rPr>
      </w:pPr>
    </w:p>
    <w:p w14:paraId="33A0EBA8" w14:textId="77777777" w:rsidR="004E32D2" w:rsidRPr="004E32D2" w:rsidRDefault="004E32D2" w:rsidP="004E32D2">
      <w:pPr>
        <w:widowControl w:val="0"/>
        <w:spacing w:before="0" w:beforeAutospacing="0" w:after="0" w:afterAutospacing="0" w:line="240" w:lineRule="auto"/>
        <w:ind w:left="84" w:right="84" w:firstLine="5"/>
        <w:jc w:val="both"/>
        <w:rPr>
          <w:rFonts w:ascii="Times New Roman" w:eastAsia="Times New Roman" w:hAnsi="Times New Roman"/>
          <w:sz w:val="24"/>
          <w:rtl/>
          <w:lang w:eastAsia="he-IL"/>
        </w:rPr>
      </w:pPr>
    </w:p>
    <w:p w14:paraId="3F7D67D2" w14:textId="36802F95" w:rsidR="004E32D2" w:rsidRPr="004E32D2" w:rsidRDefault="004E32D2" w:rsidP="004E32D2">
      <w:pPr>
        <w:widowControl w:val="0"/>
        <w:spacing w:before="0" w:beforeAutospacing="0" w:after="0" w:afterAutospacing="0" w:line="480" w:lineRule="auto"/>
        <w:ind w:left="85" w:right="85" w:firstLine="6"/>
        <w:rPr>
          <w:rFonts w:ascii="Times New Roman" w:eastAsia="Times New Roman" w:hAnsi="Times New Roman"/>
          <w:sz w:val="20"/>
          <w:rtl/>
          <w:lang w:eastAsia="he-IL"/>
        </w:rPr>
      </w:pPr>
      <w:r w:rsidRPr="004E32D2">
        <w:rPr>
          <w:rFonts w:ascii="Times New Roman" w:eastAsia="Times New Roman" w:hAnsi="Times New Roman" w:hint="cs"/>
          <w:sz w:val="24"/>
          <w:rtl/>
          <w:lang w:eastAsia="he-IL"/>
        </w:rPr>
        <w:t xml:space="preserve">אני הח"מ </w:t>
      </w:r>
      <w:sdt>
        <w:sdtPr>
          <w:rPr>
            <w:rFonts w:ascii="Times New Roman" w:eastAsia="Times New Roman" w:hAnsi="Times New Roman"/>
            <w:color w:val="008000"/>
            <w:sz w:val="24"/>
            <w:rtl/>
            <w:lang w:eastAsia="he-IL"/>
          </w:rPr>
          <w:alias w:val="שם ספק"/>
          <w:tag w:val="cntSupllierName"/>
          <w:id w:val="-2065089673"/>
          <w:placeholder>
            <w:docPart w:val="ABD67586876242C1AFBC6A5DB98C5C6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D50BD5">
            <w:rPr>
              <w:rFonts w:ascii="Times New Roman" w:eastAsia="Times New Roman" w:hAnsi="Times New Roman" w:hint="cs"/>
              <w:color w:val="008000"/>
              <w:sz w:val="24"/>
              <w:rtl/>
              <w:lang w:eastAsia="he-IL"/>
            </w:rPr>
            <w:t>טומי עברון הנדסת בניין בע''מ</w:t>
          </w:r>
        </w:sdtContent>
      </w:sdt>
      <w:r w:rsidRPr="004E32D2">
        <w:rPr>
          <w:rFonts w:ascii="Times New Roman" w:eastAsia="Times New Roman" w:hAnsi="Times New Roman" w:hint="cs"/>
          <w:bCs/>
          <w:color w:val="008000"/>
          <w:sz w:val="24"/>
          <w:rtl/>
          <w:lang w:eastAsia="he-IL"/>
        </w:rPr>
        <w:t xml:space="preserve"> </w:t>
      </w:r>
      <w:r w:rsidRPr="004E32D2">
        <w:rPr>
          <w:rFonts w:ascii="Times New Roman" w:eastAsia="Times New Roman" w:hAnsi="Times New Roman" w:hint="cs"/>
          <w:sz w:val="24"/>
          <w:rtl/>
          <w:lang w:eastAsia="he-IL"/>
        </w:rPr>
        <w:t xml:space="preserve">לאחר שבדקתי את העבודות שבוצעו ב- </w:t>
      </w:r>
      <w:sdt>
        <w:sdtPr>
          <w:rPr>
            <w:rFonts w:ascii="Times New Roman" w:eastAsia="Times New Roman" w:hAnsi="Times New Roman"/>
            <w:color w:val="008000"/>
            <w:sz w:val="24"/>
            <w:rtl/>
            <w:lang w:eastAsia="he-IL"/>
          </w:rPr>
          <w:alias w:val="שם אתר"/>
          <w:tag w:val="cntSite"/>
          <w:id w:val="-2078888936"/>
          <w:placeholder>
            <w:docPart w:val="6D25D536C7FD4AA5B9BAAC49B49D768A"/>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rPr>
            <w:rFonts w:hint="cs"/>
          </w:rPr>
        </w:sdtEndPr>
        <w:sdtContent>
          <w:r w:rsidR="006E2F5A">
            <w:rPr>
              <w:rFonts w:ascii="Times New Roman" w:eastAsia="Times New Roman" w:hAnsi="Times New Roman" w:hint="cs"/>
              <w:color w:val="008000"/>
              <w:sz w:val="24"/>
              <w:rtl/>
              <w:lang w:eastAsia="he-IL"/>
            </w:rPr>
            <w:t>סביוני רעננה צפון</w:t>
          </w:r>
        </w:sdtContent>
      </w:sdt>
      <w:r w:rsidRPr="004E32D2">
        <w:rPr>
          <w:rFonts w:ascii="Times New Roman" w:eastAsia="Times New Roman" w:hAnsi="Times New Roman" w:hint="cs"/>
          <w:sz w:val="24"/>
          <w:rtl/>
          <w:lang w:eastAsia="he-IL"/>
        </w:rPr>
        <w:t xml:space="preserve"> בקשר עם</w:t>
      </w:r>
      <w:r w:rsidRPr="004E32D2">
        <w:rPr>
          <w:rFonts w:ascii="Times New Roman" w:eastAsia="Times New Roman" w:hAnsi="Times New Roman" w:hint="cs"/>
          <w:color w:val="008000"/>
          <w:sz w:val="24"/>
          <w:rtl/>
          <w:lang w:eastAsia="he-IL"/>
        </w:rPr>
        <w:t xml:space="preserve"> </w:t>
      </w:r>
      <w:sdt>
        <w:sdtPr>
          <w:rPr>
            <w:rFonts w:ascii="Times New Roman" w:eastAsia="Times New Roman" w:hAnsi="Times New Roman" w:hint="cs"/>
            <w:color w:val="008000"/>
            <w:sz w:val="24"/>
            <w:rtl/>
          </w:rPr>
          <w:alias w:val="תיאור עבודה"/>
          <w:tag w:val="cntJobDesc"/>
          <w:id w:val="-1278952023"/>
          <w:placeholder>
            <w:docPart w:val="9F0A134E35EA49F9B7E342CAEEDAE9F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JobDesc[1]" w:storeItemID="{81709D4C-33DC-48CC-AC7E-130A245806EE}"/>
          <w:text/>
        </w:sdtPr>
        <w:sdtEndPr/>
        <w:sdtContent>
          <w:r w:rsidR="006E2F5A">
            <w:rPr>
              <w:rFonts w:ascii="Times New Roman" w:eastAsia="Times New Roman" w:hAnsi="Times New Roman" w:hint="cs"/>
              <w:color w:val="008000"/>
              <w:sz w:val="24"/>
              <w:rtl/>
            </w:rPr>
            <w:t xml:space="preserve">הקמה 150 יח''ד ומסחר </w:t>
          </w:r>
        </w:sdtContent>
      </w:sdt>
      <w:r w:rsidRPr="004E32D2">
        <w:rPr>
          <w:rFonts w:ascii="Times New Roman" w:eastAsia="Times New Roman" w:hAnsi="Times New Roman" w:hint="cs"/>
          <w:sz w:val="24"/>
          <w:rtl/>
          <w:lang w:eastAsia="he-IL"/>
        </w:rPr>
        <w:t>, מאשר בזאת שהעבודות הנ"ל בוצעו והושלמו בהתאם להנחיותי</w:t>
      </w:r>
      <w:r w:rsidRPr="004E32D2">
        <w:rPr>
          <w:rFonts w:ascii="Times New Roman" w:eastAsia="Times New Roman" w:hAnsi="Times New Roman" w:hint="eastAsia"/>
          <w:sz w:val="24"/>
          <w:rtl/>
          <w:lang w:eastAsia="he-IL"/>
        </w:rPr>
        <w:t>י</w:t>
      </w:r>
      <w:r w:rsidRPr="004E32D2">
        <w:rPr>
          <w:rFonts w:ascii="Times New Roman" w:eastAsia="Times New Roman" w:hAnsi="Times New Roman" w:hint="cs"/>
          <w:sz w:val="24"/>
          <w:rtl/>
          <w:lang w:eastAsia="he-IL"/>
        </w:rPr>
        <w:t>, לתכניותי</w:t>
      </w:r>
      <w:r w:rsidRPr="004E32D2">
        <w:rPr>
          <w:rFonts w:ascii="Times New Roman" w:eastAsia="Times New Roman" w:hAnsi="Times New Roman" w:hint="eastAsia"/>
          <w:sz w:val="24"/>
          <w:rtl/>
          <w:lang w:eastAsia="he-IL"/>
        </w:rPr>
        <w:t>י</w:t>
      </w:r>
      <w:r w:rsidRPr="004E32D2">
        <w:rPr>
          <w:rFonts w:ascii="Times New Roman" w:eastAsia="Times New Roman" w:hAnsi="Times New Roman" w:hint="cs"/>
          <w:sz w:val="24"/>
          <w:rtl/>
          <w:lang w:eastAsia="he-IL"/>
        </w:rPr>
        <w:t>, בהתאם</w:t>
      </w:r>
      <w:r w:rsidRPr="004E32D2">
        <w:rPr>
          <w:rFonts w:ascii="Times New Roman" w:eastAsia="Times New Roman" w:hAnsi="Times New Roman" w:hint="cs"/>
          <w:sz w:val="20"/>
          <w:rtl/>
          <w:lang w:eastAsia="he-IL"/>
        </w:rPr>
        <w:t xml:space="preserve"> לתקנים מחייבים ולשביעות רצוני.</w:t>
      </w:r>
    </w:p>
    <w:p w14:paraId="4904AA52" w14:textId="77777777" w:rsidR="004E32D2" w:rsidRPr="004E32D2" w:rsidRDefault="004E32D2" w:rsidP="004E32D2">
      <w:pPr>
        <w:widowControl w:val="0"/>
        <w:spacing w:before="0" w:beforeAutospacing="0" w:after="0" w:afterAutospacing="0" w:line="240" w:lineRule="auto"/>
        <w:ind w:left="84" w:right="84" w:firstLine="5"/>
        <w:jc w:val="both"/>
        <w:rPr>
          <w:rFonts w:ascii="Times New Roman" w:eastAsia="Times New Roman" w:hAnsi="Times New Roman"/>
          <w:sz w:val="20"/>
          <w:rtl/>
          <w:lang w:eastAsia="he-IL"/>
        </w:rPr>
      </w:pPr>
    </w:p>
    <w:p w14:paraId="5306ED1F" w14:textId="77777777" w:rsidR="004E32D2" w:rsidRPr="004E32D2" w:rsidRDefault="004E32D2" w:rsidP="004E32D2">
      <w:pPr>
        <w:widowControl w:val="0"/>
        <w:spacing w:before="0" w:beforeAutospacing="0" w:after="0" w:afterAutospacing="0" w:line="240" w:lineRule="auto"/>
        <w:ind w:left="84" w:right="84" w:hanging="720"/>
        <w:jc w:val="both"/>
        <w:rPr>
          <w:rFonts w:ascii="Times New Roman" w:eastAsia="Times New Roman" w:hAnsi="Times New Roman"/>
          <w:sz w:val="20"/>
          <w:rtl/>
          <w:lang w:eastAsia="he-IL"/>
        </w:rPr>
      </w:pPr>
    </w:p>
    <w:p w14:paraId="4BC3963A" w14:textId="77777777" w:rsidR="004E32D2" w:rsidRPr="004E32D2" w:rsidRDefault="004E32D2" w:rsidP="004E32D2">
      <w:pPr>
        <w:widowControl w:val="0"/>
        <w:spacing w:before="0" w:beforeAutospacing="0" w:after="0" w:afterAutospacing="0" w:line="240" w:lineRule="auto"/>
        <w:ind w:left="84" w:right="84" w:hanging="720"/>
        <w:jc w:val="both"/>
        <w:rPr>
          <w:rFonts w:ascii="Times New Roman" w:eastAsia="Times New Roman" w:hAnsi="Times New Roman"/>
          <w:sz w:val="20"/>
          <w:rtl/>
          <w:lang w:eastAsia="he-IL"/>
        </w:rPr>
      </w:pPr>
    </w:p>
    <w:p w14:paraId="2967125A" w14:textId="77777777" w:rsidR="004E32D2" w:rsidRPr="004E32D2" w:rsidRDefault="004E32D2" w:rsidP="004E32D2">
      <w:pPr>
        <w:widowControl w:val="0"/>
        <w:spacing w:before="0" w:beforeAutospacing="0" w:after="0" w:afterAutospacing="0" w:line="240" w:lineRule="auto"/>
        <w:ind w:left="84" w:right="84" w:hanging="720"/>
        <w:jc w:val="both"/>
        <w:rPr>
          <w:rFonts w:ascii="Times New Roman" w:eastAsia="Times New Roman" w:hAnsi="Times New Roman"/>
          <w:sz w:val="20"/>
          <w:rtl/>
          <w:lang w:eastAsia="he-IL"/>
        </w:rPr>
      </w:pPr>
    </w:p>
    <w:p w14:paraId="7237D405" w14:textId="77777777" w:rsidR="004E32D2" w:rsidRPr="004E32D2" w:rsidRDefault="004E32D2" w:rsidP="004E32D2">
      <w:pPr>
        <w:widowControl w:val="0"/>
        <w:spacing w:before="0" w:beforeAutospacing="0" w:after="0" w:afterAutospacing="0" w:line="240" w:lineRule="auto"/>
        <w:ind w:left="84" w:right="84" w:hanging="720"/>
        <w:jc w:val="both"/>
        <w:rPr>
          <w:rFonts w:ascii="Times New Roman" w:eastAsia="Times New Roman" w:hAnsi="Times New Roman"/>
          <w:sz w:val="20"/>
          <w:rtl/>
          <w:lang w:eastAsia="he-IL"/>
        </w:rPr>
      </w:pPr>
    </w:p>
    <w:p w14:paraId="62CDAF09" w14:textId="77777777" w:rsidR="004E32D2" w:rsidRPr="004E32D2" w:rsidRDefault="004E32D2" w:rsidP="004E32D2">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sz w:val="20"/>
          <w:rtl/>
          <w:lang w:eastAsia="he-IL"/>
        </w:rPr>
      </w:pPr>
      <w:r w:rsidRPr="004E32D2">
        <w:rPr>
          <w:rFonts w:ascii="Times New Roman" w:eastAsia="Times New Roman" w:hAnsi="Times New Roman" w:hint="cs"/>
          <w:sz w:val="20"/>
          <w:rtl/>
          <w:lang w:eastAsia="he-IL"/>
        </w:rPr>
        <w:t xml:space="preserve">                                                                                      בכבוד רב,</w:t>
      </w:r>
    </w:p>
    <w:p w14:paraId="07C0E9C7" w14:textId="77777777" w:rsidR="004E32D2" w:rsidRPr="004E32D2" w:rsidRDefault="004E32D2" w:rsidP="004E32D2">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sz w:val="20"/>
          <w:rtl/>
          <w:lang w:eastAsia="he-IL"/>
        </w:rPr>
      </w:pPr>
    </w:p>
    <w:p w14:paraId="0ED5344A" w14:textId="77777777" w:rsidR="004E32D2" w:rsidRPr="004E32D2" w:rsidRDefault="004E32D2" w:rsidP="004E32D2">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sz w:val="20"/>
          <w:rtl/>
          <w:lang w:eastAsia="he-IL"/>
        </w:rPr>
      </w:pPr>
    </w:p>
    <w:p w14:paraId="2443A8D1" w14:textId="77777777" w:rsidR="004E32D2" w:rsidRPr="004E32D2" w:rsidRDefault="004E32D2" w:rsidP="004E32D2">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sz w:val="20"/>
          <w:rtl/>
          <w:lang w:eastAsia="he-IL"/>
        </w:rPr>
      </w:pPr>
      <w:r w:rsidRPr="004E32D2">
        <w:rPr>
          <w:rFonts w:ascii="Times New Roman" w:eastAsia="Times New Roman" w:hAnsi="Times New Roman" w:hint="cs"/>
          <w:sz w:val="20"/>
          <w:rtl/>
          <w:lang w:eastAsia="he-IL"/>
        </w:rPr>
        <w:t xml:space="preserve">                                                                                                             ___________________</w:t>
      </w:r>
    </w:p>
    <w:p w14:paraId="52B01AAA" w14:textId="364590F6" w:rsidR="004E32D2" w:rsidRPr="004E32D2" w:rsidRDefault="002D061C" w:rsidP="004E32D2">
      <w:pPr>
        <w:widowControl w:val="0"/>
        <w:tabs>
          <w:tab w:val="center" w:pos="6920"/>
        </w:tabs>
        <w:spacing w:before="0" w:beforeAutospacing="0" w:after="0" w:afterAutospacing="0" w:line="240" w:lineRule="auto"/>
        <w:ind w:left="5040" w:right="84" w:hanging="720"/>
        <w:jc w:val="center"/>
        <w:rPr>
          <w:rFonts w:ascii="Times New Roman" w:eastAsia="Times New Roman" w:hAnsi="Times New Roman"/>
          <w:sz w:val="24"/>
          <w:rtl/>
          <w:lang w:eastAsia="he-IL"/>
        </w:rPr>
      </w:pPr>
      <w:sdt>
        <w:sdtPr>
          <w:rPr>
            <w:rFonts w:ascii="Times New Roman" w:eastAsia="Times New Roman" w:hAnsi="Times New Roman"/>
            <w:color w:val="00B0F0"/>
            <w:sz w:val="20"/>
            <w:u w:val="single"/>
            <w:rtl/>
            <w:lang w:eastAsia="he-IL"/>
          </w:rPr>
          <w:alias w:val="שם ספק"/>
          <w:tag w:val="cntSupllierName"/>
          <w:id w:val="1534766573"/>
          <w:placeholder>
            <w:docPart w:val="A5D379F1CBDD4402BD48A1BAEEB3F37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D50BD5">
            <w:rPr>
              <w:rFonts w:ascii="Times New Roman" w:eastAsia="Times New Roman" w:hAnsi="Times New Roman" w:hint="cs"/>
              <w:color w:val="00B0F0"/>
              <w:sz w:val="20"/>
              <w:u w:val="single"/>
              <w:rtl/>
              <w:lang w:eastAsia="he-IL"/>
            </w:rPr>
            <w:t>טומי עברון הנדסת בניין בע''מ</w:t>
          </w:r>
        </w:sdtContent>
      </w:sdt>
    </w:p>
    <w:p w14:paraId="48FBC333" w14:textId="77777777" w:rsidR="004E32D2" w:rsidRPr="004E32D2" w:rsidRDefault="004E32D2" w:rsidP="004E32D2">
      <w:pPr>
        <w:widowControl w:val="0"/>
        <w:bidi w:val="0"/>
        <w:spacing w:before="0" w:beforeAutospacing="0" w:after="0" w:afterAutospacing="0" w:line="240" w:lineRule="auto"/>
        <w:jc w:val="center"/>
        <w:rPr>
          <w:rFonts w:ascii="Times New Roman" w:eastAsia="Times New Roman" w:hAnsi="Times New Roman"/>
          <w:b/>
          <w:bCs/>
          <w:sz w:val="20"/>
          <w:rtl/>
          <w:lang w:eastAsia="he-IL"/>
        </w:rPr>
      </w:pPr>
      <w:r w:rsidRPr="004E32D2">
        <w:rPr>
          <w:rFonts w:ascii="Times New Roman" w:eastAsia="Times New Roman" w:hAnsi="Times New Roman" w:hint="cs"/>
          <w:sz w:val="20"/>
          <w:szCs w:val="20"/>
          <w:rtl/>
          <w:lang w:eastAsia="he-IL"/>
        </w:rPr>
        <w:t xml:space="preserve">                </w:t>
      </w:r>
      <w:r w:rsidRPr="004E32D2">
        <w:rPr>
          <w:rFonts w:ascii="Times New Roman" w:eastAsia="Times New Roman" w:hAnsi="Times New Roman" w:hint="cs"/>
          <w:sz w:val="20"/>
          <w:szCs w:val="20"/>
          <w:rtl/>
          <w:lang w:eastAsia="he-IL"/>
        </w:rPr>
        <w:tab/>
      </w:r>
      <w:r w:rsidRPr="004E32D2">
        <w:rPr>
          <w:rFonts w:ascii="Times New Roman" w:eastAsia="Times New Roman" w:hAnsi="Times New Roman" w:hint="cs"/>
          <w:sz w:val="20"/>
          <w:szCs w:val="20"/>
          <w:rtl/>
          <w:lang w:eastAsia="he-IL"/>
        </w:rPr>
        <w:tab/>
      </w:r>
      <w:r w:rsidRPr="004E32D2">
        <w:rPr>
          <w:rFonts w:ascii="Times New Roman" w:eastAsia="Times New Roman" w:hAnsi="Times New Roman" w:hint="cs"/>
          <w:sz w:val="20"/>
          <w:szCs w:val="20"/>
          <w:rtl/>
          <w:lang w:eastAsia="he-IL"/>
        </w:rPr>
        <w:tab/>
      </w:r>
      <w:r w:rsidRPr="004E32D2">
        <w:rPr>
          <w:rFonts w:ascii="Times New Roman" w:eastAsia="Times New Roman" w:hAnsi="Times New Roman" w:hint="cs"/>
          <w:sz w:val="20"/>
          <w:szCs w:val="20"/>
          <w:rtl/>
          <w:lang w:eastAsia="he-IL"/>
        </w:rPr>
        <w:tab/>
      </w:r>
      <w:r w:rsidRPr="004E32D2">
        <w:rPr>
          <w:rFonts w:ascii="Times New Roman" w:eastAsia="Times New Roman" w:hAnsi="Times New Roman" w:hint="cs"/>
          <w:sz w:val="20"/>
          <w:szCs w:val="20"/>
          <w:rtl/>
          <w:lang w:eastAsia="he-IL"/>
        </w:rPr>
        <w:tab/>
        <w:t xml:space="preserve">   </w:t>
      </w:r>
    </w:p>
    <w:p w14:paraId="7D7C5464" w14:textId="77777777" w:rsidR="004E32D2" w:rsidRPr="004E32D2" w:rsidRDefault="004E32D2" w:rsidP="004E32D2">
      <w:pPr>
        <w:widowControl w:val="0"/>
        <w:bidi w:val="0"/>
        <w:spacing w:before="0" w:beforeAutospacing="0" w:after="0" w:afterAutospacing="0" w:line="240" w:lineRule="auto"/>
        <w:jc w:val="center"/>
        <w:rPr>
          <w:rFonts w:ascii="Times New Roman" w:eastAsia="Times New Roman" w:hAnsi="Times New Roman"/>
          <w:b/>
          <w:bCs/>
          <w:sz w:val="20"/>
          <w:lang w:eastAsia="he-IL"/>
        </w:rPr>
      </w:pPr>
    </w:p>
    <w:p w14:paraId="25BE6A81" w14:textId="77777777" w:rsidR="004E32D2" w:rsidRPr="004E32D2" w:rsidRDefault="004E32D2" w:rsidP="004E32D2">
      <w:pPr>
        <w:widowControl w:val="0"/>
        <w:bidi w:val="0"/>
        <w:spacing w:before="0" w:beforeAutospacing="0" w:after="0" w:afterAutospacing="0" w:line="240" w:lineRule="auto"/>
        <w:jc w:val="center"/>
        <w:rPr>
          <w:rFonts w:ascii="Times New Roman" w:eastAsia="Times New Roman" w:hAnsi="Times New Roman"/>
          <w:b/>
          <w:bCs/>
          <w:sz w:val="24"/>
          <w:u w:val="single"/>
          <w:rtl/>
          <w:lang w:eastAsia="he-IL"/>
        </w:rPr>
      </w:pPr>
      <w:r w:rsidRPr="004E32D2">
        <w:rPr>
          <w:rFonts w:ascii="Times New Roman" w:eastAsia="Times New Roman" w:hAnsi="Times New Roman" w:hint="cs"/>
          <w:sz w:val="20"/>
          <w:szCs w:val="20"/>
          <w:rtl/>
          <w:lang w:eastAsia="he-IL"/>
        </w:rPr>
        <w:br w:type="page"/>
      </w:r>
      <w:r w:rsidRPr="004E32D2">
        <w:rPr>
          <w:rFonts w:ascii="Times New Roman" w:eastAsia="Times New Roman" w:hAnsi="Times New Roman" w:hint="cs"/>
          <w:b/>
          <w:bCs/>
          <w:sz w:val="24"/>
          <w:u w:val="single"/>
          <w:rtl/>
          <w:lang w:eastAsia="he-IL"/>
        </w:rPr>
        <w:lastRenderedPageBreak/>
        <w:t xml:space="preserve">נספח "י" </w:t>
      </w:r>
    </w:p>
    <w:p w14:paraId="1508992E" w14:textId="77777777" w:rsidR="004E32D2" w:rsidRPr="004E32D2" w:rsidRDefault="004E32D2" w:rsidP="004E32D2">
      <w:pPr>
        <w:widowControl w:val="0"/>
        <w:bidi w:val="0"/>
        <w:spacing w:before="0" w:beforeAutospacing="0" w:after="0" w:afterAutospacing="0" w:line="240" w:lineRule="auto"/>
        <w:jc w:val="center"/>
        <w:rPr>
          <w:rFonts w:ascii="Times New Roman" w:eastAsia="Times New Roman" w:hAnsi="Times New Roman"/>
          <w:b/>
          <w:bCs/>
          <w:sz w:val="24"/>
          <w:u w:val="single"/>
          <w:lang w:eastAsia="he-IL"/>
        </w:rPr>
      </w:pPr>
    </w:p>
    <w:p w14:paraId="05E923AD" w14:textId="77777777" w:rsidR="004E32D2" w:rsidRPr="004E32D2" w:rsidRDefault="004E32D2" w:rsidP="004E32D2">
      <w:pPr>
        <w:widowControl w:val="0"/>
        <w:spacing w:before="0" w:beforeAutospacing="0" w:after="0" w:afterAutospacing="0" w:line="240" w:lineRule="auto"/>
        <w:jc w:val="center"/>
        <w:rPr>
          <w:rFonts w:ascii="Times New Roman" w:eastAsia="Times New Roman" w:hAnsi="Times New Roman"/>
          <w:b/>
          <w:bCs/>
          <w:sz w:val="24"/>
          <w:u w:val="single"/>
          <w:lang w:eastAsia="he-IL"/>
        </w:rPr>
      </w:pPr>
      <w:r w:rsidRPr="004E32D2">
        <w:rPr>
          <w:rFonts w:ascii="Times New Roman" w:eastAsia="Times New Roman" w:hAnsi="Times New Roman" w:hint="cs"/>
          <w:b/>
          <w:bCs/>
          <w:sz w:val="24"/>
          <w:u w:val="single"/>
          <w:rtl/>
          <w:lang w:eastAsia="he-IL"/>
        </w:rPr>
        <w:t>דוגמא לנוסח הצהרת המתכנן בדבר היעדר תביעות</w:t>
      </w:r>
    </w:p>
    <w:p w14:paraId="5C0A4C88" w14:textId="77777777" w:rsidR="004E32D2" w:rsidRPr="004E32D2" w:rsidRDefault="004E32D2" w:rsidP="004E32D2">
      <w:pPr>
        <w:widowControl w:val="0"/>
        <w:bidi w:val="0"/>
        <w:spacing w:before="0" w:beforeAutospacing="0" w:after="0" w:afterAutospacing="0" w:line="240" w:lineRule="auto"/>
        <w:ind w:left="180"/>
        <w:rPr>
          <w:rFonts w:ascii="Times New Roman" w:eastAsia="Times New Roman" w:hAnsi="Times New Roman"/>
          <w:sz w:val="24"/>
          <w:lang w:eastAsia="he-IL"/>
        </w:rPr>
      </w:pPr>
    </w:p>
    <w:p w14:paraId="1226EF73" w14:textId="77777777" w:rsidR="004E32D2" w:rsidRPr="004E32D2" w:rsidRDefault="004E32D2" w:rsidP="004E32D2">
      <w:pPr>
        <w:widowControl w:val="0"/>
        <w:spacing w:before="0" w:beforeAutospacing="0" w:after="0" w:afterAutospacing="0" w:line="240" w:lineRule="auto"/>
        <w:ind w:left="180"/>
        <w:rPr>
          <w:rFonts w:ascii="Times New Roman" w:eastAsia="Times New Roman" w:hAnsi="Times New Roman"/>
          <w:color w:val="008000"/>
          <w:sz w:val="24"/>
          <w:rtl/>
          <w:lang w:eastAsia="he-IL"/>
        </w:rPr>
      </w:pPr>
      <w:r w:rsidRPr="004E32D2">
        <w:rPr>
          <w:rFonts w:ascii="Times New Roman" w:eastAsia="Times New Roman" w:hAnsi="Times New Roman" w:hint="cs"/>
          <w:sz w:val="24"/>
          <w:rtl/>
          <w:lang w:eastAsia="he-IL"/>
        </w:rPr>
        <w:t>לכבוד</w:t>
      </w:r>
      <w:r w:rsidRPr="004E32D2">
        <w:rPr>
          <w:rFonts w:ascii="Times New Roman" w:eastAsia="Times New Roman" w:hAnsi="Times New Roman" w:hint="cs"/>
          <w:color w:val="000000"/>
          <w:sz w:val="24"/>
          <w:rtl/>
          <w:lang w:eastAsia="he-IL"/>
        </w:rPr>
        <w:tab/>
      </w:r>
      <w:r w:rsidRPr="004E32D2">
        <w:rPr>
          <w:rFonts w:ascii="Times New Roman" w:eastAsia="Times New Roman" w:hAnsi="Times New Roman" w:hint="cs"/>
          <w:color w:val="000000"/>
          <w:sz w:val="24"/>
          <w:rtl/>
          <w:lang w:eastAsia="he-IL"/>
        </w:rPr>
        <w:br/>
      </w:r>
      <w:sdt>
        <w:sdtPr>
          <w:rPr>
            <w:rFonts w:ascii="Times New Roman" w:eastAsia="Times New Roman" w:hAnsi="Times New Roman" w:hint="cs"/>
            <w:color w:val="008000"/>
            <w:sz w:val="24"/>
            <w:rtl/>
            <w:lang w:eastAsia="he-IL"/>
          </w:rPr>
          <w:alias w:val="צד א בחוזה"/>
          <w:tag w:val="cntTzadA"/>
          <w:id w:val="1384523153"/>
          <w:placeholder>
            <w:docPart w:val="637D86FE697F4534BEF61B67E300B8A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r w:rsidR="006E2F5A">
            <w:rPr>
              <w:rFonts w:ascii="Times New Roman" w:eastAsia="Times New Roman" w:hAnsi="Times New Roman" w:hint="cs"/>
              <w:color w:val="008000"/>
              <w:sz w:val="24"/>
              <w:rtl/>
              <w:lang w:eastAsia="he-IL"/>
            </w:rPr>
            <w:t>אפריקה ישראל בע''מ מ.ח. 520034760</w:t>
          </w:r>
          <w:r w:rsidR="006E2F5A">
            <w:rPr>
              <w:rFonts w:ascii="Times New Roman" w:eastAsia="Times New Roman" w:hAnsi="Times New Roman" w:hint="cs"/>
              <w:color w:val="008000"/>
              <w:sz w:val="24"/>
              <w:rtl/>
              <w:lang w:eastAsia="he-IL"/>
            </w:rPr>
            <w:br/>
            <w:t>מרח' יהונתן נתניהו 1.ג' , אור יהודה</w:t>
          </w:r>
        </w:sdtContent>
      </w:sdt>
    </w:p>
    <w:p w14:paraId="7ABCD3C8" w14:textId="77777777" w:rsidR="004E32D2" w:rsidRPr="004E32D2" w:rsidRDefault="004E32D2" w:rsidP="004E32D2">
      <w:pPr>
        <w:widowControl w:val="0"/>
        <w:spacing w:before="0" w:beforeAutospacing="0" w:after="0" w:afterAutospacing="0" w:line="240" w:lineRule="auto"/>
        <w:ind w:left="180"/>
        <w:rPr>
          <w:rFonts w:ascii="Times New Roman" w:eastAsia="Times New Roman" w:hAnsi="Times New Roman"/>
          <w:sz w:val="24"/>
          <w:rtl/>
          <w:lang w:eastAsia="he-IL"/>
        </w:rPr>
      </w:pPr>
    </w:p>
    <w:p w14:paraId="3915AB06" w14:textId="77777777" w:rsidR="004E32D2" w:rsidRPr="004E32D2" w:rsidRDefault="004E32D2" w:rsidP="004E32D2">
      <w:pPr>
        <w:widowControl w:val="0"/>
        <w:spacing w:before="0" w:beforeAutospacing="0" w:after="0" w:afterAutospacing="0" w:line="240" w:lineRule="auto"/>
        <w:ind w:left="180"/>
        <w:rPr>
          <w:rFonts w:ascii="Times New Roman" w:eastAsia="Times New Roman" w:hAnsi="Times New Roman"/>
          <w:sz w:val="24"/>
          <w:rtl/>
          <w:lang w:eastAsia="he-IL"/>
        </w:rPr>
      </w:pPr>
      <w:r w:rsidRPr="004E32D2">
        <w:rPr>
          <w:rFonts w:ascii="Times New Roman" w:eastAsia="Times New Roman" w:hAnsi="Times New Roman" w:hint="cs"/>
          <w:sz w:val="24"/>
          <w:rtl/>
          <w:lang w:eastAsia="he-IL"/>
        </w:rPr>
        <w:t>ג.א.נ.,</w:t>
      </w:r>
    </w:p>
    <w:p w14:paraId="0F4ED954" w14:textId="77777777" w:rsidR="004E32D2" w:rsidRPr="004E32D2" w:rsidRDefault="004E32D2" w:rsidP="004E32D2">
      <w:pPr>
        <w:widowControl w:val="0"/>
        <w:spacing w:before="0" w:beforeAutospacing="0" w:after="0" w:afterAutospacing="0" w:line="240" w:lineRule="auto"/>
        <w:ind w:left="180"/>
        <w:rPr>
          <w:rFonts w:ascii="Times New Roman" w:eastAsia="Times New Roman" w:hAnsi="Times New Roman"/>
          <w:sz w:val="24"/>
          <w:rtl/>
          <w:lang w:eastAsia="he-IL"/>
        </w:rPr>
      </w:pPr>
    </w:p>
    <w:p w14:paraId="5EF41E51" w14:textId="77777777" w:rsidR="004E32D2" w:rsidRPr="004E32D2" w:rsidRDefault="004E32D2" w:rsidP="004E32D2">
      <w:pPr>
        <w:widowControl w:val="0"/>
        <w:spacing w:before="0" w:beforeAutospacing="0" w:after="0" w:afterAutospacing="0" w:line="240" w:lineRule="auto"/>
        <w:ind w:left="180"/>
        <w:rPr>
          <w:rFonts w:ascii="Times New Roman" w:eastAsia="Times New Roman" w:hAnsi="Times New Roman"/>
          <w:sz w:val="24"/>
          <w:rtl/>
          <w:lang w:eastAsia="he-IL"/>
        </w:rPr>
      </w:pPr>
      <w:r w:rsidRPr="004E32D2">
        <w:rPr>
          <w:rFonts w:ascii="Times New Roman" w:eastAsia="Times New Roman" w:hAnsi="Times New Roman" w:hint="cs"/>
          <w:sz w:val="24"/>
          <w:rtl/>
          <w:lang w:eastAsia="he-IL"/>
        </w:rPr>
        <w:t xml:space="preserve">אנו הח"מ מצהירים בזאת שעם קבלת סך של </w:t>
      </w:r>
      <w:r w:rsidRPr="004E32D2">
        <w:rPr>
          <w:rFonts w:ascii="Times New Roman" w:eastAsia="Times New Roman" w:hAnsi="Times New Roman" w:hint="cs"/>
          <w:sz w:val="24"/>
          <w:u w:val="single"/>
          <w:rtl/>
          <w:lang w:eastAsia="he-IL"/>
        </w:rPr>
        <w:t xml:space="preserve">                </w:t>
      </w:r>
      <w:r w:rsidRPr="004E32D2">
        <w:rPr>
          <w:rFonts w:ascii="Times New Roman" w:eastAsia="Times New Roman" w:hAnsi="Times New Roman" w:hint="cs"/>
          <w:sz w:val="24"/>
          <w:rtl/>
          <w:lang w:eastAsia="he-IL"/>
        </w:rPr>
        <w:t xml:space="preserve"> ש"ח (להלן:"</w:t>
      </w:r>
      <w:r w:rsidRPr="004E32D2">
        <w:rPr>
          <w:rFonts w:ascii="Times New Roman" w:eastAsia="Times New Roman" w:hAnsi="Times New Roman" w:hint="cs"/>
          <w:b/>
          <w:bCs/>
          <w:sz w:val="24"/>
          <w:rtl/>
          <w:lang w:eastAsia="he-IL"/>
        </w:rPr>
        <w:t>היתרה הסופית</w:t>
      </w:r>
      <w:r w:rsidRPr="004E32D2">
        <w:rPr>
          <w:rFonts w:ascii="Times New Roman" w:eastAsia="Times New Roman" w:hAnsi="Times New Roman" w:hint="cs"/>
          <w:sz w:val="24"/>
          <w:rtl/>
          <w:lang w:eastAsia="he-IL"/>
        </w:rPr>
        <w:t xml:space="preserve">"), בניכוי מס במקור ובתוספת מע"מ כדין, המהווה תשלום אחרון של החשבון הסופי הכולל התייקרויות, קיבלנו את מלוא התמורה עבור כל העבודות שביצענו עבורכם באתר </w:t>
      </w:r>
      <w:sdt>
        <w:sdtPr>
          <w:rPr>
            <w:rFonts w:ascii="Times New Roman" w:eastAsia="Times New Roman" w:hAnsi="Times New Roman" w:hint="cs"/>
            <w:color w:val="008000"/>
            <w:sz w:val="24"/>
            <w:rtl/>
            <w:lang w:eastAsia="he-IL"/>
          </w:rPr>
          <w:alias w:val="שם אתר"/>
          <w:tag w:val="cntSite"/>
          <w:id w:val="-1398045152"/>
          <w:placeholder>
            <w:docPart w:val="CE352401F2954D5882E674BC0662E91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r w:rsidR="006E2F5A">
            <w:rPr>
              <w:rFonts w:ascii="Times New Roman" w:eastAsia="Times New Roman" w:hAnsi="Times New Roman" w:hint="cs"/>
              <w:color w:val="008000"/>
              <w:sz w:val="24"/>
              <w:rtl/>
              <w:lang w:eastAsia="he-IL"/>
            </w:rPr>
            <w:t>סביוני רעננה צפון</w:t>
          </w:r>
        </w:sdtContent>
      </w:sdt>
      <w:r w:rsidRPr="004E32D2">
        <w:rPr>
          <w:rFonts w:ascii="Times New Roman" w:eastAsia="Times New Roman" w:hAnsi="Times New Roman" w:hint="cs"/>
          <w:sz w:val="24"/>
          <w:rtl/>
          <w:lang w:eastAsia="he-IL"/>
        </w:rPr>
        <w:t xml:space="preserve"> עפ"י חוזה מיום </w:t>
      </w:r>
      <w:r w:rsidRPr="004E32D2">
        <w:rPr>
          <w:rFonts w:ascii="Times New Roman" w:eastAsia="Times New Roman" w:hAnsi="Times New Roman"/>
          <w:color w:val="008000"/>
          <w:sz w:val="24"/>
          <w:lang w:eastAsia="he-IL"/>
        </w:rPr>
        <w:t xml:space="preserve"> </w:t>
      </w:r>
      <w:sdt>
        <w:sdtPr>
          <w:rPr>
            <w:rFonts w:ascii="Times New Roman" w:eastAsia="Times New Roman" w:hAnsi="Times New Roman"/>
            <w:color w:val="008000"/>
            <w:sz w:val="24"/>
            <w:rtl/>
            <w:lang w:eastAsia="he-IL"/>
          </w:rPr>
          <w:alias w:val="תאריך חתימת חוזה"/>
          <w:tag w:val="cntSignDate"/>
          <w:id w:val="-125693541"/>
          <w:placeholder>
            <w:docPart w:val="60138D1A720A46D180B57150198009E4"/>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Pr="004E32D2">
            <w:rPr>
              <w:rFonts w:cstheme="minorBidi"/>
              <w:color w:val="00B0F0"/>
              <w:rtl/>
            </w:rPr>
            <w:t>[תאריך חתימת חוזה]</w:t>
          </w:r>
        </w:sdtContent>
      </w:sdt>
      <w:r w:rsidRPr="004E32D2">
        <w:rPr>
          <w:rFonts w:ascii="Times New Roman" w:eastAsia="Times New Roman" w:hAnsi="Times New Roman" w:hint="cs"/>
          <w:sz w:val="24"/>
          <w:rtl/>
          <w:lang w:eastAsia="he-IL"/>
        </w:rPr>
        <w:t xml:space="preserve"> או עבור חלקן כמפורט להלן:</w:t>
      </w:r>
    </w:p>
    <w:p w14:paraId="563BE91C" w14:textId="77777777" w:rsidR="004E32D2" w:rsidRPr="004E32D2" w:rsidRDefault="004E32D2" w:rsidP="004E32D2">
      <w:pPr>
        <w:widowControl w:val="0"/>
        <w:spacing w:before="0" w:beforeAutospacing="0" w:after="0" w:afterAutospacing="0" w:line="240" w:lineRule="auto"/>
        <w:ind w:left="180"/>
        <w:rPr>
          <w:rFonts w:ascii="Times New Roman" w:eastAsia="Times New Roman" w:hAnsi="Times New Roman"/>
          <w:sz w:val="24"/>
          <w:rtl/>
          <w:lang w:eastAsia="he-IL"/>
        </w:rPr>
      </w:pPr>
      <w:r w:rsidRPr="004E32D2">
        <w:rPr>
          <w:rFonts w:ascii="Times New Roman" w:eastAsia="Times New Roman" w:hAnsi="Times New Roman" w:hint="cs"/>
          <w:sz w:val="24"/>
          <w:rtl/>
          <w:lang w:eastAsia="he-IL"/>
        </w:rPr>
        <w:t>______________________________________________________________________________________________________________________________________________________</w:t>
      </w:r>
    </w:p>
    <w:p w14:paraId="536AAF49" w14:textId="77777777" w:rsidR="004E32D2" w:rsidRPr="004E32D2" w:rsidRDefault="004E32D2" w:rsidP="004E32D2">
      <w:pPr>
        <w:widowControl w:val="0"/>
        <w:spacing w:before="0" w:beforeAutospacing="0" w:after="0" w:afterAutospacing="0" w:line="240" w:lineRule="auto"/>
        <w:ind w:left="180"/>
        <w:rPr>
          <w:rFonts w:ascii="Times New Roman" w:eastAsia="Times New Roman" w:hAnsi="Times New Roman"/>
          <w:sz w:val="24"/>
          <w:rtl/>
          <w:lang w:eastAsia="he-IL"/>
        </w:rPr>
      </w:pPr>
    </w:p>
    <w:p w14:paraId="3ED374BD" w14:textId="77777777" w:rsidR="004E32D2" w:rsidRPr="004E32D2" w:rsidRDefault="004E32D2" w:rsidP="004E32D2">
      <w:pPr>
        <w:widowControl w:val="0"/>
        <w:spacing w:before="0" w:beforeAutospacing="0" w:after="0" w:afterAutospacing="0" w:line="240" w:lineRule="auto"/>
        <w:ind w:left="180"/>
        <w:rPr>
          <w:rFonts w:ascii="Times New Roman" w:eastAsia="Times New Roman" w:hAnsi="Times New Roman"/>
          <w:sz w:val="24"/>
          <w:rtl/>
          <w:lang w:eastAsia="he-IL"/>
        </w:rPr>
      </w:pPr>
      <w:r w:rsidRPr="004E32D2">
        <w:rPr>
          <w:rFonts w:ascii="Times New Roman" w:eastAsia="Times New Roman" w:hAnsi="Times New Roman" w:hint="cs"/>
          <w:sz w:val="24"/>
          <w:rtl/>
          <w:lang w:eastAsia="he-IL"/>
        </w:rPr>
        <w:t xml:space="preserve">ידוע לנו כי בכפוף להצהרתנו זו לעיל ולהלן, נמנעתם מלקזז מסכום היתרה הסופית, סכומים שלטענתכם, הייתם זכאים לקזז עפ"י החוזה הנ"ל. </w:t>
      </w:r>
    </w:p>
    <w:p w14:paraId="51323BBE" w14:textId="77777777" w:rsidR="004E32D2" w:rsidRPr="004E32D2" w:rsidRDefault="004E32D2" w:rsidP="004E32D2">
      <w:pPr>
        <w:widowControl w:val="0"/>
        <w:spacing w:before="0" w:beforeAutospacing="0" w:after="0" w:afterAutospacing="0" w:line="240" w:lineRule="auto"/>
        <w:ind w:left="180"/>
        <w:rPr>
          <w:rFonts w:ascii="Times New Roman" w:eastAsia="Times New Roman" w:hAnsi="Times New Roman"/>
          <w:sz w:val="24"/>
          <w:rtl/>
          <w:lang w:eastAsia="he-IL"/>
        </w:rPr>
      </w:pPr>
      <w:r w:rsidRPr="004E32D2">
        <w:rPr>
          <w:rFonts w:ascii="Times New Roman" w:eastAsia="Times New Roman" w:hAnsi="Times New Roman" w:hint="cs"/>
          <w:sz w:val="24"/>
          <w:rtl/>
          <w:lang w:eastAsia="he-IL"/>
        </w:rPr>
        <w:t>עם קבלת היתרה הסופית דלעיל, אין ולא תהיינה לנו ו/או למי מטעמנו כל תביעות ו/או טענות ו/או דרישות מכל סוג שהוא כלפיכם ו/או כלפי מי מכם ו/או כלפי כל הבאים מכוחכם ו/או כלפי מי מטעמכם ו/או כלפי מאן דהוא אחר בקשר לחוזה הנ"ל ו/או לכל הכרוך בו ו/או הנובע ממנו.</w:t>
      </w:r>
    </w:p>
    <w:p w14:paraId="0F2AD400" w14:textId="77777777" w:rsidR="004E32D2" w:rsidRPr="004E32D2" w:rsidRDefault="004E32D2" w:rsidP="004E32D2">
      <w:pPr>
        <w:widowControl w:val="0"/>
        <w:spacing w:before="0" w:beforeAutospacing="0" w:after="0" w:afterAutospacing="0" w:line="240" w:lineRule="auto"/>
        <w:ind w:left="180"/>
        <w:rPr>
          <w:rFonts w:ascii="Times New Roman" w:eastAsia="Times New Roman" w:hAnsi="Times New Roman"/>
          <w:sz w:val="24"/>
          <w:rtl/>
          <w:lang w:eastAsia="he-IL"/>
        </w:rPr>
      </w:pPr>
    </w:p>
    <w:p w14:paraId="7913ADA8" w14:textId="77777777" w:rsidR="004E32D2" w:rsidRPr="004E32D2" w:rsidRDefault="004E32D2" w:rsidP="004E32D2">
      <w:pPr>
        <w:widowControl w:val="0"/>
        <w:spacing w:before="0" w:beforeAutospacing="0" w:after="0" w:afterAutospacing="0" w:line="240" w:lineRule="auto"/>
        <w:ind w:left="180"/>
        <w:rPr>
          <w:rFonts w:ascii="Times New Roman" w:eastAsia="Times New Roman" w:hAnsi="Times New Roman"/>
          <w:sz w:val="24"/>
          <w:rtl/>
          <w:lang w:eastAsia="he-IL"/>
        </w:rPr>
      </w:pPr>
      <w:r w:rsidRPr="004E32D2">
        <w:rPr>
          <w:rFonts w:ascii="Times New Roman" w:eastAsia="Times New Roman" w:hAnsi="Times New Roman" w:hint="cs"/>
          <w:sz w:val="24"/>
          <w:rtl/>
          <w:lang w:eastAsia="he-IL"/>
        </w:rPr>
        <w:t>אנו מצהירים כי בחשבונות שהוגשו על ידינו ואשר אושרו על ידכם, לא נפלה טעות כלשהי, הם מדויקים ומעודכנים, נערכו כיאות ובדרך חשבונאית נכונה ומתאימה.</w:t>
      </w:r>
    </w:p>
    <w:p w14:paraId="02FA05F0" w14:textId="77777777" w:rsidR="004E32D2" w:rsidRPr="004E32D2" w:rsidRDefault="004E32D2" w:rsidP="004E32D2">
      <w:pPr>
        <w:widowControl w:val="0"/>
        <w:spacing w:before="0" w:beforeAutospacing="0" w:after="0" w:afterAutospacing="0" w:line="240" w:lineRule="auto"/>
        <w:ind w:left="180"/>
        <w:rPr>
          <w:rFonts w:ascii="Times New Roman" w:eastAsia="Times New Roman" w:hAnsi="Times New Roman"/>
          <w:sz w:val="24"/>
          <w:rtl/>
          <w:lang w:eastAsia="he-IL"/>
        </w:rPr>
      </w:pPr>
    </w:p>
    <w:p w14:paraId="4CC27E0F" w14:textId="77777777" w:rsidR="004E32D2" w:rsidRPr="004E32D2" w:rsidRDefault="004E32D2" w:rsidP="004E32D2">
      <w:pPr>
        <w:widowControl w:val="0"/>
        <w:spacing w:before="0" w:beforeAutospacing="0" w:after="0" w:afterAutospacing="0" w:line="240" w:lineRule="auto"/>
        <w:ind w:left="180"/>
        <w:rPr>
          <w:rFonts w:ascii="Times New Roman" w:eastAsia="Times New Roman" w:hAnsi="Times New Roman"/>
          <w:sz w:val="24"/>
          <w:rtl/>
          <w:lang w:eastAsia="he-IL"/>
        </w:rPr>
      </w:pPr>
      <w:r w:rsidRPr="004E32D2">
        <w:rPr>
          <w:rFonts w:ascii="Times New Roman" w:eastAsia="Times New Roman" w:hAnsi="Times New Roman" w:hint="cs"/>
          <w:sz w:val="24"/>
          <w:rtl/>
          <w:lang w:eastAsia="he-IL"/>
        </w:rPr>
        <w:t>ידוע לנו כי אין בהצהרתנו זו כדי לגרוע מכל סעד לו זכאי המזמין על פי החוזה הנ"ל.</w:t>
      </w:r>
    </w:p>
    <w:p w14:paraId="5C6AF64B" w14:textId="77777777" w:rsidR="004E32D2" w:rsidRPr="004E32D2" w:rsidRDefault="004E32D2" w:rsidP="004E32D2">
      <w:pPr>
        <w:widowControl w:val="0"/>
        <w:spacing w:before="0" w:beforeAutospacing="0" w:after="0" w:afterAutospacing="0" w:line="240" w:lineRule="auto"/>
        <w:ind w:left="180"/>
        <w:rPr>
          <w:rFonts w:ascii="Times New Roman" w:eastAsia="Times New Roman" w:hAnsi="Times New Roman"/>
          <w:sz w:val="24"/>
          <w:rtl/>
          <w:lang w:eastAsia="he-IL"/>
        </w:rPr>
      </w:pPr>
    </w:p>
    <w:p w14:paraId="0E777ADC" w14:textId="77777777" w:rsidR="004E32D2" w:rsidRPr="004E32D2" w:rsidRDefault="004E32D2" w:rsidP="004E32D2">
      <w:pPr>
        <w:widowControl w:val="0"/>
        <w:spacing w:before="0" w:beforeAutospacing="0" w:after="0" w:afterAutospacing="0" w:line="240" w:lineRule="auto"/>
        <w:ind w:left="180"/>
        <w:rPr>
          <w:rFonts w:ascii="Times New Roman" w:eastAsia="Times New Roman" w:hAnsi="Times New Roman"/>
          <w:b/>
          <w:bCs/>
          <w:sz w:val="24"/>
          <w:rtl/>
          <w:lang w:eastAsia="he-IL"/>
        </w:rPr>
      </w:pPr>
    </w:p>
    <w:p w14:paraId="18B0F4B5" w14:textId="77777777" w:rsidR="004E32D2" w:rsidRPr="004E32D2" w:rsidRDefault="004E32D2" w:rsidP="004E32D2">
      <w:pPr>
        <w:widowControl w:val="0"/>
        <w:spacing w:before="0" w:beforeAutospacing="0" w:after="0" w:afterAutospacing="0" w:line="240" w:lineRule="auto"/>
        <w:ind w:left="180"/>
        <w:rPr>
          <w:rFonts w:ascii="Times New Roman" w:eastAsia="Times New Roman" w:hAnsi="Times New Roman"/>
          <w:sz w:val="24"/>
          <w:rtl/>
          <w:lang w:eastAsia="he-IL"/>
        </w:rPr>
      </w:pPr>
      <w:r w:rsidRPr="004E32D2">
        <w:rPr>
          <w:rFonts w:ascii="Times New Roman" w:eastAsia="Times New Roman" w:hAnsi="Times New Roman" w:hint="cs"/>
          <w:b/>
          <w:bCs/>
          <w:sz w:val="24"/>
          <w:rtl/>
          <w:lang w:eastAsia="he-IL"/>
        </w:rPr>
        <w:t>ולראיה באנו על החתום:</w:t>
      </w:r>
    </w:p>
    <w:p w14:paraId="57A892BA" w14:textId="77777777" w:rsidR="004E32D2" w:rsidRPr="004E32D2" w:rsidRDefault="004E32D2" w:rsidP="004E32D2">
      <w:pPr>
        <w:widowControl w:val="0"/>
        <w:spacing w:before="0" w:beforeAutospacing="0" w:after="0" w:afterAutospacing="0" w:line="240" w:lineRule="auto"/>
        <w:ind w:left="180"/>
        <w:rPr>
          <w:rFonts w:ascii="Times New Roman" w:eastAsia="Times New Roman" w:hAnsi="Times New Roman"/>
          <w:sz w:val="24"/>
          <w:rtl/>
          <w:lang w:eastAsia="he-IL"/>
        </w:rPr>
      </w:pPr>
    </w:p>
    <w:p w14:paraId="7911D4A4" w14:textId="77777777" w:rsidR="004E32D2" w:rsidRPr="004E32D2" w:rsidRDefault="004E32D2" w:rsidP="004E32D2">
      <w:pPr>
        <w:widowControl w:val="0"/>
        <w:spacing w:before="0" w:beforeAutospacing="0" w:after="0" w:afterAutospacing="0" w:line="240" w:lineRule="auto"/>
        <w:ind w:left="180"/>
        <w:rPr>
          <w:rFonts w:ascii="Times New Roman" w:eastAsia="Times New Roman" w:hAnsi="Times New Roman"/>
          <w:sz w:val="24"/>
          <w:rtl/>
          <w:lang w:eastAsia="he-IL"/>
        </w:rPr>
      </w:pPr>
      <w:r w:rsidRPr="004E32D2">
        <w:rPr>
          <w:rFonts w:ascii="Times New Roman" w:eastAsia="Times New Roman" w:hAnsi="Times New Roman" w:hint="cs"/>
          <w:sz w:val="24"/>
          <w:rtl/>
          <w:lang w:eastAsia="he-IL"/>
        </w:rPr>
        <w:t xml:space="preserve">היום </w:t>
      </w:r>
      <w:r w:rsidRPr="004E32D2">
        <w:rPr>
          <w:rFonts w:ascii="Times New Roman" w:eastAsia="Times New Roman" w:hAnsi="Times New Roman" w:hint="cs"/>
          <w:sz w:val="24"/>
          <w:u w:val="single"/>
          <w:rtl/>
          <w:lang w:eastAsia="he-IL"/>
        </w:rPr>
        <w:t xml:space="preserve">             </w:t>
      </w:r>
      <w:r w:rsidRPr="004E32D2">
        <w:rPr>
          <w:rFonts w:ascii="Times New Roman" w:eastAsia="Times New Roman" w:hAnsi="Times New Roman" w:hint="cs"/>
          <w:sz w:val="24"/>
          <w:rtl/>
          <w:lang w:eastAsia="he-IL"/>
        </w:rPr>
        <w:t xml:space="preserve"> לחודש </w:t>
      </w:r>
      <w:r w:rsidRPr="004E32D2">
        <w:rPr>
          <w:rFonts w:ascii="Times New Roman" w:eastAsia="Times New Roman" w:hAnsi="Times New Roman" w:hint="cs"/>
          <w:sz w:val="24"/>
          <w:u w:val="single"/>
          <w:rtl/>
          <w:lang w:eastAsia="he-IL"/>
        </w:rPr>
        <w:t xml:space="preserve">               </w:t>
      </w:r>
      <w:r w:rsidRPr="004E32D2">
        <w:rPr>
          <w:rFonts w:ascii="Times New Roman" w:eastAsia="Times New Roman" w:hAnsi="Times New Roman" w:hint="cs"/>
          <w:sz w:val="24"/>
          <w:rtl/>
          <w:lang w:eastAsia="he-IL"/>
        </w:rPr>
        <w:t xml:space="preserve"> לשנה _________</w:t>
      </w:r>
    </w:p>
    <w:p w14:paraId="3C178712" w14:textId="77777777" w:rsidR="004E32D2" w:rsidRPr="004E32D2" w:rsidRDefault="004E32D2" w:rsidP="004E32D2">
      <w:pPr>
        <w:widowControl w:val="0"/>
        <w:spacing w:before="0" w:beforeAutospacing="0" w:after="0" w:afterAutospacing="0" w:line="240" w:lineRule="auto"/>
        <w:ind w:left="4435" w:firstLine="671"/>
        <w:rPr>
          <w:rFonts w:ascii="Times New Roman" w:eastAsia="Times New Roman" w:hAnsi="Times New Roman"/>
          <w:sz w:val="24"/>
          <w:rtl/>
          <w:lang w:eastAsia="he-IL"/>
        </w:rPr>
      </w:pPr>
    </w:p>
    <w:p w14:paraId="6DA5A22A" w14:textId="77777777" w:rsidR="004E32D2" w:rsidRPr="004E32D2" w:rsidRDefault="004E32D2" w:rsidP="004E32D2">
      <w:pPr>
        <w:widowControl w:val="0"/>
        <w:spacing w:before="0" w:beforeAutospacing="0" w:after="0" w:afterAutospacing="0" w:line="240" w:lineRule="auto"/>
        <w:ind w:left="4435" w:hanging="71"/>
        <w:rPr>
          <w:rFonts w:ascii="Times New Roman" w:eastAsia="Times New Roman" w:hAnsi="Times New Roman"/>
          <w:sz w:val="24"/>
          <w:rtl/>
          <w:lang w:eastAsia="he-IL"/>
        </w:rPr>
      </w:pPr>
      <w:r w:rsidRPr="004E32D2">
        <w:rPr>
          <w:rFonts w:ascii="Times New Roman" w:eastAsia="Times New Roman" w:hAnsi="Times New Roman" w:hint="cs"/>
          <w:sz w:val="24"/>
          <w:rtl/>
          <w:lang w:eastAsia="he-IL"/>
        </w:rPr>
        <w:t>חתימה וחותמת המתכנן:</w:t>
      </w:r>
    </w:p>
    <w:p w14:paraId="064B234B" w14:textId="77777777" w:rsidR="004E32D2" w:rsidRPr="004E32D2" w:rsidRDefault="004E32D2" w:rsidP="004E32D2">
      <w:pPr>
        <w:widowControl w:val="0"/>
        <w:spacing w:before="0" w:beforeAutospacing="0" w:after="0" w:afterAutospacing="0" w:line="240" w:lineRule="auto"/>
        <w:ind w:left="4435" w:hanging="71"/>
        <w:rPr>
          <w:rFonts w:ascii="Times New Roman" w:eastAsia="Times New Roman" w:hAnsi="Times New Roman"/>
          <w:color w:val="00B0F0"/>
          <w:sz w:val="24"/>
          <w:u w:val="single"/>
          <w:rtl/>
          <w:lang w:eastAsia="he-IL"/>
        </w:rPr>
      </w:pPr>
      <w:r w:rsidRPr="004E32D2">
        <w:rPr>
          <w:rFonts w:ascii="Times New Roman" w:eastAsia="Times New Roman" w:hAnsi="Times New Roman" w:hint="cs"/>
          <w:color w:val="00B0F0"/>
          <w:sz w:val="24"/>
          <w:u w:val="single"/>
          <w:rtl/>
          <w:lang w:eastAsia="he-IL"/>
        </w:rPr>
        <w:t xml:space="preserve">                  </w:t>
      </w:r>
    </w:p>
    <w:p w14:paraId="0B959571" w14:textId="77777777" w:rsidR="004E32D2" w:rsidRPr="004E32D2" w:rsidRDefault="004E32D2" w:rsidP="004E32D2">
      <w:pPr>
        <w:widowControl w:val="0"/>
        <w:spacing w:before="0" w:beforeAutospacing="0" w:after="0" w:afterAutospacing="0" w:line="240" w:lineRule="auto"/>
        <w:ind w:left="4435" w:hanging="71"/>
        <w:rPr>
          <w:rFonts w:ascii="Times New Roman" w:eastAsia="Times New Roman" w:hAnsi="Times New Roman"/>
          <w:sz w:val="24"/>
          <w:rtl/>
          <w:lang w:eastAsia="he-IL"/>
        </w:rPr>
      </w:pPr>
      <w:r w:rsidRPr="004E32D2">
        <w:rPr>
          <w:rFonts w:ascii="Times New Roman" w:eastAsia="Times New Roman" w:hAnsi="Times New Roman" w:hint="cs"/>
          <w:sz w:val="24"/>
          <w:rtl/>
          <w:lang w:eastAsia="he-IL"/>
        </w:rPr>
        <w:t xml:space="preserve">_______________________ </w:t>
      </w:r>
    </w:p>
    <w:p w14:paraId="0492D570" w14:textId="535FEA4F" w:rsidR="004E32D2" w:rsidRPr="004E32D2" w:rsidRDefault="004E32D2" w:rsidP="004E32D2">
      <w:pPr>
        <w:widowControl w:val="0"/>
        <w:spacing w:before="0" w:beforeAutospacing="0" w:after="0" w:afterAutospacing="0" w:line="240" w:lineRule="auto"/>
        <w:ind w:left="4435" w:hanging="71"/>
        <w:rPr>
          <w:rFonts w:ascii="Times New Roman" w:eastAsia="Times New Roman" w:hAnsi="Times New Roman"/>
          <w:color w:val="00B0F0"/>
          <w:sz w:val="24"/>
          <w:rtl/>
          <w:lang w:eastAsia="he-IL"/>
        </w:rPr>
      </w:pPr>
      <w:r w:rsidRPr="004E32D2">
        <w:rPr>
          <w:rFonts w:ascii="Times New Roman" w:eastAsia="Times New Roman" w:hAnsi="Times New Roman" w:hint="cs"/>
          <w:color w:val="00B0F0"/>
          <w:sz w:val="24"/>
          <w:rtl/>
          <w:lang w:eastAsia="he-IL"/>
        </w:rPr>
        <w:t xml:space="preserve">                </w:t>
      </w:r>
      <w:sdt>
        <w:sdtPr>
          <w:rPr>
            <w:rFonts w:ascii="Times New Roman" w:eastAsia="Times New Roman" w:hAnsi="Times New Roman"/>
            <w:color w:val="00B0F0"/>
            <w:sz w:val="20"/>
            <w:u w:val="single"/>
            <w:rtl/>
            <w:lang w:eastAsia="he-IL"/>
          </w:rPr>
          <w:alias w:val="שם ספק"/>
          <w:tag w:val="cntSupllierName"/>
          <w:id w:val="1504310586"/>
          <w:placeholder>
            <w:docPart w:val="81140172E59E4A57B85E3AC2F18AC6B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D50BD5">
            <w:rPr>
              <w:rFonts w:ascii="Times New Roman" w:eastAsia="Times New Roman" w:hAnsi="Times New Roman" w:hint="cs"/>
              <w:color w:val="00B0F0"/>
              <w:sz w:val="20"/>
              <w:u w:val="single"/>
              <w:rtl/>
              <w:lang w:eastAsia="he-IL"/>
            </w:rPr>
            <w:t>טומי עברון הנדסת בניין בע''מ</w:t>
          </w:r>
        </w:sdtContent>
      </w:sdt>
    </w:p>
    <w:p w14:paraId="1012E4CF" w14:textId="77777777" w:rsidR="004E32D2" w:rsidRPr="004E32D2" w:rsidRDefault="004E32D2" w:rsidP="004E32D2">
      <w:pPr>
        <w:widowControl w:val="0"/>
        <w:spacing w:before="0" w:beforeAutospacing="0" w:after="0" w:afterAutospacing="0" w:line="240" w:lineRule="auto"/>
        <w:ind w:left="180"/>
        <w:rPr>
          <w:rFonts w:ascii="Times New Roman" w:eastAsia="Times New Roman" w:hAnsi="Times New Roman"/>
          <w:b/>
          <w:bCs/>
          <w:sz w:val="24"/>
          <w:rtl/>
          <w:lang w:eastAsia="he-IL"/>
        </w:rPr>
      </w:pPr>
    </w:p>
    <w:p w14:paraId="3FE098BD" w14:textId="77777777" w:rsidR="004E32D2" w:rsidRPr="004E32D2" w:rsidRDefault="004E32D2" w:rsidP="004E32D2">
      <w:pPr>
        <w:widowControl w:val="0"/>
        <w:spacing w:before="0" w:beforeAutospacing="0" w:after="0" w:afterAutospacing="0" w:line="240" w:lineRule="auto"/>
        <w:ind w:left="180"/>
        <w:rPr>
          <w:rFonts w:ascii="Times New Roman" w:eastAsia="Times New Roman" w:hAnsi="Times New Roman"/>
          <w:b/>
          <w:bCs/>
          <w:sz w:val="24"/>
          <w:rtl/>
          <w:lang w:eastAsia="he-IL"/>
        </w:rPr>
      </w:pPr>
    </w:p>
    <w:p w14:paraId="265065B3" w14:textId="77777777" w:rsidR="004E32D2" w:rsidRPr="004E32D2" w:rsidRDefault="004E32D2" w:rsidP="004E32D2">
      <w:pPr>
        <w:widowControl w:val="0"/>
        <w:spacing w:before="0" w:beforeAutospacing="0" w:after="0" w:afterAutospacing="0" w:line="240" w:lineRule="auto"/>
        <w:ind w:left="180"/>
        <w:rPr>
          <w:rFonts w:ascii="Times New Roman" w:eastAsia="Times New Roman" w:hAnsi="Times New Roman"/>
          <w:b/>
          <w:bCs/>
          <w:sz w:val="24"/>
          <w:rtl/>
          <w:lang w:eastAsia="he-IL"/>
        </w:rPr>
      </w:pPr>
    </w:p>
    <w:p w14:paraId="755A521A" w14:textId="77777777" w:rsidR="004E32D2" w:rsidRPr="004E32D2" w:rsidRDefault="004E32D2" w:rsidP="004E32D2">
      <w:pPr>
        <w:widowControl w:val="0"/>
        <w:spacing w:before="0" w:beforeAutospacing="0" w:after="0" w:afterAutospacing="0" w:line="240" w:lineRule="auto"/>
        <w:ind w:left="180"/>
        <w:rPr>
          <w:rFonts w:ascii="Times New Roman" w:eastAsia="Times New Roman" w:hAnsi="Times New Roman"/>
          <w:sz w:val="24"/>
          <w:rtl/>
          <w:lang w:eastAsia="he-IL"/>
        </w:rPr>
      </w:pPr>
      <w:r w:rsidRPr="004E32D2">
        <w:rPr>
          <w:rFonts w:ascii="Times New Roman" w:eastAsia="Times New Roman" w:hAnsi="Times New Roman" w:hint="cs"/>
          <w:b/>
          <w:bCs/>
          <w:sz w:val="24"/>
          <w:rtl/>
          <w:lang w:eastAsia="he-IL"/>
        </w:rPr>
        <w:t>אישור</w:t>
      </w:r>
    </w:p>
    <w:p w14:paraId="250C93A0" w14:textId="77777777" w:rsidR="004E32D2" w:rsidRPr="004E32D2" w:rsidRDefault="004E32D2" w:rsidP="004E32D2">
      <w:pPr>
        <w:widowControl w:val="0"/>
        <w:spacing w:before="0" w:beforeAutospacing="0" w:after="0" w:afterAutospacing="0" w:line="240" w:lineRule="auto"/>
        <w:ind w:left="180"/>
        <w:rPr>
          <w:rFonts w:ascii="Times New Roman" w:eastAsia="Times New Roman" w:hAnsi="Times New Roman"/>
          <w:sz w:val="24"/>
          <w:rtl/>
          <w:lang w:eastAsia="he-IL"/>
        </w:rPr>
      </w:pPr>
      <w:r w:rsidRPr="004E32D2">
        <w:rPr>
          <w:rFonts w:ascii="Times New Roman" w:eastAsia="Times New Roman" w:hAnsi="Times New Roman" w:hint="cs"/>
          <w:sz w:val="24"/>
          <w:rtl/>
          <w:lang w:eastAsia="he-IL"/>
        </w:rPr>
        <w:t>אני הח"מ ____________________ עו"ד/רו"ח מאשר כי ה"ה _________________שחתימתם בצירוף חותמת _________________ (להלן:"</w:t>
      </w:r>
      <w:r w:rsidRPr="004E32D2">
        <w:rPr>
          <w:rFonts w:ascii="Times New Roman" w:eastAsia="Times New Roman" w:hAnsi="Times New Roman" w:hint="cs"/>
          <w:b/>
          <w:bCs/>
          <w:sz w:val="24"/>
          <w:rtl/>
          <w:lang w:eastAsia="he-IL"/>
        </w:rPr>
        <w:t>החברה</w:t>
      </w:r>
      <w:r w:rsidRPr="004E32D2">
        <w:rPr>
          <w:rFonts w:ascii="Times New Roman" w:eastAsia="Times New Roman" w:hAnsi="Times New Roman" w:hint="cs"/>
          <w:sz w:val="24"/>
          <w:rtl/>
          <w:lang w:eastAsia="he-IL"/>
        </w:rPr>
        <w:t>") ו/או שמה המודפס מחייבת את החברה לכל דבר וענין, חתמו בפני על מסמך זה.</w:t>
      </w:r>
    </w:p>
    <w:p w14:paraId="6E88356B" w14:textId="77777777" w:rsidR="004E32D2" w:rsidRPr="004E32D2" w:rsidRDefault="004E32D2" w:rsidP="004E32D2">
      <w:pPr>
        <w:widowControl w:val="0"/>
        <w:tabs>
          <w:tab w:val="center" w:pos="2540"/>
          <w:tab w:val="right" w:pos="5600"/>
        </w:tabs>
        <w:spacing w:before="0" w:beforeAutospacing="0" w:after="0" w:afterAutospacing="0" w:line="240" w:lineRule="auto"/>
        <w:ind w:left="240"/>
        <w:jc w:val="center"/>
        <w:rPr>
          <w:rFonts w:ascii="Times New Roman" w:eastAsia="Times New Roman" w:hAnsi="Times New Roman"/>
          <w:sz w:val="24"/>
          <w:rtl/>
          <w:lang w:eastAsia="he-IL"/>
        </w:rPr>
      </w:pPr>
    </w:p>
    <w:p w14:paraId="7A7630F8" w14:textId="77777777" w:rsidR="004E32D2" w:rsidRPr="004E32D2" w:rsidRDefault="004E32D2" w:rsidP="004E32D2">
      <w:pPr>
        <w:widowControl w:val="0"/>
        <w:tabs>
          <w:tab w:val="center" w:pos="1082"/>
          <w:tab w:val="center" w:pos="7319"/>
        </w:tabs>
        <w:spacing w:before="0" w:beforeAutospacing="0" w:after="0" w:afterAutospacing="0" w:line="240" w:lineRule="auto"/>
        <w:rPr>
          <w:rFonts w:ascii="Times New Roman" w:eastAsia="Times New Roman" w:hAnsi="Times New Roman"/>
          <w:sz w:val="24"/>
          <w:rtl/>
          <w:lang w:eastAsia="he-IL"/>
        </w:rPr>
      </w:pPr>
      <w:r w:rsidRPr="004E32D2">
        <w:rPr>
          <w:rFonts w:ascii="Times New Roman" w:eastAsia="Times New Roman" w:hAnsi="Times New Roman" w:hint="cs"/>
          <w:sz w:val="24"/>
          <w:rtl/>
          <w:lang w:eastAsia="he-IL"/>
        </w:rPr>
        <w:t xml:space="preserve">    תאריך : _______   </w:t>
      </w:r>
      <w:r w:rsidRPr="004E32D2">
        <w:rPr>
          <w:rFonts w:ascii="Times New Roman" w:eastAsia="Times New Roman" w:hAnsi="Times New Roman" w:hint="cs"/>
          <w:sz w:val="24"/>
          <w:rtl/>
          <w:lang w:eastAsia="he-IL"/>
        </w:rPr>
        <w:tab/>
        <w:t>חתימה וחותמת עו"ד/רו"ח : _______________________</w:t>
      </w:r>
    </w:p>
    <w:p w14:paraId="234197E7" w14:textId="77777777" w:rsidR="004E32D2" w:rsidRPr="004E32D2" w:rsidRDefault="004E32D2" w:rsidP="004E32D2">
      <w:pPr>
        <w:widowControl w:val="0"/>
        <w:spacing w:before="0" w:beforeAutospacing="0" w:after="0" w:afterAutospacing="0" w:line="240" w:lineRule="auto"/>
        <w:rPr>
          <w:rFonts w:ascii="Times New Roman" w:eastAsia="Times New Roman" w:hAnsi="Times New Roman"/>
          <w:sz w:val="20"/>
          <w:szCs w:val="20"/>
          <w:rtl/>
          <w:lang w:eastAsia="he-IL"/>
        </w:rPr>
      </w:pPr>
    </w:p>
    <w:p w14:paraId="266D2B7F" w14:textId="77777777" w:rsidR="004E32D2" w:rsidRPr="004E32D2" w:rsidRDefault="004E32D2" w:rsidP="004E32D2">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sz w:val="20"/>
          <w:lang w:eastAsia="he-IL"/>
        </w:rPr>
      </w:pPr>
    </w:p>
    <w:p w14:paraId="452A71EA" w14:textId="77777777" w:rsidR="004E32D2" w:rsidRPr="004E32D2" w:rsidRDefault="004E32D2" w:rsidP="004E32D2">
      <w:pPr>
        <w:widowControl w:val="0"/>
        <w:spacing w:before="0" w:beforeAutospacing="0" w:after="0" w:afterAutospacing="0" w:line="240" w:lineRule="auto"/>
        <w:jc w:val="both"/>
        <w:rPr>
          <w:rFonts w:ascii="Times New Roman" w:eastAsia="Times New Roman" w:hAnsi="Times New Roman"/>
          <w:color w:val="999999"/>
          <w:sz w:val="18"/>
          <w:szCs w:val="18"/>
          <w:rtl/>
          <w:lang w:eastAsia="he-IL"/>
        </w:rPr>
      </w:pPr>
    </w:p>
    <w:p w14:paraId="0861027E"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0CA93F25" w14:textId="77777777" w:rsidR="001A69D5" w:rsidRPr="00590FDD" w:rsidRDefault="001A69D5" w:rsidP="00590FDD"/>
    <w:sectPr w:rsidR="001A69D5" w:rsidRPr="00590FDD" w:rsidSect="004E32D2">
      <w:headerReference w:type="even" r:id="rId14"/>
      <w:headerReference w:type="default" r:id="rId15"/>
      <w:footerReference w:type="even" r:id="rId16"/>
      <w:footerReference w:type="default" r:id="rId17"/>
      <w:headerReference w:type="first" r:id="rId18"/>
      <w:footerReference w:type="first" r:id="rId19"/>
      <w:pgSz w:w="11906" w:h="16838"/>
      <w:pgMar w:top="1440" w:right="2408" w:bottom="851" w:left="1800" w:header="708" w:footer="130" w:gutter="0"/>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173DFEC" w14:textId="77777777" w:rsidR="00D50BD5" w:rsidRDefault="00D50BD5" w:rsidP="00AF234B">
      <w:pPr>
        <w:spacing w:before="0" w:after="0" w:line="240" w:lineRule="auto"/>
      </w:pPr>
      <w:r>
        <w:separator/>
      </w:r>
    </w:p>
  </w:endnote>
  <w:endnote w:type="continuationSeparator" w:id="0">
    <w:p w14:paraId="05765F2E" w14:textId="77777777" w:rsidR="00D50BD5" w:rsidRDefault="00D50BD5" w:rsidP="00AF234B">
      <w:pPr>
        <w:spacing w:before="0" w:after="0" w:line="240" w:lineRule="auto"/>
      </w:pPr>
      <w:r>
        <w:continuationSeparator/>
      </w:r>
    </w:p>
  </w:endnote>
  <w:endnote w:type="continuationNotice" w:id="1">
    <w:p w14:paraId="69710B20" w14:textId="77777777" w:rsidR="00D50BD5" w:rsidRDefault="00D50BD5">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David">
    <w:panose1 w:val="020E0502060401010101"/>
    <w:charset w:val="B1"/>
    <w:family w:val="swiss"/>
    <w:pitch w:val="variable"/>
    <w:sig w:usb0="00000801" w:usb1="00000000" w:usb2="00000000" w:usb3="00000000" w:csb0="0000002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00"/>
    <w:family w:val="roman"/>
    <w:notTrueTyp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7E81944" w14:textId="77777777" w:rsidR="002D061C" w:rsidRDefault="002D061C">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11"/>
      <w:bidiVisual/>
      <w:tblW w:w="77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0"/>
      <w:gridCol w:w="1419"/>
      <w:gridCol w:w="2810"/>
      <w:gridCol w:w="229"/>
      <w:gridCol w:w="1012"/>
      <w:gridCol w:w="1467"/>
    </w:tblGrid>
    <w:tr w:rsidR="00D50BD5" w:rsidRPr="00C30116" w14:paraId="222B98E7" w14:textId="77777777" w:rsidTr="00C30116">
      <w:tc>
        <w:tcPr>
          <w:tcW w:w="810" w:type="dxa"/>
        </w:tcPr>
        <w:p w14:paraId="49347D64" w14:textId="77777777" w:rsidR="00D50BD5" w:rsidRPr="00C30116" w:rsidRDefault="00D50BD5" w:rsidP="00C30116">
          <w:pPr>
            <w:tabs>
              <w:tab w:val="center" w:pos="4153"/>
              <w:tab w:val="right" w:pos="8306"/>
            </w:tabs>
            <w:spacing w:before="0" w:after="0" w:line="240" w:lineRule="auto"/>
            <w:rPr>
              <w:rFonts w:ascii="David" w:hAnsi="David" w:cstheme="minorBidi"/>
              <w:sz w:val="20"/>
              <w:szCs w:val="20"/>
              <w:rtl/>
            </w:rPr>
          </w:pPr>
          <w:r w:rsidRPr="00C30116">
            <w:rPr>
              <w:rFonts w:ascii="David" w:hAnsi="David" w:cstheme="minorBidi" w:hint="cs"/>
              <w:sz w:val="20"/>
              <w:szCs w:val="20"/>
              <w:rtl/>
            </w:rPr>
            <w:t xml:space="preserve">פרויקט: </w:t>
          </w:r>
        </w:p>
      </w:tc>
      <w:sdt>
        <w:sdtPr>
          <w:rPr>
            <w:rFonts w:ascii="David" w:hAnsi="David" w:cstheme="minorBidi"/>
            <w:color w:val="00B0F0"/>
            <w:sz w:val="20"/>
            <w:szCs w:val="20"/>
            <w:rtl/>
          </w:rPr>
          <w:alias w:val="שם הפרויקט"/>
          <w:tag w:val="cntProjectName"/>
          <w:id w:val="-1066646411"/>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tc>
            <w:tcPr>
              <w:tcW w:w="1419" w:type="dxa"/>
            </w:tcPr>
            <w:p w14:paraId="7DBB3845" w14:textId="77777777" w:rsidR="00D50BD5" w:rsidRPr="00C30116" w:rsidRDefault="00D50BD5" w:rsidP="00C30116">
              <w:pPr>
                <w:tabs>
                  <w:tab w:val="center" w:pos="4153"/>
                  <w:tab w:val="right" w:pos="8306"/>
                </w:tabs>
                <w:spacing w:before="0" w:after="0" w:line="240" w:lineRule="auto"/>
                <w:rPr>
                  <w:rFonts w:ascii="David" w:hAnsi="David" w:cstheme="minorBidi"/>
                  <w:color w:val="00B0F0"/>
                  <w:sz w:val="20"/>
                  <w:szCs w:val="20"/>
                  <w:rtl/>
                </w:rPr>
              </w:pPr>
              <w:r>
                <w:rPr>
                  <w:rFonts w:ascii="David" w:hAnsi="David" w:cstheme="minorBidi" w:hint="cs"/>
                  <w:color w:val="00B0F0"/>
                  <w:sz w:val="20"/>
                  <w:szCs w:val="20"/>
                  <w:rtl/>
                </w:rPr>
                <w:t>סביוני  רעננה  צפון</w:t>
              </w:r>
            </w:p>
          </w:tc>
        </w:sdtContent>
      </w:sdt>
      <w:tc>
        <w:tcPr>
          <w:tcW w:w="2810" w:type="dxa"/>
        </w:tcPr>
        <w:p w14:paraId="126AB232" w14:textId="77777777" w:rsidR="00D50BD5" w:rsidRPr="00C30116" w:rsidRDefault="00D50BD5" w:rsidP="00C30116">
          <w:pPr>
            <w:tabs>
              <w:tab w:val="center" w:pos="4153"/>
              <w:tab w:val="right" w:pos="8306"/>
            </w:tabs>
            <w:spacing w:before="0" w:after="0" w:line="240" w:lineRule="auto"/>
            <w:rPr>
              <w:rFonts w:ascii="David" w:hAnsi="David" w:cstheme="minorBidi"/>
              <w:sz w:val="20"/>
              <w:szCs w:val="20"/>
              <w:rtl/>
            </w:rPr>
          </w:pPr>
          <w:r w:rsidRPr="00C30116">
            <w:rPr>
              <w:rFonts w:ascii="David" w:hAnsi="David" w:cstheme="minorBidi" w:hint="cs"/>
              <w:sz w:val="20"/>
              <w:szCs w:val="20"/>
              <w:rtl/>
            </w:rPr>
            <w:t xml:space="preserve">תבנית: </w:t>
          </w:r>
          <w:sdt>
            <w:sdtPr>
              <w:rPr>
                <w:rFonts w:ascii="David" w:hAnsi="David" w:cstheme="minorBidi" w:hint="cs"/>
                <w:sz w:val="20"/>
                <w:szCs w:val="20"/>
                <w:rtl/>
              </w:rPr>
              <w:alias w:val="תבנית חוזה"/>
              <w:tag w:val="cntContractType"/>
              <w:id w:val="-151752853"/>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EndPr/>
            <w:sdtContent>
              <w:r>
                <w:rPr>
                  <w:rFonts w:ascii="David" w:hAnsi="David" w:cstheme="minorBidi" w:hint="cs"/>
                  <w:sz w:val="20"/>
                  <w:szCs w:val="20"/>
                  <w:rtl/>
                </w:rPr>
                <w:t>מתכנן קונסטרוקציה</w:t>
              </w:r>
            </w:sdtContent>
          </w:sdt>
        </w:p>
      </w:tc>
      <w:tc>
        <w:tcPr>
          <w:tcW w:w="229" w:type="dxa"/>
        </w:tcPr>
        <w:p w14:paraId="2242D6D9" w14:textId="77777777" w:rsidR="00D50BD5" w:rsidRPr="00C30116" w:rsidRDefault="00D50BD5" w:rsidP="00C30116">
          <w:pPr>
            <w:tabs>
              <w:tab w:val="center" w:pos="4153"/>
              <w:tab w:val="right" w:pos="8306"/>
            </w:tabs>
            <w:spacing w:before="0" w:after="0" w:line="240" w:lineRule="auto"/>
            <w:rPr>
              <w:rFonts w:ascii="David" w:hAnsi="David" w:cstheme="minorBidi"/>
              <w:sz w:val="16"/>
              <w:szCs w:val="16"/>
              <w:rtl/>
            </w:rPr>
          </w:pPr>
        </w:p>
      </w:tc>
      <w:tc>
        <w:tcPr>
          <w:tcW w:w="1012" w:type="dxa"/>
        </w:tcPr>
        <w:p w14:paraId="7938FC86" w14:textId="77777777" w:rsidR="00D50BD5" w:rsidRPr="00C30116" w:rsidRDefault="00D50BD5" w:rsidP="00C30116">
          <w:pPr>
            <w:tabs>
              <w:tab w:val="center" w:pos="4153"/>
              <w:tab w:val="right" w:pos="8306"/>
            </w:tabs>
            <w:spacing w:before="0" w:after="0" w:line="240" w:lineRule="auto"/>
            <w:rPr>
              <w:rFonts w:ascii="David" w:hAnsi="David" w:cstheme="minorBidi"/>
              <w:sz w:val="20"/>
              <w:szCs w:val="20"/>
              <w:rtl/>
            </w:rPr>
          </w:pPr>
          <w:r w:rsidRPr="00C30116">
            <w:rPr>
              <w:rFonts w:ascii="David" w:hAnsi="David" w:cstheme="minorBidi"/>
              <w:sz w:val="20"/>
              <w:szCs w:val="20"/>
              <w:rtl/>
            </w:rPr>
            <w:t>מס' חוזה</w:t>
          </w:r>
          <w:r w:rsidRPr="00C30116">
            <w:rPr>
              <w:rFonts w:ascii="David" w:hAnsi="David" w:cstheme="minorBidi" w:hint="cs"/>
              <w:sz w:val="20"/>
              <w:szCs w:val="20"/>
              <w:rtl/>
            </w:rPr>
            <w:t>:</w:t>
          </w:r>
        </w:p>
      </w:tc>
      <w:sdt>
        <w:sdtPr>
          <w:rPr>
            <w:rFonts w:ascii="David" w:hAnsi="David" w:cstheme="minorBidi" w:hint="cs"/>
            <w:sz w:val="20"/>
            <w:szCs w:val="20"/>
            <w:rtl/>
          </w:rPr>
          <w:alias w:val="ערך של מזהה מסמך"/>
          <w:tag w:val="_dlc_DocId"/>
          <w:id w:val="939875753"/>
          <w:lock w:val="contentLocked"/>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_dlc_DocId[1]" w:storeItemID="{81709D4C-33DC-48CC-AC7E-130A245806EE}"/>
          <w:text/>
        </w:sdtPr>
        <w:sdtEndPr/>
        <w:sdtContent>
          <w:tc>
            <w:tcPr>
              <w:tcW w:w="1467" w:type="dxa"/>
            </w:tcPr>
            <w:p w14:paraId="1A3C9BA4" w14:textId="481DB1C0" w:rsidR="00D50BD5" w:rsidRPr="00C30116" w:rsidRDefault="00D50BD5" w:rsidP="00C30116">
              <w:pPr>
                <w:tabs>
                  <w:tab w:val="center" w:pos="4153"/>
                  <w:tab w:val="right" w:pos="8306"/>
                </w:tabs>
                <w:spacing w:before="0" w:after="0" w:line="240" w:lineRule="auto"/>
                <w:rPr>
                  <w:rFonts w:ascii="David" w:hAnsi="David" w:cstheme="minorBidi"/>
                  <w:sz w:val="20"/>
                  <w:szCs w:val="20"/>
                  <w:rtl/>
                </w:rPr>
              </w:pPr>
              <w:del w:id="7" w:author="גרמן קגנובסקי" w:date="2020-05-04T09:37:00Z">
                <w:r w:rsidDel="00D50BD5">
                  <w:rPr>
                    <w:rFonts w:ascii="David" w:hAnsi="David" w:cstheme="minorBidi" w:hint="cs"/>
                    <w:sz w:val="20"/>
                    <w:szCs w:val="20"/>
                  </w:rPr>
                  <w:delText>CONT-5-662</w:delText>
                </w:r>
              </w:del>
              <w:ins w:id="8" w:author="גרמן קגנובסקי" w:date="2020-05-04T09:37:00Z">
                <w:r>
                  <w:rPr>
                    <w:rFonts w:ascii="David" w:hAnsi="David" w:cstheme="minorBidi" w:hint="cs"/>
                    <w:sz w:val="20"/>
                    <w:szCs w:val="20"/>
                  </w:rPr>
                  <w:t>CO</w:t>
                </w:r>
                <w:r>
                  <w:rPr>
                    <w:rFonts w:ascii="David" w:hAnsi="David" w:cstheme="minorBidi" w:hint="cs"/>
                    <w:sz w:val="20"/>
                    <w:szCs w:val="20"/>
                    <w:rtl/>
                  </w:rPr>
                  <w:t>NT-10-1892</w:t>
                </w:r>
              </w:ins>
            </w:p>
          </w:tc>
        </w:sdtContent>
      </w:sdt>
    </w:tr>
    <w:tr w:rsidR="00D50BD5" w:rsidRPr="00C30116" w14:paraId="7206C409" w14:textId="77777777" w:rsidTr="00C30116">
      <w:tc>
        <w:tcPr>
          <w:tcW w:w="810" w:type="dxa"/>
        </w:tcPr>
        <w:p w14:paraId="7D95A3D7" w14:textId="77777777" w:rsidR="00D50BD5" w:rsidRPr="00C30116" w:rsidRDefault="00D50BD5" w:rsidP="00C30116">
          <w:pPr>
            <w:tabs>
              <w:tab w:val="center" w:pos="4153"/>
              <w:tab w:val="right" w:pos="8306"/>
            </w:tabs>
            <w:spacing w:before="0" w:after="0" w:line="240" w:lineRule="auto"/>
            <w:rPr>
              <w:rFonts w:ascii="David" w:hAnsi="David" w:cstheme="minorBidi"/>
              <w:sz w:val="20"/>
              <w:szCs w:val="20"/>
              <w:rtl/>
            </w:rPr>
          </w:pPr>
          <w:r w:rsidRPr="00C30116">
            <w:rPr>
              <w:rFonts w:ascii="David" w:hAnsi="David" w:cstheme="minorBidi" w:hint="cs"/>
              <w:sz w:val="20"/>
              <w:szCs w:val="20"/>
              <w:rtl/>
            </w:rPr>
            <w:t>ספק:</w:t>
          </w:r>
        </w:p>
      </w:tc>
      <w:sdt>
        <w:sdtPr>
          <w:rPr>
            <w:rFonts w:ascii="David" w:hAnsi="David" w:cstheme="minorBidi"/>
            <w:color w:val="00B0F0"/>
            <w:sz w:val="20"/>
            <w:szCs w:val="20"/>
            <w:rtl/>
          </w:rPr>
          <w:alias w:val="שם ספק"/>
          <w:tag w:val="cntSupllierName"/>
          <w:id w:val="-121312779"/>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tc>
            <w:tcPr>
              <w:tcW w:w="1419" w:type="dxa"/>
            </w:tcPr>
            <w:p w14:paraId="70BB6BB5" w14:textId="7F84FD53" w:rsidR="00D50BD5" w:rsidRPr="00C30116" w:rsidRDefault="00D50BD5" w:rsidP="00C30116">
              <w:pPr>
                <w:tabs>
                  <w:tab w:val="center" w:pos="4153"/>
                  <w:tab w:val="right" w:pos="8306"/>
                </w:tabs>
                <w:spacing w:before="0" w:after="0" w:line="240" w:lineRule="auto"/>
                <w:rPr>
                  <w:rFonts w:ascii="David" w:hAnsi="David" w:cstheme="minorBidi"/>
                  <w:color w:val="00B0F0"/>
                  <w:sz w:val="20"/>
                  <w:szCs w:val="20"/>
                  <w:rtl/>
                </w:rPr>
              </w:pPr>
              <w:r>
                <w:rPr>
                  <w:rFonts w:ascii="David" w:hAnsi="David" w:cstheme="minorBidi" w:hint="cs"/>
                  <w:color w:val="00B0F0"/>
                  <w:sz w:val="20"/>
                  <w:szCs w:val="20"/>
                  <w:rtl/>
                </w:rPr>
                <w:t>טומי עברון הנדסת בניין בע''מ</w:t>
              </w:r>
            </w:p>
          </w:tc>
        </w:sdtContent>
      </w:sdt>
      <w:tc>
        <w:tcPr>
          <w:tcW w:w="2810" w:type="dxa"/>
        </w:tcPr>
        <w:tbl>
          <w:tblPr>
            <w:tblStyle w:val="11"/>
            <w:bidiVisual/>
            <w:tblW w:w="25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6"/>
            <w:gridCol w:w="1668"/>
          </w:tblGrid>
          <w:tr w:rsidR="00D50BD5" w:rsidRPr="00C30116" w14:paraId="3AE3602C" w14:textId="77777777" w:rsidTr="007835AC">
            <w:trPr>
              <w:trHeight w:val="201"/>
            </w:trPr>
            <w:tc>
              <w:tcPr>
                <w:tcW w:w="926" w:type="dxa"/>
              </w:tcPr>
              <w:p w14:paraId="612001A7" w14:textId="77777777" w:rsidR="00D50BD5" w:rsidRPr="00C30116" w:rsidRDefault="00D50BD5" w:rsidP="00C30116">
                <w:pPr>
                  <w:tabs>
                    <w:tab w:val="center" w:pos="4153"/>
                    <w:tab w:val="right" w:pos="8306"/>
                  </w:tabs>
                  <w:spacing w:before="0" w:after="0" w:line="240" w:lineRule="auto"/>
                  <w:rPr>
                    <w:rFonts w:ascii="David" w:hAnsi="David" w:cstheme="minorBidi"/>
                    <w:sz w:val="20"/>
                    <w:szCs w:val="20"/>
                    <w:rtl/>
                  </w:rPr>
                </w:pPr>
                <w:r w:rsidRPr="00C30116">
                  <w:rPr>
                    <w:rFonts w:ascii="David" w:hAnsi="David" w:cstheme="minorBidi" w:hint="cs"/>
                    <w:sz w:val="20"/>
                    <w:szCs w:val="20"/>
                    <w:rtl/>
                  </w:rPr>
                  <w:t>גרסה:</w:t>
                </w:r>
              </w:p>
            </w:tc>
            <w:sdt>
              <w:sdtPr>
                <w:rPr>
                  <w:rFonts w:ascii="David" w:hAnsi="David" w:cstheme="minorBidi"/>
                  <w:color w:val="00B0F0"/>
                  <w:sz w:val="20"/>
                  <w:szCs w:val="20"/>
                  <w:rtl/>
                </w:rPr>
                <w:alias w:val="גרסת חוזה"/>
                <w:tag w:val="cntContractVersion"/>
                <w:id w:val="-865203676"/>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Version[1]" w:storeItemID="{81709D4C-33DC-48CC-AC7E-130A245806EE}"/>
                <w:text/>
              </w:sdtPr>
              <w:sdtEndPr/>
              <w:sdtContent>
                <w:tc>
                  <w:tcPr>
                    <w:tcW w:w="1668" w:type="dxa"/>
                  </w:tcPr>
                  <w:p w14:paraId="23EC4A19" w14:textId="196C10CE" w:rsidR="00D50BD5" w:rsidRPr="00C30116" w:rsidRDefault="00ED2E20" w:rsidP="00C30116">
                    <w:pPr>
                      <w:tabs>
                        <w:tab w:val="center" w:pos="4153"/>
                        <w:tab w:val="right" w:pos="8306"/>
                      </w:tabs>
                      <w:spacing w:before="0" w:after="0" w:line="240" w:lineRule="auto"/>
                      <w:ind w:left="1" w:hanging="1"/>
                      <w:rPr>
                        <w:rFonts w:ascii="David" w:hAnsi="David" w:cstheme="minorBidi"/>
                        <w:color w:val="00B0F0"/>
                        <w:sz w:val="20"/>
                        <w:szCs w:val="20"/>
                        <w:rtl/>
                      </w:rPr>
                    </w:pPr>
                    <w:del w:id="9" w:author="גרמן קגנובסקי" w:date="2020-05-05T09:32:00Z">
                      <w:r w:rsidDel="00EF1348">
                        <w:rPr>
                          <w:rFonts w:ascii="David" w:hAnsi="David" w:cstheme="minorBidi" w:hint="cs"/>
                          <w:color w:val="00B0F0"/>
                          <w:sz w:val="20"/>
                          <w:szCs w:val="20"/>
                          <w:rtl/>
                        </w:rPr>
                        <w:delText>0.3</w:delText>
                      </w:r>
                    </w:del>
                    <w:ins w:id="10" w:author="גרמן קגנובסקי" w:date="2020-05-05T09:32:00Z">
                      <w:r w:rsidR="00EF1348">
                        <w:rPr>
                          <w:rFonts w:ascii="David" w:hAnsi="David" w:cstheme="minorBidi" w:hint="cs"/>
                          <w:color w:val="00B0F0"/>
                          <w:sz w:val="20"/>
                          <w:szCs w:val="20"/>
                          <w:rtl/>
                        </w:rPr>
                        <w:t>0.4</w:t>
                      </w:r>
                    </w:ins>
                  </w:p>
                </w:tc>
              </w:sdtContent>
            </w:sdt>
          </w:tr>
        </w:tbl>
        <w:p w14:paraId="3FED4F93" w14:textId="77777777" w:rsidR="00D50BD5" w:rsidRPr="00C30116" w:rsidRDefault="00D50BD5" w:rsidP="00C30116">
          <w:pPr>
            <w:tabs>
              <w:tab w:val="center" w:pos="4153"/>
              <w:tab w:val="right" w:pos="8306"/>
            </w:tabs>
            <w:spacing w:before="0" w:after="0" w:line="240" w:lineRule="auto"/>
            <w:rPr>
              <w:rFonts w:ascii="David" w:hAnsi="David" w:cstheme="minorBidi"/>
              <w:sz w:val="20"/>
              <w:szCs w:val="20"/>
              <w:rtl/>
            </w:rPr>
          </w:pPr>
        </w:p>
      </w:tc>
      <w:tc>
        <w:tcPr>
          <w:tcW w:w="229" w:type="dxa"/>
        </w:tcPr>
        <w:p w14:paraId="0E12A135" w14:textId="77777777" w:rsidR="00D50BD5" w:rsidRPr="00C30116" w:rsidRDefault="00D50BD5" w:rsidP="00C30116">
          <w:pPr>
            <w:tabs>
              <w:tab w:val="center" w:pos="4153"/>
              <w:tab w:val="right" w:pos="8306"/>
            </w:tabs>
            <w:spacing w:before="0" w:after="0" w:line="240" w:lineRule="auto"/>
            <w:rPr>
              <w:rFonts w:ascii="David" w:hAnsi="David" w:cstheme="minorBidi"/>
              <w:sz w:val="20"/>
              <w:szCs w:val="20"/>
              <w:rtl/>
            </w:rPr>
          </w:pPr>
        </w:p>
      </w:tc>
      <w:tc>
        <w:tcPr>
          <w:tcW w:w="1012" w:type="dxa"/>
        </w:tcPr>
        <w:p w14:paraId="7BBF29D2" w14:textId="77777777" w:rsidR="00D50BD5" w:rsidRPr="00C30116" w:rsidRDefault="00D50BD5" w:rsidP="00C30116">
          <w:pPr>
            <w:tabs>
              <w:tab w:val="center" w:pos="4153"/>
              <w:tab w:val="right" w:pos="8306"/>
            </w:tabs>
            <w:spacing w:before="0" w:after="0" w:line="240" w:lineRule="auto"/>
            <w:rPr>
              <w:rFonts w:ascii="David" w:hAnsi="David" w:cstheme="minorBidi"/>
              <w:sz w:val="20"/>
              <w:szCs w:val="20"/>
              <w:rtl/>
            </w:rPr>
          </w:pPr>
          <w:r w:rsidRPr="00C30116">
            <w:rPr>
              <w:rFonts w:ascii="David" w:hAnsi="David" w:cstheme="minorBidi" w:hint="cs"/>
              <w:sz w:val="20"/>
              <w:szCs w:val="20"/>
              <w:rtl/>
            </w:rPr>
            <w:t>סטטוס:</w:t>
          </w:r>
        </w:p>
      </w:tc>
      <w:tc>
        <w:tcPr>
          <w:tcW w:w="1467" w:type="dxa"/>
        </w:tcPr>
        <w:p w14:paraId="6FB446A3" w14:textId="3D5BAD25" w:rsidR="00D50BD5" w:rsidRPr="00C30116" w:rsidRDefault="002D061C" w:rsidP="00C30116">
          <w:pPr>
            <w:tabs>
              <w:tab w:val="center" w:pos="4153"/>
              <w:tab w:val="right" w:pos="8306"/>
            </w:tabs>
            <w:spacing w:before="0" w:after="0" w:line="240" w:lineRule="auto"/>
            <w:rPr>
              <w:rFonts w:ascii="David" w:hAnsi="David" w:cstheme="minorBidi"/>
              <w:sz w:val="20"/>
              <w:szCs w:val="20"/>
            </w:rPr>
          </w:pPr>
          <w:sdt>
            <w:sdtPr>
              <w:rPr>
                <w:rFonts w:ascii="David" w:hAnsi="David" w:cstheme="minorBidi"/>
                <w:sz w:val="20"/>
                <w:szCs w:val="20"/>
                <w:rtl/>
              </w:rPr>
              <w:alias w:val="סטטוס חוזה"/>
              <w:tag w:val="cntStatus"/>
              <w:id w:val="2000768465"/>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tatus[1]" w:storeItemID="{81709D4C-33DC-48CC-AC7E-130A245806EE}"/>
              <w:text/>
            </w:sdtPr>
            <w:sdtEndPr/>
            <w:sdtContent>
              <w:r w:rsidR="00D50BD5">
                <w:rPr>
                  <w:rFonts w:ascii="David" w:hAnsi="David" w:cstheme="minorBidi" w:hint="cs"/>
                  <w:sz w:val="20"/>
                  <w:szCs w:val="20"/>
                  <w:rtl/>
                </w:rPr>
                <w:t>3;#</w:t>
              </w:r>
              <w:r w:rsidR="00D50BD5">
                <w:rPr>
                  <w:rFonts w:ascii="David" w:hAnsi="David" w:cstheme="minorBidi" w:hint="cs"/>
                  <w:sz w:val="20"/>
                  <w:szCs w:val="20"/>
                </w:rPr>
                <w:t>Draft</w:t>
              </w:r>
            </w:sdtContent>
          </w:sdt>
        </w:p>
      </w:tc>
    </w:tr>
    <w:tr w:rsidR="00D50BD5" w:rsidRPr="00C30116" w14:paraId="73168C3C" w14:textId="77777777" w:rsidTr="00C30116">
      <w:trPr>
        <w:trHeight w:val="80"/>
      </w:trPr>
      <w:tc>
        <w:tcPr>
          <w:tcW w:w="810" w:type="dxa"/>
        </w:tcPr>
        <w:p w14:paraId="089B91F9" w14:textId="77777777" w:rsidR="00D50BD5" w:rsidRPr="00C30116" w:rsidRDefault="00D50BD5" w:rsidP="00C30116">
          <w:pPr>
            <w:tabs>
              <w:tab w:val="center" w:pos="4153"/>
              <w:tab w:val="right" w:pos="8306"/>
            </w:tabs>
            <w:spacing w:before="0" w:after="0" w:line="240" w:lineRule="auto"/>
            <w:rPr>
              <w:rFonts w:ascii="David" w:hAnsi="David" w:cstheme="minorBidi"/>
              <w:sz w:val="20"/>
              <w:szCs w:val="20"/>
              <w:rtl/>
            </w:rPr>
          </w:pPr>
        </w:p>
      </w:tc>
      <w:tc>
        <w:tcPr>
          <w:tcW w:w="1419" w:type="dxa"/>
        </w:tcPr>
        <w:p w14:paraId="533BA4F2" w14:textId="77777777" w:rsidR="00D50BD5" w:rsidRPr="00C30116" w:rsidRDefault="00D50BD5" w:rsidP="00C30116">
          <w:pPr>
            <w:tabs>
              <w:tab w:val="center" w:pos="4153"/>
              <w:tab w:val="right" w:pos="8306"/>
            </w:tabs>
            <w:spacing w:before="0" w:after="0" w:line="240" w:lineRule="auto"/>
            <w:rPr>
              <w:rFonts w:ascii="David" w:hAnsi="David" w:cstheme="minorBidi"/>
              <w:color w:val="00B0F0"/>
              <w:sz w:val="20"/>
              <w:szCs w:val="20"/>
              <w:rtl/>
            </w:rPr>
          </w:pPr>
        </w:p>
      </w:tc>
      <w:tc>
        <w:tcPr>
          <w:tcW w:w="2810" w:type="dxa"/>
        </w:tcPr>
        <w:p w14:paraId="3233A730" w14:textId="77777777" w:rsidR="00D50BD5" w:rsidRPr="00C30116" w:rsidRDefault="00D50BD5" w:rsidP="00C30116">
          <w:pPr>
            <w:tabs>
              <w:tab w:val="center" w:pos="4153"/>
              <w:tab w:val="right" w:pos="8306"/>
            </w:tabs>
            <w:spacing w:before="0" w:after="0" w:line="240" w:lineRule="auto"/>
            <w:rPr>
              <w:rFonts w:ascii="David" w:hAnsi="David" w:cstheme="minorBidi"/>
              <w:sz w:val="20"/>
              <w:szCs w:val="20"/>
              <w:rtl/>
            </w:rPr>
          </w:pPr>
        </w:p>
      </w:tc>
      <w:tc>
        <w:tcPr>
          <w:tcW w:w="229" w:type="dxa"/>
        </w:tcPr>
        <w:p w14:paraId="02A1BD06" w14:textId="77777777" w:rsidR="00D50BD5" w:rsidRPr="00C30116" w:rsidRDefault="00D50BD5" w:rsidP="00C30116">
          <w:pPr>
            <w:tabs>
              <w:tab w:val="center" w:pos="4153"/>
              <w:tab w:val="right" w:pos="8306"/>
            </w:tabs>
            <w:spacing w:before="0" w:after="0" w:line="240" w:lineRule="auto"/>
            <w:rPr>
              <w:rFonts w:ascii="David" w:hAnsi="David" w:cstheme="minorBidi"/>
              <w:sz w:val="20"/>
              <w:szCs w:val="20"/>
              <w:rtl/>
            </w:rPr>
          </w:pPr>
        </w:p>
      </w:tc>
      <w:tc>
        <w:tcPr>
          <w:tcW w:w="1012" w:type="dxa"/>
        </w:tcPr>
        <w:p w14:paraId="11DD47D4" w14:textId="77777777" w:rsidR="00D50BD5" w:rsidRPr="00C30116" w:rsidRDefault="00D50BD5" w:rsidP="00C30116">
          <w:pPr>
            <w:tabs>
              <w:tab w:val="center" w:pos="4153"/>
              <w:tab w:val="right" w:pos="8306"/>
            </w:tabs>
            <w:spacing w:before="0" w:after="0" w:line="240" w:lineRule="auto"/>
            <w:rPr>
              <w:rFonts w:ascii="David" w:hAnsi="David" w:cstheme="minorBidi"/>
              <w:sz w:val="20"/>
              <w:szCs w:val="20"/>
              <w:rtl/>
            </w:rPr>
          </w:pPr>
        </w:p>
      </w:tc>
      <w:tc>
        <w:tcPr>
          <w:tcW w:w="1467" w:type="dxa"/>
        </w:tcPr>
        <w:p w14:paraId="71194FC7" w14:textId="77777777" w:rsidR="00D50BD5" w:rsidRPr="00C30116" w:rsidRDefault="00D50BD5" w:rsidP="00C30116">
          <w:pPr>
            <w:tabs>
              <w:tab w:val="center" w:pos="4153"/>
              <w:tab w:val="right" w:pos="8306"/>
            </w:tabs>
            <w:spacing w:before="0" w:after="0" w:line="240" w:lineRule="auto"/>
            <w:rPr>
              <w:rFonts w:ascii="David" w:hAnsi="David" w:cstheme="minorBidi"/>
              <w:sz w:val="20"/>
              <w:szCs w:val="20"/>
              <w:rtl/>
            </w:rPr>
          </w:pPr>
        </w:p>
      </w:tc>
    </w:tr>
  </w:tbl>
  <w:p w14:paraId="430EDF3F" w14:textId="77777777" w:rsidR="00D50BD5" w:rsidRPr="00C30116" w:rsidRDefault="00D50BD5" w:rsidP="00C30116">
    <w:pPr>
      <w:spacing w:before="0" w:beforeAutospacing="0" w:after="0" w:afterAutospacing="0" w:line="240" w:lineRule="auto"/>
      <w:rPr>
        <w:rFonts w:ascii="Arial" w:hAnsi="Arial" w:cs="Arial"/>
        <w:sz w:val="16"/>
        <w:szCs w:val="16"/>
      </w:rPr>
    </w:pPr>
    <w:r w:rsidRPr="00C30116">
      <w:rPr>
        <w:rFonts w:ascii="Arial" w:hAnsi="Arial" w:cs="Arial" w:hint="cs"/>
        <w:sz w:val="16"/>
        <w:szCs w:val="16"/>
        <w:rtl/>
      </w:rPr>
      <w:t xml:space="preserve">   </w:t>
    </w:r>
    <w:r w:rsidRPr="00C30116">
      <w:rPr>
        <w:rFonts w:ascii="Arial" w:hAnsi="Arial" w:cs="Arial"/>
        <w:sz w:val="16"/>
        <w:szCs w:val="16"/>
        <w:rtl/>
      </w:rPr>
      <w:t>© וקסלר, ברגמן ושות' עורכי-דין</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40020AC" w14:textId="77777777" w:rsidR="002D061C" w:rsidRDefault="002D061C">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E074176" w14:textId="77777777" w:rsidR="00D50BD5" w:rsidRDefault="00D50BD5" w:rsidP="00AF234B">
      <w:pPr>
        <w:spacing w:before="0" w:after="0" w:line="240" w:lineRule="auto"/>
      </w:pPr>
      <w:r>
        <w:separator/>
      </w:r>
    </w:p>
  </w:footnote>
  <w:footnote w:type="continuationSeparator" w:id="0">
    <w:p w14:paraId="2DED0219" w14:textId="77777777" w:rsidR="00D50BD5" w:rsidRDefault="00D50BD5" w:rsidP="00AF234B">
      <w:pPr>
        <w:spacing w:before="0" w:after="0" w:line="240" w:lineRule="auto"/>
      </w:pPr>
      <w:r>
        <w:continuationSeparator/>
      </w:r>
    </w:p>
  </w:footnote>
  <w:footnote w:type="continuationNotice" w:id="1">
    <w:p w14:paraId="695BB2D3" w14:textId="77777777" w:rsidR="00D50BD5" w:rsidRDefault="00D50BD5">
      <w:pPr>
        <w:spacing w:before="0" w:after="0" w:line="240" w:lineRule="auto"/>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EC2C5B6" w14:textId="77777777" w:rsidR="002D061C" w:rsidRDefault="002D061C">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tl/>
      </w:rPr>
      <w:id w:val="-792596257"/>
      <w:docPartObj>
        <w:docPartGallery w:val="Page Numbers (Top of Page)"/>
        <w:docPartUnique/>
      </w:docPartObj>
    </w:sdtPr>
    <w:sdtEndPr/>
    <w:sdtContent>
      <w:p w14:paraId="03FA2E7E" w14:textId="77777777" w:rsidR="00D50BD5" w:rsidRDefault="00D50BD5" w:rsidP="00CF334C">
        <w:pPr>
          <w:pStyle w:val="Header"/>
          <w:jc w:val="center"/>
        </w:pPr>
        <w:r>
          <w:fldChar w:fldCharType="begin"/>
        </w:r>
        <w:r>
          <w:instrText xml:space="preserve"> PAGE   \* MERGEFORMAT </w:instrText>
        </w:r>
        <w:r>
          <w:fldChar w:fldCharType="separate"/>
        </w:r>
        <w:r w:rsidR="002D061C">
          <w:rPr>
            <w:noProof/>
            <w:rtl/>
          </w:rPr>
          <w:t>1</w:t>
        </w:r>
        <w:r>
          <w:rPr>
            <w:noProof/>
          </w:rPr>
          <w:fldChar w:fldCharType="end"/>
        </w:r>
      </w:p>
    </w:sdtContent>
  </w:sdt>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50330C0" w14:textId="77777777" w:rsidR="002D061C" w:rsidRDefault="002D061C">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8D40B2"/>
    <w:multiLevelType w:val="singleLevel"/>
    <w:tmpl w:val="1278E3D0"/>
    <w:lvl w:ilvl="0">
      <w:start w:val="1"/>
      <w:numFmt w:val="hebrew1"/>
      <w:lvlText w:val="%1."/>
      <w:lvlJc w:val="left"/>
      <w:pPr>
        <w:tabs>
          <w:tab w:val="num" w:pos="2160"/>
        </w:tabs>
        <w:ind w:left="2160" w:hanging="720"/>
      </w:pPr>
      <w:rPr>
        <w:rFonts w:cs="David" w:hint="cs"/>
        <w:bCs w:val="0"/>
        <w:iCs w:val="0"/>
        <w:sz w:val="2"/>
        <w:szCs w:val="24"/>
      </w:rPr>
    </w:lvl>
  </w:abstractNum>
  <w:abstractNum w:abstractNumId="1">
    <w:nsid w:val="04EB4B0B"/>
    <w:multiLevelType w:val="multilevel"/>
    <w:tmpl w:val="BA2811C6"/>
    <w:lvl w:ilvl="0">
      <w:start w:val="1"/>
      <w:numFmt w:val="decimal"/>
      <w:lvlText w:val="%1."/>
      <w:lvlJc w:val="left"/>
      <w:pPr>
        <w:tabs>
          <w:tab w:val="num" w:pos="720"/>
        </w:tabs>
        <w:ind w:left="720" w:hanging="720"/>
      </w:pPr>
      <w:rPr>
        <w:rFonts w:cs="Times New Roman" w:hint="default"/>
        <w:b/>
        <w:bCs w:val="0"/>
        <w:sz w:val="24"/>
        <w:u w:val="none"/>
      </w:rPr>
    </w:lvl>
    <w:lvl w:ilvl="1">
      <w:start w:val="1"/>
      <w:numFmt w:val="decimal"/>
      <w:isLgl/>
      <w:lvlText w:val="%1.%2"/>
      <w:lvlJc w:val="left"/>
      <w:pPr>
        <w:tabs>
          <w:tab w:val="num" w:pos="1440"/>
        </w:tabs>
        <w:ind w:left="1440" w:hanging="720"/>
      </w:pPr>
      <w:rPr>
        <w:rFonts w:cs="Times New Roman" w:hint="default"/>
        <w:sz w:val="24"/>
      </w:rPr>
    </w:lvl>
    <w:lvl w:ilvl="2">
      <w:start w:val="1"/>
      <w:numFmt w:val="decimal"/>
      <w:isLgl/>
      <w:lvlText w:val="%1.%2.%3"/>
      <w:lvlJc w:val="left"/>
      <w:pPr>
        <w:tabs>
          <w:tab w:val="num" w:pos="2160"/>
        </w:tabs>
        <w:ind w:left="2160" w:hanging="720"/>
      </w:pPr>
      <w:rPr>
        <w:rFonts w:cs="Times New Roman" w:hint="default"/>
        <w:sz w:val="24"/>
      </w:rPr>
    </w:lvl>
    <w:lvl w:ilvl="3">
      <w:start w:val="1"/>
      <w:numFmt w:val="decimal"/>
      <w:isLgl/>
      <w:lvlText w:val="%1.%2.%3.%4"/>
      <w:lvlJc w:val="left"/>
      <w:pPr>
        <w:tabs>
          <w:tab w:val="num" w:pos="2880"/>
        </w:tabs>
        <w:ind w:left="2880" w:hanging="720"/>
      </w:pPr>
      <w:rPr>
        <w:rFonts w:cs="Times New Roman" w:hint="default"/>
        <w:sz w:val="24"/>
      </w:rPr>
    </w:lvl>
    <w:lvl w:ilvl="4">
      <w:start w:val="1"/>
      <w:numFmt w:val="decimal"/>
      <w:isLgl/>
      <w:lvlText w:val="%1.%2.%3.%4.%5"/>
      <w:lvlJc w:val="left"/>
      <w:pPr>
        <w:tabs>
          <w:tab w:val="num" w:pos="3960"/>
        </w:tabs>
        <w:ind w:left="3960" w:hanging="1080"/>
      </w:pPr>
      <w:rPr>
        <w:rFonts w:cs="Times New Roman" w:hint="default"/>
        <w:sz w:val="24"/>
      </w:rPr>
    </w:lvl>
    <w:lvl w:ilvl="5">
      <w:start w:val="1"/>
      <w:numFmt w:val="decimal"/>
      <w:isLgl/>
      <w:lvlText w:val="%1.%2.%3.%4.%5.%6"/>
      <w:lvlJc w:val="left"/>
      <w:pPr>
        <w:tabs>
          <w:tab w:val="num" w:pos="4680"/>
        </w:tabs>
        <w:ind w:left="4680" w:hanging="1080"/>
      </w:pPr>
      <w:rPr>
        <w:rFonts w:cs="Times New Roman" w:hint="default"/>
        <w:sz w:val="24"/>
      </w:rPr>
    </w:lvl>
    <w:lvl w:ilvl="6">
      <w:start w:val="1"/>
      <w:numFmt w:val="decimal"/>
      <w:isLgl/>
      <w:lvlText w:val="%1.%2.%3.%4.%5.%6.%7"/>
      <w:lvlJc w:val="left"/>
      <w:pPr>
        <w:tabs>
          <w:tab w:val="num" w:pos="5400"/>
        </w:tabs>
        <w:ind w:left="5400" w:hanging="1080"/>
      </w:pPr>
      <w:rPr>
        <w:rFonts w:cs="Times New Roman" w:hint="default"/>
        <w:sz w:val="24"/>
      </w:rPr>
    </w:lvl>
    <w:lvl w:ilvl="7">
      <w:start w:val="1"/>
      <w:numFmt w:val="decimal"/>
      <w:isLgl/>
      <w:lvlText w:val="%1.%2.%3.%4.%5.%6.%7.%8"/>
      <w:lvlJc w:val="left"/>
      <w:pPr>
        <w:tabs>
          <w:tab w:val="num" w:pos="6480"/>
        </w:tabs>
        <w:ind w:left="6480" w:hanging="1440"/>
      </w:pPr>
      <w:rPr>
        <w:rFonts w:cs="Times New Roman" w:hint="default"/>
        <w:sz w:val="24"/>
      </w:rPr>
    </w:lvl>
    <w:lvl w:ilvl="8">
      <w:start w:val="1"/>
      <w:numFmt w:val="decimal"/>
      <w:isLgl/>
      <w:lvlText w:val="%1.%2.%3.%4.%5.%6.%7.%8.%9"/>
      <w:lvlJc w:val="left"/>
      <w:pPr>
        <w:tabs>
          <w:tab w:val="num" w:pos="7200"/>
        </w:tabs>
        <w:ind w:left="7200" w:hanging="1440"/>
      </w:pPr>
      <w:rPr>
        <w:rFonts w:cs="Times New Roman" w:hint="default"/>
        <w:sz w:val="24"/>
      </w:rPr>
    </w:lvl>
  </w:abstractNum>
  <w:abstractNum w:abstractNumId="2">
    <w:nsid w:val="0D952DAD"/>
    <w:multiLevelType w:val="hybridMultilevel"/>
    <w:tmpl w:val="483A2FEC"/>
    <w:lvl w:ilvl="0" w:tplc="B29A72D8">
      <w:start w:val="2"/>
      <w:numFmt w:val="bullet"/>
      <w:lvlText w:val="-"/>
      <w:lvlJc w:val="left"/>
      <w:pPr>
        <w:tabs>
          <w:tab w:val="num" w:pos="2880"/>
        </w:tabs>
        <w:ind w:left="2880" w:hanging="720"/>
      </w:pPr>
      <w:rPr>
        <w:rFonts w:ascii="Times New Roman" w:eastAsia="Times New Roman" w:hAnsi="Times New Roman" w:hint="default"/>
      </w:rPr>
    </w:lvl>
    <w:lvl w:ilvl="1" w:tplc="040D0003">
      <w:start w:val="1"/>
      <w:numFmt w:val="bullet"/>
      <w:lvlText w:val="o"/>
      <w:lvlJc w:val="left"/>
      <w:pPr>
        <w:tabs>
          <w:tab w:val="num" w:pos="3240"/>
        </w:tabs>
        <w:ind w:left="3240" w:hanging="360"/>
      </w:pPr>
      <w:rPr>
        <w:rFonts w:ascii="Courier New" w:hAnsi="Courier New" w:hint="default"/>
      </w:rPr>
    </w:lvl>
    <w:lvl w:ilvl="2" w:tplc="040D0005">
      <w:start w:val="1"/>
      <w:numFmt w:val="bullet"/>
      <w:lvlText w:val=""/>
      <w:lvlJc w:val="left"/>
      <w:pPr>
        <w:tabs>
          <w:tab w:val="num" w:pos="3960"/>
        </w:tabs>
        <w:ind w:left="3960" w:hanging="360"/>
      </w:pPr>
      <w:rPr>
        <w:rFonts w:ascii="Wingdings" w:hAnsi="Wingdings" w:hint="default"/>
      </w:rPr>
    </w:lvl>
    <w:lvl w:ilvl="3" w:tplc="040D0001">
      <w:start w:val="1"/>
      <w:numFmt w:val="bullet"/>
      <w:lvlText w:val=""/>
      <w:lvlJc w:val="left"/>
      <w:pPr>
        <w:tabs>
          <w:tab w:val="num" w:pos="4680"/>
        </w:tabs>
        <w:ind w:left="4680" w:hanging="360"/>
      </w:pPr>
      <w:rPr>
        <w:rFonts w:ascii="Symbol" w:hAnsi="Symbol" w:hint="default"/>
      </w:rPr>
    </w:lvl>
    <w:lvl w:ilvl="4" w:tplc="040D0003">
      <w:start w:val="1"/>
      <w:numFmt w:val="bullet"/>
      <w:lvlText w:val="o"/>
      <w:lvlJc w:val="left"/>
      <w:pPr>
        <w:tabs>
          <w:tab w:val="num" w:pos="5400"/>
        </w:tabs>
        <w:ind w:left="5400" w:hanging="360"/>
      </w:pPr>
      <w:rPr>
        <w:rFonts w:ascii="Courier New" w:hAnsi="Courier New" w:hint="default"/>
      </w:rPr>
    </w:lvl>
    <w:lvl w:ilvl="5" w:tplc="040D0005">
      <w:start w:val="1"/>
      <w:numFmt w:val="bullet"/>
      <w:lvlText w:val=""/>
      <w:lvlJc w:val="left"/>
      <w:pPr>
        <w:tabs>
          <w:tab w:val="num" w:pos="6120"/>
        </w:tabs>
        <w:ind w:left="6120" w:hanging="360"/>
      </w:pPr>
      <w:rPr>
        <w:rFonts w:ascii="Wingdings" w:hAnsi="Wingdings" w:hint="default"/>
      </w:rPr>
    </w:lvl>
    <w:lvl w:ilvl="6" w:tplc="040D0001">
      <w:start w:val="1"/>
      <w:numFmt w:val="bullet"/>
      <w:lvlText w:val=""/>
      <w:lvlJc w:val="left"/>
      <w:pPr>
        <w:tabs>
          <w:tab w:val="num" w:pos="6840"/>
        </w:tabs>
        <w:ind w:left="6840" w:hanging="360"/>
      </w:pPr>
      <w:rPr>
        <w:rFonts w:ascii="Symbol" w:hAnsi="Symbol" w:hint="default"/>
      </w:rPr>
    </w:lvl>
    <w:lvl w:ilvl="7" w:tplc="040D0003">
      <w:start w:val="1"/>
      <w:numFmt w:val="bullet"/>
      <w:lvlText w:val="o"/>
      <w:lvlJc w:val="left"/>
      <w:pPr>
        <w:tabs>
          <w:tab w:val="num" w:pos="7560"/>
        </w:tabs>
        <w:ind w:left="7560" w:hanging="360"/>
      </w:pPr>
      <w:rPr>
        <w:rFonts w:ascii="Courier New" w:hAnsi="Courier New" w:hint="default"/>
      </w:rPr>
    </w:lvl>
    <w:lvl w:ilvl="8" w:tplc="040D0005">
      <w:start w:val="1"/>
      <w:numFmt w:val="bullet"/>
      <w:lvlText w:val=""/>
      <w:lvlJc w:val="left"/>
      <w:pPr>
        <w:tabs>
          <w:tab w:val="num" w:pos="8280"/>
        </w:tabs>
        <w:ind w:left="8280" w:hanging="360"/>
      </w:pPr>
      <w:rPr>
        <w:rFonts w:ascii="Wingdings" w:hAnsi="Wingdings" w:hint="default"/>
      </w:rPr>
    </w:lvl>
  </w:abstractNum>
  <w:abstractNum w:abstractNumId="3">
    <w:nsid w:val="19C84B4B"/>
    <w:multiLevelType w:val="multilevel"/>
    <w:tmpl w:val="9D649DD6"/>
    <w:lvl w:ilvl="0">
      <w:start w:val="9"/>
      <w:numFmt w:val="decimal"/>
      <w:lvlText w:val="%1"/>
      <w:lvlJc w:val="left"/>
      <w:pPr>
        <w:tabs>
          <w:tab w:val="num" w:pos="360"/>
        </w:tabs>
        <w:ind w:left="360" w:hanging="360"/>
      </w:pPr>
      <w:rPr>
        <w:rFonts w:cs="Times New Roman" w:hint="default"/>
      </w:rPr>
    </w:lvl>
    <w:lvl w:ilvl="1">
      <w:start w:val="5"/>
      <w:numFmt w:val="decimal"/>
      <w:lvlText w:val="%1.%2"/>
      <w:lvlJc w:val="left"/>
      <w:pPr>
        <w:tabs>
          <w:tab w:val="num" w:pos="360"/>
        </w:tabs>
        <w:ind w:left="360" w:hanging="36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3"/>
      <w:numFmt w:val="decimal"/>
      <w:lvlText w:val="%1.%2.%3.%4"/>
      <w:lvlJc w:val="left"/>
      <w:pPr>
        <w:tabs>
          <w:tab w:val="num" w:pos="720"/>
        </w:tabs>
        <w:ind w:left="720" w:hanging="72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080"/>
        </w:tabs>
        <w:ind w:left="1080" w:hanging="108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440"/>
        </w:tabs>
        <w:ind w:left="1440" w:hanging="1440"/>
      </w:pPr>
      <w:rPr>
        <w:rFonts w:cs="Times New Roman" w:hint="default"/>
      </w:rPr>
    </w:lvl>
  </w:abstractNum>
  <w:abstractNum w:abstractNumId="4">
    <w:nsid w:val="1D212C3F"/>
    <w:multiLevelType w:val="singleLevel"/>
    <w:tmpl w:val="502E5D06"/>
    <w:lvl w:ilvl="0">
      <w:start w:val="1"/>
      <w:numFmt w:val="hebrew1"/>
      <w:lvlText w:val="%1."/>
      <w:lvlJc w:val="left"/>
      <w:pPr>
        <w:tabs>
          <w:tab w:val="num" w:pos="2160"/>
        </w:tabs>
        <w:ind w:left="2160" w:hanging="720"/>
      </w:pPr>
      <w:rPr>
        <w:rFonts w:cs="David" w:hint="cs"/>
        <w:bCs w:val="0"/>
        <w:iCs w:val="0"/>
        <w:sz w:val="2"/>
        <w:szCs w:val="24"/>
      </w:rPr>
    </w:lvl>
  </w:abstractNum>
  <w:abstractNum w:abstractNumId="5">
    <w:nsid w:val="1E1F36EE"/>
    <w:multiLevelType w:val="singleLevel"/>
    <w:tmpl w:val="A7E6C0DA"/>
    <w:lvl w:ilvl="0">
      <w:start w:val="1"/>
      <w:numFmt w:val="hebrew1"/>
      <w:lvlText w:val="%1."/>
      <w:lvlJc w:val="left"/>
      <w:pPr>
        <w:tabs>
          <w:tab w:val="num" w:pos="2160"/>
        </w:tabs>
        <w:ind w:left="2160" w:hanging="720"/>
      </w:pPr>
      <w:rPr>
        <w:rFonts w:cs="David" w:hint="cs"/>
        <w:sz w:val="2"/>
        <w:szCs w:val="24"/>
      </w:rPr>
    </w:lvl>
  </w:abstractNum>
  <w:abstractNum w:abstractNumId="6">
    <w:nsid w:val="1EBE15B9"/>
    <w:multiLevelType w:val="multilevel"/>
    <w:tmpl w:val="040D001F"/>
    <w:lvl w:ilvl="0">
      <w:start w:val="1"/>
      <w:numFmt w:val="decimal"/>
      <w:lvlText w:val="%1."/>
      <w:lvlJc w:val="left"/>
      <w:pPr>
        <w:tabs>
          <w:tab w:val="num" w:pos="360"/>
        </w:tabs>
        <w:ind w:left="360" w:hanging="360"/>
      </w:pPr>
      <w:rPr>
        <w:rFonts w:cs="Times New Roman"/>
      </w:rPr>
    </w:lvl>
    <w:lvl w:ilvl="1">
      <w:start w:val="1"/>
      <w:numFmt w:val="decimal"/>
      <w:lvlText w:val="%1.%2."/>
      <w:lvlJc w:val="left"/>
      <w:pPr>
        <w:tabs>
          <w:tab w:val="num" w:pos="792"/>
        </w:tabs>
        <w:ind w:left="792" w:hanging="432"/>
      </w:pPr>
      <w:rPr>
        <w:rFonts w:cs="Times New Roman"/>
      </w:rPr>
    </w:lvl>
    <w:lvl w:ilvl="2">
      <w:start w:val="1"/>
      <w:numFmt w:val="decimal"/>
      <w:lvlText w:val="%1.%2.%3."/>
      <w:lvlJc w:val="left"/>
      <w:pPr>
        <w:tabs>
          <w:tab w:val="num" w:pos="1224"/>
        </w:tabs>
        <w:ind w:left="1224" w:hanging="504"/>
      </w:pPr>
      <w:rPr>
        <w:rFonts w:cs="Times New Roman"/>
      </w:rPr>
    </w:lvl>
    <w:lvl w:ilvl="3">
      <w:start w:val="1"/>
      <w:numFmt w:val="decimal"/>
      <w:lvlText w:val="%1.%2.%3.%4."/>
      <w:lvlJc w:val="left"/>
      <w:pPr>
        <w:tabs>
          <w:tab w:val="num" w:pos="1728"/>
        </w:tabs>
        <w:ind w:left="1728" w:hanging="648"/>
      </w:pPr>
      <w:rPr>
        <w:rFonts w:cs="Times New Roman"/>
      </w:rPr>
    </w:lvl>
    <w:lvl w:ilvl="4">
      <w:start w:val="1"/>
      <w:numFmt w:val="decimal"/>
      <w:lvlText w:val="%1.%2.%3.%4.%5."/>
      <w:lvlJc w:val="left"/>
      <w:pPr>
        <w:tabs>
          <w:tab w:val="num" w:pos="2232"/>
        </w:tabs>
        <w:ind w:left="2232" w:hanging="792"/>
      </w:pPr>
      <w:rPr>
        <w:rFonts w:cs="Times New Roman"/>
      </w:rPr>
    </w:lvl>
    <w:lvl w:ilvl="5">
      <w:start w:val="1"/>
      <w:numFmt w:val="decimal"/>
      <w:lvlText w:val="%1.%2.%3.%4.%5.%6."/>
      <w:lvlJc w:val="left"/>
      <w:pPr>
        <w:tabs>
          <w:tab w:val="num" w:pos="2736"/>
        </w:tabs>
        <w:ind w:left="2736" w:hanging="936"/>
      </w:pPr>
      <w:rPr>
        <w:rFonts w:cs="Times New Roman"/>
      </w:rPr>
    </w:lvl>
    <w:lvl w:ilvl="6">
      <w:start w:val="1"/>
      <w:numFmt w:val="decimal"/>
      <w:lvlText w:val="%1.%2.%3.%4.%5.%6.%7."/>
      <w:lvlJc w:val="left"/>
      <w:pPr>
        <w:tabs>
          <w:tab w:val="num" w:pos="3240"/>
        </w:tabs>
        <w:ind w:left="3240" w:hanging="1080"/>
      </w:pPr>
      <w:rPr>
        <w:rFonts w:cs="Times New Roman"/>
      </w:rPr>
    </w:lvl>
    <w:lvl w:ilvl="7">
      <w:start w:val="1"/>
      <w:numFmt w:val="decimal"/>
      <w:lvlText w:val="%1.%2.%3.%4.%5.%6.%7.%8."/>
      <w:lvlJc w:val="left"/>
      <w:pPr>
        <w:tabs>
          <w:tab w:val="num" w:pos="3744"/>
        </w:tabs>
        <w:ind w:left="3744" w:hanging="1224"/>
      </w:pPr>
      <w:rPr>
        <w:rFonts w:cs="Times New Roman"/>
      </w:rPr>
    </w:lvl>
    <w:lvl w:ilvl="8">
      <w:start w:val="1"/>
      <w:numFmt w:val="decimal"/>
      <w:lvlText w:val="%1.%2.%3.%4.%5.%6.%7.%8.%9."/>
      <w:lvlJc w:val="left"/>
      <w:pPr>
        <w:tabs>
          <w:tab w:val="num" w:pos="4320"/>
        </w:tabs>
        <w:ind w:left="4320" w:hanging="1440"/>
      </w:pPr>
      <w:rPr>
        <w:rFonts w:cs="Times New Roman"/>
      </w:rPr>
    </w:lvl>
  </w:abstractNum>
  <w:abstractNum w:abstractNumId="7">
    <w:nsid w:val="22205342"/>
    <w:multiLevelType w:val="multilevel"/>
    <w:tmpl w:val="BAF27F72"/>
    <w:lvl w:ilvl="0">
      <w:start w:val="1"/>
      <w:numFmt w:val="decimal"/>
      <w:lvlText w:val="%1."/>
      <w:lvlJc w:val="left"/>
      <w:pPr>
        <w:tabs>
          <w:tab w:val="num" w:pos="720"/>
        </w:tabs>
        <w:ind w:left="720" w:hanging="720"/>
      </w:pPr>
      <w:rPr>
        <w:rFonts w:cs="Times New Roman" w:hint="default"/>
      </w:rPr>
    </w:lvl>
    <w:lvl w:ilvl="1">
      <w:start w:val="4"/>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8">
    <w:nsid w:val="23897626"/>
    <w:multiLevelType w:val="hybridMultilevel"/>
    <w:tmpl w:val="E3CE0878"/>
    <w:lvl w:ilvl="0" w:tplc="040D0001">
      <w:start w:val="1"/>
      <w:numFmt w:val="bullet"/>
      <w:lvlText w:val=""/>
      <w:lvlJc w:val="left"/>
      <w:pPr>
        <w:tabs>
          <w:tab w:val="num" w:pos="720"/>
        </w:tabs>
        <w:ind w:left="720" w:right="720" w:hanging="360"/>
      </w:pPr>
      <w:rPr>
        <w:rFonts w:ascii="Symbol" w:hAnsi="Symbol" w:hint="default"/>
      </w:rPr>
    </w:lvl>
    <w:lvl w:ilvl="1" w:tplc="040D0003">
      <w:start w:val="1"/>
      <w:numFmt w:val="decimal"/>
      <w:lvlText w:val="%2."/>
      <w:lvlJc w:val="left"/>
      <w:pPr>
        <w:tabs>
          <w:tab w:val="num" w:pos="1440"/>
        </w:tabs>
        <w:ind w:left="1440" w:hanging="360"/>
      </w:pPr>
    </w:lvl>
    <w:lvl w:ilvl="2" w:tplc="040D0005">
      <w:start w:val="1"/>
      <w:numFmt w:val="decimal"/>
      <w:lvlText w:val="%3."/>
      <w:lvlJc w:val="left"/>
      <w:pPr>
        <w:tabs>
          <w:tab w:val="num" w:pos="2160"/>
        </w:tabs>
        <w:ind w:left="2160" w:hanging="360"/>
      </w:pPr>
    </w:lvl>
    <w:lvl w:ilvl="3" w:tplc="040D0001">
      <w:start w:val="1"/>
      <w:numFmt w:val="decimal"/>
      <w:lvlText w:val="%4."/>
      <w:lvlJc w:val="left"/>
      <w:pPr>
        <w:tabs>
          <w:tab w:val="num" w:pos="2880"/>
        </w:tabs>
        <w:ind w:left="2880" w:hanging="360"/>
      </w:pPr>
    </w:lvl>
    <w:lvl w:ilvl="4" w:tplc="040D0003">
      <w:start w:val="1"/>
      <w:numFmt w:val="decimal"/>
      <w:lvlText w:val="%5."/>
      <w:lvlJc w:val="left"/>
      <w:pPr>
        <w:tabs>
          <w:tab w:val="num" w:pos="3600"/>
        </w:tabs>
        <w:ind w:left="3600" w:hanging="360"/>
      </w:pPr>
    </w:lvl>
    <w:lvl w:ilvl="5" w:tplc="040D0005">
      <w:start w:val="1"/>
      <w:numFmt w:val="decimal"/>
      <w:lvlText w:val="%6."/>
      <w:lvlJc w:val="left"/>
      <w:pPr>
        <w:tabs>
          <w:tab w:val="num" w:pos="4320"/>
        </w:tabs>
        <w:ind w:left="4320" w:hanging="360"/>
      </w:pPr>
    </w:lvl>
    <w:lvl w:ilvl="6" w:tplc="040D0001">
      <w:start w:val="1"/>
      <w:numFmt w:val="decimal"/>
      <w:lvlText w:val="%7."/>
      <w:lvlJc w:val="left"/>
      <w:pPr>
        <w:tabs>
          <w:tab w:val="num" w:pos="5040"/>
        </w:tabs>
        <w:ind w:left="5040" w:hanging="360"/>
      </w:pPr>
    </w:lvl>
    <w:lvl w:ilvl="7" w:tplc="040D0003">
      <w:start w:val="1"/>
      <w:numFmt w:val="decimal"/>
      <w:lvlText w:val="%8."/>
      <w:lvlJc w:val="left"/>
      <w:pPr>
        <w:tabs>
          <w:tab w:val="num" w:pos="5760"/>
        </w:tabs>
        <w:ind w:left="5760" w:hanging="360"/>
      </w:pPr>
    </w:lvl>
    <w:lvl w:ilvl="8" w:tplc="040D0005">
      <w:start w:val="1"/>
      <w:numFmt w:val="decimal"/>
      <w:lvlText w:val="%9."/>
      <w:lvlJc w:val="left"/>
      <w:pPr>
        <w:tabs>
          <w:tab w:val="num" w:pos="6480"/>
        </w:tabs>
        <w:ind w:left="6480" w:hanging="360"/>
      </w:pPr>
    </w:lvl>
  </w:abstractNum>
  <w:abstractNum w:abstractNumId="9">
    <w:nsid w:val="255F7869"/>
    <w:multiLevelType w:val="hybridMultilevel"/>
    <w:tmpl w:val="9128300E"/>
    <w:lvl w:ilvl="0" w:tplc="F6A6E10C">
      <w:start w:val="1"/>
      <w:numFmt w:val="hebrew1"/>
      <w:lvlText w:val="%1."/>
      <w:lvlJc w:val="left"/>
      <w:pPr>
        <w:tabs>
          <w:tab w:val="num" w:pos="1889"/>
        </w:tabs>
        <w:ind w:left="1889" w:hanging="360"/>
      </w:pPr>
      <w:rPr>
        <w:rFonts w:cs="David" w:hint="cs"/>
        <w:bCs w:val="0"/>
        <w:iCs w:val="0"/>
        <w:sz w:val="2"/>
        <w:szCs w:val="24"/>
      </w:rPr>
    </w:lvl>
    <w:lvl w:ilvl="1" w:tplc="040D0019">
      <w:start w:val="1"/>
      <w:numFmt w:val="lowerLetter"/>
      <w:lvlText w:val="%2."/>
      <w:lvlJc w:val="left"/>
      <w:pPr>
        <w:tabs>
          <w:tab w:val="num" w:pos="2609"/>
        </w:tabs>
        <w:ind w:left="2609" w:hanging="360"/>
      </w:pPr>
      <w:rPr>
        <w:rFonts w:cs="Times New Roman"/>
      </w:rPr>
    </w:lvl>
    <w:lvl w:ilvl="2" w:tplc="040D001B">
      <w:start w:val="1"/>
      <w:numFmt w:val="lowerRoman"/>
      <w:lvlText w:val="%3."/>
      <w:lvlJc w:val="right"/>
      <w:pPr>
        <w:tabs>
          <w:tab w:val="num" w:pos="3329"/>
        </w:tabs>
        <w:ind w:left="3329" w:hanging="180"/>
      </w:pPr>
      <w:rPr>
        <w:rFonts w:cs="Times New Roman"/>
      </w:rPr>
    </w:lvl>
    <w:lvl w:ilvl="3" w:tplc="040D000F">
      <w:start w:val="1"/>
      <w:numFmt w:val="decimal"/>
      <w:lvlText w:val="%4."/>
      <w:lvlJc w:val="left"/>
      <w:pPr>
        <w:tabs>
          <w:tab w:val="num" w:pos="4049"/>
        </w:tabs>
        <w:ind w:left="4049" w:hanging="360"/>
      </w:pPr>
      <w:rPr>
        <w:rFonts w:cs="Times New Roman"/>
      </w:rPr>
    </w:lvl>
    <w:lvl w:ilvl="4" w:tplc="040D0019">
      <w:start w:val="1"/>
      <w:numFmt w:val="lowerLetter"/>
      <w:lvlText w:val="%5."/>
      <w:lvlJc w:val="left"/>
      <w:pPr>
        <w:tabs>
          <w:tab w:val="num" w:pos="4769"/>
        </w:tabs>
        <w:ind w:left="4769" w:hanging="360"/>
      </w:pPr>
      <w:rPr>
        <w:rFonts w:cs="Times New Roman"/>
      </w:rPr>
    </w:lvl>
    <w:lvl w:ilvl="5" w:tplc="040D001B">
      <w:start w:val="1"/>
      <w:numFmt w:val="lowerRoman"/>
      <w:lvlText w:val="%6."/>
      <w:lvlJc w:val="right"/>
      <w:pPr>
        <w:tabs>
          <w:tab w:val="num" w:pos="5489"/>
        </w:tabs>
        <w:ind w:left="5489" w:hanging="180"/>
      </w:pPr>
      <w:rPr>
        <w:rFonts w:cs="Times New Roman"/>
      </w:rPr>
    </w:lvl>
    <w:lvl w:ilvl="6" w:tplc="040D000F">
      <w:start w:val="1"/>
      <w:numFmt w:val="decimal"/>
      <w:lvlText w:val="%7."/>
      <w:lvlJc w:val="left"/>
      <w:pPr>
        <w:tabs>
          <w:tab w:val="num" w:pos="6209"/>
        </w:tabs>
        <w:ind w:left="6209" w:hanging="360"/>
      </w:pPr>
      <w:rPr>
        <w:rFonts w:cs="Times New Roman"/>
      </w:rPr>
    </w:lvl>
    <w:lvl w:ilvl="7" w:tplc="040D0019">
      <w:start w:val="1"/>
      <w:numFmt w:val="lowerLetter"/>
      <w:lvlText w:val="%8."/>
      <w:lvlJc w:val="left"/>
      <w:pPr>
        <w:tabs>
          <w:tab w:val="num" w:pos="6929"/>
        </w:tabs>
        <w:ind w:left="6929" w:hanging="360"/>
      </w:pPr>
      <w:rPr>
        <w:rFonts w:cs="Times New Roman"/>
      </w:rPr>
    </w:lvl>
    <w:lvl w:ilvl="8" w:tplc="040D001B">
      <w:start w:val="1"/>
      <w:numFmt w:val="lowerRoman"/>
      <w:lvlText w:val="%9."/>
      <w:lvlJc w:val="right"/>
      <w:pPr>
        <w:tabs>
          <w:tab w:val="num" w:pos="7649"/>
        </w:tabs>
        <w:ind w:left="7649" w:hanging="180"/>
      </w:pPr>
      <w:rPr>
        <w:rFonts w:cs="Times New Roman"/>
      </w:rPr>
    </w:lvl>
  </w:abstractNum>
  <w:abstractNum w:abstractNumId="10">
    <w:nsid w:val="25667841"/>
    <w:multiLevelType w:val="hybridMultilevel"/>
    <w:tmpl w:val="DBB08F5E"/>
    <w:lvl w:ilvl="0" w:tplc="0E9E0694">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nsid w:val="2C601B82"/>
    <w:multiLevelType w:val="hybridMultilevel"/>
    <w:tmpl w:val="0784902E"/>
    <w:lvl w:ilvl="0" w:tplc="D79C123C">
      <w:start w:val="1"/>
      <w:numFmt w:val="hebrew1"/>
      <w:lvlText w:val="%1."/>
      <w:lvlJc w:val="left"/>
      <w:pPr>
        <w:ind w:left="1748" w:hanging="360"/>
      </w:pPr>
      <w:rPr>
        <w:rFonts w:hint="default"/>
      </w:rPr>
    </w:lvl>
    <w:lvl w:ilvl="1" w:tplc="04090019">
      <w:start w:val="1"/>
      <w:numFmt w:val="lowerLetter"/>
      <w:lvlText w:val="%2."/>
      <w:lvlJc w:val="left"/>
      <w:pPr>
        <w:ind w:left="2468" w:hanging="360"/>
      </w:pPr>
    </w:lvl>
    <w:lvl w:ilvl="2" w:tplc="0409001B" w:tentative="1">
      <w:start w:val="1"/>
      <w:numFmt w:val="lowerRoman"/>
      <w:lvlText w:val="%3."/>
      <w:lvlJc w:val="right"/>
      <w:pPr>
        <w:ind w:left="3188" w:hanging="180"/>
      </w:pPr>
    </w:lvl>
    <w:lvl w:ilvl="3" w:tplc="0409000F" w:tentative="1">
      <w:start w:val="1"/>
      <w:numFmt w:val="decimal"/>
      <w:lvlText w:val="%4."/>
      <w:lvlJc w:val="left"/>
      <w:pPr>
        <w:ind w:left="3908" w:hanging="360"/>
      </w:pPr>
    </w:lvl>
    <w:lvl w:ilvl="4" w:tplc="04090019" w:tentative="1">
      <w:start w:val="1"/>
      <w:numFmt w:val="lowerLetter"/>
      <w:lvlText w:val="%5."/>
      <w:lvlJc w:val="left"/>
      <w:pPr>
        <w:ind w:left="4628" w:hanging="360"/>
      </w:pPr>
    </w:lvl>
    <w:lvl w:ilvl="5" w:tplc="0409001B" w:tentative="1">
      <w:start w:val="1"/>
      <w:numFmt w:val="lowerRoman"/>
      <w:lvlText w:val="%6."/>
      <w:lvlJc w:val="right"/>
      <w:pPr>
        <w:ind w:left="5348" w:hanging="180"/>
      </w:pPr>
    </w:lvl>
    <w:lvl w:ilvl="6" w:tplc="0409000F" w:tentative="1">
      <w:start w:val="1"/>
      <w:numFmt w:val="decimal"/>
      <w:lvlText w:val="%7."/>
      <w:lvlJc w:val="left"/>
      <w:pPr>
        <w:ind w:left="6068" w:hanging="360"/>
      </w:pPr>
    </w:lvl>
    <w:lvl w:ilvl="7" w:tplc="04090019" w:tentative="1">
      <w:start w:val="1"/>
      <w:numFmt w:val="lowerLetter"/>
      <w:lvlText w:val="%8."/>
      <w:lvlJc w:val="left"/>
      <w:pPr>
        <w:ind w:left="6788" w:hanging="360"/>
      </w:pPr>
    </w:lvl>
    <w:lvl w:ilvl="8" w:tplc="0409001B" w:tentative="1">
      <w:start w:val="1"/>
      <w:numFmt w:val="lowerRoman"/>
      <w:lvlText w:val="%9."/>
      <w:lvlJc w:val="right"/>
      <w:pPr>
        <w:ind w:left="7508" w:hanging="180"/>
      </w:pPr>
    </w:lvl>
  </w:abstractNum>
  <w:abstractNum w:abstractNumId="12">
    <w:nsid w:val="2CDE04ED"/>
    <w:multiLevelType w:val="singleLevel"/>
    <w:tmpl w:val="31D08192"/>
    <w:lvl w:ilvl="0">
      <w:start w:val="1"/>
      <w:numFmt w:val="hebrew1"/>
      <w:lvlText w:val="%1."/>
      <w:lvlJc w:val="left"/>
      <w:pPr>
        <w:tabs>
          <w:tab w:val="num" w:pos="2160"/>
        </w:tabs>
        <w:ind w:left="2160" w:hanging="720"/>
      </w:pPr>
      <w:rPr>
        <w:rFonts w:cs="David" w:hint="cs"/>
        <w:bCs w:val="0"/>
        <w:iCs w:val="0"/>
        <w:sz w:val="2"/>
        <w:szCs w:val="24"/>
      </w:rPr>
    </w:lvl>
  </w:abstractNum>
  <w:abstractNum w:abstractNumId="13">
    <w:nsid w:val="34184CB7"/>
    <w:multiLevelType w:val="multilevel"/>
    <w:tmpl w:val="956CCAF6"/>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4">
    <w:nsid w:val="34240881"/>
    <w:multiLevelType w:val="multilevel"/>
    <w:tmpl w:val="0409001F"/>
    <w:lvl w:ilvl="0">
      <w:start w:val="1"/>
      <w:numFmt w:val="decimal"/>
      <w:lvlText w:val="%1."/>
      <w:lvlJc w:val="right"/>
      <w:pPr>
        <w:tabs>
          <w:tab w:val="num" w:pos="360"/>
        </w:tabs>
        <w:ind w:left="360" w:right="360" w:hanging="360"/>
      </w:pPr>
      <w:rPr>
        <w:rFonts w:cs="Times New Roman"/>
      </w:rPr>
    </w:lvl>
    <w:lvl w:ilvl="1">
      <w:start w:val="1"/>
      <w:numFmt w:val="decimal"/>
      <w:lvlText w:val="%1.%2."/>
      <w:lvlJc w:val="right"/>
      <w:pPr>
        <w:tabs>
          <w:tab w:val="num" w:pos="792"/>
        </w:tabs>
        <w:ind w:left="792" w:right="792" w:hanging="432"/>
      </w:pPr>
      <w:rPr>
        <w:rFonts w:cs="Times New Roman"/>
      </w:rPr>
    </w:lvl>
    <w:lvl w:ilvl="2">
      <w:start w:val="1"/>
      <w:numFmt w:val="decimal"/>
      <w:lvlText w:val="%1.%2.%3."/>
      <w:lvlJc w:val="right"/>
      <w:pPr>
        <w:tabs>
          <w:tab w:val="num" w:pos="1224"/>
        </w:tabs>
        <w:ind w:left="1224" w:right="1224" w:hanging="504"/>
      </w:pPr>
      <w:rPr>
        <w:rFonts w:cs="Times New Roman"/>
      </w:rPr>
    </w:lvl>
    <w:lvl w:ilvl="3">
      <w:start w:val="1"/>
      <w:numFmt w:val="decimal"/>
      <w:lvlText w:val="%1.%2.%3.%4."/>
      <w:lvlJc w:val="right"/>
      <w:pPr>
        <w:tabs>
          <w:tab w:val="num" w:pos="1728"/>
        </w:tabs>
        <w:ind w:left="1728" w:right="1728" w:hanging="648"/>
      </w:pPr>
      <w:rPr>
        <w:rFonts w:cs="Times New Roman"/>
      </w:rPr>
    </w:lvl>
    <w:lvl w:ilvl="4">
      <w:start w:val="1"/>
      <w:numFmt w:val="decimal"/>
      <w:lvlText w:val="%1.%2.%3.%4.%5."/>
      <w:lvlJc w:val="right"/>
      <w:pPr>
        <w:tabs>
          <w:tab w:val="num" w:pos="2520"/>
        </w:tabs>
        <w:ind w:left="2232" w:right="2232" w:hanging="792"/>
      </w:pPr>
      <w:rPr>
        <w:rFonts w:cs="Times New Roman"/>
      </w:rPr>
    </w:lvl>
    <w:lvl w:ilvl="5">
      <w:start w:val="1"/>
      <w:numFmt w:val="decimal"/>
      <w:lvlText w:val="%1.%2.%3.%4.%5.%6."/>
      <w:lvlJc w:val="right"/>
      <w:pPr>
        <w:tabs>
          <w:tab w:val="num" w:pos="2880"/>
        </w:tabs>
        <w:ind w:left="2736" w:right="2736" w:hanging="936"/>
      </w:pPr>
      <w:rPr>
        <w:rFonts w:cs="Times New Roman"/>
      </w:rPr>
    </w:lvl>
    <w:lvl w:ilvl="6">
      <w:start w:val="1"/>
      <w:numFmt w:val="decimal"/>
      <w:lvlText w:val="%1.%2.%3.%4.%5.%6.%7."/>
      <w:lvlJc w:val="right"/>
      <w:pPr>
        <w:tabs>
          <w:tab w:val="num" w:pos="3600"/>
        </w:tabs>
        <w:ind w:left="3240" w:right="3240" w:hanging="1080"/>
      </w:pPr>
      <w:rPr>
        <w:rFonts w:cs="Times New Roman"/>
      </w:rPr>
    </w:lvl>
    <w:lvl w:ilvl="7">
      <w:start w:val="1"/>
      <w:numFmt w:val="decimal"/>
      <w:lvlText w:val="%1.%2.%3.%4.%5.%6.%7.%8."/>
      <w:lvlJc w:val="right"/>
      <w:pPr>
        <w:tabs>
          <w:tab w:val="num" w:pos="3960"/>
        </w:tabs>
        <w:ind w:left="3744" w:right="3744" w:hanging="1224"/>
      </w:pPr>
      <w:rPr>
        <w:rFonts w:cs="Times New Roman"/>
      </w:rPr>
    </w:lvl>
    <w:lvl w:ilvl="8">
      <w:start w:val="1"/>
      <w:numFmt w:val="decimal"/>
      <w:lvlText w:val="%1.%2.%3.%4.%5.%6.%7.%8.%9."/>
      <w:lvlJc w:val="right"/>
      <w:pPr>
        <w:tabs>
          <w:tab w:val="num" w:pos="4320"/>
        </w:tabs>
        <w:ind w:left="4320" w:right="4320" w:hanging="1440"/>
      </w:pPr>
      <w:rPr>
        <w:rFonts w:cs="Times New Roman"/>
      </w:rPr>
    </w:lvl>
  </w:abstractNum>
  <w:abstractNum w:abstractNumId="15">
    <w:nsid w:val="3573374A"/>
    <w:multiLevelType w:val="multilevel"/>
    <w:tmpl w:val="722EC2E6"/>
    <w:lvl w:ilvl="0">
      <w:start w:val="1"/>
      <w:numFmt w:val="decimal"/>
      <w:lvlText w:val="%1"/>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6">
    <w:nsid w:val="3A993EC3"/>
    <w:multiLevelType w:val="multilevel"/>
    <w:tmpl w:val="888CCD60"/>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7">
    <w:nsid w:val="3D5F25BA"/>
    <w:multiLevelType w:val="hybridMultilevel"/>
    <w:tmpl w:val="AF2CBFBA"/>
    <w:lvl w:ilvl="0" w:tplc="C5C007A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3D650362"/>
    <w:multiLevelType w:val="hybridMultilevel"/>
    <w:tmpl w:val="D450B27C"/>
    <w:lvl w:ilvl="0" w:tplc="0409000F">
      <w:start w:val="1"/>
      <w:numFmt w:val="decimal"/>
      <w:lvlText w:val="%1."/>
      <w:lvlJc w:val="left"/>
      <w:pPr>
        <w:tabs>
          <w:tab w:val="num" w:pos="720"/>
        </w:tabs>
        <w:ind w:left="720" w:right="720" w:hanging="360"/>
      </w:pPr>
      <w:rPr>
        <w:rFonts w:hint="default"/>
      </w:rPr>
    </w:lvl>
    <w:lvl w:ilvl="1" w:tplc="040D0003" w:tentative="1">
      <w:start w:val="1"/>
      <w:numFmt w:val="bullet"/>
      <w:lvlText w:val="o"/>
      <w:lvlJc w:val="left"/>
      <w:pPr>
        <w:tabs>
          <w:tab w:val="num" w:pos="1440"/>
        </w:tabs>
        <w:ind w:left="1440" w:right="1440" w:hanging="360"/>
      </w:pPr>
      <w:rPr>
        <w:rFonts w:ascii="Courier New" w:hAnsi="Courier New" w:hint="default"/>
      </w:rPr>
    </w:lvl>
    <w:lvl w:ilvl="2" w:tplc="040D0005" w:tentative="1">
      <w:start w:val="1"/>
      <w:numFmt w:val="bullet"/>
      <w:lvlText w:val=""/>
      <w:lvlJc w:val="left"/>
      <w:pPr>
        <w:tabs>
          <w:tab w:val="num" w:pos="2160"/>
        </w:tabs>
        <w:ind w:left="2160" w:right="2160" w:hanging="360"/>
      </w:pPr>
      <w:rPr>
        <w:rFonts w:ascii="Wingdings" w:hAnsi="Wingdings" w:hint="default"/>
      </w:rPr>
    </w:lvl>
    <w:lvl w:ilvl="3" w:tplc="040D0001" w:tentative="1">
      <w:start w:val="1"/>
      <w:numFmt w:val="bullet"/>
      <w:lvlText w:val=""/>
      <w:lvlJc w:val="left"/>
      <w:pPr>
        <w:tabs>
          <w:tab w:val="num" w:pos="2880"/>
        </w:tabs>
        <w:ind w:left="2880" w:right="2880" w:hanging="360"/>
      </w:pPr>
      <w:rPr>
        <w:rFonts w:ascii="Symbol" w:hAnsi="Symbol" w:hint="default"/>
      </w:rPr>
    </w:lvl>
    <w:lvl w:ilvl="4" w:tplc="040D0003" w:tentative="1">
      <w:start w:val="1"/>
      <w:numFmt w:val="bullet"/>
      <w:lvlText w:val="o"/>
      <w:lvlJc w:val="left"/>
      <w:pPr>
        <w:tabs>
          <w:tab w:val="num" w:pos="3600"/>
        </w:tabs>
        <w:ind w:left="3600" w:right="3600" w:hanging="360"/>
      </w:pPr>
      <w:rPr>
        <w:rFonts w:ascii="Courier New" w:hAnsi="Courier New" w:hint="default"/>
      </w:rPr>
    </w:lvl>
    <w:lvl w:ilvl="5" w:tplc="040D0005" w:tentative="1">
      <w:start w:val="1"/>
      <w:numFmt w:val="bullet"/>
      <w:lvlText w:val=""/>
      <w:lvlJc w:val="left"/>
      <w:pPr>
        <w:tabs>
          <w:tab w:val="num" w:pos="4320"/>
        </w:tabs>
        <w:ind w:left="4320" w:right="4320" w:hanging="360"/>
      </w:pPr>
      <w:rPr>
        <w:rFonts w:ascii="Wingdings" w:hAnsi="Wingdings" w:hint="default"/>
      </w:rPr>
    </w:lvl>
    <w:lvl w:ilvl="6" w:tplc="040D0001" w:tentative="1">
      <w:start w:val="1"/>
      <w:numFmt w:val="bullet"/>
      <w:lvlText w:val=""/>
      <w:lvlJc w:val="left"/>
      <w:pPr>
        <w:tabs>
          <w:tab w:val="num" w:pos="5040"/>
        </w:tabs>
        <w:ind w:left="5040" w:right="5040" w:hanging="360"/>
      </w:pPr>
      <w:rPr>
        <w:rFonts w:ascii="Symbol" w:hAnsi="Symbol" w:hint="default"/>
      </w:rPr>
    </w:lvl>
    <w:lvl w:ilvl="7" w:tplc="040D0003" w:tentative="1">
      <w:start w:val="1"/>
      <w:numFmt w:val="bullet"/>
      <w:lvlText w:val="o"/>
      <w:lvlJc w:val="left"/>
      <w:pPr>
        <w:tabs>
          <w:tab w:val="num" w:pos="5760"/>
        </w:tabs>
        <w:ind w:left="5760" w:right="5760" w:hanging="360"/>
      </w:pPr>
      <w:rPr>
        <w:rFonts w:ascii="Courier New" w:hAnsi="Courier New" w:hint="default"/>
      </w:rPr>
    </w:lvl>
    <w:lvl w:ilvl="8" w:tplc="040D0005" w:tentative="1">
      <w:start w:val="1"/>
      <w:numFmt w:val="bullet"/>
      <w:lvlText w:val=""/>
      <w:lvlJc w:val="left"/>
      <w:pPr>
        <w:tabs>
          <w:tab w:val="num" w:pos="6480"/>
        </w:tabs>
        <w:ind w:left="6480" w:right="6480" w:hanging="360"/>
      </w:pPr>
      <w:rPr>
        <w:rFonts w:ascii="Wingdings" w:hAnsi="Wingdings" w:hint="default"/>
      </w:rPr>
    </w:lvl>
  </w:abstractNum>
  <w:abstractNum w:abstractNumId="19">
    <w:nsid w:val="42044F99"/>
    <w:multiLevelType w:val="hybridMultilevel"/>
    <w:tmpl w:val="BA70E4BE"/>
    <w:lvl w:ilvl="0" w:tplc="2D0EC372">
      <w:start w:val="9"/>
      <w:numFmt w:val="hebrew1"/>
      <w:lvlText w:val="%1."/>
      <w:lvlJc w:val="left"/>
      <w:pPr>
        <w:tabs>
          <w:tab w:val="num" w:pos="2200"/>
        </w:tabs>
        <w:ind w:left="2200" w:hanging="360"/>
      </w:pPr>
      <w:rPr>
        <w:rFonts w:cs="David" w:hint="cs"/>
        <w:sz w:val="2"/>
        <w:szCs w:val="2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0">
    <w:nsid w:val="45AC0E31"/>
    <w:multiLevelType w:val="multilevel"/>
    <w:tmpl w:val="276C9FDC"/>
    <w:lvl w:ilvl="0">
      <w:start w:val="1"/>
      <w:numFmt w:val="decimal"/>
      <w:lvlText w:val="%1."/>
      <w:lvlJc w:val="right"/>
      <w:pPr>
        <w:tabs>
          <w:tab w:val="num" w:pos="1440"/>
        </w:tabs>
        <w:ind w:left="1440" w:hanging="720"/>
      </w:pPr>
      <w:rPr>
        <w:rFonts w:cs="Times New Roman" w:hint="default"/>
      </w:rPr>
    </w:lvl>
    <w:lvl w:ilvl="1">
      <w:start w:val="1"/>
      <w:numFmt w:val="lowerRoman"/>
      <w:lvlText w:val="%2."/>
      <w:lvlJc w:val="right"/>
      <w:pPr>
        <w:tabs>
          <w:tab w:val="num" w:pos="1800"/>
        </w:tabs>
        <w:ind w:left="1800" w:hanging="360"/>
      </w:pPr>
      <w:rPr>
        <w:rFonts w:cs="Times New Roman"/>
      </w:rPr>
    </w:lvl>
    <w:lvl w:ilvl="2">
      <w:start w:val="1"/>
      <w:numFmt w:val="hebrew2"/>
      <w:lvlText w:val="%3."/>
      <w:lvlJc w:val="left"/>
      <w:pPr>
        <w:tabs>
          <w:tab w:val="num" w:pos="2520"/>
        </w:tabs>
        <w:ind w:left="2520" w:hanging="180"/>
      </w:pPr>
      <w:rPr>
        <w:rFonts w:cs="Times New Roman"/>
        <w:szCs w:val="20"/>
      </w:rPr>
    </w:lvl>
    <w:lvl w:ilvl="3">
      <w:start w:val="1"/>
      <w:numFmt w:val="decimal"/>
      <w:lvlText w:val="%4."/>
      <w:lvlJc w:val="right"/>
      <w:pPr>
        <w:tabs>
          <w:tab w:val="num" w:pos="3240"/>
        </w:tabs>
        <w:ind w:left="3240" w:hanging="360"/>
      </w:pPr>
      <w:rPr>
        <w:rFonts w:cs="Times New Roman"/>
      </w:rPr>
    </w:lvl>
    <w:lvl w:ilvl="4">
      <w:start w:val="1"/>
      <w:numFmt w:val="lowerRoman"/>
      <w:lvlText w:val="%5."/>
      <w:lvlJc w:val="right"/>
      <w:pPr>
        <w:tabs>
          <w:tab w:val="num" w:pos="3960"/>
        </w:tabs>
        <w:ind w:left="3960" w:hanging="360"/>
      </w:pPr>
      <w:rPr>
        <w:rFonts w:cs="Times New Roman"/>
      </w:rPr>
    </w:lvl>
    <w:lvl w:ilvl="5">
      <w:start w:val="1"/>
      <w:numFmt w:val="hebrew2"/>
      <w:lvlText w:val="%6."/>
      <w:lvlJc w:val="left"/>
      <w:pPr>
        <w:tabs>
          <w:tab w:val="num" w:pos="4680"/>
        </w:tabs>
        <w:ind w:left="4680" w:hanging="180"/>
      </w:pPr>
      <w:rPr>
        <w:rFonts w:cs="Times New Roman"/>
        <w:szCs w:val="20"/>
      </w:rPr>
    </w:lvl>
    <w:lvl w:ilvl="6">
      <w:start w:val="1"/>
      <w:numFmt w:val="decimal"/>
      <w:lvlText w:val="%7."/>
      <w:lvlJc w:val="right"/>
      <w:pPr>
        <w:tabs>
          <w:tab w:val="num" w:pos="5400"/>
        </w:tabs>
        <w:ind w:left="5400" w:hanging="360"/>
      </w:pPr>
      <w:rPr>
        <w:rFonts w:cs="Times New Roman"/>
      </w:rPr>
    </w:lvl>
    <w:lvl w:ilvl="7">
      <w:start w:val="1"/>
      <w:numFmt w:val="lowerRoman"/>
      <w:lvlText w:val="%8."/>
      <w:lvlJc w:val="right"/>
      <w:pPr>
        <w:tabs>
          <w:tab w:val="num" w:pos="6120"/>
        </w:tabs>
        <w:ind w:left="6120" w:hanging="360"/>
      </w:pPr>
      <w:rPr>
        <w:rFonts w:cs="Times New Roman"/>
      </w:rPr>
    </w:lvl>
    <w:lvl w:ilvl="8">
      <w:start w:val="1"/>
      <w:numFmt w:val="hebrew2"/>
      <w:lvlText w:val="%9."/>
      <w:lvlJc w:val="left"/>
      <w:pPr>
        <w:tabs>
          <w:tab w:val="num" w:pos="6840"/>
        </w:tabs>
        <w:ind w:left="6840" w:hanging="180"/>
      </w:pPr>
      <w:rPr>
        <w:rFonts w:cs="Times New Roman"/>
        <w:szCs w:val="20"/>
      </w:rPr>
    </w:lvl>
  </w:abstractNum>
  <w:abstractNum w:abstractNumId="21">
    <w:nsid w:val="483D21C6"/>
    <w:multiLevelType w:val="hybridMultilevel"/>
    <w:tmpl w:val="DB747C9C"/>
    <w:lvl w:ilvl="0" w:tplc="2CD2B92C">
      <w:start w:val="4"/>
      <w:numFmt w:val="hebrew1"/>
      <w:lvlText w:val="%1."/>
      <w:lvlJc w:val="left"/>
      <w:pPr>
        <w:tabs>
          <w:tab w:val="num" w:pos="-557"/>
        </w:tabs>
        <w:ind w:left="-557" w:hanging="360"/>
      </w:pPr>
      <w:rPr>
        <w:rFonts w:cs="David" w:hint="cs"/>
        <w:sz w:val="2"/>
        <w:szCs w:val="24"/>
      </w:rPr>
    </w:lvl>
    <w:lvl w:ilvl="1" w:tplc="04090019">
      <w:start w:val="1"/>
      <w:numFmt w:val="lowerLetter"/>
      <w:lvlText w:val="%2."/>
      <w:lvlJc w:val="left"/>
      <w:pPr>
        <w:tabs>
          <w:tab w:val="num" w:pos="2880"/>
        </w:tabs>
        <w:ind w:left="2880" w:hanging="360"/>
      </w:pPr>
      <w:rPr>
        <w:rFonts w:cs="Times New Roman"/>
      </w:rPr>
    </w:lvl>
    <w:lvl w:ilvl="2" w:tplc="0409001B">
      <w:start w:val="1"/>
      <w:numFmt w:val="lowerRoman"/>
      <w:lvlText w:val="%3."/>
      <w:lvlJc w:val="right"/>
      <w:pPr>
        <w:tabs>
          <w:tab w:val="num" w:pos="3600"/>
        </w:tabs>
        <w:ind w:left="3600" w:hanging="180"/>
      </w:pPr>
      <w:rPr>
        <w:rFonts w:cs="Times New Roman"/>
      </w:rPr>
    </w:lvl>
    <w:lvl w:ilvl="3" w:tplc="0409000F">
      <w:start w:val="1"/>
      <w:numFmt w:val="decimal"/>
      <w:lvlText w:val="%4."/>
      <w:lvlJc w:val="left"/>
      <w:pPr>
        <w:tabs>
          <w:tab w:val="num" w:pos="4320"/>
        </w:tabs>
        <w:ind w:left="4320" w:hanging="360"/>
      </w:pPr>
      <w:rPr>
        <w:rFonts w:cs="Times New Roman"/>
      </w:rPr>
    </w:lvl>
    <w:lvl w:ilvl="4" w:tplc="04090019">
      <w:start w:val="1"/>
      <w:numFmt w:val="lowerLetter"/>
      <w:lvlText w:val="%5."/>
      <w:lvlJc w:val="left"/>
      <w:pPr>
        <w:tabs>
          <w:tab w:val="num" w:pos="5040"/>
        </w:tabs>
        <w:ind w:left="5040" w:hanging="360"/>
      </w:pPr>
      <w:rPr>
        <w:rFonts w:cs="Times New Roman"/>
      </w:rPr>
    </w:lvl>
    <w:lvl w:ilvl="5" w:tplc="0409001B">
      <w:start w:val="1"/>
      <w:numFmt w:val="lowerRoman"/>
      <w:lvlText w:val="%6."/>
      <w:lvlJc w:val="right"/>
      <w:pPr>
        <w:tabs>
          <w:tab w:val="num" w:pos="5760"/>
        </w:tabs>
        <w:ind w:left="5760" w:hanging="180"/>
      </w:pPr>
      <w:rPr>
        <w:rFonts w:cs="Times New Roman"/>
      </w:rPr>
    </w:lvl>
    <w:lvl w:ilvl="6" w:tplc="0409000F">
      <w:start w:val="1"/>
      <w:numFmt w:val="decimal"/>
      <w:lvlText w:val="%7."/>
      <w:lvlJc w:val="left"/>
      <w:pPr>
        <w:tabs>
          <w:tab w:val="num" w:pos="6480"/>
        </w:tabs>
        <w:ind w:left="6480" w:hanging="360"/>
      </w:pPr>
      <w:rPr>
        <w:rFonts w:cs="Times New Roman"/>
      </w:rPr>
    </w:lvl>
    <w:lvl w:ilvl="7" w:tplc="04090019">
      <w:start w:val="1"/>
      <w:numFmt w:val="lowerLetter"/>
      <w:lvlText w:val="%8."/>
      <w:lvlJc w:val="left"/>
      <w:pPr>
        <w:tabs>
          <w:tab w:val="num" w:pos="7200"/>
        </w:tabs>
        <w:ind w:left="7200" w:hanging="360"/>
      </w:pPr>
      <w:rPr>
        <w:rFonts w:cs="Times New Roman"/>
      </w:rPr>
    </w:lvl>
    <w:lvl w:ilvl="8" w:tplc="0409001B">
      <w:start w:val="1"/>
      <w:numFmt w:val="lowerRoman"/>
      <w:lvlText w:val="%9."/>
      <w:lvlJc w:val="right"/>
      <w:pPr>
        <w:tabs>
          <w:tab w:val="num" w:pos="7920"/>
        </w:tabs>
        <w:ind w:left="7920" w:hanging="180"/>
      </w:pPr>
      <w:rPr>
        <w:rFonts w:cs="Times New Roman"/>
      </w:rPr>
    </w:lvl>
  </w:abstractNum>
  <w:abstractNum w:abstractNumId="22">
    <w:nsid w:val="4A316EBA"/>
    <w:multiLevelType w:val="hybridMultilevel"/>
    <w:tmpl w:val="CED2E434"/>
    <w:lvl w:ilvl="0" w:tplc="CEFAE6E0">
      <w:start w:val="4"/>
      <w:numFmt w:val="hebrew1"/>
      <w:lvlText w:val="%1."/>
      <w:lvlJc w:val="left"/>
      <w:pPr>
        <w:tabs>
          <w:tab w:val="num" w:pos="2200"/>
        </w:tabs>
        <w:ind w:left="2200" w:hanging="360"/>
      </w:pPr>
      <w:rPr>
        <w:rFonts w:cs="Times New Roman" w:hint="cs"/>
        <w:sz w:val="2"/>
        <w:szCs w:val="20"/>
      </w:rPr>
    </w:lvl>
    <w:lvl w:ilvl="1" w:tplc="040D0019">
      <w:start w:val="1"/>
      <w:numFmt w:val="lowerLetter"/>
      <w:lvlText w:val="%2."/>
      <w:lvlJc w:val="left"/>
      <w:pPr>
        <w:tabs>
          <w:tab w:val="num" w:pos="2920"/>
        </w:tabs>
        <w:ind w:left="2920" w:hanging="360"/>
      </w:pPr>
      <w:rPr>
        <w:rFonts w:cs="Times New Roman"/>
      </w:rPr>
    </w:lvl>
    <w:lvl w:ilvl="2" w:tplc="040D001B">
      <w:start w:val="1"/>
      <w:numFmt w:val="lowerRoman"/>
      <w:lvlText w:val="%3."/>
      <w:lvlJc w:val="right"/>
      <w:pPr>
        <w:tabs>
          <w:tab w:val="num" w:pos="3640"/>
        </w:tabs>
        <w:ind w:left="3640" w:hanging="180"/>
      </w:pPr>
      <w:rPr>
        <w:rFonts w:cs="Times New Roman"/>
      </w:rPr>
    </w:lvl>
    <w:lvl w:ilvl="3" w:tplc="040D000F">
      <w:start w:val="1"/>
      <w:numFmt w:val="decimal"/>
      <w:lvlText w:val="%4."/>
      <w:lvlJc w:val="left"/>
      <w:pPr>
        <w:tabs>
          <w:tab w:val="num" w:pos="4360"/>
        </w:tabs>
        <w:ind w:left="4360" w:hanging="360"/>
      </w:pPr>
      <w:rPr>
        <w:rFonts w:cs="Times New Roman"/>
      </w:rPr>
    </w:lvl>
    <w:lvl w:ilvl="4" w:tplc="040D0019">
      <w:start w:val="1"/>
      <w:numFmt w:val="lowerLetter"/>
      <w:lvlText w:val="%5."/>
      <w:lvlJc w:val="left"/>
      <w:pPr>
        <w:tabs>
          <w:tab w:val="num" w:pos="5080"/>
        </w:tabs>
        <w:ind w:left="5080" w:hanging="360"/>
      </w:pPr>
      <w:rPr>
        <w:rFonts w:cs="Times New Roman"/>
      </w:rPr>
    </w:lvl>
    <w:lvl w:ilvl="5" w:tplc="040D001B">
      <w:start w:val="1"/>
      <w:numFmt w:val="lowerRoman"/>
      <w:lvlText w:val="%6."/>
      <w:lvlJc w:val="right"/>
      <w:pPr>
        <w:tabs>
          <w:tab w:val="num" w:pos="5800"/>
        </w:tabs>
        <w:ind w:left="5800" w:hanging="180"/>
      </w:pPr>
      <w:rPr>
        <w:rFonts w:cs="Times New Roman"/>
      </w:rPr>
    </w:lvl>
    <w:lvl w:ilvl="6" w:tplc="040D000F">
      <w:start w:val="1"/>
      <w:numFmt w:val="decimal"/>
      <w:lvlText w:val="%7."/>
      <w:lvlJc w:val="left"/>
      <w:pPr>
        <w:tabs>
          <w:tab w:val="num" w:pos="6520"/>
        </w:tabs>
        <w:ind w:left="6520" w:hanging="360"/>
      </w:pPr>
      <w:rPr>
        <w:rFonts w:cs="Times New Roman"/>
      </w:rPr>
    </w:lvl>
    <w:lvl w:ilvl="7" w:tplc="040D0019">
      <w:start w:val="1"/>
      <w:numFmt w:val="lowerLetter"/>
      <w:lvlText w:val="%8."/>
      <w:lvlJc w:val="left"/>
      <w:pPr>
        <w:tabs>
          <w:tab w:val="num" w:pos="7240"/>
        </w:tabs>
        <w:ind w:left="7240" w:hanging="360"/>
      </w:pPr>
      <w:rPr>
        <w:rFonts w:cs="Times New Roman"/>
      </w:rPr>
    </w:lvl>
    <w:lvl w:ilvl="8" w:tplc="040D001B">
      <w:start w:val="1"/>
      <w:numFmt w:val="lowerRoman"/>
      <w:lvlText w:val="%9."/>
      <w:lvlJc w:val="right"/>
      <w:pPr>
        <w:tabs>
          <w:tab w:val="num" w:pos="7960"/>
        </w:tabs>
        <w:ind w:left="7960" w:hanging="180"/>
      </w:pPr>
      <w:rPr>
        <w:rFonts w:cs="Times New Roman"/>
      </w:rPr>
    </w:lvl>
  </w:abstractNum>
  <w:abstractNum w:abstractNumId="23">
    <w:nsid w:val="5A7B586E"/>
    <w:multiLevelType w:val="multilevel"/>
    <w:tmpl w:val="6C9030F2"/>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24">
    <w:nsid w:val="5BD8380C"/>
    <w:multiLevelType w:val="singleLevel"/>
    <w:tmpl w:val="3D5C77E8"/>
    <w:lvl w:ilvl="0">
      <w:start w:val="1"/>
      <w:numFmt w:val="hebrew1"/>
      <w:lvlText w:val="%1."/>
      <w:lvlJc w:val="left"/>
      <w:pPr>
        <w:tabs>
          <w:tab w:val="num" w:pos="2160"/>
        </w:tabs>
        <w:ind w:left="2160" w:hanging="720"/>
      </w:pPr>
      <w:rPr>
        <w:rFonts w:cs="David" w:hint="cs"/>
        <w:sz w:val="2"/>
        <w:szCs w:val="24"/>
      </w:rPr>
    </w:lvl>
  </w:abstractNum>
  <w:abstractNum w:abstractNumId="25">
    <w:nsid w:val="5C614206"/>
    <w:multiLevelType w:val="singleLevel"/>
    <w:tmpl w:val="56903582"/>
    <w:lvl w:ilvl="0">
      <w:start w:val="1"/>
      <w:numFmt w:val="decimal"/>
      <w:lvlText w:val="%1."/>
      <w:lvlJc w:val="left"/>
      <w:pPr>
        <w:tabs>
          <w:tab w:val="num" w:pos="720"/>
        </w:tabs>
        <w:ind w:left="720" w:hanging="720"/>
      </w:pPr>
      <w:rPr>
        <w:rFonts w:cs="David" w:hint="cs"/>
        <w:szCs w:val="24"/>
      </w:rPr>
    </w:lvl>
  </w:abstractNum>
  <w:abstractNum w:abstractNumId="26">
    <w:nsid w:val="5D666690"/>
    <w:multiLevelType w:val="hybridMultilevel"/>
    <w:tmpl w:val="2F7AA44A"/>
    <w:lvl w:ilvl="0" w:tplc="04090013">
      <w:start w:val="1"/>
      <w:numFmt w:val="hebrew1"/>
      <w:lvlText w:val="%1."/>
      <w:lvlJc w:val="center"/>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7">
    <w:nsid w:val="62D14626"/>
    <w:multiLevelType w:val="hybridMultilevel"/>
    <w:tmpl w:val="291A20D0"/>
    <w:lvl w:ilvl="0" w:tplc="EE446D4A">
      <w:start w:val="1"/>
      <w:numFmt w:val="hebrew1"/>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8">
    <w:nsid w:val="6D6924D2"/>
    <w:multiLevelType w:val="hybridMultilevel"/>
    <w:tmpl w:val="7E364844"/>
    <w:lvl w:ilvl="0" w:tplc="B1BC10D4">
      <w:start w:val="1"/>
      <w:numFmt w:val="hebrew1"/>
      <w:lvlText w:val="%1."/>
      <w:lvlJc w:val="left"/>
      <w:pPr>
        <w:tabs>
          <w:tab w:val="num" w:pos="2160"/>
        </w:tabs>
        <w:ind w:left="2160" w:hanging="720"/>
      </w:pPr>
      <w:rPr>
        <w:rFonts w:cs="David" w:hint="cs"/>
        <w:sz w:val="2"/>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6F526AB3"/>
    <w:multiLevelType w:val="multilevel"/>
    <w:tmpl w:val="988221A6"/>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30">
    <w:nsid w:val="6F6A0800"/>
    <w:multiLevelType w:val="hybridMultilevel"/>
    <w:tmpl w:val="27EAAF8C"/>
    <w:lvl w:ilvl="0" w:tplc="469423CA">
      <w:start w:val="1"/>
      <w:numFmt w:val="hebrew1"/>
      <w:lvlText w:val="%1."/>
      <w:lvlJc w:val="left"/>
      <w:pPr>
        <w:tabs>
          <w:tab w:val="num" w:pos="1800"/>
        </w:tabs>
        <w:ind w:left="1800" w:hanging="360"/>
      </w:pPr>
      <w:rPr>
        <w:rFonts w:cs="David" w:hint="cs"/>
        <w:bCs w:val="0"/>
        <w:iCs w:val="0"/>
        <w:sz w:val="2"/>
        <w:szCs w:val="24"/>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31">
    <w:nsid w:val="716C0E85"/>
    <w:multiLevelType w:val="singleLevel"/>
    <w:tmpl w:val="92D21A0E"/>
    <w:lvl w:ilvl="0">
      <w:start w:val="2"/>
      <w:numFmt w:val="bullet"/>
      <w:lvlText w:val="-"/>
      <w:lvlJc w:val="left"/>
      <w:pPr>
        <w:tabs>
          <w:tab w:val="num" w:pos="2880"/>
        </w:tabs>
        <w:ind w:left="2880" w:hanging="720"/>
      </w:pPr>
      <w:rPr>
        <w:rFonts w:hint="default"/>
      </w:rPr>
    </w:lvl>
  </w:abstractNum>
  <w:abstractNum w:abstractNumId="32">
    <w:nsid w:val="7396096F"/>
    <w:multiLevelType w:val="hybridMultilevel"/>
    <w:tmpl w:val="1BEEC33A"/>
    <w:lvl w:ilvl="0" w:tplc="0409000F">
      <w:start w:val="1"/>
      <w:numFmt w:val="decimal"/>
      <w:lvlText w:val="%1."/>
      <w:lvlJc w:val="left"/>
      <w:pPr>
        <w:ind w:left="720" w:hanging="360"/>
      </w:pPr>
    </w:lvl>
    <w:lvl w:ilvl="1" w:tplc="04090013">
      <w:start w:val="1"/>
      <w:numFmt w:val="hebrew1"/>
      <w:lvlText w:val="%2."/>
      <w:lvlJc w:val="center"/>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75435C01"/>
    <w:multiLevelType w:val="multilevel"/>
    <w:tmpl w:val="08DC5362"/>
    <w:lvl w:ilvl="0">
      <w:start w:val="3"/>
      <w:numFmt w:val="decimal"/>
      <w:lvlText w:val="%1"/>
      <w:lvlJc w:val="left"/>
      <w:pPr>
        <w:ind w:left="360" w:hanging="360"/>
      </w:pPr>
      <w:rPr>
        <w:rFonts w:hint="default"/>
      </w:rPr>
    </w:lvl>
    <w:lvl w:ilvl="1">
      <w:start w:val="5"/>
      <w:numFmt w:val="decimal"/>
      <w:lvlText w:val="%1.%2"/>
      <w:lvlJc w:val="left"/>
      <w:pPr>
        <w:ind w:left="1269" w:hanging="360"/>
      </w:pPr>
      <w:rPr>
        <w:rFonts w:hint="default"/>
      </w:rPr>
    </w:lvl>
    <w:lvl w:ilvl="2">
      <w:start w:val="1"/>
      <w:numFmt w:val="decimal"/>
      <w:lvlText w:val="%1.%2.%3"/>
      <w:lvlJc w:val="left"/>
      <w:pPr>
        <w:ind w:left="2421" w:hanging="720"/>
      </w:pPr>
      <w:rPr>
        <w:rFonts w:hint="default"/>
      </w:rPr>
    </w:lvl>
    <w:lvl w:ilvl="3">
      <w:start w:val="1"/>
      <w:numFmt w:val="decimal"/>
      <w:lvlText w:val="%1.%2.%3.%4"/>
      <w:lvlJc w:val="left"/>
      <w:pPr>
        <w:ind w:left="3447" w:hanging="720"/>
      </w:pPr>
      <w:rPr>
        <w:rFonts w:hint="default"/>
      </w:rPr>
    </w:lvl>
    <w:lvl w:ilvl="4">
      <w:start w:val="1"/>
      <w:numFmt w:val="decimal"/>
      <w:lvlText w:val="%1.%2.%3.%4.%5"/>
      <w:lvlJc w:val="left"/>
      <w:pPr>
        <w:ind w:left="4716" w:hanging="1080"/>
      </w:pPr>
      <w:rPr>
        <w:rFonts w:hint="default"/>
      </w:rPr>
    </w:lvl>
    <w:lvl w:ilvl="5">
      <w:start w:val="1"/>
      <w:numFmt w:val="decimal"/>
      <w:lvlText w:val="%1.%2.%3.%4.%5.%6"/>
      <w:lvlJc w:val="left"/>
      <w:pPr>
        <w:ind w:left="5625" w:hanging="1080"/>
      </w:pPr>
      <w:rPr>
        <w:rFonts w:hint="default"/>
      </w:rPr>
    </w:lvl>
    <w:lvl w:ilvl="6">
      <w:start w:val="1"/>
      <w:numFmt w:val="decimal"/>
      <w:lvlText w:val="%1.%2.%3.%4.%5.%6.%7"/>
      <w:lvlJc w:val="left"/>
      <w:pPr>
        <w:ind w:left="6894" w:hanging="1440"/>
      </w:pPr>
      <w:rPr>
        <w:rFonts w:hint="default"/>
      </w:rPr>
    </w:lvl>
    <w:lvl w:ilvl="7">
      <w:start w:val="1"/>
      <w:numFmt w:val="decimal"/>
      <w:lvlText w:val="%1.%2.%3.%4.%5.%6.%7.%8"/>
      <w:lvlJc w:val="left"/>
      <w:pPr>
        <w:ind w:left="7803" w:hanging="1440"/>
      </w:pPr>
      <w:rPr>
        <w:rFonts w:hint="default"/>
      </w:rPr>
    </w:lvl>
    <w:lvl w:ilvl="8">
      <w:start w:val="1"/>
      <w:numFmt w:val="decimal"/>
      <w:lvlText w:val="%1.%2.%3.%4.%5.%6.%7.%8.%9"/>
      <w:lvlJc w:val="left"/>
      <w:pPr>
        <w:ind w:left="9072" w:hanging="1800"/>
      </w:pPr>
      <w:rPr>
        <w:rFonts w:hint="default"/>
      </w:rPr>
    </w:lvl>
  </w:abstractNum>
  <w:abstractNum w:abstractNumId="34">
    <w:nsid w:val="7BA40EFF"/>
    <w:multiLevelType w:val="multilevel"/>
    <w:tmpl w:val="7C540EC8"/>
    <w:lvl w:ilvl="0">
      <w:start w:val="1"/>
      <w:numFmt w:val="decimal"/>
      <w:isLgl/>
      <w:lvlText w:val="%1."/>
      <w:lvlJc w:val="center"/>
      <w:pPr>
        <w:tabs>
          <w:tab w:val="num" w:pos="360"/>
        </w:tabs>
        <w:ind w:left="360" w:hanging="72"/>
      </w:pPr>
      <w:rPr>
        <w:rFonts w:cs="Times New Roman" w:hint="default"/>
      </w:rPr>
    </w:lvl>
    <w:lvl w:ilvl="1">
      <w:start w:val="1"/>
      <w:numFmt w:val="decimal"/>
      <w:isLgl/>
      <w:lvlText w:val="%1.%2"/>
      <w:lvlJc w:val="center"/>
      <w:pPr>
        <w:tabs>
          <w:tab w:val="num" w:pos="792"/>
        </w:tabs>
        <w:ind w:left="792" w:hanging="432"/>
      </w:pPr>
      <w:rPr>
        <w:rFonts w:cs="Times New Roman" w:hint="default"/>
        <w:sz w:val="24"/>
        <w:szCs w:val="24"/>
      </w:rPr>
    </w:lvl>
    <w:lvl w:ilvl="2">
      <w:start w:val="1"/>
      <w:numFmt w:val="decimal"/>
      <w:isLgl/>
      <w:lvlText w:val="%1.%2.%3."/>
      <w:lvlJc w:val="center"/>
      <w:pPr>
        <w:tabs>
          <w:tab w:val="num" w:pos="1224"/>
        </w:tabs>
        <w:ind w:left="3062" w:hanging="1928"/>
      </w:pPr>
      <w:rPr>
        <w:rFonts w:cs="Times New Roman" w:hint="default"/>
      </w:rPr>
    </w:lvl>
    <w:lvl w:ilvl="3">
      <w:start w:val="1"/>
      <w:numFmt w:val="decimal"/>
      <w:isLgl/>
      <w:lvlText w:val="%1.%2.%3.%4."/>
      <w:lvlJc w:val="right"/>
      <w:pPr>
        <w:tabs>
          <w:tab w:val="num" w:pos="1800"/>
        </w:tabs>
        <w:ind w:left="1728" w:hanging="648"/>
      </w:pPr>
      <w:rPr>
        <w:rFonts w:cs="Times New Roman" w:hint="default"/>
      </w:rPr>
    </w:lvl>
    <w:lvl w:ilvl="4">
      <w:start w:val="1"/>
      <w:numFmt w:val="decimal"/>
      <w:lvlText w:val="%1.%2.%3.%4.%5."/>
      <w:lvlJc w:val="right"/>
      <w:pPr>
        <w:tabs>
          <w:tab w:val="num" w:pos="2520"/>
        </w:tabs>
        <w:ind w:left="2232" w:hanging="792"/>
      </w:pPr>
      <w:rPr>
        <w:rFonts w:cs="Times New Roman" w:hint="default"/>
      </w:rPr>
    </w:lvl>
    <w:lvl w:ilvl="5">
      <w:start w:val="1"/>
      <w:numFmt w:val="decimal"/>
      <w:lvlText w:val="%1.%2.%3.%4.%5.%6."/>
      <w:lvlJc w:val="right"/>
      <w:pPr>
        <w:tabs>
          <w:tab w:val="num" w:pos="2880"/>
        </w:tabs>
        <w:ind w:left="2736" w:hanging="936"/>
      </w:pPr>
      <w:rPr>
        <w:rFonts w:cs="Times New Roman" w:hint="default"/>
      </w:rPr>
    </w:lvl>
    <w:lvl w:ilvl="6">
      <w:start w:val="1"/>
      <w:numFmt w:val="decimal"/>
      <w:lvlText w:val="%1.%2.%3.%4.%5.%6.%7."/>
      <w:lvlJc w:val="right"/>
      <w:pPr>
        <w:tabs>
          <w:tab w:val="num" w:pos="3600"/>
        </w:tabs>
        <w:ind w:left="3240" w:hanging="1080"/>
      </w:pPr>
      <w:rPr>
        <w:rFonts w:cs="Times New Roman" w:hint="default"/>
      </w:rPr>
    </w:lvl>
    <w:lvl w:ilvl="7">
      <w:start w:val="1"/>
      <w:numFmt w:val="decimal"/>
      <w:lvlText w:val="%1.%2.%3.%4.%5.%6.%7.%8."/>
      <w:lvlJc w:val="right"/>
      <w:pPr>
        <w:tabs>
          <w:tab w:val="num" w:pos="3960"/>
        </w:tabs>
        <w:ind w:left="3744" w:hanging="1224"/>
      </w:pPr>
      <w:rPr>
        <w:rFonts w:cs="Times New Roman" w:hint="default"/>
      </w:rPr>
    </w:lvl>
    <w:lvl w:ilvl="8">
      <w:start w:val="1"/>
      <w:numFmt w:val="decimal"/>
      <w:lvlText w:val="%1.%2.%3.%4.%5.%6.%7.%8.%9."/>
      <w:lvlJc w:val="right"/>
      <w:pPr>
        <w:tabs>
          <w:tab w:val="num" w:pos="4680"/>
        </w:tabs>
        <w:ind w:left="4320" w:hanging="1440"/>
      </w:pPr>
      <w:rPr>
        <w:rFonts w:cs="Times New Roman" w:hint="default"/>
      </w:rPr>
    </w:lvl>
  </w:abstractNum>
  <w:abstractNum w:abstractNumId="35">
    <w:nsid w:val="7E9A36A8"/>
    <w:multiLevelType w:val="hybridMultilevel"/>
    <w:tmpl w:val="26281C36"/>
    <w:lvl w:ilvl="0" w:tplc="7B90EAD2">
      <w:start w:val="1"/>
      <w:numFmt w:val="hebrew1"/>
      <w:lvlText w:val="%1."/>
      <w:lvlJc w:val="left"/>
      <w:pPr>
        <w:tabs>
          <w:tab w:val="num" w:pos="2160"/>
        </w:tabs>
        <w:ind w:left="2160" w:hanging="720"/>
      </w:pPr>
      <w:rPr>
        <w:rFonts w:cs="David" w:hint="cs"/>
        <w:sz w:val="2"/>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nsid w:val="7F5F38B8"/>
    <w:multiLevelType w:val="hybridMultilevel"/>
    <w:tmpl w:val="A4E22006"/>
    <w:lvl w:ilvl="0" w:tplc="0FC43F44">
      <w:start w:val="3"/>
      <w:numFmt w:val="bullet"/>
      <w:lvlText w:val="-"/>
      <w:lvlJc w:val="left"/>
      <w:pPr>
        <w:tabs>
          <w:tab w:val="num" w:pos="2880"/>
        </w:tabs>
        <w:ind w:left="2880" w:hanging="720"/>
      </w:pPr>
      <w:rPr>
        <w:rFonts w:ascii="Times New Roman" w:eastAsia="Times New Roman" w:hAnsi="Times New Roman" w:hint="default"/>
      </w:rPr>
    </w:lvl>
    <w:lvl w:ilvl="1" w:tplc="040D0003">
      <w:start w:val="1"/>
      <w:numFmt w:val="bullet"/>
      <w:lvlText w:val="o"/>
      <w:lvlJc w:val="left"/>
      <w:pPr>
        <w:tabs>
          <w:tab w:val="num" w:pos="3240"/>
        </w:tabs>
        <w:ind w:left="3240" w:hanging="360"/>
      </w:pPr>
      <w:rPr>
        <w:rFonts w:ascii="Courier New" w:hAnsi="Courier New" w:hint="default"/>
      </w:rPr>
    </w:lvl>
    <w:lvl w:ilvl="2" w:tplc="040D0005">
      <w:start w:val="1"/>
      <w:numFmt w:val="bullet"/>
      <w:lvlText w:val=""/>
      <w:lvlJc w:val="left"/>
      <w:pPr>
        <w:tabs>
          <w:tab w:val="num" w:pos="3960"/>
        </w:tabs>
        <w:ind w:left="3960" w:hanging="360"/>
      </w:pPr>
      <w:rPr>
        <w:rFonts w:ascii="Wingdings" w:hAnsi="Wingdings" w:hint="default"/>
      </w:rPr>
    </w:lvl>
    <w:lvl w:ilvl="3" w:tplc="040D0001">
      <w:start w:val="1"/>
      <w:numFmt w:val="bullet"/>
      <w:lvlText w:val=""/>
      <w:lvlJc w:val="left"/>
      <w:pPr>
        <w:tabs>
          <w:tab w:val="num" w:pos="4680"/>
        </w:tabs>
        <w:ind w:left="4680" w:hanging="360"/>
      </w:pPr>
      <w:rPr>
        <w:rFonts w:ascii="Symbol" w:hAnsi="Symbol" w:hint="default"/>
      </w:rPr>
    </w:lvl>
    <w:lvl w:ilvl="4" w:tplc="040D0003">
      <w:start w:val="1"/>
      <w:numFmt w:val="bullet"/>
      <w:lvlText w:val="o"/>
      <w:lvlJc w:val="left"/>
      <w:pPr>
        <w:tabs>
          <w:tab w:val="num" w:pos="5400"/>
        </w:tabs>
        <w:ind w:left="5400" w:hanging="360"/>
      </w:pPr>
      <w:rPr>
        <w:rFonts w:ascii="Courier New" w:hAnsi="Courier New" w:hint="default"/>
      </w:rPr>
    </w:lvl>
    <w:lvl w:ilvl="5" w:tplc="040D0005">
      <w:start w:val="1"/>
      <w:numFmt w:val="bullet"/>
      <w:lvlText w:val=""/>
      <w:lvlJc w:val="left"/>
      <w:pPr>
        <w:tabs>
          <w:tab w:val="num" w:pos="6120"/>
        </w:tabs>
        <w:ind w:left="6120" w:hanging="360"/>
      </w:pPr>
      <w:rPr>
        <w:rFonts w:ascii="Wingdings" w:hAnsi="Wingdings" w:hint="default"/>
      </w:rPr>
    </w:lvl>
    <w:lvl w:ilvl="6" w:tplc="040D0001">
      <w:start w:val="1"/>
      <w:numFmt w:val="bullet"/>
      <w:lvlText w:val=""/>
      <w:lvlJc w:val="left"/>
      <w:pPr>
        <w:tabs>
          <w:tab w:val="num" w:pos="6840"/>
        </w:tabs>
        <w:ind w:left="6840" w:hanging="360"/>
      </w:pPr>
      <w:rPr>
        <w:rFonts w:ascii="Symbol" w:hAnsi="Symbol" w:hint="default"/>
      </w:rPr>
    </w:lvl>
    <w:lvl w:ilvl="7" w:tplc="040D0003">
      <w:start w:val="1"/>
      <w:numFmt w:val="bullet"/>
      <w:lvlText w:val="o"/>
      <w:lvlJc w:val="left"/>
      <w:pPr>
        <w:tabs>
          <w:tab w:val="num" w:pos="7560"/>
        </w:tabs>
        <w:ind w:left="7560" w:hanging="360"/>
      </w:pPr>
      <w:rPr>
        <w:rFonts w:ascii="Courier New" w:hAnsi="Courier New" w:hint="default"/>
      </w:rPr>
    </w:lvl>
    <w:lvl w:ilvl="8" w:tplc="040D0005">
      <w:start w:val="1"/>
      <w:numFmt w:val="bullet"/>
      <w:lvlText w:val=""/>
      <w:lvlJc w:val="left"/>
      <w:pPr>
        <w:tabs>
          <w:tab w:val="num" w:pos="8280"/>
        </w:tabs>
        <w:ind w:left="8280" w:hanging="360"/>
      </w:pPr>
      <w:rPr>
        <w:rFonts w:ascii="Wingdings" w:hAnsi="Wingdings" w:hint="default"/>
      </w:rPr>
    </w:lvl>
  </w:abstractNum>
  <w:num w:numId="1">
    <w:abstractNumId w:val="34"/>
  </w:num>
  <w:num w:numId="2">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1"/>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3"/>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36"/>
  </w:num>
  <w:num w:numId="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20"/>
  </w:num>
  <w:num w:numId="13">
    <w:abstractNumId w:val="3"/>
  </w:num>
  <w:num w:numId="14">
    <w:abstractNumId w:val="13"/>
  </w:num>
  <w:num w:numId="15">
    <w:abstractNumId w:val="23"/>
  </w:num>
  <w:num w:numId="16">
    <w:abstractNumId w:val="36"/>
  </w:num>
  <w:num w:numId="17">
    <w:abstractNumId w:val="6"/>
  </w:num>
  <w:num w:numId="18">
    <w:abstractNumId w:val="10"/>
  </w:num>
  <w:num w:numId="19">
    <w:abstractNumId w:val="15"/>
  </w:num>
  <w:num w:numId="20">
    <w:abstractNumId w:val="14"/>
  </w:num>
  <w:num w:numId="21">
    <w:abstractNumId w:val="18"/>
  </w:num>
  <w:num w:numId="22">
    <w:abstractNumId w:val="17"/>
  </w:num>
  <w:num w:numId="2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8"/>
    <w:lvlOverride w:ilvl="0">
      <w:startOverride w:val="1"/>
    </w:lvlOverride>
    <w:lvlOverride w:ilvl="1"/>
    <w:lvlOverride w:ilvl="2"/>
    <w:lvlOverride w:ilvl="3"/>
    <w:lvlOverride w:ilvl="4"/>
    <w:lvlOverride w:ilvl="5"/>
    <w:lvlOverride w:ilvl="6"/>
    <w:lvlOverride w:ilvl="7"/>
    <w:lvlOverride w:ilvl="8"/>
  </w:num>
  <w:num w:numId="26">
    <w:abstractNumId w:val="29"/>
  </w:num>
  <w:num w:numId="27">
    <w:abstractNumId w:val="2"/>
  </w:num>
  <w:num w:numId="28">
    <w:abstractNumId w:val="22"/>
  </w:num>
  <w:num w:numId="29">
    <w:abstractNumId w:val="19"/>
  </w:num>
  <w:num w:numId="30">
    <w:abstractNumId w:val="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0"/>
  </w:num>
  <w:num w:numId="32">
    <w:abstractNumId w:val="12"/>
  </w:num>
  <w:num w:numId="33">
    <w:abstractNumId w:val="4"/>
  </w:num>
  <w:num w:numId="34">
    <w:abstractNumId w:val="5"/>
  </w:num>
  <w:num w:numId="35">
    <w:abstractNumId w:val="7"/>
  </w:num>
  <w:num w:numId="36">
    <w:abstractNumId w:val="30"/>
  </w:num>
  <w:num w:numId="3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36"/>
  </w:num>
  <w:num w:numId="39">
    <w:abstractNumId w:val="24"/>
  </w:num>
  <w:num w:numId="40">
    <w:abstractNumId w:val="31"/>
  </w:num>
  <w:num w:numId="41">
    <w:abstractNumId w:val="27"/>
  </w:num>
  <w:num w:numId="42">
    <w:abstractNumId w:val="28"/>
  </w:num>
  <w:num w:numId="43">
    <w:abstractNumId w:val="35"/>
  </w:num>
  <w:num w:numId="44">
    <w:abstractNumId w:val="11"/>
  </w:num>
  <w:num w:numId="45">
    <w:abstractNumId w:val="26"/>
  </w:num>
  <w:num w:numId="46">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abstractNumId w:val="32"/>
  </w:num>
  <w:num w:numId="48">
    <w:abstractNumId w:val="25"/>
  </w:num>
  <w:num w:numId="49">
    <w:abstractNumId w:val="33"/>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גרמן קגנובסקי">
    <w15:presenceInfo w15:providerId="AD" w15:userId="S-1-5-21-1915107579-1707952165-794563710-2719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defaultTabStop w:val="720"/>
  <w:characterSpacingControl w:val="doNotCompress"/>
  <w:hdrShapeDefaults>
    <o:shapedefaults v:ext="edit" spidmax="8193"/>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2177"/>
    <w:rsid w:val="00011EF4"/>
    <w:rsid w:val="000300FA"/>
    <w:rsid w:val="00047BB3"/>
    <w:rsid w:val="000555DD"/>
    <w:rsid w:val="00134C85"/>
    <w:rsid w:val="001835AB"/>
    <w:rsid w:val="001A0C3C"/>
    <w:rsid w:val="001A69D5"/>
    <w:rsid w:val="00214ACF"/>
    <w:rsid w:val="00272745"/>
    <w:rsid w:val="002B2234"/>
    <w:rsid w:val="002D061C"/>
    <w:rsid w:val="00302486"/>
    <w:rsid w:val="004751C6"/>
    <w:rsid w:val="004D7130"/>
    <w:rsid w:val="004E32D2"/>
    <w:rsid w:val="005111E6"/>
    <w:rsid w:val="00521A6A"/>
    <w:rsid w:val="005236CE"/>
    <w:rsid w:val="005475D8"/>
    <w:rsid w:val="00552E11"/>
    <w:rsid w:val="00553085"/>
    <w:rsid w:val="00590FDD"/>
    <w:rsid w:val="005A2AFA"/>
    <w:rsid w:val="005D6301"/>
    <w:rsid w:val="00666119"/>
    <w:rsid w:val="006E2F5A"/>
    <w:rsid w:val="0072103C"/>
    <w:rsid w:val="007835AC"/>
    <w:rsid w:val="00853FB4"/>
    <w:rsid w:val="0088392C"/>
    <w:rsid w:val="008C64C6"/>
    <w:rsid w:val="00914931"/>
    <w:rsid w:val="00942177"/>
    <w:rsid w:val="00983C40"/>
    <w:rsid w:val="009F0A08"/>
    <w:rsid w:val="00A42271"/>
    <w:rsid w:val="00AF234B"/>
    <w:rsid w:val="00B16B3E"/>
    <w:rsid w:val="00B2688C"/>
    <w:rsid w:val="00BD72C4"/>
    <w:rsid w:val="00BE17B4"/>
    <w:rsid w:val="00BE7CE3"/>
    <w:rsid w:val="00C30116"/>
    <w:rsid w:val="00CF334C"/>
    <w:rsid w:val="00D02A03"/>
    <w:rsid w:val="00D12751"/>
    <w:rsid w:val="00D26112"/>
    <w:rsid w:val="00D50BD5"/>
    <w:rsid w:val="00D71528"/>
    <w:rsid w:val="00D938FF"/>
    <w:rsid w:val="00DE1018"/>
    <w:rsid w:val="00E078A7"/>
    <w:rsid w:val="00E679C7"/>
    <w:rsid w:val="00EC37B6"/>
    <w:rsid w:val="00ED2E20"/>
    <w:rsid w:val="00EF1348"/>
    <w:rsid w:val="00F16906"/>
    <w:rsid w:val="00F83811"/>
    <w:rsid w:val="00FE4D87"/>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6C717CBA"/>
  <w15:chartTrackingRefBased/>
  <w15:docId w15:val="{BF74B9BF-3009-489E-B8BE-1E70260E7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475D8"/>
    <w:pPr>
      <w:bidi/>
      <w:spacing w:before="100" w:beforeAutospacing="1" w:after="100" w:afterAutospacing="1" w:line="720" w:lineRule="auto"/>
    </w:pPr>
    <w:rPr>
      <w:rFonts w:cs="David"/>
      <w:szCs w:val="24"/>
    </w:rPr>
  </w:style>
  <w:style w:type="paragraph" w:styleId="Heading1">
    <w:name w:val="heading 1"/>
    <w:basedOn w:val="Normal"/>
    <w:next w:val="Normal"/>
    <w:link w:val="Heading1Char"/>
    <w:qFormat/>
    <w:rsid w:val="002B2234"/>
    <w:pPr>
      <w:keepNext/>
      <w:widowControl w:val="0"/>
      <w:bidi w:val="0"/>
      <w:spacing w:before="240" w:beforeAutospacing="0" w:after="60" w:afterAutospacing="0" w:line="240" w:lineRule="auto"/>
      <w:outlineLvl w:val="0"/>
    </w:pPr>
    <w:rPr>
      <w:rFonts w:ascii="Calibri Light" w:eastAsia="Times New Roman" w:hAnsi="Calibri Light" w:cs="Times New Roman"/>
      <w:b/>
      <w:bCs/>
      <w:kern w:val="32"/>
      <w:sz w:val="32"/>
      <w:szCs w:val="32"/>
      <w:lang w:eastAsia="he-IL"/>
    </w:rPr>
  </w:style>
  <w:style w:type="paragraph" w:styleId="Heading2">
    <w:name w:val="heading 2"/>
    <w:basedOn w:val="Normal"/>
    <w:next w:val="Normal"/>
    <w:link w:val="Heading2Char"/>
    <w:qFormat/>
    <w:rsid w:val="002B2234"/>
    <w:pPr>
      <w:keepNext/>
      <w:spacing w:before="0" w:beforeAutospacing="0" w:after="0" w:afterAutospacing="0" w:line="240" w:lineRule="auto"/>
      <w:jc w:val="center"/>
      <w:outlineLvl w:val="1"/>
    </w:pPr>
    <w:rPr>
      <w:rFonts w:ascii="Times New Roman" w:eastAsia="Times New Roman" w:hAnsi="Times New Roman"/>
      <w:b/>
      <w:bCs/>
      <w:sz w:val="24"/>
      <w:u w:val="single"/>
      <w:lang w:eastAsia="he-IL"/>
    </w:rPr>
  </w:style>
  <w:style w:type="paragraph" w:styleId="Heading3">
    <w:name w:val="heading 3"/>
    <w:basedOn w:val="Normal"/>
    <w:next w:val="Normal"/>
    <w:link w:val="Heading3Char"/>
    <w:qFormat/>
    <w:rsid w:val="002B2234"/>
    <w:pPr>
      <w:keepNext/>
      <w:spacing w:before="0" w:beforeAutospacing="0" w:after="0" w:afterAutospacing="0" w:line="240" w:lineRule="auto"/>
      <w:jc w:val="center"/>
      <w:outlineLvl w:val="2"/>
    </w:pPr>
    <w:rPr>
      <w:rFonts w:ascii="Times New Roman" w:eastAsia="Times New Roman" w:hAnsi="Times New Roman"/>
      <w:sz w:val="24"/>
      <w:u w:val="single"/>
      <w:lang w:eastAsia="he-IL"/>
    </w:rPr>
  </w:style>
  <w:style w:type="paragraph" w:styleId="Heading4">
    <w:name w:val="heading 4"/>
    <w:basedOn w:val="Normal"/>
    <w:next w:val="Normal"/>
    <w:link w:val="Heading4Char"/>
    <w:qFormat/>
    <w:rsid w:val="002B2234"/>
    <w:pPr>
      <w:keepNext/>
      <w:widowControl w:val="0"/>
      <w:bidi w:val="0"/>
      <w:spacing w:before="240" w:beforeAutospacing="0" w:after="60" w:afterAutospacing="0" w:line="240" w:lineRule="auto"/>
      <w:outlineLvl w:val="3"/>
    </w:pPr>
    <w:rPr>
      <w:rFonts w:ascii="Calibri" w:eastAsia="Times New Roman" w:hAnsi="Calibri" w:cs="Arial"/>
      <w:b/>
      <w:bCs/>
      <w:sz w:val="28"/>
      <w:szCs w:val="28"/>
      <w:lang w:eastAsia="he-IL"/>
    </w:rPr>
  </w:style>
  <w:style w:type="paragraph" w:styleId="Heading5">
    <w:name w:val="heading 5"/>
    <w:basedOn w:val="Normal"/>
    <w:next w:val="Normal"/>
    <w:link w:val="Heading5Char"/>
    <w:qFormat/>
    <w:rsid w:val="002B2234"/>
    <w:pPr>
      <w:widowControl w:val="0"/>
      <w:bidi w:val="0"/>
      <w:spacing w:before="240" w:beforeAutospacing="0" w:after="60" w:afterAutospacing="0" w:line="240" w:lineRule="auto"/>
      <w:outlineLvl w:val="4"/>
    </w:pPr>
    <w:rPr>
      <w:rFonts w:ascii="Times New Roman" w:eastAsia="Times New Roman" w:hAnsi="Times New Roman"/>
      <w:b/>
      <w:bCs/>
      <w:i/>
      <w:iCs/>
      <w:sz w:val="26"/>
      <w:szCs w:val="26"/>
      <w:lang w:eastAsia="he-IL"/>
    </w:rPr>
  </w:style>
  <w:style w:type="paragraph" w:styleId="Heading6">
    <w:name w:val="heading 6"/>
    <w:basedOn w:val="Normal"/>
    <w:next w:val="Normal"/>
    <w:link w:val="Heading6Char"/>
    <w:qFormat/>
    <w:rsid w:val="001835AB"/>
    <w:pPr>
      <w:keepNext/>
      <w:widowControl w:val="0"/>
      <w:spacing w:before="0" w:beforeAutospacing="0" w:after="0" w:afterAutospacing="0" w:line="240" w:lineRule="auto"/>
      <w:jc w:val="both"/>
      <w:outlineLvl w:val="5"/>
    </w:pPr>
    <w:rPr>
      <w:rFonts w:ascii="Times New Roman" w:eastAsia="Times New Roman" w:hAnsi="Times New Roman"/>
      <w:sz w:val="20"/>
      <w:u w:val="single"/>
      <w:lang w:eastAsia="he-IL"/>
    </w:rPr>
  </w:style>
  <w:style w:type="paragraph" w:styleId="Heading7">
    <w:name w:val="heading 7"/>
    <w:basedOn w:val="Normal"/>
    <w:next w:val="Normal"/>
    <w:link w:val="Heading7Char"/>
    <w:qFormat/>
    <w:rsid w:val="001835AB"/>
    <w:pPr>
      <w:keepNext/>
      <w:widowControl w:val="0"/>
      <w:spacing w:before="0" w:beforeAutospacing="0" w:after="0" w:afterAutospacing="0" w:line="240" w:lineRule="auto"/>
      <w:ind w:right="5760"/>
      <w:jc w:val="both"/>
      <w:outlineLvl w:val="6"/>
    </w:pPr>
    <w:rPr>
      <w:rFonts w:ascii="Times New Roman" w:eastAsia="Times New Roman" w:hAnsi="Times New Roman"/>
      <w:sz w:val="20"/>
      <w:lang w:eastAsia="he-IL"/>
    </w:rPr>
  </w:style>
  <w:style w:type="paragraph" w:styleId="Heading8">
    <w:name w:val="heading 8"/>
    <w:basedOn w:val="Normal"/>
    <w:next w:val="Normal"/>
    <w:link w:val="Heading8Char"/>
    <w:qFormat/>
    <w:rsid w:val="001835AB"/>
    <w:pPr>
      <w:keepNext/>
      <w:widowControl w:val="0"/>
      <w:spacing w:before="0" w:beforeAutospacing="0" w:after="0" w:afterAutospacing="0" w:line="240" w:lineRule="auto"/>
      <w:ind w:firstLine="720"/>
      <w:jc w:val="both"/>
      <w:outlineLvl w:val="7"/>
    </w:pPr>
    <w:rPr>
      <w:rFonts w:ascii="Times New Roman" w:eastAsia="Times New Roman" w:hAnsi="Times New Roman"/>
      <w:color w:val="339966"/>
      <w:sz w:val="20"/>
      <w:lang w:eastAsia="he-IL"/>
    </w:rPr>
  </w:style>
  <w:style w:type="paragraph" w:styleId="Heading9">
    <w:name w:val="heading 9"/>
    <w:basedOn w:val="Normal"/>
    <w:next w:val="Normal"/>
    <w:link w:val="Heading9Char"/>
    <w:qFormat/>
    <w:rsid w:val="001835AB"/>
    <w:pPr>
      <w:keepNext/>
      <w:widowControl w:val="0"/>
      <w:spacing w:before="0" w:beforeAutospacing="0" w:after="0" w:afterAutospacing="0" w:line="240" w:lineRule="auto"/>
      <w:jc w:val="both"/>
      <w:outlineLvl w:val="8"/>
    </w:pPr>
    <w:rPr>
      <w:rFonts w:ascii="Times New Roman" w:eastAsia="Times New Roman" w:hAnsi="Times New Roman"/>
      <w:bCs/>
      <w:sz w:val="20"/>
      <w:u w:val="single"/>
      <w:lang w:eastAsia="he-I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AF234B"/>
    <w:pPr>
      <w:tabs>
        <w:tab w:val="center" w:pos="4153"/>
        <w:tab w:val="right" w:pos="8306"/>
      </w:tabs>
      <w:spacing w:before="0" w:after="0" w:line="240" w:lineRule="auto"/>
    </w:pPr>
  </w:style>
  <w:style w:type="character" w:customStyle="1" w:styleId="HeaderChar">
    <w:name w:val="Header Char"/>
    <w:basedOn w:val="DefaultParagraphFont"/>
    <w:link w:val="Header"/>
    <w:rsid w:val="00AF234B"/>
  </w:style>
  <w:style w:type="paragraph" w:styleId="Footer">
    <w:name w:val="footer"/>
    <w:basedOn w:val="Normal"/>
    <w:link w:val="FooterChar"/>
    <w:unhideWhenUsed/>
    <w:rsid w:val="00AF234B"/>
    <w:pPr>
      <w:tabs>
        <w:tab w:val="center" w:pos="4153"/>
        <w:tab w:val="right" w:pos="8306"/>
      </w:tabs>
      <w:spacing w:before="0" w:after="0" w:line="240" w:lineRule="auto"/>
    </w:pPr>
  </w:style>
  <w:style w:type="character" w:customStyle="1" w:styleId="FooterChar">
    <w:name w:val="Footer Char"/>
    <w:basedOn w:val="DefaultParagraphFont"/>
    <w:link w:val="Footer"/>
    <w:rsid w:val="00AF234B"/>
  </w:style>
  <w:style w:type="character" w:styleId="PlaceholderText">
    <w:name w:val="Placeholder Text"/>
    <w:basedOn w:val="DefaultParagraphFont"/>
    <w:uiPriority w:val="99"/>
    <w:semiHidden/>
    <w:rsid w:val="00552E11"/>
    <w:rPr>
      <w:color w:val="808080"/>
    </w:rPr>
  </w:style>
  <w:style w:type="table" w:styleId="TableGrid">
    <w:name w:val="Table Grid"/>
    <w:basedOn w:val="TableNormal"/>
    <w:uiPriority w:val="39"/>
    <w:rsid w:val="001A0C3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AutoFields">
    <w:name w:val="AutoFields"/>
    <w:basedOn w:val="Footer"/>
    <w:link w:val="AutoFieldsChar"/>
    <w:qFormat/>
    <w:rsid w:val="00D12751"/>
    <w:pPr>
      <w:spacing w:before="100" w:after="100"/>
    </w:pPr>
    <w:rPr>
      <w:rFonts w:ascii="David" w:hAnsi="David"/>
      <w:color w:val="0070C0"/>
      <w:sz w:val="20"/>
    </w:rPr>
  </w:style>
  <w:style w:type="character" w:customStyle="1" w:styleId="AutoFieldsChar">
    <w:name w:val="AutoFields Char"/>
    <w:basedOn w:val="FooterChar"/>
    <w:link w:val="AutoFields"/>
    <w:rsid w:val="00D12751"/>
    <w:rPr>
      <w:rFonts w:ascii="David" w:hAnsi="David" w:cs="David"/>
      <w:color w:val="0070C0"/>
      <w:sz w:val="20"/>
      <w:szCs w:val="24"/>
    </w:rPr>
  </w:style>
  <w:style w:type="character" w:customStyle="1" w:styleId="Heading1Char">
    <w:name w:val="Heading 1 Char"/>
    <w:basedOn w:val="DefaultParagraphFont"/>
    <w:link w:val="Heading1"/>
    <w:rsid w:val="002B2234"/>
    <w:rPr>
      <w:rFonts w:ascii="Calibri Light" w:eastAsia="Times New Roman" w:hAnsi="Calibri Light" w:cs="Times New Roman"/>
      <w:b/>
      <w:bCs/>
      <w:kern w:val="32"/>
      <w:sz w:val="32"/>
      <w:szCs w:val="32"/>
      <w:lang w:eastAsia="he-IL"/>
    </w:rPr>
  </w:style>
  <w:style w:type="character" w:customStyle="1" w:styleId="Heading2Char">
    <w:name w:val="Heading 2 Char"/>
    <w:basedOn w:val="DefaultParagraphFont"/>
    <w:link w:val="Heading2"/>
    <w:rsid w:val="002B2234"/>
    <w:rPr>
      <w:rFonts w:ascii="Times New Roman" w:eastAsia="Times New Roman" w:hAnsi="Times New Roman" w:cs="David"/>
      <w:b/>
      <w:bCs/>
      <w:sz w:val="24"/>
      <w:szCs w:val="24"/>
      <w:u w:val="single"/>
      <w:lang w:eastAsia="he-IL"/>
    </w:rPr>
  </w:style>
  <w:style w:type="character" w:customStyle="1" w:styleId="Heading3Char">
    <w:name w:val="Heading 3 Char"/>
    <w:basedOn w:val="DefaultParagraphFont"/>
    <w:link w:val="Heading3"/>
    <w:rsid w:val="002B2234"/>
    <w:rPr>
      <w:rFonts w:ascii="Times New Roman" w:eastAsia="Times New Roman" w:hAnsi="Times New Roman" w:cs="David"/>
      <w:sz w:val="24"/>
      <w:szCs w:val="24"/>
      <w:u w:val="single"/>
      <w:lang w:eastAsia="he-IL"/>
    </w:rPr>
  </w:style>
  <w:style w:type="character" w:customStyle="1" w:styleId="Heading4Char">
    <w:name w:val="Heading 4 Char"/>
    <w:basedOn w:val="DefaultParagraphFont"/>
    <w:link w:val="Heading4"/>
    <w:rsid w:val="002B2234"/>
    <w:rPr>
      <w:rFonts w:ascii="Calibri" w:eastAsia="Times New Roman" w:hAnsi="Calibri" w:cs="Arial"/>
      <w:b/>
      <w:bCs/>
      <w:sz w:val="28"/>
      <w:szCs w:val="28"/>
      <w:lang w:eastAsia="he-IL"/>
    </w:rPr>
  </w:style>
  <w:style w:type="character" w:customStyle="1" w:styleId="Heading5Char">
    <w:name w:val="Heading 5 Char"/>
    <w:basedOn w:val="DefaultParagraphFont"/>
    <w:link w:val="Heading5"/>
    <w:rsid w:val="002B2234"/>
    <w:rPr>
      <w:rFonts w:ascii="Times New Roman" w:eastAsia="Times New Roman" w:hAnsi="Times New Roman" w:cs="David"/>
      <w:b/>
      <w:bCs/>
      <w:i/>
      <w:iCs/>
      <w:sz w:val="26"/>
      <w:szCs w:val="26"/>
      <w:lang w:eastAsia="he-IL"/>
    </w:rPr>
  </w:style>
  <w:style w:type="numbering" w:customStyle="1" w:styleId="NoList1">
    <w:name w:val="No List1"/>
    <w:next w:val="NoList"/>
    <w:semiHidden/>
    <w:rsid w:val="002B2234"/>
  </w:style>
  <w:style w:type="paragraph" w:customStyle="1" w:styleId="Heading11">
    <w:name w:val="Heading 11"/>
    <w:basedOn w:val="Normal"/>
    <w:next w:val="Normal"/>
    <w:rsid w:val="002B2234"/>
    <w:pPr>
      <w:keepNext/>
      <w:widowControl w:val="0"/>
      <w:spacing w:before="0" w:beforeAutospacing="0" w:after="0" w:afterAutospacing="0" w:line="240" w:lineRule="auto"/>
      <w:jc w:val="both"/>
      <w:outlineLvl w:val="0"/>
    </w:pPr>
    <w:rPr>
      <w:rFonts w:ascii="Times New Roman" w:eastAsia="Times New Roman" w:hAnsi="Times New Roman"/>
      <w:sz w:val="20"/>
      <w:lang w:eastAsia="he-IL"/>
    </w:rPr>
  </w:style>
  <w:style w:type="paragraph" w:customStyle="1" w:styleId="Heading21">
    <w:name w:val="Heading 21"/>
    <w:basedOn w:val="Normal"/>
    <w:next w:val="Normal"/>
    <w:rsid w:val="002B2234"/>
    <w:pPr>
      <w:keepNext/>
      <w:widowControl w:val="0"/>
      <w:spacing w:before="0" w:beforeAutospacing="0" w:after="0" w:afterAutospacing="0" w:line="240" w:lineRule="auto"/>
      <w:jc w:val="center"/>
      <w:outlineLvl w:val="1"/>
    </w:pPr>
    <w:rPr>
      <w:rFonts w:ascii="Times New Roman" w:eastAsia="Times New Roman" w:hAnsi="Times New Roman"/>
      <w:bCs/>
      <w:sz w:val="20"/>
      <w:lang w:eastAsia="he-IL"/>
    </w:rPr>
  </w:style>
  <w:style w:type="paragraph" w:customStyle="1" w:styleId="Heading31">
    <w:name w:val="Heading 31"/>
    <w:basedOn w:val="Normal"/>
    <w:next w:val="Normal"/>
    <w:rsid w:val="002B2234"/>
    <w:pPr>
      <w:keepNext/>
      <w:widowControl w:val="0"/>
      <w:spacing w:before="0" w:beforeAutospacing="0" w:after="0" w:afterAutospacing="0" w:line="240" w:lineRule="auto"/>
      <w:jc w:val="both"/>
      <w:outlineLvl w:val="2"/>
    </w:pPr>
    <w:rPr>
      <w:rFonts w:ascii="Times New Roman" w:eastAsia="Times New Roman" w:hAnsi="Times New Roman"/>
      <w:b/>
      <w:bCs/>
      <w:sz w:val="20"/>
      <w:u w:val="single"/>
      <w:lang w:eastAsia="he-IL"/>
    </w:rPr>
  </w:style>
  <w:style w:type="paragraph" w:customStyle="1" w:styleId="Heading42">
    <w:name w:val="Heading 42"/>
    <w:basedOn w:val="Normal"/>
    <w:next w:val="Normal"/>
    <w:rsid w:val="002B2234"/>
    <w:pPr>
      <w:keepNext/>
      <w:widowControl w:val="0"/>
      <w:spacing w:before="0" w:beforeAutospacing="0" w:after="0" w:afterAutospacing="0" w:line="240" w:lineRule="auto"/>
      <w:jc w:val="center"/>
      <w:outlineLvl w:val="3"/>
    </w:pPr>
    <w:rPr>
      <w:rFonts w:ascii="Times New Roman" w:eastAsia="Times New Roman" w:hAnsi="Times New Roman"/>
      <w:bCs/>
      <w:sz w:val="20"/>
      <w:u w:val="single"/>
      <w:lang w:eastAsia="he-IL"/>
    </w:rPr>
  </w:style>
  <w:style w:type="paragraph" w:customStyle="1" w:styleId="Heading51">
    <w:name w:val="Heading 51"/>
    <w:basedOn w:val="Normal"/>
    <w:next w:val="Normal"/>
    <w:rsid w:val="002B2234"/>
    <w:pPr>
      <w:keepNext/>
      <w:widowControl w:val="0"/>
      <w:spacing w:before="0" w:beforeAutospacing="0" w:after="0" w:afterAutospacing="0" w:line="240" w:lineRule="auto"/>
      <w:jc w:val="right"/>
      <w:outlineLvl w:val="4"/>
    </w:pPr>
    <w:rPr>
      <w:rFonts w:ascii="Times New Roman" w:eastAsia="Times New Roman" w:hAnsi="Times New Roman"/>
      <w:sz w:val="20"/>
      <w:lang w:eastAsia="he-IL"/>
    </w:rPr>
  </w:style>
  <w:style w:type="paragraph" w:customStyle="1" w:styleId="Heading61">
    <w:name w:val="Heading 61"/>
    <w:basedOn w:val="Normal"/>
    <w:next w:val="Normal"/>
    <w:rsid w:val="002B2234"/>
    <w:pPr>
      <w:keepNext/>
      <w:widowControl w:val="0"/>
      <w:spacing w:before="0" w:beforeAutospacing="0" w:after="0" w:afterAutospacing="0" w:line="240" w:lineRule="auto"/>
      <w:jc w:val="both"/>
      <w:outlineLvl w:val="5"/>
    </w:pPr>
    <w:rPr>
      <w:rFonts w:ascii="Times New Roman" w:eastAsia="Times New Roman" w:hAnsi="Times New Roman"/>
      <w:sz w:val="20"/>
      <w:u w:val="single"/>
      <w:lang w:eastAsia="he-IL"/>
    </w:rPr>
  </w:style>
  <w:style w:type="paragraph" w:customStyle="1" w:styleId="Heading71">
    <w:name w:val="Heading 71"/>
    <w:basedOn w:val="Normal"/>
    <w:next w:val="Normal"/>
    <w:rsid w:val="002B2234"/>
    <w:pPr>
      <w:keepNext/>
      <w:widowControl w:val="0"/>
      <w:spacing w:before="0" w:beforeAutospacing="0" w:after="0" w:afterAutospacing="0" w:line="240" w:lineRule="auto"/>
      <w:ind w:right="5760"/>
      <w:jc w:val="both"/>
      <w:outlineLvl w:val="6"/>
    </w:pPr>
    <w:rPr>
      <w:rFonts w:ascii="Times New Roman" w:eastAsia="Times New Roman" w:hAnsi="Times New Roman"/>
      <w:sz w:val="20"/>
      <w:lang w:eastAsia="he-IL"/>
    </w:rPr>
  </w:style>
  <w:style w:type="paragraph" w:customStyle="1" w:styleId="Heading81">
    <w:name w:val="Heading 81"/>
    <w:basedOn w:val="Normal"/>
    <w:next w:val="Normal"/>
    <w:rsid w:val="002B2234"/>
    <w:pPr>
      <w:keepNext/>
      <w:widowControl w:val="0"/>
      <w:spacing w:before="0" w:beforeAutospacing="0" w:after="0" w:afterAutospacing="0" w:line="240" w:lineRule="auto"/>
      <w:ind w:firstLine="720"/>
      <w:jc w:val="both"/>
      <w:outlineLvl w:val="7"/>
    </w:pPr>
    <w:rPr>
      <w:rFonts w:ascii="Times New Roman" w:eastAsia="Times New Roman" w:hAnsi="Times New Roman"/>
      <w:color w:val="339966"/>
      <w:sz w:val="20"/>
      <w:lang w:eastAsia="he-IL"/>
    </w:rPr>
  </w:style>
  <w:style w:type="paragraph" w:customStyle="1" w:styleId="Heading91">
    <w:name w:val="Heading 91"/>
    <w:basedOn w:val="Normal"/>
    <w:next w:val="Normal"/>
    <w:rsid w:val="002B2234"/>
    <w:pPr>
      <w:keepNext/>
      <w:widowControl w:val="0"/>
      <w:spacing w:before="0" w:beforeAutospacing="0" w:after="0" w:afterAutospacing="0" w:line="240" w:lineRule="auto"/>
      <w:jc w:val="both"/>
      <w:outlineLvl w:val="8"/>
    </w:pPr>
    <w:rPr>
      <w:rFonts w:ascii="Times New Roman" w:eastAsia="Times New Roman" w:hAnsi="Times New Roman"/>
      <w:bCs/>
      <w:sz w:val="20"/>
      <w:u w:val="single"/>
      <w:lang w:eastAsia="he-IL"/>
    </w:rPr>
  </w:style>
  <w:style w:type="paragraph" w:customStyle="1" w:styleId="Header1">
    <w:name w:val="Header1"/>
    <w:basedOn w:val="Normal"/>
    <w:rsid w:val="002B2234"/>
    <w:pPr>
      <w:widowControl w:val="0"/>
      <w:tabs>
        <w:tab w:val="center" w:pos="4153"/>
        <w:tab w:val="right" w:pos="8306"/>
      </w:tabs>
      <w:bidi w:val="0"/>
      <w:spacing w:before="0" w:beforeAutospacing="0" w:after="0" w:afterAutospacing="0" w:line="240" w:lineRule="auto"/>
    </w:pPr>
    <w:rPr>
      <w:rFonts w:ascii="Times New Roman" w:eastAsia="Times New Roman" w:hAnsi="Times New Roman"/>
      <w:sz w:val="20"/>
      <w:szCs w:val="20"/>
      <w:lang w:eastAsia="he-IL"/>
    </w:rPr>
  </w:style>
  <w:style w:type="paragraph" w:customStyle="1" w:styleId="Footer1">
    <w:name w:val="Footer1"/>
    <w:basedOn w:val="Normal"/>
    <w:rsid w:val="002B2234"/>
    <w:pPr>
      <w:widowControl w:val="0"/>
      <w:tabs>
        <w:tab w:val="center" w:pos="4153"/>
        <w:tab w:val="right" w:pos="8306"/>
      </w:tabs>
      <w:bidi w:val="0"/>
      <w:spacing w:before="0" w:beforeAutospacing="0" w:after="0" w:afterAutospacing="0" w:line="240" w:lineRule="auto"/>
    </w:pPr>
    <w:rPr>
      <w:rFonts w:ascii="Times New Roman" w:eastAsia="Times New Roman" w:hAnsi="Times New Roman"/>
      <w:sz w:val="20"/>
      <w:szCs w:val="20"/>
      <w:lang w:eastAsia="he-IL"/>
    </w:rPr>
  </w:style>
  <w:style w:type="paragraph" w:styleId="BodyText">
    <w:name w:val="Body Text"/>
    <w:basedOn w:val="Normal"/>
    <w:link w:val="BodyTextChar"/>
    <w:rsid w:val="002B2234"/>
    <w:pPr>
      <w:widowControl w:val="0"/>
      <w:spacing w:before="0" w:beforeAutospacing="0" w:after="0" w:afterAutospacing="0" w:line="240" w:lineRule="auto"/>
      <w:jc w:val="both"/>
    </w:pPr>
    <w:rPr>
      <w:rFonts w:ascii="Times New Roman" w:eastAsia="Times New Roman" w:hAnsi="Times New Roman"/>
      <w:sz w:val="20"/>
      <w:lang w:eastAsia="he-IL"/>
    </w:rPr>
  </w:style>
  <w:style w:type="character" w:customStyle="1" w:styleId="BodyTextChar">
    <w:name w:val="Body Text Char"/>
    <w:basedOn w:val="DefaultParagraphFont"/>
    <w:link w:val="BodyText"/>
    <w:rsid w:val="002B2234"/>
    <w:rPr>
      <w:rFonts w:ascii="Times New Roman" w:eastAsia="Times New Roman" w:hAnsi="Times New Roman" w:cs="David"/>
      <w:sz w:val="20"/>
      <w:szCs w:val="24"/>
      <w:lang w:eastAsia="he-IL"/>
    </w:rPr>
  </w:style>
  <w:style w:type="paragraph" w:styleId="Title">
    <w:name w:val="Title"/>
    <w:basedOn w:val="Normal"/>
    <w:link w:val="TitleChar"/>
    <w:qFormat/>
    <w:rsid w:val="002B2234"/>
    <w:pPr>
      <w:widowControl w:val="0"/>
      <w:spacing w:before="0" w:beforeAutospacing="0" w:after="0" w:afterAutospacing="0" w:line="240" w:lineRule="auto"/>
      <w:jc w:val="center"/>
    </w:pPr>
    <w:rPr>
      <w:rFonts w:ascii="Times New Roman" w:eastAsia="Times New Roman" w:hAnsi="Times New Roman"/>
      <w:bCs/>
      <w:i/>
      <w:iCs/>
      <w:sz w:val="32"/>
      <w:szCs w:val="32"/>
      <w:u w:val="single"/>
      <w:lang w:eastAsia="he-IL"/>
    </w:rPr>
  </w:style>
  <w:style w:type="character" w:customStyle="1" w:styleId="TitleChar">
    <w:name w:val="Title Char"/>
    <w:basedOn w:val="DefaultParagraphFont"/>
    <w:link w:val="Title"/>
    <w:rsid w:val="002B2234"/>
    <w:rPr>
      <w:rFonts w:ascii="Times New Roman" w:eastAsia="Times New Roman" w:hAnsi="Times New Roman" w:cs="David"/>
      <w:bCs/>
      <w:i/>
      <w:iCs/>
      <w:sz w:val="32"/>
      <w:szCs w:val="32"/>
      <w:u w:val="single"/>
      <w:lang w:eastAsia="he-IL"/>
    </w:rPr>
  </w:style>
  <w:style w:type="character" w:customStyle="1" w:styleId="PageNumber1">
    <w:name w:val="Page Number1"/>
    <w:rsid w:val="002B2234"/>
    <w:rPr>
      <w:rFonts w:cs="Times New Roman"/>
    </w:rPr>
  </w:style>
  <w:style w:type="paragraph" w:styleId="BlockText">
    <w:name w:val="Block Text"/>
    <w:basedOn w:val="Normal"/>
    <w:rsid w:val="002B2234"/>
    <w:pPr>
      <w:widowControl w:val="0"/>
      <w:spacing w:before="0" w:beforeAutospacing="0" w:after="0" w:afterAutospacing="0" w:line="240" w:lineRule="auto"/>
      <w:ind w:left="720" w:hanging="720"/>
      <w:jc w:val="both"/>
    </w:pPr>
    <w:rPr>
      <w:rFonts w:ascii="Times New Roman" w:eastAsia="Times New Roman" w:hAnsi="Times New Roman"/>
      <w:sz w:val="20"/>
      <w:lang w:eastAsia="he-IL"/>
    </w:rPr>
  </w:style>
  <w:style w:type="paragraph" w:customStyle="1" w:styleId="BodyTextIndent1">
    <w:name w:val="Body Text Indent1"/>
    <w:basedOn w:val="Normal"/>
    <w:rsid w:val="002B2234"/>
    <w:pPr>
      <w:spacing w:before="0" w:beforeAutospacing="0" w:after="0" w:afterAutospacing="0" w:line="360" w:lineRule="auto"/>
      <w:ind w:left="2160" w:hanging="720"/>
    </w:pPr>
    <w:rPr>
      <w:rFonts w:ascii="Times New Roman" w:eastAsia="Times New Roman" w:hAnsi="Times New Roman"/>
      <w:sz w:val="24"/>
      <w:lang w:eastAsia="he-IL"/>
    </w:rPr>
  </w:style>
  <w:style w:type="paragraph" w:styleId="BodyTextIndent3">
    <w:name w:val="Body Text Indent 3"/>
    <w:basedOn w:val="Normal"/>
    <w:link w:val="BodyTextIndent3Char"/>
    <w:rsid w:val="002B2234"/>
    <w:pPr>
      <w:spacing w:before="0" w:beforeAutospacing="0" w:after="0" w:afterAutospacing="0" w:line="360" w:lineRule="auto"/>
      <w:ind w:left="1440"/>
    </w:pPr>
    <w:rPr>
      <w:rFonts w:ascii="Times New Roman" w:eastAsia="Times New Roman" w:hAnsi="Times New Roman"/>
      <w:sz w:val="24"/>
      <w:lang w:eastAsia="he-IL"/>
    </w:rPr>
  </w:style>
  <w:style w:type="character" w:customStyle="1" w:styleId="BodyTextIndent3Char">
    <w:name w:val="Body Text Indent 3 Char"/>
    <w:basedOn w:val="DefaultParagraphFont"/>
    <w:link w:val="BodyTextIndent3"/>
    <w:rsid w:val="002B2234"/>
    <w:rPr>
      <w:rFonts w:ascii="Times New Roman" w:eastAsia="Times New Roman" w:hAnsi="Times New Roman" w:cs="David"/>
      <w:sz w:val="24"/>
      <w:szCs w:val="24"/>
      <w:lang w:eastAsia="he-IL"/>
    </w:rPr>
  </w:style>
  <w:style w:type="paragraph" w:styleId="BodyTextIndent2">
    <w:name w:val="Body Text Indent 2"/>
    <w:basedOn w:val="Normal"/>
    <w:link w:val="BodyTextIndent2Char"/>
    <w:rsid w:val="002B2234"/>
    <w:pPr>
      <w:spacing w:before="0" w:beforeAutospacing="0" w:after="0" w:afterAutospacing="0" w:line="240" w:lineRule="auto"/>
      <w:ind w:left="2877"/>
    </w:pPr>
    <w:rPr>
      <w:rFonts w:ascii="Times New Roman" w:eastAsia="Times New Roman" w:hAnsi="Times New Roman"/>
      <w:sz w:val="20"/>
      <w:lang w:eastAsia="he-IL"/>
    </w:rPr>
  </w:style>
  <w:style w:type="character" w:customStyle="1" w:styleId="BodyTextIndent2Char">
    <w:name w:val="Body Text Indent 2 Char"/>
    <w:basedOn w:val="DefaultParagraphFont"/>
    <w:link w:val="BodyTextIndent2"/>
    <w:rsid w:val="002B2234"/>
    <w:rPr>
      <w:rFonts w:ascii="Times New Roman" w:eastAsia="Times New Roman" w:hAnsi="Times New Roman" w:cs="David"/>
      <w:sz w:val="20"/>
      <w:szCs w:val="24"/>
      <w:lang w:eastAsia="he-IL"/>
    </w:rPr>
  </w:style>
  <w:style w:type="paragraph" w:styleId="BalloonText">
    <w:name w:val="Balloon Text"/>
    <w:basedOn w:val="Normal"/>
    <w:link w:val="BalloonTextChar"/>
    <w:semiHidden/>
    <w:rsid w:val="002B2234"/>
    <w:pPr>
      <w:widowControl w:val="0"/>
      <w:bidi w:val="0"/>
      <w:spacing w:before="0" w:beforeAutospacing="0" w:after="0" w:afterAutospacing="0" w:line="240" w:lineRule="auto"/>
    </w:pPr>
    <w:rPr>
      <w:rFonts w:ascii="Tahoma" w:eastAsia="Times New Roman" w:hAnsi="Tahoma" w:cs="Tahoma"/>
      <w:sz w:val="16"/>
      <w:szCs w:val="16"/>
      <w:lang w:eastAsia="he-IL"/>
    </w:rPr>
  </w:style>
  <w:style w:type="character" w:customStyle="1" w:styleId="BalloonTextChar">
    <w:name w:val="Balloon Text Char"/>
    <w:basedOn w:val="DefaultParagraphFont"/>
    <w:link w:val="BalloonText"/>
    <w:semiHidden/>
    <w:rsid w:val="002B2234"/>
    <w:rPr>
      <w:rFonts w:ascii="Tahoma" w:eastAsia="Times New Roman" w:hAnsi="Tahoma" w:cs="Tahoma"/>
      <w:sz w:val="16"/>
      <w:szCs w:val="16"/>
      <w:lang w:eastAsia="he-IL"/>
    </w:rPr>
  </w:style>
  <w:style w:type="paragraph" w:customStyle="1" w:styleId="a">
    <w:name w:val="סגנון"/>
    <w:basedOn w:val="Normal"/>
    <w:next w:val="BlockText"/>
    <w:rsid w:val="002B2234"/>
    <w:pPr>
      <w:spacing w:before="0" w:beforeAutospacing="0" w:after="0" w:afterAutospacing="0" w:line="240" w:lineRule="auto"/>
      <w:ind w:left="1440"/>
    </w:pPr>
    <w:rPr>
      <w:rFonts w:ascii="Times New Roman" w:eastAsia="Times New Roman" w:hAnsi="Times New Roman"/>
      <w:sz w:val="24"/>
      <w:lang w:eastAsia="he-IL"/>
    </w:rPr>
  </w:style>
  <w:style w:type="character" w:styleId="PageNumber">
    <w:name w:val="page number"/>
    <w:rsid w:val="002B2234"/>
    <w:rPr>
      <w:rFonts w:cs="Times New Roman"/>
    </w:rPr>
  </w:style>
  <w:style w:type="paragraph" w:styleId="DocumentMap">
    <w:name w:val="Document Map"/>
    <w:basedOn w:val="Normal"/>
    <w:link w:val="DocumentMapChar"/>
    <w:rsid w:val="002B2234"/>
    <w:pPr>
      <w:widowControl w:val="0"/>
      <w:shd w:val="clear" w:color="auto" w:fill="000080"/>
      <w:bidi w:val="0"/>
      <w:spacing w:before="0" w:beforeAutospacing="0" w:after="0" w:afterAutospacing="0" w:line="240" w:lineRule="auto"/>
    </w:pPr>
    <w:rPr>
      <w:rFonts w:ascii="Tahoma" w:eastAsia="Times New Roman" w:hAnsi="Tahoma" w:cs="Tahoma"/>
      <w:sz w:val="20"/>
      <w:szCs w:val="20"/>
      <w:lang w:eastAsia="he-IL"/>
    </w:rPr>
  </w:style>
  <w:style w:type="character" w:customStyle="1" w:styleId="DocumentMapChar">
    <w:name w:val="Document Map Char"/>
    <w:basedOn w:val="DefaultParagraphFont"/>
    <w:link w:val="DocumentMap"/>
    <w:rsid w:val="002B2234"/>
    <w:rPr>
      <w:rFonts w:ascii="Tahoma" w:eastAsia="Times New Roman" w:hAnsi="Tahoma" w:cs="Tahoma"/>
      <w:sz w:val="20"/>
      <w:szCs w:val="20"/>
      <w:shd w:val="clear" w:color="auto" w:fill="000080"/>
      <w:lang w:eastAsia="he-IL"/>
    </w:rPr>
  </w:style>
  <w:style w:type="paragraph" w:customStyle="1" w:styleId="a0">
    <w:name w:val="רשימה מימין"/>
    <w:basedOn w:val="Normal"/>
    <w:rsid w:val="002B2234"/>
    <w:pPr>
      <w:spacing w:before="0" w:beforeAutospacing="0" w:after="0" w:afterAutospacing="0" w:line="240" w:lineRule="auto"/>
      <w:ind w:left="540" w:hanging="540"/>
    </w:pPr>
    <w:rPr>
      <w:rFonts w:ascii="Times New Roman" w:eastAsia="Times New Roman" w:hAnsi="Times New Roman"/>
      <w:sz w:val="24"/>
    </w:rPr>
  </w:style>
  <w:style w:type="paragraph" w:customStyle="1" w:styleId="Heading41">
    <w:name w:val="Heading 41"/>
    <w:basedOn w:val="Normal"/>
    <w:next w:val="Normal"/>
    <w:rsid w:val="002B2234"/>
    <w:pPr>
      <w:keepNext/>
      <w:widowControl w:val="0"/>
      <w:spacing w:before="0" w:beforeAutospacing="0" w:after="0" w:afterAutospacing="0" w:line="240" w:lineRule="auto"/>
      <w:jc w:val="center"/>
      <w:outlineLvl w:val="3"/>
    </w:pPr>
    <w:rPr>
      <w:rFonts w:ascii="Times New Roman" w:eastAsia="Times New Roman" w:hAnsi="Times New Roman"/>
      <w:bCs/>
      <w:sz w:val="20"/>
      <w:u w:val="single"/>
      <w:lang w:eastAsia="he-IL"/>
    </w:rPr>
  </w:style>
  <w:style w:type="paragraph" w:customStyle="1" w:styleId="Heading22">
    <w:name w:val="Heading 22"/>
    <w:basedOn w:val="Normal"/>
    <w:next w:val="Normal"/>
    <w:rsid w:val="002B2234"/>
    <w:pPr>
      <w:keepNext/>
      <w:widowControl w:val="0"/>
      <w:spacing w:before="0" w:beforeAutospacing="0" w:after="0" w:afterAutospacing="0" w:line="240" w:lineRule="auto"/>
      <w:jc w:val="center"/>
      <w:outlineLvl w:val="1"/>
    </w:pPr>
    <w:rPr>
      <w:rFonts w:ascii="Times New Roman" w:eastAsia="Times New Roman" w:hAnsi="Times New Roman"/>
      <w:bCs/>
      <w:sz w:val="20"/>
      <w:lang w:eastAsia="he-IL"/>
    </w:rPr>
  </w:style>
  <w:style w:type="paragraph" w:customStyle="1" w:styleId="Heading32">
    <w:name w:val="Heading 32"/>
    <w:basedOn w:val="Normal"/>
    <w:next w:val="Normal"/>
    <w:rsid w:val="002B2234"/>
    <w:pPr>
      <w:keepNext/>
      <w:widowControl w:val="0"/>
      <w:spacing w:before="0" w:beforeAutospacing="0" w:after="0" w:afterAutospacing="0" w:line="240" w:lineRule="auto"/>
      <w:jc w:val="both"/>
      <w:outlineLvl w:val="2"/>
    </w:pPr>
    <w:rPr>
      <w:rFonts w:ascii="Times New Roman" w:eastAsia="Times New Roman" w:hAnsi="Times New Roman"/>
      <w:b/>
      <w:bCs/>
      <w:sz w:val="20"/>
      <w:u w:val="single"/>
      <w:lang w:eastAsia="he-IL"/>
    </w:rPr>
  </w:style>
  <w:style w:type="paragraph" w:customStyle="1" w:styleId="Heading52">
    <w:name w:val="Heading 52"/>
    <w:basedOn w:val="Normal"/>
    <w:next w:val="Normal"/>
    <w:rsid w:val="002B2234"/>
    <w:pPr>
      <w:keepNext/>
      <w:widowControl w:val="0"/>
      <w:spacing w:before="0" w:beforeAutospacing="0" w:after="0" w:afterAutospacing="0" w:line="240" w:lineRule="auto"/>
      <w:jc w:val="right"/>
      <w:outlineLvl w:val="4"/>
    </w:pPr>
    <w:rPr>
      <w:rFonts w:ascii="Times New Roman" w:eastAsia="Times New Roman" w:hAnsi="Times New Roman"/>
      <w:sz w:val="20"/>
      <w:lang w:eastAsia="he-IL"/>
    </w:rPr>
  </w:style>
  <w:style w:type="paragraph" w:customStyle="1" w:styleId="Heading82">
    <w:name w:val="Heading 82"/>
    <w:basedOn w:val="Normal"/>
    <w:next w:val="Normal"/>
    <w:rsid w:val="002B2234"/>
    <w:pPr>
      <w:keepNext/>
      <w:widowControl w:val="0"/>
      <w:spacing w:before="0" w:beforeAutospacing="0" w:after="0" w:afterAutospacing="0" w:line="240" w:lineRule="auto"/>
      <w:ind w:firstLine="720"/>
      <w:jc w:val="both"/>
      <w:outlineLvl w:val="7"/>
    </w:pPr>
    <w:rPr>
      <w:rFonts w:ascii="Times New Roman" w:eastAsia="Times New Roman" w:hAnsi="Times New Roman"/>
      <w:color w:val="339966"/>
      <w:sz w:val="20"/>
      <w:lang w:eastAsia="he-IL"/>
    </w:rPr>
  </w:style>
  <w:style w:type="paragraph" w:customStyle="1" w:styleId="Header2">
    <w:name w:val="Header2"/>
    <w:basedOn w:val="Normal"/>
    <w:rsid w:val="002B2234"/>
    <w:pPr>
      <w:widowControl w:val="0"/>
      <w:tabs>
        <w:tab w:val="center" w:pos="4153"/>
        <w:tab w:val="right" w:pos="8306"/>
      </w:tabs>
      <w:bidi w:val="0"/>
      <w:spacing w:before="0" w:beforeAutospacing="0" w:after="0" w:afterAutospacing="0" w:line="240" w:lineRule="auto"/>
    </w:pPr>
    <w:rPr>
      <w:rFonts w:ascii="Times New Roman" w:eastAsia="Times New Roman" w:hAnsi="Times New Roman"/>
      <w:sz w:val="20"/>
      <w:szCs w:val="20"/>
      <w:lang w:eastAsia="he-IL"/>
    </w:rPr>
  </w:style>
  <w:style w:type="paragraph" w:customStyle="1" w:styleId="1">
    <w:name w:val="חתימה1"/>
    <w:basedOn w:val="Normal"/>
    <w:rsid w:val="002B2234"/>
    <w:pPr>
      <w:spacing w:before="0" w:beforeAutospacing="0" w:after="0" w:afterAutospacing="0" w:line="240" w:lineRule="auto"/>
      <w:ind w:left="-694"/>
    </w:pPr>
    <w:rPr>
      <w:rFonts w:ascii="Times New Roman" w:eastAsia="Times New Roman" w:hAnsi="Times New Roman"/>
      <w:sz w:val="24"/>
    </w:rPr>
  </w:style>
  <w:style w:type="paragraph" w:customStyle="1" w:styleId="a1">
    <w:name w:val="חתימה קו אחד"/>
    <w:basedOn w:val="1"/>
    <w:rsid w:val="002B2234"/>
    <w:pPr>
      <w:tabs>
        <w:tab w:val="left" w:pos="2880"/>
        <w:tab w:val="left" w:pos="5220"/>
        <w:tab w:val="left" w:pos="7740"/>
      </w:tabs>
      <w:ind w:left="360"/>
    </w:pPr>
    <w:rPr>
      <w:sz w:val="22"/>
      <w:szCs w:val="22"/>
    </w:rPr>
  </w:style>
  <w:style w:type="paragraph" w:customStyle="1" w:styleId="10">
    <w:name w:val="חתימה קו 1 נקודות"/>
    <w:basedOn w:val="1"/>
    <w:rsid w:val="002B2234"/>
    <w:pPr>
      <w:tabs>
        <w:tab w:val="right" w:leader="dot" w:pos="1800"/>
        <w:tab w:val="left" w:pos="2700"/>
        <w:tab w:val="right" w:leader="dot" w:pos="4320"/>
        <w:tab w:val="left" w:pos="4860"/>
        <w:tab w:val="right" w:leader="dot" w:pos="6480"/>
        <w:tab w:val="left" w:pos="7560"/>
        <w:tab w:val="right" w:leader="dot" w:pos="9180"/>
      </w:tabs>
      <w:ind w:left="180"/>
    </w:pPr>
    <w:rPr>
      <w:sz w:val="22"/>
      <w:szCs w:val="22"/>
    </w:rPr>
  </w:style>
  <w:style w:type="character" w:customStyle="1" w:styleId="Heading6Char">
    <w:name w:val="Heading 6 Char"/>
    <w:basedOn w:val="DefaultParagraphFont"/>
    <w:link w:val="Heading6"/>
    <w:rsid w:val="001835AB"/>
    <w:rPr>
      <w:rFonts w:ascii="Times New Roman" w:eastAsia="Times New Roman" w:hAnsi="Times New Roman" w:cs="David"/>
      <w:sz w:val="20"/>
      <w:szCs w:val="24"/>
      <w:u w:val="single"/>
      <w:lang w:eastAsia="he-IL"/>
    </w:rPr>
  </w:style>
  <w:style w:type="character" w:customStyle="1" w:styleId="Heading7Char">
    <w:name w:val="Heading 7 Char"/>
    <w:basedOn w:val="DefaultParagraphFont"/>
    <w:link w:val="Heading7"/>
    <w:rsid w:val="001835AB"/>
    <w:rPr>
      <w:rFonts w:ascii="Times New Roman" w:eastAsia="Times New Roman" w:hAnsi="Times New Roman" w:cs="David"/>
      <w:sz w:val="20"/>
      <w:szCs w:val="24"/>
      <w:lang w:eastAsia="he-IL"/>
    </w:rPr>
  </w:style>
  <w:style w:type="character" w:customStyle="1" w:styleId="Heading8Char">
    <w:name w:val="Heading 8 Char"/>
    <w:basedOn w:val="DefaultParagraphFont"/>
    <w:link w:val="Heading8"/>
    <w:rsid w:val="001835AB"/>
    <w:rPr>
      <w:rFonts w:ascii="Times New Roman" w:eastAsia="Times New Roman" w:hAnsi="Times New Roman" w:cs="David"/>
      <w:color w:val="339966"/>
      <w:sz w:val="20"/>
      <w:szCs w:val="24"/>
      <w:lang w:eastAsia="he-IL"/>
    </w:rPr>
  </w:style>
  <w:style w:type="character" w:customStyle="1" w:styleId="Heading9Char">
    <w:name w:val="Heading 9 Char"/>
    <w:basedOn w:val="DefaultParagraphFont"/>
    <w:link w:val="Heading9"/>
    <w:rsid w:val="001835AB"/>
    <w:rPr>
      <w:rFonts w:ascii="Times New Roman" w:eastAsia="Times New Roman" w:hAnsi="Times New Roman" w:cs="David"/>
      <w:bCs/>
      <w:sz w:val="20"/>
      <w:szCs w:val="24"/>
      <w:u w:val="single"/>
      <w:lang w:eastAsia="he-IL"/>
    </w:rPr>
  </w:style>
  <w:style w:type="numbering" w:customStyle="1" w:styleId="NoList2">
    <w:name w:val="No List2"/>
    <w:next w:val="NoList"/>
    <w:semiHidden/>
    <w:unhideWhenUsed/>
    <w:rsid w:val="001835AB"/>
  </w:style>
  <w:style w:type="paragraph" w:styleId="ListParagraph">
    <w:name w:val="List Paragraph"/>
    <w:basedOn w:val="Normal"/>
    <w:uiPriority w:val="34"/>
    <w:qFormat/>
    <w:rsid w:val="001835AB"/>
    <w:pPr>
      <w:ind w:left="720"/>
      <w:contextualSpacing/>
    </w:pPr>
  </w:style>
  <w:style w:type="numbering" w:customStyle="1" w:styleId="NoList3">
    <w:name w:val="No List3"/>
    <w:next w:val="NoList"/>
    <w:semiHidden/>
    <w:rsid w:val="00590FDD"/>
  </w:style>
  <w:style w:type="table" w:customStyle="1" w:styleId="11">
    <w:name w:val="רשת טבלה1"/>
    <w:basedOn w:val="TableNormal"/>
    <w:next w:val="TableGrid"/>
    <w:rsid w:val="00C3011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png"/><Relationship Id="rId18" Type="http://schemas.openxmlformats.org/officeDocument/2006/relationships/header" Target="header3.xml"/><Relationship Id="rId3" Type="http://schemas.openxmlformats.org/officeDocument/2006/relationships/customXml" Target="../customXml/item3.xml"/><Relationship Id="rId21" Type="http://schemas.microsoft.com/office/2011/relationships/people" Target="people.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23" Type="http://schemas.openxmlformats.org/officeDocument/2006/relationships/theme" Target="theme/theme1.xml"/><Relationship Id="rId15" Type="http://schemas.openxmlformats.org/officeDocument/2006/relationships/header" Target="header2.xml"/><Relationship Id="rId10" Type="http://schemas.openxmlformats.org/officeDocument/2006/relationships/webSettings" Target="webSettings.xml"/><Relationship Id="rId19" Type="http://schemas.openxmlformats.org/officeDocument/2006/relationships/footer" Target="footer3.xml"/><Relationship Id="rId22" Type="http://schemas.openxmlformats.org/officeDocument/2006/relationships/glossaryDocument" Target="glossary/document.xml"/><Relationship Id="rId9" Type="http://schemas.openxmlformats.org/officeDocument/2006/relationships/settings" Target="settings.xml"/><Relationship Id="rId14"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934455BD3B3D45E585E88A6717C98155"/>
        <w:category>
          <w:name w:val="General"/>
          <w:gallery w:val="placeholder"/>
        </w:category>
        <w:types>
          <w:type w:val="bbPlcHdr"/>
        </w:types>
        <w:behaviors>
          <w:behavior w:val="content"/>
        </w:behaviors>
        <w:guid w:val="{6F1015E4-0572-4BEE-B58C-591FF810EE00}"/>
      </w:docPartPr>
      <w:docPartBody>
        <w:p w:rsidR="00655D33" w:rsidRDefault="00655D33">
          <w:r w:rsidRPr="0092175A">
            <w:rPr>
              <w:rStyle w:val="PlaceholderText"/>
              <w:rtl/>
            </w:rPr>
            <w:t>[תאריך חתימת חוזה]</w:t>
          </w:r>
        </w:p>
      </w:docPartBody>
    </w:docPart>
    <w:docPart>
      <w:docPartPr>
        <w:name w:val="AF58AF63BCDB41ACBC3812FB0109746B"/>
        <w:category>
          <w:name w:val="General"/>
          <w:gallery w:val="placeholder"/>
        </w:category>
        <w:types>
          <w:type w:val="bbPlcHdr"/>
        </w:types>
        <w:behaviors>
          <w:behavior w:val="content"/>
        </w:behaviors>
        <w:guid w:val="{582CB91E-E752-46BD-BABA-66BF8A9A5813}"/>
      </w:docPartPr>
      <w:docPartBody>
        <w:p w:rsidR="00655D33" w:rsidRDefault="00655D33">
          <w:r w:rsidRPr="0092175A">
            <w:rPr>
              <w:rStyle w:val="PlaceholderText"/>
              <w:rtl/>
            </w:rPr>
            <w:t>[צד א בחוזה]</w:t>
          </w:r>
        </w:p>
      </w:docPartBody>
    </w:docPart>
    <w:docPart>
      <w:docPartPr>
        <w:name w:val="1BF68FECFDA54328899FAFFC08735852"/>
        <w:category>
          <w:name w:val="General"/>
          <w:gallery w:val="placeholder"/>
        </w:category>
        <w:types>
          <w:type w:val="bbPlcHdr"/>
        </w:types>
        <w:behaviors>
          <w:behavior w:val="content"/>
        </w:behaviors>
        <w:guid w:val="{553ED1C9-60CA-46C9-B070-FD4F6BCADA1B}"/>
      </w:docPartPr>
      <w:docPartBody>
        <w:p w:rsidR="00655D33" w:rsidRDefault="00655D33">
          <w:r w:rsidRPr="0092175A">
            <w:rPr>
              <w:rStyle w:val="PlaceholderText"/>
              <w:rtl/>
            </w:rPr>
            <w:t>[צדדים נוספים]</w:t>
          </w:r>
        </w:p>
      </w:docPartBody>
    </w:docPart>
    <w:docPart>
      <w:docPartPr>
        <w:name w:val="4798629AB2D743C59CB94D0A63AFAD56"/>
        <w:category>
          <w:name w:val="כללי"/>
          <w:gallery w:val="placeholder"/>
        </w:category>
        <w:types>
          <w:type w:val="bbPlcHdr"/>
        </w:types>
        <w:behaviors>
          <w:behavior w:val="content"/>
        </w:behaviors>
        <w:guid w:val="{A02AD45F-C4BB-4BB7-A9AA-E5EB27A900CE}"/>
      </w:docPartPr>
      <w:docPartBody>
        <w:p w:rsidR="00994810" w:rsidRDefault="00994810" w:rsidP="00994810">
          <w:pPr>
            <w:pStyle w:val="4798629AB2D743C59CB94D0A63AFAD56"/>
          </w:pPr>
          <w:r w:rsidRPr="00F11BAF">
            <w:rPr>
              <w:rStyle w:val="PlaceholderText"/>
              <w:rtl/>
            </w:rPr>
            <w:t>[שם הפרויקט]</w:t>
          </w:r>
        </w:p>
      </w:docPartBody>
    </w:docPart>
    <w:docPart>
      <w:docPartPr>
        <w:name w:val="9F074DA6E8F34A398DF78B5C68BA5C80"/>
        <w:category>
          <w:name w:val="כללי"/>
          <w:gallery w:val="placeholder"/>
        </w:category>
        <w:types>
          <w:type w:val="bbPlcHdr"/>
        </w:types>
        <w:behaviors>
          <w:behavior w:val="content"/>
        </w:behaviors>
        <w:guid w:val="{0DAF61C7-177E-4FFA-B82F-4ABF31AAB0A2}"/>
      </w:docPartPr>
      <w:docPartBody>
        <w:p w:rsidR="00994810" w:rsidRDefault="00994810" w:rsidP="00994810">
          <w:pPr>
            <w:pStyle w:val="9F074DA6E8F34A398DF78B5C68BA5C80"/>
          </w:pPr>
          <w:r w:rsidRPr="00F11BAF">
            <w:rPr>
              <w:rStyle w:val="PlaceholderText"/>
              <w:rtl/>
            </w:rPr>
            <w:t>[שם אתר]</w:t>
          </w:r>
        </w:p>
      </w:docPartBody>
    </w:docPart>
    <w:docPart>
      <w:docPartPr>
        <w:name w:val="CCCF4A67E3664BCFAD5F906570B72FF1"/>
        <w:category>
          <w:name w:val="כללי"/>
          <w:gallery w:val="placeholder"/>
        </w:category>
        <w:types>
          <w:type w:val="bbPlcHdr"/>
        </w:types>
        <w:behaviors>
          <w:behavior w:val="content"/>
        </w:behaviors>
        <w:guid w:val="{F4A67B94-2586-406D-834D-7B65AC3F9968}"/>
      </w:docPartPr>
      <w:docPartBody>
        <w:p w:rsidR="00994810" w:rsidRDefault="00994810" w:rsidP="00994810">
          <w:pPr>
            <w:pStyle w:val="CCCF4A67E3664BCFAD5F906570B72FF1"/>
          </w:pPr>
          <w:r w:rsidRPr="009C4355">
            <w:rPr>
              <w:rStyle w:val="PlaceholderText"/>
              <w:rtl/>
            </w:rPr>
            <w:t>[שם ספק]</w:t>
          </w:r>
        </w:p>
      </w:docPartBody>
    </w:docPart>
    <w:docPart>
      <w:docPartPr>
        <w:name w:val="181E78737A4B44B2A4FBF27088516C8D"/>
        <w:category>
          <w:name w:val="כללי"/>
          <w:gallery w:val="placeholder"/>
        </w:category>
        <w:types>
          <w:type w:val="bbPlcHdr"/>
        </w:types>
        <w:behaviors>
          <w:behavior w:val="content"/>
        </w:behaviors>
        <w:guid w:val="{C661E394-A6B9-46D4-BCD4-C506BBC88B47}"/>
      </w:docPartPr>
      <w:docPartBody>
        <w:p w:rsidR="00994810" w:rsidRDefault="00994810" w:rsidP="00994810">
          <w:pPr>
            <w:pStyle w:val="181E78737A4B44B2A4FBF27088516C8D"/>
          </w:pPr>
          <w:r w:rsidRPr="003E6FC4">
            <w:rPr>
              <w:rStyle w:val="PlaceholderText"/>
              <w:rtl/>
            </w:rPr>
            <w:t>[שם צד א]</w:t>
          </w:r>
        </w:p>
      </w:docPartBody>
    </w:docPart>
    <w:docPart>
      <w:docPartPr>
        <w:name w:val="B56B34ED28AA4A3BAB483FF60DF5AB53"/>
        <w:category>
          <w:name w:val="כללי"/>
          <w:gallery w:val="placeholder"/>
        </w:category>
        <w:types>
          <w:type w:val="bbPlcHdr"/>
        </w:types>
        <w:behaviors>
          <w:behavior w:val="content"/>
        </w:behaviors>
        <w:guid w:val="{FF76E679-BE63-4390-BF8D-EAF292D6CAE9}"/>
      </w:docPartPr>
      <w:docPartBody>
        <w:p w:rsidR="00994810" w:rsidRDefault="00994810" w:rsidP="00994810">
          <w:pPr>
            <w:pStyle w:val="B56B34ED28AA4A3BAB483FF60DF5AB53"/>
          </w:pPr>
          <w:r w:rsidRPr="003059F5">
            <w:rPr>
              <w:rStyle w:val="PlaceholderText"/>
              <w:rtl/>
            </w:rPr>
            <w:t>[רשות מקומית]</w:t>
          </w:r>
        </w:p>
      </w:docPartBody>
    </w:docPart>
    <w:docPart>
      <w:docPartPr>
        <w:name w:val="255BCD959CDC4663A72F60C61E826D1C"/>
        <w:category>
          <w:name w:val="כללי"/>
          <w:gallery w:val="placeholder"/>
        </w:category>
        <w:types>
          <w:type w:val="bbPlcHdr"/>
        </w:types>
        <w:behaviors>
          <w:behavior w:val="content"/>
        </w:behaviors>
        <w:guid w:val="{26B0CF67-3BA0-4A07-BBA0-D1426A617C2F}"/>
      </w:docPartPr>
      <w:docPartBody>
        <w:p w:rsidR="00994810" w:rsidRDefault="00994810" w:rsidP="00994810">
          <w:pPr>
            <w:pStyle w:val="255BCD959CDC4663A72F60C61E826D1C"/>
          </w:pPr>
          <w:r w:rsidRPr="003059F5">
            <w:rPr>
              <w:rStyle w:val="PlaceholderText"/>
              <w:rtl/>
            </w:rPr>
            <w:t>[שם אתר]</w:t>
          </w:r>
        </w:p>
      </w:docPartBody>
    </w:docPart>
    <w:docPart>
      <w:docPartPr>
        <w:name w:val="AE6C6D9AC5B642BD8E014E2B8A80BB7E"/>
        <w:category>
          <w:name w:val="כללי"/>
          <w:gallery w:val="placeholder"/>
        </w:category>
        <w:types>
          <w:type w:val="bbPlcHdr"/>
        </w:types>
        <w:behaviors>
          <w:behavior w:val="content"/>
        </w:behaviors>
        <w:guid w:val="{5AD85948-0E8B-47BE-87A4-95378ED202FA}"/>
      </w:docPartPr>
      <w:docPartBody>
        <w:p w:rsidR="00994810" w:rsidRDefault="00994810" w:rsidP="00994810">
          <w:pPr>
            <w:pStyle w:val="AE6C6D9AC5B642BD8E014E2B8A80BB7E"/>
          </w:pPr>
          <w:r w:rsidRPr="003059F5">
            <w:rPr>
              <w:rStyle w:val="PlaceholderText"/>
              <w:rtl/>
            </w:rPr>
            <w:t>[שם הפרויקט]</w:t>
          </w:r>
        </w:p>
      </w:docPartBody>
    </w:docPart>
    <w:docPart>
      <w:docPartPr>
        <w:name w:val="6A09361AF0D244F08BA31F9FED7F4335"/>
        <w:category>
          <w:name w:val="כללי"/>
          <w:gallery w:val="placeholder"/>
        </w:category>
        <w:types>
          <w:type w:val="bbPlcHdr"/>
        </w:types>
        <w:behaviors>
          <w:behavior w:val="content"/>
        </w:behaviors>
        <w:guid w:val="{0BA048DC-C01E-4F52-9369-24C902ADD04C}"/>
      </w:docPartPr>
      <w:docPartBody>
        <w:p w:rsidR="00994810" w:rsidRDefault="00994810" w:rsidP="00994810">
          <w:pPr>
            <w:pStyle w:val="6A09361AF0D244F08BA31F9FED7F4335"/>
          </w:pPr>
          <w:r w:rsidRPr="003059F5">
            <w:rPr>
              <w:rStyle w:val="PlaceholderText"/>
              <w:rtl/>
            </w:rPr>
            <w:t>[שדה נוסף 2]</w:t>
          </w:r>
        </w:p>
      </w:docPartBody>
    </w:docPart>
    <w:docPart>
      <w:docPartPr>
        <w:name w:val="C1248346886F4EACAADD527A8E6C8CA9"/>
        <w:category>
          <w:name w:val="כללי"/>
          <w:gallery w:val="placeholder"/>
        </w:category>
        <w:types>
          <w:type w:val="bbPlcHdr"/>
        </w:types>
        <w:behaviors>
          <w:behavior w:val="content"/>
        </w:behaviors>
        <w:guid w:val="{66B5DC05-6686-420D-B9E5-C858B4F45AFC}"/>
      </w:docPartPr>
      <w:docPartBody>
        <w:p w:rsidR="00994810" w:rsidRDefault="00994810" w:rsidP="00994810">
          <w:pPr>
            <w:pStyle w:val="C1248346886F4EACAADD527A8E6C8CA9"/>
          </w:pPr>
          <w:r w:rsidRPr="003059F5">
            <w:rPr>
              <w:rStyle w:val="PlaceholderText"/>
              <w:rtl/>
            </w:rPr>
            <w:t>[שדה נוסף 1]</w:t>
          </w:r>
        </w:p>
      </w:docPartBody>
    </w:docPart>
    <w:docPart>
      <w:docPartPr>
        <w:name w:val="3246384E4BE546038F4B1559E7A98B1C"/>
        <w:category>
          <w:name w:val="כללי"/>
          <w:gallery w:val="placeholder"/>
        </w:category>
        <w:types>
          <w:type w:val="bbPlcHdr"/>
        </w:types>
        <w:behaviors>
          <w:behavior w:val="content"/>
        </w:behaviors>
        <w:guid w:val="{0A95E9A7-79B0-4E04-941C-5CEE3E800FD5}"/>
      </w:docPartPr>
      <w:docPartBody>
        <w:p w:rsidR="00994810" w:rsidRDefault="00994810" w:rsidP="00994810">
          <w:pPr>
            <w:pStyle w:val="3246384E4BE546038F4B1559E7A98B1C"/>
          </w:pPr>
          <w:r w:rsidRPr="003059F5">
            <w:rPr>
              <w:rStyle w:val="PlaceholderText"/>
              <w:rtl/>
            </w:rPr>
            <w:t>[רשות מקומית]</w:t>
          </w:r>
        </w:p>
      </w:docPartBody>
    </w:docPart>
    <w:docPart>
      <w:docPartPr>
        <w:name w:val="6CACA939F8A44347B87F226F6EB8007B"/>
        <w:category>
          <w:name w:val="כללי"/>
          <w:gallery w:val="placeholder"/>
        </w:category>
        <w:types>
          <w:type w:val="bbPlcHdr"/>
        </w:types>
        <w:behaviors>
          <w:behavior w:val="content"/>
        </w:behaviors>
        <w:guid w:val="{8FBA5B47-E987-46BF-93A1-36863A148C23}"/>
      </w:docPartPr>
      <w:docPartBody>
        <w:p w:rsidR="00994810" w:rsidRDefault="00994810" w:rsidP="00994810">
          <w:pPr>
            <w:pStyle w:val="6CACA939F8A44347B87F226F6EB8007B"/>
          </w:pPr>
          <w:r w:rsidRPr="003059F5">
            <w:rPr>
              <w:rStyle w:val="PlaceholderText"/>
              <w:rtl/>
            </w:rPr>
            <w:t>[שדה נוסף 3]</w:t>
          </w:r>
        </w:p>
      </w:docPartBody>
    </w:docPart>
    <w:docPart>
      <w:docPartPr>
        <w:name w:val="6226702E87D24ED4BA07512D2DCD1D35"/>
        <w:category>
          <w:name w:val="כללי"/>
          <w:gallery w:val="placeholder"/>
        </w:category>
        <w:types>
          <w:type w:val="bbPlcHdr"/>
        </w:types>
        <w:behaviors>
          <w:behavior w:val="content"/>
        </w:behaviors>
        <w:guid w:val="{140A0692-7953-40AF-8D6B-091493E97D1A}"/>
      </w:docPartPr>
      <w:docPartBody>
        <w:p w:rsidR="00994810" w:rsidRDefault="00994810" w:rsidP="00994810">
          <w:pPr>
            <w:pStyle w:val="6226702E87D24ED4BA07512D2DCD1D35"/>
          </w:pPr>
          <w:r w:rsidRPr="003059F5">
            <w:rPr>
              <w:rStyle w:val="PlaceholderText"/>
              <w:rtl/>
            </w:rPr>
            <w:t>[שדה נוסף 4]</w:t>
          </w:r>
        </w:p>
      </w:docPartBody>
    </w:docPart>
    <w:docPart>
      <w:docPartPr>
        <w:name w:val="39056136E64D48CD835D6FEC03ACAB39"/>
        <w:category>
          <w:name w:val="כללי"/>
          <w:gallery w:val="placeholder"/>
        </w:category>
        <w:types>
          <w:type w:val="bbPlcHdr"/>
        </w:types>
        <w:behaviors>
          <w:behavior w:val="content"/>
        </w:behaviors>
        <w:guid w:val="{EAE0D70D-DE92-41DF-A579-2CCCA4BCE212}"/>
      </w:docPartPr>
      <w:docPartBody>
        <w:p w:rsidR="00994810" w:rsidRDefault="00994810" w:rsidP="00994810">
          <w:pPr>
            <w:pStyle w:val="39056136E64D48CD835D6FEC03ACAB39"/>
          </w:pPr>
          <w:r w:rsidRPr="003059F5">
            <w:rPr>
              <w:rStyle w:val="PlaceholderText"/>
              <w:rtl/>
            </w:rPr>
            <w:t>[שדה נוסף 5]</w:t>
          </w:r>
        </w:p>
      </w:docPartBody>
    </w:docPart>
    <w:docPart>
      <w:docPartPr>
        <w:name w:val="0EC2C2A165C34F598CCF852A4B5946B9"/>
        <w:category>
          <w:name w:val="כללי"/>
          <w:gallery w:val="placeholder"/>
        </w:category>
        <w:types>
          <w:type w:val="bbPlcHdr"/>
        </w:types>
        <w:behaviors>
          <w:behavior w:val="content"/>
        </w:behaviors>
        <w:guid w:val="{5535696E-3722-4E6C-9507-DEAA724AC435}"/>
      </w:docPartPr>
      <w:docPartBody>
        <w:p w:rsidR="00994810" w:rsidRDefault="00994810" w:rsidP="00994810">
          <w:pPr>
            <w:pStyle w:val="0EC2C2A165C34F598CCF852A4B5946B9"/>
          </w:pPr>
          <w:r w:rsidRPr="003059F5">
            <w:rPr>
              <w:rStyle w:val="PlaceholderText"/>
              <w:rtl/>
            </w:rPr>
            <w:t>[שדה נוסף 6]</w:t>
          </w:r>
        </w:p>
      </w:docPartBody>
    </w:docPart>
    <w:docPart>
      <w:docPartPr>
        <w:name w:val="9A34B4DDA7BE45B7B3AA0F4ADCC3D4FE"/>
        <w:category>
          <w:name w:val="כללי"/>
          <w:gallery w:val="placeholder"/>
        </w:category>
        <w:types>
          <w:type w:val="bbPlcHdr"/>
        </w:types>
        <w:behaviors>
          <w:behavior w:val="content"/>
        </w:behaviors>
        <w:guid w:val="{533D7F17-5E3F-4170-91B0-DBDE75B6833F}"/>
      </w:docPartPr>
      <w:docPartBody>
        <w:p w:rsidR="00994810" w:rsidRDefault="00994810" w:rsidP="00994810">
          <w:pPr>
            <w:pStyle w:val="9A34B4DDA7BE45B7B3AA0F4ADCC3D4FE"/>
          </w:pPr>
          <w:r w:rsidRPr="003059F5">
            <w:rPr>
              <w:rStyle w:val="PlaceholderText"/>
              <w:rtl/>
            </w:rPr>
            <w:t>[אחוז השתתפות צד א]</w:t>
          </w:r>
        </w:p>
      </w:docPartBody>
    </w:docPart>
    <w:docPart>
      <w:docPartPr>
        <w:name w:val="A8CEFD3F68CC4139B29B9B12A521A3F4"/>
        <w:category>
          <w:name w:val="כללי"/>
          <w:gallery w:val="placeholder"/>
        </w:category>
        <w:types>
          <w:type w:val="bbPlcHdr"/>
        </w:types>
        <w:behaviors>
          <w:behavior w:val="content"/>
        </w:behaviors>
        <w:guid w:val="{F5C52BDE-EC0B-4F0F-923F-D6DB4FB48FCC}"/>
      </w:docPartPr>
      <w:docPartBody>
        <w:p w:rsidR="00994810" w:rsidRDefault="00994810" w:rsidP="00994810">
          <w:pPr>
            <w:pStyle w:val="A8CEFD3F68CC4139B29B9B12A521A3F4"/>
          </w:pPr>
          <w:r w:rsidRPr="00064388">
            <w:rPr>
              <w:rStyle w:val="PlaceholderText"/>
              <w:rtl/>
            </w:rPr>
            <w:t>[סוג מדד כותרת]</w:t>
          </w:r>
        </w:p>
      </w:docPartBody>
    </w:docPart>
    <w:docPart>
      <w:docPartPr>
        <w:name w:val="E225FFBAC2A4410DB6A269A78F5ADBA0"/>
        <w:category>
          <w:name w:val="כללי"/>
          <w:gallery w:val="placeholder"/>
        </w:category>
        <w:types>
          <w:type w:val="bbPlcHdr"/>
        </w:types>
        <w:behaviors>
          <w:behavior w:val="content"/>
        </w:behaviors>
        <w:guid w:val="{795E2179-6363-4B11-9CA3-A3A1BA0DEFD2}"/>
      </w:docPartPr>
      <w:docPartBody>
        <w:p w:rsidR="00994810" w:rsidRDefault="00994810" w:rsidP="00994810">
          <w:pPr>
            <w:pStyle w:val="E225FFBAC2A4410DB6A269A78F5ADBA0"/>
          </w:pPr>
          <w:r w:rsidRPr="00033B28">
            <w:rPr>
              <w:rStyle w:val="PlaceholderText"/>
              <w:rtl/>
            </w:rPr>
            <w:t>[מדד בגין/ידוע - כותרת]</w:t>
          </w:r>
        </w:p>
      </w:docPartBody>
    </w:docPart>
    <w:docPart>
      <w:docPartPr>
        <w:name w:val="0B9828A939B74A8D8C7BD8C185853624"/>
        <w:category>
          <w:name w:val="כללי"/>
          <w:gallery w:val="placeholder"/>
        </w:category>
        <w:types>
          <w:type w:val="bbPlcHdr"/>
        </w:types>
        <w:behaviors>
          <w:behavior w:val="content"/>
        </w:behaviors>
        <w:guid w:val="{96BADEC7-66E6-442A-A8E8-0F417CC75693}"/>
      </w:docPartPr>
      <w:docPartBody>
        <w:p w:rsidR="00994810" w:rsidRDefault="00994810" w:rsidP="00994810">
          <w:pPr>
            <w:pStyle w:val="0B9828A939B74A8D8C7BD8C185853624"/>
          </w:pPr>
          <w:r w:rsidRPr="003059F5">
            <w:rPr>
              <w:rStyle w:val="PlaceholderText"/>
              <w:rtl/>
            </w:rPr>
            <w:t>[מדד בסיס]</w:t>
          </w:r>
        </w:p>
      </w:docPartBody>
    </w:docPart>
    <w:docPart>
      <w:docPartPr>
        <w:name w:val="5F6D175CD22C4BA791C953C4E0DB8B70"/>
        <w:category>
          <w:name w:val="כללי"/>
          <w:gallery w:val="placeholder"/>
        </w:category>
        <w:types>
          <w:type w:val="bbPlcHdr"/>
        </w:types>
        <w:behaviors>
          <w:behavior w:val="content"/>
        </w:behaviors>
        <w:guid w:val="{E372CC51-B50D-4CA0-B3FA-28D2C7C349CA}"/>
      </w:docPartPr>
      <w:docPartBody>
        <w:p w:rsidR="00994810" w:rsidRDefault="00994810" w:rsidP="00994810">
          <w:pPr>
            <w:pStyle w:val="5F6D175CD22C4BA791C953C4E0DB8B70"/>
          </w:pPr>
          <w:r w:rsidRPr="003059F5">
            <w:rPr>
              <w:rStyle w:val="PlaceholderText"/>
              <w:rtl/>
            </w:rPr>
            <w:t>[נקודות מדד]</w:t>
          </w:r>
        </w:p>
      </w:docPartBody>
    </w:docPart>
    <w:docPart>
      <w:docPartPr>
        <w:name w:val="41B38F50E4FC49B8A0512A4EDC9FC7AD"/>
        <w:category>
          <w:name w:val="כללי"/>
          <w:gallery w:val="placeholder"/>
        </w:category>
        <w:types>
          <w:type w:val="bbPlcHdr"/>
        </w:types>
        <w:behaviors>
          <w:behavior w:val="content"/>
        </w:behaviors>
        <w:guid w:val="{5204E328-BC82-45C8-8958-29FDF451C179}"/>
      </w:docPartPr>
      <w:docPartBody>
        <w:p w:rsidR="00164F12" w:rsidRDefault="00994810" w:rsidP="00994810">
          <w:pPr>
            <w:pStyle w:val="41B38F50E4FC49B8A0512A4EDC9FC7AD"/>
          </w:pPr>
          <w:r w:rsidRPr="003059F5">
            <w:rPr>
              <w:rStyle w:val="PlaceholderText"/>
              <w:rtl/>
            </w:rPr>
            <w:t>[תאריך חתימת חוזה]</w:t>
          </w:r>
        </w:p>
      </w:docPartBody>
    </w:docPart>
    <w:docPart>
      <w:docPartPr>
        <w:name w:val="D559730C708248E59001A8218D03B7DD"/>
        <w:category>
          <w:name w:val="כללי"/>
          <w:gallery w:val="placeholder"/>
        </w:category>
        <w:types>
          <w:type w:val="bbPlcHdr"/>
        </w:types>
        <w:behaviors>
          <w:behavior w:val="content"/>
        </w:behaviors>
        <w:guid w:val="{11EBE0FC-E42E-4F3A-ADA6-010DF75971E5}"/>
      </w:docPartPr>
      <w:docPartBody>
        <w:p w:rsidR="00164F12" w:rsidRDefault="00994810" w:rsidP="00994810">
          <w:pPr>
            <w:pStyle w:val="D559730C708248E59001A8218D03B7DD"/>
          </w:pPr>
          <w:r w:rsidRPr="0027244C">
            <w:rPr>
              <w:rStyle w:val="PlaceholderText"/>
              <w:rtl/>
            </w:rPr>
            <w:t>[צד א בחוזה]</w:t>
          </w:r>
        </w:p>
      </w:docPartBody>
    </w:docPart>
    <w:docPart>
      <w:docPartPr>
        <w:name w:val="9FDC1813FBC1470187EC7920F5180561"/>
        <w:category>
          <w:name w:val="כללי"/>
          <w:gallery w:val="placeholder"/>
        </w:category>
        <w:types>
          <w:type w:val="bbPlcHdr"/>
        </w:types>
        <w:behaviors>
          <w:behavior w:val="content"/>
        </w:behaviors>
        <w:guid w:val="{1B418315-3EA8-45A7-A427-93C5FF75970D}"/>
      </w:docPartPr>
      <w:docPartBody>
        <w:p w:rsidR="00164F12" w:rsidRDefault="00994810" w:rsidP="00994810">
          <w:pPr>
            <w:pStyle w:val="9FDC1813FBC1470187EC7920F5180561"/>
          </w:pPr>
          <w:r w:rsidRPr="003059F5">
            <w:rPr>
              <w:rStyle w:val="PlaceholderText"/>
              <w:rtl/>
            </w:rPr>
            <w:t>[שם ספק]</w:t>
          </w:r>
        </w:p>
      </w:docPartBody>
    </w:docPart>
    <w:docPart>
      <w:docPartPr>
        <w:name w:val="47FCC6D2593F4649B0CE7764DAB0DD25"/>
        <w:category>
          <w:name w:val="כללי"/>
          <w:gallery w:val="placeholder"/>
        </w:category>
        <w:types>
          <w:type w:val="bbPlcHdr"/>
        </w:types>
        <w:behaviors>
          <w:behavior w:val="content"/>
        </w:behaviors>
        <w:guid w:val="{1B781100-98D8-406A-BC93-83E701ED832B}"/>
      </w:docPartPr>
      <w:docPartBody>
        <w:p w:rsidR="00164F12" w:rsidRDefault="00994810" w:rsidP="00994810">
          <w:pPr>
            <w:pStyle w:val="47FCC6D2593F4649B0CE7764DAB0DD25"/>
          </w:pPr>
          <w:r w:rsidRPr="003059F5">
            <w:rPr>
              <w:rStyle w:val="PlaceholderText"/>
              <w:rtl/>
            </w:rPr>
            <w:t>[שם ספק]</w:t>
          </w:r>
        </w:p>
      </w:docPartBody>
    </w:docPart>
    <w:docPart>
      <w:docPartPr>
        <w:name w:val="CF054D32B7D04222A6952B0E378B1FE6"/>
        <w:category>
          <w:name w:val="כללי"/>
          <w:gallery w:val="placeholder"/>
        </w:category>
        <w:types>
          <w:type w:val="bbPlcHdr"/>
        </w:types>
        <w:behaviors>
          <w:behavior w:val="content"/>
        </w:behaviors>
        <w:guid w:val="{14FFE5E1-F285-4D69-8419-06EE0ACEAC85}"/>
      </w:docPartPr>
      <w:docPartBody>
        <w:p w:rsidR="00164F12" w:rsidRDefault="00994810" w:rsidP="00994810">
          <w:pPr>
            <w:pStyle w:val="CF054D32B7D04222A6952B0E378B1FE6"/>
          </w:pPr>
          <w:r w:rsidRPr="003059F5">
            <w:rPr>
              <w:rStyle w:val="PlaceholderText"/>
              <w:rtl/>
            </w:rPr>
            <w:t>[שם ספק]</w:t>
          </w:r>
        </w:p>
      </w:docPartBody>
    </w:docPart>
    <w:docPart>
      <w:docPartPr>
        <w:name w:val="CFEC286F9F584BC5AF846440A8237578"/>
        <w:category>
          <w:name w:val="כללי"/>
          <w:gallery w:val="placeholder"/>
        </w:category>
        <w:types>
          <w:type w:val="bbPlcHdr"/>
        </w:types>
        <w:behaviors>
          <w:behavior w:val="content"/>
        </w:behaviors>
        <w:guid w:val="{08B03EEA-1E59-4FD2-A238-BF79CFD4E26F}"/>
      </w:docPartPr>
      <w:docPartBody>
        <w:p w:rsidR="00164F12" w:rsidRDefault="00994810" w:rsidP="00994810">
          <w:pPr>
            <w:pStyle w:val="CFEC286F9F584BC5AF846440A8237578"/>
          </w:pPr>
          <w:r w:rsidRPr="003059F5">
            <w:rPr>
              <w:rStyle w:val="PlaceholderText"/>
              <w:rtl/>
            </w:rPr>
            <w:t>[שם ספק]</w:t>
          </w:r>
        </w:p>
      </w:docPartBody>
    </w:docPart>
    <w:docPart>
      <w:docPartPr>
        <w:name w:val="029957132BB74F55B794BDECACC9D3A6"/>
        <w:category>
          <w:name w:val="כללי"/>
          <w:gallery w:val="placeholder"/>
        </w:category>
        <w:types>
          <w:type w:val="bbPlcHdr"/>
        </w:types>
        <w:behaviors>
          <w:behavior w:val="content"/>
        </w:behaviors>
        <w:guid w:val="{588FCD6E-913B-4944-B3B3-962D69527B0A}"/>
      </w:docPartPr>
      <w:docPartBody>
        <w:p w:rsidR="00164F12" w:rsidRDefault="00994810" w:rsidP="00994810">
          <w:pPr>
            <w:pStyle w:val="029957132BB74F55B794BDECACC9D3A6"/>
          </w:pPr>
          <w:r w:rsidRPr="003059F5">
            <w:rPr>
              <w:rStyle w:val="PlaceholderText"/>
              <w:rtl/>
            </w:rPr>
            <w:t>[תבנית חוזה]</w:t>
          </w:r>
        </w:p>
      </w:docPartBody>
    </w:docPart>
    <w:docPart>
      <w:docPartPr>
        <w:name w:val="93CC75DFAD5B4B2FAADCEFCD6DCD34CC"/>
        <w:category>
          <w:name w:val="כללי"/>
          <w:gallery w:val="placeholder"/>
        </w:category>
        <w:types>
          <w:type w:val="bbPlcHdr"/>
        </w:types>
        <w:behaviors>
          <w:behavior w:val="content"/>
        </w:behaviors>
        <w:guid w:val="{DB4F9002-E143-4848-9DC2-690F0446C6FE}"/>
      </w:docPartPr>
      <w:docPartBody>
        <w:p w:rsidR="00164F12" w:rsidRDefault="00994810" w:rsidP="00994810">
          <w:pPr>
            <w:pStyle w:val="93CC75DFAD5B4B2FAADCEFCD6DCD34CC"/>
          </w:pPr>
          <w:r w:rsidRPr="009D00D7">
            <w:rPr>
              <w:rStyle w:val="PlaceholderText"/>
              <w:rtl/>
            </w:rPr>
            <w:t>[שם הפרויקט]</w:t>
          </w:r>
        </w:p>
      </w:docPartBody>
    </w:docPart>
    <w:docPart>
      <w:docPartPr>
        <w:name w:val="C4600ADE62B647C5A0F5B9947DBB61D3"/>
        <w:category>
          <w:name w:val="כללי"/>
          <w:gallery w:val="placeholder"/>
        </w:category>
        <w:types>
          <w:type w:val="bbPlcHdr"/>
        </w:types>
        <w:behaviors>
          <w:behavior w:val="content"/>
        </w:behaviors>
        <w:guid w:val="{A982ADBF-82F0-45E7-9C96-EA47CB896672}"/>
      </w:docPartPr>
      <w:docPartBody>
        <w:p w:rsidR="00164F12" w:rsidRDefault="00994810" w:rsidP="00994810">
          <w:pPr>
            <w:pStyle w:val="C4600ADE62B647C5A0F5B9947DBB61D3"/>
          </w:pPr>
          <w:r w:rsidRPr="003059F5">
            <w:rPr>
              <w:rStyle w:val="PlaceholderText"/>
              <w:rtl/>
            </w:rPr>
            <w:t>[שם ספק]</w:t>
          </w:r>
        </w:p>
      </w:docPartBody>
    </w:docPart>
    <w:docPart>
      <w:docPartPr>
        <w:name w:val="ED70F5D4F8514281B4B33BE639994A2A"/>
        <w:category>
          <w:name w:val="כללי"/>
          <w:gallery w:val="placeholder"/>
        </w:category>
        <w:types>
          <w:type w:val="bbPlcHdr"/>
        </w:types>
        <w:behaviors>
          <w:behavior w:val="content"/>
        </w:behaviors>
        <w:guid w:val="{1DE3458E-56FB-478B-BB86-89552BFF29B2}"/>
      </w:docPartPr>
      <w:docPartBody>
        <w:p w:rsidR="00164F12" w:rsidRDefault="00994810" w:rsidP="00994810">
          <w:pPr>
            <w:pStyle w:val="ED70F5D4F8514281B4B33BE639994A2A"/>
          </w:pPr>
          <w:r w:rsidRPr="003059F5">
            <w:rPr>
              <w:rStyle w:val="PlaceholderText"/>
              <w:rtl/>
            </w:rPr>
            <w:t>[שם ספק]</w:t>
          </w:r>
        </w:p>
      </w:docPartBody>
    </w:docPart>
    <w:docPart>
      <w:docPartPr>
        <w:name w:val="75B52C8DEE9E47E8B98F45D6138B5D22"/>
        <w:category>
          <w:name w:val="כללי"/>
          <w:gallery w:val="placeholder"/>
        </w:category>
        <w:types>
          <w:type w:val="bbPlcHdr"/>
        </w:types>
        <w:behaviors>
          <w:behavior w:val="content"/>
        </w:behaviors>
        <w:guid w:val="{82E47219-DB70-4B0D-BBDD-467846DEF4A8}"/>
      </w:docPartPr>
      <w:docPartBody>
        <w:p w:rsidR="00164F12" w:rsidRDefault="00994810" w:rsidP="00994810">
          <w:pPr>
            <w:pStyle w:val="75B52C8DEE9E47E8B98F45D6138B5D22"/>
          </w:pPr>
          <w:r w:rsidRPr="009C4355">
            <w:rPr>
              <w:rStyle w:val="PlaceholderText"/>
              <w:rtl/>
            </w:rPr>
            <w:t>[שם ספק]</w:t>
          </w:r>
        </w:p>
      </w:docPartBody>
    </w:docPart>
    <w:docPart>
      <w:docPartPr>
        <w:name w:val="6BE6646D28BC4EB8BC772280071A48D3"/>
        <w:category>
          <w:name w:val="כללי"/>
          <w:gallery w:val="placeholder"/>
        </w:category>
        <w:types>
          <w:type w:val="bbPlcHdr"/>
        </w:types>
        <w:behaviors>
          <w:behavior w:val="content"/>
        </w:behaviors>
        <w:guid w:val="{4ECF0A01-B3DB-4D92-919E-97A0045BB6C8}"/>
      </w:docPartPr>
      <w:docPartBody>
        <w:p w:rsidR="00164F12" w:rsidRDefault="00994810" w:rsidP="00994810">
          <w:pPr>
            <w:pStyle w:val="6BE6646D28BC4EB8BC772280071A48D3"/>
          </w:pPr>
          <w:r w:rsidRPr="00F936C8">
            <w:rPr>
              <w:rStyle w:val="PlaceholderText"/>
              <w:rtl/>
            </w:rPr>
            <w:t>[צד א בחוזה]</w:t>
          </w:r>
        </w:p>
      </w:docPartBody>
    </w:docPart>
    <w:docPart>
      <w:docPartPr>
        <w:name w:val="1842849D7C6F43DDBAA405053616EB32"/>
        <w:category>
          <w:name w:val="כללי"/>
          <w:gallery w:val="placeholder"/>
        </w:category>
        <w:types>
          <w:type w:val="bbPlcHdr"/>
        </w:types>
        <w:behaviors>
          <w:behavior w:val="content"/>
        </w:behaviors>
        <w:guid w:val="{038BE1F6-A695-4267-AD42-0C4636FD8AAD}"/>
      </w:docPartPr>
      <w:docPartBody>
        <w:p w:rsidR="00164F12" w:rsidRDefault="00994810" w:rsidP="00994810">
          <w:pPr>
            <w:pStyle w:val="1842849D7C6F43DDBAA405053616EB32"/>
          </w:pPr>
          <w:r w:rsidRPr="009C4355">
            <w:rPr>
              <w:rStyle w:val="PlaceholderText"/>
              <w:rtl/>
            </w:rPr>
            <w:t>[שם ספק]</w:t>
          </w:r>
        </w:p>
      </w:docPartBody>
    </w:docPart>
    <w:docPart>
      <w:docPartPr>
        <w:name w:val="30B1670212224C33A9DAED4EE71623DE"/>
        <w:category>
          <w:name w:val="כללי"/>
          <w:gallery w:val="placeholder"/>
        </w:category>
        <w:types>
          <w:type w:val="bbPlcHdr"/>
        </w:types>
        <w:behaviors>
          <w:behavior w:val="content"/>
        </w:behaviors>
        <w:guid w:val="{FA878457-3B2A-4B57-B9E5-B2B7C3C94250}"/>
      </w:docPartPr>
      <w:docPartBody>
        <w:p w:rsidR="00164F12" w:rsidRDefault="00994810" w:rsidP="00994810">
          <w:pPr>
            <w:pStyle w:val="30B1670212224C33A9DAED4EE71623DE"/>
          </w:pPr>
          <w:r w:rsidRPr="00EA366E">
            <w:rPr>
              <w:rStyle w:val="PlaceholderText"/>
              <w:rtl/>
            </w:rPr>
            <w:t>[תאריך חתימת חוזה]</w:t>
          </w:r>
        </w:p>
      </w:docPartBody>
    </w:docPart>
    <w:docPart>
      <w:docPartPr>
        <w:name w:val="08A7F24747B14DBEA2E76D0ABF825F8C"/>
        <w:category>
          <w:name w:val="כללי"/>
          <w:gallery w:val="placeholder"/>
        </w:category>
        <w:types>
          <w:type w:val="bbPlcHdr"/>
        </w:types>
        <w:behaviors>
          <w:behavior w:val="content"/>
        </w:behaviors>
        <w:guid w:val="{6EC7AF56-C797-4552-801F-54BFF6F9B1EA}"/>
      </w:docPartPr>
      <w:docPartBody>
        <w:p w:rsidR="00164F12" w:rsidRDefault="00994810" w:rsidP="00994810">
          <w:pPr>
            <w:pStyle w:val="08A7F24747B14DBEA2E76D0ABF825F8C"/>
          </w:pPr>
          <w:r w:rsidRPr="008D1105">
            <w:rPr>
              <w:rStyle w:val="PlaceholderText"/>
              <w:rtl/>
            </w:rPr>
            <w:t>[תיאור עבודה]</w:t>
          </w:r>
        </w:p>
      </w:docPartBody>
    </w:docPart>
    <w:docPart>
      <w:docPartPr>
        <w:name w:val="9753A9C8699448A7AE4A80DB95AA8C60"/>
        <w:category>
          <w:name w:val="כללי"/>
          <w:gallery w:val="placeholder"/>
        </w:category>
        <w:types>
          <w:type w:val="bbPlcHdr"/>
        </w:types>
        <w:behaviors>
          <w:behavior w:val="content"/>
        </w:behaviors>
        <w:guid w:val="{E7494F21-3F9E-4E17-A161-6885EBAD3BEA}"/>
      </w:docPartPr>
      <w:docPartBody>
        <w:p w:rsidR="00164F12" w:rsidRDefault="00994810" w:rsidP="00994810">
          <w:pPr>
            <w:pStyle w:val="9753A9C8699448A7AE4A80DB95AA8C60"/>
          </w:pPr>
          <w:r w:rsidRPr="00C5438E">
            <w:rPr>
              <w:rStyle w:val="PlaceholderText"/>
              <w:rtl/>
            </w:rPr>
            <w:t>[צד א בחוזה]</w:t>
          </w:r>
        </w:p>
      </w:docPartBody>
    </w:docPart>
    <w:docPart>
      <w:docPartPr>
        <w:name w:val="ABD67586876242C1AFBC6A5DB98C5C68"/>
        <w:category>
          <w:name w:val="כללי"/>
          <w:gallery w:val="placeholder"/>
        </w:category>
        <w:types>
          <w:type w:val="bbPlcHdr"/>
        </w:types>
        <w:behaviors>
          <w:behavior w:val="content"/>
        </w:behaviors>
        <w:guid w:val="{28EE9AA8-6BF3-4506-BE0D-AF9D7A50224A}"/>
      </w:docPartPr>
      <w:docPartBody>
        <w:p w:rsidR="00164F12" w:rsidRDefault="00994810" w:rsidP="00994810">
          <w:pPr>
            <w:pStyle w:val="ABD67586876242C1AFBC6A5DB98C5C68"/>
          </w:pPr>
          <w:r w:rsidRPr="003059F5">
            <w:rPr>
              <w:rStyle w:val="PlaceholderText"/>
              <w:rtl/>
            </w:rPr>
            <w:t>[שם ספק]</w:t>
          </w:r>
        </w:p>
      </w:docPartBody>
    </w:docPart>
    <w:docPart>
      <w:docPartPr>
        <w:name w:val="6D25D536C7FD4AA5B9BAAC49B49D768A"/>
        <w:category>
          <w:name w:val="כללי"/>
          <w:gallery w:val="placeholder"/>
        </w:category>
        <w:types>
          <w:type w:val="bbPlcHdr"/>
        </w:types>
        <w:behaviors>
          <w:behavior w:val="content"/>
        </w:behaviors>
        <w:guid w:val="{BDD0FD96-3997-422A-8275-5953763DE94F}"/>
      </w:docPartPr>
      <w:docPartBody>
        <w:p w:rsidR="00164F12" w:rsidRDefault="00994810" w:rsidP="00994810">
          <w:pPr>
            <w:pStyle w:val="6D25D536C7FD4AA5B9BAAC49B49D768A"/>
          </w:pPr>
          <w:r w:rsidRPr="003059F5">
            <w:rPr>
              <w:rStyle w:val="PlaceholderText"/>
              <w:rtl/>
            </w:rPr>
            <w:t>[שם אתר]</w:t>
          </w:r>
        </w:p>
      </w:docPartBody>
    </w:docPart>
    <w:docPart>
      <w:docPartPr>
        <w:name w:val="9F0A134E35EA49F9B7E342CAEEDAE9F2"/>
        <w:category>
          <w:name w:val="כללי"/>
          <w:gallery w:val="placeholder"/>
        </w:category>
        <w:types>
          <w:type w:val="bbPlcHdr"/>
        </w:types>
        <w:behaviors>
          <w:behavior w:val="content"/>
        </w:behaviors>
        <w:guid w:val="{13B9BC2C-0E8D-4367-BF02-5776D7C1E9EC}"/>
      </w:docPartPr>
      <w:docPartBody>
        <w:p w:rsidR="00164F12" w:rsidRDefault="00994810" w:rsidP="00994810">
          <w:pPr>
            <w:pStyle w:val="9F0A134E35EA49F9B7E342CAEEDAE9F2"/>
          </w:pPr>
          <w:r w:rsidRPr="003059F5">
            <w:rPr>
              <w:rStyle w:val="PlaceholderText"/>
              <w:rtl/>
            </w:rPr>
            <w:t>[תיאור עבודה]</w:t>
          </w:r>
        </w:p>
      </w:docPartBody>
    </w:docPart>
    <w:docPart>
      <w:docPartPr>
        <w:name w:val="A5D379F1CBDD4402BD48A1BAEEB3F379"/>
        <w:category>
          <w:name w:val="כללי"/>
          <w:gallery w:val="placeholder"/>
        </w:category>
        <w:types>
          <w:type w:val="bbPlcHdr"/>
        </w:types>
        <w:behaviors>
          <w:behavior w:val="content"/>
        </w:behaviors>
        <w:guid w:val="{7D75BEE0-30F0-49A2-B4B1-117644CB5CFE}"/>
      </w:docPartPr>
      <w:docPartBody>
        <w:p w:rsidR="00164F12" w:rsidRDefault="00994810" w:rsidP="00994810">
          <w:pPr>
            <w:pStyle w:val="A5D379F1CBDD4402BD48A1BAEEB3F379"/>
          </w:pPr>
          <w:r w:rsidRPr="009C4355">
            <w:rPr>
              <w:rStyle w:val="PlaceholderText"/>
              <w:rtl/>
            </w:rPr>
            <w:t>[שם ספק]</w:t>
          </w:r>
        </w:p>
      </w:docPartBody>
    </w:docPart>
    <w:docPart>
      <w:docPartPr>
        <w:name w:val="637D86FE697F4534BEF61B67E300B8AB"/>
        <w:category>
          <w:name w:val="כללי"/>
          <w:gallery w:val="placeholder"/>
        </w:category>
        <w:types>
          <w:type w:val="bbPlcHdr"/>
        </w:types>
        <w:behaviors>
          <w:behavior w:val="content"/>
        </w:behaviors>
        <w:guid w:val="{8461DEE2-C6C1-42F5-B401-013597B2D680}"/>
      </w:docPartPr>
      <w:docPartBody>
        <w:p w:rsidR="00164F12" w:rsidRDefault="00994810" w:rsidP="00994810">
          <w:pPr>
            <w:pStyle w:val="637D86FE697F4534BEF61B67E300B8AB"/>
          </w:pPr>
          <w:r w:rsidRPr="00C5438E">
            <w:rPr>
              <w:rStyle w:val="PlaceholderText"/>
              <w:rtl/>
            </w:rPr>
            <w:t>[צד א בחוזה]</w:t>
          </w:r>
        </w:p>
      </w:docPartBody>
    </w:docPart>
    <w:docPart>
      <w:docPartPr>
        <w:name w:val="CE352401F2954D5882E674BC0662E910"/>
        <w:category>
          <w:name w:val="כללי"/>
          <w:gallery w:val="placeholder"/>
        </w:category>
        <w:types>
          <w:type w:val="bbPlcHdr"/>
        </w:types>
        <w:behaviors>
          <w:behavior w:val="content"/>
        </w:behaviors>
        <w:guid w:val="{94825F0C-6C17-46BD-B8A5-53FE97CFC4D9}"/>
      </w:docPartPr>
      <w:docPartBody>
        <w:p w:rsidR="00164F12" w:rsidRDefault="00994810" w:rsidP="00994810">
          <w:pPr>
            <w:pStyle w:val="CE352401F2954D5882E674BC0662E910"/>
          </w:pPr>
          <w:r w:rsidRPr="003059F5">
            <w:rPr>
              <w:rStyle w:val="PlaceholderText"/>
              <w:rtl/>
            </w:rPr>
            <w:t>[שם אתר]</w:t>
          </w:r>
        </w:p>
      </w:docPartBody>
    </w:docPart>
    <w:docPart>
      <w:docPartPr>
        <w:name w:val="60138D1A720A46D180B57150198009E4"/>
        <w:category>
          <w:name w:val="כללי"/>
          <w:gallery w:val="placeholder"/>
        </w:category>
        <w:types>
          <w:type w:val="bbPlcHdr"/>
        </w:types>
        <w:behaviors>
          <w:behavior w:val="content"/>
        </w:behaviors>
        <w:guid w:val="{1B4F836E-5006-422F-BE67-C54194469B34}"/>
      </w:docPartPr>
      <w:docPartBody>
        <w:p w:rsidR="00164F12" w:rsidRDefault="00994810" w:rsidP="00994810">
          <w:pPr>
            <w:pStyle w:val="60138D1A720A46D180B57150198009E4"/>
          </w:pPr>
          <w:r w:rsidRPr="003059F5">
            <w:rPr>
              <w:rStyle w:val="PlaceholderText"/>
              <w:rtl/>
            </w:rPr>
            <w:t>[תאריך חתימת חוזה]</w:t>
          </w:r>
        </w:p>
      </w:docPartBody>
    </w:docPart>
    <w:docPart>
      <w:docPartPr>
        <w:name w:val="81140172E59E4A57B85E3AC2F18AC6B9"/>
        <w:category>
          <w:name w:val="כללי"/>
          <w:gallery w:val="placeholder"/>
        </w:category>
        <w:types>
          <w:type w:val="bbPlcHdr"/>
        </w:types>
        <w:behaviors>
          <w:behavior w:val="content"/>
        </w:behaviors>
        <w:guid w:val="{86F5178C-180A-429C-B189-FCEF45F96772}"/>
      </w:docPartPr>
      <w:docPartBody>
        <w:p w:rsidR="00164F12" w:rsidRDefault="00994810" w:rsidP="00994810">
          <w:pPr>
            <w:pStyle w:val="81140172E59E4A57B85E3AC2F18AC6B9"/>
          </w:pPr>
          <w:r w:rsidRPr="009C4355">
            <w:rPr>
              <w:rStyle w:val="PlaceholderText"/>
              <w:rtl/>
            </w:rPr>
            <w:t>[שם ספק]</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David">
    <w:panose1 w:val="020E0502060401010101"/>
    <w:charset w:val="B1"/>
    <w:family w:val="swiss"/>
    <w:pitch w:val="variable"/>
    <w:sig w:usb0="00000801" w:usb1="00000000" w:usb2="00000000" w:usb3="00000000" w:csb0="0000002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00"/>
    <w:family w:val="roman"/>
    <w:notTrueType/>
    <w:pitch w:val="variable"/>
    <w:sig w:usb0="00000003" w:usb1="00000000" w:usb2="00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65A5"/>
    <w:rsid w:val="000046A2"/>
    <w:rsid w:val="00100D3E"/>
    <w:rsid w:val="00155C6E"/>
    <w:rsid w:val="00164F12"/>
    <w:rsid w:val="0032380B"/>
    <w:rsid w:val="003D3172"/>
    <w:rsid w:val="004628EB"/>
    <w:rsid w:val="00655D33"/>
    <w:rsid w:val="006865A5"/>
    <w:rsid w:val="00994810"/>
    <w:rsid w:val="00CF35C0"/>
    <w:rsid w:val="00E201E8"/>
    <w:rsid w:val="00FF676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865A5"/>
    <w:pPr>
      <w:bidi/>
    </w:pPr>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94810"/>
    <w:rPr>
      <w:color w:val="808080"/>
    </w:rPr>
  </w:style>
  <w:style w:type="paragraph" w:customStyle="1" w:styleId="871AD4D121CD46158D37AC706DC5F20D">
    <w:name w:val="871AD4D121CD46158D37AC706DC5F20D"/>
    <w:rsid w:val="006865A5"/>
    <w:pPr>
      <w:bidi/>
    </w:pPr>
  </w:style>
  <w:style w:type="paragraph" w:customStyle="1" w:styleId="67C2AB97BBCD442C886705456EBBB7B0">
    <w:name w:val="67C2AB97BBCD442C886705456EBBB7B0"/>
    <w:rsid w:val="006865A5"/>
    <w:pPr>
      <w:bidi/>
    </w:pPr>
  </w:style>
  <w:style w:type="paragraph" w:customStyle="1" w:styleId="37208FD0DB0444DCA907EF0ED64E6B18">
    <w:name w:val="37208FD0DB0444DCA907EF0ED64E6B18"/>
    <w:rsid w:val="006865A5"/>
    <w:pPr>
      <w:bidi/>
    </w:pPr>
  </w:style>
  <w:style w:type="paragraph" w:customStyle="1" w:styleId="71D2035B69E0492092CD157201A2A210">
    <w:name w:val="71D2035B69E0492092CD157201A2A210"/>
    <w:rsid w:val="006865A5"/>
    <w:pPr>
      <w:bidi/>
    </w:pPr>
  </w:style>
  <w:style w:type="paragraph" w:customStyle="1" w:styleId="097384DE99F64EFE95EB6B796425FE6C">
    <w:name w:val="097384DE99F64EFE95EB6B796425FE6C"/>
    <w:rsid w:val="000046A2"/>
    <w:pPr>
      <w:bidi/>
    </w:pPr>
  </w:style>
  <w:style w:type="paragraph" w:customStyle="1" w:styleId="BEFDDA32FACF48EE8967FD3328EE85D5">
    <w:name w:val="BEFDDA32FACF48EE8967FD3328EE85D5"/>
    <w:rsid w:val="000046A2"/>
    <w:pPr>
      <w:bidi/>
    </w:pPr>
  </w:style>
  <w:style w:type="paragraph" w:customStyle="1" w:styleId="AE4C4EA1358F449CB9AA95A98D430D69">
    <w:name w:val="AE4C4EA1358F449CB9AA95A98D430D69"/>
    <w:rsid w:val="000046A2"/>
    <w:pPr>
      <w:bidi/>
    </w:pPr>
  </w:style>
  <w:style w:type="paragraph" w:customStyle="1" w:styleId="8C1C27966FA842BD9DBB84D7CEBF11D9">
    <w:name w:val="8C1C27966FA842BD9DBB84D7CEBF11D9"/>
    <w:rsid w:val="000046A2"/>
    <w:pPr>
      <w:bidi/>
    </w:pPr>
  </w:style>
  <w:style w:type="paragraph" w:customStyle="1" w:styleId="D8AD10FF4ACF422CBCAAB4B3A763E055">
    <w:name w:val="D8AD10FF4ACF422CBCAAB4B3A763E055"/>
    <w:rsid w:val="000046A2"/>
    <w:pPr>
      <w:bidi/>
    </w:pPr>
  </w:style>
  <w:style w:type="paragraph" w:customStyle="1" w:styleId="212B709D20E24C4FBC3A01EA478C3422">
    <w:name w:val="212B709D20E24C4FBC3A01EA478C3422"/>
    <w:rsid w:val="003D3172"/>
    <w:pPr>
      <w:bidi/>
    </w:pPr>
  </w:style>
  <w:style w:type="paragraph" w:customStyle="1" w:styleId="048129BCA59249ECB25D854E168CDD6D">
    <w:name w:val="048129BCA59249ECB25D854E168CDD6D"/>
    <w:rsid w:val="003D3172"/>
    <w:pPr>
      <w:bidi/>
    </w:pPr>
  </w:style>
  <w:style w:type="paragraph" w:customStyle="1" w:styleId="A878B222E35F471BAD1BBFF22095974D">
    <w:name w:val="A878B222E35F471BAD1BBFF22095974D"/>
    <w:rsid w:val="003D3172"/>
    <w:pPr>
      <w:bidi/>
    </w:pPr>
  </w:style>
  <w:style w:type="paragraph" w:customStyle="1" w:styleId="7B77F19C3F0C46F28774B2598DA9DFE2">
    <w:name w:val="7B77F19C3F0C46F28774B2598DA9DFE2"/>
    <w:rsid w:val="003D3172"/>
    <w:pPr>
      <w:bidi/>
    </w:pPr>
  </w:style>
  <w:style w:type="paragraph" w:customStyle="1" w:styleId="0A197E62E1E1410993613F645EAEF344">
    <w:name w:val="0A197E62E1E1410993613F645EAEF344"/>
    <w:rsid w:val="003D3172"/>
    <w:pPr>
      <w:bidi/>
    </w:pPr>
  </w:style>
  <w:style w:type="paragraph" w:customStyle="1" w:styleId="23A1F3B8A45E4BC2BD68960771DC4502">
    <w:name w:val="23A1F3B8A45E4BC2BD68960771DC4502"/>
    <w:rsid w:val="003D3172"/>
    <w:pPr>
      <w:bidi/>
    </w:pPr>
  </w:style>
  <w:style w:type="paragraph" w:customStyle="1" w:styleId="6A9ED259F79741C69A788D0DFE4E0A7C">
    <w:name w:val="6A9ED259F79741C69A788D0DFE4E0A7C"/>
    <w:rsid w:val="004628EB"/>
    <w:pPr>
      <w:bidi/>
    </w:pPr>
  </w:style>
  <w:style w:type="paragraph" w:customStyle="1" w:styleId="E704453A64E74612AA1C761578EB9789">
    <w:name w:val="E704453A64E74612AA1C761578EB9789"/>
    <w:rsid w:val="004628EB"/>
    <w:pPr>
      <w:bidi/>
    </w:pPr>
  </w:style>
  <w:style w:type="paragraph" w:customStyle="1" w:styleId="92496ACE74334D6F8D9804A945BA0832">
    <w:name w:val="92496ACE74334D6F8D9804A945BA0832"/>
    <w:rsid w:val="004628EB"/>
    <w:pPr>
      <w:bidi/>
    </w:pPr>
  </w:style>
  <w:style w:type="paragraph" w:customStyle="1" w:styleId="AA0048BC5FA54B759BF4B82692BB145D">
    <w:name w:val="AA0048BC5FA54B759BF4B82692BB145D"/>
    <w:rsid w:val="004628EB"/>
    <w:pPr>
      <w:bidi/>
    </w:pPr>
  </w:style>
  <w:style w:type="paragraph" w:customStyle="1" w:styleId="3D013FDA72814AEC877A57677FCA06F1">
    <w:name w:val="3D013FDA72814AEC877A57677FCA06F1"/>
    <w:rsid w:val="00655D33"/>
    <w:pPr>
      <w:bidi/>
    </w:pPr>
  </w:style>
  <w:style w:type="paragraph" w:customStyle="1" w:styleId="F25AD699E7BE4DD0872AFFAFED290AAE">
    <w:name w:val="F25AD699E7BE4DD0872AFFAFED290AAE"/>
    <w:rsid w:val="00155C6E"/>
    <w:pPr>
      <w:bidi/>
    </w:pPr>
  </w:style>
  <w:style w:type="paragraph" w:customStyle="1" w:styleId="4798629AB2D743C59CB94D0A63AFAD56">
    <w:name w:val="4798629AB2D743C59CB94D0A63AFAD56"/>
    <w:rsid w:val="00994810"/>
    <w:pPr>
      <w:bidi/>
    </w:pPr>
  </w:style>
  <w:style w:type="paragraph" w:customStyle="1" w:styleId="9F074DA6E8F34A398DF78B5C68BA5C80">
    <w:name w:val="9F074DA6E8F34A398DF78B5C68BA5C80"/>
    <w:rsid w:val="00994810"/>
    <w:pPr>
      <w:bidi/>
    </w:pPr>
  </w:style>
  <w:style w:type="paragraph" w:customStyle="1" w:styleId="CCCF4A67E3664BCFAD5F906570B72FF1">
    <w:name w:val="CCCF4A67E3664BCFAD5F906570B72FF1"/>
    <w:rsid w:val="00994810"/>
    <w:pPr>
      <w:bidi/>
    </w:pPr>
  </w:style>
  <w:style w:type="paragraph" w:customStyle="1" w:styleId="181E78737A4B44B2A4FBF27088516C8D">
    <w:name w:val="181E78737A4B44B2A4FBF27088516C8D"/>
    <w:rsid w:val="00994810"/>
    <w:pPr>
      <w:bidi/>
    </w:pPr>
  </w:style>
  <w:style w:type="paragraph" w:customStyle="1" w:styleId="B56B34ED28AA4A3BAB483FF60DF5AB53">
    <w:name w:val="B56B34ED28AA4A3BAB483FF60DF5AB53"/>
    <w:rsid w:val="00994810"/>
    <w:pPr>
      <w:bidi/>
    </w:pPr>
  </w:style>
  <w:style w:type="paragraph" w:customStyle="1" w:styleId="255BCD959CDC4663A72F60C61E826D1C">
    <w:name w:val="255BCD959CDC4663A72F60C61E826D1C"/>
    <w:rsid w:val="00994810"/>
    <w:pPr>
      <w:bidi/>
    </w:pPr>
  </w:style>
  <w:style w:type="paragraph" w:customStyle="1" w:styleId="AE6C6D9AC5B642BD8E014E2B8A80BB7E">
    <w:name w:val="AE6C6D9AC5B642BD8E014E2B8A80BB7E"/>
    <w:rsid w:val="00994810"/>
    <w:pPr>
      <w:bidi/>
    </w:pPr>
  </w:style>
  <w:style w:type="paragraph" w:customStyle="1" w:styleId="6A09361AF0D244F08BA31F9FED7F4335">
    <w:name w:val="6A09361AF0D244F08BA31F9FED7F4335"/>
    <w:rsid w:val="00994810"/>
    <w:pPr>
      <w:bidi/>
    </w:pPr>
  </w:style>
  <w:style w:type="paragraph" w:customStyle="1" w:styleId="C1248346886F4EACAADD527A8E6C8CA9">
    <w:name w:val="C1248346886F4EACAADD527A8E6C8CA9"/>
    <w:rsid w:val="00994810"/>
    <w:pPr>
      <w:bidi/>
    </w:pPr>
  </w:style>
  <w:style w:type="paragraph" w:customStyle="1" w:styleId="3246384E4BE546038F4B1559E7A98B1C">
    <w:name w:val="3246384E4BE546038F4B1559E7A98B1C"/>
    <w:rsid w:val="00994810"/>
    <w:pPr>
      <w:bidi/>
    </w:pPr>
  </w:style>
  <w:style w:type="paragraph" w:customStyle="1" w:styleId="6CACA939F8A44347B87F226F6EB8007B">
    <w:name w:val="6CACA939F8A44347B87F226F6EB8007B"/>
    <w:rsid w:val="00994810"/>
    <w:pPr>
      <w:bidi/>
    </w:pPr>
  </w:style>
  <w:style w:type="paragraph" w:customStyle="1" w:styleId="6226702E87D24ED4BA07512D2DCD1D35">
    <w:name w:val="6226702E87D24ED4BA07512D2DCD1D35"/>
    <w:rsid w:val="00994810"/>
    <w:pPr>
      <w:bidi/>
    </w:pPr>
  </w:style>
  <w:style w:type="paragraph" w:customStyle="1" w:styleId="39056136E64D48CD835D6FEC03ACAB39">
    <w:name w:val="39056136E64D48CD835D6FEC03ACAB39"/>
    <w:rsid w:val="00994810"/>
    <w:pPr>
      <w:bidi/>
    </w:pPr>
  </w:style>
  <w:style w:type="paragraph" w:customStyle="1" w:styleId="0EC2C2A165C34F598CCF852A4B5946B9">
    <w:name w:val="0EC2C2A165C34F598CCF852A4B5946B9"/>
    <w:rsid w:val="00994810"/>
    <w:pPr>
      <w:bidi/>
    </w:pPr>
  </w:style>
  <w:style w:type="paragraph" w:customStyle="1" w:styleId="9A34B4DDA7BE45B7B3AA0F4ADCC3D4FE">
    <w:name w:val="9A34B4DDA7BE45B7B3AA0F4ADCC3D4FE"/>
    <w:rsid w:val="00994810"/>
    <w:pPr>
      <w:bidi/>
    </w:pPr>
  </w:style>
  <w:style w:type="paragraph" w:customStyle="1" w:styleId="A8CEFD3F68CC4139B29B9B12A521A3F4">
    <w:name w:val="A8CEFD3F68CC4139B29B9B12A521A3F4"/>
    <w:rsid w:val="00994810"/>
    <w:pPr>
      <w:bidi/>
    </w:pPr>
  </w:style>
  <w:style w:type="paragraph" w:customStyle="1" w:styleId="E225FFBAC2A4410DB6A269A78F5ADBA0">
    <w:name w:val="E225FFBAC2A4410DB6A269A78F5ADBA0"/>
    <w:rsid w:val="00994810"/>
    <w:pPr>
      <w:bidi/>
    </w:pPr>
  </w:style>
  <w:style w:type="paragraph" w:customStyle="1" w:styleId="0B9828A939B74A8D8C7BD8C185853624">
    <w:name w:val="0B9828A939B74A8D8C7BD8C185853624"/>
    <w:rsid w:val="00994810"/>
    <w:pPr>
      <w:bidi/>
    </w:pPr>
  </w:style>
  <w:style w:type="paragraph" w:customStyle="1" w:styleId="5F6D175CD22C4BA791C953C4E0DB8B70">
    <w:name w:val="5F6D175CD22C4BA791C953C4E0DB8B70"/>
    <w:rsid w:val="00994810"/>
    <w:pPr>
      <w:bidi/>
    </w:pPr>
  </w:style>
  <w:style w:type="paragraph" w:customStyle="1" w:styleId="41B38F50E4FC49B8A0512A4EDC9FC7AD">
    <w:name w:val="41B38F50E4FC49B8A0512A4EDC9FC7AD"/>
    <w:rsid w:val="00994810"/>
    <w:pPr>
      <w:bidi/>
    </w:pPr>
  </w:style>
  <w:style w:type="paragraph" w:customStyle="1" w:styleId="D559730C708248E59001A8218D03B7DD">
    <w:name w:val="D559730C708248E59001A8218D03B7DD"/>
    <w:rsid w:val="00994810"/>
    <w:pPr>
      <w:bidi/>
    </w:pPr>
  </w:style>
  <w:style w:type="paragraph" w:customStyle="1" w:styleId="9FDC1813FBC1470187EC7920F5180561">
    <w:name w:val="9FDC1813FBC1470187EC7920F5180561"/>
    <w:rsid w:val="00994810"/>
    <w:pPr>
      <w:bidi/>
    </w:pPr>
  </w:style>
  <w:style w:type="paragraph" w:customStyle="1" w:styleId="47FCC6D2593F4649B0CE7764DAB0DD25">
    <w:name w:val="47FCC6D2593F4649B0CE7764DAB0DD25"/>
    <w:rsid w:val="00994810"/>
    <w:pPr>
      <w:bidi/>
    </w:pPr>
  </w:style>
  <w:style w:type="paragraph" w:customStyle="1" w:styleId="CF054D32B7D04222A6952B0E378B1FE6">
    <w:name w:val="CF054D32B7D04222A6952B0E378B1FE6"/>
    <w:rsid w:val="00994810"/>
    <w:pPr>
      <w:bidi/>
    </w:pPr>
  </w:style>
  <w:style w:type="paragraph" w:customStyle="1" w:styleId="CFEC286F9F584BC5AF846440A8237578">
    <w:name w:val="CFEC286F9F584BC5AF846440A8237578"/>
    <w:rsid w:val="00994810"/>
    <w:pPr>
      <w:bidi/>
    </w:pPr>
  </w:style>
  <w:style w:type="paragraph" w:customStyle="1" w:styleId="029957132BB74F55B794BDECACC9D3A6">
    <w:name w:val="029957132BB74F55B794BDECACC9D3A6"/>
    <w:rsid w:val="00994810"/>
    <w:pPr>
      <w:bidi/>
    </w:pPr>
  </w:style>
  <w:style w:type="paragraph" w:customStyle="1" w:styleId="93CC75DFAD5B4B2FAADCEFCD6DCD34CC">
    <w:name w:val="93CC75DFAD5B4B2FAADCEFCD6DCD34CC"/>
    <w:rsid w:val="00994810"/>
    <w:pPr>
      <w:bidi/>
    </w:pPr>
  </w:style>
  <w:style w:type="paragraph" w:customStyle="1" w:styleId="C4600ADE62B647C5A0F5B9947DBB61D3">
    <w:name w:val="C4600ADE62B647C5A0F5B9947DBB61D3"/>
    <w:rsid w:val="00994810"/>
    <w:pPr>
      <w:bidi/>
    </w:pPr>
  </w:style>
  <w:style w:type="paragraph" w:customStyle="1" w:styleId="ED70F5D4F8514281B4B33BE639994A2A">
    <w:name w:val="ED70F5D4F8514281B4B33BE639994A2A"/>
    <w:rsid w:val="00994810"/>
    <w:pPr>
      <w:bidi/>
    </w:pPr>
  </w:style>
  <w:style w:type="paragraph" w:customStyle="1" w:styleId="75B52C8DEE9E47E8B98F45D6138B5D22">
    <w:name w:val="75B52C8DEE9E47E8B98F45D6138B5D22"/>
    <w:rsid w:val="00994810"/>
    <w:pPr>
      <w:bidi/>
    </w:pPr>
  </w:style>
  <w:style w:type="paragraph" w:customStyle="1" w:styleId="6BE6646D28BC4EB8BC772280071A48D3">
    <w:name w:val="6BE6646D28BC4EB8BC772280071A48D3"/>
    <w:rsid w:val="00994810"/>
    <w:pPr>
      <w:bidi/>
    </w:pPr>
  </w:style>
  <w:style w:type="paragraph" w:customStyle="1" w:styleId="1842849D7C6F43DDBAA405053616EB32">
    <w:name w:val="1842849D7C6F43DDBAA405053616EB32"/>
    <w:rsid w:val="00994810"/>
    <w:pPr>
      <w:bidi/>
    </w:pPr>
  </w:style>
  <w:style w:type="paragraph" w:customStyle="1" w:styleId="30B1670212224C33A9DAED4EE71623DE">
    <w:name w:val="30B1670212224C33A9DAED4EE71623DE"/>
    <w:rsid w:val="00994810"/>
    <w:pPr>
      <w:bidi/>
    </w:pPr>
  </w:style>
  <w:style w:type="paragraph" w:customStyle="1" w:styleId="08A7F24747B14DBEA2E76D0ABF825F8C">
    <w:name w:val="08A7F24747B14DBEA2E76D0ABF825F8C"/>
    <w:rsid w:val="00994810"/>
    <w:pPr>
      <w:bidi/>
    </w:pPr>
  </w:style>
  <w:style w:type="paragraph" w:customStyle="1" w:styleId="9753A9C8699448A7AE4A80DB95AA8C60">
    <w:name w:val="9753A9C8699448A7AE4A80DB95AA8C60"/>
    <w:rsid w:val="00994810"/>
    <w:pPr>
      <w:bidi/>
    </w:pPr>
  </w:style>
  <w:style w:type="paragraph" w:customStyle="1" w:styleId="ABD67586876242C1AFBC6A5DB98C5C68">
    <w:name w:val="ABD67586876242C1AFBC6A5DB98C5C68"/>
    <w:rsid w:val="00994810"/>
    <w:pPr>
      <w:bidi/>
    </w:pPr>
  </w:style>
  <w:style w:type="paragraph" w:customStyle="1" w:styleId="6D25D536C7FD4AA5B9BAAC49B49D768A">
    <w:name w:val="6D25D536C7FD4AA5B9BAAC49B49D768A"/>
    <w:rsid w:val="00994810"/>
    <w:pPr>
      <w:bidi/>
    </w:pPr>
  </w:style>
  <w:style w:type="paragraph" w:customStyle="1" w:styleId="9F0A134E35EA49F9B7E342CAEEDAE9F2">
    <w:name w:val="9F0A134E35EA49F9B7E342CAEEDAE9F2"/>
    <w:rsid w:val="00994810"/>
    <w:pPr>
      <w:bidi/>
    </w:pPr>
  </w:style>
  <w:style w:type="paragraph" w:customStyle="1" w:styleId="A5D379F1CBDD4402BD48A1BAEEB3F379">
    <w:name w:val="A5D379F1CBDD4402BD48A1BAEEB3F379"/>
    <w:rsid w:val="00994810"/>
    <w:pPr>
      <w:bidi/>
    </w:pPr>
  </w:style>
  <w:style w:type="paragraph" w:customStyle="1" w:styleId="637D86FE697F4534BEF61B67E300B8AB">
    <w:name w:val="637D86FE697F4534BEF61B67E300B8AB"/>
    <w:rsid w:val="00994810"/>
    <w:pPr>
      <w:bidi/>
    </w:pPr>
  </w:style>
  <w:style w:type="paragraph" w:customStyle="1" w:styleId="CE352401F2954D5882E674BC0662E910">
    <w:name w:val="CE352401F2954D5882E674BC0662E910"/>
    <w:rsid w:val="00994810"/>
    <w:pPr>
      <w:bidi/>
    </w:pPr>
  </w:style>
  <w:style w:type="paragraph" w:customStyle="1" w:styleId="60138D1A720A46D180B57150198009E4">
    <w:name w:val="60138D1A720A46D180B57150198009E4"/>
    <w:rsid w:val="00994810"/>
    <w:pPr>
      <w:bidi/>
    </w:pPr>
  </w:style>
  <w:style w:type="paragraph" w:customStyle="1" w:styleId="81140172E59E4A57B85E3AC2F18AC6B9">
    <w:name w:val="81140172E59E4A57B85E3AC2F18AC6B9"/>
    <w:rsid w:val="00994810"/>
    <w:pPr>
      <w:bidi/>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t:contentTypeSchema xmlns:ct="http://schemas.microsoft.com/office/2006/metadata/contentType" xmlns:ma="http://schemas.microsoft.com/office/2006/metadata/properties/metaAttributes" ct:_="" ma:_="" ma:contentTypeName="מסמך" ma:contentTypeID="0x010100C1BB7D448C37CF48BFD82AFE063F9BBD" ma:contentTypeVersion="9" ma:contentTypeDescription="צור מסמך חדש." ma:contentTypeScope="" ma:versionID="f86e9582af039ca9b13397ee1dbe2804">
  <xsd:schema xmlns:xsd="http://www.w3.org/2001/XMLSchema" xmlns:xs="http://www.w3.org/2001/XMLSchema" xmlns:p="http://schemas.microsoft.com/office/2006/metadata/properties" xmlns:ns2="30e7bf55-46d6-4ffc-a761-d73d4a90fc9d" xmlns:ns3="ee76a7da-5c3a-4653-a494-7f3fcc3cb9e9" targetNamespace="http://schemas.microsoft.com/office/2006/metadata/properties" ma:root="true" ma:fieldsID="96881d625ba30743566c4c8323df7866" ns2:_="" ns3:_="">
    <xsd:import namespace="30e7bf55-46d6-4ffc-a761-d73d4a90fc9d"/>
    <xsd:import namespace="ee76a7da-5c3a-4653-a494-7f3fcc3cb9e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e7bf55-46d6-4ffc-a761-d73d4a90fc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תגיות תמונה" ma:readOnly="false" ma:fieldId="{5cf76f15-5ced-4ddc-b409-7134ff3c332f}" ma:taxonomyMulti="true" ma:sspId="eb18e659-9045-4595-b61d-79adf2ee788b"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e76a7da-5c3a-4653-a494-7f3fcc3cb9e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35b88a3-e921-458e-93f8-9bbb6ec93511}" ma:internalName="TaxCatchAll" ma:showField="CatchAllData" ma:web="ee76a7da-5c3a-4653-a494-7f3fcc3cb9e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0e7bf55-46d6-4ffc-a761-d73d4a90fc9d">
      <Terms xmlns="http://schemas.microsoft.com/office/infopath/2007/PartnerControls"/>
    </lcf76f155ced4ddcb4097134ff3c332f>
    <TaxCatchAll xmlns="ee76a7da-5c3a-4653-a494-7f3fcc3cb9e9" xsi:nil="true"/>
  </documentManagement>
</p:properties>
</file>

<file path=customXml/item4.xml><?xml version="1.0" encoding="utf-8"?>
<ct:contentTypeSchema xmlns:ct="http://schemas.microsoft.com/office/2006/metadata/contentType" xmlns:ma="http://schemas.microsoft.com/office/2006/metadata/properties/metaAttributes" ct:_="" ma:_="" ma:contentTypeName="יועץ קרינה אלקטרו-מגנטית" ma:contentTypeID="0x010100398782B37190B343ABC5A26867A4FDE218009D07A69751386C4CA7CC547A4D8DCF45" ma:contentTypeVersion="175" ma:contentTypeDescription="" ma:contentTypeScope="" ma:versionID="3c180793b9255faf7cf6416df15fe4d7">
  <xsd:schema xmlns:xsd="http://www.w3.org/2001/XMLSchema" xmlns:xs="http://www.w3.org/2001/XMLSchema" xmlns:p="http://schemas.microsoft.com/office/2006/metadata/properties" xmlns:ns1="http://schemas.microsoft.com/sharepoint/v3" xmlns:ns2="e82e0497-401b-493b-ab66-61f85c09ed30" targetNamespace="http://schemas.microsoft.com/office/2006/metadata/properties" ma:root="true" ma:fieldsID="b5335db8d4626e2c0c9f186e7c5a0c7d" ns1:_="" ns2:_="">
    <xsd:import namespace="http://schemas.microsoft.com/sharepoint/v3"/>
    <xsd:import namespace="e82e0497-401b-493b-ab66-61f85c09ed30"/>
    <xsd:element name="properties">
      <xsd:complexType>
        <xsd:sequence>
          <xsd:element name="documentManagement">
            <xsd:complexType>
              <xsd:all>
                <xsd:element ref="ns2:cntPaymentType" minOccurs="0"/>
                <xsd:element ref="ns2:cntPaymentAmount" minOccurs="0"/>
                <xsd:element ref="ns2:cmtSplrAddress" minOccurs="0"/>
                <xsd:element ref="ns2:cntMadadKnown" minOccurs="0"/>
                <xsd:element ref="ns2:cntMadadBase" minOccurs="0"/>
                <xsd:element ref="ns2:cntStartDate" minOccurs="0"/>
                <xsd:element ref="ns2:cntExpEndDate" minOccurs="0"/>
                <xsd:element ref="ns2:cntNumOfMonth" minOccurs="0"/>
                <xsd:element ref="ns2:cntMadadType" minOccurs="0"/>
                <xsd:element ref="ns2:cntSupllierType" minOccurs="0"/>
                <xsd:element ref="ns2:cntStatus" minOccurs="0"/>
                <xsd:element ref="ns2:cntPymntDetails" minOccurs="0"/>
                <xsd:element ref="ns2:cntTzadA" minOccurs="0"/>
                <xsd:element ref="ns2:cntTzadB_x002c__x0020_cntTzadC_x002c__x0020_cntTzadD" minOccurs="0"/>
                <xsd:element ref="ns2:cntLocalAuth" minOccurs="0"/>
                <xsd:element ref="ns2:cntSite" minOccurs="0"/>
                <xsd:element ref="ns2:cntProjectName" minOccurs="0"/>
                <xsd:element ref="ns2:cntCrrncyType" minOccurs="0"/>
                <xsd:element ref="ns2:cntSupllierName" minOccurs="0"/>
                <xsd:element ref="ns2:cntSignDate" minOccurs="0"/>
                <xsd:element ref="ns2:cntJobDesc" minOccurs="0"/>
                <xsd:element ref="ns2:cntPymntCndtns" minOccurs="0"/>
                <xsd:element ref="ns2:cntContractVersion" minOccurs="0"/>
                <xsd:element ref="ns2:cntContractType" minOccurs="0"/>
                <xsd:element ref="ns2:cntMadadPoints" minOccurs="0"/>
                <xsd:element ref="ns2:cntCustomField1" minOccurs="0"/>
                <xsd:element ref="ns2:cntCustomField2" minOccurs="0"/>
                <xsd:element ref="ns2:cntCustomField3" minOccurs="0"/>
                <xsd:element ref="ns2:cntCustomField4" minOccurs="0"/>
                <xsd:element ref="ns2:cntCustomField5" minOccurs="0"/>
                <xsd:element ref="ns2:cntCustomField6" minOccurs="0"/>
                <xsd:element ref="ns2:cntCustomField7" minOccurs="0"/>
                <xsd:element ref="ns2:cntCustomField8" minOccurs="0"/>
                <xsd:element ref="ns2:cmtUserName" minOccurs="0"/>
                <xsd:element ref="ns2:cmtAttacheLink" minOccurs="0"/>
                <xsd:element ref="ns2:cmtTzadAPercent" minOccurs="0"/>
                <xsd:element ref="ns2:cmtTzadAName" minOccurs="0"/>
                <xsd:element ref="ns1:RoutingContentType" minOccurs="0"/>
                <xsd:element ref="ns2:cmtChapterDesc" minOccurs="0"/>
                <xsd:element ref="ns2:_dlc_DocId" minOccurs="0"/>
                <xsd:element ref="ns2:_dlc_DocIdUrl" minOccurs="0"/>
                <xsd:element ref="ns2:_dlc_DocIdPersistId" minOccurs="0"/>
                <xsd:element ref="ns2:cntMadadTypeTitle" minOccurs="0"/>
                <xsd:element ref="ns2:cntIsKnownTitl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RoutingContentType" ma:index="39" nillable="true" ma:displayName="סוג תוכן לשליחה" ma:hidden="true" ma:internalName="RoutingContentType"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82e0497-401b-493b-ab66-61f85c09ed30" elementFormDefault="qualified">
    <xsd:import namespace="http://schemas.microsoft.com/office/2006/documentManagement/types"/>
    <xsd:import namespace="http://schemas.microsoft.com/office/infopath/2007/PartnerControls"/>
    <xsd:element name="cntPaymentType" ma:index="2" nillable="true" ma:displayName="אופן התמורה" ma:internalName="cntPaymentType" ma:readOnly="false">
      <xsd:simpleType>
        <xsd:restriction base="dms:Text">
          <xsd:maxLength value="255"/>
        </xsd:restriction>
      </xsd:simpleType>
    </xsd:element>
    <xsd:element name="cntPaymentAmount" ma:index="3" nillable="true" ma:displayName="היקף החוזה/נתוני עלות" ma:internalName="cntPaymentAmount" ma:readOnly="false" ma:percentage="FALSE">
      <xsd:simpleType>
        <xsd:restriction base="dms:Number"/>
      </xsd:simpleType>
    </xsd:element>
    <xsd:element name="cmtSplrAddress" ma:index="4" nillable="true" ma:displayName="כתובת ספק" ma:internalName="cmtSplrAddress" ma:readOnly="false">
      <xsd:simpleType>
        <xsd:restriction base="dms:Text">
          <xsd:maxLength value="255"/>
        </xsd:restriction>
      </xsd:simpleType>
    </xsd:element>
    <xsd:element name="cntMadadKnown" ma:index="5" nillable="true" ma:displayName="מדד בגין/ידוע" ma:internalName="cntMadadKnown" ma:readOnly="false">
      <xsd:simpleType>
        <xsd:restriction base="dms:Text">
          <xsd:maxLength value="255"/>
        </xsd:restriction>
      </xsd:simpleType>
    </xsd:element>
    <xsd:element name="cntMadadBase" ma:index="6" nillable="true" ma:displayName="מדד בסיס" ma:default="[today]" ma:format="DateOnly" ma:internalName="cntMadadBase" ma:readOnly="false">
      <xsd:simpleType>
        <xsd:restriction base="dms:DateTime"/>
      </xsd:simpleType>
    </xsd:element>
    <xsd:element name="cntStartDate" ma:index="7" nillable="true" ma:displayName="מועד התחלה" ma:format="DateOnly" ma:internalName="cntStartDate" ma:readOnly="false">
      <xsd:simpleType>
        <xsd:restriction base="dms:DateTime"/>
      </xsd:simpleType>
    </xsd:element>
    <xsd:element name="cntExpEndDate" ma:index="8" nillable="true" ma:displayName="מועד סיום צפוי" ma:format="DateOnly" ma:internalName="cntExpEndDate" ma:readOnly="false">
      <xsd:simpleType>
        <xsd:restriction base="dms:DateTime"/>
      </xsd:simpleType>
    </xsd:element>
    <xsd:element name="cntNumOfMonth" ma:index="9" nillable="true" ma:displayName="משך הפרויקט בחודשים" ma:internalName="cntNumOfMonth" ma:readOnly="false" ma:percentage="FALSE">
      <xsd:simpleType>
        <xsd:restriction base="dms:Number">
          <xsd:minInclusive value="0"/>
        </xsd:restriction>
      </xsd:simpleType>
    </xsd:element>
    <xsd:element name="cntMadadType" ma:index="10" nillable="true" ma:displayName="סוג מדד" ma:internalName="cntMadadType" ma:readOnly="false">
      <xsd:simpleType>
        <xsd:restriction base="dms:Text">
          <xsd:maxLength value="255"/>
        </xsd:restriction>
      </xsd:simpleType>
    </xsd:element>
    <xsd:element name="cntSupllierType" ma:index="11" nillable="true" ma:displayName="סוג ספק" ma:internalName="cntSupllierType" ma:readOnly="false">
      <xsd:simpleType>
        <xsd:restriction base="dms:Text">
          <xsd:maxLength value="255"/>
        </xsd:restriction>
      </xsd:simpleType>
    </xsd:element>
    <xsd:element name="cntStatus" ma:index="12" nillable="true" ma:displayName="סטטוס חוזה" ma:internalName="cntStatus" ma:readOnly="false">
      <xsd:simpleType>
        <xsd:restriction base="dms:Text">
          <xsd:maxLength value="255"/>
        </xsd:restriction>
      </xsd:simpleType>
    </xsd:element>
    <xsd:element name="cntPymntDetails" ma:index="13" nillable="true" ma:displayName="פירוט עלויות" ma:internalName="cntPymntDetails" ma:readOnly="false">
      <xsd:simpleType>
        <xsd:restriction base="dms:Note">
          <xsd:maxLength value="255"/>
        </xsd:restriction>
      </xsd:simpleType>
    </xsd:element>
    <xsd:element name="cntTzadA" ma:index="14" nillable="true" ma:displayName="צד א בחוזה" ma:internalName="cntTzadA" ma:readOnly="false">
      <xsd:simpleType>
        <xsd:restriction base="dms:Note">
          <xsd:maxLength value="255"/>
        </xsd:restriction>
      </xsd:simpleType>
    </xsd:element>
    <xsd:element name="cntTzadB_x002c__x0020_cntTzadC_x002c__x0020_cntTzadD" ma:index="15" nillable="true" ma:displayName="צדדים נוספים" ma:internalName="cntTzadB_x002C__x0020_cntTzadC_x002C__x0020_cntTzadD" ma:readOnly="false">
      <xsd:simpleType>
        <xsd:restriction base="dms:Note">
          <xsd:maxLength value="255"/>
        </xsd:restriction>
      </xsd:simpleType>
    </xsd:element>
    <xsd:element name="cntLocalAuth" ma:index="16" nillable="true" ma:displayName="רשות מקומית" ma:internalName="cntLocalAuth" ma:readOnly="false">
      <xsd:simpleType>
        <xsd:restriction base="dms:Text">
          <xsd:maxLength value="255"/>
        </xsd:restriction>
      </xsd:simpleType>
    </xsd:element>
    <xsd:element name="cntSite" ma:index="17" nillable="true" ma:displayName="שם אתר" ma:default="אפריקה ישראל" ma:internalName="cntSite" ma:readOnly="false">
      <xsd:simpleType>
        <xsd:restriction base="dms:Text">
          <xsd:maxLength value="255"/>
        </xsd:restriction>
      </xsd:simpleType>
    </xsd:element>
    <xsd:element name="cntProjectName" ma:index="18" nillable="true" ma:displayName="שם הפרויקט" ma:internalName="cntProjectName" ma:readOnly="false">
      <xsd:simpleType>
        <xsd:restriction base="dms:Text">
          <xsd:maxLength value="255"/>
        </xsd:restriction>
      </xsd:simpleType>
    </xsd:element>
    <xsd:element name="cntCrrncyType" ma:index="19" nillable="true" ma:displayName="שם מטבע" ma:internalName="cntCrrncyType" ma:readOnly="false">
      <xsd:simpleType>
        <xsd:restriction base="dms:Text">
          <xsd:maxLength value="255"/>
        </xsd:restriction>
      </xsd:simpleType>
    </xsd:element>
    <xsd:element name="cntSupllierName" ma:index="20" nillable="true" ma:displayName="שם ספק" ma:internalName="cntSupllierName" ma:readOnly="false">
      <xsd:simpleType>
        <xsd:restriction base="dms:Text">
          <xsd:maxLength value="255"/>
        </xsd:restriction>
      </xsd:simpleType>
    </xsd:element>
    <xsd:element name="cntSignDate" ma:index="21" nillable="true" ma:displayName="תאריך חתימת חוזה" ma:default="[today]" ma:format="DateOnly" ma:internalName="cntSignDate" ma:readOnly="false">
      <xsd:simpleType>
        <xsd:restriction base="dms:DateTime"/>
      </xsd:simpleType>
    </xsd:element>
    <xsd:element name="cntJobDesc" ma:index="22" nillable="true" ma:displayName="תיאור עבודה" ma:internalName="cntJobDesc" ma:readOnly="false">
      <xsd:simpleType>
        <xsd:restriction base="dms:Text">
          <xsd:maxLength value="255"/>
        </xsd:restriction>
      </xsd:simpleType>
    </xsd:element>
    <xsd:element name="cntPymntCndtns" ma:index="23" nillable="true" ma:displayName="תנאי תשלום" ma:internalName="cntPymntCndtns" ma:readOnly="false">
      <xsd:simpleType>
        <xsd:restriction base="dms:Text">
          <xsd:maxLength value="255"/>
        </xsd:restriction>
      </xsd:simpleType>
    </xsd:element>
    <xsd:element name="cntContractVersion" ma:index="24" nillable="true" ma:displayName="גרסת חוזה" ma:internalName="cntContractVersion" ma:readOnly="false">
      <xsd:simpleType>
        <xsd:restriction base="dms:Text">
          <xsd:maxLength value="255"/>
        </xsd:restriction>
      </xsd:simpleType>
    </xsd:element>
    <xsd:element name="cntContractType" ma:index="25" nillable="true" ma:displayName="תבנית חוזה" ma:internalName="cntContractType" ma:readOnly="false">
      <xsd:simpleType>
        <xsd:restriction base="dms:Text">
          <xsd:maxLength value="255"/>
        </xsd:restriction>
      </xsd:simpleType>
    </xsd:element>
    <xsd:element name="cntMadadPoints" ma:index="26" nillable="true" ma:displayName="נקודות מדד" ma:internalName="cntMadadPoints" ma:readOnly="false" ma:percentage="FALSE">
      <xsd:simpleType>
        <xsd:restriction base="dms:Number"/>
      </xsd:simpleType>
    </xsd:element>
    <xsd:element name="cntCustomField1" ma:index="27" nillable="true" ma:displayName="שדה נוסף 1" ma:internalName="cntCustomField1" ma:readOnly="false">
      <xsd:simpleType>
        <xsd:restriction base="dms:Text">
          <xsd:maxLength value="255"/>
        </xsd:restriction>
      </xsd:simpleType>
    </xsd:element>
    <xsd:element name="cntCustomField2" ma:index="28" nillable="true" ma:displayName="שדה נוסף 2" ma:internalName="cntCustomField2" ma:readOnly="false">
      <xsd:simpleType>
        <xsd:restriction base="dms:Text">
          <xsd:maxLength value="255"/>
        </xsd:restriction>
      </xsd:simpleType>
    </xsd:element>
    <xsd:element name="cntCustomField3" ma:index="29" nillable="true" ma:displayName="שדה נוסף 3" ma:internalName="cntCustomField3" ma:readOnly="false">
      <xsd:simpleType>
        <xsd:restriction base="dms:Text">
          <xsd:maxLength value="255"/>
        </xsd:restriction>
      </xsd:simpleType>
    </xsd:element>
    <xsd:element name="cntCustomField4" ma:index="30" nillable="true" ma:displayName="שדה נוסף 4" ma:internalName="cntCustomField4" ma:readOnly="false">
      <xsd:simpleType>
        <xsd:restriction base="dms:Text">
          <xsd:maxLength value="255"/>
        </xsd:restriction>
      </xsd:simpleType>
    </xsd:element>
    <xsd:element name="cntCustomField5" ma:index="31" nillable="true" ma:displayName="שדה נוסף 5" ma:internalName="cntCustomField5" ma:readOnly="false">
      <xsd:simpleType>
        <xsd:restriction base="dms:Text">
          <xsd:maxLength value="255"/>
        </xsd:restriction>
      </xsd:simpleType>
    </xsd:element>
    <xsd:element name="cntCustomField6" ma:index="32" nillable="true" ma:displayName="שדה נוסף 6" ma:internalName="cntCustomField6">
      <xsd:simpleType>
        <xsd:restriction base="dms:Text">
          <xsd:maxLength value="255"/>
        </xsd:restriction>
      </xsd:simpleType>
    </xsd:element>
    <xsd:element name="cntCustomField7" ma:index="33" nillable="true" ma:displayName="שדה נוסף 7" ma:internalName="cntCustomField7">
      <xsd:simpleType>
        <xsd:restriction base="dms:Text">
          <xsd:maxLength value="255"/>
        </xsd:restriction>
      </xsd:simpleType>
    </xsd:element>
    <xsd:element name="cntCustomField8" ma:index="34" nillable="true" ma:displayName="שדה נוסף 8" ma:internalName="cntCustomField8">
      <xsd:simpleType>
        <xsd:restriction base="dms:Text">
          <xsd:maxLength value="255"/>
        </xsd:restriction>
      </xsd:simpleType>
    </xsd:element>
    <xsd:element name="cmtUserName" ma:index="35" nillable="true" ma:displayName="יוצר החוזה" ma:internalName="cmtUserName" ma:readOnly="false">
      <xsd:simpleType>
        <xsd:restriction base="dms:Text">
          <xsd:maxLength value="255"/>
        </xsd:restriction>
      </xsd:simpleType>
    </xsd:element>
    <xsd:element name="cmtAttacheLink" ma:index="36" nillable="true" ma:displayName="קישור לנספח" ma:format="Hyperlink" ma:internalName="cmtAttacheLink"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cmtTzadAPercent" ma:index="37" nillable="true" ma:displayName="אחוז השתתפות צד א" ma:internalName="cmtTzadAPercent" ma:readOnly="false">
      <xsd:simpleType>
        <xsd:restriction base="dms:Text">
          <xsd:maxLength value="255"/>
        </xsd:restriction>
      </xsd:simpleType>
    </xsd:element>
    <xsd:element name="cmtTzadAName" ma:index="38" nillable="true" ma:displayName="שם צד א" ma:internalName="cmtTzadAName" ma:readOnly="false">
      <xsd:simpleType>
        <xsd:restriction base="dms:Text">
          <xsd:maxLength value="255"/>
        </xsd:restriction>
      </xsd:simpleType>
    </xsd:element>
    <xsd:element name="cmtChapterDesc" ma:index="40" nillable="true" ma:displayName="פרק" ma:internalName="cmtChapterDesc">
      <xsd:simpleType>
        <xsd:restriction base="dms:Text">
          <xsd:maxLength value="255"/>
        </xsd:restriction>
      </xsd:simpleType>
    </xsd:element>
    <xsd:element name="_dlc_DocId" ma:index="45" nillable="true" ma:displayName="ערך של מזהה מסמך" ma:description="הערך של מזהה המסמך שהוקצה לפריט זה." ma:internalName="_dlc_DocId" ma:readOnly="true">
      <xsd:simpleType>
        <xsd:restriction base="dms:Text"/>
      </xsd:simpleType>
    </xsd:element>
    <xsd:element name="_dlc_DocIdUrl" ma:index="46" nillable="true" ma:displayName="מזהה מסמך" ma:description="קישור קבוע למסמך זה."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47" nillable="true" ma:displayName="מזהה תמידי" ma:description="השאר מזהה בעת הוספה." ma:hidden="true" ma:internalName="_dlc_DocIdPersistId" ma:readOnly="true">
      <xsd:simpleType>
        <xsd:restriction base="dms:Boolean"/>
      </xsd:simpleType>
    </xsd:element>
    <xsd:element name="cntMadadTypeTitle" ma:index="50" nillable="true" ma:displayName="סוג מדד כותרת" ma:internalName="cntMadadTypeTitle">
      <xsd:simpleType>
        <xsd:restriction base="dms:Text">
          <xsd:maxLength value="255"/>
        </xsd:restriction>
      </xsd:simpleType>
    </xsd:element>
    <xsd:element name="cntIsKnownTitle" ma:index="51" nillable="true" ma:displayName="מדד בגין/ידוע - כותרת" ma:internalName="cntIsKnownTitle">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1" ma:displayName="סוג תוכן"/>
        <xsd:element ref="dc:title" minOccurs="0" maxOccurs="1" ma:index="1"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Version=15.0.0.0, Culture=neutral, PublicKeyToken=71e9bce111e9429c</Assembly>
    <Class>Microsoft.Office.DocumentManagement.Internal.DocIdHandler</Class>
    <Data/>
    <Filter/>
  </Receiver>
</spe:Receivers>
</file>

<file path=customXml/item6.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693C322-C1A6-47D3-9AA7-E514173B90FF}"/>
</file>

<file path=customXml/itemProps2.xml><?xml version="1.0" encoding="utf-8"?>
<ds:datastoreItem xmlns:ds="http://schemas.openxmlformats.org/officeDocument/2006/customXml" ds:itemID="{19381418-8ABF-4017-996B-57015B068E3D}"/>
</file>

<file path=customXml/itemProps3.xml><?xml version="1.0" encoding="utf-8"?>
<ds:datastoreItem xmlns:ds="http://schemas.openxmlformats.org/officeDocument/2006/customXml" ds:itemID="{81709D4C-33DC-48CC-AC7E-130A245806EE}"/>
</file>

<file path=customXml/itemProps4.xml><?xml version="1.0" encoding="utf-8"?>
<ds:datastoreItem xmlns:ds="http://schemas.openxmlformats.org/officeDocument/2006/customXml" ds:itemID="{CF2BA229-7065-459A-885F-5CD618231DBD}"/>
</file>

<file path=customXml/itemProps5.xml><?xml version="1.0" encoding="utf-8"?>
<ds:datastoreItem xmlns:ds="http://schemas.openxmlformats.org/officeDocument/2006/customXml" ds:itemID="{35801D52-3B23-4205-9724-02BADE007D15}"/>
</file>

<file path=customXml/itemProps6.xml><?xml version="1.0" encoding="utf-8"?>
<ds:datastoreItem xmlns:ds="http://schemas.openxmlformats.org/officeDocument/2006/customXml" ds:itemID="{97CA3BDC-A63D-471E-875B-4165F1198F51}"/>
</file>

<file path=docProps/app.xml><?xml version="1.0" encoding="utf-8"?>
<Properties xmlns="http://schemas.openxmlformats.org/officeDocument/2006/extended-properties" xmlns:vt="http://schemas.openxmlformats.org/officeDocument/2006/docPropsVTypes">
  <Template>Normal</Template>
  <TotalTime>132</TotalTime>
  <Pages>47</Pages>
  <Words>11997</Words>
  <Characters>59988</Characters>
  <Application>Microsoft Office Word</Application>
  <DocSecurity>0</DocSecurity>
  <Lines>499</Lines>
  <Paragraphs>143</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
      <vt:lpstr/>
    </vt:vector>
  </TitlesOfParts>
  <Company/>
  <LinksUpToDate>false</LinksUpToDate>
  <CharactersWithSpaces>71842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גרמן קגנובסקי</dc:creator>
  <cp:keywords/>
  <dc:description/>
  <cp:lastModifiedBy>גרמן קגנובסקי</cp:lastModifiedBy>
  <cp:revision>7</cp:revision>
  <cp:lastPrinted>2020-05-05T06:36:00Z</cp:lastPrinted>
  <dcterms:created xsi:type="dcterms:W3CDTF">2020-04-22T10:50:00Z</dcterms:created>
  <dcterms:modified xsi:type="dcterms:W3CDTF">2020-05-05T06:37:00Z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0x010100C1BB7D448C37CF48BFD82AFE063F9BBD</vt:lpwstr>
  </property>
  <property fmtid="{D5CDD505-2E9C-101B-9397-08002B2CF9AE}" pid="3" name="_dlc_DocIdItemGuid">
    <vt:lpwstr>66e7703e-4f83-4134-bf0c-7dc37c754d5b</vt:lpwstr>
  </property>
</Properties>
</file>