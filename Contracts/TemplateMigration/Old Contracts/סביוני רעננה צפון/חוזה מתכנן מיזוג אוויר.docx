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473DBA" w14:textId="77777777" w:rsidR="007D6A6B" w:rsidRPr="007D6A6B" w:rsidRDefault="007D6A6B" w:rsidP="007D6A6B">
      <w:pPr>
        <w:widowControl w:val="0"/>
        <w:spacing w:before="0" w:beforeAutospacing="0" w:after="0" w:afterAutospacing="0" w:line="240" w:lineRule="auto"/>
        <w:jc w:val="center"/>
        <w:outlineLvl w:val="3"/>
        <w:rPr>
          <w:rFonts w:ascii="Times New Roman" w:eastAsia="Times New Roman" w:hAnsi="Times New Roman" w:cs="David" w:hint="cs"/>
          <w:bCs/>
          <w:sz w:val="20"/>
          <w:szCs w:val="24"/>
          <w:u w:val="single"/>
          <w:rtl/>
          <w:lang w:eastAsia="he-IL"/>
        </w:rPr>
      </w:pPr>
      <w:bookmarkStart w:id="0" w:name="_GoBack"/>
      <w:bookmarkEnd w:id="0"/>
    </w:p>
    <w:p w14:paraId="2D17D72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06A67B3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7D6A6B">
        <w:rPr>
          <w:rFonts w:ascii="Times New Roman" w:eastAsia="Times New Roman" w:hAnsi="Times New Roman" w:cs="David"/>
          <w:bCs/>
          <w:i/>
          <w:iCs/>
          <w:noProof/>
          <w:sz w:val="32"/>
          <w:szCs w:val="32"/>
        </w:rPr>
        <w:drawing>
          <wp:inline distT="0" distB="0" distL="0" distR="0" wp14:anchorId="03CE05DB" wp14:editId="11C34301">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3BD1CAB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7A5AB13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4E3413"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7307852"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984BD34"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5B3E7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D6A6B">
        <w:rPr>
          <w:rFonts w:ascii="Times New Roman" w:eastAsia="Times New Roman" w:hAnsi="Times New Roman" w:cs="David" w:hint="cs"/>
          <w:bCs/>
          <w:sz w:val="32"/>
          <w:szCs w:val="32"/>
          <w:u w:val="single"/>
          <w:rtl/>
          <w:lang w:eastAsia="he-IL"/>
        </w:rPr>
        <w:t>חוזה מתכנן מיזוג אוויר</w:t>
      </w:r>
    </w:p>
    <w:p w14:paraId="1B776AF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F50420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500EEE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D9621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94EE36"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836FFF"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6C7682"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0B3038"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45A9C4"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C5AA71AF95B44BADAFCDAFC0D43B56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398E7A61" w14:textId="77777777" w:rsidR="00461F51" w:rsidRPr="00B27B4C" w:rsidRDefault="0098036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גרמן קגנובסקי" w:date="2020-08-04T10:19:00Z">
            <w:r>
              <w:rPr>
                <w:rFonts w:ascii="Times New Roman" w:eastAsia="Times New Roman" w:hAnsi="Times New Roman" w:cs="David" w:hint="cs"/>
                <w:bCs/>
                <w:sz w:val="32"/>
                <w:szCs w:val="32"/>
                <w:u w:val="single"/>
                <w:rtl/>
                <w:lang w:eastAsia="he-IL"/>
              </w:rPr>
              <w:t xml:space="preserve">הקמה 150 </w:t>
            </w:r>
            <w:proofErr w:type="spellStart"/>
            <w:r>
              <w:rPr>
                <w:rFonts w:ascii="Times New Roman" w:eastAsia="Times New Roman" w:hAnsi="Times New Roman" w:cs="David" w:hint="cs"/>
                <w:bCs/>
                <w:sz w:val="32"/>
                <w:szCs w:val="32"/>
                <w:u w:val="single"/>
                <w:rtl/>
                <w:lang w:eastAsia="he-IL"/>
              </w:rPr>
              <w:t>יח</w:t>
            </w:r>
            <w:proofErr w:type="spellEnd"/>
            <w:r>
              <w:rPr>
                <w:rFonts w:ascii="Times New Roman" w:eastAsia="Times New Roman" w:hAnsi="Times New Roman" w:cs="David" w:hint="cs"/>
                <w:bCs/>
                <w:sz w:val="32"/>
                <w:szCs w:val="32"/>
                <w:u w:val="single"/>
                <w:rtl/>
                <w:lang w:eastAsia="he-IL"/>
              </w:rPr>
              <w:t>''ד ומסחר על גבי החניון תת קרקעי</w:t>
            </w:r>
          </w:ins>
        </w:p>
      </w:sdtContent>
    </w:sdt>
    <w:p w14:paraId="29F99B3B"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334F6A3D787040DFA6A36A3195D2B2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67C4DE8E" w14:textId="77777777" w:rsidR="00461F51" w:rsidRPr="00B27B4C" w:rsidRDefault="0098036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2" w:author="גרמן קגנובסקי" w:date="2020-08-04T10:21:00Z">
            <w:r>
              <w:rPr>
                <w:rFonts w:ascii="Times New Roman" w:eastAsia="Times New Roman" w:hAnsi="Times New Roman" w:cs="David" w:hint="cs"/>
                <w:bCs/>
                <w:sz w:val="32"/>
                <w:szCs w:val="32"/>
                <w:u w:val="single"/>
                <w:rtl/>
                <w:lang w:eastAsia="he-IL"/>
              </w:rPr>
              <w:t>סביוני רעננה צפון</w:t>
            </w:r>
          </w:ins>
        </w:p>
      </w:sdtContent>
    </w:sdt>
    <w:p w14:paraId="069AC94D"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B294F0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AC9F1B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04B1DF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CC8C1BA"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CBCDD3A"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7FE00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C30E5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0AF61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9027F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65B58B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96696A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AD82E5"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E834DF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E525D6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8D661D4"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73F66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2BFC474"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E0481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43B86A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A9BA1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C55D7B5"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441072F" w14:textId="77777777" w:rsidR="006A656B" w:rsidRDefault="006A65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DBD540B" w14:textId="77777777" w:rsidR="006A656B" w:rsidRDefault="006A65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4DE5C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7D6A6B">
        <w:rPr>
          <w:rFonts w:ascii="Times New Roman" w:eastAsia="Times New Roman" w:hAnsi="Times New Roman" w:cs="David" w:hint="cs"/>
          <w:bCs/>
          <w:sz w:val="32"/>
          <w:szCs w:val="32"/>
          <w:u w:val="single"/>
          <w:rtl/>
          <w:lang w:eastAsia="he-IL"/>
        </w:rPr>
        <w:t>חוזה</w:t>
      </w:r>
      <w:r w:rsidR="00461F51" w:rsidRPr="00461F51">
        <w:rPr>
          <w:rFonts w:ascii="Times New Roman" w:eastAsia="Times New Roman" w:hAnsi="Times New Roman" w:cs="David" w:hint="cs"/>
          <w:bCs/>
          <w:sz w:val="32"/>
          <w:szCs w:val="32"/>
          <w:u w:val="single"/>
          <w:rtl/>
          <w:lang w:eastAsia="he-IL"/>
        </w:rPr>
        <w:t xml:space="preserve"> </w:t>
      </w:r>
      <w:r w:rsidR="00461F51" w:rsidRPr="007D6A6B">
        <w:rPr>
          <w:rFonts w:ascii="Times New Roman" w:eastAsia="Times New Roman" w:hAnsi="Times New Roman" w:cs="David" w:hint="cs"/>
          <w:bCs/>
          <w:sz w:val="32"/>
          <w:szCs w:val="32"/>
          <w:u w:val="single"/>
          <w:rtl/>
          <w:lang w:eastAsia="he-IL"/>
        </w:rPr>
        <w:t>מתכנן מיזוג אוויר</w:t>
      </w:r>
    </w:p>
    <w:p w14:paraId="5E754E4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548AFB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7D6A6B">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611114133"/>
          <w:placeholder>
            <w:docPart w:val="76CDE116DF594A3BA3EAC1E71841CDD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736034" w:rsidRPr="00461F51">
            <w:rPr>
              <w:rStyle w:val="AutoFieldsChar"/>
              <w:color w:val="00B0F0"/>
              <w:rtl/>
            </w:rPr>
            <w:t>[תאריך חתימת חוזה]</w:t>
          </w:r>
        </w:sdtContent>
      </w:sdt>
    </w:p>
    <w:p w14:paraId="608AF479"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Times New Roman"/>
          <w:sz w:val="20"/>
          <w:szCs w:val="20"/>
          <w:rtl/>
        </w:rPr>
      </w:pPr>
    </w:p>
    <w:p w14:paraId="4DD1A7B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F1CD912"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0C07876" w14:textId="77777777" w:rsidR="007D6A6B" w:rsidRPr="007D6A6B" w:rsidRDefault="007D6A6B" w:rsidP="007D6A6B">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20112499"/>
        <w:placeholder>
          <w:docPart w:val="E54D5FBFAE404BEE9C0DD76376866E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42D9F027" w14:textId="77777777" w:rsidR="007D6A6B" w:rsidRPr="007D6A6B" w:rsidRDefault="00980361" w:rsidP="007D6A6B">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3" w:author="גרמן קגנובסקי" w:date="2020-08-04T10:22:00Z">
            <w:r>
              <w:rPr>
                <w:rFonts w:ascii="Times New Roman" w:eastAsia="Times New Roman" w:hAnsi="Times New Roman" w:cs="David" w:hint="cs"/>
                <w:color w:val="800080"/>
                <w:sz w:val="24"/>
                <w:szCs w:val="24"/>
                <w:rtl/>
              </w:rPr>
              <w:br/>
              <w:t>אפריקה ישראל מגורים בע"מ</w:t>
            </w:r>
            <w:r>
              <w:rPr>
                <w:rFonts w:ascii="Times New Roman" w:eastAsia="Times New Roman" w:hAnsi="Times New Roman" w:cs="David" w:hint="cs"/>
                <w:color w:val="800080"/>
                <w:sz w:val="24"/>
                <w:szCs w:val="24"/>
                <w:rtl/>
              </w:rPr>
              <w:br/>
              <w:t>יוני נתניהו 1 ג' אור יהודה</w:t>
            </w:r>
            <w:r>
              <w:rPr>
                <w:rFonts w:ascii="Times New Roman" w:eastAsia="Times New Roman" w:hAnsi="Times New Roman" w:cs="David" w:hint="cs"/>
                <w:color w:val="800080"/>
                <w:sz w:val="24"/>
                <w:szCs w:val="24"/>
                <w:rtl/>
              </w:rPr>
              <w:br/>
              <w:t>מ.ז 52-003476-0</w:t>
            </w:r>
            <w:r>
              <w:rPr>
                <w:rFonts w:ascii="Times New Roman" w:eastAsia="Times New Roman" w:hAnsi="Times New Roman" w:cs="David" w:hint="cs"/>
                <w:color w:val="800080"/>
                <w:sz w:val="24"/>
                <w:szCs w:val="24"/>
                <w:rtl/>
              </w:rPr>
              <w:br/>
            </w:r>
          </w:ins>
        </w:p>
      </w:sdtContent>
    </w:sdt>
    <w:p w14:paraId="3DDEE53B"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7D6A6B">
        <w:rPr>
          <w:rFonts w:ascii="Times New Roman" w:eastAsia="Times New Roman" w:hAnsi="Times New Roman" w:cs="David" w:hint="cs"/>
          <w:sz w:val="20"/>
          <w:szCs w:val="24"/>
          <w:rtl/>
          <w:lang w:eastAsia="he-IL"/>
        </w:rPr>
        <w:t>(להלן: "</w:t>
      </w:r>
      <w:r w:rsidRPr="007D6A6B">
        <w:rPr>
          <w:rFonts w:ascii="Times New Roman" w:eastAsia="Times New Roman" w:hAnsi="Times New Roman" w:cs="David" w:hint="cs"/>
          <w:b/>
          <w:bCs/>
          <w:sz w:val="20"/>
          <w:szCs w:val="24"/>
          <w:rtl/>
          <w:lang w:eastAsia="he-IL"/>
        </w:rPr>
        <w:t>המזמין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Cs/>
          <w:sz w:val="20"/>
          <w:szCs w:val="24"/>
          <w:rtl/>
          <w:lang w:eastAsia="he-IL"/>
        </w:rPr>
        <w:t xml:space="preserve">       </w:t>
      </w:r>
    </w:p>
    <w:p w14:paraId="2B0CD2D7"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7D6A6B">
        <w:rPr>
          <w:rFonts w:ascii="Times New Roman" w:eastAsia="Times New Roman" w:hAnsi="Times New Roman" w:cs="David" w:hint="cs"/>
          <w:bCs/>
          <w:sz w:val="20"/>
          <w:szCs w:val="24"/>
          <w:rtl/>
          <w:lang w:eastAsia="he-IL"/>
        </w:rPr>
        <w:t xml:space="preserve">         מצד אחד;</w:t>
      </w:r>
    </w:p>
    <w:p w14:paraId="260143BF" w14:textId="77777777" w:rsidR="007D6A6B" w:rsidRPr="007D6A6B" w:rsidRDefault="007D6A6B" w:rsidP="007D6A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1990AE5C" w14:textId="77777777" w:rsidR="007D6A6B" w:rsidRPr="007D6A6B" w:rsidRDefault="007D6A6B" w:rsidP="007D6A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hint="cs"/>
          <w:bCs/>
          <w:sz w:val="20"/>
          <w:szCs w:val="24"/>
          <w:rtl/>
          <w:lang w:eastAsia="he-IL"/>
        </w:rPr>
        <w:t>ל ב י ן</w:t>
      </w:r>
    </w:p>
    <w:p w14:paraId="5E7DCD3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893349477"/>
        <w:placeholder>
          <w:docPart w:val="EE89AE5FEB314C7EB95130CC094786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1B35E5D6" w14:textId="77777777" w:rsidR="007D6A6B" w:rsidRPr="007D6A6B" w:rsidRDefault="00980361"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ins w:id="4" w:author="גרמן קגנובסקי" w:date="2020-08-04T10:26:00Z">
            <w:r>
              <w:rPr>
                <w:rFonts w:ascii="Times New Roman" w:eastAsia="Times New Roman" w:hAnsi="Times New Roman" w:cs="David" w:hint="cs"/>
                <w:color w:val="800080"/>
                <w:sz w:val="24"/>
                <w:szCs w:val="24"/>
                <w:rtl/>
              </w:rPr>
              <w:br/>
            </w:r>
            <w:proofErr w:type="spellStart"/>
            <w:r>
              <w:rPr>
                <w:rFonts w:ascii="Times New Roman" w:eastAsia="Times New Roman" w:hAnsi="Times New Roman" w:cs="David" w:hint="cs"/>
                <w:color w:val="800080"/>
                <w:sz w:val="24"/>
                <w:szCs w:val="24"/>
                <w:rtl/>
              </w:rPr>
              <w:t>מ.דורון-י.שחר</w:t>
            </w:r>
            <w:proofErr w:type="spellEnd"/>
            <w:r>
              <w:rPr>
                <w:rFonts w:ascii="Times New Roman" w:eastAsia="Times New Roman" w:hAnsi="Times New Roman" w:cs="David" w:hint="cs"/>
                <w:color w:val="800080"/>
                <w:sz w:val="24"/>
                <w:szCs w:val="24"/>
                <w:rtl/>
              </w:rPr>
              <w:t xml:space="preserve"> מהנדסים יועצים </w:t>
            </w:r>
            <w:proofErr w:type="spellStart"/>
            <w:r>
              <w:rPr>
                <w:rFonts w:ascii="Times New Roman" w:eastAsia="Times New Roman" w:hAnsi="Times New Roman" w:cs="David" w:hint="cs"/>
                <w:color w:val="800080"/>
                <w:sz w:val="24"/>
                <w:szCs w:val="24"/>
                <w:rtl/>
              </w:rPr>
              <w:t>בע</w:t>
            </w:r>
            <w:proofErr w:type="spellEnd"/>
            <w:r>
              <w:rPr>
                <w:rFonts w:ascii="Times New Roman" w:eastAsia="Times New Roman" w:hAnsi="Times New Roman" w:cs="David" w:hint="cs"/>
                <w:color w:val="800080"/>
                <w:sz w:val="24"/>
                <w:szCs w:val="24"/>
                <w:rtl/>
              </w:rPr>
              <w:t>''מ</w:t>
            </w:r>
            <w:r>
              <w:rPr>
                <w:rFonts w:ascii="Times New Roman" w:eastAsia="Times New Roman" w:hAnsi="Times New Roman" w:cs="David" w:hint="cs"/>
                <w:color w:val="800080"/>
                <w:sz w:val="24"/>
                <w:szCs w:val="24"/>
                <w:rtl/>
              </w:rPr>
              <w:br/>
              <w:t xml:space="preserve">עליית נוער 40 </w:t>
            </w:r>
            <w:proofErr w:type="spellStart"/>
            <w:r>
              <w:rPr>
                <w:rFonts w:ascii="Times New Roman" w:eastAsia="Times New Roman" w:hAnsi="Times New Roman" w:cs="David" w:hint="cs"/>
                <w:color w:val="800080"/>
                <w:sz w:val="24"/>
                <w:szCs w:val="24"/>
                <w:rtl/>
              </w:rPr>
              <w:t>ת''א</w:t>
            </w:r>
            <w:proofErr w:type="spellEnd"/>
            <w:r>
              <w:rPr>
                <w:rFonts w:ascii="Times New Roman" w:eastAsia="Times New Roman" w:hAnsi="Times New Roman" w:cs="David" w:hint="cs"/>
                <w:color w:val="800080"/>
                <w:sz w:val="24"/>
                <w:szCs w:val="24"/>
                <w:rtl/>
              </w:rPr>
              <w:br/>
              <w:t>510868961</w:t>
            </w:r>
            <w:r>
              <w:rPr>
                <w:rFonts w:ascii="Times New Roman" w:eastAsia="Times New Roman" w:hAnsi="Times New Roman" w:cs="David" w:hint="cs"/>
                <w:color w:val="800080"/>
                <w:sz w:val="24"/>
                <w:szCs w:val="24"/>
                <w:rtl/>
              </w:rPr>
              <w:br/>
            </w:r>
          </w:ins>
        </w:p>
      </w:sdtContent>
    </w:sdt>
    <w:p w14:paraId="7DBF0114"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7D6A6B">
        <w:rPr>
          <w:rFonts w:ascii="Times New Roman" w:eastAsia="Times New Roman" w:hAnsi="Times New Roman" w:cs="David" w:hint="cs"/>
          <w:sz w:val="20"/>
          <w:szCs w:val="24"/>
          <w:rtl/>
          <w:lang w:eastAsia="he-IL"/>
        </w:rPr>
        <w:lastRenderedPageBreak/>
        <w:t>(להלן: "</w:t>
      </w:r>
      <w:r w:rsidRPr="007D6A6B">
        <w:rPr>
          <w:rFonts w:ascii="Times New Roman" w:eastAsia="Times New Roman" w:hAnsi="Times New Roman" w:cs="David" w:hint="cs"/>
          <w:b/>
          <w:bCs/>
          <w:sz w:val="20"/>
          <w:szCs w:val="24"/>
          <w:rtl/>
          <w:lang w:eastAsia="he-IL"/>
        </w:rPr>
        <w:t>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Cs/>
          <w:sz w:val="20"/>
          <w:szCs w:val="24"/>
          <w:rtl/>
          <w:lang w:eastAsia="he-IL"/>
        </w:rPr>
        <w:t xml:space="preserve">  </w:t>
      </w:r>
    </w:p>
    <w:p w14:paraId="23996144"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7D6A6B">
        <w:rPr>
          <w:rFonts w:ascii="Times New Roman" w:eastAsia="Times New Roman" w:hAnsi="Times New Roman" w:cs="David" w:hint="cs"/>
          <w:bCs/>
          <w:sz w:val="20"/>
          <w:szCs w:val="24"/>
          <w:rtl/>
          <w:lang w:eastAsia="he-IL"/>
        </w:rPr>
        <w:t xml:space="preserve">         מצד שני;</w:t>
      </w:r>
    </w:p>
    <w:p w14:paraId="4E353110"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69A817F7" w14:textId="77777777" w:rsidR="007D6A6B" w:rsidRPr="007D6A6B" w:rsidRDefault="007D6A6B" w:rsidP="007D6A6B">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והואיל:</w:t>
      </w:r>
      <w:r w:rsidRPr="007D6A6B">
        <w:rPr>
          <w:rFonts w:ascii="Times New Roman" w:eastAsia="Times New Roman" w:hAnsi="Times New Roman" w:cs="David"/>
          <w:bCs/>
          <w:sz w:val="20"/>
          <w:szCs w:val="24"/>
          <w:rtl/>
          <w:lang w:eastAsia="he-IL"/>
        </w:rPr>
        <w:tab/>
      </w:r>
      <w:r w:rsidRPr="007D6A6B">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70AC40CF" w14:textId="77777777" w:rsidR="007D6A6B" w:rsidRPr="007D6A6B" w:rsidRDefault="007D6A6B" w:rsidP="007D6A6B">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bCs/>
          <w:sz w:val="20"/>
          <w:szCs w:val="24"/>
          <w:rtl/>
          <w:lang w:eastAsia="he-IL"/>
        </w:rPr>
        <w:t>לפיכך הותנה והוסכם בין הצדדים כדלקמן:</w:t>
      </w:r>
    </w:p>
    <w:p w14:paraId="1B3F3C7D" w14:textId="77777777" w:rsidR="007D6A6B" w:rsidRPr="007D6A6B" w:rsidRDefault="007D6A6B" w:rsidP="007D6A6B">
      <w:pPr>
        <w:widowControl w:val="0"/>
        <w:numPr>
          <w:ilvl w:val="0"/>
          <w:numId w:val="16"/>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u w:val="single"/>
          <w:rtl/>
          <w:lang w:eastAsia="he-IL"/>
        </w:rPr>
        <w:t>מבוא</w:t>
      </w:r>
    </w:p>
    <w:p w14:paraId="6400417A" w14:textId="77777777" w:rsidR="007D6A6B" w:rsidRPr="007D6A6B" w:rsidRDefault="007D6A6B" w:rsidP="007D6A6B">
      <w:pPr>
        <w:widowControl w:val="0"/>
        <w:numPr>
          <w:ilvl w:val="1"/>
          <w:numId w:val="16"/>
        </w:numPr>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למונחים הבאים יהא הפרוש הנקוב </w:t>
      </w:r>
      <w:proofErr w:type="spellStart"/>
      <w:r w:rsidRPr="007D6A6B">
        <w:rPr>
          <w:rFonts w:ascii="Times New Roman" w:eastAsia="Times New Roman" w:hAnsi="Times New Roman" w:cs="David"/>
          <w:sz w:val="20"/>
          <w:szCs w:val="24"/>
          <w:rtl/>
          <w:lang w:eastAsia="he-IL"/>
        </w:rPr>
        <w:t>בצידם</w:t>
      </w:r>
      <w:proofErr w:type="spellEnd"/>
      <w:r w:rsidRPr="007D6A6B">
        <w:rPr>
          <w:rFonts w:ascii="Times New Roman" w:eastAsia="Times New Roman" w:hAnsi="Times New Roman" w:cs="David"/>
          <w:sz w:val="20"/>
          <w:szCs w:val="24"/>
          <w:rtl/>
          <w:lang w:eastAsia="he-IL"/>
        </w:rPr>
        <w:t xml:space="preserve"> דהיינו:</w:t>
      </w:r>
    </w:p>
    <w:p w14:paraId="78DCDCC1"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4C0DC67B"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"הפרויקט"</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w:t>
      </w:r>
      <w:proofErr w:type="spellStart"/>
      <w:r w:rsidRPr="007D6A6B">
        <w:rPr>
          <w:rFonts w:ascii="Times New Roman" w:eastAsia="Times New Roman" w:hAnsi="Times New Roman" w:cs="David"/>
          <w:sz w:val="20"/>
          <w:szCs w:val="24"/>
          <w:rtl/>
          <w:lang w:eastAsia="he-IL"/>
        </w:rPr>
        <w:t>המצ"ב</w:t>
      </w:r>
      <w:proofErr w:type="spellEnd"/>
      <w:r w:rsidRPr="007D6A6B">
        <w:rPr>
          <w:rFonts w:ascii="Times New Roman" w:eastAsia="Times New Roman" w:hAnsi="Times New Roman" w:cs="David"/>
          <w:sz w:val="20"/>
          <w:szCs w:val="24"/>
          <w:rtl/>
          <w:lang w:eastAsia="he-IL"/>
        </w:rPr>
        <w:t>.</w:t>
      </w:r>
    </w:p>
    <w:p w14:paraId="47844BF4"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9629F5D"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 xml:space="preserve">"התכנית" </w:t>
      </w:r>
      <w:r w:rsidRPr="007D6A6B">
        <w:rPr>
          <w:rFonts w:ascii="Times New Roman" w:eastAsia="Times New Roman" w:hAnsi="Times New Roman" w:cs="David"/>
          <w:sz w:val="20"/>
          <w:szCs w:val="24"/>
          <w:rtl/>
          <w:lang w:eastAsia="he-IL"/>
        </w:rPr>
        <w:t>/</w:t>
      </w:r>
    </w:p>
    <w:p w14:paraId="178896D1"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"המקרקעין"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w:t>
      </w:r>
      <w:proofErr w:type="spellStart"/>
      <w:r w:rsidRPr="007D6A6B">
        <w:rPr>
          <w:rFonts w:ascii="Times New Roman" w:eastAsia="Times New Roman" w:hAnsi="Times New Roman" w:cs="David"/>
          <w:sz w:val="20"/>
          <w:szCs w:val="24"/>
          <w:rtl/>
          <w:lang w:eastAsia="he-IL"/>
        </w:rPr>
        <w:t>המצ"ב</w:t>
      </w:r>
      <w:proofErr w:type="spellEnd"/>
      <w:r w:rsidRPr="007D6A6B">
        <w:rPr>
          <w:rFonts w:ascii="Times New Roman" w:eastAsia="Times New Roman" w:hAnsi="Times New Roman" w:cs="David"/>
          <w:sz w:val="20"/>
          <w:szCs w:val="24"/>
          <w:rtl/>
          <w:lang w:eastAsia="he-IL"/>
        </w:rPr>
        <w:t>.</w:t>
      </w:r>
    </w:p>
    <w:p w14:paraId="6E0E9635"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0A557A1"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"האתר"</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221F9661"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0D8C761"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היועצים</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07659A4D"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FDD2914"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התכניות</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7D6A6B">
        <w:rPr>
          <w:rFonts w:ascii="Times New Roman" w:eastAsia="Times New Roman" w:hAnsi="Times New Roman" w:cs="David"/>
          <w:b/>
          <w:bCs/>
          <w:sz w:val="20"/>
          <w:szCs w:val="24"/>
          <w:rtl/>
          <w:lang w:eastAsia="he-IL"/>
        </w:rPr>
        <w:t>ח'</w:t>
      </w:r>
      <w:r w:rsidRPr="007D6A6B">
        <w:rPr>
          <w:rFonts w:ascii="Times New Roman" w:eastAsia="Times New Roman" w:hAnsi="Times New Roman" w:cs="David"/>
          <w:sz w:val="20"/>
          <w:szCs w:val="24"/>
          <w:rtl/>
          <w:lang w:eastAsia="he-IL"/>
        </w:rPr>
        <w:t>. כל המסמכים שיערכו ע"י המתכנן כאמור יערכו בשפה העברית.</w:t>
      </w:r>
    </w:p>
    <w:p w14:paraId="427DCB71"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EF28C75"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שירותי</w:t>
      </w:r>
    </w:p>
    <w:p w14:paraId="6A035F9C"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המתכנן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p>
    <w:p w14:paraId="1E77CE4C"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השירותים</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 xml:space="preserve">השירותים כמוגדר וכמפורט בחוזה זה ובנספח </w:t>
      </w:r>
      <w:r w:rsidRPr="007D6A6B">
        <w:rPr>
          <w:rFonts w:ascii="Times New Roman" w:eastAsia="Times New Roman" w:hAnsi="Times New Roman" w:cs="David"/>
          <w:b/>
          <w:bCs/>
          <w:sz w:val="20"/>
          <w:szCs w:val="24"/>
          <w:rtl/>
          <w:lang w:eastAsia="he-IL"/>
        </w:rPr>
        <w:t>ב'</w:t>
      </w:r>
      <w:r w:rsidRPr="007D6A6B">
        <w:rPr>
          <w:rFonts w:ascii="Times New Roman" w:eastAsia="Times New Roman" w:hAnsi="Times New Roman" w:cs="David" w:hint="cs"/>
          <w:b/>
          <w:bCs/>
          <w:sz w:val="20"/>
          <w:szCs w:val="24"/>
          <w:rtl/>
          <w:lang w:eastAsia="he-IL"/>
        </w:rPr>
        <w:t xml:space="preserve"> </w:t>
      </w:r>
      <w:proofErr w:type="spellStart"/>
      <w:r w:rsidRPr="007D6A6B">
        <w:rPr>
          <w:rFonts w:ascii="Times New Roman" w:eastAsia="Times New Roman" w:hAnsi="Times New Roman" w:cs="David" w:hint="cs"/>
          <w:sz w:val="20"/>
          <w:szCs w:val="24"/>
          <w:rtl/>
          <w:lang w:eastAsia="he-IL"/>
        </w:rPr>
        <w:t>המצ"ב</w:t>
      </w:r>
      <w:proofErr w:type="spellEnd"/>
      <w:r w:rsidRPr="007D6A6B">
        <w:rPr>
          <w:rFonts w:ascii="Times New Roman" w:eastAsia="Times New Roman" w:hAnsi="Times New Roman" w:cs="David"/>
          <w:sz w:val="20"/>
          <w:szCs w:val="24"/>
          <w:rtl/>
          <w:lang w:eastAsia="he-IL"/>
        </w:rPr>
        <w:t>.</w:t>
      </w:r>
    </w:p>
    <w:p w14:paraId="7531FF4A"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A1BB73E"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המנהל</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מנהל הפרויקט שיקבע ע"י המזמין וכן מי שנתמנה ע"י המזמין לשמש כמנהלו לצורך חוזה זה באופן כללי או למטרה מסוימת </w:t>
      </w:r>
      <w:r w:rsidRPr="007D6A6B">
        <w:rPr>
          <w:rFonts w:ascii="Times New Roman" w:eastAsia="Times New Roman" w:hAnsi="Times New Roman" w:cs="David"/>
          <w:sz w:val="20"/>
          <w:szCs w:val="24"/>
          <w:rtl/>
          <w:lang w:eastAsia="he-IL"/>
        </w:rPr>
        <w:lastRenderedPageBreak/>
        <w:t>וכן כל מי שיקבע ע"י המנהל לצרכים כאמור.</w:t>
      </w:r>
    </w:p>
    <w:p w14:paraId="345174A8"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3F50E2C"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מקום שמדובר בחוזה זה במזמין - גם המנהל במשמע.</w:t>
      </w:r>
    </w:p>
    <w:p w14:paraId="5B2D9037"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E026CD6"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החוזה</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hint="cs"/>
          <w:sz w:val="20"/>
          <w:szCs w:val="24"/>
          <w:rtl/>
          <w:lang w:eastAsia="he-IL"/>
        </w:rPr>
        <w:t>/</w:t>
      </w:r>
    </w:p>
    <w:p w14:paraId="3E164C4C"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
          <w:bCs/>
          <w:sz w:val="20"/>
          <w:szCs w:val="24"/>
          <w:rtl/>
          <w:lang w:eastAsia="he-IL"/>
        </w:rPr>
        <w:t>ההסכם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חוזה זה על נספחיו.</w:t>
      </w:r>
    </w:p>
    <w:p w14:paraId="7879D181"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74673028"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הדין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כהגדרתו בחוק ה</w:t>
      </w:r>
      <w:r w:rsidRPr="007D6A6B">
        <w:rPr>
          <w:rFonts w:ascii="Times New Roman" w:eastAsia="Times New Roman" w:hAnsi="Times New Roman" w:cs="David" w:hint="cs"/>
          <w:sz w:val="20"/>
          <w:szCs w:val="24"/>
          <w:rtl/>
          <w:lang w:eastAsia="he-IL"/>
        </w:rPr>
        <w:t>פרשנות, התשמ"א-1981</w:t>
      </w:r>
      <w:r w:rsidRPr="007D6A6B">
        <w:rPr>
          <w:rFonts w:ascii="Times New Roman" w:eastAsia="Times New Roman" w:hAnsi="Times New Roman" w:cs="David"/>
          <w:sz w:val="20"/>
          <w:szCs w:val="24"/>
          <w:rtl/>
          <w:lang w:eastAsia="he-IL"/>
        </w:rPr>
        <w:t xml:space="preserve"> לרבות כל </w:t>
      </w:r>
      <w:r w:rsidRPr="007D6A6B">
        <w:rPr>
          <w:rFonts w:ascii="Times New Roman" w:eastAsia="Times New Roman" w:hAnsi="Times New Roman" w:cs="David" w:hint="cs"/>
          <w:sz w:val="20"/>
          <w:szCs w:val="24"/>
          <w:rtl/>
          <w:lang w:eastAsia="he-IL"/>
        </w:rPr>
        <w:t xml:space="preserve">תקנה ו/או </w:t>
      </w:r>
      <w:r w:rsidRPr="007D6A6B">
        <w:rPr>
          <w:rFonts w:ascii="Times New Roman" w:eastAsia="Times New Roman" w:hAnsi="Times New Roman" w:cs="David"/>
          <w:sz w:val="20"/>
          <w:szCs w:val="24"/>
          <w:rtl/>
          <w:lang w:eastAsia="he-IL"/>
        </w:rPr>
        <w:t>הוראה של רשות מוסמכת בתוקף סמכותה על פי הדין.</w:t>
      </w:r>
    </w:p>
    <w:p w14:paraId="35AF56C2"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2A01D6E"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הרשות</w:t>
      </w:r>
    </w:p>
    <w:p w14:paraId="7395CD57"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המקומית</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w:t>
      </w:r>
      <w:proofErr w:type="spellStart"/>
      <w:r w:rsidRPr="007D6A6B">
        <w:rPr>
          <w:rFonts w:ascii="Times New Roman" w:eastAsia="Times New Roman" w:hAnsi="Times New Roman" w:cs="David"/>
          <w:sz w:val="20"/>
          <w:szCs w:val="24"/>
          <w:rtl/>
          <w:lang w:eastAsia="he-IL"/>
        </w:rPr>
        <w:t>המצ"ב</w:t>
      </w:r>
      <w:proofErr w:type="spellEnd"/>
      <w:r w:rsidRPr="007D6A6B">
        <w:rPr>
          <w:rFonts w:ascii="Times New Roman" w:eastAsia="Times New Roman" w:hAnsi="Times New Roman" w:cs="David"/>
          <w:sz w:val="20"/>
          <w:szCs w:val="24"/>
          <w:rtl/>
          <w:lang w:eastAsia="he-IL"/>
        </w:rPr>
        <w:t>.</w:t>
      </w:r>
    </w:p>
    <w:p w14:paraId="54F36E47"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9DA7462"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חוזה</w:t>
      </w:r>
    </w:p>
    <w:p w14:paraId="6CAF9E3A" w14:textId="77777777" w:rsidR="007D6A6B" w:rsidRPr="007D6A6B" w:rsidRDefault="007D6A6B" w:rsidP="007D6A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הפיתוח</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hint="cs"/>
          <w:sz w:val="20"/>
          <w:szCs w:val="24"/>
          <w:rtl/>
          <w:lang w:eastAsia="he-IL"/>
        </w:rPr>
        <w:t xml:space="preserve"> </w:t>
      </w:r>
      <w:proofErr w:type="spellStart"/>
      <w:r w:rsidRPr="007D6A6B">
        <w:rPr>
          <w:rFonts w:ascii="Times New Roman" w:eastAsia="Times New Roman" w:hAnsi="Times New Roman" w:cs="David" w:hint="cs"/>
          <w:sz w:val="20"/>
          <w:szCs w:val="24"/>
          <w:rtl/>
          <w:lang w:eastAsia="he-IL"/>
        </w:rPr>
        <w:t>המצ"ב</w:t>
      </w:r>
      <w:proofErr w:type="spellEnd"/>
      <w:r w:rsidRPr="007D6A6B">
        <w:rPr>
          <w:rFonts w:ascii="Times New Roman" w:eastAsia="Times New Roman" w:hAnsi="Times New Roman" w:cs="David"/>
          <w:sz w:val="20"/>
          <w:szCs w:val="24"/>
          <w:rtl/>
          <w:lang w:eastAsia="he-IL"/>
        </w:rPr>
        <w:t>.</w:t>
      </w:r>
    </w:p>
    <w:p w14:paraId="285613FA" w14:textId="77777777" w:rsidR="007D6A6B" w:rsidRPr="007D6A6B" w:rsidRDefault="007D6A6B" w:rsidP="007D6A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09492FDF"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הכותרות בחוזה זה </w:t>
      </w:r>
      <w:r w:rsidRPr="007D6A6B">
        <w:rPr>
          <w:rFonts w:ascii="Times New Roman" w:eastAsia="Times New Roman" w:hAnsi="Times New Roman" w:cs="David" w:hint="cs"/>
          <w:sz w:val="20"/>
          <w:szCs w:val="24"/>
          <w:rtl/>
          <w:lang w:eastAsia="he-IL"/>
        </w:rPr>
        <w:t xml:space="preserve">הינן לנוחיות בלבד ובכל מקרה </w:t>
      </w:r>
      <w:r w:rsidRPr="007D6A6B">
        <w:rPr>
          <w:rFonts w:ascii="Times New Roman" w:eastAsia="Times New Roman" w:hAnsi="Times New Roman" w:cs="David"/>
          <w:sz w:val="20"/>
          <w:szCs w:val="24"/>
          <w:rtl/>
          <w:lang w:eastAsia="he-IL"/>
        </w:rPr>
        <w:t xml:space="preserve">לא ישמשו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פרש</w:t>
      </w:r>
      <w:r w:rsidRPr="007D6A6B">
        <w:rPr>
          <w:rFonts w:ascii="Times New Roman" w:eastAsia="Times New Roman" w:hAnsi="Times New Roman" w:cs="David" w:hint="cs"/>
          <w:sz w:val="20"/>
          <w:szCs w:val="24"/>
          <w:rtl/>
          <w:lang w:eastAsia="he-IL"/>
        </w:rPr>
        <w:t>נות</w:t>
      </w:r>
      <w:r w:rsidRPr="007D6A6B">
        <w:rPr>
          <w:rFonts w:ascii="Times New Roman" w:eastAsia="Times New Roman" w:hAnsi="Times New Roman" w:cs="David"/>
          <w:sz w:val="20"/>
          <w:szCs w:val="24"/>
          <w:rtl/>
          <w:lang w:eastAsia="he-IL"/>
        </w:rPr>
        <w:t>ו.</w:t>
      </w:r>
    </w:p>
    <w:p w14:paraId="57BE2D84"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הנספחים לחוזה זה מהווים חלק בלתי נפרד הימנו ואלה הם:</w:t>
      </w:r>
    </w:p>
    <w:p w14:paraId="35E500F0"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2D61C4D1"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 xml:space="preserve">נספח א'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נספח כללי;</w:t>
      </w:r>
    </w:p>
    <w:p w14:paraId="1AC8404C"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ב'</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t>שירותי המתכנן;</w:t>
      </w:r>
    </w:p>
    <w:p w14:paraId="0F576A32"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ג'</w:t>
      </w:r>
      <w:r w:rsidRPr="007D6A6B">
        <w:rPr>
          <w:rFonts w:ascii="Times New Roman" w:eastAsia="Times New Roman" w:hAnsi="Times New Roman" w:cs="David"/>
          <w:color w:val="000000"/>
          <w:sz w:val="20"/>
          <w:szCs w:val="24"/>
          <w:rtl/>
          <w:lang w:eastAsia="he-IL"/>
        </w:rPr>
        <w:t xml:space="preserve"> </w:t>
      </w:r>
      <w:r w:rsidRPr="007D6A6B">
        <w:rPr>
          <w:rFonts w:ascii="Times New Roman" w:eastAsia="Times New Roman" w:hAnsi="Times New Roman" w:cs="David"/>
          <w:color w:val="000000"/>
          <w:sz w:val="20"/>
          <w:szCs w:val="24"/>
          <w:lang w:eastAsia="he-IL"/>
        </w:rPr>
        <w:t>–</w:t>
      </w:r>
      <w:r w:rsidRPr="007D6A6B">
        <w:rPr>
          <w:rFonts w:ascii="Times New Roman" w:eastAsia="Times New Roman" w:hAnsi="Times New Roman" w:cs="David"/>
          <w:color w:val="000000"/>
          <w:sz w:val="20"/>
          <w:szCs w:val="24"/>
          <w:rtl/>
          <w:lang w:eastAsia="he-IL"/>
        </w:rPr>
        <w:t xml:space="preserve"> </w:t>
      </w:r>
      <w:r w:rsidRPr="007D6A6B">
        <w:rPr>
          <w:rFonts w:ascii="Times New Roman" w:eastAsia="Times New Roman" w:hAnsi="Times New Roman" w:cs="David"/>
          <w:color w:val="000000"/>
          <w:sz w:val="20"/>
          <w:szCs w:val="24"/>
          <w:rtl/>
          <w:lang w:eastAsia="he-IL"/>
        </w:rPr>
        <w:tab/>
        <w:t>לוח זמנים;</w:t>
      </w:r>
    </w:p>
    <w:p w14:paraId="2791B7B0"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ד'</w:t>
      </w:r>
      <w:r w:rsidRPr="007D6A6B">
        <w:rPr>
          <w:rFonts w:ascii="Times New Roman" w:eastAsia="Times New Roman" w:hAnsi="Times New Roman" w:cs="David"/>
          <w:color w:val="000000"/>
          <w:sz w:val="20"/>
          <w:szCs w:val="24"/>
          <w:rtl/>
          <w:lang w:eastAsia="he-IL"/>
        </w:rPr>
        <w:t xml:space="preserve"> - </w:t>
      </w:r>
      <w:r w:rsidRPr="007D6A6B">
        <w:rPr>
          <w:rFonts w:ascii="Times New Roman" w:eastAsia="Times New Roman" w:hAnsi="Times New Roman" w:cs="David"/>
          <w:color w:val="000000"/>
          <w:sz w:val="20"/>
          <w:szCs w:val="24"/>
          <w:rtl/>
          <w:lang w:eastAsia="he-IL"/>
        </w:rPr>
        <w:tab/>
        <w:t>שכר המתכנן;</w:t>
      </w:r>
    </w:p>
    <w:p w14:paraId="1C40A545"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ה'</w:t>
      </w:r>
      <w:r w:rsidRPr="007D6A6B">
        <w:rPr>
          <w:rFonts w:ascii="Times New Roman" w:eastAsia="Times New Roman" w:hAnsi="Times New Roman" w:cs="David"/>
          <w:color w:val="000000"/>
          <w:sz w:val="20"/>
          <w:szCs w:val="24"/>
          <w:rtl/>
          <w:lang w:eastAsia="he-IL"/>
        </w:rPr>
        <w:t xml:space="preserve"> - </w:t>
      </w:r>
      <w:r w:rsidRPr="007D6A6B">
        <w:rPr>
          <w:rFonts w:ascii="Times New Roman" w:eastAsia="Times New Roman" w:hAnsi="Times New Roman" w:cs="David"/>
          <w:color w:val="000000"/>
          <w:sz w:val="20"/>
          <w:szCs w:val="24"/>
          <w:rtl/>
          <w:lang w:eastAsia="he-IL"/>
        </w:rPr>
        <w:tab/>
        <w:t>תשלומי שכר המתכנן;</w:t>
      </w:r>
    </w:p>
    <w:p w14:paraId="771102BB"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ו</w:t>
      </w:r>
      <w:r w:rsidR="004E3753">
        <w:rPr>
          <w:rFonts w:ascii="Times New Roman" w:eastAsia="Times New Roman" w:hAnsi="Times New Roman" w:cs="David" w:hint="cs"/>
          <w:bCs/>
          <w:sz w:val="20"/>
          <w:szCs w:val="24"/>
          <w:rtl/>
          <w:lang w:eastAsia="he-IL"/>
        </w:rPr>
        <w:t>'</w:t>
      </w:r>
      <w:r w:rsidRPr="007D6A6B">
        <w:rPr>
          <w:rFonts w:ascii="Times New Roman" w:eastAsia="Times New Roman" w:hAnsi="Times New Roman" w:cs="David"/>
          <w:bCs/>
          <w:sz w:val="20"/>
          <w:szCs w:val="24"/>
          <w:rtl/>
          <w:lang w:eastAsia="he-IL"/>
        </w:rPr>
        <w:t xml:space="preserve">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הצהרה והתחייבות לשמירת סודיות;</w:t>
      </w:r>
    </w:p>
    <w:p w14:paraId="62A2C8C0" w14:textId="77777777" w:rsidR="004E3753" w:rsidRDefault="007D6A6B" w:rsidP="004E375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ז</w:t>
      </w:r>
      <w:r w:rsidR="004E3753">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r>
      <w:r w:rsidR="004E3753" w:rsidRPr="004E3753">
        <w:rPr>
          <w:rFonts w:ascii="Times New Roman" w:eastAsia="Times New Roman" w:hAnsi="Times New Roman" w:cs="David" w:hint="cs"/>
          <w:sz w:val="20"/>
          <w:szCs w:val="24"/>
          <w:rtl/>
          <w:lang w:eastAsia="he-IL"/>
        </w:rPr>
        <w:t>מפרט</w:t>
      </w:r>
      <w:r w:rsidR="004E3753" w:rsidRPr="004E3753">
        <w:rPr>
          <w:rFonts w:ascii="Times New Roman" w:eastAsia="Times New Roman" w:hAnsi="Times New Roman" w:cs="David"/>
          <w:sz w:val="20"/>
          <w:szCs w:val="24"/>
          <w:rtl/>
          <w:lang w:eastAsia="he-IL"/>
        </w:rPr>
        <w:t xml:space="preserve"> </w:t>
      </w:r>
      <w:r w:rsidR="004E3753" w:rsidRPr="004E3753">
        <w:rPr>
          <w:rFonts w:ascii="Times New Roman" w:eastAsia="Times New Roman" w:hAnsi="Times New Roman" w:cs="David" w:hint="cs"/>
          <w:sz w:val="20"/>
          <w:szCs w:val="24"/>
          <w:rtl/>
          <w:lang w:eastAsia="he-IL"/>
        </w:rPr>
        <w:t>ביטוחי</w:t>
      </w:r>
      <w:r w:rsidR="004E3753" w:rsidRPr="004E3753">
        <w:rPr>
          <w:rFonts w:ascii="Times New Roman" w:eastAsia="Times New Roman" w:hAnsi="Times New Roman" w:cs="David"/>
          <w:sz w:val="20"/>
          <w:szCs w:val="24"/>
          <w:rtl/>
          <w:lang w:eastAsia="he-IL"/>
        </w:rPr>
        <w:t xml:space="preserve"> </w:t>
      </w:r>
      <w:r w:rsidR="004E3753">
        <w:rPr>
          <w:rFonts w:ascii="Times New Roman" w:eastAsia="Times New Roman" w:hAnsi="Times New Roman" w:cs="David" w:hint="cs"/>
          <w:sz w:val="20"/>
          <w:szCs w:val="24"/>
          <w:rtl/>
          <w:lang w:eastAsia="he-IL"/>
        </w:rPr>
        <w:t>המתכנן;</w:t>
      </w:r>
      <w:r w:rsidR="004E3753" w:rsidRPr="004E3753" w:rsidDel="004E3753">
        <w:rPr>
          <w:rFonts w:ascii="Times New Roman" w:eastAsia="Times New Roman" w:hAnsi="Times New Roman" w:cs="David"/>
          <w:sz w:val="20"/>
          <w:szCs w:val="24"/>
          <w:rtl/>
          <w:lang w:eastAsia="he-IL"/>
        </w:rPr>
        <w:t xml:space="preserve"> </w:t>
      </w:r>
    </w:p>
    <w:p w14:paraId="19FC61AB" w14:textId="77777777" w:rsidR="004E3753" w:rsidRDefault="004E3753" w:rsidP="007018B4">
      <w:pPr>
        <w:widowControl w:val="0"/>
        <w:spacing w:before="0" w:beforeAutospacing="0" w:after="0" w:afterAutospacing="0" w:line="240" w:lineRule="auto"/>
        <w:ind w:left="798"/>
        <w:jc w:val="both"/>
        <w:rPr>
          <w:rFonts w:ascii="Times New Roman" w:eastAsia="Times New Roman" w:hAnsi="Times New Roman" w:cs="David"/>
          <w:b/>
          <w:bCs/>
          <w:sz w:val="20"/>
          <w:szCs w:val="24"/>
          <w:rtl/>
          <w:lang w:eastAsia="he-IL"/>
        </w:rPr>
      </w:pPr>
      <w:r>
        <w:rPr>
          <w:rFonts w:ascii="Times New Roman" w:eastAsia="Times New Roman" w:hAnsi="Times New Roman" w:cs="David" w:hint="cs"/>
          <w:b/>
          <w:bCs/>
          <w:sz w:val="20"/>
          <w:szCs w:val="24"/>
          <w:rtl/>
          <w:lang w:eastAsia="he-IL"/>
        </w:rPr>
        <w:t xml:space="preserve">נספח ז1' </w:t>
      </w:r>
      <w:r w:rsidRPr="004A719C">
        <w:rPr>
          <w:rFonts w:ascii="Times New Roman" w:eastAsia="Times New Roman" w:hAnsi="Times New Roman" w:cs="David"/>
          <w:sz w:val="20"/>
          <w:szCs w:val="24"/>
          <w:rtl/>
          <w:lang w:eastAsia="he-IL"/>
        </w:rPr>
        <w:t>-</w:t>
      </w:r>
      <w:r>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אישור על קיום ביטוחי המתכנן;</w:t>
      </w:r>
    </w:p>
    <w:p w14:paraId="023B9087" w14:textId="77777777" w:rsidR="007D6A6B" w:rsidRPr="007D6A6B" w:rsidRDefault="007D6A6B" w:rsidP="007018B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נספח ח'</w:t>
      </w:r>
      <w:r w:rsidRPr="007D6A6B">
        <w:rPr>
          <w:rFonts w:ascii="Times New Roman" w:eastAsia="Times New Roman" w:hAnsi="Times New Roman" w:cs="David"/>
          <w:sz w:val="20"/>
          <w:szCs w:val="24"/>
          <w:rtl/>
          <w:lang w:eastAsia="he-IL"/>
        </w:rPr>
        <w:t xml:space="preserve"> - </w:t>
      </w:r>
      <w:r w:rsidRPr="007D6A6B">
        <w:rPr>
          <w:rFonts w:ascii="Times New Roman" w:eastAsia="Times New Roman" w:hAnsi="Times New Roman" w:cs="David"/>
          <w:sz w:val="20"/>
          <w:szCs w:val="24"/>
          <w:rtl/>
          <w:lang w:eastAsia="he-IL"/>
        </w:rPr>
        <w:tab/>
        <w:t>רשימת התכניות והמסמכים שעל המתכנן להנפיק.</w:t>
      </w:r>
    </w:p>
    <w:p w14:paraId="42242F62"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נספח ט'</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t>אישור להשלמת הפרויקט/קטע מהפרויקט.</w:t>
      </w:r>
    </w:p>
    <w:p w14:paraId="013AA01E" w14:textId="77777777" w:rsidR="007D6A6B" w:rsidRPr="007D6A6B" w:rsidRDefault="007D6A6B" w:rsidP="007D6A6B">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נספח י'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נספח היעדר תביעות.</w:t>
      </w:r>
    </w:p>
    <w:p w14:paraId="411D5D64"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שירותי המתכנן</w:t>
      </w:r>
    </w:p>
    <w:p w14:paraId="1E948B8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מוסר בזה למתכנן והמתכנן מקבל על עצמו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w:t>
      </w:r>
    </w:p>
    <w:p w14:paraId="43B9F3A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 ומאשר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הינו מכיר ויודע את כל הנדרש למטרת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וכי הינו מורשה על פי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דין למתן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 xml:space="preserve"> המתכנן, לרבות</w:t>
      </w:r>
      <w:r w:rsidRPr="007D6A6B">
        <w:rPr>
          <w:rFonts w:ascii="Times New Roman" w:eastAsia="Times New Roman" w:hAnsi="Times New Roman" w:cs="David" w:hint="cs"/>
          <w:sz w:val="20"/>
          <w:szCs w:val="24"/>
          <w:rtl/>
          <w:lang w:eastAsia="he-IL"/>
        </w:rPr>
        <w:t xml:space="preserve"> אך לא רק</w:t>
      </w:r>
      <w:r w:rsidRPr="007D6A6B">
        <w:rPr>
          <w:rFonts w:ascii="Times New Roman" w:eastAsia="Times New Roman" w:hAnsi="Times New Roman" w:cs="David"/>
          <w:sz w:val="20"/>
          <w:szCs w:val="24"/>
          <w:rtl/>
          <w:lang w:eastAsia="he-IL"/>
        </w:rPr>
        <w:t>,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חוק המהנדסים והאדריכלים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proofErr w:type="spellStart"/>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תשי"ח</w:t>
      </w:r>
      <w:proofErr w:type="spellEnd"/>
      <w:r w:rsidRPr="007D6A6B">
        <w:rPr>
          <w:rFonts w:ascii="Times New Roman" w:eastAsia="Times New Roman" w:hAnsi="Times New Roman" w:cs="David"/>
          <w:sz w:val="20"/>
          <w:szCs w:val="24"/>
          <w:rtl/>
          <w:lang w:eastAsia="he-IL"/>
        </w:rPr>
        <w:t xml:space="preserve"> - 1958, כי יש בידו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שיון </w:t>
      </w:r>
      <w:r w:rsidRPr="007D6A6B">
        <w:rPr>
          <w:rFonts w:ascii="Times New Roman" w:eastAsia="Times New Roman" w:hAnsi="Times New Roman" w:cs="David" w:hint="cs"/>
          <w:sz w:val="20"/>
          <w:szCs w:val="24"/>
          <w:rtl/>
          <w:lang w:eastAsia="he-IL"/>
        </w:rPr>
        <w:t xml:space="preserve">בר </w:t>
      </w:r>
      <w:r w:rsidRPr="007D6A6B">
        <w:rPr>
          <w:rFonts w:ascii="Times New Roman" w:eastAsia="Times New Roman" w:hAnsi="Times New Roman" w:cs="David"/>
          <w:sz w:val="20"/>
          <w:szCs w:val="24"/>
          <w:rtl/>
          <w:lang w:eastAsia="he-IL"/>
        </w:rPr>
        <w:t>ת</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קף לביצוע שירותי </w:t>
      </w:r>
      <w:r w:rsidRPr="007D6A6B">
        <w:rPr>
          <w:rFonts w:ascii="Times New Roman" w:eastAsia="Times New Roman" w:hAnsi="Times New Roman" w:cs="David" w:hint="cs"/>
          <w:sz w:val="20"/>
          <w:szCs w:val="24"/>
          <w:rtl/>
          <w:lang w:eastAsia="he-IL"/>
        </w:rPr>
        <w:t xml:space="preserve"> המתכנן על פי הדין</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כי הוא בעל הכישורים, הר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שיונות, הידע, הניסיון והאמצעים המאפשרים לו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 xml:space="preserve">ביצועם ברמה </w:t>
      </w:r>
      <w:r w:rsidRPr="007D6A6B">
        <w:rPr>
          <w:rFonts w:ascii="Times New Roman" w:eastAsia="Times New Roman" w:hAnsi="Times New Roman" w:cs="David"/>
          <w:sz w:val="20"/>
          <w:szCs w:val="24"/>
          <w:rtl/>
          <w:lang w:eastAsia="he-IL"/>
        </w:rPr>
        <w:lastRenderedPageBreak/>
        <w:t>מקצועית גבוהה ובהתאם למותנה בחוזה.</w:t>
      </w:r>
    </w:p>
    <w:p w14:paraId="4FC4B17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ידוע לו שש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שיקול דעתו</w:t>
      </w:r>
      <w:r w:rsidRPr="007D6A6B">
        <w:rPr>
          <w:rFonts w:ascii="Times New Roman" w:eastAsia="Times New Roman" w:hAnsi="Times New Roman" w:cs="David" w:hint="cs"/>
          <w:sz w:val="20"/>
          <w:szCs w:val="24"/>
          <w:rtl/>
          <w:lang w:eastAsia="he-IL"/>
        </w:rPr>
        <w:t xml:space="preserve"> הבלעדי</w:t>
      </w:r>
      <w:r w:rsidRPr="007D6A6B">
        <w:rPr>
          <w:rFonts w:ascii="Times New Roman" w:eastAsia="Times New Roman" w:hAnsi="Times New Roman" w:cs="David"/>
          <w:sz w:val="20"/>
          <w:szCs w:val="24"/>
          <w:rtl/>
          <w:lang w:eastAsia="he-IL"/>
        </w:rPr>
        <w:t xml:space="preserve"> ו</w:t>
      </w:r>
      <w:r w:rsidRPr="007D6A6B">
        <w:rPr>
          <w:rFonts w:ascii="Times New Roman" w:eastAsia="Times New Roman" w:hAnsi="Times New Roman" w:cs="David" w:hint="cs"/>
          <w:sz w:val="20"/>
          <w:szCs w:val="24"/>
          <w:rtl/>
          <w:lang w:eastAsia="he-IL"/>
        </w:rPr>
        <w:t xml:space="preserve">כי </w:t>
      </w:r>
      <w:r w:rsidRPr="007D6A6B">
        <w:rPr>
          <w:rFonts w:ascii="Times New Roman" w:eastAsia="Times New Roman" w:hAnsi="Times New Roman" w:cs="David"/>
          <w:sz w:val="20"/>
          <w:szCs w:val="24"/>
          <w:rtl/>
          <w:lang w:eastAsia="he-IL"/>
        </w:rPr>
        <w:t xml:space="preserve">הם יינתנו על ידו בשלבי עבודה כמפורט בנספח </w:t>
      </w:r>
      <w:r w:rsidRPr="007D6A6B">
        <w:rPr>
          <w:rFonts w:ascii="Times New Roman" w:eastAsia="Times New Roman" w:hAnsi="Times New Roman" w:cs="David"/>
          <w:bCs/>
          <w:sz w:val="20"/>
          <w:szCs w:val="24"/>
          <w:rtl/>
          <w:lang w:eastAsia="he-IL"/>
        </w:rPr>
        <w:t>ב'</w:t>
      </w:r>
      <w:r w:rsidRPr="007D6A6B">
        <w:rPr>
          <w:rFonts w:ascii="Times New Roman" w:eastAsia="Times New Roman" w:hAnsi="Times New Roman" w:cs="David"/>
          <w:sz w:val="20"/>
          <w:szCs w:val="24"/>
          <w:rtl/>
          <w:lang w:eastAsia="he-IL"/>
        </w:rPr>
        <w:t xml:space="preserve"> </w:t>
      </w:r>
      <w:proofErr w:type="spellStart"/>
      <w:r w:rsidRPr="007D6A6B">
        <w:rPr>
          <w:rFonts w:ascii="Times New Roman" w:eastAsia="Times New Roman" w:hAnsi="Times New Roman" w:cs="David" w:hint="cs"/>
          <w:sz w:val="20"/>
          <w:szCs w:val="24"/>
          <w:rtl/>
          <w:lang w:eastAsia="he-IL"/>
        </w:rPr>
        <w:t>המצ"ב</w:t>
      </w:r>
      <w:proofErr w:type="spellEnd"/>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עוד</w:t>
      </w:r>
      <w:r w:rsidRPr="007D6A6B">
        <w:rPr>
          <w:rFonts w:ascii="Times New Roman" w:eastAsia="Times New Roman" w:hAnsi="Times New Roman" w:cs="David"/>
          <w:sz w:val="20"/>
          <w:szCs w:val="24"/>
          <w:rtl/>
          <w:lang w:eastAsia="he-IL"/>
        </w:rPr>
        <w:t xml:space="preserve"> מוסיף ומצהיר</w:t>
      </w:r>
      <w:r w:rsidRPr="007D6A6B">
        <w:rPr>
          <w:rFonts w:ascii="Times New Roman" w:eastAsia="Times New Roman" w:hAnsi="Times New Roman" w:cs="David" w:hint="cs"/>
          <w:sz w:val="20"/>
          <w:szCs w:val="24"/>
          <w:rtl/>
          <w:lang w:eastAsia="he-IL"/>
        </w:rPr>
        <w:t xml:space="preserve"> המתכנן,</w:t>
      </w:r>
      <w:r w:rsidRPr="007D6A6B">
        <w:rPr>
          <w:rFonts w:ascii="Times New Roman" w:eastAsia="Times New Roman" w:hAnsi="Times New Roman" w:cs="David"/>
          <w:sz w:val="20"/>
          <w:szCs w:val="24"/>
          <w:rtl/>
          <w:lang w:eastAsia="he-IL"/>
        </w:rPr>
        <w:t xml:space="preserve"> כי ידוע לו שהמזמין אינו מתחייב להזמין מ</w:t>
      </w:r>
      <w:r w:rsidRPr="007D6A6B">
        <w:rPr>
          <w:rFonts w:ascii="Times New Roman" w:eastAsia="Times New Roman" w:hAnsi="Times New Roman" w:cs="David" w:hint="cs"/>
          <w:sz w:val="20"/>
          <w:szCs w:val="24"/>
          <w:rtl/>
          <w:lang w:eastAsia="he-IL"/>
        </w:rPr>
        <w:t>מנו</w:t>
      </w:r>
      <w:r w:rsidRPr="007D6A6B">
        <w:rPr>
          <w:rFonts w:ascii="Times New Roman" w:eastAsia="Times New Roman" w:hAnsi="Times New Roman" w:cs="David"/>
          <w:sz w:val="20"/>
          <w:szCs w:val="24"/>
          <w:rtl/>
          <w:lang w:eastAsia="he-IL"/>
        </w:rPr>
        <w:t xml:space="preserve"> שירותים נוספים מעבר לנקוב בחוזה זה ו</w:t>
      </w:r>
      <w:r w:rsidRPr="007D6A6B">
        <w:rPr>
          <w:rFonts w:ascii="Times New Roman" w:eastAsia="Times New Roman" w:hAnsi="Times New Roman" w:cs="David" w:hint="cs"/>
          <w:sz w:val="20"/>
          <w:szCs w:val="24"/>
          <w:rtl/>
          <w:lang w:eastAsia="he-IL"/>
        </w:rPr>
        <w:t xml:space="preserve">כמפורט </w:t>
      </w:r>
      <w:r w:rsidRPr="007D6A6B">
        <w:rPr>
          <w:rFonts w:ascii="Times New Roman" w:eastAsia="Times New Roman" w:hAnsi="Times New Roman" w:cs="David"/>
          <w:sz w:val="20"/>
          <w:szCs w:val="24"/>
          <w:rtl/>
          <w:lang w:eastAsia="he-IL"/>
        </w:rPr>
        <w:t xml:space="preserve">בנספח </w:t>
      </w:r>
      <w:r w:rsidRPr="007D6A6B">
        <w:rPr>
          <w:rFonts w:ascii="Times New Roman" w:eastAsia="Times New Roman" w:hAnsi="Times New Roman" w:cs="David"/>
          <w:bCs/>
          <w:sz w:val="20"/>
          <w:szCs w:val="24"/>
          <w:rtl/>
          <w:lang w:eastAsia="he-IL"/>
        </w:rPr>
        <w:t xml:space="preserve">ב' </w:t>
      </w:r>
      <w:proofErr w:type="spellStart"/>
      <w:r w:rsidRPr="007D6A6B">
        <w:rPr>
          <w:rFonts w:ascii="Times New Roman" w:eastAsia="Times New Roman" w:hAnsi="Times New Roman" w:cs="David" w:hint="cs"/>
          <w:sz w:val="20"/>
          <w:szCs w:val="24"/>
          <w:rtl/>
          <w:lang w:eastAsia="he-IL"/>
        </w:rPr>
        <w:t>המצ"ב</w:t>
      </w:r>
      <w:proofErr w:type="spellEnd"/>
      <w:r w:rsidRPr="007D6A6B">
        <w:rPr>
          <w:rFonts w:ascii="Times New Roman" w:eastAsia="Times New Roman" w:hAnsi="Times New Roman" w:cs="David"/>
          <w:sz w:val="20"/>
          <w:szCs w:val="24"/>
          <w:rtl/>
          <w:lang w:eastAsia="he-IL"/>
        </w:rPr>
        <w:t>.</w:t>
      </w:r>
    </w:p>
    <w:p w14:paraId="47DA2396"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1694122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כפי שיקבעו מ</w:t>
      </w:r>
      <w:r w:rsidRPr="007D6A6B">
        <w:rPr>
          <w:rFonts w:ascii="Times New Roman" w:eastAsia="Times New Roman" w:hAnsi="Times New Roman" w:cs="David" w:hint="cs"/>
          <w:sz w:val="20"/>
          <w:szCs w:val="24"/>
          <w:rtl/>
          <w:lang w:eastAsia="he-IL"/>
        </w:rPr>
        <w:t>עת לעת</w:t>
      </w:r>
      <w:r w:rsidRPr="007D6A6B">
        <w:rPr>
          <w:rFonts w:ascii="Times New Roman" w:eastAsia="Times New Roman" w:hAnsi="Times New Roman" w:cs="David"/>
          <w:sz w:val="20"/>
          <w:szCs w:val="24"/>
          <w:rtl/>
          <w:lang w:eastAsia="he-IL"/>
        </w:rPr>
        <w:t xml:space="preserve"> ע"י המזמין ויהיה חייב לנהוג לפיהם ולקיימם ללא סטייה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אם כן 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הוראה</w:t>
      </w:r>
      <w:r w:rsidRPr="007D6A6B">
        <w:rPr>
          <w:rFonts w:ascii="Times New Roman" w:eastAsia="Times New Roman" w:hAnsi="Times New Roman" w:cs="David" w:hint="cs"/>
          <w:sz w:val="20"/>
          <w:szCs w:val="24"/>
          <w:rtl/>
          <w:lang w:eastAsia="he-IL"/>
        </w:rPr>
        <w:t xml:space="preserve"> מפורשת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מהמזמין.</w:t>
      </w:r>
    </w:p>
    <w:p w14:paraId="498921C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הכל כפי שיקבע ע"י המנהל. כן מתחייב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להשתתף בת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אום מראש בכל ישיבות התיאום אליהן יוזמן.</w:t>
      </w:r>
    </w:p>
    <w:p w14:paraId="2CE1D7A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ישמור על נוהלי קשר, תיאום,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שום וצורת המסמכים לפי דרישת המנהל.</w:t>
      </w:r>
    </w:p>
    <w:p w14:paraId="6F1B5EB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עוד לא יקבע אחרת ע"י המזמין, יהיה המנהל כ</w:t>
      </w:r>
      <w:r w:rsidRPr="007D6A6B">
        <w:rPr>
          <w:rFonts w:ascii="Times New Roman" w:eastAsia="Times New Roman" w:hAnsi="Times New Roman" w:cs="David" w:hint="cs"/>
          <w:sz w:val="20"/>
          <w:szCs w:val="24"/>
          <w:rtl/>
          <w:lang w:eastAsia="he-IL"/>
        </w:rPr>
        <w:t>הגדרתו</w:t>
      </w:r>
      <w:r w:rsidRPr="007D6A6B">
        <w:rPr>
          <w:rFonts w:ascii="Times New Roman" w:eastAsia="Times New Roman" w:hAnsi="Times New Roman" w:cs="David"/>
          <w:sz w:val="20"/>
          <w:szCs w:val="24"/>
          <w:rtl/>
          <w:lang w:eastAsia="he-IL"/>
        </w:rPr>
        <w:t xml:space="preserve"> בנספח </w:t>
      </w:r>
      <w:r w:rsidRPr="007D6A6B">
        <w:rPr>
          <w:rFonts w:ascii="Times New Roman" w:eastAsia="Times New Roman" w:hAnsi="Times New Roman" w:cs="David"/>
          <w:bCs/>
          <w:sz w:val="20"/>
          <w:szCs w:val="24"/>
          <w:rtl/>
          <w:lang w:eastAsia="he-IL"/>
        </w:rPr>
        <w:t xml:space="preserve">א' </w:t>
      </w:r>
      <w:r w:rsidRPr="007D6A6B">
        <w:rPr>
          <w:rFonts w:ascii="Times New Roman" w:eastAsia="Times New Roman" w:hAnsi="Times New Roman" w:cs="David"/>
          <w:sz w:val="20"/>
          <w:szCs w:val="24"/>
          <w:rtl/>
          <w:lang w:eastAsia="he-IL"/>
        </w:rPr>
        <w:t>ועל המתכנן להיות</w:t>
      </w:r>
      <w:r w:rsidRPr="007D6A6B">
        <w:rPr>
          <w:rFonts w:ascii="Times New Roman" w:eastAsia="Times New Roman" w:hAnsi="Times New Roman" w:cs="David" w:hint="cs"/>
          <w:sz w:val="20"/>
          <w:szCs w:val="24"/>
          <w:rtl/>
          <w:lang w:eastAsia="he-IL"/>
        </w:rPr>
        <w:t xml:space="preserve"> עמו</w:t>
      </w:r>
      <w:r w:rsidRPr="007D6A6B">
        <w:rPr>
          <w:rFonts w:ascii="Times New Roman" w:eastAsia="Times New Roman" w:hAnsi="Times New Roman" w:cs="David"/>
          <w:sz w:val="20"/>
          <w:szCs w:val="24"/>
          <w:rtl/>
          <w:lang w:eastAsia="he-IL"/>
        </w:rPr>
        <w:t xml:space="preserve"> בקשר מתמי</w:t>
      </w:r>
      <w:r w:rsidRPr="007D6A6B">
        <w:rPr>
          <w:rFonts w:ascii="Times New Roman" w:eastAsia="Times New Roman" w:hAnsi="Times New Roman" w:cs="David" w:hint="cs"/>
          <w:sz w:val="20"/>
          <w:szCs w:val="24"/>
          <w:rtl/>
          <w:lang w:eastAsia="he-IL"/>
        </w:rPr>
        <w:t>ד</w:t>
      </w:r>
      <w:r w:rsidRPr="007D6A6B">
        <w:rPr>
          <w:rFonts w:ascii="Times New Roman" w:eastAsia="Times New Roman" w:hAnsi="Times New Roman" w:cs="David"/>
          <w:sz w:val="20"/>
          <w:szCs w:val="24"/>
          <w:rtl/>
          <w:lang w:eastAsia="he-IL"/>
        </w:rPr>
        <w:t xml:space="preserve"> ולתאם עמו את כל פעולותיו, אלא אם נקבע </w:t>
      </w:r>
      <w:r w:rsidRPr="007D6A6B">
        <w:rPr>
          <w:rFonts w:ascii="Times New Roman" w:eastAsia="Times New Roman" w:hAnsi="Times New Roman" w:cs="David" w:hint="cs"/>
          <w:sz w:val="20"/>
          <w:szCs w:val="24"/>
          <w:rtl/>
          <w:lang w:eastAsia="he-IL"/>
        </w:rPr>
        <w:t xml:space="preserve">מפורשות </w:t>
      </w:r>
      <w:r w:rsidRPr="007D6A6B">
        <w:rPr>
          <w:rFonts w:ascii="Times New Roman" w:eastAsia="Times New Roman" w:hAnsi="Times New Roman" w:cs="David"/>
          <w:sz w:val="20"/>
          <w:szCs w:val="24"/>
          <w:rtl/>
          <w:lang w:eastAsia="he-IL"/>
        </w:rPr>
        <w:t>אחרת ע"י המזמין.</w:t>
      </w:r>
    </w:p>
    <w:p w14:paraId="080D50A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ידועות לו הוראות כל התכניות הקיימות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7D6A6B">
        <w:rPr>
          <w:rFonts w:ascii="Times New Roman" w:eastAsia="Times New Roman" w:hAnsi="Times New Roman" w:cs="David" w:hint="cs"/>
          <w:sz w:val="20"/>
          <w:szCs w:val="24"/>
          <w:rtl/>
          <w:lang w:eastAsia="he-IL"/>
        </w:rPr>
        <w:t>יהם של</w:t>
      </w:r>
      <w:r w:rsidRPr="007D6A6B">
        <w:rPr>
          <w:rFonts w:ascii="Times New Roman" w:eastAsia="Times New Roman" w:hAnsi="Times New Roman" w:cs="David"/>
          <w:sz w:val="20"/>
          <w:szCs w:val="24"/>
          <w:rtl/>
          <w:lang w:eastAsia="he-IL"/>
        </w:rPr>
        <w:t xml:space="preserve"> הדין</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הנהלים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התקנים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התקנות החלים בקשר עם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והוא מתחייב לפעול בהתאם לקבוע בהם.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מצהיר המתכנן כי </w:t>
      </w:r>
      <w:r w:rsidRPr="007D6A6B">
        <w:rPr>
          <w:rFonts w:ascii="Times New Roman" w:eastAsia="Times New Roman" w:hAnsi="Times New Roman" w:cs="David" w:hint="cs"/>
          <w:sz w:val="20"/>
          <w:szCs w:val="24"/>
          <w:rtl/>
          <w:lang w:eastAsia="he-IL"/>
        </w:rPr>
        <w:t xml:space="preserve">הוא </w:t>
      </w:r>
      <w:r w:rsidRPr="007D6A6B">
        <w:rPr>
          <w:rFonts w:ascii="Times New Roman" w:eastAsia="Times New Roman" w:hAnsi="Times New Roman" w:cs="David"/>
          <w:sz w:val="20"/>
          <w:szCs w:val="24"/>
          <w:rtl/>
          <w:lang w:eastAsia="he-IL"/>
        </w:rPr>
        <w:t xml:space="preserve">בדק בעצמו את כל הנושאים הרלוונטיים </w:t>
      </w:r>
      <w:r w:rsidRPr="007D6A6B">
        <w:rPr>
          <w:rFonts w:ascii="Times New Roman" w:eastAsia="Times New Roman" w:hAnsi="Times New Roman" w:cs="David" w:hint="cs"/>
          <w:sz w:val="20"/>
          <w:szCs w:val="24"/>
          <w:rtl/>
          <w:lang w:eastAsia="he-IL"/>
        </w:rPr>
        <w:t xml:space="preserve">ו/או </w:t>
      </w:r>
      <w:r w:rsidRPr="007D6A6B">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7D6A6B">
        <w:rPr>
          <w:rFonts w:ascii="Times New Roman" w:eastAsia="Times New Roman" w:hAnsi="Times New Roman" w:cs="David"/>
          <w:sz w:val="20"/>
          <w:szCs w:val="24"/>
          <w:rtl/>
          <w:lang w:eastAsia="he-IL"/>
        </w:rPr>
        <w:t>הכל</w:t>
      </w:r>
      <w:proofErr w:type="spellEnd"/>
      <w:r w:rsidRPr="007D6A6B">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המתכנן.</w:t>
      </w:r>
    </w:p>
    <w:p w14:paraId="01DCA75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להפיק את כל התכניות </w:t>
      </w:r>
      <w:r w:rsidRPr="007D6A6B">
        <w:rPr>
          <w:rFonts w:ascii="Times New Roman" w:eastAsia="Times New Roman" w:hAnsi="Times New Roman" w:cs="David" w:hint="cs"/>
          <w:sz w:val="20"/>
          <w:szCs w:val="24"/>
          <w:rtl/>
          <w:lang w:eastAsia="he-IL"/>
        </w:rPr>
        <w:t>נשוא</w:t>
      </w:r>
      <w:r w:rsidRPr="007D6A6B">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באמצעות מחשב בתוכנה או </w:t>
      </w:r>
      <w:r w:rsidRPr="007D6A6B">
        <w:rPr>
          <w:rFonts w:ascii="Times New Roman" w:eastAsia="Times New Roman" w:hAnsi="Times New Roman" w:cs="David"/>
          <w:sz w:val="20"/>
          <w:szCs w:val="24"/>
          <w:rtl/>
          <w:lang w:eastAsia="he-IL"/>
        </w:rPr>
        <w:lastRenderedPageBreak/>
        <w:t xml:space="preserve">בקבצים במתכונת הקבועה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w:t>
      </w:r>
      <w:proofErr w:type="spellStart"/>
      <w:r w:rsidRPr="007D6A6B">
        <w:rPr>
          <w:rFonts w:ascii="Times New Roman" w:eastAsia="Times New Roman" w:hAnsi="Times New Roman" w:cs="David" w:hint="cs"/>
          <w:sz w:val="20"/>
          <w:szCs w:val="24"/>
          <w:rtl/>
          <w:lang w:eastAsia="he-IL"/>
        </w:rPr>
        <w:t>המצ"ב</w:t>
      </w:r>
      <w:proofErr w:type="spellEnd"/>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וע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7D6A6B">
        <w:rPr>
          <w:rFonts w:ascii="Times New Roman" w:eastAsia="Times New Roman" w:hAnsi="Times New Roman" w:cs="David" w:hint="cs"/>
          <w:sz w:val="20"/>
          <w:szCs w:val="24"/>
          <w:rtl/>
          <w:lang w:eastAsia="he-IL"/>
        </w:rPr>
        <w:t xml:space="preserve"> בנספח </w:t>
      </w:r>
      <w:r w:rsidRPr="007D6A6B">
        <w:rPr>
          <w:rFonts w:ascii="Times New Roman" w:eastAsia="Times New Roman" w:hAnsi="Times New Roman" w:cs="David" w:hint="cs"/>
          <w:b/>
          <w:bCs/>
          <w:sz w:val="20"/>
          <w:szCs w:val="24"/>
          <w:rtl/>
          <w:lang w:eastAsia="he-IL"/>
        </w:rPr>
        <w:t>א'</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כאמור.</w:t>
      </w:r>
    </w:p>
    <w:p w14:paraId="090C415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לא יגיש ליועצים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לקבלנים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7D6A6B">
        <w:rPr>
          <w:rFonts w:ascii="Times New Roman" w:eastAsia="Times New Roman" w:hAnsi="Times New Roman" w:cs="David" w:hint="cs"/>
          <w:sz w:val="20"/>
          <w:szCs w:val="24"/>
          <w:rtl/>
          <w:lang w:eastAsia="he-IL"/>
        </w:rPr>
        <w:t xml:space="preserve">מפורשות על פי </w:t>
      </w:r>
      <w:r w:rsidRPr="007D6A6B">
        <w:rPr>
          <w:rFonts w:ascii="Times New Roman" w:eastAsia="Times New Roman" w:hAnsi="Times New Roman" w:cs="David"/>
          <w:sz w:val="20"/>
          <w:szCs w:val="24"/>
          <w:rtl/>
          <w:lang w:eastAsia="he-IL"/>
        </w:rPr>
        <w:t>חוזה זה.</w:t>
      </w:r>
    </w:p>
    <w:p w14:paraId="3633A22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אין לו ולא תהינה לו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תביעות ו/או טענות</w:t>
      </w:r>
      <w:r w:rsidRPr="007D6A6B">
        <w:rPr>
          <w:rFonts w:ascii="Times New Roman" w:eastAsia="Times New Roman" w:hAnsi="Times New Roman" w:cs="David" w:hint="cs"/>
          <w:sz w:val="20"/>
          <w:szCs w:val="24"/>
          <w:rtl/>
          <w:lang w:eastAsia="he-IL"/>
        </w:rPr>
        <w:t xml:space="preserve"> ו/או דרישות ו/או תלונות</w:t>
      </w:r>
      <w:r w:rsidRPr="007D6A6B">
        <w:rPr>
          <w:rFonts w:ascii="Times New Roman" w:eastAsia="Times New Roman" w:hAnsi="Times New Roman" w:cs="David"/>
          <w:sz w:val="20"/>
          <w:szCs w:val="24"/>
          <w:rtl/>
          <w:lang w:eastAsia="he-IL"/>
        </w:rPr>
        <w:t xml:space="preserve"> כלפי המזמין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כלפי המתכננים האחרים בגין מסירת העבודות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כאמור. משמסר המזמין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 xml:space="preserve">ביצוע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75E103E1"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7D6A6B">
        <w:rPr>
          <w:rFonts w:ascii="Times New Roman" w:eastAsia="Times New Roman" w:hAnsi="Times New Roman" w:cs="David"/>
          <w:sz w:val="24"/>
          <w:szCs w:val="24"/>
          <w:lang w:eastAsia="he-IL"/>
        </w:rPr>
        <w:t>view</w:t>
      </w: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hint="cs"/>
          <w:sz w:val="20"/>
          <w:szCs w:val="24"/>
          <w:rtl/>
          <w:lang w:eastAsia="he-IL"/>
        </w:rPr>
        <w:t>", "</w:t>
      </w:r>
      <w:proofErr w:type="spellStart"/>
      <w:r w:rsidRPr="007D6A6B">
        <w:rPr>
          <w:rFonts w:ascii="Times New Roman" w:eastAsia="Times New Roman" w:hAnsi="Times New Roman" w:cs="David" w:hint="cs"/>
          <w:sz w:val="20"/>
          <w:szCs w:val="24"/>
          <w:rtl/>
          <w:lang w:eastAsia="he-IL"/>
        </w:rPr>
        <w:t>רמדורנט</w:t>
      </w:r>
      <w:proofErr w:type="spellEnd"/>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של </w:t>
      </w:r>
      <w:proofErr w:type="spellStart"/>
      <w:r w:rsidRPr="007D6A6B">
        <w:rPr>
          <w:rFonts w:ascii="Times New Roman" w:eastAsia="Times New Roman" w:hAnsi="Times New Roman" w:cs="David"/>
          <w:sz w:val="20"/>
          <w:szCs w:val="24"/>
          <w:rtl/>
          <w:lang w:eastAsia="he-IL"/>
        </w:rPr>
        <w:t>רמדור</w:t>
      </w:r>
      <w:proofErr w:type="spellEnd"/>
      <w:r w:rsidRPr="007D6A6B">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7D6A6B">
        <w:rPr>
          <w:rFonts w:ascii="Times New Roman" w:eastAsia="Times New Roman" w:hAnsi="Times New Roman" w:cs="David" w:hint="cs"/>
          <w:sz w:val="20"/>
          <w:szCs w:val="24"/>
          <w:rtl/>
          <w:lang w:eastAsia="he-IL"/>
        </w:rPr>
        <w:t>.</w:t>
      </w:r>
    </w:p>
    <w:p w14:paraId="545ECF77"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צוות עובדים ואמצעים</w:t>
      </w:r>
    </w:p>
    <w:p w14:paraId="5449E47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במשך כל תקופת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יקיים משרד מאויש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מאורגן ומצויד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באופן שיאפשר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בהתאם להוראות חוזה זה.</w:t>
      </w:r>
    </w:p>
    <w:p w14:paraId="31CE9A1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שהרכבם המספרי והמקצועי של צוות עובדיו, כמפורט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hint="cs"/>
          <w:bCs/>
          <w:sz w:val="20"/>
          <w:szCs w:val="24"/>
          <w:rtl/>
          <w:lang w:eastAsia="he-IL"/>
        </w:rPr>
        <w:t xml:space="preserve"> </w:t>
      </w:r>
      <w:proofErr w:type="spellStart"/>
      <w:r w:rsidRPr="007D6A6B">
        <w:rPr>
          <w:rFonts w:ascii="Times New Roman" w:eastAsia="Times New Roman" w:hAnsi="Times New Roman" w:cs="David" w:hint="cs"/>
          <w:b/>
          <w:sz w:val="20"/>
          <w:szCs w:val="24"/>
          <w:rtl/>
          <w:lang w:eastAsia="he-IL"/>
        </w:rPr>
        <w:t>המצ"ב</w:t>
      </w:r>
      <w:proofErr w:type="spellEnd"/>
      <w:r w:rsidRPr="007D6A6B">
        <w:rPr>
          <w:rFonts w:ascii="Times New Roman" w:eastAsia="Times New Roman" w:hAnsi="Times New Roman" w:cs="David" w:hint="cs"/>
          <w:b/>
          <w:sz w:val="20"/>
          <w:szCs w:val="24"/>
          <w:rtl/>
          <w:lang w:eastAsia="he-IL"/>
        </w:rPr>
        <w:t>,</w:t>
      </w:r>
      <w:r w:rsidRPr="007D6A6B">
        <w:rPr>
          <w:rFonts w:ascii="Times New Roman" w:eastAsia="Times New Roman" w:hAnsi="Times New Roman" w:cs="David"/>
          <w:sz w:val="20"/>
          <w:szCs w:val="24"/>
          <w:rtl/>
          <w:lang w:eastAsia="he-IL"/>
        </w:rPr>
        <w:t xml:space="preserve"> יתאים לביצוע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ברמה ובמועדים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5DF9938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7D6A6B">
        <w:rPr>
          <w:rFonts w:ascii="Times New Roman" w:eastAsia="Times New Roman" w:hAnsi="Times New Roman" w:cs="David" w:hint="cs"/>
          <w:sz w:val="20"/>
          <w:szCs w:val="24"/>
          <w:rtl/>
          <w:lang w:eastAsia="he-IL"/>
        </w:rPr>
        <w:t xml:space="preserve">המוחלט </w:t>
      </w:r>
      <w:r w:rsidRPr="007D6A6B">
        <w:rPr>
          <w:rFonts w:ascii="Times New Roman" w:eastAsia="Times New Roman" w:hAnsi="Times New Roman" w:cs="David"/>
          <w:sz w:val="20"/>
          <w:szCs w:val="24"/>
          <w:rtl/>
          <w:lang w:eastAsia="he-IL"/>
        </w:rPr>
        <w:t>- להורות למתכנן מ</w:t>
      </w:r>
      <w:r w:rsidRPr="007D6A6B">
        <w:rPr>
          <w:rFonts w:ascii="Times New Roman" w:eastAsia="Times New Roman" w:hAnsi="Times New Roman" w:cs="David" w:hint="cs"/>
          <w:sz w:val="20"/>
          <w:szCs w:val="24"/>
          <w:rtl/>
          <w:lang w:eastAsia="he-IL"/>
        </w:rPr>
        <w:t>עת לעת,</w:t>
      </w:r>
      <w:r w:rsidRPr="007D6A6B">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4A9CBC7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מוסכם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sz w:val="20"/>
          <w:szCs w:val="24"/>
          <w:rtl/>
          <w:lang w:eastAsia="he-IL"/>
        </w:rPr>
        <w:t xml:space="preserve"> </w:t>
      </w:r>
      <w:proofErr w:type="spellStart"/>
      <w:r w:rsidRPr="007D6A6B">
        <w:rPr>
          <w:rFonts w:ascii="Times New Roman" w:eastAsia="Times New Roman" w:hAnsi="Times New Roman" w:cs="David" w:hint="cs"/>
          <w:sz w:val="20"/>
          <w:szCs w:val="24"/>
          <w:rtl/>
          <w:lang w:eastAsia="he-IL"/>
        </w:rPr>
        <w:t>המצ"ב</w:t>
      </w:r>
      <w:proofErr w:type="spellEnd"/>
      <w:r w:rsidRPr="007D6A6B">
        <w:rPr>
          <w:rFonts w:ascii="Times New Roman" w:eastAsia="Times New Roman" w:hAnsi="Times New Roman" w:cs="David"/>
          <w:sz w:val="20"/>
          <w:szCs w:val="24"/>
          <w:rtl/>
          <w:lang w:eastAsia="he-IL"/>
        </w:rPr>
        <w:t>, מנהלו הראשי של המתכנן למטרת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(להלן: "</w:t>
      </w:r>
      <w:r w:rsidRPr="007D6A6B">
        <w:rPr>
          <w:rFonts w:ascii="Times New Roman" w:eastAsia="Times New Roman" w:hAnsi="Times New Roman" w:cs="David"/>
          <w:b/>
          <w:bCs/>
          <w:sz w:val="20"/>
          <w:szCs w:val="24"/>
          <w:rtl/>
          <w:lang w:eastAsia="he-IL"/>
        </w:rPr>
        <w:t>המנהל הראשי</w:t>
      </w:r>
      <w:r w:rsidRPr="007D6A6B">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7D6A6B">
        <w:rPr>
          <w:rFonts w:ascii="Times New Roman" w:eastAsia="Times New Roman" w:hAnsi="Times New Roman" w:cs="David" w:hint="cs"/>
          <w:sz w:val="20"/>
          <w:szCs w:val="24"/>
          <w:rtl/>
          <w:lang w:eastAsia="he-IL"/>
        </w:rPr>
        <w:t xml:space="preserve"> מראש ובכתב</w:t>
      </w:r>
      <w:r w:rsidRPr="007D6A6B">
        <w:rPr>
          <w:rFonts w:ascii="Times New Roman" w:eastAsia="Times New Roman" w:hAnsi="Times New Roman" w:cs="David"/>
          <w:sz w:val="20"/>
          <w:szCs w:val="24"/>
          <w:rtl/>
          <w:lang w:eastAsia="he-IL"/>
        </w:rPr>
        <w:t>.</w:t>
      </w:r>
    </w:p>
    <w:p w14:paraId="79F60933"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w:t>
      </w:r>
      <w:r w:rsidRPr="007D6A6B">
        <w:rPr>
          <w:rFonts w:ascii="Times New Roman" w:eastAsia="Times New Roman" w:hAnsi="Times New Roman" w:cs="David" w:hint="cs"/>
          <w:sz w:val="20"/>
          <w:szCs w:val="24"/>
          <w:rtl/>
          <w:lang w:eastAsia="he-IL"/>
        </w:rPr>
        <w:t>צהיר, כי ידוע לו, ש</w:t>
      </w:r>
      <w:r w:rsidRPr="007D6A6B">
        <w:rPr>
          <w:rFonts w:ascii="Times New Roman" w:eastAsia="Times New Roman" w:hAnsi="Times New Roman" w:cs="David"/>
          <w:sz w:val="20"/>
          <w:szCs w:val="24"/>
          <w:rtl/>
          <w:lang w:eastAsia="he-IL"/>
        </w:rPr>
        <w:t>במשך כל ת</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קפ</w:t>
      </w:r>
      <w:r w:rsidRPr="007D6A6B">
        <w:rPr>
          <w:rFonts w:ascii="Times New Roman" w:eastAsia="Times New Roman" w:hAnsi="Times New Roman" w:cs="David" w:hint="cs"/>
          <w:sz w:val="20"/>
          <w:szCs w:val="24"/>
          <w:rtl/>
          <w:lang w:eastAsia="he-IL"/>
        </w:rPr>
        <w:t>ו של</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יעמוד המנהל הראשי בראשו, יהיה מעורב אישית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התכנון. מבלי לגרוע מהתחייבויות המתכנן כמתחייב </w:t>
      </w:r>
      <w:r w:rsidRPr="007D6A6B">
        <w:rPr>
          <w:rFonts w:ascii="Times New Roman" w:eastAsia="Times New Roman" w:hAnsi="Times New Roman" w:cs="David"/>
          <w:sz w:val="20"/>
          <w:szCs w:val="24"/>
          <w:rtl/>
          <w:lang w:eastAsia="he-IL"/>
        </w:rPr>
        <w:lastRenderedPageBreak/>
        <w:t>מ</w:t>
      </w:r>
      <w:r w:rsidRPr="007D6A6B">
        <w:rPr>
          <w:rFonts w:ascii="Times New Roman" w:eastAsia="Times New Roman" w:hAnsi="Times New Roman" w:cs="David" w:hint="cs"/>
          <w:sz w:val="20"/>
          <w:szCs w:val="24"/>
          <w:rtl/>
          <w:lang w:eastAsia="he-IL"/>
        </w:rPr>
        <w:t>חוזה זה,</w:t>
      </w:r>
      <w:r w:rsidRPr="007D6A6B">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ECBD4AC"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1CAAC119"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 xml:space="preserve">המזמין רשאי </w:t>
      </w:r>
      <w:r w:rsidRPr="007D6A6B">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7D6A6B">
        <w:rPr>
          <w:rFonts w:ascii="Times New Roman" w:eastAsia="Times New Roman" w:hAnsi="Times New Roman" w:cs="David" w:hint="cs"/>
          <w:sz w:val="20"/>
          <w:szCs w:val="24"/>
          <w:rtl/>
          <w:lang w:eastAsia="he-IL"/>
        </w:rPr>
        <w:t xml:space="preserve">אחר </w:t>
      </w:r>
      <w:r w:rsidRPr="007D6A6B">
        <w:rPr>
          <w:rFonts w:ascii="Times New Roman" w:eastAsia="Times New Roman" w:hAnsi="Times New Roman" w:cs="David"/>
          <w:sz w:val="20"/>
          <w:szCs w:val="24"/>
          <w:rtl/>
          <w:lang w:eastAsia="he-IL"/>
        </w:rPr>
        <w:t>דרישת המזמין לאלתר.</w:t>
      </w:r>
    </w:p>
    <w:p w14:paraId="5DBEA43D"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החלטות המזמין בדבר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ו/או החלפת עובד מעובדי המתכנן תינתנה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המוחלט</w:t>
      </w:r>
      <w:r w:rsidRPr="007D6A6B">
        <w:rPr>
          <w:rFonts w:ascii="Times New Roman" w:eastAsia="Times New Roman" w:hAnsi="Times New Roman" w:cs="David" w:hint="cs"/>
          <w:sz w:val="20"/>
          <w:szCs w:val="24"/>
          <w:rtl/>
          <w:lang w:eastAsia="he-IL"/>
        </w:rPr>
        <w:t xml:space="preserve"> של המזמין</w:t>
      </w:r>
      <w:r w:rsidRPr="007D6A6B">
        <w:rPr>
          <w:rFonts w:ascii="Times New Roman" w:eastAsia="Times New Roman" w:hAnsi="Times New Roman" w:cs="David"/>
          <w:sz w:val="20"/>
          <w:szCs w:val="24"/>
          <w:rtl/>
          <w:lang w:eastAsia="he-IL"/>
        </w:rPr>
        <w:t xml:space="preserve"> וללא צורך במתן נימוקים</w:t>
      </w:r>
      <w:r w:rsidRPr="007D6A6B">
        <w:rPr>
          <w:rFonts w:ascii="Times New Roman" w:eastAsia="Times New Roman" w:hAnsi="Times New Roman" w:cs="David" w:hint="cs"/>
          <w:sz w:val="20"/>
          <w:szCs w:val="24"/>
          <w:rtl/>
          <w:lang w:eastAsia="he-IL"/>
        </w:rPr>
        <w:t xml:space="preserve"> כאלה ואחרים</w:t>
      </w:r>
      <w:r w:rsidRPr="007D6A6B">
        <w:rPr>
          <w:rFonts w:ascii="Times New Roman" w:eastAsia="Times New Roman" w:hAnsi="Times New Roman" w:cs="David"/>
          <w:sz w:val="20"/>
          <w:szCs w:val="24"/>
          <w:rtl/>
          <w:lang w:eastAsia="he-IL"/>
        </w:rPr>
        <w:t>. אין בהחלטות אלה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לשחרר את המתכנן מאי</w:t>
      </w:r>
      <w:r w:rsidRPr="007D6A6B">
        <w:rPr>
          <w:rFonts w:ascii="Times New Roman" w:eastAsia="Times New Roman" w:hAnsi="Times New Roman" w:cs="David" w:hint="cs"/>
          <w:sz w:val="20"/>
          <w:szCs w:val="24"/>
          <w:rtl/>
          <w:lang w:eastAsia="he-IL"/>
        </w:rPr>
        <w:t>לו</w:t>
      </w:r>
      <w:r w:rsidRPr="007D6A6B">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7D6A6B">
        <w:rPr>
          <w:rFonts w:ascii="Times New Roman" w:eastAsia="Times New Roman" w:hAnsi="Times New Roman" w:cs="David" w:hint="cs"/>
          <w:sz w:val="20"/>
          <w:szCs w:val="24"/>
          <w:rtl/>
          <w:lang w:eastAsia="he-IL"/>
        </w:rPr>
        <w:t xml:space="preserve"> ו/או חבות</w:t>
      </w:r>
      <w:r w:rsidRPr="007D6A6B">
        <w:rPr>
          <w:rFonts w:ascii="Times New Roman" w:eastAsia="Times New Roman" w:hAnsi="Times New Roman" w:cs="David"/>
          <w:sz w:val="20"/>
          <w:szCs w:val="24"/>
          <w:rtl/>
          <w:lang w:eastAsia="he-IL"/>
        </w:rPr>
        <w:t xml:space="preserve"> שהיא.</w:t>
      </w:r>
    </w:p>
    <w:p w14:paraId="75AF8EED"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לצייד על חשבונו את צוות עובדיו בכל הציוד הדרוש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w:t>
      </w:r>
      <w:r w:rsidRPr="007D6A6B">
        <w:rPr>
          <w:rFonts w:ascii="Times New Roman" w:eastAsia="Times New Roman" w:hAnsi="Times New Roman" w:cs="David" w:hint="cs"/>
          <w:sz w:val="20"/>
          <w:szCs w:val="24"/>
          <w:rtl/>
          <w:lang w:eastAsia="he-IL"/>
        </w:rPr>
        <w:t>האחריות בגין אחזקת</w:t>
      </w:r>
      <w:r w:rsidRPr="007D6A6B">
        <w:rPr>
          <w:rFonts w:ascii="Times New Roman" w:eastAsia="Times New Roman" w:hAnsi="Times New Roman" w:cs="David"/>
          <w:sz w:val="20"/>
          <w:szCs w:val="24"/>
          <w:rtl/>
          <w:lang w:eastAsia="he-IL"/>
        </w:rPr>
        <w:t xml:space="preserve"> ושמיר</w:t>
      </w:r>
      <w:r w:rsidRPr="007D6A6B">
        <w:rPr>
          <w:rFonts w:ascii="Times New Roman" w:eastAsia="Times New Roman" w:hAnsi="Times New Roman" w:cs="David" w:hint="cs"/>
          <w:sz w:val="20"/>
          <w:szCs w:val="24"/>
          <w:rtl/>
          <w:lang w:eastAsia="he-IL"/>
        </w:rPr>
        <w:t>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ציוד</w:t>
      </w:r>
      <w:r w:rsidRPr="007D6A6B">
        <w:rPr>
          <w:rFonts w:ascii="Times New Roman" w:eastAsia="Times New Roman" w:hAnsi="Times New Roman" w:cs="David" w:hint="cs"/>
          <w:sz w:val="20"/>
          <w:szCs w:val="24"/>
          <w:rtl/>
          <w:lang w:eastAsia="he-IL"/>
        </w:rPr>
        <w:t xml:space="preserve"> כאמור,</w:t>
      </w:r>
      <w:r w:rsidRPr="007D6A6B">
        <w:rPr>
          <w:rFonts w:ascii="Times New Roman" w:eastAsia="Times New Roman" w:hAnsi="Times New Roman" w:cs="David"/>
          <w:sz w:val="20"/>
          <w:szCs w:val="24"/>
          <w:rtl/>
          <w:lang w:eastAsia="he-IL"/>
        </w:rPr>
        <w:t xml:space="preserve"> תהיה בידי המתכנן ועל חשבונו, והמזמין לא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ישא בכל אחריות </w:t>
      </w:r>
      <w:r w:rsidRPr="007D6A6B">
        <w:rPr>
          <w:rFonts w:ascii="Times New Roman" w:eastAsia="Times New Roman" w:hAnsi="Times New Roman" w:cs="David" w:hint="cs"/>
          <w:sz w:val="20"/>
          <w:szCs w:val="24"/>
          <w:rtl/>
          <w:lang w:eastAsia="he-IL"/>
        </w:rPr>
        <w:t xml:space="preserve">ו/או חבות </w:t>
      </w:r>
      <w:r w:rsidRPr="007D6A6B">
        <w:rPr>
          <w:rFonts w:ascii="Times New Roman" w:eastAsia="Times New Roman" w:hAnsi="Times New Roman" w:cs="David"/>
          <w:sz w:val="20"/>
          <w:szCs w:val="24"/>
          <w:rtl/>
          <w:lang w:eastAsia="he-IL"/>
        </w:rPr>
        <w:t>בגין א</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בדן </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או נזק</w:t>
      </w:r>
      <w:r w:rsidRPr="007D6A6B">
        <w:rPr>
          <w:rFonts w:ascii="Times New Roman" w:eastAsia="Times New Roman" w:hAnsi="Times New Roman" w:cs="David" w:hint="cs"/>
          <w:sz w:val="20"/>
          <w:szCs w:val="24"/>
          <w:rtl/>
          <w:lang w:eastAsia="he-IL"/>
        </w:rPr>
        <w:t xml:space="preserve"> ו/או קלקול</w:t>
      </w:r>
      <w:r w:rsidRPr="007D6A6B">
        <w:rPr>
          <w:rFonts w:ascii="Times New Roman" w:eastAsia="Times New Roman" w:hAnsi="Times New Roman" w:cs="David"/>
          <w:sz w:val="20"/>
          <w:szCs w:val="24"/>
          <w:rtl/>
          <w:lang w:eastAsia="he-IL"/>
        </w:rPr>
        <w:t xml:space="preserve"> כלשהו לציוד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לכל חלק ממנו מכל סיבה שהיא.</w:t>
      </w:r>
    </w:p>
    <w:p w14:paraId="6B0B00F9"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סמכויות המתכנן</w:t>
      </w:r>
    </w:p>
    <w:p w14:paraId="2031396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במגעים עם רשויות מוסמכות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עם הרשות המקומית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הנוגע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וכל הכרוך בכך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ובלבד:</w:t>
      </w:r>
    </w:p>
    <w:p w14:paraId="1B751D3C"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שהמתכנן לא יגיש 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תיקונים לתכניות לא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הרשויות המוסמכות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אם כן אושרו קודם לכן</w:t>
      </w:r>
      <w:r w:rsidRPr="007D6A6B">
        <w:rPr>
          <w:rFonts w:ascii="Times New Roman" w:eastAsia="Times New Roman" w:hAnsi="Times New Roman" w:cs="David" w:hint="cs"/>
          <w:sz w:val="20"/>
          <w:szCs w:val="24"/>
          <w:rtl/>
          <w:lang w:eastAsia="he-IL"/>
        </w:rPr>
        <w:t>, מראש ובכתב,</w:t>
      </w:r>
      <w:r w:rsidRPr="007D6A6B">
        <w:rPr>
          <w:rFonts w:ascii="Times New Roman" w:eastAsia="Times New Roman" w:hAnsi="Times New Roman" w:cs="David"/>
          <w:sz w:val="20"/>
          <w:szCs w:val="24"/>
          <w:rtl/>
          <w:lang w:eastAsia="he-IL"/>
        </w:rPr>
        <w:t xml:space="preserve"> ע"י המזמין.</w:t>
      </w:r>
    </w:p>
    <w:p w14:paraId="76EF4C54"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הכרוך בהתחייבות חוקית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כספית</w:t>
      </w:r>
      <w:r w:rsidRPr="007D6A6B">
        <w:rPr>
          <w:rFonts w:ascii="Times New Roman" w:eastAsia="Times New Roman" w:hAnsi="Times New Roman" w:cs="David" w:hint="cs"/>
          <w:sz w:val="20"/>
          <w:szCs w:val="24"/>
          <w:rtl/>
          <w:lang w:eastAsia="he-IL"/>
        </w:rPr>
        <w:t xml:space="preserve"> ו/או אחרת,</w:t>
      </w:r>
      <w:r w:rsidRPr="007D6A6B">
        <w:rPr>
          <w:rFonts w:ascii="Times New Roman" w:eastAsia="Times New Roman" w:hAnsi="Times New Roman" w:cs="David"/>
          <w:sz w:val="20"/>
          <w:szCs w:val="24"/>
          <w:rtl/>
          <w:lang w:eastAsia="he-IL"/>
        </w:rPr>
        <w:t xml:space="preserve"> אלא בא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שורו של המזמין</w:t>
      </w:r>
      <w:r w:rsidRPr="007D6A6B">
        <w:rPr>
          <w:rFonts w:ascii="Times New Roman" w:eastAsia="Times New Roman" w:hAnsi="Times New Roman" w:cs="David" w:hint="cs"/>
          <w:sz w:val="20"/>
          <w:szCs w:val="24"/>
          <w:rtl/>
          <w:lang w:eastAsia="he-IL"/>
        </w:rPr>
        <w:t xml:space="preserve"> מראש ובכתב</w:t>
      </w:r>
      <w:r w:rsidRPr="007D6A6B">
        <w:rPr>
          <w:rFonts w:ascii="Times New Roman" w:eastAsia="Times New Roman" w:hAnsi="Times New Roman" w:cs="David"/>
          <w:sz w:val="20"/>
          <w:szCs w:val="24"/>
          <w:rtl/>
          <w:lang w:eastAsia="he-IL"/>
        </w:rPr>
        <w:t>.</w:t>
      </w:r>
    </w:p>
    <w:p w14:paraId="555021EF"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זולת אם</w:t>
      </w:r>
      <w:r w:rsidRPr="007D6A6B">
        <w:rPr>
          <w:rFonts w:ascii="Times New Roman" w:eastAsia="Times New Roman" w:hAnsi="Times New Roman" w:cs="David"/>
          <w:sz w:val="20"/>
          <w:szCs w:val="24"/>
          <w:rtl/>
          <w:lang w:eastAsia="he-IL"/>
        </w:rPr>
        <w:t xml:space="preserve"> יוסמך לכך ע"י המזמין </w:t>
      </w:r>
      <w:r w:rsidRPr="007D6A6B">
        <w:rPr>
          <w:rFonts w:ascii="Times New Roman" w:eastAsia="Times New Roman" w:hAnsi="Times New Roman" w:cs="David" w:hint="cs"/>
          <w:sz w:val="20"/>
          <w:szCs w:val="24"/>
          <w:rtl/>
          <w:lang w:eastAsia="he-IL"/>
        </w:rPr>
        <w:t>מראש ו</w:t>
      </w:r>
      <w:r w:rsidRPr="007D6A6B">
        <w:rPr>
          <w:rFonts w:ascii="Times New Roman" w:eastAsia="Times New Roman" w:hAnsi="Times New Roman" w:cs="David"/>
          <w:sz w:val="20"/>
          <w:szCs w:val="24"/>
          <w:rtl/>
          <w:lang w:eastAsia="he-IL"/>
        </w:rPr>
        <w:t>בכתב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יהיה המתכנן רשאי </w:t>
      </w:r>
      <w:proofErr w:type="spellStart"/>
      <w:r w:rsidRPr="007D6A6B">
        <w:rPr>
          <w:rFonts w:ascii="Times New Roman" w:eastAsia="Times New Roman" w:hAnsi="Times New Roman" w:cs="David"/>
          <w:sz w:val="20"/>
          <w:szCs w:val="24"/>
          <w:rtl/>
          <w:lang w:eastAsia="he-IL"/>
        </w:rPr>
        <w:t>ליתן</w:t>
      </w:r>
      <w:proofErr w:type="spellEnd"/>
      <w:r w:rsidRPr="007D6A6B">
        <w:rPr>
          <w:rFonts w:ascii="Times New Roman" w:eastAsia="Times New Roman" w:hAnsi="Times New Roman" w:cs="David"/>
          <w:sz w:val="20"/>
          <w:szCs w:val="24"/>
          <w:rtl/>
          <w:lang w:eastAsia="he-IL"/>
        </w:rPr>
        <w:t xml:space="preserve"> הוראות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הנחיות</w:t>
      </w:r>
      <w:r w:rsidRPr="007D6A6B">
        <w:rPr>
          <w:rFonts w:ascii="Times New Roman" w:eastAsia="Times New Roman" w:hAnsi="Times New Roman" w:cs="David" w:hint="cs"/>
          <w:sz w:val="20"/>
          <w:szCs w:val="24"/>
          <w:rtl/>
          <w:lang w:eastAsia="he-IL"/>
        </w:rPr>
        <w:t>, בין</w:t>
      </w:r>
      <w:r w:rsidRPr="007D6A6B">
        <w:rPr>
          <w:rFonts w:ascii="Times New Roman" w:eastAsia="Times New Roman" w:hAnsi="Times New Roman" w:cs="David"/>
          <w:sz w:val="20"/>
          <w:szCs w:val="24"/>
          <w:rtl/>
          <w:lang w:eastAsia="he-IL"/>
        </w:rPr>
        <w:t xml:space="preserve"> במישרין</w:t>
      </w:r>
      <w:r w:rsidRPr="007D6A6B">
        <w:rPr>
          <w:rFonts w:ascii="Times New Roman" w:eastAsia="Times New Roman" w:hAnsi="Times New Roman" w:cs="David" w:hint="cs"/>
          <w:sz w:val="20"/>
          <w:szCs w:val="24"/>
          <w:rtl/>
          <w:lang w:eastAsia="he-IL"/>
        </w:rPr>
        <w:t xml:space="preserve"> ובין בעקיפין,</w:t>
      </w:r>
      <w:r w:rsidRPr="007D6A6B">
        <w:rPr>
          <w:rFonts w:ascii="Times New Roman" w:eastAsia="Times New Roman" w:hAnsi="Times New Roman" w:cs="David"/>
          <w:sz w:val="20"/>
          <w:szCs w:val="24"/>
          <w:rtl/>
          <w:lang w:eastAsia="he-IL"/>
        </w:rPr>
        <w:t xml:space="preserve"> לקבלן הראשי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לקבלן העבודות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לנהל עמם מו"מ ביחס למחירים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דרכי ביצוע הכרוכים בש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נוי מחירים</w:t>
      </w:r>
      <w:r w:rsidRPr="007D6A6B">
        <w:rPr>
          <w:rFonts w:ascii="Times New Roman" w:eastAsia="Times New Roman" w:hAnsi="Times New Roman" w:cs="David" w:hint="cs"/>
          <w:sz w:val="20"/>
          <w:szCs w:val="24"/>
          <w:rtl/>
          <w:lang w:eastAsia="he-IL"/>
        </w:rPr>
        <w:t xml:space="preserve"> ו/או כמויות</w:t>
      </w:r>
      <w:r w:rsidRPr="007D6A6B">
        <w:rPr>
          <w:rFonts w:ascii="Times New Roman" w:eastAsia="Times New Roman" w:hAnsi="Times New Roman" w:cs="David"/>
          <w:sz w:val="20"/>
          <w:szCs w:val="24"/>
          <w:rtl/>
          <w:lang w:eastAsia="he-IL"/>
        </w:rPr>
        <w:t>, אלא באמצעות המזמין או המנהל.</w:t>
      </w:r>
    </w:p>
    <w:p w14:paraId="7E32AB8E"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סמכויות המנהל</w:t>
      </w:r>
    </w:p>
    <w:p w14:paraId="78EC6FB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רשאי לבדוק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עת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את שרותי המתכנן כולם או </w:t>
      </w:r>
      <w:r w:rsidRPr="007D6A6B">
        <w:rPr>
          <w:rFonts w:ascii="Times New Roman" w:eastAsia="Times New Roman" w:hAnsi="Times New Roman" w:cs="David" w:hint="cs"/>
          <w:sz w:val="20"/>
          <w:szCs w:val="24"/>
          <w:rtl/>
          <w:lang w:eastAsia="he-IL"/>
        </w:rPr>
        <w:t>מקצתם</w:t>
      </w:r>
      <w:r w:rsidRPr="007D6A6B">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על ידי מי </w:t>
      </w:r>
      <w:r w:rsidRPr="007D6A6B">
        <w:rPr>
          <w:rFonts w:ascii="Times New Roman" w:eastAsia="Times New Roman" w:hAnsi="Times New Roman" w:cs="David"/>
          <w:sz w:val="20"/>
          <w:szCs w:val="24"/>
          <w:rtl/>
          <w:lang w:eastAsia="he-IL"/>
        </w:rPr>
        <w:t>מטעמו. כן רשאי המנהל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לבדוק אם המתכנן מבצע </w:t>
      </w:r>
      <w:r w:rsidRPr="007D6A6B">
        <w:rPr>
          <w:rFonts w:ascii="Times New Roman" w:eastAsia="Times New Roman" w:hAnsi="Times New Roman" w:cs="David"/>
          <w:sz w:val="20"/>
          <w:szCs w:val="24"/>
          <w:rtl/>
          <w:lang w:eastAsia="he-IL"/>
        </w:rPr>
        <w:lastRenderedPageBreak/>
        <w:t>כהלכה את הוראות חוזה זה, את הוראות המזמין ואת הוראותיו.</w:t>
      </w:r>
    </w:p>
    <w:p w14:paraId="218635D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hint="cs"/>
          <w:b/>
          <w:sz w:val="20"/>
          <w:szCs w:val="24"/>
          <w:rtl/>
          <w:lang w:eastAsia="he-IL"/>
        </w:rPr>
        <w:t xml:space="preserve"> </w:t>
      </w:r>
      <w:proofErr w:type="spellStart"/>
      <w:r w:rsidRPr="007D6A6B">
        <w:rPr>
          <w:rFonts w:ascii="Times New Roman" w:eastAsia="Times New Roman" w:hAnsi="Times New Roman" w:cs="David" w:hint="cs"/>
          <w:b/>
          <w:sz w:val="20"/>
          <w:szCs w:val="24"/>
          <w:rtl/>
          <w:lang w:eastAsia="he-IL"/>
        </w:rPr>
        <w:t>המצ"ב</w:t>
      </w:r>
      <w:proofErr w:type="spellEnd"/>
      <w:r w:rsidRPr="007D6A6B">
        <w:rPr>
          <w:rFonts w:ascii="Times New Roman" w:eastAsia="Times New Roman" w:hAnsi="Times New Roman" w:cs="David"/>
          <w:sz w:val="20"/>
          <w:szCs w:val="24"/>
          <w:rtl/>
          <w:lang w:eastAsia="he-IL"/>
        </w:rPr>
        <w:t>.</w:t>
      </w:r>
    </w:p>
    <w:p w14:paraId="34CB5C4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לצורך הפעלת סמכויותיו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רשאי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מי מטעמו לבקר במשרד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בכל מקום אחר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7D6A6B">
        <w:rPr>
          <w:rFonts w:ascii="Times New Roman" w:eastAsia="Times New Roman" w:hAnsi="Times New Roman" w:cs="David" w:hint="cs"/>
          <w:sz w:val="20"/>
          <w:szCs w:val="24"/>
          <w:rtl/>
          <w:lang w:eastAsia="he-IL"/>
        </w:rPr>
        <w:t>י המנהל 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על ידי מי </w:t>
      </w:r>
      <w:r w:rsidRPr="007D6A6B">
        <w:rPr>
          <w:rFonts w:ascii="Times New Roman" w:eastAsia="Times New Roman" w:hAnsi="Times New Roman" w:cs="David"/>
          <w:sz w:val="20"/>
          <w:szCs w:val="24"/>
          <w:rtl/>
          <w:lang w:eastAsia="he-IL"/>
        </w:rPr>
        <w:t>מטעמו.</w:t>
      </w:r>
    </w:p>
    <w:p w14:paraId="78A0095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אין בהפעלת סמכויות המנהל על פי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לגרוע </w:t>
      </w:r>
      <w:r w:rsidRPr="007D6A6B">
        <w:rPr>
          <w:rFonts w:ascii="Times New Roman" w:eastAsia="Times New Roman" w:hAnsi="Times New Roman" w:cs="David" w:hint="cs"/>
          <w:sz w:val="20"/>
          <w:szCs w:val="24"/>
          <w:rtl/>
          <w:lang w:eastAsia="he-IL"/>
        </w:rPr>
        <w:t xml:space="preserve">ו/או לשחרר </w:t>
      </w:r>
      <w:r w:rsidRPr="007D6A6B">
        <w:rPr>
          <w:rFonts w:ascii="Times New Roman" w:eastAsia="Times New Roman" w:hAnsi="Times New Roman" w:cs="David"/>
          <w:sz w:val="20"/>
          <w:szCs w:val="24"/>
          <w:rtl/>
          <w:lang w:eastAsia="he-IL"/>
        </w:rPr>
        <w:t xml:space="preserve">מאחריות </w:t>
      </w:r>
      <w:r w:rsidRPr="007D6A6B">
        <w:rPr>
          <w:rFonts w:ascii="Times New Roman" w:eastAsia="Times New Roman" w:hAnsi="Times New Roman" w:cs="David" w:hint="cs"/>
          <w:sz w:val="20"/>
          <w:szCs w:val="24"/>
          <w:rtl/>
          <w:lang w:eastAsia="he-IL"/>
        </w:rPr>
        <w:t>המתכנן על פי חוזה זה ו/או על פי כל דין.</w:t>
      </w:r>
      <w:r w:rsidRPr="007D6A6B">
        <w:rPr>
          <w:rFonts w:ascii="Times New Roman" w:eastAsia="Times New Roman" w:hAnsi="Times New Roman" w:cs="David"/>
          <w:sz w:val="20"/>
          <w:szCs w:val="24"/>
          <w:rtl/>
          <w:lang w:eastAsia="he-IL"/>
        </w:rPr>
        <w:t xml:space="preserve"> בהקשר זה מובהר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2E92A6D2"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אישר המנהל 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7D6A6B">
        <w:rPr>
          <w:rFonts w:ascii="Times New Roman" w:eastAsia="Times New Roman" w:hAnsi="Times New Roman" w:cs="David" w:hint="cs"/>
          <w:sz w:val="20"/>
          <w:szCs w:val="24"/>
          <w:rtl/>
          <w:lang w:eastAsia="he-IL"/>
        </w:rPr>
        <w:t>חוזה</w:t>
      </w:r>
      <w:r w:rsidRPr="007D6A6B">
        <w:rPr>
          <w:rFonts w:ascii="Times New Roman" w:eastAsia="Times New Roman" w:hAnsi="Times New Roman" w:cs="David"/>
          <w:sz w:val="20"/>
          <w:szCs w:val="24"/>
          <w:rtl/>
          <w:lang w:eastAsia="he-IL"/>
        </w:rPr>
        <w:t xml:space="preserve"> זה, </w:t>
      </w:r>
      <w:r w:rsidRPr="007D6A6B">
        <w:rPr>
          <w:rFonts w:ascii="Times New Roman" w:eastAsia="Times New Roman" w:hAnsi="Times New Roman" w:cs="David" w:hint="cs"/>
          <w:sz w:val="20"/>
          <w:szCs w:val="24"/>
          <w:rtl/>
          <w:lang w:eastAsia="he-IL"/>
        </w:rPr>
        <w:t>לא יהא</w:t>
      </w:r>
      <w:r w:rsidRPr="007D6A6B">
        <w:rPr>
          <w:rFonts w:ascii="Times New Roman" w:eastAsia="Times New Roman" w:hAnsi="Times New Roman" w:cs="David"/>
          <w:sz w:val="20"/>
          <w:szCs w:val="24"/>
          <w:rtl/>
          <w:lang w:eastAsia="he-IL"/>
        </w:rPr>
        <w:t xml:space="preserve"> בכך כדי לשחרר את המתכנן מאחריותו המקצועית המלאה ו</w:t>
      </w:r>
      <w:r w:rsidRPr="007D6A6B">
        <w:rPr>
          <w:rFonts w:ascii="Times New Roman" w:eastAsia="Times New Roman" w:hAnsi="Times New Roman" w:cs="David" w:hint="cs"/>
          <w:sz w:val="20"/>
          <w:szCs w:val="24"/>
          <w:rtl/>
          <w:lang w:eastAsia="he-IL"/>
        </w:rPr>
        <w:t>לא יהא</w:t>
      </w:r>
      <w:r w:rsidRPr="007D6A6B">
        <w:rPr>
          <w:rFonts w:ascii="Times New Roman" w:eastAsia="Times New Roman" w:hAnsi="Times New Roman" w:cs="David"/>
          <w:sz w:val="20"/>
          <w:szCs w:val="24"/>
          <w:rtl/>
          <w:lang w:eastAsia="he-IL"/>
        </w:rPr>
        <w:t xml:space="preserve"> בכך כדי להטיל על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על המזמין אחריות כלשהי לטיב התכניות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המסמכים האמורים.</w:t>
      </w:r>
    </w:p>
    <w:p w14:paraId="4B168EE5"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לוח זמנים ושלבי ב</w:t>
      </w:r>
      <w:r w:rsidRPr="007D6A6B">
        <w:rPr>
          <w:rFonts w:ascii="Times New Roman" w:eastAsia="Times New Roman" w:hAnsi="Times New Roman" w:cs="David" w:hint="cs"/>
          <w:bCs/>
          <w:sz w:val="20"/>
          <w:szCs w:val="24"/>
          <w:u w:val="single"/>
          <w:rtl/>
          <w:lang w:eastAsia="he-IL"/>
        </w:rPr>
        <w:t>י</w:t>
      </w:r>
      <w:r w:rsidRPr="007D6A6B">
        <w:rPr>
          <w:rFonts w:ascii="Times New Roman" w:eastAsia="Times New Roman" w:hAnsi="Times New Roman" w:cs="David"/>
          <w:bCs/>
          <w:sz w:val="20"/>
          <w:szCs w:val="24"/>
          <w:u w:val="single"/>
          <w:rtl/>
          <w:lang w:eastAsia="he-IL"/>
        </w:rPr>
        <w:t>צוע</w:t>
      </w:r>
    </w:p>
    <w:p w14:paraId="3B74C16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7D6A6B">
        <w:rPr>
          <w:rFonts w:ascii="Times New Roman" w:eastAsia="Times New Roman" w:hAnsi="Times New Roman" w:cs="David"/>
          <w:b/>
          <w:bCs/>
          <w:sz w:val="20"/>
          <w:szCs w:val="24"/>
          <w:rtl/>
          <w:lang w:eastAsia="he-IL"/>
        </w:rPr>
        <w:t>ג'</w:t>
      </w:r>
      <w:r w:rsidRPr="007D6A6B">
        <w:rPr>
          <w:rFonts w:ascii="Times New Roman" w:eastAsia="Times New Roman" w:hAnsi="Times New Roman" w:cs="David" w:hint="cs"/>
          <w:sz w:val="20"/>
          <w:szCs w:val="24"/>
          <w:rtl/>
          <w:lang w:eastAsia="he-IL"/>
        </w:rPr>
        <w:t xml:space="preserve"> </w:t>
      </w:r>
      <w:proofErr w:type="spellStart"/>
      <w:r w:rsidRPr="007D6A6B">
        <w:rPr>
          <w:rFonts w:ascii="Times New Roman" w:eastAsia="Times New Roman" w:hAnsi="Times New Roman" w:cs="David" w:hint="cs"/>
          <w:sz w:val="20"/>
          <w:szCs w:val="24"/>
          <w:rtl/>
          <w:lang w:eastAsia="he-IL"/>
        </w:rPr>
        <w:t>המצ"ב</w:t>
      </w:r>
      <w:proofErr w:type="spellEnd"/>
      <w:r w:rsidRPr="007D6A6B">
        <w:rPr>
          <w:rFonts w:ascii="Times New Roman" w:eastAsia="Times New Roman" w:hAnsi="Times New Roman" w:cs="David"/>
          <w:sz w:val="20"/>
          <w:szCs w:val="24"/>
          <w:rtl/>
          <w:lang w:eastAsia="he-IL"/>
        </w:rPr>
        <w:t xml:space="preserve"> (להלן: "</w:t>
      </w:r>
      <w:r w:rsidRPr="007D6A6B">
        <w:rPr>
          <w:rFonts w:ascii="Times New Roman" w:eastAsia="Times New Roman" w:hAnsi="Times New Roman" w:cs="David"/>
          <w:b/>
          <w:bCs/>
          <w:sz w:val="20"/>
          <w:szCs w:val="24"/>
          <w:rtl/>
          <w:lang w:eastAsia="he-IL"/>
        </w:rPr>
        <w:t>לוח הזמנים</w:t>
      </w:r>
      <w:r w:rsidRPr="007D6A6B">
        <w:rPr>
          <w:rFonts w:ascii="Times New Roman" w:eastAsia="Times New Roman" w:hAnsi="Times New Roman" w:cs="David"/>
          <w:sz w:val="20"/>
          <w:szCs w:val="24"/>
          <w:rtl/>
          <w:lang w:eastAsia="he-IL"/>
        </w:rPr>
        <w:t>"). כל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 הכלול בשרותי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לא נקבע לו מועד בלוח הזמנים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יבוצע על ידי המתכנן במועד שיהיה דרוש על מנת להבטיח</w:t>
      </w:r>
      <w:r w:rsidRPr="007D6A6B">
        <w:rPr>
          <w:rFonts w:ascii="Times New Roman" w:eastAsia="Times New Roman" w:hAnsi="Times New Roman" w:cs="David" w:hint="cs"/>
          <w:sz w:val="20"/>
          <w:szCs w:val="24"/>
          <w:rtl/>
          <w:lang w:eastAsia="he-IL"/>
        </w:rPr>
        <w:t xml:space="preserve"> את</w:t>
      </w:r>
      <w:r w:rsidRPr="007D6A6B">
        <w:rPr>
          <w:rFonts w:ascii="Times New Roman" w:eastAsia="Times New Roman" w:hAnsi="Times New Roman" w:cs="David"/>
          <w:sz w:val="20"/>
          <w:szCs w:val="24"/>
          <w:rtl/>
          <w:lang w:eastAsia="he-IL"/>
        </w:rPr>
        <w:t xml:space="preserve">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 xml:space="preserve">קבלנים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אחרים בהתאם ללוח הזמנים המוסכם ע</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מם.</w:t>
      </w:r>
    </w:p>
    <w:p w14:paraId="092C80E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לא יתחיל המתכנן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קטע מהפרויקט ו/או שלב משלבי העבודה כמפורט בנספח </w:t>
      </w:r>
      <w:r w:rsidRPr="007D6A6B">
        <w:rPr>
          <w:rFonts w:ascii="Times New Roman" w:eastAsia="Times New Roman" w:hAnsi="Times New Roman" w:cs="David"/>
          <w:bCs/>
          <w:sz w:val="20"/>
          <w:szCs w:val="24"/>
          <w:rtl/>
          <w:lang w:eastAsia="he-IL"/>
        </w:rPr>
        <w:t>ב'</w:t>
      </w:r>
      <w:r w:rsidRPr="007D6A6B">
        <w:rPr>
          <w:rFonts w:ascii="Times New Roman" w:eastAsia="Times New Roman" w:hAnsi="Times New Roman" w:cs="David"/>
          <w:sz w:val="20"/>
          <w:szCs w:val="24"/>
          <w:rtl/>
          <w:lang w:eastAsia="he-IL"/>
        </w:rPr>
        <w:t xml:space="preserve"> או </w:t>
      </w:r>
      <w:r w:rsidRPr="007D6A6B">
        <w:rPr>
          <w:rFonts w:ascii="Times New Roman" w:eastAsia="Times New Roman" w:hAnsi="Times New Roman" w:cs="David"/>
          <w:b/>
          <w:bCs/>
          <w:sz w:val="20"/>
          <w:szCs w:val="24"/>
          <w:rtl/>
          <w:lang w:eastAsia="he-IL"/>
        </w:rPr>
        <w:t xml:space="preserve">ג' </w:t>
      </w:r>
      <w:proofErr w:type="spellStart"/>
      <w:r w:rsidRPr="007D6A6B">
        <w:rPr>
          <w:rFonts w:ascii="Times New Roman" w:eastAsia="Times New Roman" w:hAnsi="Times New Roman" w:cs="David" w:hint="cs"/>
          <w:sz w:val="20"/>
          <w:szCs w:val="24"/>
          <w:rtl/>
          <w:lang w:eastAsia="he-IL"/>
        </w:rPr>
        <w:t>המצ"ב</w:t>
      </w:r>
      <w:proofErr w:type="spellEnd"/>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אלא אם כן הודיע למזמין תחילה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הגיע לדעתו מועד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שלב זה וק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מהמזמין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לביצועו.</w:t>
      </w:r>
    </w:p>
    <w:p w14:paraId="0B5B159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יש לראות </w:t>
      </w:r>
      <w:r w:rsidRPr="007D6A6B">
        <w:rPr>
          <w:rFonts w:ascii="Times New Roman" w:eastAsia="Times New Roman" w:hAnsi="Times New Roman" w:cs="David" w:hint="cs"/>
          <w:sz w:val="20"/>
          <w:szCs w:val="24"/>
          <w:rtl/>
          <w:lang w:eastAsia="he-IL"/>
        </w:rPr>
        <w:t>ב</w:t>
      </w:r>
      <w:r w:rsidRPr="007D6A6B">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4058D1C5"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ידוע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התחייבויות היועצים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הקבלנים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 xml:space="preserve">יתר הגורמים, מותנות </w:t>
      </w:r>
      <w:r w:rsidRPr="007D6A6B">
        <w:rPr>
          <w:rFonts w:ascii="Times New Roman" w:eastAsia="Times New Roman" w:hAnsi="Times New Roman" w:cs="David"/>
          <w:sz w:val="20"/>
          <w:szCs w:val="24"/>
          <w:rtl/>
          <w:lang w:eastAsia="he-IL"/>
        </w:rPr>
        <w:lastRenderedPageBreak/>
        <w:t>בכך שיסופקו להם כל התכניות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ההנחיות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ההוראות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הפרטים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הביאורים שידרשו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מהקבלנים מלטעון לעיכוב מוצדק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2A745313"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שירותי המתכנן יוכר כמוצדק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אך ו</w:t>
      </w:r>
      <w:r w:rsidRPr="007D6A6B">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4BA3D7F1"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הוא נובע מכ</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ח עליון או גורם אחר (להלן יחדיו: "</w:t>
      </w:r>
      <w:r w:rsidRPr="007D6A6B">
        <w:rPr>
          <w:rFonts w:ascii="Times New Roman" w:eastAsia="Times New Roman" w:hAnsi="Times New Roman" w:cs="David"/>
          <w:b/>
          <w:bCs/>
          <w:sz w:val="20"/>
          <w:szCs w:val="24"/>
          <w:rtl/>
          <w:lang w:eastAsia="he-IL"/>
        </w:rPr>
        <w:t>אירוע דוחה</w:t>
      </w:r>
      <w:r w:rsidRPr="007D6A6B">
        <w:rPr>
          <w:rFonts w:ascii="Times New Roman" w:eastAsia="Times New Roman" w:hAnsi="Times New Roman" w:cs="David"/>
          <w:sz w:val="20"/>
          <w:szCs w:val="24"/>
          <w:rtl/>
          <w:lang w:eastAsia="he-IL"/>
        </w:rPr>
        <w:t>") שלדעת המנהל לא הייתה למתכנן שליטה עליו.</w:t>
      </w:r>
    </w:p>
    <w:p w14:paraId="67A022CC"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0563DBAE"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לא קיבל תכניות, הנחיות, הוראות, פרטים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62EF6771"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אישר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האירוע הדוחה אכן מצדיק 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השירות ואת משך הדחייה.</w:t>
      </w:r>
    </w:p>
    <w:p w14:paraId="156053F6" w14:textId="77777777" w:rsidR="007D6A6B" w:rsidRPr="007D6A6B" w:rsidRDefault="007D6A6B" w:rsidP="007D6A6B">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w:t>
      </w:r>
      <w:r w:rsidRPr="007D6A6B">
        <w:rPr>
          <w:rFonts w:ascii="Times New Roman" w:eastAsia="Times New Roman" w:hAnsi="Times New Roman" w:cs="David" w:hint="cs"/>
          <w:sz w:val="20"/>
          <w:szCs w:val="24"/>
          <w:rtl/>
          <w:lang w:eastAsia="he-IL"/>
        </w:rPr>
        <w:t xml:space="preserve">כלליות </w:t>
      </w:r>
      <w:r w:rsidRPr="007D6A6B">
        <w:rPr>
          <w:rFonts w:ascii="Times New Roman" w:eastAsia="Times New Roman" w:hAnsi="Times New Roman" w:cs="David"/>
          <w:sz w:val="20"/>
          <w:szCs w:val="24"/>
          <w:rtl/>
          <w:lang w:eastAsia="he-IL"/>
        </w:rPr>
        <w:t>האמור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מותנה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חור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 תכנון ע"י אחרים לא יהווה עילה לעיכוב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שירותי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בא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שור המנהל </w:t>
      </w:r>
      <w:r w:rsidRPr="007D6A6B">
        <w:rPr>
          <w:rFonts w:ascii="Times New Roman" w:eastAsia="Times New Roman" w:hAnsi="Times New Roman" w:cs="David" w:hint="cs"/>
          <w:sz w:val="20"/>
          <w:szCs w:val="24"/>
          <w:rtl/>
          <w:lang w:eastAsia="he-IL"/>
        </w:rPr>
        <w:t>מראש ו</w:t>
      </w:r>
      <w:r w:rsidRPr="007D6A6B">
        <w:rPr>
          <w:rFonts w:ascii="Times New Roman" w:eastAsia="Times New Roman" w:hAnsi="Times New Roman" w:cs="David"/>
          <w:sz w:val="20"/>
          <w:szCs w:val="24"/>
          <w:rtl/>
          <w:lang w:eastAsia="he-IL"/>
        </w:rPr>
        <w:t>בכתב.</w:t>
      </w:r>
    </w:p>
    <w:p w14:paraId="2B81CC2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להודיע למנהל מידית, על כל עיכוב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לפי הערכתו עלול לגרום לאיחור בקיום לוח הזמנים.</w:t>
      </w:r>
    </w:p>
    <w:p w14:paraId="2D81A81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621A75D6"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רשאי לבקר במשרד המתכנן ולעיין בהתקדמות ובאופן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והמתכנן ימסור למנהל כל הסבר </w:t>
      </w:r>
      <w:r w:rsidRPr="007D6A6B">
        <w:rPr>
          <w:rFonts w:ascii="Times New Roman" w:eastAsia="Times New Roman" w:hAnsi="Times New Roman" w:cs="David" w:hint="cs"/>
          <w:sz w:val="20"/>
          <w:szCs w:val="24"/>
          <w:rtl/>
          <w:lang w:eastAsia="he-IL"/>
        </w:rPr>
        <w:t xml:space="preserve">ו/או </w:t>
      </w:r>
      <w:r w:rsidRPr="007D6A6B">
        <w:rPr>
          <w:rFonts w:ascii="Times New Roman" w:eastAsia="Times New Roman" w:hAnsi="Times New Roman" w:cs="David"/>
          <w:sz w:val="20"/>
          <w:szCs w:val="24"/>
          <w:rtl/>
          <w:lang w:eastAsia="he-IL"/>
        </w:rPr>
        <w:t>פרט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דיווח</w:t>
      </w:r>
      <w:r w:rsidRPr="007D6A6B">
        <w:rPr>
          <w:rFonts w:ascii="Times New Roman" w:eastAsia="Times New Roman" w:hAnsi="Times New Roman" w:cs="David" w:hint="cs"/>
          <w:sz w:val="20"/>
          <w:szCs w:val="24"/>
          <w:rtl/>
          <w:lang w:eastAsia="he-IL"/>
        </w:rPr>
        <w:t>, מיד</w:t>
      </w:r>
      <w:r w:rsidRPr="007D6A6B">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7D6A6B">
        <w:rPr>
          <w:rFonts w:ascii="Times New Roman" w:eastAsia="Times New Roman" w:hAnsi="Times New Roman" w:cs="David" w:hint="cs"/>
          <w:sz w:val="20"/>
          <w:szCs w:val="24"/>
          <w:rtl/>
          <w:lang w:eastAsia="he-IL"/>
        </w:rPr>
        <w:t xml:space="preserve"> זה ו/או לפי כל דין</w:t>
      </w:r>
      <w:r w:rsidRPr="007D6A6B">
        <w:rPr>
          <w:rFonts w:ascii="Times New Roman" w:eastAsia="Times New Roman" w:hAnsi="Times New Roman" w:cs="David"/>
          <w:sz w:val="20"/>
          <w:szCs w:val="24"/>
          <w:rtl/>
          <w:lang w:eastAsia="he-IL"/>
        </w:rPr>
        <w:t>.</w:t>
      </w:r>
    </w:p>
    <w:p w14:paraId="2C2779C5" w14:textId="77777777" w:rsidR="007D6A6B" w:rsidRPr="007D6A6B" w:rsidRDefault="007D6A6B" w:rsidP="007D6A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01774B0B"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שכר המתכנן</w:t>
      </w:r>
    </w:p>
    <w:p w14:paraId="58869B9E"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תמורת שרותי המתכנן וכל יתר התחייבויותיו לפי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ישלם המזמין למתכנן שכר כמפורט בנספח </w:t>
      </w:r>
      <w:r w:rsidRPr="007D6A6B">
        <w:rPr>
          <w:rFonts w:ascii="Times New Roman" w:eastAsia="Times New Roman" w:hAnsi="Times New Roman" w:cs="David"/>
          <w:bCs/>
          <w:sz w:val="20"/>
          <w:szCs w:val="24"/>
          <w:rtl/>
          <w:lang w:eastAsia="he-IL"/>
        </w:rPr>
        <w:t xml:space="preserve">ד' </w:t>
      </w:r>
      <w:proofErr w:type="spellStart"/>
      <w:r w:rsidRPr="007D6A6B">
        <w:rPr>
          <w:rFonts w:ascii="Times New Roman" w:eastAsia="Times New Roman" w:hAnsi="Times New Roman" w:cs="David" w:hint="cs"/>
          <w:b/>
          <w:sz w:val="20"/>
          <w:szCs w:val="24"/>
          <w:rtl/>
          <w:lang w:eastAsia="he-IL"/>
        </w:rPr>
        <w:t>המצ"ב</w:t>
      </w:r>
      <w:proofErr w:type="spellEnd"/>
      <w:r w:rsidRPr="007D6A6B">
        <w:rPr>
          <w:rFonts w:ascii="Times New Roman" w:eastAsia="Times New Roman" w:hAnsi="Times New Roman" w:cs="David" w:hint="cs"/>
          <w:b/>
          <w:sz w:val="20"/>
          <w:szCs w:val="24"/>
          <w:rtl/>
          <w:lang w:eastAsia="he-IL"/>
        </w:rPr>
        <w:t xml:space="preserve"> </w:t>
      </w:r>
      <w:r w:rsidRPr="007D6A6B">
        <w:rPr>
          <w:rFonts w:ascii="Times New Roman" w:eastAsia="Times New Roman" w:hAnsi="Times New Roman" w:cs="David"/>
          <w:sz w:val="20"/>
          <w:szCs w:val="24"/>
          <w:rtl/>
          <w:lang w:eastAsia="he-IL"/>
        </w:rPr>
        <w:t>(להלן: "</w:t>
      </w:r>
      <w:r w:rsidRPr="007D6A6B">
        <w:rPr>
          <w:rFonts w:ascii="Times New Roman" w:eastAsia="Times New Roman" w:hAnsi="Times New Roman" w:cs="David"/>
          <w:b/>
          <w:bCs/>
          <w:sz w:val="20"/>
          <w:szCs w:val="24"/>
          <w:rtl/>
          <w:lang w:eastAsia="he-IL"/>
        </w:rPr>
        <w:t>שכר המתכנן</w:t>
      </w:r>
      <w:r w:rsidRPr="007D6A6B">
        <w:rPr>
          <w:rFonts w:ascii="Times New Roman" w:eastAsia="Times New Roman" w:hAnsi="Times New Roman" w:cs="David"/>
          <w:sz w:val="20"/>
          <w:szCs w:val="24"/>
          <w:rtl/>
          <w:lang w:eastAsia="he-IL"/>
        </w:rPr>
        <w:t>").</w:t>
      </w:r>
    </w:p>
    <w:p w14:paraId="3F0CE633"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בהוצאות הממשיות בשרותי העזר המפורטים להלן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שא המזמין:</w:t>
      </w:r>
    </w:p>
    <w:p w14:paraId="6CE803BF"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הדפסות בתוויין המיועדות להפצה לאחרים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7D6A6B">
        <w:rPr>
          <w:rFonts w:ascii="Times New Roman" w:eastAsia="Times New Roman" w:hAnsi="Times New Roman" w:cs="David" w:hint="cs"/>
          <w:sz w:val="20"/>
          <w:szCs w:val="24"/>
          <w:rtl/>
          <w:lang w:eastAsia="he-IL"/>
        </w:rPr>
        <w:t>ת</w:t>
      </w:r>
      <w:r w:rsidRPr="007D6A6B">
        <w:rPr>
          <w:rFonts w:ascii="Times New Roman" w:eastAsia="Times New Roman" w:hAnsi="Times New Roman" w:cs="David"/>
          <w:sz w:val="20"/>
          <w:szCs w:val="24"/>
          <w:rtl/>
          <w:lang w:eastAsia="he-IL"/>
        </w:rPr>
        <w:t xml:space="preserve"> החזר.</w:t>
      </w:r>
    </w:p>
    <w:p w14:paraId="1BE4B2B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2FA81754"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5E93C1FD"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6585E3E5"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העתקות שנמסרו ע"י המתכנן למזמין</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לרשויות המוסמכות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ליועצים, למעט העתקות וצילומים שיפיק המתכנן במשרדו.</w:t>
      </w:r>
    </w:p>
    <w:p w14:paraId="5C84B1FD"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שכפול מסמכים.</w:t>
      </w:r>
    </w:p>
    <w:p w14:paraId="69AD2308"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3225C7DE"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מדידות וצילומי אויר.</w:t>
      </w:r>
    </w:p>
    <w:p w14:paraId="6E7160F1"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קידוחים ובדיקות קרקע.</w:t>
      </w:r>
    </w:p>
    <w:p w14:paraId="0EA100D4"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שליחויות.</w:t>
      </w:r>
    </w:p>
    <w:p w14:paraId="51A9817B"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העזר המפורטים בסעיפים 7.2.1 עד 7.2.3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יוזמנו על ידי המתכנן באמצעות מערכת ניהול פרויקטים </w:t>
      </w:r>
      <w:r w:rsidRPr="007D6A6B">
        <w:rPr>
          <w:rFonts w:ascii="Times New Roman" w:eastAsia="Times New Roman" w:hAnsi="Times New Roman" w:cs="David"/>
          <w:sz w:val="20"/>
          <w:szCs w:val="24"/>
          <w:lang w:eastAsia="he-IL"/>
        </w:rPr>
        <w:t>VIEW</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 מערכת </w:t>
      </w:r>
      <w:proofErr w:type="spellStart"/>
      <w:r w:rsidRPr="007D6A6B">
        <w:rPr>
          <w:rFonts w:ascii="Times New Roman" w:eastAsia="Times New Roman" w:hAnsi="Times New Roman" w:cs="David"/>
          <w:sz w:val="20"/>
          <w:szCs w:val="24"/>
          <w:rtl/>
          <w:lang w:eastAsia="he-IL"/>
        </w:rPr>
        <w:t>רמדורנט</w:t>
      </w:r>
      <w:proofErr w:type="spellEnd"/>
      <w:r w:rsidRPr="007D6A6B">
        <w:rPr>
          <w:rFonts w:ascii="Times New Roman" w:eastAsia="Times New Roman" w:hAnsi="Times New Roman" w:cs="David"/>
          <w:sz w:val="20"/>
          <w:szCs w:val="24"/>
          <w:rtl/>
          <w:lang w:eastAsia="he-IL"/>
        </w:rPr>
        <w:t xml:space="preserve"> מודול ניהול מסמכים (</w:t>
      </w:r>
      <w:r w:rsidRPr="007D6A6B">
        <w:rPr>
          <w:rFonts w:ascii="Times New Roman" w:eastAsia="Times New Roman" w:hAnsi="Times New Roman" w:cs="David"/>
          <w:sz w:val="20"/>
          <w:szCs w:val="24"/>
          <w:lang w:eastAsia="he-IL"/>
        </w:rPr>
        <w:t>DM</w:t>
      </w:r>
      <w:r w:rsidRPr="007D6A6B">
        <w:rPr>
          <w:rFonts w:ascii="Times New Roman" w:eastAsia="Times New Roman" w:hAnsi="Times New Roman" w:cs="David"/>
          <w:sz w:val="20"/>
          <w:szCs w:val="24"/>
          <w:rtl/>
          <w:lang w:eastAsia="he-IL"/>
        </w:rPr>
        <w:t>) רק ממכונים המאושרים ע"י המזמין לבצע עבודות עבורו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6ED93BE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על חשבון שכר המתכנן ישולמו למתכנן תשלומי ביניים בש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עורים ובמועדים המפורטים בנספח</w:t>
      </w:r>
      <w:r w:rsidRPr="007D6A6B">
        <w:rPr>
          <w:rFonts w:ascii="Times New Roman" w:eastAsia="Times New Roman" w:hAnsi="Times New Roman" w:cs="David"/>
          <w:bCs/>
          <w:sz w:val="20"/>
          <w:szCs w:val="24"/>
          <w:rtl/>
          <w:lang w:eastAsia="he-IL"/>
        </w:rPr>
        <w:t xml:space="preserve"> ה'</w:t>
      </w:r>
      <w:r w:rsidRPr="007D6A6B">
        <w:rPr>
          <w:rFonts w:ascii="Times New Roman" w:eastAsia="Times New Roman" w:hAnsi="Times New Roman" w:cs="David" w:hint="cs"/>
          <w:sz w:val="20"/>
          <w:szCs w:val="24"/>
          <w:rtl/>
          <w:lang w:eastAsia="he-IL"/>
        </w:rPr>
        <w:t xml:space="preserve"> </w:t>
      </w:r>
      <w:proofErr w:type="spellStart"/>
      <w:r w:rsidRPr="007D6A6B">
        <w:rPr>
          <w:rFonts w:ascii="Times New Roman" w:eastAsia="Times New Roman" w:hAnsi="Times New Roman" w:cs="David" w:hint="cs"/>
          <w:sz w:val="20"/>
          <w:szCs w:val="24"/>
          <w:rtl/>
          <w:lang w:eastAsia="he-IL"/>
        </w:rPr>
        <w:t>המצ"ב</w:t>
      </w:r>
      <w:proofErr w:type="spellEnd"/>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7D6A6B">
        <w:rPr>
          <w:rFonts w:ascii="Times New Roman" w:eastAsia="Times New Roman" w:hAnsi="Times New Roman" w:cs="David"/>
          <w:sz w:val="20"/>
          <w:szCs w:val="24"/>
          <w:rtl/>
          <w:lang w:eastAsia="he-IL"/>
        </w:rPr>
        <w:t>לשלמם</w:t>
      </w:r>
      <w:proofErr w:type="spellEnd"/>
      <w:r w:rsidRPr="007D6A6B">
        <w:rPr>
          <w:rFonts w:ascii="Times New Roman" w:eastAsia="Times New Roman" w:hAnsi="Times New Roman" w:cs="David"/>
          <w:sz w:val="20"/>
          <w:szCs w:val="24"/>
          <w:rtl/>
          <w:lang w:eastAsia="he-IL"/>
        </w:rPr>
        <w:t xml:space="preserve">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w:t>
      </w:r>
    </w:p>
    <w:p w14:paraId="1EDCD0AF"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תשלומי הביניים לפי פסקה זו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שלב משלבי שירותי המתכנן ו/או טיב הש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183E9E7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7D6A6B">
        <w:rPr>
          <w:rFonts w:ascii="Times New Roman" w:eastAsia="Times New Roman" w:hAnsi="Times New Roman" w:cs="David"/>
          <w:sz w:val="20"/>
          <w:szCs w:val="24"/>
          <w:rtl/>
          <w:lang w:eastAsia="he-IL"/>
        </w:rPr>
        <w:t>מוסכם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השכר האמור בנספח </w:t>
      </w:r>
      <w:r w:rsidRPr="007D6A6B">
        <w:rPr>
          <w:rFonts w:ascii="Times New Roman" w:eastAsia="Times New Roman" w:hAnsi="Times New Roman" w:cs="David"/>
          <w:b/>
          <w:bCs/>
          <w:sz w:val="20"/>
          <w:szCs w:val="24"/>
          <w:rtl/>
          <w:lang w:eastAsia="he-IL"/>
        </w:rPr>
        <w:t xml:space="preserve">ד' </w:t>
      </w:r>
      <w:proofErr w:type="spellStart"/>
      <w:r w:rsidRPr="007D6A6B">
        <w:rPr>
          <w:rFonts w:ascii="Times New Roman" w:eastAsia="Times New Roman" w:hAnsi="Times New Roman" w:cs="David" w:hint="cs"/>
          <w:sz w:val="20"/>
          <w:szCs w:val="24"/>
          <w:rtl/>
          <w:lang w:eastAsia="he-IL"/>
        </w:rPr>
        <w:t>המצ"ב</w:t>
      </w:r>
      <w:proofErr w:type="spellEnd"/>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ה</w:t>
      </w:r>
      <w:r w:rsidRPr="007D6A6B">
        <w:rPr>
          <w:rFonts w:ascii="Times New Roman" w:eastAsia="Times New Roman" w:hAnsi="Times New Roman" w:cs="David" w:hint="cs"/>
          <w:sz w:val="20"/>
          <w:szCs w:val="24"/>
          <w:rtl/>
          <w:lang w:eastAsia="he-IL"/>
        </w:rPr>
        <w:t xml:space="preserve">ינו </w:t>
      </w:r>
      <w:r w:rsidRPr="007D6A6B">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7D6A6B">
        <w:rPr>
          <w:rFonts w:ascii="Times New Roman" w:eastAsia="Times New Roman" w:hAnsi="Times New Roman" w:cs="David" w:hint="cs"/>
          <w:sz w:val="20"/>
          <w:szCs w:val="24"/>
          <w:rtl/>
          <w:lang w:eastAsia="he-IL"/>
        </w:rPr>
        <w:t xml:space="preserve">זה </w:t>
      </w:r>
      <w:r w:rsidRPr="007D6A6B">
        <w:rPr>
          <w:rFonts w:ascii="Times New Roman" w:eastAsia="Times New Roman" w:hAnsi="Times New Roman" w:cs="David"/>
          <w:sz w:val="20"/>
          <w:szCs w:val="24"/>
          <w:rtl/>
          <w:lang w:eastAsia="he-IL"/>
        </w:rPr>
        <w:t xml:space="preserve">במפורש אחרת. תנאי לתשלום שכר המתכנן </w:t>
      </w:r>
      <w:r w:rsidRPr="007D6A6B">
        <w:rPr>
          <w:rFonts w:ascii="Times New Roman" w:eastAsia="Times New Roman" w:hAnsi="Times New Roman" w:cs="David"/>
          <w:sz w:val="20"/>
          <w:szCs w:val="24"/>
          <w:rtl/>
          <w:lang w:eastAsia="he-IL"/>
        </w:rPr>
        <w:lastRenderedPageBreak/>
        <w:t>במלואו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הינו המצאת הצהרה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7D6A6B">
        <w:rPr>
          <w:rFonts w:ascii="Times New Roman" w:eastAsia="Times New Roman" w:hAnsi="Times New Roman" w:cs="David"/>
          <w:b/>
          <w:bCs/>
          <w:sz w:val="20"/>
          <w:szCs w:val="24"/>
          <w:rtl/>
          <w:lang w:eastAsia="he-IL"/>
        </w:rPr>
        <w:t>ט'</w:t>
      </w:r>
      <w:r w:rsidRPr="007D6A6B">
        <w:rPr>
          <w:rFonts w:ascii="Times New Roman" w:eastAsia="Times New Roman" w:hAnsi="Times New Roman" w:cs="David"/>
          <w:sz w:val="20"/>
          <w:szCs w:val="24"/>
          <w:rtl/>
          <w:lang w:eastAsia="he-IL"/>
        </w:rPr>
        <w:t xml:space="preserve"> לחוזה זה וכתב היעדר תביעות המצורף כנספח</w:t>
      </w:r>
      <w:r w:rsidRPr="007D6A6B">
        <w:rPr>
          <w:rFonts w:ascii="Times New Roman" w:eastAsia="Times New Roman" w:hAnsi="Times New Roman" w:cs="David"/>
          <w:b/>
          <w:bCs/>
          <w:sz w:val="20"/>
          <w:szCs w:val="24"/>
          <w:rtl/>
          <w:lang w:eastAsia="he-IL"/>
        </w:rPr>
        <w:t xml:space="preserve"> י'</w:t>
      </w:r>
      <w:r w:rsidRPr="007D6A6B">
        <w:rPr>
          <w:rFonts w:ascii="Times New Roman" w:eastAsia="Times New Roman" w:hAnsi="Times New Roman" w:cs="David"/>
          <w:sz w:val="20"/>
          <w:szCs w:val="24"/>
          <w:rtl/>
          <w:lang w:eastAsia="he-IL"/>
        </w:rPr>
        <w:t xml:space="preserve"> לחוזה זה למזמין, חתום ע"י המתכנן ומאומת כנדרש בו.</w:t>
      </w:r>
    </w:p>
    <w:p w14:paraId="355233B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מבלי לפגוע בכלליות האמור בסעיף </w:t>
      </w:r>
      <w:r w:rsidRPr="007D6A6B">
        <w:rPr>
          <w:rFonts w:ascii="Times New Roman" w:eastAsia="Times New Roman" w:hAnsi="Times New Roman" w:cs="David" w:hint="cs"/>
          <w:sz w:val="20"/>
          <w:szCs w:val="24"/>
          <w:rtl/>
          <w:lang w:eastAsia="he-IL"/>
        </w:rPr>
        <w:t>7 לעיל</w:t>
      </w:r>
      <w:r w:rsidRPr="007D6A6B">
        <w:rPr>
          <w:rFonts w:ascii="Times New Roman" w:eastAsia="Times New Roman" w:hAnsi="Times New Roman" w:cs="David"/>
          <w:sz w:val="20"/>
          <w:szCs w:val="24"/>
          <w:rtl/>
          <w:lang w:eastAsia="he-IL"/>
        </w:rPr>
        <w:t>, מוסכם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רכוש ה</w:t>
      </w:r>
      <w:r w:rsidRPr="007D6A6B">
        <w:rPr>
          <w:rFonts w:ascii="Times New Roman" w:eastAsia="Times New Roman" w:hAnsi="Times New Roman" w:cs="David" w:hint="cs"/>
          <w:sz w:val="20"/>
          <w:szCs w:val="24"/>
          <w:rtl/>
          <w:lang w:eastAsia="he-IL"/>
        </w:rPr>
        <w:t>מזמין</w:t>
      </w:r>
      <w:r w:rsidRPr="007D6A6B">
        <w:rPr>
          <w:rFonts w:ascii="Times New Roman" w:eastAsia="Times New Roman" w:hAnsi="Times New Roman" w:cs="David"/>
          <w:sz w:val="20"/>
          <w:szCs w:val="24"/>
          <w:rtl/>
          <w:lang w:eastAsia="he-IL"/>
        </w:rPr>
        <w:t>. מובהר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הפרת סעיף זה על ידי המתכנן תה</w:t>
      </w:r>
      <w:r w:rsidRPr="007D6A6B">
        <w:rPr>
          <w:rFonts w:ascii="Times New Roman" w:eastAsia="Times New Roman" w:hAnsi="Times New Roman" w:cs="David" w:hint="cs"/>
          <w:sz w:val="20"/>
          <w:szCs w:val="24"/>
          <w:rtl/>
          <w:lang w:eastAsia="he-IL"/>
        </w:rPr>
        <w:t>ווה</w:t>
      </w:r>
      <w:r w:rsidRPr="007D6A6B">
        <w:rPr>
          <w:rFonts w:ascii="Times New Roman" w:eastAsia="Times New Roman" w:hAnsi="Times New Roman" w:cs="David"/>
          <w:sz w:val="20"/>
          <w:szCs w:val="24"/>
          <w:rtl/>
          <w:lang w:eastAsia="he-IL"/>
        </w:rPr>
        <w:t xml:space="preserve"> הפרה יסודית של חוזה</w:t>
      </w:r>
      <w:r w:rsidRPr="007D6A6B">
        <w:rPr>
          <w:rFonts w:ascii="Times New Roman" w:eastAsia="Times New Roman" w:hAnsi="Times New Roman" w:cs="David" w:hint="cs"/>
          <w:sz w:val="20"/>
          <w:szCs w:val="24"/>
          <w:rtl/>
          <w:lang w:eastAsia="he-IL"/>
        </w:rPr>
        <w:t xml:space="preserve"> זה. </w:t>
      </w:r>
    </w:p>
    <w:p w14:paraId="2D96D051"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תנאים מקדמיים לביצוע תשלום כלשהו ע"ח שכר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הינם הצגת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7D6A6B">
        <w:rPr>
          <w:rFonts w:ascii="Times New Roman" w:eastAsia="Times New Roman" w:hAnsi="Times New Roman" w:cs="David" w:hint="cs"/>
          <w:sz w:val="20"/>
          <w:szCs w:val="24"/>
          <w:rtl/>
          <w:lang w:eastAsia="he-IL"/>
        </w:rPr>
        <w:t>עובר</w:t>
      </w:r>
      <w:r w:rsidRPr="007D6A6B">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0DC28F4B" w14:textId="77777777" w:rsidR="007D6A6B" w:rsidRPr="007D6A6B" w:rsidRDefault="007D6A6B" w:rsidP="007D6A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7BFFD7E1"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שנויים בתכנון</w:t>
      </w:r>
    </w:p>
    <w:p w14:paraId="2109D65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 דרישת המנהל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116F9368" w14:textId="77777777" w:rsidR="007D6A6B" w:rsidRPr="00736034"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36034">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736034">
        <w:rPr>
          <w:rFonts w:ascii="Times New Roman" w:eastAsia="Times New Roman" w:hAnsi="Times New Roman" w:cs="David" w:hint="cs"/>
          <w:sz w:val="20"/>
          <w:szCs w:val="24"/>
          <w:rtl/>
          <w:lang w:eastAsia="he-IL"/>
        </w:rPr>
        <w:t>ים</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bCs/>
          <w:sz w:val="20"/>
          <w:szCs w:val="24"/>
          <w:rtl/>
          <w:lang w:eastAsia="he-IL"/>
        </w:rPr>
        <w:t>ב' או ג'</w:t>
      </w:r>
      <w:r w:rsidRPr="00736034">
        <w:rPr>
          <w:rFonts w:ascii="Times New Roman" w:eastAsia="Times New Roman" w:hAnsi="Times New Roman" w:cs="David" w:hint="cs"/>
          <w:b/>
          <w:sz w:val="20"/>
          <w:szCs w:val="24"/>
          <w:rtl/>
          <w:lang w:eastAsia="he-IL"/>
        </w:rPr>
        <w:t xml:space="preserve"> </w:t>
      </w:r>
      <w:proofErr w:type="spellStart"/>
      <w:r w:rsidRPr="00736034">
        <w:rPr>
          <w:rFonts w:ascii="Times New Roman" w:eastAsia="Times New Roman" w:hAnsi="Times New Roman" w:cs="David" w:hint="cs"/>
          <w:b/>
          <w:sz w:val="20"/>
          <w:szCs w:val="24"/>
          <w:rtl/>
          <w:lang w:eastAsia="he-IL"/>
        </w:rPr>
        <w:t>המצ"ב</w:t>
      </w:r>
      <w:proofErr w:type="spellEnd"/>
      <w:r w:rsidRPr="00736034">
        <w:rPr>
          <w:rFonts w:ascii="Times New Roman" w:eastAsia="Times New Roman" w:hAnsi="Times New Roman" w:cs="David"/>
          <w:sz w:val="20"/>
          <w:szCs w:val="24"/>
          <w:rtl/>
          <w:lang w:eastAsia="he-IL"/>
        </w:rPr>
        <w:t>, וב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רותי המתכנן</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אלמלא השנויים</w:t>
      </w:r>
      <w:r w:rsidRPr="00736034">
        <w:rPr>
          <w:rFonts w:ascii="Times New Roman" w:eastAsia="Times New Roman" w:hAnsi="Times New Roman" w:cs="David" w:hint="cs"/>
          <w:sz w:val="20"/>
          <w:szCs w:val="24"/>
          <w:rtl/>
          <w:lang w:eastAsia="he-IL"/>
        </w:rPr>
        <w:t xml:space="preserve"> כאמור</w:t>
      </w:r>
      <w:r w:rsidRPr="00736034">
        <w:rPr>
          <w:rFonts w:ascii="Times New Roman" w:eastAsia="Times New Roman" w:hAnsi="Times New Roman" w:cs="David"/>
          <w:sz w:val="20"/>
          <w:szCs w:val="24"/>
          <w:rtl/>
          <w:lang w:eastAsia="he-IL"/>
        </w:rPr>
        <w:t>, יהיה</w:t>
      </w:r>
      <w:r w:rsidRPr="00736034">
        <w:rPr>
          <w:rFonts w:ascii="Times New Roman" w:eastAsia="Times New Roman" w:hAnsi="Times New Roman" w:cs="David" w:hint="cs"/>
          <w:sz w:val="20"/>
          <w:szCs w:val="24"/>
          <w:rtl/>
          <w:lang w:eastAsia="he-IL"/>
        </w:rPr>
        <w:t xml:space="preserve"> </w:t>
      </w:r>
      <w:r w:rsidRPr="00736034">
        <w:rPr>
          <w:rFonts w:ascii="Times New Roman" w:eastAsia="Times New Roman" w:hAnsi="Times New Roman" w:cs="David"/>
          <w:sz w:val="20"/>
          <w:szCs w:val="24"/>
          <w:rtl/>
          <w:lang w:eastAsia="he-IL"/>
        </w:rPr>
        <w:t>זכאי לפיצוי בעד העבודה הנוספת שב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צע עקב השנויים</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hint="cs"/>
          <w:sz w:val="20"/>
          <w:szCs w:val="24"/>
          <w:rtl/>
          <w:lang w:eastAsia="he-IL"/>
        </w:rPr>
        <w:t>כאמור</w:t>
      </w:r>
      <w:r w:rsidRPr="00736034">
        <w:rPr>
          <w:rFonts w:ascii="Times New Roman" w:eastAsia="Times New Roman" w:hAnsi="Times New Roman" w:cs="David"/>
          <w:sz w:val="20"/>
          <w:szCs w:val="24"/>
          <w:rtl/>
          <w:lang w:eastAsia="he-IL"/>
        </w:rPr>
        <w:t>. הפיצוי ישולם בגין העבודה הנוספת שהמתכנן 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36034">
        <w:rPr>
          <w:rFonts w:ascii="Times New Roman" w:eastAsia="Times New Roman" w:hAnsi="Times New Roman" w:cs="David" w:hint="cs"/>
          <w:sz w:val="20"/>
          <w:szCs w:val="24"/>
          <w:rtl/>
          <w:lang w:eastAsia="he-IL"/>
        </w:rPr>
        <w:t xml:space="preserve"> </w:t>
      </w:r>
      <w:r w:rsidRPr="00736034">
        <w:rPr>
          <w:rFonts w:ascii="Times New Roman" w:eastAsia="Times New Roman" w:hAnsi="Times New Roman" w:cs="David"/>
          <w:sz w:val="20"/>
          <w:szCs w:val="24"/>
          <w:rtl/>
          <w:lang w:eastAsia="he-IL"/>
        </w:rPr>
        <w:t xml:space="preserve"> המתכנן ושכר המתכנן. בכל מקרה</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hint="cs"/>
          <w:sz w:val="20"/>
          <w:szCs w:val="24"/>
          <w:rtl/>
          <w:lang w:eastAsia="he-IL"/>
        </w:rPr>
        <w:t>ה</w:t>
      </w:r>
      <w:r w:rsidRPr="00736034">
        <w:rPr>
          <w:rFonts w:ascii="Times New Roman" w:eastAsia="Times New Roman" w:hAnsi="Times New Roman" w:cs="David"/>
          <w:sz w:val="20"/>
          <w:szCs w:val="24"/>
          <w:rtl/>
          <w:lang w:eastAsia="he-IL"/>
        </w:rPr>
        <w:t>שנויים</w:t>
      </w:r>
      <w:r w:rsidRPr="00736034">
        <w:rPr>
          <w:rFonts w:ascii="Times New Roman" w:eastAsia="Times New Roman" w:hAnsi="Times New Roman" w:cs="David" w:hint="cs"/>
          <w:sz w:val="20"/>
          <w:szCs w:val="24"/>
          <w:rtl/>
          <w:lang w:eastAsia="he-IL"/>
        </w:rPr>
        <w:t xml:space="preserve"> כאמור, לא יהוו</w:t>
      </w:r>
      <w:r w:rsidRPr="00736034">
        <w:rPr>
          <w:rFonts w:ascii="Times New Roman" w:eastAsia="Times New Roman" w:hAnsi="Times New Roman" w:cs="David"/>
          <w:sz w:val="20"/>
          <w:szCs w:val="24"/>
          <w:rtl/>
          <w:lang w:eastAsia="he-IL"/>
        </w:rPr>
        <w:t xml:space="preserve"> עילה לש</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נוי בלוח הזמנים</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אלא בא</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 xml:space="preserve">שור המנהל </w:t>
      </w:r>
      <w:r w:rsidRPr="00736034">
        <w:rPr>
          <w:rFonts w:ascii="Times New Roman" w:eastAsia="Times New Roman" w:hAnsi="Times New Roman" w:cs="David" w:hint="cs"/>
          <w:sz w:val="20"/>
          <w:szCs w:val="24"/>
          <w:rtl/>
          <w:lang w:eastAsia="he-IL"/>
        </w:rPr>
        <w:t>מראש ו</w:t>
      </w:r>
      <w:r w:rsidRPr="00736034">
        <w:rPr>
          <w:rFonts w:ascii="Times New Roman" w:eastAsia="Times New Roman" w:hAnsi="Times New Roman" w:cs="David"/>
          <w:sz w:val="20"/>
          <w:szCs w:val="24"/>
          <w:rtl/>
          <w:lang w:eastAsia="he-IL"/>
        </w:rPr>
        <w:t>בכתב.</w:t>
      </w:r>
    </w:p>
    <w:p w14:paraId="0076B62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על אף</w:t>
      </w:r>
      <w:r w:rsidRPr="007D6A6B">
        <w:rPr>
          <w:rFonts w:ascii="Times New Roman" w:eastAsia="Times New Roman" w:hAnsi="Times New Roman" w:cs="David"/>
          <w:sz w:val="20"/>
          <w:szCs w:val="24"/>
          <w:rtl/>
          <w:lang w:eastAsia="he-IL"/>
        </w:rPr>
        <w:t xml:space="preserve"> האמור בסעיף 8.2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יגיע למתכנן דבר בגין שינויים הנובעים מ:</w:t>
      </w:r>
    </w:p>
    <w:p w14:paraId="6537BB6E"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טעות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קוי בתכנון ו/או באומדן של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של היועצים.</w:t>
      </w:r>
    </w:p>
    <w:p w14:paraId="261E580F"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התכנון אינו התכנון היעיל ביותר.</w:t>
      </w:r>
    </w:p>
    <w:p w14:paraId="7525085E"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השינוי מתחייב במישרין או בעקיפין מהפרת איזה מהוראות חוזה זה ע"י המתכנן.</w:t>
      </w:r>
    </w:p>
    <w:p w14:paraId="28BF04F2"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השינויים מתחייבים מדרישת רשויות מוסמכות. </w:t>
      </w:r>
    </w:p>
    <w:p w14:paraId="432D891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להכין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עבור רוכשים שיבקשו זאת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44EFF9C9" w14:textId="77777777" w:rsidR="007D6A6B" w:rsidRPr="007D6A6B" w:rsidRDefault="007D6A6B" w:rsidP="007D6A6B">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מחיר השינויים ותנאי התשלום בגין תכנון השינויים </w:t>
      </w:r>
      <w:r w:rsidRPr="007D6A6B">
        <w:rPr>
          <w:rFonts w:ascii="Times New Roman" w:eastAsia="Times New Roman" w:hAnsi="Times New Roman" w:cs="David" w:hint="cs"/>
          <w:sz w:val="20"/>
          <w:szCs w:val="24"/>
          <w:rtl/>
          <w:lang w:eastAsia="he-IL"/>
        </w:rPr>
        <w:t xml:space="preserve">כאמור, </w:t>
      </w:r>
      <w:r w:rsidRPr="007D6A6B">
        <w:rPr>
          <w:rFonts w:ascii="Times New Roman" w:eastAsia="Times New Roman" w:hAnsi="Times New Roman" w:cs="David"/>
          <w:sz w:val="20"/>
          <w:szCs w:val="24"/>
          <w:rtl/>
          <w:lang w:eastAsia="he-IL"/>
        </w:rPr>
        <w:t>יסוכמו בין המתכנן לרוכשים. המתכנן יתקשר עם הרוכש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רוכש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בענ</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ין קביעת מחיר השינויים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תובא בפני המנהל והוא יהיה המוסמך להכריע בה.</w:t>
      </w:r>
    </w:p>
    <w:p w14:paraId="454E7F18"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7D6A6B">
        <w:rPr>
          <w:rFonts w:ascii="Times New Roman" w:eastAsia="Times New Roman" w:hAnsi="Times New Roman" w:cs="David"/>
          <w:bCs/>
          <w:sz w:val="20"/>
          <w:szCs w:val="24"/>
          <w:u w:val="single"/>
          <w:rtl/>
          <w:lang w:eastAsia="he-IL"/>
        </w:rPr>
        <w:t>אחריות וביטוח</w:t>
      </w:r>
    </w:p>
    <w:p w14:paraId="6F6E84D9" w14:textId="77777777" w:rsidR="001D16E8" w:rsidRPr="00013687" w:rsidRDefault="001D16E8" w:rsidP="001D16E8">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7DEB5D75" w14:textId="77777777" w:rsidR="001D16E8" w:rsidRPr="00013687" w:rsidRDefault="001D16E8" w:rsidP="001D16E8">
      <w:pPr>
        <w:pStyle w:val="a2"/>
        <w:numPr>
          <w:ilvl w:val="1"/>
          <w:numId w:val="16"/>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xml:space="preserve">,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למתכנן ו/או לעובדיו ו/או לאדם אחר כלשהו, לגוף או לרכוש, בשל מעשה או מחדל של המתכנן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496D4F9C" w14:textId="77777777" w:rsidR="001D16E8" w:rsidRPr="00013687" w:rsidRDefault="001D16E8" w:rsidP="001D16E8">
      <w:pPr>
        <w:pStyle w:val="a2"/>
        <w:ind w:left="792" w:right="0" w:firstLine="0"/>
        <w:rPr>
          <w:rFonts w:eastAsia="Times New Roman" w:cs="David"/>
          <w:color w:val="auto"/>
          <w:szCs w:val="24"/>
          <w:rtl/>
        </w:rPr>
      </w:pPr>
      <w:r w:rsidRPr="00013687">
        <w:rPr>
          <w:rFonts w:eastAsia="Times New Roman" w:cs="David" w:hint="cs"/>
          <w:color w:val="auto"/>
          <w:szCs w:val="24"/>
          <w:rtl/>
        </w:rPr>
        <w:t xml:space="preserve">המתכנן מתחייב לפצות ולשפות את המזמין באופן מלא בגין 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0193E220" w14:textId="77777777" w:rsidR="001D16E8" w:rsidRPr="00013687" w:rsidRDefault="001D16E8" w:rsidP="001D16E8">
      <w:pPr>
        <w:pStyle w:val="a2"/>
        <w:numPr>
          <w:ilvl w:val="1"/>
          <w:numId w:val="16"/>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21569FEC" w14:textId="77777777" w:rsidR="001D16E8" w:rsidRDefault="001D16E8" w:rsidP="001D16E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1341E05A" w14:textId="77777777" w:rsidR="001D16E8" w:rsidRPr="00013687" w:rsidRDefault="001D16E8" w:rsidP="001D16E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6148A3D7"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חשבון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למשך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קיימת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המפורטים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במפרט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המצורף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כ</w:t>
      </w:r>
      <w:r w:rsidRPr="004A719C">
        <w:rPr>
          <w:rFonts w:ascii="Times New Roman" w:eastAsia="Times New Roman" w:hAnsi="Times New Roman" w:cs="David" w:hint="eastAsia"/>
          <w:b/>
          <w:bCs/>
          <w:sz w:val="20"/>
          <w:szCs w:val="24"/>
          <w:u w:val="single"/>
          <w:rtl/>
          <w:lang w:eastAsia="he-IL"/>
        </w:rPr>
        <w:t>נספח</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ז</w:t>
      </w:r>
      <w:r w:rsidRPr="004A719C">
        <w:rPr>
          <w:rFonts w:ascii="Times New Roman" w:eastAsia="Times New Roman" w:hAnsi="Times New Roman" w:cs="David"/>
          <w:b/>
          <w:bCs/>
          <w:sz w:val="20"/>
          <w:szCs w:val="24"/>
          <w:u w:val="single"/>
          <w:rtl/>
          <w:lang w:eastAsia="he-IL"/>
        </w:rPr>
        <w:t>'</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המצורף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w:t>
      </w:r>
      <w:r w:rsidRPr="004A719C">
        <w:rPr>
          <w:rFonts w:ascii="Times New Roman" w:eastAsia="Times New Roman" w:hAnsi="Times New Roman" w:cs="David" w:hint="eastAsia"/>
          <w:b/>
          <w:bCs/>
          <w:sz w:val="20"/>
          <w:szCs w:val="24"/>
          <w:u w:val="single"/>
          <w:rtl/>
          <w:lang w:eastAsia="he-IL"/>
        </w:rPr>
        <w:t>נספח</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ז</w:t>
      </w:r>
      <w:r w:rsidRPr="004A719C">
        <w:rPr>
          <w:rFonts w:ascii="Times New Roman" w:eastAsia="Times New Roman" w:hAnsi="Times New Roman" w:cs="David"/>
          <w:b/>
          <w:bCs/>
          <w:sz w:val="20"/>
          <w:szCs w:val="24"/>
          <w:u w:val="single"/>
          <w:rtl/>
          <w:lang w:eastAsia="he-IL"/>
        </w:rPr>
        <w:t>1'</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והמהווה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lastRenderedPageBreak/>
        <w:t>חלק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בלתי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נפרד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ממנו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מפרט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בהתאמה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אצל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חברת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מורשית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בישראל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ובעלת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מוניטין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יועסקו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עובדים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רשאי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בסעיף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w:t>
      </w:r>
    </w:p>
    <w:p w14:paraId="3AC247B5"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מצד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להמציא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תחילת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נשוא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וכתנאי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מוקדם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להתקשרות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תשלום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חשבון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התמורה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כשהוא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חתום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מבטחיו</w:t>
      </w:r>
      <w:r w:rsidRPr="004E3753">
        <w:rPr>
          <w:rFonts w:ascii="Times New Roman" w:eastAsia="Times New Roman" w:hAnsi="Times New Roman" w:cs="David"/>
          <w:sz w:val="20"/>
          <w:szCs w:val="24"/>
          <w:rtl/>
          <w:lang w:eastAsia="he-IL"/>
        </w:rPr>
        <w:t xml:space="preserve">. </w:t>
      </w:r>
    </w:p>
    <w:p w14:paraId="4A45CFC2"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כמו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בתום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להמציא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מעודכן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חידוש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תוקף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בתוקף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לתקופה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מאוחרת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יותר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בסעיף</w:t>
      </w:r>
      <w:r w:rsidR="007018B4">
        <w:rPr>
          <w:rFonts w:ascii="Times New Roman" w:eastAsia="Times New Roman" w:hAnsi="Times New Roman" w:cs="David" w:hint="cs"/>
          <w:sz w:val="20"/>
          <w:szCs w:val="24"/>
          <w:rtl/>
          <w:lang w:eastAsia="he-IL"/>
        </w:rPr>
        <w:t xml:space="preserve"> 9.3</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w:t>
      </w:r>
    </w:p>
    <w:p w14:paraId="7340199E"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מובהר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גבולות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הנדרשים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הינם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בבחינת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מזערית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שאינה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פוטרת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ממלוא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p>
    <w:p w14:paraId="7D23C1EC"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טענה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הקשור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לגבולות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w:t>
      </w:r>
    </w:p>
    <w:p w14:paraId="5FD380EE"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לבדוק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שיומצא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לבצע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שינוי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תיקון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התאמה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הרחבה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שיידרשו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מנת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להתחייבויות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w:t>
      </w:r>
    </w:p>
    <w:p w14:paraId="50061096"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מוצהר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ומוסכם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הבדיקה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ולדרישת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השינויים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אינן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מטילות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טיבם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היקפם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ותוקפם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העדרם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ואין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דרשו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שינויים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בדקו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w:t>
      </w:r>
    </w:p>
    <w:p w14:paraId="13B73A70"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פוטר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לרכוש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המובא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לחצרי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המשמש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טענה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תביעה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הנזכרים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w:t>
      </w:r>
    </w:p>
    <w:p w14:paraId="77499C66"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לדעת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נוספים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משלימים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הנוספים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המשלימים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p>
    <w:p w14:paraId="5E01DA5B"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רכוש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משלים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ייכלל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סעיף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בדבר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ויתור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המבטחים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התחלוף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ובלבד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שהוויתור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התחלוף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יחול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לטובת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אדם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בזדון</w:t>
      </w:r>
      <w:r w:rsidRPr="004E3753">
        <w:rPr>
          <w:rFonts w:ascii="Times New Roman" w:eastAsia="Times New Roman" w:hAnsi="Times New Roman" w:cs="David"/>
          <w:sz w:val="20"/>
          <w:szCs w:val="24"/>
          <w:rtl/>
          <w:lang w:eastAsia="he-IL"/>
        </w:rPr>
        <w:t xml:space="preserve">. </w:t>
      </w:r>
    </w:p>
    <w:p w14:paraId="0822C515"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lastRenderedPageBreak/>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הוראה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לעניין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הסבת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ובמקרה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נשוא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חלק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יינתנו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לדאוג</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פוליסות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לתנאים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ולסכומים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הנדרשים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לחלופין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נתונה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הרשות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בשם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המבוטח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p>
    <w:p w14:paraId="38EF58F2"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למען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ספק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מובהר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ביחס</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במלואם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שניתנו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להינתן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תחול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לשפות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שייגרם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במישרין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בעקיפין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עקב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שניתנו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להינתן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מכוסה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מהפוליסות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w:t>
      </w:r>
    </w:p>
    <w:p w14:paraId="51341D18"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אין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לצמצם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בצורה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מהתחייבויותיו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לשחרר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מחובתו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לשפות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לפצות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מטעמו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w:t>
      </w:r>
    </w:p>
    <w:p w14:paraId="574D121C"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מתחייב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קפדני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ומדוקדק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התקנות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הצווים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והתקנים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המתייחסים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הניתנים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מתחייב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למלא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משולב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תשנ</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ה</w:t>
      </w:r>
      <w:r w:rsidRPr="004E3753">
        <w:rPr>
          <w:rFonts w:ascii="Times New Roman" w:eastAsia="Times New Roman" w:hAnsi="Times New Roman" w:cs="David"/>
          <w:sz w:val="20"/>
          <w:szCs w:val="24"/>
          <w:rtl/>
          <w:lang w:eastAsia="he-IL"/>
        </w:rPr>
        <w:t xml:space="preserve">- 1995 </w:t>
      </w:r>
      <w:r w:rsidRPr="004E3753">
        <w:rPr>
          <w:rFonts w:ascii="Times New Roman" w:eastAsia="Times New Roman" w:hAnsi="Times New Roman" w:cs="David" w:hint="cs"/>
          <w:sz w:val="20"/>
          <w:szCs w:val="24"/>
          <w:rtl/>
          <w:lang w:eastAsia="he-IL"/>
        </w:rPr>
        <w:t>ואחר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הצווים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והתקנות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שהותקנו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ובעיקר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לפגוע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בכלליות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עובדיו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שליחיו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משמשיו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ועובדיהם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שיועסקו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אלה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מקרי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זמני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ובמשך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ההתקשרות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הזכויות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ל</w:t>
      </w:r>
      <w:r w:rsidRPr="004E3753">
        <w:rPr>
          <w:rFonts w:ascii="Times New Roman" w:eastAsia="Times New Roman" w:hAnsi="Times New Roman" w:cs="David"/>
          <w:sz w:val="20"/>
          <w:szCs w:val="24"/>
          <w:rtl/>
          <w:lang w:eastAsia="he-IL"/>
        </w:rPr>
        <w:t>.</w:t>
      </w:r>
    </w:p>
    <w:p w14:paraId="42BCA7B2" w14:textId="77777777" w:rsidR="001D16E8" w:rsidRPr="00B27B4C" w:rsidRDefault="001D16E8" w:rsidP="007018B4">
      <w:pPr>
        <w:widowControl w:val="0"/>
        <w:spacing w:before="0" w:beforeAutospacing="0" w:after="240" w:afterAutospacing="0" w:line="240" w:lineRule="auto"/>
        <w:ind w:firstLine="2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9.1</w:t>
      </w:r>
      <w:r w:rsidR="004A719C">
        <w:rPr>
          <w:rFonts w:ascii="Times New Roman" w:eastAsia="Times New Roman" w:hAnsi="Times New Roman" w:cs="David" w:hint="cs"/>
          <w:sz w:val="20"/>
          <w:szCs w:val="24"/>
          <w:rtl/>
          <w:lang w:eastAsia="he-IL"/>
        </w:rPr>
        <w:t xml:space="preserve">7    </w:t>
      </w: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5A7A243D" w14:textId="77777777" w:rsidR="007D6A6B" w:rsidRPr="007D6A6B" w:rsidRDefault="007D6A6B" w:rsidP="007D6A6B">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1ACD2A6E"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אספקת תכניות</w:t>
      </w:r>
    </w:p>
    <w:p w14:paraId="4BE1718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בכל עת במהלך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וכן בתקופת הבדק של העבודות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w:t>
      </w:r>
      <w:proofErr w:type="spellStart"/>
      <w:r w:rsidRPr="007D6A6B">
        <w:rPr>
          <w:rFonts w:ascii="Times New Roman" w:eastAsia="Times New Roman" w:hAnsi="Times New Roman" w:cs="David"/>
          <w:sz w:val="20"/>
          <w:szCs w:val="24"/>
          <w:rtl/>
          <w:lang w:eastAsia="he-IL"/>
        </w:rPr>
        <w:t>המצ"ב</w:t>
      </w:r>
      <w:proofErr w:type="spellEnd"/>
      <w:r w:rsidRPr="007D6A6B">
        <w:rPr>
          <w:rFonts w:ascii="Times New Roman" w:eastAsia="Times New Roman" w:hAnsi="Times New Roman" w:cs="David"/>
          <w:sz w:val="20"/>
          <w:szCs w:val="24"/>
          <w:rtl/>
          <w:lang w:eastAsia="he-IL"/>
        </w:rPr>
        <w:t xml:space="preserve"> כנספח </w:t>
      </w:r>
      <w:r w:rsidRPr="007D6A6B">
        <w:rPr>
          <w:rFonts w:ascii="Times New Roman" w:eastAsia="Times New Roman" w:hAnsi="Times New Roman" w:cs="David"/>
          <w:b/>
          <w:bCs/>
          <w:sz w:val="20"/>
          <w:szCs w:val="24"/>
          <w:rtl/>
          <w:lang w:eastAsia="he-IL"/>
        </w:rPr>
        <w:t>ח'</w:t>
      </w:r>
      <w:r w:rsidRPr="007D6A6B">
        <w:rPr>
          <w:rFonts w:ascii="Times New Roman" w:eastAsia="Times New Roman" w:hAnsi="Times New Roman" w:cs="David"/>
          <w:sz w:val="20"/>
          <w:szCs w:val="24"/>
          <w:rtl/>
          <w:lang w:eastAsia="he-IL"/>
        </w:rPr>
        <w:t xml:space="preserve"> לחוזה זה, ובמידה והדרישה מתייחסת לתכניות שאינ</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בידו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יערכ</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המתכנן בהקדם האפשרי וימסר</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למזמין.</w:t>
      </w:r>
    </w:p>
    <w:p w14:paraId="22CC873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עם גמר שרותי </w:t>
      </w:r>
      <w:r w:rsidRPr="007D6A6B">
        <w:rPr>
          <w:rFonts w:ascii="Times New Roman" w:eastAsia="Times New Roman" w:hAnsi="Times New Roman" w:cs="David" w:hint="cs"/>
          <w:sz w:val="20"/>
          <w:szCs w:val="24"/>
          <w:rtl/>
          <w:lang w:eastAsia="he-IL"/>
        </w:rPr>
        <w:t>המתכנן,</w:t>
      </w:r>
      <w:r w:rsidRPr="007D6A6B">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הסופי בשטח </w:t>
      </w:r>
      <w:r w:rsidRPr="007D6A6B">
        <w:rPr>
          <w:rFonts w:ascii="Times New Roman" w:eastAsia="Times New Roman" w:hAnsi="Times New Roman" w:cs="David"/>
          <w:color w:val="000000"/>
          <w:sz w:val="20"/>
          <w:szCs w:val="24"/>
          <w:lang w:eastAsia="he-IL"/>
        </w:rPr>
        <w:t>(AS MADE)</w:t>
      </w:r>
      <w:r w:rsidRPr="007D6A6B">
        <w:rPr>
          <w:rFonts w:ascii="Times New Roman" w:eastAsia="Times New Roman" w:hAnsi="Times New Roman" w:cs="David"/>
          <w:sz w:val="20"/>
          <w:szCs w:val="24"/>
          <w:rtl/>
          <w:lang w:eastAsia="he-IL"/>
        </w:rPr>
        <w:t xml:space="preserve">, למעט שינויי דיירים, </w:t>
      </w:r>
      <w:r w:rsidRPr="007D6A6B">
        <w:rPr>
          <w:rFonts w:ascii="Times New Roman" w:eastAsia="Times New Roman" w:hAnsi="Times New Roman" w:cs="David" w:hint="cs"/>
          <w:sz w:val="20"/>
          <w:szCs w:val="24"/>
          <w:rtl/>
          <w:lang w:eastAsia="he-IL"/>
        </w:rPr>
        <w:t xml:space="preserve">וקבצים </w:t>
      </w:r>
      <w:r w:rsidRPr="007D6A6B">
        <w:rPr>
          <w:rFonts w:ascii="Times New Roman" w:eastAsia="Times New Roman" w:hAnsi="Times New Roman" w:cs="David"/>
          <w:sz w:val="20"/>
          <w:szCs w:val="24"/>
          <w:rtl/>
          <w:lang w:eastAsia="he-IL"/>
        </w:rPr>
        <w:t>המכילים את התכנון במדיה ממוחשבת.</w:t>
      </w:r>
    </w:p>
    <w:p w14:paraId="1B6CB7B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הובא החוזה לידי גמר או בוטל לפי סעיף 12 להלן, ימסור המתכנן למזמין </w:t>
      </w:r>
      <w:r w:rsidRPr="007D6A6B">
        <w:rPr>
          <w:rFonts w:ascii="Times New Roman" w:eastAsia="Times New Roman" w:hAnsi="Times New Roman" w:cs="David"/>
          <w:sz w:val="20"/>
          <w:szCs w:val="24"/>
          <w:rtl/>
          <w:lang w:eastAsia="he-IL"/>
        </w:rPr>
        <w:lastRenderedPageBreak/>
        <w:t>סדרה אחת של העתקי התכניות ו</w:t>
      </w:r>
      <w:r w:rsidRPr="007D6A6B">
        <w:rPr>
          <w:rFonts w:ascii="Times New Roman" w:eastAsia="Times New Roman" w:hAnsi="Times New Roman" w:cs="David" w:hint="cs"/>
          <w:sz w:val="20"/>
          <w:szCs w:val="24"/>
          <w:rtl/>
          <w:lang w:eastAsia="he-IL"/>
        </w:rPr>
        <w:t>הקבצים</w:t>
      </w:r>
      <w:r w:rsidRPr="007D6A6B">
        <w:rPr>
          <w:rFonts w:ascii="Times New Roman" w:eastAsia="Times New Roman" w:hAnsi="Times New Roman" w:cs="David"/>
          <w:sz w:val="20"/>
          <w:szCs w:val="24"/>
          <w:rtl/>
          <w:lang w:eastAsia="he-IL"/>
        </w:rPr>
        <w:t xml:space="preserve"> כשה</w:t>
      </w:r>
      <w:r w:rsidRPr="007D6A6B">
        <w:rPr>
          <w:rFonts w:ascii="Times New Roman" w:eastAsia="Times New Roman" w:hAnsi="Times New Roman" w:cs="David" w:hint="cs"/>
          <w:sz w:val="20"/>
          <w:szCs w:val="24"/>
          <w:rtl/>
          <w:lang w:eastAsia="he-IL"/>
        </w:rPr>
        <w:t>ם</w:t>
      </w:r>
      <w:r w:rsidRPr="007D6A6B">
        <w:rPr>
          <w:rFonts w:ascii="Times New Roman" w:eastAsia="Times New Roman" w:hAnsi="Times New Roman" w:cs="David"/>
          <w:sz w:val="20"/>
          <w:szCs w:val="24"/>
          <w:rtl/>
          <w:lang w:eastAsia="he-IL"/>
        </w:rPr>
        <w:t xml:space="preserve"> מעודכנ</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7D6A6B">
        <w:rPr>
          <w:rFonts w:ascii="Times New Roman" w:eastAsia="Times New Roman" w:hAnsi="Times New Roman" w:cs="David"/>
          <w:sz w:val="20"/>
          <w:szCs w:val="24"/>
          <w:rtl/>
          <w:lang w:eastAsia="he-IL"/>
        </w:rPr>
        <w:t>הכל</w:t>
      </w:r>
      <w:proofErr w:type="spellEnd"/>
      <w:r w:rsidRPr="007D6A6B">
        <w:rPr>
          <w:rFonts w:ascii="Times New Roman" w:eastAsia="Times New Roman" w:hAnsi="Times New Roman" w:cs="David"/>
          <w:sz w:val="20"/>
          <w:szCs w:val="24"/>
          <w:rtl/>
          <w:lang w:eastAsia="he-IL"/>
        </w:rPr>
        <w:t xml:space="preserve"> לפי העניין.</w:t>
      </w:r>
    </w:p>
    <w:p w14:paraId="34D042FE"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34A6D281"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המתכנן לא יהיה זכאי לכל תשלום נוסף בעד תכניות שימסור למזמין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סעיף 10 זה.</w:t>
      </w:r>
    </w:p>
    <w:p w14:paraId="7EE67C98"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זכות הקניין בכל התכניות שייכת למזמין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ובלבד ששולם שכר המתכנן בהתאם להוראות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בתוקף זכות הקניין הנ"ל זכאי המזמין לעשות כל שימוש בתכניות, לרבות להשתמש בהן באמצעות יועצים אחרים ואף </w:t>
      </w:r>
      <w:proofErr w:type="spellStart"/>
      <w:r w:rsidRPr="007D6A6B">
        <w:rPr>
          <w:rFonts w:ascii="Times New Roman" w:eastAsia="Times New Roman" w:hAnsi="Times New Roman" w:cs="David"/>
          <w:sz w:val="20"/>
          <w:szCs w:val="24"/>
          <w:rtl/>
          <w:lang w:eastAsia="he-IL"/>
        </w:rPr>
        <w:t>לשנותן</w:t>
      </w:r>
      <w:proofErr w:type="spellEnd"/>
      <w:r w:rsidRPr="007D6A6B">
        <w:rPr>
          <w:rFonts w:ascii="Times New Roman" w:eastAsia="Times New Roman" w:hAnsi="Times New Roman" w:cs="David"/>
          <w:sz w:val="20"/>
          <w:szCs w:val="24"/>
          <w:rtl/>
          <w:lang w:eastAsia="he-IL"/>
        </w:rPr>
        <w:t xml:space="preserve"> בלא שיגיע למתכנן דבר בגין זאת, ובלבד שהשימוש בתכניות יוגבל לאתר ולפרויקט שחוזה זה חל לגביו. האמור לעיל לגבי זכות הקניין בתכניות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6B46DC56" w14:textId="77777777" w:rsidR="007D6A6B" w:rsidRPr="007D6A6B" w:rsidRDefault="007D6A6B" w:rsidP="007D6A6B">
      <w:pPr>
        <w:widowControl w:val="0"/>
        <w:numPr>
          <w:ilvl w:val="0"/>
          <w:numId w:val="16"/>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מעמד המתכנן</w:t>
      </w:r>
    </w:p>
    <w:p w14:paraId="187FB8A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מוסכם ומובהר על ידי הצדדים לחוזה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7D6A6B">
        <w:rPr>
          <w:rFonts w:ascii="Times New Roman" w:eastAsia="Times New Roman" w:hAnsi="Times New Roman" w:cs="David" w:hint="cs"/>
          <w:sz w:val="20"/>
          <w:szCs w:val="24"/>
          <w:rtl/>
          <w:lang w:eastAsia="he-IL"/>
        </w:rPr>
        <w:t xml:space="preserve"> של המתכנן</w:t>
      </w:r>
      <w:r w:rsidRPr="007D6A6B">
        <w:rPr>
          <w:rFonts w:ascii="Times New Roman" w:eastAsia="Times New Roman" w:hAnsi="Times New Roman" w:cs="David"/>
          <w:sz w:val="20"/>
          <w:szCs w:val="24"/>
          <w:rtl/>
          <w:lang w:eastAsia="he-IL"/>
        </w:rPr>
        <w:t>.</w:t>
      </w:r>
    </w:p>
    <w:p w14:paraId="76DC417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אין ולא יהיו יחסי עובד-מעביד בין המזמין ובין </w:t>
      </w:r>
      <w:r w:rsidRPr="007D6A6B">
        <w:rPr>
          <w:rFonts w:ascii="Times New Roman" w:eastAsia="Times New Roman" w:hAnsi="Times New Roman" w:cs="David"/>
          <w:color w:val="000000"/>
          <w:sz w:val="24"/>
          <w:szCs w:val="24"/>
          <w:rtl/>
          <w:lang w:eastAsia="he-IL"/>
        </w:rPr>
        <w:t xml:space="preserve">המתכנן ו/או </w:t>
      </w:r>
      <w:r w:rsidRPr="007D6A6B">
        <w:rPr>
          <w:rFonts w:ascii="Times New Roman" w:eastAsia="Times New Roman" w:hAnsi="Times New Roman" w:cs="David" w:hint="cs"/>
          <w:color w:val="000000"/>
          <w:sz w:val="24"/>
          <w:szCs w:val="24"/>
          <w:rtl/>
          <w:lang w:eastAsia="he-IL"/>
        </w:rPr>
        <w:t>מי מטעמו ו</w:t>
      </w:r>
      <w:r w:rsidRPr="007D6A6B">
        <w:rPr>
          <w:rFonts w:ascii="Times New Roman" w:eastAsia="Times New Roman" w:hAnsi="Times New Roman" w:cs="David"/>
          <w:color w:val="000000"/>
          <w:sz w:val="24"/>
          <w:szCs w:val="24"/>
          <w:rtl/>
          <w:lang w:eastAsia="he-IL"/>
        </w:rPr>
        <w:t xml:space="preserve">בין המזמין לבין עובדי </w:t>
      </w:r>
      <w:r w:rsidRPr="007D6A6B">
        <w:rPr>
          <w:rFonts w:ascii="Times New Roman" w:eastAsia="Times New Roman" w:hAnsi="Times New Roman" w:cs="David" w:hint="cs"/>
          <w:color w:val="000000"/>
          <w:sz w:val="24"/>
          <w:szCs w:val="24"/>
          <w:rtl/>
          <w:lang w:eastAsia="he-IL"/>
        </w:rPr>
        <w:t xml:space="preserve"> המתכנן ו/או מי מטעמיהם</w:t>
      </w:r>
      <w:r w:rsidRPr="007D6A6B">
        <w:rPr>
          <w:rFonts w:ascii="Times New Roman" w:eastAsia="Times New Roman" w:hAnsi="Times New Roman" w:cs="David"/>
          <w:color w:val="000000"/>
          <w:sz w:val="24"/>
          <w:szCs w:val="24"/>
          <w:rtl/>
          <w:lang w:eastAsia="he-IL"/>
        </w:rPr>
        <w:t xml:space="preserve"> </w:t>
      </w:r>
      <w:r w:rsidRPr="007D6A6B">
        <w:rPr>
          <w:rFonts w:ascii="Times New Roman" w:eastAsia="Times New Roman" w:hAnsi="Times New Roman" w:cs="David"/>
          <w:sz w:val="20"/>
          <w:szCs w:val="24"/>
          <w:rtl/>
          <w:lang w:eastAsia="he-IL"/>
        </w:rPr>
        <w:t>ואין בהוראות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ליצור בין המתכנן ו/או מי מעובדיו</w:t>
      </w:r>
      <w:r w:rsidRPr="007D6A6B">
        <w:rPr>
          <w:rFonts w:ascii="Times New Roman" w:eastAsia="Times New Roman" w:hAnsi="Times New Roman" w:cs="David" w:hint="cs"/>
          <w:sz w:val="20"/>
          <w:szCs w:val="24"/>
          <w:rtl/>
          <w:lang w:eastAsia="he-IL"/>
        </w:rPr>
        <w:t xml:space="preserve"> ו/או מי מטעמו</w:t>
      </w:r>
      <w:r w:rsidRPr="007D6A6B">
        <w:rPr>
          <w:rFonts w:ascii="Times New Roman" w:eastAsia="Times New Roman" w:hAnsi="Times New Roman" w:cs="David"/>
          <w:sz w:val="20"/>
          <w:szCs w:val="24"/>
          <w:rtl/>
          <w:lang w:eastAsia="he-IL"/>
        </w:rPr>
        <w:t xml:space="preserve"> לבין המזמין ו/או המנהל ו/או מי מטעמו יחסי עובד מעביד</w:t>
      </w:r>
      <w:r w:rsidRPr="007D6A6B">
        <w:rPr>
          <w:rFonts w:ascii="Times New Roman" w:eastAsia="Times New Roman" w:hAnsi="Times New Roman" w:cs="David"/>
          <w:color w:val="000000"/>
          <w:sz w:val="24"/>
          <w:szCs w:val="24"/>
          <w:rtl/>
          <w:lang w:eastAsia="he-IL"/>
        </w:rPr>
        <w:t>, לכל ענין ודבר. בכלל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מוסכם ומובהר בין הצדדים</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7D6A6B">
        <w:rPr>
          <w:rFonts w:ascii="Times New Roman" w:eastAsia="Times New Roman" w:hAnsi="Times New Roman" w:cs="David" w:hint="cs"/>
          <w:color w:val="000000"/>
          <w:sz w:val="24"/>
          <w:szCs w:val="24"/>
          <w:rtl/>
          <w:lang w:eastAsia="he-IL"/>
        </w:rPr>
        <w:t>ל פ</w:t>
      </w:r>
      <w:r w:rsidRPr="007D6A6B">
        <w:rPr>
          <w:rFonts w:ascii="Times New Roman" w:eastAsia="Times New Roman" w:hAnsi="Times New Roman" w:cs="David"/>
          <w:color w:val="000000"/>
          <w:sz w:val="24"/>
          <w:szCs w:val="24"/>
          <w:rtl/>
          <w:lang w:eastAsia="he-IL"/>
        </w:rPr>
        <w:t xml:space="preserve">י הדין ו/או </w:t>
      </w:r>
      <w:proofErr w:type="spellStart"/>
      <w:r w:rsidRPr="007D6A6B">
        <w:rPr>
          <w:rFonts w:ascii="Times New Roman" w:eastAsia="Times New Roman" w:hAnsi="Times New Roman" w:cs="David"/>
          <w:color w:val="000000"/>
          <w:sz w:val="24"/>
          <w:szCs w:val="24"/>
          <w:rtl/>
          <w:lang w:eastAsia="he-IL"/>
        </w:rPr>
        <w:t>מכח</w:t>
      </w:r>
      <w:proofErr w:type="spellEnd"/>
      <w:r w:rsidRPr="007D6A6B">
        <w:rPr>
          <w:rFonts w:ascii="Times New Roman" w:eastAsia="Times New Roman" w:hAnsi="Times New Roman" w:cs="David"/>
          <w:color w:val="000000"/>
          <w:sz w:val="24"/>
          <w:szCs w:val="24"/>
          <w:rtl/>
          <w:lang w:eastAsia="he-IL"/>
        </w:rPr>
        <w:t xml:space="preserve"> צו הרחבה ו/או </w:t>
      </w:r>
      <w:proofErr w:type="spellStart"/>
      <w:r w:rsidRPr="007D6A6B">
        <w:rPr>
          <w:rFonts w:ascii="Times New Roman" w:eastAsia="Times New Roman" w:hAnsi="Times New Roman" w:cs="David"/>
          <w:color w:val="000000"/>
          <w:sz w:val="24"/>
          <w:szCs w:val="24"/>
          <w:rtl/>
          <w:lang w:eastAsia="he-IL"/>
        </w:rPr>
        <w:t>מכח</w:t>
      </w:r>
      <w:proofErr w:type="spellEnd"/>
      <w:r w:rsidRPr="007D6A6B">
        <w:rPr>
          <w:rFonts w:ascii="Times New Roman" w:eastAsia="Times New Roman" w:hAnsi="Times New Roman" w:cs="David"/>
          <w:color w:val="000000"/>
          <w:sz w:val="24"/>
          <w:szCs w:val="24"/>
          <w:rtl/>
          <w:lang w:eastAsia="he-IL"/>
        </w:rPr>
        <w:t xml:space="preserve"> הסכם כלשהו על עובד</w:t>
      </w:r>
      <w:r w:rsidRPr="007D6A6B">
        <w:rPr>
          <w:rFonts w:ascii="Times New Roman" w:eastAsia="Times New Roman" w:hAnsi="Times New Roman" w:cs="David" w:hint="cs"/>
          <w:sz w:val="20"/>
          <w:szCs w:val="24"/>
          <w:rtl/>
          <w:lang w:eastAsia="he-IL"/>
        </w:rPr>
        <w:t>.</w:t>
      </w:r>
    </w:p>
    <w:p w14:paraId="7AC8B87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מוסכם בזה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המתכנן ו/או עובדיו</w:t>
      </w:r>
      <w:r w:rsidRPr="007D6A6B">
        <w:rPr>
          <w:rFonts w:ascii="Times New Roman" w:eastAsia="Times New Roman" w:hAnsi="Times New Roman" w:cs="David" w:hint="cs"/>
          <w:color w:val="000000"/>
          <w:sz w:val="24"/>
          <w:szCs w:val="24"/>
          <w:rtl/>
          <w:lang w:eastAsia="he-IL"/>
        </w:rPr>
        <w:t xml:space="preserve"> ו/או </w:t>
      </w:r>
      <w:proofErr w:type="spellStart"/>
      <w:r w:rsidRPr="007D6A6B">
        <w:rPr>
          <w:rFonts w:ascii="Times New Roman" w:eastAsia="Times New Roman" w:hAnsi="Times New Roman" w:cs="David" w:hint="cs"/>
          <w:color w:val="000000"/>
          <w:sz w:val="24"/>
          <w:szCs w:val="24"/>
          <w:rtl/>
          <w:lang w:eastAsia="he-IL"/>
        </w:rPr>
        <w:t>שלוחיו</w:t>
      </w:r>
      <w:proofErr w:type="spellEnd"/>
      <w:r w:rsidRPr="007D6A6B">
        <w:rPr>
          <w:rFonts w:ascii="Times New Roman" w:eastAsia="Times New Roman" w:hAnsi="Times New Roman" w:cs="David" w:hint="cs"/>
          <w:color w:val="000000"/>
          <w:sz w:val="24"/>
          <w:szCs w:val="24"/>
          <w:rtl/>
          <w:lang w:eastAsia="he-IL"/>
        </w:rPr>
        <w:t xml:space="preserve"> ו/או אחר מטעמו או מטעמם של אלו</w:t>
      </w:r>
      <w:r w:rsidRPr="007D6A6B">
        <w:rPr>
          <w:rFonts w:ascii="Times New Roman" w:eastAsia="Times New Roman" w:hAnsi="Times New Roman" w:cs="David"/>
          <w:color w:val="000000"/>
          <w:sz w:val="24"/>
          <w:szCs w:val="24"/>
          <w:rtl/>
          <w:lang w:eastAsia="he-IL"/>
        </w:rPr>
        <w:t xml:space="preserve"> מוותרים על כל טענות ו/או</w:t>
      </w:r>
      <w:r w:rsidRPr="007D6A6B">
        <w:rPr>
          <w:rFonts w:ascii="Times New Roman" w:eastAsia="Times New Roman" w:hAnsi="Times New Roman" w:cs="David" w:hint="cs"/>
          <w:color w:val="000000"/>
          <w:sz w:val="24"/>
          <w:szCs w:val="24"/>
          <w:rtl/>
          <w:lang w:eastAsia="he-IL"/>
        </w:rPr>
        <w:t xml:space="preserve"> דרישות ו/או תלונות ו/או</w:t>
      </w:r>
      <w:r w:rsidRPr="007D6A6B">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015A853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 ומתחייב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w:t>
      </w:r>
      <w:proofErr w:type="spellStart"/>
      <w:r w:rsidRPr="007D6A6B">
        <w:rPr>
          <w:rFonts w:ascii="Times New Roman" w:eastAsia="Times New Roman" w:hAnsi="Times New Roman" w:cs="David"/>
          <w:sz w:val="20"/>
          <w:szCs w:val="24"/>
          <w:rtl/>
          <w:lang w:eastAsia="he-IL"/>
        </w:rPr>
        <w:t>ישא</w:t>
      </w:r>
      <w:proofErr w:type="spellEnd"/>
      <w:r w:rsidRPr="007D6A6B">
        <w:rPr>
          <w:rFonts w:ascii="Times New Roman" w:eastAsia="Times New Roman" w:hAnsi="Times New Roman" w:cs="David"/>
          <w:sz w:val="20"/>
          <w:szCs w:val="24"/>
          <w:rtl/>
          <w:lang w:eastAsia="he-IL"/>
        </w:rPr>
        <w:t xml:space="preserve"> לבדו </w:t>
      </w:r>
      <w:r w:rsidRPr="007D6A6B">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7D6A6B">
        <w:rPr>
          <w:rFonts w:ascii="Times New Roman" w:eastAsia="Times New Roman" w:hAnsi="Times New Roman" w:cs="David" w:hint="cs"/>
          <w:color w:val="000000"/>
          <w:sz w:val="24"/>
          <w:szCs w:val="24"/>
          <w:rtl/>
          <w:lang w:eastAsia="he-IL"/>
        </w:rPr>
        <w:t>ל פי</w:t>
      </w:r>
      <w:r w:rsidRPr="007D6A6B">
        <w:rPr>
          <w:rFonts w:ascii="Times New Roman" w:eastAsia="Times New Roman" w:hAnsi="Times New Roman" w:cs="David"/>
          <w:color w:val="000000"/>
          <w:sz w:val="24"/>
          <w:szCs w:val="24"/>
          <w:rtl/>
          <w:lang w:eastAsia="he-IL"/>
        </w:rPr>
        <w:t xml:space="preserve"> חוזה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ובכלל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sz w:val="20"/>
          <w:szCs w:val="24"/>
          <w:rtl/>
          <w:lang w:eastAsia="he-IL"/>
        </w:rPr>
        <w:t xml:space="preserve"> תשלומי מס הכנסה והב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טוח הלאומי שהוא חב בגין מתן שרותי המתכנן.</w:t>
      </w:r>
    </w:p>
    <w:p w14:paraId="08B5D89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טוח לאומי, תשלומים לקרנות איגודים מקצוע</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ים ותשלומים </w:t>
      </w:r>
      <w:r w:rsidRPr="007D6A6B">
        <w:rPr>
          <w:rFonts w:ascii="Times New Roman" w:eastAsia="Times New Roman" w:hAnsi="Times New Roman" w:cs="David"/>
          <w:sz w:val="20"/>
          <w:szCs w:val="24"/>
          <w:rtl/>
          <w:lang w:eastAsia="he-IL"/>
        </w:rPr>
        <w:lastRenderedPageBreak/>
        <w:t>סוציאליים אחרים) ולכל החובות החלות על פי דין על מעביד כלפי עובדיו.</w:t>
      </w:r>
    </w:p>
    <w:p w14:paraId="4343D10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7D6A6B">
        <w:rPr>
          <w:rFonts w:ascii="Times New Roman" w:eastAsia="Times New Roman" w:hAnsi="Times New Roman" w:cs="David"/>
          <w:color w:val="000000"/>
          <w:sz w:val="24"/>
          <w:szCs w:val="24"/>
          <w:rtl/>
          <w:lang w:eastAsia="he-IL"/>
        </w:rPr>
        <w:t>מבלי לגרוע מ</w:t>
      </w:r>
      <w:r w:rsidRPr="007D6A6B">
        <w:rPr>
          <w:rFonts w:ascii="Times New Roman" w:eastAsia="Times New Roman" w:hAnsi="Times New Roman" w:cs="David" w:hint="cs"/>
          <w:color w:val="000000"/>
          <w:sz w:val="24"/>
          <w:szCs w:val="24"/>
          <w:rtl/>
          <w:lang w:eastAsia="he-IL"/>
        </w:rPr>
        <w:t xml:space="preserve">כלליות </w:t>
      </w:r>
      <w:r w:rsidRPr="007D6A6B">
        <w:rPr>
          <w:rFonts w:ascii="Times New Roman" w:eastAsia="Times New Roman" w:hAnsi="Times New Roman" w:cs="David"/>
          <w:color w:val="000000"/>
          <w:sz w:val="24"/>
          <w:szCs w:val="24"/>
          <w:rtl/>
          <w:lang w:eastAsia="he-IL"/>
        </w:rPr>
        <w:t>האמור לעיל, המתכנן מצהיר ומתחייב</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אם י</w:t>
      </w:r>
      <w:r w:rsidRPr="007D6A6B">
        <w:rPr>
          <w:rFonts w:ascii="Times New Roman" w:eastAsia="Times New Roman" w:hAnsi="Times New Roman" w:cs="David" w:hint="cs"/>
          <w:color w:val="000000"/>
          <w:sz w:val="24"/>
          <w:szCs w:val="24"/>
          <w:rtl/>
          <w:lang w:eastAsia="he-IL"/>
        </w:rPr>
        <w:t>י</w:t>
      </w:r>
      <w:r w:rsidRPr="007D6A6B">
        <w:rPr>
          <w:rFonts w:ascii="Times New Roman" w:eastAsia="Times New Roman" w:hAnsi="Times New Roman" w:cs="David"/>
          <w:color w:val="000000"/>
          <w:sz w:val="24"/>
          <w:szCs w:val="24"/>
          <w:rtl/>
          <w:lang w:eastAsia="he-IL"/>
        </w:rPr>
        <w:t>דרש המזמין על ידי המתכנן ו/או על ידי מי מ</w:t>
      </w:r>
      <w:r w:rsidRPr="007D6A6B">
        <w:rPr>
          <w:rFonts w:ascii="Times New Roman" w:eastAsia="Times New Roman" w:hAnsi="Times New Roman" w:cs="David" w:hint="cs"/>
          <w:color w:val="000000"/>
          <w:sz w:val="24"/>
          <w:szCs w:val="24"/>
          <w:rtl/>
          <w:lang w:eastAsia="he-IL"/>
        </w:rPr>
        <w:t>שלוחיו ו/או עובדיו</w:t>
      </w:r>
      <w:r w:rsidRPr="007D6A6B">
        <w:rPr>
          <w:rFonts w:ascii="Times New Roman" w:eastAsia="Times New Roman" w:hAnsi="Times New Roman" w:cs="David"/>
          <w:color w:val="000000"/>
          <w:sz w:val="24"/>
          <w:szCs w:val="24"/>
          <w:rtl/>
          <w:lang w:eastAsia="he-IL"/>
        </w:rPr>
        <w:t xml:space="preserve"> ו/או</w:t>
      </w:r>
      <w:r w:rsidRPr="007D6A6B">
        <w:rPr>
          <w:rFonts w:ascii="Times New Roman" w:eastAsia="Times New Roman" w:hAnsi="Times New Roman" w:cs="David" w:hint="cs"/>
          <w:color w:val="000000"/>
          <w:sz w:val="24"/>
          <w:szCs w:val="24"/>
          <w:rtl/>
          <w:lang w:eastAsia="he-IL"/>
        </w:rPr>
        <w:t xml:space="preserve"> אחר מטעמו ו/או</w:t>
      </w:r>
      <w:r w:rsidRPr="007D6A6B">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ייחשב </w:t>
      </w:r>
      <w:r w:rsidRPr="007D6A6B">
        <w:rPr>
          <w:rFonts w:ascii="Times New Roman" w:eastAsia="Times New Roman" w:hAnsi="Times New Roman" w:cs="David" w:hint="cs"/>
          <w:color w:val="000000"/>
          <w:sz w:val="24"/>
          <w:szCs w:val="24"/>
          <w:rtl/>
          <w:lang w:eastAsia="he-IL"/>
        </w:rPr>
        <w:t>כ</w:t>
      </w:r>
      <w:r w:rsidRPr="007D6A6B">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1BB61421"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בשים לב לאמור לעיל, אם יקבע פורום מוסמך כלשהו</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7D6A6B">
        <w:rPr>
          <w:rFonts w:ascii="Times New Roman" w:eastAsia="Times New Roman" w:hAnsi="Times New Roman" w:cs="David" w:hint="cs"/>
          <w:color w:val="000000"/>
          <w:sz w:val="24"/>
          <w:szCs w:val="24"/>
          <w:rtl/>
          <w:lang w:eastAsia="he-IL"/>
        </w:rPr>
        <w:t xml:space="preserve"> ו/או מי משלוחיו ו/או אחר מטעמו</w:t>
      </w:r>
      <w:r w:rsidRPr="007D6A6B">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7D6A6B">
        <w:rPr>
          <w:rFonts w:ascii="Times New Roman" w:eastAsia="Times New Roman" w:hAnsi="Times New Roman" w:cs="David" w:hint="cs"/>
          <w:color w:val="000000"/>
          <w:sz w:val="24"/>
          <w:szCs w:val="24"/>
          <w:rtl/>
          <w:lang w:eastAsia="he-IL"/>
        </w:rPr>
        <w:t>.</w:t>
      </w:r>
    </w:p>
    <w:p w14:paraId="332F026B" w14:textId="77777777" w:rsidR="007D6A6B" w:rsidRPr="007D6A6B" w:rsidRDefault="007D6A6B" w:rsidP="007D6A6B">
      <w:pPr>
        <w:widowControl w:val="0"/>
        <w:numPr>
          <w:ilvl w:val="0"/>
          <w:numId w:val="16"/>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הבאת החוזה לגמר או ביטולו</w:t>
      </w:r>
    </w:p>
    <w:p w14:paraId="2D7C80D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p>
    <w:p w14:paraId="1C6773E7" w14:textId="77777777" w:rsidR="007D6A6B" w:rsidRPr="007D6A6B" w:rsidRDefault="007D6A6B" w:rsidP="007D6A6B">
      <w:pPr>
        <w:widowControl w:val="0"/>
        <w:numPr>
          <w:ilvl w:val="2"/>
          <w:numId w:val="16"/>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על אף האמור בכל מקום אחר בחוזה </w:t>
      </w:r>
      <w:r w:rsidRPr="007D6A6B">
        <w:rPr>
          <w:rFonts w:ascii="Times New Roman" w:eastAsia="Times New Roman" w:hAnsi="Times New Roman" w:cs="David" w:hint="cs"/>
          <w:sz w:val="20"/>
          <w:szCs w:val="24"/>
          <w:rtl/>
          <w:lang w:eastAsia="he-IL"/>
        </w:rPr>
        <w:t xml:space="preserve">זה על נספחיו, </w:t>
      </w:r>
      <w:r w:rsidRPr="007D6A6B">
        <w:rPr>
          <w:rFonts w:ascii="Times New Roman" w:eastAsia="Times New Roman" w:hAnsi="Times New Roman" w:cs="David"/>
          <w:sz w:val="20"/>
          <w:szCs w:val="24"/>
          <w:rtl/>
          <w:lang w:eastAsia="he-IL"/>
        </w:rPr>
        <w:t>רשאי המזמין,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7D6A6B">
        <w:rPr>
          <w:rFonts w:ascii="Times New Roman" w:eastAsia="Times New Roman" w:hAnsi="Times New Roman" w:cs="David" w:hint="cs"/>
          <w:sz w:val="20"/>
          <w:szCs w:val="24"/>
          <w:rtl/>
          <w:lang w:eastAsia="he-IL"/>
        </w:rPr>
        <w:t>-7</w:t>
      </w:r>
      <w:r w:rsidRPr="007D6A6B">
        <w:rPr>
          <w:rFonts w:ascii="Times New Roman" w:eastAsia="Times New Roman" w:hAnsi="Times New Roman" w:cs="David"/>
          <w:sz w:val="20"/>
          <w:szCs w:val="24"/>
          <w:rtl/>
          <w:lang w:eastAsia="he-IL"/>
        </w:rPr>
        <w:t xml:space="preserve"> י</w:t>
      </w:r>
      <w:r w:rsidRPr="007D6A6B">
        <w:rPr>
          <w:rFonts w:ascii="Times New Roman" w:eastAsia="Times New Roman" w:hAnsi="Times New Roman" w:cs="David" w:hint="cs"/>
          <w:sz w:val="20"/>
          <w:szCs w:val="24"/>
          <w:rtl/>
          <w:lang w:eastAsia="he-IL"/>
        </w:rPr>
        <w:t>מים</w:t>
      </w:r>
      <w:r w:rsidRPr="007D6A6B">
        <w:rPr>
          <w:rFonts w:ascii="Times New Roman" w:eastAsia="Times New Roman" w:hAnsi="Times New Roman" w:cs="David"/>
          <w:sz w:val="20"/>
          <w:szCs w:val="24"/>
          <w:rtl/>
          <w:lang w:eastAsia="he-IL"/>
        </w:rPr>
        <w:t xml:space="preserve"> מיום משלוחה (להלן: "</w:t>
      </w:r>
      <w:r w:rsidRPr="007D6A6B">
        <w:rPr>
          <w:rFonts w:ascii="Times New Roman" w:eastAsia="Times New Roman" w:hAnsi="Times New Roman" w:cs="David"/>
          <w:b/>
          <w:bCs/>
          <w:sz w:val="20"/>
          <w:szCs w:val="24"/>
          <w:rtl/>
          <w:lang w:eastAsia="he-IL"/>
        </w:rPr>
        <w:t>תאריך הפסקת השרות</w:t>
      </w:r>
      <w:r w:rsidRPr="007D6A6B">
        <w:rPr>
          <w:rFonts w:ascii="Times New Roman" w:eastAsia="Times New Roman" w:hAnsi="Times New Roman" w:cs="David"/>
          <w:sz w:val="20"/>
          <w:szCs w:val="24"/>
          <w:rtl/>
          <w:lang w:eastAsia="he-IL"/>
        </w:rPr>
        <w:t>").</w:t>
      </w:r>
    </w:p>
    <w:p w14:paraId="47D61672" w14:textId="77777777" w:rsidR="007D6A6B" w:rsidRPr="007D6A6B" w:rsidRDefault="007D6A6B" w:rsidP="007D6A6B">
      <w:pPr>
        <w:widowControl w:val="0"/>
        <w:numPr>
          <w:ilvl w:val="2"/>
          <w:numId w:val="16"/>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צע עד לתאריך הפסקת הש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לפי השיעור המפורט בנספחים </w:t>
      </w:r>
      <w:r w:rsidRPr="007D6A6B">
        <w:rPr>
          <w:rFonts w:ascii="Times New Roman" w:eastAsia="Times New Roman" w:hAnsi="Times New Roman" w:cs="David"/>
          <w:bCs/>
          <w:sz w:val="20"/>
          <w:szCs w:val="24"/>
          <w:rtl/>
          <w:lang w:eastAsia="he-IL"/>
        </w:rPr>
        <w:t>ד' ו - ה'</w:t>
      </w:r>
      <w:r w:rsidRPr="007D6A6B">
        <w:rPr>
          <w:rFonts w:ascii="Times New Roman" w:eastAsia="Times New Roman" w:hAnsi="Times New Roman" w:cs="David"/>
          <w:sz w:val="20"/>
          <w:szCs w:val="24"/>
          <w:rtl/>
          <w:lang w:eastAsia="he-IL"/>
        </w:rPr>
        <w:t>. במקרה שבוצע חלק של קטע ו/או שלב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ישולם חלק יחסי מתאים מהשכר הקבוע בנספחים </w:t>
      </w:r>
      <w:r w:rsidRPr="007D6A6B">
        <w:rPr>
          <w:rFonts w:ascii="Times New Roman" w:eastAsia="Times New Roman" w:hAnsi="Times New Roman" w:cs="David"/>
          <w:bCs/>
          <w:sz w:val="20"/>
          <w:szCs w:val="24"/>
          <w:rtl/>
          <w:lang w:eastAsia="he-IL"/>
        </w:rPr>
        <w:t xml:space="preserve">ד' ו-ה' </w:t>
      </w:r>
      <w:r w:rsidRPr="007D6A6B">
        <w:rPr>
          <w:rFonts w:ascii="Times New Roman" w:eastAsia="Times New Roman" w:hAnsi="Times New Roman" w:cs="David"/>
          <w:sz w:val="20"/>
          <w:szCs w:val="24"/>
          <w:rtl/>
          <w:lang w:eastAsia="he-IL"/>
        </w:rPr>
        <w:t>לאותו שלב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כפי שיקבע המנהל.</w:t>
      </w:r>
    </w:p>
    <w:p w14:paraId="7B27EFB9"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לטענה </w:t>
      </w:r>
      <w:r w:rsidRPr="007D6A6B">
        <w:rPr>
          <w:rFonts w:ascii="Times New Roman" w:eastAsia="Times New Roman" w:hAnsi="Times New Roman" w:cs="David" w:hint="cs"/>
          <w:sz w:val="20"/>
          <w:szCs w:val="24"/>
          <w:rtl/>
          <w:lang w:eastAsia="he-IL"/>
        </w:rPr>
        <w:t>ו/או דרישה ו/או תלונה ו/</w:t>
      </w:r>
      <w:r w:rsidRPr="007D6A6B">
        <w:rPr>
          <w:rFonts w:ascii="Times New Roman" w:eastAsia="Times New Roman" w:hAnsi="Times New Roman" w:cs="David"/>
          <w:sz w:val="20"/>
          <w:szCs w:val="24"/>
          <w:rtl/>
          <w:lang w:eastAsia="he-IL"/>
        </w:rPr>
        <w:t>או תביעה כלשהי, פרט לאמור בסעיף 12.1.2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והשכר שישולם לפי סעיף 12.1.2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לסילוק כל המגיע למתכנן מהמזמין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ו/או עקב הבאתו לידי גמר כאמור, בין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ובין מכוח עילה כלשהי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הדין.</w:t>
      </w:r>
    </w:p>
    <w:p w14:paraId="46248404"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תוך 12 חודש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מהבאת חוזה</w:t>
      </w:r>
      <w:r w:rsidRPr="007D6A6B">
        <w:rPr>
          <w:rFonts w:ascii="Times New Roman" w:eastAsia="Times New Roman" w:hAnsi="Times New Roman" w:cs="David" w:hint="cs"/>
          <w:sz w:val="20"/>
          <w:szCs w:val="24"/>
          <w:rtl/>
          <w:lang w:eastAsia="he-IL"/>
        </w:rPr>
        <w:t xml:space="preserve"> זה לידי</w:t>
      </w:r>
      <w:r w:rsidRPr="007D6A6B">
        <w:rPr>
          <w:rFonts w:ascii="Times New Roman" w:eastAsia="Times New Roman" w:hAnsi="Times New Roman" w:cs="David"/>
          <w:sz w:val="20"/>
          <w:szCs w:val="24"/>
          <w:rtl/>
          <w:lang w:eastAsia="he-IL"/>
        </w:rPr>
        <w:t xml:space="preserve"> גמר כאמור</w:t>
      </w:r>
      <w:r w:rsidRPr="007D6A6B">
        <w:rPr>
          <w:rFonts w:ascii="Times New Roman" w:eastAsia="Times New Roman" w:hAnsi="Times New Roman" w:cs="David" w:hint="cs"/>
          <w:sz w:val="20"/>
          <w:szCs w:val="24"/>
          <w:rtl/>
          <w:lang w:eastAsia="he-IL"/>
        </w:rPr>
        <w:t>, רשאי המזמין</w:t>
      </w:r>
      <w:r w:rsidRPr="007D6A6B">
        <w:rPr>
          <w:rFonts w:ascii="Times New Roman" w:eastAsia="Times New Roman" w:hAnsi="Times New Roman" w:cs="David"/>
          <w:sz w:val="20"/>
          <w:szCs w:val="24"/>
          <w:rtl/>
          <w:lang w:eastAsia="he-IL"/>
        </w:rPr>
        <w:t xml:space="preserve"> לחדשו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במקרה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המתכנן 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 דרישת המזמין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לחדש את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תנאי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w:t>
      </w:r>
    </w:p>
    <w:p w14:paraId="01E97861"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במקרה שחוזה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מצוות הדין)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המתכנן זכאי לתשלום כמוגדר בסעיף 12.3.2 להלן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ויחולו הסעיפים 12.1.3 ו- 12.1.4 לעיל.</w:t>
      </w:r>
    </w:p>
    <w:p w14:paraId="74BBDC6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p>
    <w:p w14:paraId="660454D5"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מזכויות מזמין לפי סעיף 12.1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זכאי המזמין לבטל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בלא צורך בהודעה מוקדמת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אחד מהמקרים הבאים:</w:t>
      </w:r>
    </w:p>
    <w:p w14:paraId="4F375D4C"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הפר ו/או לא קיים איזה מהוראות החוזה ולא 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קן </w:t>
      </w:r>
      <w:r w:rsidRPr="007D6A6B">
        <w:rPr>
          <w:rFonts w:ascii="Times New Roman" w:eastAsia="Times New Roman" w:hAnsi="Times New Roman" w:cs="David" w:hint="cs"/>
          <w:sz w:val="20"/>
          <w:szCs w:val="24"/>
          <w:rtl/>
          <w:lang w:eastAsia="he-IL"/>
        </w:rPr>
        <w:t>את ה</w:t>
      </w:r>
      <w:r w:rsidRPr="007D6A6B">
        <w:rPr>
          <w:rFonts w:ascii="Times New Roman" w:eastAsia="Times New Roman" w:hAnsi="Times New Roman" w:cs="David"/>
          <w:sz w:val="20"/>
          <w:szCs w:val="24"/>
          <w:rtl/>
          <w:lang w:eastAsia="he-IL"/>
        </w:rPr>
        <w:t>הפרה</w:t>
      </w:r>
      <w:r w:rsidRPr="007D6A6B">
        <w:rPr>
          <w:rFonts w:ascii="Times New Roman" w:eastAsia="Times New Roman" w:hAnsi="Times New Roman" w:cs="David" w:hint="cs"/>
          <w:sz w:val="20"/>
          <w:szCs w:val="24"/>
          <w:rtl/>
          <w:lang w:eastAsia="he-IL"/>
        </w:rPr>
        <w:t xml:space="preserve"> כאמור,</w:t>
      </w:r>
      <w:r w:rsidRPr="007D6A6B">
        <w:rPr>
          <w:rFonts w:ascii="Times New Roman" w:eastAsia="Times New Roman" w:hAnsi="Times New Roman" w:cs="David"/>
          <w:sz w:val="20"/>
          <w:szCs w:val="24"/>
          <w:rtl/>
          <w:lang w:eastAsia="he-IL"/>
        </w:rPr>
        <w:t xml:space="preserve"> לאחר שק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התראה על כך מהמזמין בתוך הזמן הנקוב בהתראה.</w:t>
      </w:r>
    </w:p>
    <w:p w14:paraId="1A03185C"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התרה במתכנן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שאין הוא מבצע את עבודתו בצורה המבטיחה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צועה התקין ו/או התקדמותה וסיומה לפי לוח הזמנים.</w:t>
      </w:r>
    </w:p>
    <w:p w14:paraId="03CA3C8B"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הפר את הוראת סעיף 7.5 לעיל.</w:t>
      </w:r>
    </w:p>
    <w:p w14:paraId="0081600A"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נבצר מהמתכנן או מהמנהל הראשי לקיים את ה</w:t>
      </w:r>
      <w:r w:rsidRPr="007D6A6B">
        <w:rPr>
          <w:rFonts w:ascii="Times New Roman" w:eastAsia="Times New Roman" w:hAnsi="Times New Roman" w:cs="David" w:hint="cs"/>
          <w:sz w:val="20"/>
          <w:szCs w:val="24"/>
          <w:rtl/>
          <w:lang w:eastAsia="he-IL"/>
        </w:rPr>
        <w:t xml:space="preserve">וראות </w:t>
      </w: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לפעולה משפטית או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למתן שירותי המתכנן או אם ארע אירוע דומה.</w:t>
      </w:r>
    </w:p>
    <w:p w14:paraId="7E4E144E"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חל שינוי בהחזקת המניות ו/או בהרכב המנהלים של המתכנן.</w:t>
      </w:r>
    </w:p>
    <w:p w14:paraId="146DE8C7"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בוטל החוזה כאמור בסעיף 12.3.1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צע עד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טול החוזה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לפי השיעור המפורט בנספחים </w:t>
      </w:r>
      <w:r w:rsidRPr="007D6A6B">
        <w:rPr>
          <w:rFonts w:ascii="Times New Roman" w:eastAsia="Times New Roman" w:hAnsi="Times New Roman" w:cs="David"/>
          <w:bCs/>
          <w:sz w:val="20"/>
          <w:szCs w:val="24"/>
          <w:rtl/>
          <w:lang w:eastAsia="he-IL"/>
        </w:rPr>
        <w:t>ד'</w:t>
      </w:r>
      <w:r w:rsidRPr="007D6A6B">
        <w:rPr>
          <w:rFonts w:ascii="Times New Roman" w:eastAsia="Times New Roman" w:hAnsi="Times New Roman" w:cs="David" w:hint="cs"/>
          <w:bCs/>
          <w:sz w:val="20"/>
          <w:szCs w:val="24"/>
          <w:rtl/>
          <w:lang w:eastAsia="he-IL"/>
        </w:rPr>
        <w:t xml:space="preserve"> </w:t>
      </w:r>
      <w:r w:rsidRPr="007D6A6B">
        <w:rPr>
          <w:rFonts w:ascii="Times New Roman" w:eastAsia="Times New Roman" w:hAnsi="Times New Roman" w:cs="David"/>
          <w:bCs/>
          <w:sz w:val="20"/>
          <w:szCs w:val="24"/>
          <w:rtl/>
          <w:lang w:eastAsia="he-IL"/>
        </w:rPr>
        <w:t xml:space="preserve">ו -ה' </w:t>
      </w:r>
      <w:r w:rsidRPr="007D6A6B">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7D6A6B">
        <w:rPr>
          <w:rFonts w:ascii="Times New Roman" w:eastAsia="Times New Roman" w:hAnsi="Times New Roman" w:cs="David"/>
          <w:bCs/>
          <w:sz w:val="20"/>
          <w:szCs w:val="24"/>
          <w:rtl/>
          <w:lang w:eastAsia="he-IL"/>
        </w:rPr>
        <w:t xml:space="preserve">ד' ו-ה' </w:t>
      </w:r>
      <w:r w:rsidRPr="007D6A6B">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5787E3A6"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הודעה בדבר הבאת החוזה לידי גמר כאמור בסעיף 12.3.1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תשמש עילה למתכנן לתביעת פיצויים כלשהם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לטענה</w:t>
      </w:r>
      <w:r w:rsidRPr="007D6A6B">
        <w:rPr>
          <w:rFonts w:ascii="Times New Roman" w:eastAsia="Times New Roman" w:hAnsi="Times New Roman" w:cs="David" w:hint="cs"/>
          <w:sz w:val="20"/>
          <w:szCs w:val="24"/>
          <w:rtl/>
          <w:lang w:eastAsia="he-IL"/>
        </w:rPr>
        <w:t xml:space="preserve"> ו/או </w:t>
      </w:r>
      <w:r w:rsidRPr="007D6A6B">
        <w:rPr>
          <w:rFonts w:ascii="Times New Roman" w:eastAsia="Times New Roman" w:hAnsi="Times New Roman" w:cs="David" w:hint="cs"/>
          <w:sz w:val="20"/>
          <w:szCs w:val="24"/>
          <w:rtl/>
          <w:lang w:eastAsia="he-IL"/>
        </w:rPr>
        <w:lastRenderedPageBreak/>
        <w:t>לדרישה ו/או לתלונה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תביעה כלשהי, פרט לאמור בסעיף 12.3.2 לעיל, והשכר שישולם לפי סעיף 12.3.2</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ובין מכוח עילה כלשהי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הדין.</w:t>
      </w:r>
    </w:p>
    <w:p w14:paraId="13352A7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למתן השירותים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 חוזה זה או אם אירע אירוע דומה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המזמין זכאי לבטל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החוזה ויחולו הוראות סעיפים 12.3.2 ו - 12.3.3 לעיל.</w:t>
      </w:r>
    </w:p>
    <w:p w14:paraId="79AB559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התשלום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סעיפים 12.1, 12.2 ו-12.3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הסעיפים הנ"ל.</w:t>
      </w:r>
    </w:p>
    <w:p w14:paraId="3D00A3A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בכל מקרה של הבאת חוזה</w:t>
      </w:r>
      <w:r w:rsidRPr="007D6A6B">
        <w:rPr>
          <w:rFonts w:ascii="Times New Roman" w:eastAsia="Times New Roman" w:hAnsi="Times New Roman" w:cs="David" w:hint="cs"/>
          <w:sz w:val="20"/>
          <w:szCs w:val="24"/>
          <w:rtl/>
          <w:lang w:eastAsia="he-IL"/>
        </w:rPr>
        <w:t xml:space="preserve"> זה לידי</w:t>
      </w:r>
      <w:r w:rsidRPr="007D6A6B">
        <w:rPr>
          <w:rFonts w:ascii="Times New Roman" w:eastAsia="Times New Roman" w:hAnsi="Times New Roman" w:cs="David"/>
          <w:sz w:val="20"/>
          <w:szCs w:val="24"/>
          <w:rtl/>
          <w:lang w:eastAsia="he-IL"/>
        </w:rPr>
        <w:t xml:space="preserve"> גמר או ביטולו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המזמין זכאי למסור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המשך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5C93374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אימת שהמתכנן לא יקיים איזו מהתחייבויותיו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16BC711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564A5D96"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7DF5171C" w14:textId="77777777" w:rsidR="007D6A6B" w:rsidRPr="007D6A6B" w:rsidRDefault="007D6A6B" w:rsidP="007D6A6B">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3E848249" w14:textId="77777777" w:rsidR="007D6A6B" w:rsidRPr="007D6A6B" w:rsidRDefault="007D6A6B" w:rsidP="007D6A6B">
      <w:pPr>
        <w:widowControl w:val="0"/>
        <w:numPr>
          <w:ilvl w:val="0"/>
          <w:numId w:val="16"/>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העברת זכויות</w:t>
      </w:r>
    </w:p>
    <w:p w14:paraId="7C8700C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אין המתכנן רשאי להסב לאחר את החוזה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כל חלק ממנו, וכן אין הוא רשאי להעביר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להסב לאחר כל זכות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חובה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אלא בהסכמת המזמין בכתב ומראש.</w:t>
      </w:r>
    </w:p>
    <w:p w14:paraId="6235154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אין המתכנן רשאי למסור לאחר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כולם או מקצתם, אלא בהסכמת המזמין בכתב ומראש.</w:t>
      </w:r>
    </w:p>
    <w:p w14:paraId="297F0A8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ניתנה הסכמת המזמין לפי סעיפים 13.1 או 13.2 לעיל, הרי </w:t>
      </w:r>
      <w:r w:rsidRPr="007D6A6B">
        <w:rPr>
          <w:rFonts w:ascii="Times New Roman" w:eastAsia="Times New Roman" w:hAnsi="Times New Roman" w:cs="David" w:hint="cs"/>
          <w:sz w:val="20"/>
          <w:szCs w:val="24"/>
          <w:rtl/>
          <w:lang w:eastAsia="he-IL"/>
        </w:rPr>
        <w:t>ש</w:t>
      </w:r>
      <w:r w:rsidRPr="007D6A6B">
        <w:rPr>
          <w:rFonts w:ascii="Times New Roman" w:eastAsia="Times New Roman" w:hAnsi="Times New Roman" w:cs="David"/>
          <w:sz w:val="20"/>
          <w:szCs w:val="24"/>
          <w:rtl/>
          <w:lang w:eastAsia="he-IL"/>
        </w:rPr>
        <w:t>אין בכך כדי לפטור את המתכנן מאחריותו והתחייבויותיו לפי חוזה</w:t>
      </w:r>
      <w:r w:rsidRPr="007D6A6B">
        <w:rPr>
          <w:rFonts w:ascii="Times New Roman" w:eastAsia="Times New Roman" w:hAnsi="Times New Roman" w:cs="David" w:hint="cs"/>
          <w:sz w:val="20"/>
          <w:szCs w:val="24"/>
          <w:rtl/>
          <w:lang w:eastAsia="he-IL"/>
        </w:rPr>
        <w:t xml:space="preserve"> זה על נספחיו</w:t>
      </w:r>
      <w:r w:rsidRPr="007D6A6B">
        <w:rPr>
          <w:rFonts w:ascii="Times New Roman" w:eastAsia="Times New Roman" w:hAnsi="Times New Roman" w:cs="David"/>
          <w:sz w:val="20"/>
          <w:szCs w:val="24"/>
          <w:rtl/>
          <w:lang w:eastAsia="he-IL"/>
        </w:rPr>
        <w:t xml:space="preserve"> ומזכויות המזמין על פיו, והמתכנן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ישא באחריות מלאה, כלפי המזמין וכלפי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 xml:space="preserve">צד </w:t>
      </w:r>
      <w:r w:rsidRPr="007D6A6B">
        <w:rPr>
          <w:rFonts w:ascii="Times New Roman" w:eastAsia="Times New Roman" w:hAnsi="Times New Roman" w:cs="David"/>
          <w:sz w:val="20"/>
          <w:szCs w:val="24"/>
          <w:rtl/>
          <w:lang w:eastAsia="he-IL"/>
        </w:rPr>
        <w:lastRenderedPageBreak/>
        <w:t xml:space="preserve">שלישי שהוא, גם לכל מעשה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באי כחם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עובדיהם</w:t>
      </w:r>
      <w:r w:rsidRPr="007D6A6B">
        <w:rPr>
          <w:rFonts w:ascii="Times New Roman" w:eastAsia="Times New Roman" w:hAnsi="Times New Roman" w:cs="David" w:hint="cs"/>
          <w:sz w:val="20"/>
          <w:szCs w:val="24"/>
          <w:rtl/>
          <w:lang w:eastAsia="he-IL"/>
        </w:rPr>
        <w:t xml:space="preserve"> ו/או מי מטעמם</w:t>
      </w:r>
      <w:r w:rsidRPr="007D6A6B">
        <w:rPr>
          <w:rFonts w:ascii="Times New Roman" w:eastAsia="Times New Roman" w:hAnsi="Times New Roman" w:cs="David"/>
          <w:sz w:val="20"/>
          <w:szCs w:val="24"/>
          <w:rtl/>
          <w:lang w:eastAsia="he-IL"/>
        </w:rPr>
        <w:t>, ואילו למזמין ישמרו כל זכויותיו כלפי המתכנן.</w:t>
      </w:r>
    </w:p>
    <w:p w14:paraId="09C2E76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בות המתכנן כמתחייב מהאמור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החוזה ויחולו הוראות סעיף 12.3.2 ו-12.3.3 לעיל.</w:t>
      </w:r>
    </w:p>
    <w:p w14:paraId="153453E1"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1382A313" w14:textId="77777777" w:rsidR="007D6A6B" w:rsidRPr="007D6A6B" w:rsidRDefault="007D6A6B" w:rsidP="007D6A6B">
      <w:pPr>
        <w:widowControl w:val="0"/>
        <w:numPr>
          <w:ilvl w:val="0"/>
          <w:numId w:val="16"/>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7D6A6B">
        <w:rPr>
          <w:rFonts w:ascii="Times New Roman" w:eastAsia="Times New Roman" w:hAnsi="Times New Roman" w:cs="David"/>
          <w:bCs/>
          <w:sz w:val="20"/>
          <w:szCs w:val="24"/>
          <w:u w:val="single"/>
          <w:rtl/>
          <w:lang w:eastAsia="he-IL"/>
        </w:rPr>
        <w:t>סיום שרותי המתכנן</w:t>
      </w:r>
    </w:p>
    <w:p w14:paraId="15B6DC8F"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יחושבו כבאים לסיום בכל אחד מהמקרים הבאים:</w:t>
      </w:r>
    </w:p>
    <w:p w14:paraId="23380675"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הובא לידי </w:t>
      </w:r>
      <w:r w:rsidRPr="007D6A6B">
        <w:rPr>
          <w:rFonts w:ascii="Times New Roman" w:eastAsia="Times New Roman" w:hAnsi="Times New Roman" w:cs="David" w:hint="cs"/>
          <w:sz w:val="20"/>
          <w:szCs w:val="24"/>
          <w:rtl/>
          <w:lang w:eastAsia="he-IL"/>
        </w:rPr>
        <w:t>גמר</w:t>
      </w:r>
      <w:r w:rsidRPr="007D6A6B">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375C8C4C"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עם מתן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ע"י המזמין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הושלם מתן שרותי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w:t>
      </w:r>
    </w:p>
    <w:p w14:paraId="747F189F"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7D6A6B">
        <w:rPr>
          <w:rFonts w:ascii="Times New Roman" w:eastAsia="Times New Roman" w:hAnsi="Times New Roman" w:cs="David"/>
          <w:bCs/>
          <w:sz w:val="20"/>
          <w:szCs w:val="24"/>
          <w:u w:val="single"/>
          <w:rtl/>
          <w:lang w:eastAsia="he-IL"/>
        </w:rPr>
        <w:t>סודיות והמצאת מסמכים</w:t>
      </w:r>
    </w:p>
    <w:p w14:paraId="4AE083D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7D6A6B">
        <w:rPr>
          <w:rFonts w:ascii="Times New Roman" w:eastAsia="Times New Roman" w:hAnsi="Times New Roman" w:cs="David" w:hint="cs"/>
          <w:sz w:val="20"/>
          <w:szCs w:val="24"/>
          <w:rtl/>
          <w:lang w:eastAsia="he-IL"/>
        </w:rPr>
        <w:t>ו/או על ידי</w:t>
      </w:r>
      <w:r w:rsidRPr="007D6A6B">
        <w:rPr>
          <w:rFonts w:ascii="Times New Roman" w:eastAsia="Times New Roman" w:hAnsi="Times New Roman" w:cs="David"/>
          <w:sz w:val="20"/>
          <w:szCs w:val="24"/>
          <w:rtl/>
          <w:lang w:eastAsia="he-IL"/>
        </w:rPr>
        <w:t xml:space="preserve"> מ</w:t>
      </w:r>
      <w:r w:rsidRPr="007D6A6B">
        <w:rPr>
          <w:rFonts w:ascii="Times New Roman" w:eastAsia="Times New Roman" w:hAnsi="Times New Roman" w:cs="David" w:hint="cs"/>
          <w:sz w:val="20"/>
          <w:szCs w:val="24"/>
          <w:rtl/>
          <w:lang w:eastAsia="he-IL"/>
        </w:rPr>
        <w:t>י מ</w:t>
      </w:r>
      <w:r w:rsidRPr="007D6A6B">
        <w:rPr>
          <w:rFonts w:ascii="Times New Roman" w:eastAsia="Times New Roman" w:hAnsi="Times New Roman" w:cs="David"/>
          <w:sz w:val="20"/>
          <w:szCs w:val="24"/>
          <w:rtl/>
          <w:lang w:eastAsia="he-IL"/>
        </w:rPr>
        <w:t xml:space="preserve">טעמו ובין שהוכנו על ידי המזמין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מי </w:t>
      </w:r>
      <w:r w:rsidRPr="007D6A6B">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22FE27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מבלי לגרוע מאחריותו </w:t>
      </w:r>
      <w:r w:rsidRPr="007D6A6B">
        <w:rPr>
          <w:rFonts w:ascii="Times New Roman" w:eastAsia="Times New Roman" w:hAnsi="Times New Roman" w:cs="David" w:hint="cs"/>
          <w:sz w:val="20"/>
          <w:szCs w:val="24"/>
          <w:rtl/>
          <w:lang w:eastAsia="he-IL"/>
        </w:rPr>
        <w:t xml:space="preserve">של המתכנן </w:t>
      </w:r>
      <w:r w:rsidRPr="007D6A6B">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יציית המתכנן לכל דרישה של המנהל בדבר נקיטת אמצעי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220F007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יחתים את עובדיו</w:t>
      </w:r>
      <w:r w:rsidRPr="007D6A6B">
        <w:rPr>
          <w:rFonts w:ascii="Times New Roman" w:eastAsia="Times New Roman" w:hAnsi="Times New Roman" w:cs="David" w:hint="cs"/>
          <w:sz w:val="20"/>
          <w:szCs w:val="24"/>
          <w:rtl/>
          <w:lang w:eastAsia="he-IL"/>
        </w:rPr>
        <w:t xml:space="preserve"> ו/או </w:t>
      </w:r>
      <w:proofErr w:type="spellStart"/>
      <w:r w:rsidRPr="007D6A6B">
        <w:rPr>
          <w:rFonts w:ascii="Times New Roman" w:eastAsia="Times New Roman" w:hAnsi="Times New Roman" w:cs="David" w:hint="cs"/>
          <w:sz w:val="20"/>
          <w:szCs w:val="24"/>
          <w:rtl/>
          <w:lang w:eastAsia="he-IL"/>
        </w:rPr>
        <w:t>שלוחיו</w:t>
      </w:r>
      <w:proofErr w:type="spellEnd"/>
      <w:r w:rsidRPr="007D6A6B">
        <w:rPr>
          <w:rFonts w:ascii="Times New Roman" w:eastAsia="Times New Roman" w:hAnsi="Times New Roman" w:cs="David" w:hint="cs"/>
          <w:sz w:val="20"/>
          <w:szCs w:val="24"/>
          <w:rtl/>
          <w:lang w:eastAsia="he-IL"/>
        </w:rPr>
        <w:t xml:space="preserve"> ו/או אחר מטעמו</w:t>
      </w:r>
      <w:r w:rsidRPr="007D6A6B">
        <w:rPr>
          <w:rFonts w:ascii="Times New Roman" w:eastAsia="Times New Roman" w:hAnsi="Times New Roman" w:cs="David"/>
          <w:sz w:val="20"/>
          <w:szCs w:val="24"/>
          <w:rtl/>
          <w:lang w:eastAsia="he-IL"/>
        </w:rPr>
        <w:t xml:space="preserve"> בקשר עם ביצוע הסכם זה</w:t>
      </w:r>
      <w:r w:rsidRPr="007D6A6B">
        <w:rPr>
          <w:rFonts w:ascii="Times New Roman" w:eastAsia="Times New Roman" w:hAnsi="Times New Roman" w:cs="David" w:hint="cs"/>
          <w:sz w:val="20"/>
          <w:szCs w:val="24"/>
          <w:rtl/>
          <w:lang w:eastAsia="he-IL"/>
        </w:rPr>
        <w:t xml:space="preserve"> על נספחיו,</w:t>
      </w:r>
      <w:r w:rsidRPr="007D6A6B">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7D6A6B">
        <w:rPr>
          <w:rFonts w:ascii="Times New Roman" w:eastAsia="Times New Roman" w:hAnsi="Times New Roman" w:cs="David"/>
          <w:bCs/>
          <w:sz w:val="20"/>
          <w:szCs w:val="24"/>
          <w:rtl/>
          <w:lang w:eastAsia="he-IL"/>
        </w:rPr>
        <w:t>ו'</w:t>
      </w:r>
      <w:r w:rsidRPr="007D6A6B">
        <w:rPr>
          <w:rFonts w:ascii="Times New Roman" w:eastAsia="Times New Roman" w:hAnsi="Times New Roman" w:cs="David"/>
          <w:sz w:val="20"/>
          <w:szCs w:val="24"/>
          <w:rtl/>
          <w:lang w:eastAsia="he-IL"/>
        </w:rPr>
        <w:t>,.</w:t>
      </w:r>
    </w:p>
    <w:p w14:paraId="3492836B"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לפי דרישת המזמין ועם סיום שרותי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ימסור המתכנן לידי המזמין כל </w:t>
      </w:r>
      <w:r w:rsidRPr="007D6A6B">
        <w:rPr>
          <w:rFonts w:ascii="Times New Roman" w:eastAsia="Times New Roman" w:hAnsi="Times New Roman" w:cs="David"/>
          <w:sz w:val="20"/>
          <w:szCs w:val="24"/>
          <w:rtl/>
          <w:lang w:eastAsia="he-IL"/>
        </w:rPr>
        <w:lastRenderedPageBreak/>
        <w:t>חומר בכתב ו/או במדיה ממוחשבת המצוי בידו והמתייחס לפרויקט, אשר נערך על ידו</w:t>
      </w:r>
      <w:r w:rsidRPr="007D6A6B">
        <w:rPr>
          <w:rFonts w:ascii="Times New Roman" w:eastAsia="Times New Roman" w:hAnsi="Times New Roman" w:cs="David" w:hint="cs"/>
          <w:sz w:val="20"/>
          <w:szCs w:val="24"/>
          <w:rtl/>
          <w:lang w:eastAsia="he-IL"/>
        </w:rPr>
        <w:t>.</w:t>
      </w:r>
    </w:p>
    <w:p w14:paraId="73C868B3"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7D6A6B">
        <w:rPr>
          <w:rFonts w:ascii="Times New Roman" w:eastAsia="Times New Roman" w:hAnsi="Times New Roman" w:cs="David"/>
          <w:bCs/>
          <w:sz w:val="20"/>
          <w:szCs w:val="24"/>
          <w:u w:val="single"/>
          <w:rtl/>
          <w:lang w:eastAsia="he-IL"/>
        </w:rPr>
        <w:t>ויתור על זכויות מצד המתכנן</w:t>
      </w:r>
    </w:p>
    <w:p w14:paraId="6A658A25"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השתמש המזמין כדין בסמכות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7D6A6B">
        <w:rPr>
          <w:rFonts w:ascii="Times New Roman" w:eastAsia="Times New Roman" w:hAnsi="Times New Roman" w:cs="David" w:hint="cs"/>
          <w:sz w:val="20"/>
          <w:szCs w:val="24"/>
          <w:rtl/>
          <w:lang w:eastAsia="he-IL"/>
        </w:rPr>
        <w:t>מתכנן כל טענה ו/או דרישה ו/או תלונה ו/או</w:t>
      </w:r>
      <w:r w:rsidRPr="007D6A6B">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w:t>
      </w:r>
      <w:r w:rsidRPr="007D6A6B">
        <w:rPr>
          <w:rFonts w:ascii="Times New Roman" w:eastAsia="Times New Roman" w:hAnsi="Times New Roman" w:cs="David" w:hint="cs"/>
          <w:sz w:val="20"/>
          <w:szCs w:val="24"/>
          <w:rtl/>
          <w:lang w:eastAsia="he-IL"/>
        </w:rPr>
        <w:t xml:space="preserve"> שיפוי ו/או</w:t>
      </w:r>
      <w:r w:rsidRPr="007D6A6B">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פגיעה במוניטין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הפסד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הפסד רווח העלולים להיגרם לו עקב הביטול</w:t>
      </w:r>
      <w:r w:rsidRPr="007D6A6B">
        <w:rPr>
          <w:rFonts w:ascii="Times New Roman" w:eastAsia="Times New Roman" w:hAnsi="Times New Roman" w:cs="David" w:hint="cs"/>
          <w:sz w:val="20"/>
          <w:szCs w:val="24"/>
          <w:rtl/>
          <w:lang w:eastAsia="he-IL"/>
        </w:rPr>
        <w:t xml:space="preserve"> או</w:t>
      </w:r>
      <w:r w:rsidRPr="007D6A6B">
        <w:rPr>
          <w:rFonts w:ascii="Times New Roman" w:eastAsia="Times New Roman" w:hAnsi="Times New Roman" w:cs="David"/>
          <w:sz w:val="20"/>
          <w:szCs w:val="24"/>
          <w:rtl/>
          <w:lang w:eastAsia="he-IL"/>
        </w:rPr>
        <w:t xml:space="preserve"> ההפסקה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מכל סיבה אחרת.</w:t>
      </w:r>
    </w:p>
    <w:p w14:paraId="547195AA" w14:textId="77777777" w:rsidR="007D6A6B" w:rsidRPr="007D6A6B" w:rsidRDefault="007D6A6B" w:rsidP="007D6A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שביצע המתכנן על פי חוזה זה.</w:t>
      </w:r>
    </w:p>
    <w:p w14:paraId="24878E00"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המשך ביצוע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מסירתם לידי מתכנן אחר, והינו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7F5F5769"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שונות</w:t>
      </w:r>
    </w:p>
    <w:p w14:paraId="07A946F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הראשי במשרד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מתחייב לבצע את השירותים שעליו לבצע אישית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 חוזה</w:t>
      </w:r>
      <w:r w:rsidRPr="007D6A6B">
        <w:rPr>
          <w:rFonts w:ascii="Times New Roman" w:eastAsia="Times New Roman" w:hAnsi="Times New Roman" w:cs="David" w:hint="cs"/>
          <w:sz w:val="20"/>
          <w:szCs w:val="24"/>
          <w:rtl/>
          <w:lang w:eastAsia="he-IL"/>
        </w:rPr>
        <w:t xml:space="preserve"> זה והינו</w:t>
      </w:r>
      <w:r w:rsidRPr="007D6A6B">
        <w:rPr>
          <w:rFonts w:ascii="Times New Roman" w:eastAsia="Times New Roman" w:hAnsi="Times New Roman" w:cs="David"/>
          <w:sz w:val="20"/>
          <w:szCs w:val="24"/>
          <w:rtl/>
          <w:lang w:eastAsia="he-IL"/>
        </w:rPr>
        <w:t xml:space="preserve"> אחראי וערב כלפי המזמין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התחייבויות המתכנן לפי חוזה</w:t>
      </w:r>
      <w:r w:rsidRPr="007D6A6B">
        <w:rPr>
          <w:rFonts w:ascii="Times New Roman" w:eastAsia="Times New Roman" w:hAnsi="Times New Roman" w:cs="David" w:hint="cs"/>
          <w:sz w:val="20"/>
          <w:szCs w:val="24"/>
          <w:rtl/>
          <w:lang w:eastAsia="he-IL"/>
        </w:rPr>
        <w:t xml:space="preserve"> זה על נספחיו</w:t>
      </w:r>
      <w:r w:rsidRPr="007D6A6B">
        <w:rPr>
          <w:rFonts w:ascii="Times New Roman" w:eastAsia="Times New Roman" w:hAnsi="Times New Roman" w:cs="David"/>
          <w:sz w:val="20"/>
          <w:szCs w:val="24"/>
          <w:rtl/>
          <w:lang w:eastAsia="he-IL"/>
        </w:rPr>
        <w:t>.</w:t>
      </w:r>
    </w:p>
    <w:p w14:paraId="04133F5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צד אשר יפר או לא יקיים איזו מהתחייבויותיו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יהיה חייב לפצות את הצד המקיים על כל הנזקים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ההפסדים שיגרמו לו עקב 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מבלי לגרוע מזכות הצד המקיים לכל סעד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תרופה אחרים ו/או נוספים.</w:t>
      </w:r>
    </w:p>
    <w:p w14:paraId="717140B2"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למניעת ספקות מוצהר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20CBDBEF"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7D6A6B">
        <w:rPr>
          <w:rFonts w:ascii="Times New Roman" w:eastAsia="Times New Roman" w:hAnsi="Times New Roman" w:cs="David" w:hint="cs"/>
          <w:sz w:val="20"/>
          <w:szCs w:val="24"/>
          <w:rtl/>
          <w:lang w:eastAsia="he-IL"/>
        </w:rPr>
        <w:t>נבע</w:t>
      </w:r>
      <w:r w:rsidRPr="007D6A6B">
        <w:rPr>
          <w:rFonts w:ascii="Times New Roman" w:eastAsia="Times New Roman" w:hAnsi="Times New Roman" w:cs="David"/>
          <w:sz w:val="20"/>
          <w:szCs w:val="24"/>
          <w:rtl/>
          <w:lang w:eastAsia="he-IL"/>
        </w:rPr>
        <w:t xml:space="preserve"> מאי עמידתו בהתחייבויותיו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 זה.</w:t>
      </w:r>
    </w:p>
    <w:p w14:paraId="47C12F9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כל </w:t>
      </w:r>
      <w:r w:rsidRPr="007D6A6B">
        <w:rPr>
          <w:rFonts w:ascii="Times New Roman" w:eastAsia="Times New Roman" w:hAnsi="Times New Roman" w:cs="David"/>
          <w:sz w:val="20"/>
          <w:szCs w:val="24"/>
          <w:rtl/>
          <w:lang w:eastAsia="he-IL"/>
        </w:rPr>
        <w:lastRenderedPageBreak/>
        <w:t>סכום שלפי טענתו מגיע לו מהמתכנן, וכל זכות של המתכנן לתשלום מהמזמין כפופה לזכות הקיזוז הנ"ל.</w:t>
      </w:r>
    </w:p>
    <w:p w14:paraId="594CD1C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מוסכם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כל </w:t>
      </w:r>
      <w:r w:rsidRPr="007D6A6B">
        <w:rPr>
          <w:rFonts w:ascii="Times New Roman" w:eastAsia="Times New Roman" w:hAnsi="Times New Roman" w:cs="David" w:hint="cs"/>
          <w:sz w:val="20"/>
          <w:szCs w:val="24"/>
          <w:rtl/>
          <w:lang w:eastAsia="he-IL"/>
        </w:rPr>
        <w:t>אחת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אחת מהתחייבויות המזמין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מותנה בכך שהמתכנן יקיים תחילה את 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עד לאותו מועד. המזמין זכאי, מבלי לפגוע </w:t>
      </w:r>
      <w:r w:rsidRPr="007D6A6B">
        <w:rPr>
          <w:rFonts w:ascii="Times New Roman" w:eastAsia="Times New Roman" w:hAnsi="Times New Roman" w:cs="David" w:hint="cs"/>
          <w:sz w:val="20"/>
          <w:szCs w:val="24"/>
          <w:rtl/>
          <w:lang w:eastAsia="he-IL"/>
        </w:rPr>
        <w:t>מכלליות ה</w:t>
      </w:r>
      <w:r w:rsidRPr="007D6A6B">
        <w:rPr>
          <w:rFonts w:ascii="Times New Roman" w:eastAsia="Times New Roman" w:hAnsi="Times New Roman" w:cs="David"/>
          <w:sz w:val="20"/>
          <w:szCs w:val="24"/>
          <w:rtl/>
          <w:lang w:eastAsia="he-IL"/>
        </w:rPr>
        <w:t>אמור בכל מקום אחר בחוזה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לעכב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התחי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7317E80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שום התנהגות מצד</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של מי</w:t>
      </w:r>
      <w:r w:rsidRPr="007D6A6B">
        <w:rPr>
          <w:rFonts w:ascii="Times New Roman" w:eastAsia="Times New Roman" w:hAnsi="Times New Roman" w:cs="David"/>
          <w:sz w:val="20"/>
          <w:szCs w:val="24"/>
          <w:rtl/>
          <w:lang w:eastAsia="he-IL"/>
        </w:rPr>
        <w:t xml:space="preserve"> מהצדדים לא תחשב </w:t>
      </w:r>
      <w:proofErr w:type="spellStart"/>
      <w:r w:rsidRPr="007D6A6B">
        <w:rPr>
          <w:rFonts w:ascii="Times New Roman" w:eastAsia="Times New Roman" w:hAnsi="Times New Roman" w:cs="David"/>
          <w:sz w:val="20"/>
          <w:szCs w:val="24"/>
          <w:rtl/>
          <w:lang w:eastAsia="he-IL"/>
        </w:rPr>
        <w:t>כויתור</w:t>
      </w:r>
      <w:proofErr w:type="spellEnd"/>
      <w:r w:rsidRPr="007D6A6B">
        <w:rPr>
          <w:rFonts w:ascii="Times New Roman" w:eastAsia="Times New Roman" w:hAnsi="Times New Roman" w:cs="David"/>
          <w:sz w:val="20"/>
          <w:szCs w:val="24"/>
          <w:rtl/>
          <w:lang w:eastAsia="he-IL"/>
        </w:rPr>
        <w:t xml:space="preserve"> על איזה מזכויותיו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ו/או</w:t>
      </w:r>
      <w:r w:rsidRPr="007D6A6B">
        <w:rPr>
          <w:rFonts w:ascii="Times New Roman" w:eastAsia="Times New Roman" w:hAnsi="Times New Roman" w:cs="David"/>
          <w:sz w:val="20"/>
          <w:szCs w:val="24"/>
          <w:rtl/>
          <w:lang w:eastAsia="he-IL"/>
        </w:rPr>
        <w:t xml:space="preserve"> ע</w:t>
      </w:r>
      <w:r w:rsidRPr="007D6A6B">
        <w:rPr>
          <w:rFonts w:ascii="Times New Roman" w:eastAsia="Times New Roman" w:hAnsi="Times New Roman" w:cs="David" w:hint="cs"/>
          <w:sz w:val="20"/>
          <w:szCs w:val="24"/>
          <w:rtl/>
          <w:lang w:eastAsia="he-IL"/>
        </w:rPr>
        <w:t>ל פי כל</w:t>
      </w:r>
      <w:r w:rsidRPr="007D6A6B">
        <w:rPr>
          <w:rFonts w:ascii="Times New Roman" w:eastAsia="Times New Roman" w:hAnsi="Times New Roman" w:cs="David"/>
          <w:sz w:val="20"/>
          <w:szCs w:val="24"/>
          <w:rtl/>
          <w:lang w:eastAsia="he-IL"/>
        </w:rPr>
        <w:t xml:space="preserve"> דין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proofErr w:type="spellStart"/>
      <w:r w:rsidRPr="007D6A6B">
        <w:rPr>
          <w:rFonts w:ascii="Times New Roman" w:eastAsia="Times New Roman" w:hAnsi="Times New Roman" w:cs="David"/>
          <w:sz w:val="20"/>
          <w:szCs w:val="24"/>
          <w:rtl/>
          <w:lang w:eastAsia="he-IL"/>
        </w:rPr>
        <w:t>כויתור</w:t>
      </w:r>
      <w:proofErr w:type="spellEnd"/>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כהסכמה מצדו לאיזה הפרה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אי קיום של תנאי מתנאי חוזה</w:t>
      </w:r>
      <w:r w:rsidRPr="007D6A6B">
        <w:rPr>
          <w:rFonts w:ascii="Times New Roman" w:eastAsia="Times New Roman" w:hAnsi="Times New Roman" w:cs="David" w:hint="cs"/>
          <w:sz w:val="20"/>
          <w:szCs w:val="24"/>
          <w:rtl/>
          <w:lang w:eastAsia="he-IL"/>
        </w:rPr>
        <w:t xml:space="preserve"> זה ו/</w:t>
      </w:r>
      <w:r w:rsidRPr="007D6A6B">
        <w:rPr>
          <w:rFonts w:ascii="Times New Roman" w:eastAsia="Times New Roman" w:hAnsi="Times New Roman" w:cs="David"/>
          <w:sz w:val="20"/>
          <w:szCs w:val="24"/>
          <w:rtl/>
          <w:lang w:eastAsia="he-IL"/>
        </w:rPr>
        <w:t xml:space="preserve"> או כנותנת דחייה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ארכה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כל פעולה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ש</w:t>
      </w:r>
      <w:r w:rsidRPr="007D6A6B">
        <w:rPr>
          <w:rFonts w:ascii="Times New Roman" w:eastAsia="Times New Roman" w:hAnsi="Times New Roman" w:cs="David"/>
          <w:sz w:val="20"/>
          <w:szCs w:val="24"/>
          <w:rtl/>
          <w:lang w:eastAsia="he-IL"/>
        </w:rPr>
        <w:t>יש לעשותה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נוי</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טול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תוספת של תנאי </w:t>
      </w:r>
      <w:r w:rsidRPr="007D6A6B">
        <w:rPr>
          <w:rFonts w:ascii="Times New Roman" w:eastAsia="Times New Roman" w:hAnsi="Times New Roman" w:cs="David" w:hint="cs"/>
          <w:sz w:val="20"/>
          <w:szCs w:val="24"/>
          <w:rtl/>
          <w:lang w:eastAsia="he-IL"/>
        </w:rPr>
        <w:t>כלשהו</w:t>
      </w:r>
      <w:r w:rsidRPr="007D6A6B">
        <w:rPr>
          <w:rFonts w:ascii="Times New Roman" w:eastAsia="Times New Roman" w:hAnsi="Times New Roman" w:cs="David"/>
          <w:sz w:val="20"/>
          <w:szCs w:val="24"/>
          <w:rtl/>
          <w:lang w:eastAsia="he-IL"/>
        </w:rPr>
        <w:t>, אלא אם נעשו במפורש ובכתב.</w:t>
      </w:r>
    </w:p>
    <w:p w14:paraId="772C30BF" w14:textId="77777777" w:rsidR="007D6A6B" w:rsidRPr="007D6A6B" w:rsidRDefault="007D6A6B" w:rsidP="007D6A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מכלליות האמור לעיל -</w:t>
      </w:r>
    </w:p>
    <w:p w14:paraId="75570D30"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27A1E9BE"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תור כלשהו על זכויות וחובות לפי החוזה.</w:t>
      </w:r>
    </w:p>
    <w:p w14:paraId="0990E8E1"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במידה והמתכנן כולל מספר גופים או יחידים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1742C4D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בגין כל חיוב מחיובי המזמין </w:t>
      </w:r>
      <w:r w:rsidRPr="007D6A6B">
        <w:rPr>
          <w:rFonts w:ascii="Times New Roman" w:eastAsia="Times New Roman" w:hAnsi="Times New Roman" w:cs="David" w:hint="cs"/>
          <w:sz w:val="24"/>
          <w:szCs w:val="24"/>
          <w:rtl/>
          <w:lang w:eastAsia="he-IL"/>
        </w:rPr>
        <w:t>על פי</w:t>
      </w:r>
      <w:r w:rsidRPr="007D6A6B">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7D6A6B">
        <w:rPr>
          <w:rFonts w:ascii="Times New Roman" w:eastAsia="Times New Roman" w:hAnsi="Times New Roman" w:cs="David" w:hint="cs"/>
          <w:sz w:val="24"/>
          <w:szCs w:val="24"/>
          <w:rtl/>
          <w:lang w:eastAsia="he-IL"/>
        </w:rPr>
        <w:t>על פ</w:t>
      </w:r>
      <w:r w:rsidRPr="007D6A6B">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7D6A6B">
        <w:rPr>
          <w:rFonts w:ascii="Times New Roman" w:eastAsia="Times New Roman" w:hAnsi="Times New Roman" w:cs="David"/>
          <w:sz w:val="24"/>
          <w:szCs w:val="24"/>
          <w:rtl/>
          <w:lang w:eastAsia="he-IL"/>
        </w:rPr>
        <w:t>לס"ק</w:t>
      </w:r>
      <w:proofErr w:type="spellEnd"/>
      <w:r w:rsidRPr="007D6A6B">
        <w:rPr>
          <w:rFonts w:ascii="Times New Roman" w:eastAsia="Times New Roman" w:hAnsi="Times New Roman" w:cs="David"/>
          <w:sz w:val="24"/>
          <w:szCs w:val="24"/>
          <w:rtl/>
          <w:lang w:eastAsia="he-IL"/>
        </w:rPr>
        <w:t xml:space="preserve"> זה.</w:t>
      </w:r>
    </w:p>
    <w:p w14:paraId="77859842" w14:textId="77777777" w:rsidR="007D6A6B" w:rsidRPr="007D6A6B" w:rsidRDefault="007D6A6B" w:rsidP="007D6A6B">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sz w:val="24"/>
          <w:szCs w:val="24"/>
          <w:rtl/>
          <w:lang w:eastAsia="he-IL"/>
        </w:rPr>
        <w:t>המתכנן מתחייב בזה</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כי כל דרישה</w:t>
      </w:r>
      <w:r w:rsidRPr="007D6A6B">
        <w:rPr>
          <w:rFonts w:ascii="Times New Roman" w:eastAsia="Times New Roman" w:hAnsi="Times New Roman" w:cs="David" w:hint="cs"/>
          <w:sz w:val="24"/>
          <w:szCs w:val="24"/>
          <w:rtl/>
          <w:lang w:eastAsia="he-IL"/>
        </w:rPr>
        <w:t xml:space="preserve"> ו/או תלונה</w:t>
      </w:r>
      <w:r w:rsidRPr="007D6A6B">
        <w:rPr>
          <w:rFonts w:ascii="Times New Roman" w:eastAsia="Times New Roman" w:hAnsi="Times New Roman" w:cs="David"/>
          <w:sz w:val="24"/>
          <w:szCs w:val="24"/>
          <w:rtl/>
          <w:lang w:eastAsia="he-IL"/>
        </w:rPr>
        <w:t xml:space="preserve"> </w:t>
      </w:r>
      <w:r w:rsidRPr="007D6A6B">
        <w:rPr>
          <w:rFonts w:ascii="Times New Roman" w:eastAsia="Times New Roman" w:hAnsi="Times New Roman" w:cs="David" w:hint="cs"/>
          <w:sz w:val="24"/>
          <w:szCs w:val="24"/>
          <w:rtl/>
          <w:lang w:eastAsia="he-IL"/>
        </w:rPr>
        <w:t xml:space="preserve">ו/או </w:t>
      </w:r>
      <w:r w:rsidRPr="007D6A6B">
        <w:rPr>
          <w:rFonts w:ascii="Times New Roman" w:eastAsia="Times New Roman" w:hAnsi="Times New Roman" w:cs="David"/>
          <w:sz w:val="24"/>
          <w:szCs w:val="24"/>
          <w:rtl/>
          <w:lang w:eastAsia="he-IL"/>
        </w:rPr>
        <w:t>טענה ו/או תביעה, ככל שתהיינה לו כנגד המזמין בגין חיובי המזמין ע</w:t>
      </w:r>
      <w:r w:rsidRPr="007D6A6B">
        <w:rPr>
          <w:rFonts w:ascii="Times New Roman" w:eastAsia="Times New Roman" w:hAnsi="Times New Roman" w:cs="David" w:hint="cs"/>
          <w:sz w:val="24"/>
          <w:szCs w:val="24"/>
          <w:rtl/>
          <w:lang w:eastAsia="he-IL"/>
        </w:rPr>
        <w:t>ל פי</w:t>
      </w:r>
      <w:r w:rsidRPr="007D6A6B">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אותו דין</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יחול לגבי תביעה של מי מיחידי המזמין כנגד המתכנן</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קרי</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תביעה כאמור</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w:t>
      </w:r>
    </w:p>
    <w:p w14:paraId="5B2F125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37E05353"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למען הסר ספק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מוסכם ומוצהר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33E9735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1DF9ADF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חוזה זה על נספחיו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7D6A6B">
        <w:rPr>
          <w:rFonts w:ascii="Times New Roman" w:eastAsia="Times New Roman" w:hAnsi="Times New Roman" w:cs="David"/>
          <w:sz w:val="20"/>
          <w:szCs w:val="24"/>
          <w:rtl/>
          <w:lang w:eastAsia="he-IL"/>
        </w:rPr>
        <w:t>מורשי</w:t>
      </w:r>
      <w:proofErr w:type="spellEnd"/>
      <w:r w:rsidRPr="007D6A6B">
        <w:rPr>
          <w:rFonts w:ascii="Times New Roman" w:eastAsia="Times New Roman" w:hAnsi="Times New Roman" w:cs="David"/>
          <w:sz w:val="20"/>
          <w:szCs w:val="24"/>
          <w:rtl/>
          <w:lang w:eastAsia="he-IL"/>
        </w:rPr>
        <w:t xml:space="preserve"> החתימה של המזמין.</w:t>
      </w:r>
    </w:p>
    <w:p w14:paraId="0E929CEB" w14:textId="77777777" w:rsidR="007D6A6B" w:rsidRPr="007D6A6B" w:rsidRDefault="007D6A6B" w:rsidP="007D6A6B">
      <w:pPr>
        <w:widowControl w:val="0"/>
        <w:numPr>
          <w:ilvl w:val="1"/>
          <w:numId w:val="16"/>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D6A6B">
        <w:rPr>
          <w:rFonts w:ascii="Times New Roman" w:eastAsia="Times New Roman" w:hAnsi="Times New Roman" w:cs="David" w:hint="cs"/>
          <w:sz w:val="20"/>
          <w:szCs w:val="24"/>
          <w:rtl/>
          <w:lang w:eastAsia="he-IL"/>
        </w:rPr>
        <w:t>רשום</w:t>
      </w:r>
      <w:r w:rsidRPr="007D6A6B">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תחשב היא כמתקבלת ביום משלוח או מסירתה כאמור.</w:t>
      </w:r>
    </w:p>
    <w:p w14:paraId="299A96D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A99D481" w14:textId="77777777" w:rsidR="00461F51" w:rsidRPr="00776496"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A7A3240"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6CE6B5D6" w14:textId="77777777" w:rsidR="00461F51" w:rsidRPr="00776496"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69DAC4DB" w14:textId="77777777" w:rsidR="00461F51" w:rsidRPr="00B27B4C"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8BEF7FA" w14:textId="77777777" w:rsidR="00461F51" w:rsidRPr="00B27B4C"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0134D4704F6545CBAF75CFDC0B72EB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5" w:author="גרמן קגנובסקי" w:date="2020-08-04T10:26:00Z">
            <w:r w:rsidR="00980361">
              <w:rPr>
                <w:rFonts w:ascii="Times New Roman" w:eastAsia="Times New Roman" w:hAnsi="Times New Roman" w:cs="David" w:hint="cs"/>
                <w:color w:val="00B0F0"/>
                <w:sz w:val="20"/>
                <w:szCs w:val="24"/>
                <w:u w:val="single"/>
                <w:rtl/>
                <w:lang w:eastAsia="he-IL"/>
              </w:rPr>
              <w:t>מ.דורון-י.שחר</w:t>
            </w:r>
            <w:proofErr w:type="spellEnd"/>
            <w:r w:rsidR="00980361">
              <w:rPr>
                <w:rFonts w:ascii="Times New Roman" w:eastAsia="Times New Roman" w:hAnsi="Times New Roman" w:cs="David" w:hint="cs"/>
                <w:color w:val="00B0F0"/>
                <w:sz w:val="20"/>
                <w:szCs w:val="24"/>
                <w:u w:val="single"/>
                <w:rtl/>
                <w:lang w:eastAsia="he-IL"/>
              </w:rPr>
              <w:t xml:space="preserve"> מהנדסים יועצים </w:t>
            </w:r>
            <w:proofErr w:type="spellStart"/>
            <w:r w:rsidR="00980361">
              <w:rPr>
                <w:rFonts w:ascii="Times New Roman" w:eastAsia="Times New Roman" w:hAnsi="Times New Roman" w:cs="David" w:hint="cs"/>
                <w:color w:val="00B0F0"/>
                <w:sz w:val="20"/>
                <w:szCs w:val="24"/>
                <w:u w:val="single"/>
                <w:rtl/>
                <w:lang w:eastAsia="he-IL"/>
              </w:rPr>
              <w:t>בע</w:t>
            </w:r>
            <w:proofErr w:type="spellEnd"/>
            <w:r w:rsidR="00980361">
              <w:rPr>
                <w:rFonts w:ascii="Times New Roman" w:eastAsia="Times New Roman" w:hAnsi="Times New Roman" w:cs="David" w:hint="cs"/>
                <w:color w:val="00B0F0"/>
                <w:sz w:val="20"/>
                <w:szCs w:val="24"/>
                <w:u w:val="single"/>
                <w:rtl/>
                <w:lang w:eastAsia="he-IL"/>
              </w:rPr>
              <w:t>''מ</w:t>
            </w:r>
          </w:ins>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BC54B57680AA435182E0CE094895D2D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6" w:author="גרמן קגנובסקי" w:date="2020-08-04T10:22:00Z">
            <w:r w:rsidR="00980361" w:rsidRPr="000E16FF">
              <w:rPr>
                <w:rStyle w:val="PlaceholderText"/>
                <w:rtl/>
              </w:rPr>
              <w:t>[שם צד א]</w:t>
            </w:r>
          </w:ins>
        </w:sdtContent>
      </w:sdt>
    </w:p>
    <w:p w14:paraId="213BF34F" w14:textId="77777777" w:rsidR="00461F51" w:rsidRPr="00B27B4C" w:rsidRDefault="00461F51" w:rsidP="00461F5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13F1EE1A"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3480B1A"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DDEAC01"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227967C0"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68DEBDF" w14:textId="77777777" w:rsidR="00461F51"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2D9E898D"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360FC143"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575F56B"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6954C7AF"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47D7F27"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D8401AB"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C40B266"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908AC26"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CC11761"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6AABB87"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EE91B56" w14:textId="77777777" w:rsidR="007D6A6B" w:rsidRDefault="007D6A6B"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1FCA7E4C"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365BEB19"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7F56EE7A"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4507BAB4"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549252F2" w14:textId="77777777" w:rsidR="00461F51"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0C84F9AA" w14:textId="77777777" w:rsidR="00461F51" w:rsidRPr="00B27B4C"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646AA9E0"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6B03DC46"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E266AD6"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73344C5F032840AFB33CA979B4AECD8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7" w:author="גרמן קגנובסקי" w:date="2020-08-04T10:20:00Z">
            <w:r w:rsidR="00980361">
              <w:rPr>
                <w:rFonts w:ascii="Times New Roman" w:eastAsia="Times New Roman" w:hAnsi="Times New Roman" w:cs="David" w:hint="cs"/>
                <w:color w:val="00B0F0"/>
                <w:sz w:val="24"/>
                <w:szCs w:val="24"/>
                <w:rtl/>
                <w:lang w:eastAsia="he-IL"/>
              </w:rPr>
              <w:t>רעננה</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5D90503D9DD04BF780B32A85A22B158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8" w:author="גרמן קגנובסקי" w:date="2020-08-04T10:21:00Z">
            <w:r w:rsidR="00980361">
              <w:rPr>
                <w:rFonts w:ascii="Times New Roman" w:eastAsia="Times New Roman" w:hAnsi="Times New Roman" w:cs="David" w:hint="cs"/>
                <w:color w:val="00B0F0"/>
                <w:sz w:val="24"/>
                <w:szCs w:val="24"/>
                <w:rtl/>
              </w:rPr>
              <w:t>סביוני רעננה צפון</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33085D5935904502A22F6822B7F7E0B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9" w:author="גרמן קגנובסקי" w:date="2020-08-04T10:19:00Z">
            <w:r w:rsidR="00980361">
              <w:rPr>
                <w:rFonts w:ascii="Times New Roman" w:eastAsia="Times New Roman" w:hAnsi="Times New Roman" w:cs="David" w:hint="cs"/>
                <w:color w:val="00B0F0"/>
                <w:sz w:val="24"/>
                <w:szCs w:val="24"/>
                <w:rtl/>
              </w:rPr>
              <w:t xml:space="preserve">הקמה 150 </w:t>
            </w:r>
            <w:proofErr w:type="spellStart"/>
            <w:r w:rsidR="00980361">
              <w:rPr>
                <w:rFonts w:ascii="Times New Roman" w:eastAsia="Times New Roman" w:hAnsi="Times New Roman" w:cs="David" w:hint="cs"/>
                <w:color w:val="00B0F0"/>
                <w:sz w:val="24"/>
                <w:szCs w:val="24"/>
                <w:rtl/>
              </w:rPr>
              <w:t>יח</w:t>
            </w:r>
            <w:proofErr w:type="spellEnd"/>
            <w:r w:rsidR="00980361">
              <w:rPr>
                <w:rFonts w:ascii="Times New Roman" w:eastAsia="Times New Roman" w:hAnsi="Times New Roman" w:cs="David" w:hint="cs"/>
                <w:color w:val="00B0F0"/>
                <w:sz w:val="24"/>
                <w:szCs w:val="24"/>
                <w:rtl/>
              </w:rPr>
              <w:t>''ד ומסחר על גבי החניון תת קרקעי</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72DD3B87"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419531" w14:textId="059704D1"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F6500580D55A45DDA87EBA81AE853E5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10" w:author="גרמן קגנובסקי" w:date="2020-08-04T11:36:00Z">
            <w:r w:rsidR="00A67345">
              <w:rPr>
                <w:rFonts w:ascii="Times New Roman" w:eastAsia="Times New Roman" w:hAnsi="Times New Roman" w:cs="David" w:hint="cs"/>
                <w:color w:val="008000"/>
                <w:sz w:val="24"/>
                <w:szCs w:val="24"/>
                <w:rtl/>
              </w:rPr>
              <w:t>רע/708</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CBBD8C73D2B34EC8B7B60152DB87E6E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11" w:author="גרמן קגנובסקי" w:date="2020-08-04T11:36:00Z">
            <w:r w:rsidR="00A67345">
              <w:rPr>
                <w:rFonts w:ascii="Times New Roman" w:eastAsia="Times New Roman" w:hAnsi="Times New Roman" w:cs="David" w:hint="cs"/>
                <w:sz w:val="24"/>
                <w:szCs w:val="24"/>
                <w:rtl/>
                <w:lang w:eastAsia="he-IL"/>
              </w:rPr>
              <w:t>6578</w:t>
            </w:r>
          </w:ins>
        </w:sdtContent>
      </w:sdt>
      <w:r w:rsidRPr="00B27B4C">
        <w:rPr>
          <w:rFonts w:ascii="Times New Roman" w:eastAsia="Times New Roman" w:hAnsi="Times New Roman" w:cs="David" w:hint="cs"/>
          <w:sz w:val="24"/>
          <w:szCs w:val="24"/>
          <w:rtl/>
          <w:lang w:eastAsia="he-IL"/>
        </w:rPr>
        <w:t>.</w:t>
      </w:r>
    </w:p>
    <w:p w14:paraId="6B05490C"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ממתכונתה היום והשירותים המוזמנים מן המתכנן הינם בהתאם לתכנית התקפה בעת הזמנת כל שלב. המתכנן מתחייב להתעדכן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ובתכניות הבינוי על תיקוניהם ולספק את השירותים כנדרש לשם בניית הפרויקט עפ"י </w:t>
      </w:r>
      <w:proofErr w:type="spellStart"/>
      <w:r w:rsidRPr="00B27B4C">
        <w:rPr>
          <w:rFonts w:ascii="Times New Roman" w:eastAsia="Times New Roman" w:hAnsi="Times New Roman" w:cs="David" w:hint="cs"/>
          <w:sz w:val="24"/>
          <w:szCs w:val="24"/>
          <w:rtl/>
          <w:lang w:eastAsia="he-IL"/>
        </w:rPr>
        <w:t>התב"ע</w:t>
      </w:r>
      <w:proofErr w:type="spellEnd"/>
      <w:r w:rsidRPr="00B27B4C">
        <w:rPr>
          <w:rFonts w:ascii="Times New Roman" w:eastAsia="Times New Roman" w:hAnsi="Times New Roman" w:cs="David" w:hint="cs"/>
          <w:sz w:val="24"/>
          <w:szCs w:val="24"/>
          <w:rtl/>
          <w:lang w:eastAsia="he-IL"/>
        </w:rPr>
        <w:t xml:space="preserve"> ותכניות הבינוי במתכונת שתאושר ובהתאם להוראות המזמין.</w:t>
      </w:r>
    </w:p>
    <w:p w14:paraId="44D03FCE"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42C91CA"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3DE8EFBF229544FEAD8AE457557C07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2" w:author="גרמן קגנובסקי" w:date="2020-08-04T10:20:00Z">
            <w:r w:rsidR="00980361">
              <w:rPr>
                <w:rFonts w:ascii="Times New Roman" w:eastAsia="Times New Roman" w:hAnsi="Times New Roman" w:cs="David" w:hint="cs"/>
                <w:color w:val="008000"/>
                <w:sz w:val="24"/>
                <w:szCs w:val="24"/>
                <w:rtl/>
              </w:rPr>
              <w:t>רעננה</w:t>
            </w:r>
          </w:ins>
        </w:sdtContent>
      </w:sdt>
      <w:r w:rsidRPr="00B27B4C">
        <w:rPr>
          <w:rFonts w:ascii="Times New Roman" w:eastAsia="Times New Roman" w:hAnsi="Times New Roman" w:cs="David" w:hint="cs"/>
          <w:color w:val="008000"/>
          <w:sz w:val="24"/>
          <w:szCs w:val="24"/>
          <w:rtl/>
        </w:rPr>
        <w:t>.</w:t>
      </w:r>
    </w:p>
    <w:p w14:paraId="3CE19E97"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color w:val="FF0000"/>
          <w:sz w:val="24"/>
          <w:szCs w:val="24"/>
          <w:rtl/>
        </w:rPr>
      </w:pPr>
    </w:p>
    <w:p w14:paraId="368DE724"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7CE91336"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492F53B" w14:textId="4929C13C"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51D3BEA94CAA4859B4D4AD8D993CFC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3" w:author="גרמן קגנובסקי" w:date="2020-08-04T11:36:00Z">
            <w:r w:rsidR="00A67345">
              <w:rPr>
                <w:rFonts w:ascii="Times New Roman" w:eastAsia="Times New Roman" w:hAnsi="Times New Roman" w:cs="David" w:hint="cs"/>
                <w:sz w:val="24"/>
                <w:szCs w:val="24"/>
                <w:rtl/>
                <w:lang w:eastAsia="he-IL"/>
              </w:rPr>
              <w:t>שלמה ברגר</w:t>
            </w:r>
          </w:ins>
        </w:sdtContent>
      </w:sdt>
    </w:p>
    <w:p w14:paraId="64D6A096"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8DB97A0" w14:textId="77777777" w:rsidR="00461F51" w:rsidRPr="00B27B4C" w:rsidRDefault="00461F51" w:rsidP="00A8581C">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A8581C" w:rsidRPr="00A8581C">
        <w:rPr>
          <w:rFonts w:ascii="Times New Roman" w:eastAsia="Times New Roman" w:hAnsi="Times New Roman" w:cs="David"/>
          <w:sz w:val="24"/>
          <w:szCs w:val="24"/>
          <w:rtl/>
          <w:lang w:eastAsia="he-IL"/>
        </w:rPr>
        <w:t xml:space="preserve">התכנון יתבצע במודל תלת </w:t>
      </w:r>
      <w:proofErr w:type="spellStart"/>
      <w:r w:rsidR="00A8581C" w:rsidRPr="00A8581C">
        <w:rPr>
          <w:rFonts w:ascii="Times New Roman" w:eastAsia="Times New Roman" w:hAnsi="Times New Roman" w:cs="David"/>
          <w:sz w:val="24"/>
          <w:szCs w:val="24"/>
          <w:rtl/>
          <w:lang w:eastAsia="he-IL"/>
        </w:rPr>
        <w:t>מימד</w:t>
      </w:r>
      <w:proofErr w:type="spellEnd"/>
      <w:r w:rsidR="00A8581C" w:rsidRPr="00A8581C">
        <w:rPr>
          <w:rFonts w:ascii="Times New Roman" w:eastAsia="Times New Roman" w:hAnsi="Times New Roman" w:cs="David"/>
          <w:sz w:val="24"/>
          <w:szCs w:val="24"/>
          <w:rtl/>
          <w:lang w:eastAsia="he-IL"/>
        </w:rPr>
        <w:t xml:space="preserve"> ע"י תוכנת </w:t>
      </w:r>
      <w:r w:rsidR="00A8581C" w:rsidRPr="00A8581C">
        <w:rPr>
          <w:rFonts w:ascii="Times New Roman" w:eastAsia="Times New Roman" w:hAnsi="Times New Roman" w:cs="David"/>
          <w:sz w:val="24"/>
          <w:szCs w:val="24"/>
          <w:lang w:eastAsia="he-IL"/>
        </w:rPr>
        <w:t>REVIT</w:t>
      </w:r>
      <w:r w:rsidR="00A8581C" w:rsidRPr="00A8581C">
        <w:rPr>
          <w:rFonts w:ascii="Times New Roman" w:eastAsia="Times New Roman" w:hAnsi="Times New Roman" w:cs="David"/>
          <w:sz w:val="24"/>
          <w:szCs w:val="24"/>
          <w:rtl/>
          <w:lang w:eastAsia="he-IL"/>
        </w:rPr>
        <w:t xml:space="preserve">, במתודולוגיית </w:t>
      </w:r>
      <w:r w:rsidR="00A8581C" w:rsidRPr="00A8581C">
        <w:rPr>
          <w:rFonts w:ascii="Times New Roman" w:eastAsia="Times New Roman" w:hAnsi="Times New Roman" w:cs="David"/>
          <w:sz w:val="24"/>
          <w:szCs w:val="24"/>
          <w:lang w:eastAsia="he-IL"/>
        </w:rPr>
        <w:t>BIM</w:t>
      </w:r>
      <w:r w:rsidR="00A8581C" w:rsidRPr="00A8581C">
        <w:rPr>
          <w:rFonts w:ascii="Times New Roman" w:eastAsia="Times New Roman" w:hAnsi="Times New Roman" w:cs="David"/>
          <w:sz w:val="24"/>
          <w:szCs w:val="24"/>
          <w:rtl/>
          <w:lang w:eastAsia="he-IL"/>
        </w:rPr>
        <w:t>, בענן – "</w:t>
      </w:r>
      <w:r w:rsidR="00A8581C" w:rsidRPr="00A8581C">
        <w:rPr>
          <w:rFonts w:ascii="Times New Roman" w:eastAsia="Times New Roman" w:hAnsi="Times New Roman" w:cs="David"/>
          <w:sz w:val="24"/>
          <w:szCs w:val="24"/>
          <w:lang w:eastAsia="he-IL"/>
        </w:rPr>
        <w:t>BIM360</w:t>
      </w:r>
      <w:r w:rsidR="00A8581C" w:rsidRPr="00A8581C">
        <w:rPr>
          <w:rFonts w:ascii="Times New Roman" w:eastAsia="Times New Roman" w:hAnsi="Times New Roman" w:cs="David"/>
          <w:sz w:val="24"/>
          <w:szCs w:val="24"/>
          <w:rtl/>
          <w:lang w:eastAsia="he-IL"/>
        </w:rPr>
        <w:t xml:space="preserve">" שם ישמרו כל קבצי ה </w:t>
      </w:r>
      <w:r w:rsidR="00A8581C" w:rsidRPr="00A8581C">
        <w:rPr>
          <w:rFonts w:ascii="Times New Roman" w:eastAsia="Times New Roman" w:hAnsi="Times New Roman" w:cs="David"/>
          <w:sz w:val="24"/>
          <w:szCs w:val="24"/>
          <w:lang w:eastAsia="he-IL"/>
        </w:rPr>
        <w:t>REVIT</w:t>
      </w:r>
      <w:r w:rsidR="00A8581C" w:rsidRPr="00A8581C">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A8581C" w:rsidRPr="00A8581C">
        <w:rPr>
          <w:rFonts w:ascii="Times New Roman" w:eastAsia="Times New Roman" w:hAnsi="Times New Roman" w:cs="David"/>
          <w:sz w:val="24"/>
          <w:szCs w:val="24"/>
          <w:lang w:eastAsia="he-IL"/>
        </w:rPr>
        <w:t>BIM360</w:t>
      </w:r>
      <w:r w:rsidR="00A8581C" w:rsidRPr="00A8581C">
        <w:rPr>
          <w:rFonts w:ascii="Times New Roman" w:eastAsia="Times New Roman" w:hAnsi="Times New Roman" w:cs="David"/>
          <w:sz w:val="24"/>
          <w:szCs w:val="24"/>
          <w:rtl/>
          <w:lang w:eastAsia="he-IL"/>
        </w:rPr>
        <w:t xml:space="preserve">". העבודה במודל תהיה כפופה להוראות מנהל המודל ולמסמך ה </w:t>
      </w:r>
      <w:r w:rsidR="00A8581C" w:rsidRPr="00A8581C">
        <w:rPr>
          <w:rFonts w:ascii="Times New Roman" w:eastAsia="Times New Roman" w:hAnsi="Times New Roman" w:cs="David"/>
          <w:sz w:val="24"/>
          <w:szCs w:val="24"/>
          <w:lang w:eastAsia="he-IL"/>
        </w:rPr>
        <w:t>BEP</w:t>
      </w:r>
      <w:r w:rsidR="00A8581C" w:rsidRPr="00A8581C">
        <w:rPr>
          <w:rFonts w:ascii="Times New Roman" w:eastAsia="Times New Roman" w:hAnsi="Times New Roman" w:cs="David"/>
          <w:sz w:val="24"/>
          <w:szCs w:val="24"/>
          <w:rtl/>
          <w:lang w:eastAsia="he-IL"/>
        </w:rPr>
        <w:t xml:space="preserve"> שיופץ בהמשך ע"י מנהל המודל. שמירה, הדפסת תכניות וקבצים (</w:t>
      </w:r>
      <w:r w:rsidR="00A8581C" w:rsidRPr="00A8581C">
        <w:rPr>
          <w:rFonts w:ascii="Times New Roman" w:eastAsia="Times New Roman" w:hAnsi="Times New Roman" w:cs="David"/>
          <w:sz w:val="24"/>
          <w:szCs w:val="24"/>
          <w:lang w:eastAsia="he-IL"/>
        </w:rPr>
        <w:t>PLT/PDF/DWG</w:t>
      </w:r>
      <w:r w:rsidR="00A8581C" w:rsidRPr="00A8581C">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A8581C" w:rsidRPr="00A8581C">
        <w:rPr>
          <w:rFonts w:ascii="Times New Roman" w:eastAsia="Times New Roman" w:hAnsi="Times New Roman" w:cs="David"/>
          <w:sz w:val="24"/>
          <w:szCs w:val="24"/>
          <w:lang w:eastAsia="he-IL"/>
        </w:rPr>
        <w:t>view</w:t>
      </w:r>
      <w:r w:rsidR="00A8581C" w:rsidRPr="00A8581C">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3B5495A4"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36FD771E"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4CF78C4" w14:textId="7D95C643"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824D3ED50C8E4B4EAB35CECF8F235D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14" w:author="גרמן קגנובסקי" w:date="2020-08-04T11:36:00Z">
            <w:r w:rsidR="00A67345">
              <w:rPr>
                <w:rFonts w:ascii="Times New Roman" w:eastAsia="Times New Roman" w:hAnsi="Times New Roman" w:cs="David" w:hint="cs"/>
                <w:color w:val="008000"/>
                <w:sz w:val="24"/>
                <w:szCs w:val="24"/>
                <w:rtl/>
                <w:lang w:eastAsia="he-IL"/>
              </w:rPr>
              <w:t>שלמה ברגר</w:t>
            </w:r>
          </w:ins>
        </w:sdtContent>
      </w:sdt>
    </w:p>
    <w:p w14:paraId="1658B9E4" w14:textId="77777777" w:rsidR="00461F51" w:rsidRPr="00B27B4C" w:rsidRDefault="00461F51" w:rsidP="00461F51">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1CC14158AFF64B8CBC4A9894E91F10F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14:paraId="64E02CA1"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1CFD4D"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6FFCE2446A5A40DEA65B745E773A1FC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PlaceholderText"/>
              <w:color w:val="00B0F0"/>
              <w:rtl/>
            </w:rPr>
            <w:t>[שדה נוסף 6]</w:t>
          </w:r>
        </w:sdtContent>
      </w:sdt>
    </w:p>
    <w:p w14:paraId="7E2E1A28"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9AE70A9"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4424CE3F"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093255"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22DCD2DA"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0C91C539"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4F47CEE2"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10D89044"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5F234436" w14:textId="77777777" w:rsidR="00461F51" w:rsidRPr="00B27B4C" w:rsidRDefault="00461F51" w:rsidP="00461F51">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66FCBEB4" w14:textId="77777777" w:rsidR="00461F51" w:rsidRDefault="00461F51" w:rsidP="00461F51">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461F51" w14:paraId="37E721CB" w14:textId="77777777" w:rsidTr="004E3753">
        <w:trPr>
          <w:trHeight w:val="80"/>
        </w:trPr>
        <w:tc>
          <w:tcPr>
            <w:tcW w:w="3366" w:type="dxa"/>
          </w:tcPr>
          <w:p w14:paraId="092CFF99" w14:textId="77777777" w:rsidR="00461F51" w:rsidRDefault="00866CF2"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C79EBA8553E94ED0B9FFF6256412E39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461F51" w:rsidRPr="00E95AE9">
                  <w:rPr>
                    <w:rStyle w:val="PlaceholderText"/>
                    <w:color w:val="00B0F0"/>
                    <w:rtl/>
                  </w:rPr>
                  <w:t>[אחוז השתתפות צד א]</w:t>
                </w:r>
              </w:sdtContent>
            </w:sdt>
          </w:p>
          <w:p w14:paraId="1E563BE5" w14:textId="77777777" w:rsidR="00461F51" w:rsidRDefault="00461F51"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6D447337" w14:textId="77777777" w:rsidR="00461F51" w:rsidRDefault="00461F51" w:rsidP="004E3753">
            <w:pPr>
              <w:widowControl w:val="0"/>
              <w:spacing w:before="0" w:beforeAutospacing="0" w:after="0" w:afterAutospacing="0" w:line="240" w:lineRule="auto"/>
              <w:ind w:left="720"/>
              <w:outlineLvl w:val="2"/>
            </w:pPr>
          </w:p>
          <w:p w14:paraId="7604F991" w14:textId="77777777" w:rsidR="00461F51" w:rsidRDefault="00461F51"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390834CD" w14:textId="77777777" w:rsidR="00461F51" w:rsidRPr="00776496"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0ADE5DF7"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0FC776C5"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72241338"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D023943" w14:textId="77777777" w:rsidR="007D6A6B" w:rsidRPr="007D6A6B" w:rsidRDefault="007D6A6B" w:rsidP="004A719C">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 xml:space="preserve">נספח </w:t>
      </w:r>
      <w:r w:rsidR="00461F51">
        <w:rPr>
          <w:rFonts w:ascii="Times New Roman" w:eastAsia="Times New Roman" w:hAnsi="Times New Roman" w:cs="David" w:hint="cs"/>
          <w:b/>
          <w:bCs/>
          <w:sz w:val="24"/>
          <w:szCs w:val="24"/>
          <w:u w:val="single"/>
          <w:rtl/>
          <w:lang w:eastAsia="he-IL"/>
        </w:rPr>
        <w:t>"</w:t>
      </w:r>
      <w:r w:rsidRPr="007D6A6B">
        <w:rPr>
          <w:rFonts w:ascii="Times New Roman" w:eastAsia="Times New Roman" w:hAnsi="Times New Roman" w:cs="David"/>
          <w:b/>
          <w:bCs/>
          <w:sz w:val="24"/>
          <w:szCs w:val="24"/>
          <w:u w:val="single"/>
          <w:rtl/>
          <w:lang w:eastAsia="he-IL"/>
        </w:rPr>
        <w:t>ב</w:t>
      </w:r>
      <w:r w:rsidR="00461F51">
        <w:rPr>
          <w:rFonts w:ascii="Times New Roman" w:eastAsia="Times New Roman" w:hAnsi="Times New Roman" w:cs="David" w:hint="cs"/>
          <w:b/>
          <w:bCs/>
          <w:sz w:val="24"/>
          <w:szCs w:val="24"/>
          <w:u w:val="single"/>
          <w:rtl/>
          <w:lang w:eastAsia="he-IL"/>
        </w:rPr>
        <w:t>'</w:t>
      </w:r>
      <w:r w:rsidRPr="007D6A6B">
        <w:rPr>
          <w:rFonts w:ascii="Times New Roman" w:eastAsia="Times New Roman" w:hAnsi="Times New Roman" w:cs="David"/>
          <w:b/>
          <w:bCs/>
          <w:sz w:val="24"/>
          <w:szCs w:val="24"/>
          <w:u w:val="single"/>
          <w:rtl/>
          <w:lang w:eastAsia="he-IL"/>
        </w:rPr>
        <w:t>'</w:t>
      </w:r>
    </w:p>
    <w:p w14:paraId="095BAB2A"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CC22C6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שרותי המתכנן</w:t>
      </w:r>
    </w:p>
    <w:p w14:paraId="602EED9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35EC40F" w14:textId="77777777" w:rsidR="007D6A6B" w:rsidRPr="007D6A6B" w:rsidRDefault="007D6A6B" w:rsidP="007D6A6B">
      <w:pPr>
        <w:widowControl w:val="0"/>
        <w:numPr>
          <w:ilvl w:val="0"/>
          <w:numId w:val="3"/>
        </w:numPr>
        <w:spacing w:before="0" w:beforeAutospacing="0" w:after="0" w:afterAutospacing="0" w:line="240" w:lineRule="auto"/>
        <w:ind w:right="720"/>
        <w:jc w:val="both"/>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כללי</w:t>
      </w:r>
    </w:p>
    <w:p w14:paraId="65941803"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D6A1D80"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1.1</w:t>
      </w:r>
      <w:r w:rsidRPr="007D6A6B">
        <w:rPr>
          <w:rFonts w:ascii="Times New Roman" w:eastAsia="Times New Roman" w:hAnsi="Times New Roman" w:cs="David"/>
          <w:sz w:val="24"/>
          <w:szCs w:val="24"/>
          <w:rtl/>
          <w:lang w:eastAsia="he-IL"/>
        </w:rPr>
        <w:tab/>
      </w:r>
      <w:r w:rsidRPr="00A8581C">
        <w:rPr>
          <w:rFonts w:ascii="Times New Roman" w:eastAsia="Times New Roman" w:hAnsi="Times New Roman" w:cs="David"/>
          <w:sz w:val="24"/>
          <w:szCs w:val="24"/>
          <w:u w:val="single"/>
          <w:rtl/>
          <w:lang w:eastAsia="he-IL"/>
        </w:rPr>
        <w:t>שרותי המתכנן יכללו</w:t>
      </w:r>
      <w:r w:rsidRPr="007D6A6B">
        <w:rPr>
          <w:rFonts w:ascii="Times New Roman" w:eastAsia="Times New Roman" w:hAnsi="Times New Roman" w:cs="David"/>
          <w:sz w:val="24"/>
          <w:szCs w:val="24"/>
          <w:rtl/>
          <w:lang w:eastAsia="he-IL"/>
        </w:rPr>
        <w:t>:</w:t>
      </w:r>
    </w:p>
    <w:p w14:paraId="6AFAC5B6"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17FCE08" w14:textId="77777777" w:rsidR="007D6A6B" w:rsidRPr="00A8581C" w:rsidRDefault="007D6A6B" w:rsidP="00A8581C">
      <w:pPr>
        <w:widowControl w:val="0"/>
        <w:numPr>
          <w:ilvl w:val="0"/>
          <w:numId w:val="5"/>
        </w:numPr>
        <w:spacing w:before="0" w:beforeAutospacing="0" w:after="0" w:afterAutospacing="0" w:line="360" w:lineRule="auto"/>
        <w:jc w:val="both"/>
        <w:rPr>
          <w:rFonts w:ascii="David" w:eastAsia="Times New Roman" w:hAnsi="David" w:cs="David"/>
          <w:sz w:val="24"/>
          <w:szCs w:val="24"/>
          <w:rtl/>
          <w:lang w:eastAsia="he-IL"/>
        </w:rPr>
      </w:pPr>
      <w:r w:rsidRPr="00A8581C">
        <w:rPr>
          <w:rFonts w:ascii="David" w:eastAsia="Times New Roman" w:hAnsi="David" w:cs="David"/>
          <w:sz w:val="24"/>
          <w:szCs w:val="24"/>
          <w:rtl/>
          <w:lang w:eastAsia="he-IL"/>
        </w:rPr>
        <w:t>תכנון מיזוג אויר ואוורור מאולץ לפרויקט, לרבות לדירות, לשטחים משותפים בבניינים למרתפים ,לשטחי מסחר ,משרדים וכל שימוש נוסף הנדרש בפרויקט</w:t>
      </w:r>
    </w:p>
    <w:p w14:paraId="0F0FC693" w14:textId="77777777" w:rsidR="007D6A6B" w:rsidRPr="00A8581C" w:rsidRDefault="007D6A6B" w:rsidP="00A8581C">
      <w:pPr>
        <w:widowControl w:val="0"/>
        <w:numPr>
          <w:ilvl w:val="0"/>
          <w:numId w:val="5"/>
        </w:numPr>
        <w:spacing w:before="0" w:beforeAutospacing="0" w:after="0" w:afterAutospacing="0" w:line="360" w:lineRule="auto"/>
        <w:ind w:right="1800"/>
        <w:jc w:val="both"/>
        <w:rPr>
          <w:rFonts w:ascii="David" w:eastAsia="Times New Roman" w:hAnsi="David" w:cs="David"/>
          <w:sz w:val="24"/>
          <w:szCs w:val="24"/>
          <w:lang w:eastAsia="he-IL"/>
        </w:rPr>
      </w:pPr>
      <w:r w:rsidRPr="00A8581C">
        <w:rPr>
          <w:rFonts w:ascii="David" w:eastAsia="Times New Roman" w:hAnsi="David" w:cs="David"/>
          <w:sz w:val="24"/>
          <w:szCs w:val="24"/>
          <w:rtl/>
          <w:lang w:eastAsia="he-IL"/>
        </w:rPr>
        <w:t>תכנון מיזוג אויר למבנה מכירות ו/או לדירה לדוגמא.</w:t>
      </w:r>
    </w:p>
    <w:p w14:paraId="6B41BBAF" w14:textId="77777777" w:rsidR="007D6A6B" w:rsidRPr="007D6A6B" w:rsidRDefault="007D6A6B" w:rsidP="00A8581C">
      <w:pPr>
        <w:widowControl w:val="0"/>
        <w:numPr>
          <w:ilvl w:val="0"/>
          <w:numId w:val="5"/>
        </w:numPr>
        <w:spacing w:before="0" w:beforeAutospacing="0" w:after="0" w:afterAutospacing="0" w:line="360" w:lineRule="auto"/>
        <w:ind w:right="1800"/>
        <w:jc w:val="both"/>
        <w:rPr>
          <w:rFonts w:ascii="Times New Roman" w:eastAsia="Times New Roman" w:hAnsi="Times New Roman" w:cs="David"/>
          <w:sz w:val="24"/>
          <w:szCs w:val="24"/>
          <w:rtl/>
          <w:lang w:eastAsia="he-IL"/>
        </w:rPr>
      </w:pPr>
      <w:r w:rsidRPr="00A8581C">
        <w:rPr>
          <w:rFonts w:ascii="David" w:eastAsia="Times New Roman" w:hAnsi="David" w:cs="David"/>
          <w:sz w:val="24"/>
          <w:szCs w:val="24"/>
          <w:rtl/>
          <w:lang w:eastAsia="he-IL"/>
        </w:rPr>
        <w:t xml:space="preserve">תכנון </w:t>
      </w:r>
      <w:r w:rsidRPr="007D6A6B">
        <w:rPr>
          <w:rFonts w:ascii="Times New Roman" w:eastAsia="Times New Roman" w:hAnsi="Times New Roman" w:cs="David" w:hint="cs"/>
          <w:sz w:val="24"/>
          <w:szCs w:val="24"/>
          <w:rtl/>
          <w:lang w:eastAsia="he-IL"/>
        </w:rPr>
        <w:t>יעיל ביחס למבנה.</w:t>
      </w:r>
    </w:p>
    <w:p w14:paraId="53CA10F3"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9F9152B" w14:textId="77777777" w:rsidR="00A8581C" w:rsidRDefault="007D6A6B" w:rsidP="00A8581C">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lastRenderedPageBreak/>
        <w:t>1.2</w:t>
      </w:r>
      <w:r w:rsidRPr="007D6A6B">
        <w:rPr>
          <w:rFonts w:ascii="Times New Roman" w:eastAsia="Times New Roman" w:hAnsi="Times New Roman" w:cs="David"/>
          <w:sz w:val="24"/>
          <w:szCs w:val="24"/>
          <w:rtl/>
          <w:lang w:eastAsia="he-IL"/>
        </w:rPr>
        <w:tab/>
      </w:r>
      <w:r w:rsidR="00A8581C" w:rsidRPr="00B27B4C">
        <w:rPr>
          <w:rFonts w:ascii="Times New Roman" w:eastAsia="Times New Roman" w:hAnsi="Times New Roman" w:cs="David"/>
          <w:sz w:val="24"/>
          <w:szCs w:val="24"/>
          <w:u w:val="single"/>
          <w:rtl/>
        </w:rPr>
        <w:t>המ</w:t>
      </w:r>
      <w:r w:rsidR="00A8581C" w:rsidRPr="00B27B4C">
        <w:rPr>
          <w:rFonts w:ascii="Times New Roman" w:eastAsia="Times New Roman" w:hAnsi="Times New Roman" w:cs="David" w:hint="cs"/>
          <w:sz w:val="24"/>
          <w:szCs w:val="24"/>
          <w:u w:val="single"/>
          <w:rtl/>
        </w:rPr>
        <w:t>תכנן</w:t>
      </w:r>
      <w:r w:rsidR="00A8581C" w:rsidRPr="00B27B4C">
        <w:rPr>
          <w:rFonts w:ascii="Times New Roman" w:eastAsia="Times New Roman" w:hAnsi="Times New Roman" w:cs="David"/>
          <w:sz w:val="24"/>
          <w:szCs w:val="24"/>
          <w:u w:val="single"/>
          <w:rtl/>
        </w:rPr>
        <w:t>, צוות עובדים ואמצעים</w:t>
      </w:r>
      <w:r w:rsidR="00A8581C" w:rsidRPr="00B27B4C">
        <w:rPr>
          <w:rFonts w:ascii="Times New Roman" w:eastAsia="Times New Roman" w:hAnsi="Times New Roman" w:cs="David" w:hint="cs"/>
          <w:sz w:val="24"/>
          <w:szCs w:val="24"/>
          <w:rtl/>
          <w:lang w:eastAsia="he-IL"/>
        </w:rPr>
        <w:t>:</w:t>
      </w:r>
    </w:p>
    <w:p w14:paraId="33ADD2C3" w14:textId="77777777" w:rsidR="00A8581C" w:rsidRDefault="00A8581C" w:rsidP="00A8581C">
      <w:pPr>
        <w:spacing w:before="0" w:beforeAutospacing="0" w:after="0" w:afterAutospacing="0" w:line="276" w:lineRule="auto"/>
        <w:ind w:left="-30" w:firstLine="750"/>
        <w:rPr>
          <w:rFonts w:ascii="Times New Roman" w:eastAsia="Times New Roman" w:hAnsi="Times New Roman" w:cs="David"/>
          <w:sz w:val="24"/>
          <w:szCs w:val="24"/>
          <w:rtl/>
          <w:lang w:eastAsia="he-IL"/>
        </w:rPr>
      </w:pPr>
    </w:p>
    <w:p w14:paraId="2E7B48E6" w14:textId="77777777" w:rsidR="00A8581C" w:rsidRPr="00B27B4C" w:rsidRDefault="00A8581C" w:rsidP="00A8581C">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א.     </w:t>
      </w:r>
      <w:r w:rsidRPr="00B27B4C">
        <w:rPr>
          <w:rFonts w:ascii="Times New Roman" w:eastAsia="Times New Roman" w:hAnsi="Times New Roman" w:cs="David"/>
          <w:sz w:val="24"/>
          <w:szCs w:val="24"/>
          <w:rtl/>
          <w:lang w:eastAsia="he-IL"/>
        </w:rPr>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Pr>
          <w:rFonts w:ascii="Times New Roman" w:eastAsia="Times New Roman" w:hAnsi="Times New Roman" w:cs="David" w:hint="cs"/>
          <w:sz w:val="24"/>
          <w:szCs w:val="24"/>
          <w:lang w:eastAsia="he-IL"/>
        </w:rPr>
        <w:t xml:space="preserve"> </w:t>
      </w:r>
      <w:r>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Pr>
          <w:rFonts w:ascii="Times New Roman" w:eastAsia="Times New Roman" w:hAnsi="Times New Roman" w:cs="David" w:hint="cs"/>
          <w:sz w:val="24"/>
          <w:szCs w:val="24"/>
          <w:lang w:eastAsia="he-IL"/>
        </w:rPr>
        <w:t>BIM</w:t>
      </w:r>
      <w:r>
        <w:rPr>
          <w:rFonts w:ascii="Times New Roman" w:eastAsia="Times New Roman" w:hAnsi="Times New Roman" w:cs="David" w:hint="cs"/>
          <w:sz w:val="24"/>
          <w:szCs w:val="24"/>
          <w:rtl/>
          <w:lang w:eastAsia="he-IL"/>
        </w:rPr>
        <w:t xml:space="preserve"> על המודל.</w:t>
      </w:r>
    </w:p>
    <w:p w14:paraId="4AA87306" w14:textId="77777777" w:rsidR="00A8581C" w:rsidRPr="00B27B4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3B51945B" w14:textId="77777777" w:rsidR="00A8581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43B54578" w14:textId="77777777" w:rsidR="00A8581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ד.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1C36E157" w14:textId="77777777" w:rsidR="00C406A1" w:rsidRPr="00B27B4C" w:rsidRDefault="00C406A1" w:rsidP="00C406A1">
      <w:pPr>
        <w:widowControl w:val="0"/>
        <w:spacing w:before="24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006F8ACB" w14:textId="77777777" w:rsidR="00C406A1" w:rsidRPr="00B27B4C" w:rsidRDefault="00C406A1" w:rsidP="00C406A1">
      <w:pPr>
        <w:tabs>
          <w:tab w:val="left" w:pos="1954"/>
        </w:tabs>
        <w:spacing w:before="0" w:beforeAutospacing="0" w:after="0" w:afterAutospacing="0" w:line="360" w:lineRule="auto"/>
        <w:jc w:val="both"/>
        <w:rPr>
          <w:rFonts w:ascii="Times New Roman" w:eastAsia="Times New Roman" w:hAnsi="Times New Roman" w:cs="David"/>
          <w:sz w:val="24"/>
          <w:szCs w:val="24"/>
          <w:rtl/>
          <w:lang w:eastAsia="he-IL"/>
        </w:rPr>
      </w:pPr>
    </w:p>
    <w:p w14:paraId="522C4C76"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87E25FC"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b/>
          <w:bCs/>
          <w:sz w:val="24"/>
          <w:szCs w:val="24"/>
          <w:u w:val="single"/>
          <w:rtl/>
          <w:lang w:eastAsia="he-IL"/>
        </w:rPr>
        <w:t>הגדרות</w:t>
      </w:r>
    </w:p>
    <w:p w14:paraId="6A83EEB0"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268D457"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2.1</w:t>
      </w:r>
      <w:r w:rsidRPr="007D6A6B">
        <w:rPr>
          <w:rFonts w:ascii="Times New Roman" w:eastAsia="Times New Roman" w:hAnsi="Times New Roman" w:cs="David"/>
          <w:sz w:val="24"/>
          <w:szCs w:val="24"/>
          <w:rtl/>
          <w:lang w:eastAsia="he-IL"/>
        </w:rPr>
        <w:tab/>
        <w:t xml:space="preserve">"מתקן" </w:t>
      </w:r>
      <w:r w:rsidRPr="007D6A6B">
        <w:rPr>
          <w:rFonts w:ascii="Times New Roman" w:eastAsia="Times New Roman" w:hAnsi="Times New Roman" w:cs="David"/>
          <w:sz w:val="24"/>
          <w:szCs w:val="24"/>
          <w:lang w:eastAsia="he-IL"/>
        </w:rPr>
        <w:t>–</w:t>
      </w:r>
      <w:r w:rsidRPr="007D6A6B">
        <w:rPr>
          <w:rFonts w:ascii="Times New Roman" w:eastAsia="Times New Roman" w:hAnsi="Times New Roman" w:cs="David"/>
          <w:sz w:val="24"/>
          <w:szCs w:val="24"/>
          <w:rtl/>
          <w:lang w:eastAsia="he-IL"/>
        </w:rPr>
        <w:t xml:space="preserve"> מערכות מיזוג אויר לק</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רור ולחימום, מערכות </w:t>
      </w:r>
      <w:r w:rsidR="00461F51" w:rsidRPr="007D6A6B">
        <w:rPr>
          <w:rFonts w:ascii="Times New Roman" w:eastAsia="Times New Roman" w:hAnsi="Times New Roman" w:cs="David" w:hint="cs"/>
          <w:sz w:val="24"/>
          <w:szCs w:val="24"/>
          <w:rtl/>
          <w:lang w:eastAsia="he-IL"/>
        </w:rPr>
        <w:t>א</w:t>
      </w:r>
      <w:r w:rsidR="00461F51">
        <w:rPr>
          <w:rFonts w:ascii="Times New Roman" w:eastAsia="Times New Roman" w:hAnsi="Times New Roman" w:cs="David" w:hint="cs"/>
          <w:sz w:val="24"/>
          <w:szCs w:val="24"/>
          <w:rtl/>
          <w:lang w:eastAsia="he-IL"/>
        </w:rPr>
        <w:t>ו</w:t>
      </w:r>
      <w:r w:rsidR="00461F51" w:rsidRPr="007D6A6B">
        <w:rPr>
          <w:rFonts w:ascii="Times New Roman" w:eastAsia="Times New Roman" w:hAnsi="Times New Roman" w:cs="David" w:hint="cs"/>
          <w:sz w:val="24"/>
          <w:szCs w:val="24"/>
          <w:rtl/>
          <w:lang w:eastAsia="he-IL"/>
        </w:rPr>
        <w:t>ו</w:t>
      </w:r>
      <w:r w:rsidR="00461F51">
        <w:rPr>
          <w:rFonts w:ascii="Times New Roman" w:eastAsia="Times New Roman" w:hAnsi="Times New Roman" w:cs="David" w:hint="cs"/>
          <w:sz w:val="24"/>
          <w:szCs w:val="24"/>
          <w:rtl/>
          <w:lang w:eastAsia="he-IL"/>
        </w:rPr>
        <w:t>ר</w:t>
      </w:r>
      <w:r w:rsidR="00461F51" w:rsidRPr="007D6A6B">
        <w:rPr>
          <w:rFonts w:ascii="Times New Roman" w:eastAsia="Times New Roman" w:hAnsi="Times New Roman" w:cs="David" w:hint="cs"/>
          <w:sz w:val="24"/>
          <w:szCs w:val="24"/>
          <w:rtl/>
          <w:lang w:eastAsia="he-IL"/>
        </w:rPr>
        <w:t>ור</w:t>
      </w:r>
      <w:r w:rsidRPr="007D6A6B">
        <w:rPr>
          <w:rFonts w:ascii="Times New Roman" w:eastAsia="Times New Roman" w:hAnsi="Times New Roman" w:cs="David"/>
          <w:sz w:val="24"/>
          <w:szCs w:val="24"/>
          <w:rtl/>
          <w:lang w:eastAsia="he-IL"/>
        </w:rPr>
        <w:t xml:space="preserve"> כולל ציוד, צנרת, פקוד, חשמל, תעלות, מפזרים, מערכת גלאי </w:t>
      </w:r>
      <w:r w:rsidRPr="007D6A6B">
        <w:rPr>
          <w:rFonts w:ascii="Times New Roman" w:eastAsia="Times New Roman" w:hAnsi="Times New Roman" w:cs="David"/>
          <w:sz w:val="24"/>
          <w:szCs w:val="24"/>
          <w:lang w:eastAsia="he-IL"/>
        </w:rPr>
        <w:t>CO</w:t>
      </w:r>
      <w:r w:rsidRPr="007D6A6B">
        <w:rPr>
          <w:rFonts w:ascii="Times New Roman" w:eastAsia="Times New Roman" w:hAnsi="Times New Roman" w:cs="David"/>
          <w:sz w:val="24"/>
          <w:szCs w:val="24"/>
          <w:rtl/>
          <w:lang w:eastAsia="he-IL"/>
        </w:rPr>
        <w:t xml:space="preserve"> </w:t>
      </w:r>
      <w:proofErr w:type="spellStart"/>
      <w:r w:rsidRPr="007D6A6B">
        <w:rPr>
          <w:rFonts w:ascii="Times New Roman" w:eastAsia="Times New Roman" w:hAnsi="Times New Roman" w:cs="David"/>
          <w:sz w:val="24"/>
          <w:szCs w:val="24"/>
          <w:rtl/>
          <w:lang w:eastAsia="he-IL"/>
        </w:rPr>
        <w:t>וכו</w:t>
      </w:r>
      <w:proofErr w:type="spellEnd"/>
      <w:r w:rsidRPr="007D6A6B">
        <w:rPr>
          <w:rFonts w:ascii="Times New Roman" w:eastAsia="Times New Roman" w:hAnsi="Times New Roman" w:cs="David"/>
          <w:sz w:val="24"/>
          <w:szCs w:val="24"/>
          <w:rtl/>
          <w:lang w:eastAsia="he-IL"/>
        </w:rPr>
        <w:t>'.</w:t>
      </w:r>
    </w:p>
    <w:p w14:paraId="6AA6F7DA"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227F55C4" w14:textId="77777777"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"תכניות מוקדמות" – ת</w:t>
      </w:r>
      <w:r w:rsidR="007D6A6B" w:rsidRPr="007D6A6B">
        <w:rPr>
          <w:rFonts w:ascii="Times New Roman" w:eastAsia="Times New Roman" w:hAnsi="Times New Roman" w:cs="David"/>
          <w:sz w:val="24"/>
          <w:szCs w:val="24"/>
          <w:rtl/>
          <w:lang w:eastAsia="he-IL"/>
        </w:rPr>
        <w:t>כניות המתארות את הפתרון העקרוני של המתקן.</w:t>
      </w:r>
    </w:p>
    <w:p w14:paraId="0A0A0571"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D7F6D3C" w14:textId="77777777"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"תכניות סופיות" – ת</w:t>
      </w:r>
      <w:r w:rsidR="007D6A6B" w:rsidRPr="007D6A6B">
        <w:rPr>
          <w:rFonts w:ascii="Times New Roman" w:eastAsia="Times New Roman" w:hAnsi="Times New Roman" w:cs="David"/>
          <w:sz w:val="24"/>
          <w:szCs w:val="24"/>
          <w:rtl/>
          <w:lang w:eastAsia="he-IL"/>
        </w:rPr>
        <w:t>כניות שלאחר אישורן ניתן יהיה לעבד את המסמכים הדרושים לביצוע המתקן.</w:t>
      </w:r>
    </w:p>
    <w:p w14:paraId="5C8E5E9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CF2E0E" w14:textId="77777777"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"תכניות עבודה" – ת</w:t>
      </w:r>
      <w:r>
        <w:rPr>
          <w:rFonts w:ascii="Times New Roman" w:eastAsia="Times New Roman" w:hAnsi="Times New Roman" w:cs="David" w:hint="cs"/>
          <w:sz w:val="24"/>
          <w:szCs w:val="24"/>
          <w:rtl/>
          <w:lang w:eastAsia="he-IL"/>
        </w:rPr>
        <w:t>כ</w:t>
      </w:r>
      <w:r w:rsidR="007D6A6B" w:rsidRPr="007D6A6B">
        <w:rPr>
          <w:rFonts w:ascii="Times New Roman" w:eastAsia="Times New Roman" w:hAnsi="Times New Roman" w:cs="David"/>
          <w:sz w:val="24"/>
          <w:szCs w:val="24"/>
          <w:rtl/>
          <w:lang w:eastAsia="he-IL"/>
        </w:rPr>
        <w:t>ניות מפורטות, מפרטים, כתבי כמויות, כל המסמכים וכל הדרוש לעריכת ופרסום מכרזים לביצוע המתקן בפרויקט ו/או לביצוע המתקן בפרויקט.</w:t>
      </w:r>
    </w:p>
    <w:p w14:paraId="1326A435"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4C7645EB"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b/>
          <w:bCs/>
          <w:sz w:val="24"/>
          <w:szCs w:val="24"/>
          <w:u w:val="single"/>
          <w:rtl/>
          <w:lang w:eastAsia="he-IL"/>
        </w:rPr>
        <w:t>אלה שירותי המתכנן</w:t>
      </w:r>
      <w:r w:rsidRPr="007D6A6B">
        <w:rPr>
          <w:rFonts w:ascii="Times New Roman" w:eastAsia="Times New Roman" w:hAnsi="Times New Roman" w:cs="David"/>
          <w:sz w:val="24"/>
          <w:szCs w:val="24"/>
          <w:rtl/>
          <w:lang w:eastAsia="he-IL"/>
        </w:rPr>
        <w:t>:</w:t>
      </w:r>
    </w:p>
    <w:p w14:paraId="706518D7"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p>
    <w:p w14:paraId="7176F374" w14:textId="77777777" w:rsidR="007D6A6B" w:rsidRPr="007D6A6B" w:rsidRDefault="007D6A6B" w:rsidP="007D6A6B">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7B669303"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
          <w:bCs/>
          <w:sz w:val="24"/>
          <w:szCs w:val="24"/>
          <w:rtl/>
          <w:lang w:eastAsia="he-IL"/>
        </w:rPr>
      </w:pPr>
      <w:r w:rsidRPr="007D6A6B">
        <w:rPr>
          <w:rFonts w:ascii="Times New Roman" w:eastAsia="Times New Roman" w:hAnsi="Times New Roman" w:cs="David"/>
          <w:sz w:val="24"/>
          <w:szCs w:val="24"/>
          <w:rtl/>
          <w:lang w:eastAsia="he-IL"/>
        </w:rPr>
        <w:t>שירותי המתכנן יבוצעו בשלבים הכוללים את הש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רותים כלהלן: </w:t>
      </w:r>
    </w:p>
    <w:p w14:paraId="2922CD42"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
          <w:bCs/>
          <w:sz w:val="24"/>
          <w:szCs w:val="24"/>
          <w:u w:val="single"/>
          <w:rtl/>
          <w:lang w:eastAsia="he-IL"/>
        </w:rPr>
      </w:pPr>
    </w:p>
    <w:p w14:paraId="3729177F"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3.1</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מוקדם</w:t>
      </w:r>
      <w:r w:rsidRPr="007D6A6B">
        <w:rPr>
          <w:rFonts w:ascii="Times New Roman" w:eastAsia="Times New Roman" w:hAnsi="Times New Roman" w:cs="David"/>
          <w:sz w:val="24"/>
          <w:szCs w:val="24"/>
          <w:rtl/>
          <w:lang w:eastAsia="he-IL"/>
        </w:rPr>
        <w:t>:</w:t>
      </w:r>
    </w:p>
    <w:p w14:paraId="3E7737A8"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ab/>
      </w:r>
    </w:p>
    <w:p w14:paraId="7E9EFDA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 xml:space="preserve">בירור הפרוגרמה עם המנהל, ביקורים באתר, חקירות מוקדמות, </w:t>
      </w:r>
      <w:r w:rsidRPr="007D6A6B">
        <w:rPr>
          <w:rFonts w:ascii="Times New Roman" w:eastAsia="Times New Roman" w:hAnsi="Times New Roman" w:cs="David" w:hint="cs"/>
          <w:sz w:val="24"/>
          <w:szCs w:val="24"/>
          <w:rtl/>
          <w:lang w:eastAsia="he-IL"/>
        </w:rPr>
        <w:t>התייעצויו</w:t>
      </w:r>
      <w:r w:rsidRPr="007D6A6B">
        <w:rPr>
          <w:rFonts w:ascii="Times New Roman" w:eastAsia="Times New Roman" w:hAnsi="Times New Roman" w:cs="David" w:hint="eastAsia"/>
          <w:sz w:val="24"/>
          <w:szCs w:val="24"/>
          <w:rtl/>
          <w:lang w:eastAsia="he-IL"/>
        </w:rPr>
        <w:t>ת</w:t>
      </w:r>
      <w:r w:rsidRPr="007D6A6B">
        <w:rPr>
          <w:rFonts w:ascii="Times New Roman" w:eastAsia="Times New Roman" w:hAnsi="Times New Roman" w:cs="David"/>
          <w:sz w:val="24"/>
          <w:szCs w:val="24"/>
          <w:rtl/>
          <w:lang w:eastAsia="he-IL"/>
        </w:rPr>
        <w:t xml:space="preserve"> ותיאום עם היועצים, כהגדרתם בחוזה.</w:t>
      </w:r>
    </w:p>
    <w:p w14:paraId="3476A0ED"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6087E3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בירורים ברשויות המוסמכות, או גורמים אחרים, בקשר לכל הנושאים הקשורים בתכנון המתקן או בקבלת אישור הרשויות הנ"ל לביצוע המתקן.</w:t>
      </w:r>
    </w:p>
    <w:p w14:paraId="4EDFB157"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6A345D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קביעת עקרונות המערכת של המתקן לאור חישובים מוקדמים ובדיקת השיטות השונות, בחלקים שונים של הפרויקט.</w:t>
      </w:r>
    </w:p>
    <w:p w14:paraId="70BC7219"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8720D1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הכנת תכניות מוקדמות, המתארות את המערכת העקרונית של המתקן, ותיאום התכניות עם היועצים.</w:t>
      </w:r>
    </w:p>
    <w:p w14:paraId="1A6DD7E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300352D"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העברת נתונים </w:t>
      </w:r>
      <w:r w:rsidRPr="007D6A6B">
        <w:rPr>
          <w:rFonts w:ascii="Times New Roman" w:eastAsia="Times New Roman" w:hAnsi="Times New Roman" w:cs="David" w:hint="cs"/>
          <w:sz w:val="24"/>
          <w:szCs w:val="24"/>
          <w:rtl/>
          <w:lang w:eastAsia="he-IL"/>
        </w:rPr>
        <w:t>רלוונטיי</w:t>
      </w:r>
      <w:r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ליועצים (הספקי חשמל, נתוני ציוד וכו').</w:t>
      </w:r>
    </w:p>
    <w:p w14:paraId="3A04AFAD"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0D45FC2"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 xml:space="preserve">קבלת אשור היועצים </w:t>
      </w:r>
      <w:r w:rsidR="00461F51" w:rsidRPr="007D6A6B">
        <w:rPr>
          <w:rFonts w:ascii="Times New Roman" w:eastAsia="Times New Roman" w:hAnsi="Times New Roman" w:cs="David" w:hint="cs"/>
          <w:sz w:val="24"/>
          <w:szCs w:val="24"/>
          <w:rtl/>
          <w:lang w:eastAsia="he-IL"/>
        </w:rPr>
        <w:t>הרלוונטיי</w:t>
      </w:r>
      <w:r w:rsidR="00461F51"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לתכנון המוקדם ואשור התכנון המוקדם של היועצים, ככל </w:t>
      </w:r>
      <w:r w:rsidR="00461F51" w:rsidRPr="007D6A6B">
        <w:rPr>
          <w:rFonts w:ascii="Times New Roman" w:eastAsia="Times New Roman" w:hAnsi="Times New Roman" w:cs="David" w:hint="cs"/>
          <w:sz w:val="24"/>
          <w:szCs w:val="24"/>
          <w:rtl/>
          <w:lang w:eastAsia="he-IL"/>
        </w:rPr>
        <w:t>ש</w:t>
      </w:r>
      <w:r w:rsidR="00461F51">
        <w:rPr>
          <w:rFonts w:ascii="Times New Roman" w:eastAsia="Times New Roman" w:hAnsi="Times New Roman" w:cs="David" w:hint="cs"/>
          <w:sz w:val="24"/>
          <w:szCs w:val="24"/>
          <w:rtl/>
          <w:lang w:eastAsia="he-IL"/>
        </w:rPr>
        <w:t>יי</w:t>
      </w:r>
      <w:r w:rsidR="00461F51" w:rsidRPr="007D6A6B">
        <w:rPr>
          <w:rFonts w:ascii="Times New Roman" w:eastAsia="Times New Roman" w:hAnsi="Times New Roman" w:cs="David" w:hint="cs"/>
          <w:sz w:val="24"/>
          <w:szCs w:val="24"/>
          <w:rtl/>
          <w:lang w:eastAsia="he-IL"/>
        </w:rPr>
        <w:t>דרש</w:t>
      </w:r>
      <w:r w:rsidRPr="007D6A6B">
        <w:rPr>
          <w:rFonts w:ascii="Times New Roman" w:eastAsia="Times New Roman" w:hAnsi="Times New Roman" w:cs="David"/>
          <w:sz w:val="24"/>
          <w:szCs w:val="24"/>
          <w:rtl/>
          <w:lang w:eastAsia="he-IL"/>
        </w:rPr>
        <w:t xml:space="preserve"> אשור המתכנן.</w:t>
      </w:r>
    </w:p>
    <w:p w14:paraId="4E6A7323"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4CFE180"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הכנת אומדן משוער של ערך המתקן.</w:t>
      </w:r>
    </w:p>
    <w:p w14:paraId="160AD8E6"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92FAA86"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74ADAEA5"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611D33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4E0FF1C" w14:textId="77777777" w:rsidR="007D6A6B" w:rsidRPr="007D6A6B" w:rsidRDefault="007D6A6B" w:rsidP="007D6A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3.2</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סופי:</w:t>
      </w:r>
    </w:p>
    <w:p w14:paraId="36A7A100"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7D84FF2"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הכנת תכניות סופיות, המתארות את המתקן, וא</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שורן על ידי המנהל והיועצים והכוללות, בין היתר, תכניות של מערכות פיזור אויר או אוורור, תכניות צנרת, תכניות מיקום הציוד, מערך חדרי המכונות.</w:t>
      </w:r>
    </w:p>
    <w:p w14:paraId="207FD3A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2E868B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 xml:space="preserve">טיפול באישור התכניות ע"י הרשויות המוסמכות עד לקבלת כל </w:t>
      </w:r>
      <w:r w:rsidRPr="007D6A6B">
        <w:rPr>
          <w:rFonts w:ascii="Times New Roman" w:eastAsia="Times New Roman" w:hAnsi="Times New Roman" w:cs="David"/>
          <w:sz w:val="24"/>
          <w:szCs w:val="24"/>
          <w:rtl/>
          <w:lang w:eastAsia="he-IL"/>
        </w:rPr>
        <w:lastRenderedPageBreak/>
        <w:t>האישורים הדרושים על פי כל דין.</w:t>
      </w:r>
    </w:p>
    <w:p w14:paraId="09071326"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F764F46"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חתימה על כל המסמכים, כל התכניות וכל הבקשות, אשר חתימת המתכנן ת</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דרש עליהם עד לקבלת תעודת גמר לפרויקט, כאחראי לתכנון, לפיקוח עליון ולביקורת בתחום מזוג אויר ואוורור, לרבות בקשות להיתרי בניה, </w:t>
      </w:r>
      <w:r w:rsidR="00461F51" w:rsidRPr="007D6A6B">
        <w:rPr>
          <w:rFonts w:ascii="Times New Roman" w:eastAsia="Times New Roman" w:hAnsi="Times New Roman" w:cs="David" w:hint="cs"/>
          <w:sz w:val="24"/>
          <w:szCs w:val="24"/>
          <w:rtl/>
          <w:lang w:eastAsia="he-IL"/>
        </w:rPr>
        <w:t>לטפסי</w:t>
      </w:r>
      <w:r w:rsidR="00461F51" w:rsidRPr="007D6A6B">
        <w:rPr>
          <w:rFonts w:ascii="Times New Roman" w:eastAsia="Times New Roman" w:hAnsi="Times New Roman" w:cs="David" w:hint="eastAsia"/>
          <w:sz w:val="24"/>
          <w:szCs w:val="24"/>
          <w:rtl/>
          <w:lang w:eastAsia="he-IL"/>
        </w:rPr>
        <w:t>י</w:t>
      </w:r>
      <w:r w:rsidRPr="007D6A6B">
        <w:rPr>
          <w:rFonts w:ascii="Times New Roman" w:eastAsia="Times New Roman" w:hAnsi="Times New Roman" w:cs="David"/>
          <w:sz w:val="24"/>
          <w:szCs w:val="24"/>
          <w:rtl/>
          <w:lang w:eastAsia="he-IL"/>
        </w:rPr>
        <w:t xml:space="preserve"> 4 ולתעודות גמר.</w:t>
      </w:r>
    </w:p>
    <w:p w14:paraId="28CC32A8"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CC0252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הכנסת תיקונים ושינויים בכל התכניות והמסמכים אשר נערכו על ידי המתכנן במהלך ביצוע התכנון לפי דרישתו הראשונה של המזמין ו/או לפי דרישת הרשויות המוסמכות, באשור המזמין, הגשתם לרשויות וטיפול באישורם כולל קבלת היתרי בניה מתוקנים.</w:t>
      </w:r>
    </w:p>
    <w:p w14:paraId="325F40D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B480806"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הכנת התכניות לאשור סופי של היועצים והמזמין לפני התחלת שלב תכניות עבודה.</w:t>
      </w:r>
    </w:p>
    <w:p w14:paraId="65688852"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642B031"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 xml:space="preserve">קבלת אשור היועצים </w:t>
      </w:r>
      <w:r w:rsidR="00461F51" w:rsidRPr="007D6A6B">
        <w:rPr>
          <w:rFonts w:ascii="Times New Roman" w:eastAsia="Times New Roman" w:hAnsi="Times New Roman" w:cs="David" w:hint="cs"/>
          <w:sz w:val="24"/>
          <w:szCs w:val="24"/>
          <w:rtl/>
          <w:lang w:eastAsia="he-IL"/>
        </w:rPr>
        <w:t>הרלוונטיי</w:t>
      </w:r>
      <w:r w:rsidR="00461F51"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לתכנון הסופי ואשור התכנון הסופי של היועצים, ככל </w:t>
      </w:r>
      <w:r w:rsidR="00461F51" w:rsidRPr="007D6A6B">
        <w:rPr>
          <w:rFonts w:ascii="Times New Roman" w:eastAsia="Times New Roman" w:hAnsi="Times New Roman" w:cs="David" w:hint="cs"/>
          <w:sz w:val="24"/>
          <w:szCs w:val="24"/>
          <w:rtl/>
          <w:lang w:eastAsia="he-IL"/>
        </w:rPr>
        <w:t>שיידר</w:t>
      </w:r>
      <w:r w:rsidR="00461F51" w:rsidRPr="007D6A6B">
        <w:rPr>
          <w:rFonts w:ascii="Times New Roman" w:eastAsia="Times New Roman" w:hAnsi="Times New Roman" w:cs="David" w:hint="eastAsia"/>
          <w:sz w:val="24"/>
          <w:szCs w:val="24"/>
          <w:rtl/>
          <w:lang w:eastAsia="he-IL"/>
        </w:rPr>
        <w:t>ש</w:t>
      </w:r>
      <w:r w:rsidRPr="007D6A6B">
        <w:rPr>
          <w:rFonts w:ascii="Times New Roman" w:eastAsia="Times New Roman" w:hAnsi="Times New Roman" w:cs="David"/>
          <w:sz w:val="24"/>
          <w:szCs w:val="24"/>
          <w:rtl/>
          <w:lang w:eastAsia="he-IL"/>
        </w:rPr>
        <w:t xml:space="preserve"> אשור המתכנן.</w:t>
      </w:r>
    </w:p>
    <w:p w14:paraId="776E320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982E614"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בדיקת מפרטי ותוכניות המכר, לרבות התאמתם לתכנון, ואישור הנוסח ו/או עדכון התכנון לפי הנחיית המזמין.</w:t>
      </w:r>
    </w:p>
    <w:p w14:paraId="0DC16084"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EA053D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7BE09B1"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ח.</w:t>
      </w:r>
      <w:r w:rsidRPr="007D6A6B">
        <w:rPr>
          <w:rFonts w:ascii="Times New Roman" w:eastAsia="Times New Roman" w:hAnsi="Times New Roman" w:cs="David"/>
          <w:sz w:val="24"/>
          <w:szCs w:val="24"/>
          <w:rtl/>
          <w:lang w:eastAsia="he-IL"/>
        </w:rPr>
        <w:tab/>
        <w:t>עדכון האומדן המשוער של ערך המתקן.</w:t>
      </w:r>
    </w:p>
    <w:p w14:paraId="5086C54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D4B504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w:t>
      </w:r>
      <w:r w:rsidRPr="007D6A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הסופי.</w:t>
      </w:r>
    </w:p>
    <w:p w14:paraId="2D533D3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D60FC4A" w14:textId="77777777" w:rsidR="007D6A6B" w:rsidRPr="007D6A6B" w:rsidRDefault="007D6A6B" w:rsidP="007D6A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3.3</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מפורט</w:t>
      </w:r>
      <w:r w:rsidRPr="007D6A6B">
        <w:rPr>
          <w:rFonts w:ascii="Times New Roman" w:eastAsia="Times New Roman" w:hAnsi="Times New Roman" w:cs="David"/>
          <w:sz w:val="24"/>
          <w:szCs w:val="24"/>
          <w:rtl/>
          <w:lang w:eastAsia="he-IL"/>
        </w:rPr>
        <w:t>:</w:t>
      </w:r>
    </w:p>
    <w:p w14:paraId="3CBB8663"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011F6633"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הכנת כל חישובי המערכות השונות של המתקן.</w:t>
      </w:r>
    </w:p>
    <w:p w14:paraId="2CA06B06"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1369D60"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בחירת הציוד הדרוש למתקן.</w:t>
      </w:r>
      <w:r w:rsidRPr="007D6A6B">
        <w:rPr>
          <w:rFonts w:ascii="Times New Roman" w:eastAsia="Times New Roman" w:hAnsi="Times New Roman" w:cs="David" w:hint="cs"/>
          <w:sz w:val="24"/>
          <w:szCs w:val="24"/>
          <w:rtl/>
          <w:lang w:eastAsia="he-IL"/>
        </w:rPr>
        <w:t xml:space="preserve"> הכולל יעילות התכנון ביחס למבנה.</w:t>
      </w:r>
    </w:p>
    <w:p w14:paraId="474022D6"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2853B5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 xml:space="preserve">הכנת תכניות מערך או הרכבה מפורטות ומוסברות, כולל הפרטים, כדרוש לביצוע המתקן </w:t>
      </w:r>
      <w:proofErr w:type="spellStart"/>
      <w:r w:rsidRPr="007D6A6B">
        <w:rPr>
          <w:rFonts w:ascii="Times New Roman" w:eastAsia="Times New Roman" w:hAnsi="Times New Roman" w:cs="David"/>
          <w:sz w:val="24"/>
          <w:szCs w:val="24"/>
          <w:rtl/>
          <w:lang w:eastAsia="he-IL"/>
        </w:rPr>
        <w:t>בקנ"מ</w:t>
      </w:r>
      <w:proofErr w:type="spellEnd"/>
      <w:r w:rsidRPr="007D6A6B">
        <w:rPr>
          <w:rFonts w:ascii="Times New Roman" w:eastAsia="Times New Roman" w:hAnsi="Times New Roman" w:cs="David"/>
          <w:sz w:val="24"/>
          <w:szCs w:val="24"/>
          <w:rtl/>
          <w:lang w:eastAsia="he-IL"/>
        </w:rPr>
        <w:t xml:space="preserve"> 1:50.</w:t>
      </w:r>
    </w:p>
    <w:p w14:paraId="4C42D87E"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B7829BA"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 xml:space="preserve">ריכוז הנתונים הטכניים לעבודות הקשורות בביצוע המתקן והעברתם ליועצים, ובפרט נתוני צריכת חשמל ומקדם צריכה </w:t>
      </w:r>
      <w:r w:rsidRPr="007D6A6B">
        <w:rPr>
          <w:rFonts w:ascii="Times New Roman" w:eastAsia="Times New Roman" w:hAnsi="Times New Roman" w:cs="David"/>
          <w:sz w:val="24"/>
          <w:szCs w:val="24"/>
          <w:rtl/>
          <w:lang w:eastAsia="he-IL"/>
        </w:rPr>
        <w:lastRenderedPageBreak/>
        <w:t>ליועץ החשמל, ונתוני ציוד ליועץ האקוסטיקה.</w:t>
      </w:r>
    </w:p>
    <w:p w14:paraId="0BE587C9"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F96DAD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תאום התוכניות דלעיל עם היועצים ובפרט האדריכל</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מתכנן </w:t>
      </w:r>
      <w:r w:rsidRPr="007D6A6B">
        <w:rPr>
          <w:rFonts w:ascii="Times New Roman" w:eastAsia="Times New Roman" w:hAnsi="Times New Roman" w:cs="David" w:hint="cs"/>
          <w:sz w:val="24"/>
          <w:szCs w:val="24"/>
          <w:rtl/>
          <w:lang w:eastAsia="he-IL"/>
        </w:rPr>
        <w:t>החשמל, אינסטלציה ו</w:t>
      </w:r>
      <w:r w:rsidRPr="007D6A6B">
        <w:rPr>
          <w:rFonts w:ascii="Times New Roman" w:eastAsia="Times New Roman" w:hAnsi="Times New Roman" w:cs="David"/>
          <w:sz w:val="24"/>
          <w:szCs w:val="24"/>
          <w:rtl/>
          <w:lang w:eastAsia="he-IL"/>
        </w:rPr>
        <w:t>הקונסטרוקציה.</w:t>
      </w:r>
    </w:p>
    <w:p w14:paraId="59578755"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DEFBE7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בדיקת תכניות הקונסטרוקציה והאדריכלות, סימון חורים או מעברים העוברים דרך אלמנטים קונסטרוקטיביים, באופן שיופיעו בתכניות הקונסטרוקציה. בדיקת תכניות שיערכו על ידי היועצים והקפדה על אפשרות מעבר צנרת תחת הריצוף, בפירים אנכיים ואופקיים ותחת התקרות.</w:t>
      </w:r>
    </w:p>
    <w:p w14:paraId="416BAFDB"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B46345B"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הכנת מפרטים טכניים וכתבי כמויות המתאימים למפרטים הכלליים ולכתבי הכמויות המקובלים על המזמין בצורה שיכללו את כל המערכות המתוכננות, תוך בדיקה של היעדר כפילות עם מפרט מלאכה אחר בפרויקט ובדיקה של מערכות הקשורות למתקן, אף אם תוכננו על ידי מי מהיועצים.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2F53720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F4B6B9D"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B6C286B"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ח.</w:t>
      </w:r>
      <w:r w:rsidRPr="007D6A6B">
        <w:rPr>
          <w:rFonts w:ascii="Times New Roman" w:eastAsia="Times New Roman" w:hAnsi="Times New Roman" w:cs="David"/>
          <w:sz w:val="24"/>
          <w:szCs w:val="24"/>
          <w:rtl/>
          <w:lang w:eastAsia="he-IL"/>
        </w:rPr>
        <w:tab/>
        <w:t>המפרטים יודפסו באמצעות מעבד תמלילים והם יוצאו בקבצי "</w:t>
      </w:r>
      <w:proofErr w:type="spellStart"/>
      <w:r w:rsidRPr="007D6A6B">
        <w:rPr>
          <w:rFonts w:ascii="Times New Roman" w:eastAsia="Times New Roman" w:hAnsi="Times New Roman" w:cs="David"/>
          <w:sz w:val="24"/>
          <w:szCs w:val="24"/>
          <w:rtl/>
          <w:lang w:eastAsia="he-IL"/>
        </w:rPr>
        <w:t>אסקי</w:t>
      </w:r>
      <w:proofErr w:type="spellEnd"/>
      <w:r w:rsidRPr="007D6A6B">
        <w:rPr>
          <w:rFonts w:ascii="Times New Roman" w:eastAsia="Times New Roman" w:hAnsi="Times New Roman" w:cs="David"/>
          <w:sz w:val="24"/>
          <w:szCs w:val="24"/>
          <w:rtl/>
          <w:lang w:eastAsia="he-IL"/>
        </w:rPr>
        <w:t>", כך שניתן יהיה להעתיקם לכל מעבד תמלילים אחר, ע"ג דיסקט ובתדפיס.</w:t>
      </w:r>
    </w:p>
    <w:p w14:paraId="7F578E86"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D039C0B"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w:t>
      </w:r>
      <w:r w:rsidRPr="007D6A6B">
        <w:rPr>
          <w:rFonts w:ascii="Times New Roman" w:eastAsia="Times New Roman" w:hAnsi="Times New Roman" w:cs="David"/>
          <w:sz w:val="24"/>
          <w:szCs w:val="24"/>
          <w:rtl/>
          <w:lang w:eastAsia="he-IL"/>
        </w:rPr>
        <w:tab/>
        <w:t>כתבי הכמויות יוכנו באמצעות תוכנה לכתבי כמויות "סופר מכרז" והניתנת להמרה גם לתוכנות אחרות לכתבי כמויות, ע"ג דיסקט ובתדפיס.</w:t>
      </w:r>
    </w:p>
    <w:p w14:paraId="6E864B74"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1098BD7"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w:t>
      </w:r>
      <w:r w:rsidRPr="007D6A6B">
        <w:rPr>
          <w:rFonts w:ascii="Times New Roman" w:eastAsia="Times New Roman" w:hAnsi="Times New Roman" w:cs="David"/>
          <w:sz w:val="24"/>
          <w:szCs w:val="24"/>
          <w:rtl/>
          <w:lang w:eastAsia="he-IL"/>
        </w:rPr>
        <w:tab/>
        <w:t xml:space="preserve">עדכון פרק מזוג </w:t>
      </w:r>
      <w:proofErr w:type="spellStart"/>
      <w:r w:rsidRPr="007D6A6B">
        <w:rPr>
          <w:rFonts w:ascii="Times New Roman" w:eastAsia="Times New Roman" w:hAnsi="Times New Roman" w:cs="David"/>
          <w:sz w:val="24"/>
          <w:szCs w:val="24"/>
          <w:rtl/>
          <w:lang w:eastAsia="he-IL"/>
        </w:rPr>
        <w:t>האויר</w:t>
      </w:r>
      <w:proofErr w:type="spellEnd"/>
      <w:r w:rsidRPr="007D6A6B">
        <w:rPr>
          <w:rFonts w:ascii="Times New Roman" w:eastAsia="Times New Roman" w:hAnsi="Times New Roman" w:cs="David"/>
          <w:sz w:val="24"/>
          <w:szCs w:val="24"/>
          <w:rtl/>
          <w:lang w:eastAsia="he-IL"/>
        </w:rPr>
        <w:t xml:space="preserve"> והאוורור במפרטי המכר. בדיקה חוזרת של מפרטי המכר, לרבות התאמתם לתכנון, ואישור הנוסח ו/או עדכון התכנון לפי הנחיית המזמין.</w:t>
      </w:r>
    </w:p>
    <w:p w14:paraId="564683C2"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A397C58"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יא.</w:t>
      </w:r>
      <w:r w:rsidRPr="007D6A6B">
        <w:rPr>
          <w:rFonts w:ascii="Times New Roman" w:eastAsia="Times New Roman" w:hAnsi="Times New Roman" w:cs="David"/>
          <w:sz w:val="24"/>
          <w:szCs w:val="24"/>
          <w:rtl/>
          <w:lang w:eastAsia="he-IL"/>
        </w:rPr>
        <w:tab/>
        <w:t>הכנת אומדן מפורט של ערך המתקן, מבוסס על המפרטים וכתבי הכמויות, תוך ציון מדד תשומות הבניה למגורים הידוע במועד הכנת האומדן.</w:t>
      </w:r>
    </w:p>
    <w:p w14:paraId="3A643820"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1C9FCA4"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roofErr w:type="spellStart"/>
      <w:r w:rsidRPr="007D6A6B">
        <w:rPr>
          <w:rFonts w:ascii="Times New Roman" w:eastAsia="Times New Roman" w:hAnsi="Times New Roman" w:cs="David"/>
          <w:sz w:val="24"/>
          <w:szCs w:val="24"/>
          <w:rtl/>
          <w:lang w:eastAsia="he-IL"/>
        </w:rPr>
        <w:t>יב</w:t>
      </w:r>
      <w:proofErr w:type="spellEnd"/>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הכנסת שנויים בתוכניות ככל שיתחייב להתאמת התכנון למסגרת התקציבית, אשר תקבע ע"י המזמין.</w:t>
      </w:r>
    </w:p>
    <w:p w14:paraId="2CEDF154"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F4FDD83"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roofErr w:type="spellStart"/>
      <w:r w:rsidRPr="007D6A6B">
        <w:rPr>
          <w:rFonts w:ascii="Times New Roman" w:eastAsia="Times New Roman" w:hAnsi="Times New Roman" w:cs="David"/>
          <w:sz w:val="24"/>
          <w:szCs w:val="24"/>
          <w:rtl/>
          <w:lang w:eastAsia="he-IL"/>
        </w:rPr>
        <w:t>יג</w:t>
      </w:r>
      <w:proofErr w:type="spellEnd"/>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מתן חוות דעת ויעוץ בכל הקשור בהכנת המכרזים ופרסומם.</w:t>
      </w:r>
    </w:p>
    <w:p w14:paraId="75F1B4B1"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4ADDCCA"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יד.</w:t>
      </w:r>
      <w:r w:rsidRPr="007D6A6B">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2CFC2034"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F6C372B"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טו.</w:t>
      </w:r>
      <w:r w:rsidRPr="007D6A6B">
        <w:rPr>
          <w:rFonts w:ascii="Times New Roman" w:eastAsia="Times New Roman" w:hAnsi="Times New Roman" w:cs="David"/>
          <w:sz w:val="24"/>
          <w:szCs w:val="24"/>
          <w:rtl/>
          <w:lang w:eastAsia="he-IL"/>
        </w:rPr>
        <w:tab/>
        <w:t>מתן חוות דעת</w:t>
      </w:r>
      <w:r w:rsidRPr="007D6A6B">
        <w:rPr>
          <w:rFonts w:ascii="Times New Roman" w:eastAsia="Times New Roman" w:hAnsi="Times New Roman" w:cs="David" w:hint="cs"/>
          <w:sz w:val="24"/>
          <w:szCs w:val="24"/>
          <w:rtl/>
          <w:lang w:eastAsia="he-IL"/>
        </w:rPr>
        <w:t xml:space="preserve"> </w:t>
      </w:r>
      <w:r w:rsidRPr="007D6A6B">
        <w:rPr>
          <w:rFonts w:ascii="Times New Roman" w:eastAsia="Times New Roman" w:hAnsi="Times New Roman" w:cs="David"/>
          <w:sz w:val="24"/>
          <w:szCs w:val="24"/>
          <w:rtl/>
          <w:lang w:eastAsia="he-IL"/>
        </w:rPr>
        <w:t>ביחס להצעות הקבלנים.</w:t>
      </w:r>
    </w:p>
    <w:p w14:paraId="558D4303"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750B47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roofErr w:type="spellStart"/>
      <w:r w:rsidRPr="007D6A6B">
        <w:rPr>
          <w:rFonts w:ascii="Times New Roman" w:eastAsia="Times New Roman" w:hAnsi="Times New Roman" w:cs="David"/>
          <w:sz w:val="24"/>
          <w:szCs w:val="24"/>
          <w:rtl/>
          <w:lang w:eastAsia="he-IL"/>
        </w:rPr>
        <w:t>טז</w:t>
      </w:r>
      <w:proofErr w:type="spellEnd"/>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הכנת תכניות עבודה, פרטים ומפרטים משלימים כפי 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ידרש לביצוע המתקן.</w:t>
      </w:r>
    </w:p>
    <w:p w14:paraId="5E28F68D"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4876293"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מובהר בזאת שהמתכנן יכין, באם י</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דרש תכניות ומסמכים למכרזים עוד לפני השלמת התכנון המפורט.</w:t>
      </w:r>
    </w:p>
    <w:p w14:paraId="38DD9C10"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B8D28D"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r w:rsidRPr="007D6A6B">
        <w:rPr>
          <w:rFonts w:ascii="Times New Roman" w:eastAsia="Times New Roman" w:hAnsi="Times New Roman" w:cs="David"/>
          <w:sz w:val="24"/>
          <w:szCs w:val="24"/>
          <w:rtl/>
          <w:lang w:eastAsia="he-IL"/>
        </w:rPr>
        <w:t>3.4</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פיקוח עליון:</w:t>
      </w:r>
    </w:p>
    <w:p w14:paraId="557242AA"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1B744CA0" w14:textId="77777777" w:rsidR="007D6A6B" w:rsidRPr="007D6A6B" w:rsidRDefault="007D6A6B" w:rsidP="007D6A6B">
      <w:pPr>
        <w:widowControl w:val="0"/>
        <w:numPr>
          <w:ilvl w:val="0"/>
          <w:numId w:val="4"/>
        </w:numPr>
        <w:spacing w:before="0" w:beforeAutospacing="0" w:after="0" w:afterAutospacing="0" w:line="240" w:lineRule="auto"/>
        <w:ind w:righ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הפיקוח העליון של המתכנן על ביצוע המבנים יכלול:</w:t>
      </w:r>
    </w:p>
    <w:p w14:paraId="57AC59EF"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A030E6D"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בדיקת התכניות המפורטות הנערכות ע"י הקבלנים ואישורן.</w:t>
      </w:r>
    </w:p>
    <w:p w14:paraId="324D34F4"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6F547CF"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פיקוח עליון על ביצוע המתקן בפרויקט ובמפעלי הייצור של רכיביו, בהתאם לתכניות ולמסמכים האחרים המאושרים ע"י המנהל, לרבות על ביצוע התיקונים, שקבלני העבודות חייבים בהם, הן לפני מסירת העבודה והן בתקופת הבדק.</w:t>
      </w:r>
    </w:p>
    <w:p w14:paraId="1AD0C1DE"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5AA2A2E"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תאום ושתוף פעולה עם היועצים בביצוע הפיקוח העליון על ביצוע המתקן.</w:t>
      </w:r>
    </w:p>
    <w:p w14:paraId="7C20F9F4"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821FE47"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בדיקה ואישור של חומרים וציוד.</w:t>
      </w:r>
    </w:p>
    <w:p w14:paraId="6B24AE5A"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9419440"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הדרכה ומתן הסברים למנהל, ליועצים, לקבלנים ולמפקח באתר.</w:t>
      </w:r>
    </w:p>
    <w:p w14:paraId="63E14845"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49E63FE"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דווח למנהל על ממצאי הבדיקות ועל התקדמות ביצוע המתקן לאחר כל ביקור של המתכנן במתקן ובמפעלי הייצור של רכיביו.</w:t>
      </w:r>
    </w:p>
    <w:p w14:paraId="5B6EFAD0"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B98DAD9"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עדכון התכניות וכל יתר המסמכים הדרושים בהתאם לשינויים שיתחייבו מדרישות הרשויות </w:t>
      </w:r>
      <w:r w:rsidRPr="007D6A6B">
        <w:rPr>
          <w:rFonts w:ascii="Times New Roman" w:eastAsia="Times New Roman" w:hAnsi="Times New Roman" w:cs="David"/>
          <w:sz w:val="24"/>
          <w:szCs w:val="24"/>
          <w:rtl/>
          <w:lang w:eastAsia="he-IL"/>
        </w:rPr>
        <w:lastRenderedPageBreak/>
        <w:t>או לצורך ביצוע שינויים שיתגלה בהם צורך במהלך בצוע העבודות. כל עדכון יבוצע בתאום עם המנהל בכתב.</w:t>
      </w:r>
    </w:p>
    <w:p w14:paraId="42109624"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15CBEB8"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השתתפות בקבלת המתקן ו/או חלקים מהמתקן, העברת רשימות ליקויים לתיקון ואישור גמר ביצוע המתקן, בתיאום עם היועצים.</w:t>
      </w:r>
    </w:p>
    <w:p w14:paraId="2E0D51F1"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00D4DC3"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ייעוץ למנהל והשתתפות בדיונים ובבירורים עם הקבלנים בקשר עם ביצוע המתקן ובפקוח העליון עליו ועל התאמתו לתנאי החוזים עם קבלני העבודות, הן לפני מסירת העבודה והן בתקופת הבדק. השתתפות לפי דרישה בבירורים של תביעות הקבלן, לגבי מחירים חריגים ו/או הבהרת כוונות המפרט וכתב הכמויות.</w:t>
      </w:r>
    </w:p>
    <w:p w14:paraId="296D090F"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7014868"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יעוץ לפתרונות במקרים בהם יתגלו כשלים בבצוע העבודות לעומת התכנון.</w:t>
      </w:r>
    </w:p>
    <w:p w14:paraId="6743B451"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B696EE7"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הכנת תכניות הביצוע על רקע התכניות המקוריות תוך ציון כל השינויים שחלו בזמן הביצוע לפי תכניות מדידות </w:t>
      </w:r>
      <w:r w:rsidRPr="007D6A6B">
        <w:rPr>
          <w:rFonts w:ascii="Times New Roman" w:eastAsia="Times New Roman" w:hAnsi="Times New Roman" w:cs="David"/>
          <w:sz w:val="24"/>
          <w:szCs w:val="24"/>
          <w:lang w:eastAsia="he-IL"/>
        </w:rPr>
        <w:t>AS MADE</w:t>
      </w:r>
      <w:r w:rsidRPr="007D6A6B">
        <w:rPr>
          <w:rFonts w:ascii="Times New Roman" w:eastAsia="Times New Roman" w:hAnsi="Times New Roman" w:cs="David"/>
          <w:sz w:val="24"/>
          <w:szCs w:val="24"/>
          <w:rtl/>
          <w:lang w:eastAsia="he-IL"/>
        </w:rPr>
        <w:t xml:space="preserve"> שתימסרנה ע"י הקבלן המבצע למתכנן, ומסירתם למזמין ע"ג דיסקט.</w:t>
      </w:r>
    </w:p>
    <w:p w14:paraId="06D067D7"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042C675E"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חתימה על כל מסמך ו/או תכנית שידרשו ע"י הרשויות במהלך הבניה, לרבות חתימה על אשור לחיבור הפרויקט למערכות, ועל אישור לאכלוס ותעודת גמר.</w:t>
      </w:r>
    </w:p>
    <w:p w14:paraId="368646D5"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58305F" w14:textId="77777777" w:rsidR="007D6A6B" w:rsidRPr="007D6A6B" w:rsidRDefault="007D6A6B" w:rsidP="007D6A6B">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בדיקת בצוע עבודות הבדק לקבלה סופית של העבודות בגמר אחריות קבלני העבודות.</w:t>
      </w:r>
    </w:p>
    <w:p w14:paraId="4A4481EE"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13963FF"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סיוע למזמין במתן מענה לכל הפניות אשר יופנו אליו בקשר עם תכנון ובצוע המתקן.</w:t>
      </w:r>
      <w:r w:rsidRPr="007D6A6B">
        <w:rPr>
          <w:rFonts w:ascii="Times New Roman" w:eastAsia="Times New Roman" w:hAnsi="Times New Roman" w:cs="David" w:hint="cs"/>
          <w:sz w:val="24"/>
          <w:szCs w:val="24"/>
          <w:rtl/>
          <w:lang w:eastAsia="he-IL"/>
        </w:rPr>
        <w:t xml:space="preserve"> גם לאחר תקופת הבדק.</w:t>
      </w:r>
    </w:p>
    <w:p w14:paraId="51BE13F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411AF66" w14:textId="77777777" w:rsidR="007D6A6B" w:rsidRPr="007D6A6B" w:rsidRDefault="007D6A6B" w:rsidP="007D6A6B">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השתתפות עם המזמין בהגנה בפני תביעות בקשר עם תכנון ובצוע המתקן, על דרך של הצטרפות כנתבע ו/או מסירת עדות מטעם </w:t>
      </w:r>
      <w:r w:rsidRPr="007D6A6B">
        <w:rPr>
          <w:rFonts w:ascii="Times New Roman" w:eastAsia="Times New Roman" w:hAnsi="Times New Roman" w:cs="David"/>
          <w:sz w:val="24"/>
          <w:szCs w:val="24"/>
          <w:rtl/>
          <w:lang w:eastAsia="he-IL"/>
        </w:rPr>
        <w:lastRenderedPageBreak/>
        <w:t xml:space="preserve">המזמין, והמצאת כל מסמך בקשר עם התכנון, אשר דרוש למזמין לשם </w:t>
      </w:r>
      <w:r w:rsidRPr="007D6A6B">
        <w:rPr>
          <w:rFonts w:ascii="Times New Roman" w:eastAsia="Times New Roman" w:hAnsi="Times New Roman" w:cs="David" w:hint="cs"/>
          <w:sz w:val="24"/>
          <w:szCs w:val="24"/>
          <w:rtl/>
          <w:lang w:eastAsia="he-IL"/>
        </w:rPr>
        <w:t>ניהו</w:t>
      </w:r>
      <w:r w:rsidRPr="007D6A6B">
        <w:rPr>
          <w:rFonts w:ascii="Times New Roman" w:eastAsia="Times New Roman" w:hAnsi="Times New Roman" w:cs="David" w:hint="eastAsia"/>
          <w:sz w:val="24"/>
          <w:szCs w:val="24"/>
          <w:rtl/>
          <w:lang w:eastAsia="he-IL"/>
        </w:rPr>
        <w:t>ל</w:t>
      </w:r>
      <w:r w:rsidRPr="007D6A6B">
        <w:rPr>
          <w:rFonts w:ascii="Times New Roman" w:eastAsia="Times New Roman" w:hAnsi="Times New Roman" w:cs="David"/>
          <w:sz w:val="24"/>
          <w:szCs w:val="24"/>
          <w:rtl/>
          <w:lang w:eastAsia="he-IL"/>
        </w:rPr>
        <w:t xml:space="preserve"> ההגנה, לפי דרישת המזמין ומיד עם דרישתו הראשונה.</w:t>
      </w:r>
    </w:p>
    <w:p w14:paraId="35829168"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6D1102D8"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כל יתר הדרוש לפיקוח עליון ולביקורת על הבצוע.</w:t>
      </w:r>
    </w:p>
    <w:p w14:paraId="40A6FDEC"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681E79"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כדי למלא משימות אלו יבקר המתכנן באתר הבניה ובמפעלי היצור של המתקן לפחות בכל אחד מהשלבים הבאים:</w:t>
      </w:r>
    </w:p>
    <w:p w14:paraId="7265FCB1"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D9C125A"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ביצוע חדר מכונות במרתפים.</w:t>
      </w:r>
    </w:p>
    <w:p w14:paraId="7778F0DE"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75BD5D3F"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ביצוע תעלות או</w:t>
      </w:r>
      <w:r w:rsidRPr="007D6A6B">
        <w:rPr>
          <w:rFonts w:ascii="Times New Roman" w:eastAsia="Times New Roman" w:hAnsi="Times New Roman" w:cs="David" w:hint="cs"/>
          <w:sz w:val="24"/>
          <w:szCs w:val="24"/>
          <w:rtl/>
          <w:lang w:eastAsia="he-IL"/>
        </w:rPr>
        <w:t>ו</w:t>
      </w:r>
      <w:r w:rsidRPr="007D6A6B">
        <w:rPr>
          <w:rFonts w:ascii="Times New Roman" w:eastAsia="Times New Roman" w:hAnsi="Times New Roman" w:cs="David"/>
          <w:sz w:val="24"/>
          <w:szCs w:val="24"/>
          <w:rtl/>
          <w:lang w:eastAsia="he-IL"/>
        </w:rPr>
        <w:t>רור במרתפים.</w:t>
      </w:r>
    </w:p>
    <w:p w14:paraId="7CAF299A"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66DBF28D"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ביצוע צנרת למערכות לכל קומה ו/או ביצוע </w:t>
      </w:r>
      <w:r w:rsidRPr="007D6A6B">
        <w:rPr>
          <w:rFonts w:ascii="Times New Roman" w:eastAsia="Times New Roman" w:hAnsi="Times New Roman" w:cs="David" w:hint="cs"/>
          <w:sz w:val="24"/>
          <w:szCs w:val="24"/>
          <w:rtl/>
          <w:lang w:eastAsia="he-IL"/>
        </w:rPr>
        <w:t>הכנות ל</w:t>
      </w:r>
      <w:r w:rsidRPr="007D6A6B">
        <w:rPr>
          <w:rFonts w:ascii="Times New Roman" w:eastAsia="Times New Roman" w:hAnsi="Times New Roman" w:cs="David"/>
          <w:sz w:val="24"/>
          <w:szCs w:val="24"/>
          <w:rtl/>
          <w:lang w:eastAsia="he-IL"/>
        </w:rPr>
        <w:t>יחידות מיני מרכזיות בכל דירה טיפוסית.</w:t>
      </w:r>
    </w:p>
    <w:p w14:paraId="1EF503EF"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38A4B334"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התקנת ציוד.</w:t>
      </w:r>
    </w:p>
    <w:p w14:paraId="217BA164"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1EEB4874"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ביקורת מערכות חשמל ופיקוד למתקן.</w:t>
      </w:r>
    </w:p>
    <w:p w14:paraId="43475CC9"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23BF7246"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אין המתכנן רשאי לתת הוראות לקבלנים ו/או לנהל משא ומתן עם הקבלנים אלא באמצעות נציגו המוסמך של המזמין.</w:t>
      </w:r>
    </w:p>
    <w:p w14:paraId="028FA673"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F13409"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לאחר כל ביקור באתר או במפעל יצרן (לוחות פיקוד וכד') יגיש המתכנן למנהל דו"ח בכתב ובו יציין את התרשמותו ואת הערותיו לגבי ביצוע העבודות.</w:t>
      </w:r>
    </w:p>
    <w:p w14:paraId="4F662832"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בגמר העבודות יגיש המתכנן לנציג המזמין הצהרה בנוסח נספח ט' כי בדק את בי</w:t>
      </w:r>
      <w:r w:rsidR="00461F51">
        <w:rPr>
          <w:rFonts w:ascii="Times New Roman" w:eastAsia="Times New Roman" w:hAnsi="Times New Roman" w:cs="David"/>
          <w:sz w:val="24"/>
          <w:szCs w:val="24"/>
          <w:rtl/>
          <w:lang w:eastAsia="he-IL"/>
        </w:rPr>
        <w:t>צוע העבודות ומצא אותן תואמות לת</w:t>
      </w:r>
      <w:r w:rsidRPr="007D6A6B">
        <w:rPr>
          <w:rFonts w:ascii="Times New Roman" w:eastAsia="Times New Roman" w:hAnsi="Times New Roman" w:cs="David"/>
          <w:sz w:val="24"/>
          <w:szCs w:val="24"/>
          <w:rtl/>
          <w:lang w:eastAsia="he-IL"/>
        </w:rPr>
        <w:t>כניותיו ולתקנים מחייבים וכי בוצעו לשביעות רצונו.</w:t>
      </w:r>
    </w:p>
    <w:p w14:paraId="1D20D85D"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ללא דו"חות והצהרות אלה לא תשולם למתכנן יתרת שכרו עבור פיקוח עליון.</w:t>
      </w:r>
    </w:p>
    <w:p w14:paraId="1019253B"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FB5F9D0"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rtl/>
          <w:lang w:eastAsia="he-IL"/>
        </w:rPr>
        <w:tab/>
        <w:t>ה.</w:t>
      </w:r>
      <w:r w:rsidRPr="007D6A6B">
        <w:rPr>
          <w:rFonts w:ascii="Times New Roman" w:eastAsia="Times New Roman" w:hAnsi="Times New Roman" w:cs="David"/>
          <w:sz w:val="24"/>
          <w:szCs w:val="24"/>
          <w:rtl/>
          <w:lang w:eastAsia="he-IL"/>
        </w:rPr>
        <w:tab/>
        <w:t>יעוץ למזמין בדבר תפעול ואחזקת המתקן.</w:t>
      </w:r>
    </w:p>
    <w:p w14:paraId="733D6EEF"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6D5C6E1"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4.</w:t>
      </w:r>
      <w:r w:rsidRPr="007D6A6B">
        <w:rPr>
          <w:rFonts w:ascii="Times New Roman" w:eastAsia="Times New Roman" w:hAnsi="Times New Roman" w:cs="David"/>
          <w:sz w:val="24"/>
          <w:szCs w:val="24"/>
          <w:rtl/>
          <w:lang w:eastAsia="he-IL"/>
        </w:rPr>
        <w:tab/>
        <w:t xml:space="preserve">המתכנן מתחייב לשמור על דיסקט ואוריגינלים את התכניות עד לאחר סיום הביצוע בשטח של העבודות נשוא התכנון, כך שניתן יהיה לבצע מהם העתקות, צילומים וכו' וכך שניתן יהיה לבצע בהם תיקונים </w:t>
      </w:r>
      <w:r w:rsidRPr="007D6A6B">
        <w:rPr>
          <w:rFonts w:ascii="Times New Roman" w:eastAsia="Times New Roman" w:hAnsi="Times New Roman" w:cs="David"/>
          <w:sz w:val="24"/>
          <w:szCs w:val="24"/>
          <w:rtl/>
          <w:lang w:eastAsia="he-IL"/>
        </w:rPr>
        <w:lastRenderedPageBreak/>
        <w:t>ושינויים.</w:t>
      </w:r>
    </w:p>
    <w:p w14:paraId="223B698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4D0875"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המזמין רשאי להזמין מהמתכנן את כל שלבי התכנון המפורטים בנספח זה ו/או חלק מהם ו/או שירותים נוספים, מעבר להם.</w:t>
      </w:r>
    </w:p>
    <w:p w14:paraId="124A603A" w14:textId="77777777" w:rsidR="007D6A6B" w:rsidRPr="007D6A6B" w:rsidRDefault="007D6A6B" w:rsidP="007D6A6B">
      <w:pPr>
        <w:widowControl w:val="0"/>
        <w:spacing w:before="0" w:beforeAutospacing="0" w:after="0" w:afterAutospacing="0" w:line="240" w:lineRule="auto"/>
        <w:ind w:left="720"/>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4"/>
          <w:szCs w:val="24"/>
          <w:u w:val="single"/>
          <w:rtl/>
          <w:lang w:eastAsia="he-IL"/>
        </w:rPr>
        <w:br w:type="page"/>
      </w:r>
    </w:p>
    <w:p w14:paraId="4A5A3DE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lastRenderedPageBreak/>
        <w:t>נספח ג'</w:t>
      </w:r>
    </w:p>
    <w:p w14:paraId="0304AC0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548EA8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לוח זמנים ושלבי עבודה</w:t>
      </w:r>
    </w:p>
    <w:p w14:paraId="395A104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F2FD028"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7851703C"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7D6A6B">
        <w:rPr>
          <w:rFonts w:ascii="Times New Roman" w:eastAsia="Times New Roman" w:hAnsi="Times New Roman" w:cs="David"/>
          <w:sz w:val="20"/>
          <w:szCs w:val="24"/>
          <w:lang w:eastAsia="he-IL"/>
        </w:rPr>
        <w:t>–</w:t>
      </w:r>
      <w:r w:rsidRPr="007D6A6B">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674BA89A"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C90110F"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1DEB429F"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5677CE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4E2F1A55"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012111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50273E08"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C83911A"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E624B8B"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sz w:val="20"/>
          <w:szCs w:val="24"/>
          <w:u w:val="single"/>
          <w:rtl/>
          <w:lang w:eastAsia="he-IL"/>
        </w:rPr>
        <w:br w:type="page"/>
      </w:r>
      <w:r w:rsidRPr="007D6A6B">
        <w:rPr>
          <w:rFonts w:ascii="Times New Roman" w:eastAsia="Times New Roman" w:hAnsi="Times New Roman" w:cs="David"/>
          <w:bCs/>
          <w:sz w:val="24"/>
          <w:szCs w:val="24"/>
          <w:u w:val="single"/>
          <w:rtl/>
          <w:lang w:eastAsia="he-IL"/>
        </w:rPr>
        <w:lastRenderedPageBreak/>
        <w:t>נספח ד'</w:t>
      </w:r>
    </w:p>
    <w:p w14:paraId="0BF8D6B6"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451B4F8"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t>שכר המתכנן</w:t>
      </w:r>
    </w:p>
    <w:p w14:paraId="2D98786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D50710B"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w:t>
      </w:r>
      <w:r w:rsidRPr="007D6A6B">
        <w:rPr>
          <w:rFonts w:ascii="Times New Roman" w:eastAsia="Times New Roman" w:hAnsi="Times New Roman" w:cs="David"/>
          <w:sz w:val="24"/>
          <w:szCs w:val="24"/>
          <w:rtl/>
          <w:lang w:eastAsia="he-IL"/>
        </w:rPr>
        <w:tab/>
        <w:t>תמורת ביצוע מלוא שרותי המתכנן לרבות תכנון ופיקוח מערכות אוורור מא</w:t>
      </w:r>
      <w:r w:rsidR="00461F51">
        <w:rPr>
          <w:rFonts w:ascii="Times New Roman" w:eastAsia="Times New Roman" w:hAnsi="Times New Roman" w:cs="David"/>
          <w:sz w:val="24"/>
          <w:szCs w:val="24"/>
          <w:rtl/>
          <w:lang w:eastAsia="he-IL"/>
        </w:rPr>
        <w:t>ולץ ומערכות מיזוג אויר, לרבות ת</w:t>
      </w:r>
      <w:r w:rsidRPr="007D6A6B">
        <w:rPr>
          <w:rFonts w:ascii="Times New Roman" w:eastAsia="Times New Roman" w:hAnsi="Times New Roman" w:cs="David"/>
          <w:sz w:val="24"/>
          <w:szCs w:val="24"/>
          <w:rtl/>
          <w:lang w:eastAsia="he-IL"/>
        </w:rPr>
        <w:t>כניות להכנות הכנות בלבד למערכות מיזוג אויר, כמפורט בנספח ב', ישלם המזמין למתכנן את שכר המתכנן בשיעורים ובמועדים כדלקמן :</w:t>
      </w:r>
    </w:p>
    <w:p w14:paraId="220D9A79"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7EEBE7E0" w14:textId="77777777" w:rsidR="007D6A6B" w:rsidRPr="007D6A6B" w:rsidRDefault="007D6A6B" w:rsidP="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1.1</w:t>
      </w:r>
      <w:r w:rsidRPr="007D6A6B">
        <w:rPr>
          <w:rFonts w:ascii="Times New Roman" w:eastAsia="Times New Roman" w:hAnsi="Times New Roman" w:cs="David"/>
          <w:sz w:val="24"/>
          <w:szCs w:val="24"/>
          <w:rtl/>
        </w:rPr>
        <w:tab/>
        <w:t>עבור מערכות אוורור מאולץ ומזוג שטחים משותפים, מחסנים ומרתפים:</w:t>
      </w:r>
    </w:p>
    <w:p w14:paraId="3B2B6700" w14:textId="7618A164" w:rsidR="007D6A6B" w:rsidRPr="007D6A6B" w:rsidRDefault="007D6A6B" w:rsidP="00A64121">
      <w:pPr>
        <w:widowControl w:val="0"/>
        <w:spacing w:before="0" w:beforeAutospacing="0" w:after="0" w:afterAutospacing="0" w:line="240" w:lineRule="auto"/>
        <w:ind w:left="1365" w:hanging="645"/>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סכום קבוע ומוחלט של ____</w:t>
      </w:r>
      <w:ins w:id="15" w:author="גרמן קגנובסקי" w:date="2020-08-04T11:41:00Z">
        <w:r w:rsidR="00A64121">
          <w:rPr>
            <w:rFonts w:ascii="Times New Roman" w:eastAsia="Times New Roman" w:hAnsi="Times New Roman" w:cs="David" w:hint="cs"/>
            <w:sz w:val="24"/>
            <w:szCs w:val="24"/>
            <w:rtl/>
          </w:rPr>
          <w:t>52,000</w:t>
        </w:r>
      </w:ins>
      <w:r w:rsidRPr="007D6A6B">
        <w:rPr>
          <w:rFonts w:ascii="Times New Roman" w:eastAsia="Times New Roman" w:hAnsi="Times New Roman" w:cs="David"/>
          <w:sz w:val="24"/>
          <w:szCs w:val="24"/>
          <w:rtl/>
        </w:rPr>
        <w:t>__ ש"ח (במילים: ___</w:t>
      </w:r>
      <w:ins w:id="16" w:author="גרמן קגנובסקי" w:date="2020-08-04T11:41:00Z">
        <w:r w:rsidR="00A64121">
          <w:rPr>
            <w:rFonts w:ascii="Times New Roman" w:eastAsia="Times New Roman" w:hAnsi="Times New Roman" w:cs="David" w:hint="cs"/>
            <w:sz w:val="24"/>
            <w:szCs w:val="24"/>
            <w:rtl/>
          </w:rPr>
          <w:t xml:space="preserve">חמישים ושניים </w:t>
        </w:r>
      </w:ins>
      <w:r w:rsidRPr="007D6A6B">
        <w:rPr>
          <w:rFonts w:ascii="Times New Roman" w:eastAsia="Times New Roman" w:hAnsi="Times New Roman" w:cs="David"/>
          <w:sz w:val="24"/>
          <w:szCs w:val="24"/>
          <w:rtl/>
        </w:rPr>
        <w:t xml:space="preserve">________ ש"ח) </w:t>
      </w:r>
      <w:del w:id="17" w:author="גרמן קגנובסקי" w:date="2020-08-04T11:41:00Z">
        <w:r w:rsidRPr="007D6A6B" w:rsidDel="00A64121">
          <w:rPr>
            <w:rFonts w:ascii="Times New Roman" w:eastAsia="Times New Roman" w:hAnsi="Times New Roman" w:cs="David"/>
            <w:sz w:val="24"/>
            <w:szCs w:val="24"/>
            <w:rtl/>
          </w:rPr>
          <w:delText>לכל מבנה ראשוני.</w:delText>
        </w:r>
      </w:del>
      <w:ins w:id="18" w:author="גרמן קגנובסקי" w:date="2020-08-04T11:41:00Z">
        <w:r w:rsidR="00A64121">
          <w:rPr>
            <w:rFonts w:ascii="Times New Roman" w:eastAsia="Times New Roman" w:hAnsi="Times New Roman" w:cs="David" w:hint="cs"/>
            <w:sz w:val="24"/>
            <w:szCs w:val="24"/>
            <w:rtl/>
          </w:rPr>
          <w:t xml:space="preserve">לחניון משותף. </w:t>
        </w:r>
      </w:ins>
    </w:p>
    <w:p w14:paraId="0B1B30C3" w14:textId="29F47902" w:rsidR="007D6A6B" w:rsidRPr="007D6A6B" w:rsidRDefault="007D6A6B" w:rsidP="00A64121">
      <w:pPr>
        <w:widowControl w:val="0"/>
        <w:spacing w:before="0" w:beforeAutospacing="0" w:after="0" w:afterAutospacing="0" w:line="240" w:lineRule="auto"/>
        <w:ind w:left="1365"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r>
      <w:del w:id="19" w:author="גרמן קגנובסקי" w:date="2020-08-04T11:42:00Z">
        <w:r w:rsidRPr="007D6A6B" w:rsidDel="00A64121">
          <w:rPr>
            <w:rFonts w:ascii="Times New Roman" w:eastAsia="Times New Roman" w:hAnsi="Times New Roman" w:cs="David"/>
            <w:sz w:val="24"/>
            <w:szCs w:val="24"/>
            <w:rtl/>
          </w:rPr>
          <w:delText>סכום קבוע ומוחלט של ______ ש"ח (במילים: ___________ ש"ח) לכל מבנה חוזר.</w:delText>
        </w:r>
      </w:del>
    </w:p>
    <w:p w14:paraId="2D2A6070" w14:textId="27EF9914" w:rsidR="007D6A6B" w:rsidRPr="007D6A6B" w:rsidRDefault="00A64121"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ins w:id="20" w:author="גרמן קגנובסקי" w:date="2020-08-04T11:44:00Z">
        <w:r>
          <w:rPr>
            <w:rFonts w:ascii="Times New Roman" w:eastAsia="Times New Roman" w:hAnsi="Times New Roman" w:cs="David" w:hint="cs"/>
            <w:sz w:val="24"/>
            <w:szCs w:val="24"/>
            <w:rtl/>
          </w:rPr>
          <w:t xml:space="preserve">חישוב: </w:t>
        </w:r>
      </w:ins>
      <w:ins w:id="21" w:author="גרמן קגנובסקי" w:date="2020-08-04T11:42:00Z">
        <w:r>
          <w:rPr>
            <w:rFonts w:ascii="Times New Roman" w:eastAsia="Times New Roman" w:hAnsi="Times New Roman" w:cs="David" w:hint="cs"/>
            <w:sz w:val="24"/>
            <w:szCs w:val="24"/>
            <w:rtl/>
          </w:rPr>
          <w:t xml:space="preserve">13,000 </w:t>
        </w:r>
        <w:proofErr w:type="spellStart"/>
        <w:r>
          <w:rPr>
            <w:rFonts w:ascii="Times New Roman" w:eastAsia="Times New Roman" w:hAnsi="Times New Roman" w:cs="David" w:hint="cs"/>
            <w:sz w:val="24"/>
            <w:szCs w:val="24"/>
            <w:rtl/>
          </w:rPr>
          <w:t>מ''ר</w:t>
        </w:r>
        <w:proofErr w:type="spellEnd"/>
        <w:r>
          <w:rPr>
            <w:rFonts w:ascii="Times New Roman" w:eastAsia="Times New Roman" w:hAnsi="Times New Roman" w:cs="David" w:hint="cs"/>
            <w:sz w:val="24"/>
            <w:szCs w:val="24"/>
            <w:rtl/>
          </w:rPr>
          <w:t xml:space="preserve"> חניון *4 </w:t>
        </w:r>
        <w:proofErr w:type="spellStart"/>
        <w:r>
          <w:rPr>
            <w:rFonts w:ascii="Times New Roman" w:eastAsia="Times New Roman" w:hAnsi="Times New Roman" w:cs="David" w:hint="cs"/>
            <w:sz w:val="24"/>
            <w:szCs w:val="24"/>
            <w:rtl/>
          </w:rPr>
          <w:t>ש''ח</w:t>
        </w:r>
        <w:proofErr w:type="spellEnd"/>
        <w:r>
          <w:rPr>
            <w:rFonts w:ascii="Times New Roman" w:eastAsia="Times New Roman" w:hAnsi="Times New Roman" w:cs="David" w:hint="cs"/>
            <w:sz w:val="24"/>
            <w:szCs w:val="24"/>
            <w:rtl/>
          </w:rPr>
          <w:t>/</w:t>
        </w:r>
        <w:proofErr w:type="spellStart"/>
        <w:r>
          <w:rPr>
            <w:rFonts w:ascii="Times New Roman" w:eastAsia="Times New Roman" w:hAnsi="Times New Roman" w:cs="David" w:hint="cs"/>
            <w:sz w:val="24"/>
            <w:szCs w:val="24"/>
            <w:rtl/>
          </w:rPr>
          <w:t>מ''ר</w:t>
        </w:r>
        <w:proofErr w:type="spellEnd"/>
        <w:r>
          <w:rPr>
            <w:rFonts w:ascii="Times New Roman" w:eastAsia="Times New Roman" w:hAnsi="Times New Roman" w:cs="David" w:hint="cs"/>
            <w:sz w:val="24"/>
            <w:szCs w:val="24"/>
            <w:rtl/>
          </w:rPr>
          <w:t xml:space="preserve"> = 52,000 </w:t>
        </w:r>
        <w:proofErr w:type="spellStart"/>
        <w:r>
          <w:rPr>
            <w:rFonts w:ascii="Times New Roman" w:eastAsia="Times New Roman" w:hAnsi="Times New Roman" w:cs="David" w:hint="cs"/>
            <w:sz w:val="24"/>
            <w:szCs w:val="24"/>
            <w:rtl/>
          </w:rPr>
          <w:t>ש''ח</w:t>
        </w:r>
        <w:proofErr w:type="spellEnd"/>
        <w:r>
          <w:rPr>
            <w:rFonts w:ascii="Times New Roman" w:eastAsia="Times New Roman" w:hAnsi="Times New Roman" w:cs="David" w:hint="cs"/>
            <w:sz w:val="24"/>
            <w:szCs w:val="24"/>
            <w:rtl/>
          </w:rPr>
          <w:t>.</w:t>
        </w:r>
      </w:ins>
    </w:p>
    <w:p w14:paraId="4DC279FC" w14:textId="77777777" w:rsidR="007D6A6B" w:rsidRPr="007D6A6B" w:rsidRDefault="007D6A6B" w:rsidP="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1.2</w:t>
      </w:r>
      <w:r w:rsidRPr="007D6A6B">
        <w:rPr>
          <w:rFonts w:ascii="Times New Roman" w:eastAsia="Times New Roman" w:hAnsi="Times New Roman" w:cs="David"/>
          <w:sz w:val="24"/>
          <w:szCs w:val="24"/>
          <w:rtl/>
        </w:rPr>
        <w:tab/>
        <w:t>עבור מערכות מיזוג אויר ואוורור מאולץ בדירות:</w:t>
      </w:r>
    </w:p>
    <w:p w14:paraId="38CE9575" w14:textId="54133614" w:rsidR="007D6A6B" w:rsidRDefault="007D6A6B" w:rsidP="00A64121">
      <w:pPr>
        <w:widowControl w:val="0"/>
        <w:spacing w:before="0" w:beforeAutospacing="0" w:after="0" w:afterAutospacing="0" w:line="240" w:lineRule="auto"/>
        <w:ind w:left="1359" w:hanging="1359"/>
        <w:rPr>
          <w:ins w:id="22" w:author="גרמן קגנובסקי" w:date="2020-08-04T11:44:00Z"/>
          <w:rFonts w:ascii="Times New Roman" w:eastAsia="Times New Roman" w:hAnsi="Times New Roman" w:cs="David"/>
          <w:sz w:val="24"/>
          <w:szCs w:val="24"/>
          <w:rtl/>
        </w:rPr>
      </w:pPr>
      <w:r w:rsidRPr="007D6A6B">
        <w:rPr>
          <w:rFonts w:ascii="Times New Roman" w:eastAsia="Times New Roman" w:hAnsi="Times New Roman" w:cs="David"/>
          <w:sz w:val="24"/>
          <w:szCs w:val="24"/>
          <w:rtl/>
        </w:rPr>
        <w:tab/>
        <w:t>סכום קבוע ומוחלט של _______</w:t>
      </w:r>
      <w:ins w:id="23" w:author="גרמן קגנובסקי" w:date="2020-08-04T11:42:00Z">
        <w:r w:rsidR="00A64121">
          <w:rPr>
            <w:rFonts w:ascii="Times New Roman" w:eastAsia="Times New Roman" w:hAnsi="Times New Roman" w:cs="David" w:hint="cs"/>
            <w:sz w:val="24"/>
            <w:szCs w:val="24"/>
            <w:rtl/>
          </w:rPr>
          <w:t>142,500</w:t>
        </w:r>
      </w:ins>
      <w:r w:rsidRPr="007D6A6B">
        <w:rPr>
          <w:rFonts w:ascii="Times New Roman" w:eastAsia="Times New Roman" w:hAnsi="Times New Roman" w:cs="David"/>
          <w:sz w:val="24"/>
          <w:szCs w:val="24"/>
          <w:rtl/>
        </w:rPr>
        <w:t xml:space="preserve">_ ש"ח (במילים: </w:t>
      </w:r>
      <w:ins w:id="24" w:author="גרמן קגנובסקי" w:date="2020-08-04T11:43:00Z">
        <w:r w:rsidR="00A64121">
          <w:rPr>
            <w:rFonts w:ascii="Times New Roman" w:eastAsia="Times New Roman" w:hAnsi="Times New Roman" w:cs="David" w:hint="cs"/>
            <w:sz w:val="24"/>
            <w:szCs w:val="24"/>
            <w:rtl/>
          </w:rPr>
          <w:t>מאה ארבעים אלף חמש מאות</w:t>
        </w:r>
      </w:ins>
      <w:r w:rsidRPr="007D6A6B">
        <w:rPr>
          <w:rFonts w:ascii="Times New Roman" w:eastAsia="Times New Roman" w:hAnsi="Times New Roman" w:cs="David"/>
          <w:sz w:val="24"/>
          <w:szCs w:val="24"/>
          <w:rtl/>
        </w:rPr>
        <w:t xml:space="preserve">___________ ש"ח) </w:t>
      </w:r>
      <w:del w:id="25" w:author="גרמן קגנובסקי" w:date="2020-08-04T11:43:00Z">
        <w:r w:rsidRPr="007D6A6B" w:rsidDel="00A64121">
          <w:rPr>
            <w:rFonts w:ascii="Times New Roman" w:eastAsia="Times New Roman" w:hAnsi="Times New Roman" w:cs="David"/>
            <w:sz w:val="24"/>
            <w:szCs w:val="24"/>
            <w:rtl/>
          </w:rPr>
          <w:delText>לכל יחידת דיור ראשונית הכוללת 3 או 4 או 5 חדרים.</w:delText>
        </w:r>
      </w:del>
      <w:ins w:id="26" w:author="גרמן קגנובסקי" w:date="2020-08-04T11:44:00Z">
        <w:r w:rsidR="00A64121">
          <w:rPr>
            <w:rFonts w:ascii="Times New Roman" w:eastAsia="Times New Roman" w:hAnsi="Times New Roman" w:cs="David" w:hint="cs"/>
            <w:sz w:val="24"/>
            <w:szCs w:val="24"/>
            <w:rtl/>
          </w:rPr>
          <w:t>לפרויקט.</w:t>
        </w:r>
      </w:ins>
    </w:p>
    <w:p w14:paraId="3A97292B" w14:textId="2CF237F4" w:rsidR="00A64121" w:rsidRPr="007D6A6B" w:rsidRDefault="00A64121" w:rsidP="00A64121">
      <w:pPr>
        <w:widowControl w:val="0"/>
        <w:spacing w:before="0" w:beforeAutospacing="0" w:after="0" w:afterAutospacing="0" w:line="240" w:lineRule="auto"/>
        <w:ind w:left="1359" w:hanging="1359"/>
        <w:rPr>
          <w:rFonts w:ascii="Times New Roman" w:eastAsia="Times New Roman" w:hAnsi="Times New Roman" w:cs="David"/>
          <w:sz w:val="24"/>
          <w:szCs w:val="24"/>
          <w:rtl/>
        </w:rPr>
      </w:pPr>
      <w:ins w:id="27" w:author="גרמן קגנובסקי" w:date="2020-08-04T11:45:00Z">
        <w:r>
          <w:rPr>
            <w:rFonts w:ascii="Times New Roman" w:eastAsia="Times New Roman" w:hAnsi="Times New Roman" w:cs="David" w:hint="cs"/>
            <w:sz w:val="24"/>
            <w:szCs w:val="24"/>
            <w:rtl/>
          </w:rPr>
          <w:t xml:space="preserve">             </w:t>
        </w:r>
      </w:ins>
      <w:ins w:id="28" w:author="גרמן קגנובסקי" w:date="2020-08-04T11:44:00Z">
        <w:r>
          <w:rPr>
            <w:rFonts w:ascii="Times New Roman" w:eastAsia="Times New Roman" w:hAnsi="Times New Roman" w:cs="David" w:hint="cs"/>
            <w:sz w:val="24"/>
            <w:szCs w:val="24"/>
            <w:rtl/>
          </w:rPr>
          <w:t xml:space="preserve">חישוב: 150 </w:t>
        </w:r>
        <w:proofErr w:type="spellStart"/>
        <w:r>
          <w:rPr>
            <w:rFonts w:ascii="Times New Roman" w:eastAsia="Times New Roman" w:hAnsi="Times New Roman" w:cs="David" w:hint="cs"/>
            <w:sz w:val="24"/>
            <w:szCs w:val="24"/>
            <w:rtl/>
          </w:rPr>
          <w:t>יח</w:t>
        </w:r>
        <w:proofErr w:type="spellEnd"/>
        <w:r>
          <w:rPr>
            <w:rFonts w:ascii="Times New Roman" w:eastAsia="Times New Roman" w:hAnsi="Times New Roman" w:cs="David" w:hint="cs"/>
            <w:sz w:val="24"/>
            <w:szCs w:val="24"/>
            <w:rtl/>
          </w:rPr>
          <w:t xml:space="preserve">''ד * 950 </w:t>
        </w:r>
        <w:proofErr w:type="spellStart"/>
        <w:r>
          <w:rPr>
            <w:rFonts w:ascii="Times New Roman" w:eastAsia="Times New Roman" w:hAnsi="Times New Roman" w:cs="David" w:hint="cs"/>
            <w:sz w:val="24"/>
            <w:szCs w:val="24"/>
            <w:rtl/>
          </w:rPr>
          <w:t>ש''ח</w:t>
        </w:r>
        <w:proofErr w:type="spellEnd"/>
        <w:r>
          <w:rPr>
            <w:rFonts w:ascii="Times New Roman" w:eastAsia="Times New Roman" w:hAnsi="Times New Roman" w:cs="David" w:hint="cs"/>
            <w:sz w:val="24"/>
            <w:szCs w:val="24"/>
            <w:rtl/>
          </w:rPr>
          <w:t>/</w:t>
        </w:r>
        <w:proofErr w:type="spellStart"/>
        <w:r>
          <w:rPr>
            <w:rFonts w:ascii="Times New Roman" w:eastAsia="Times New Roman" w:hAnsi="Times New Roman" w:cs="David" w:hint="cs"/>
            <w:sz w:val="24"/>
            <w:szCs w:val="24"/>
            <w:rtl/>
          </w:rPr>
          <w:t>יח</w:t>
        </w:r>
        <w:proofErr w:type="spellEnd"/>
        <w:r>
          <w:rPr>
            <w:rFonts w:ascii="Times New Roman" w:eastAsia="Times New Roman" w:hAnsi="Times New Roman" w:cs="David" w:hint="cs"/>
            <w:sz w:val="24"/>
            <w:szCs w:val="24"/>
            <w:rtl/>
          </w:rPr>
          <w:t xml:space="preserve">''ד = 142,500 </w:t>
        </w:r>
        <w:proofErr w:type="spellStart"/>
        <w:r>
          <w:rPr>
            <w:rFonts w:ascii="Times New Roman" w:eastAsia="Times New Roman" w:hAnsi="Times New Roman" w:cs="David" w:hint="cs"/>
            <w:sz w:val="24"/>
            <w:szCs w:val="24"/>
            <w:rtl/>
          </w:rPr>
          <w:t>ש''ח</w:t>
        </w:r>
      </w:ins>
      <w:proofErr w:type="spellEnd"/>
    </w:p>
    <w:p w14:paraId="68488C55" w14:textId="635949E7" w:rsidR="007D6A6B" w:rsidRPr="007D6A6B" w:rsidDel="00A64121" w:rsidRDefault="007D6A6B" w:rsidP="00A64121">
      <w:pPr>
        <w:widowControl w:val="0"/>
        <w:spacing w:before="0" w:beforeAutospacing="0" w:after="0" w:afterAutospacing="0" w:line="240" w:lineRule="auto"/>
        <w:ind w:left="1359" w:hanging="1359"/>
        <w:rPr>
          <w:del w:id="29" w:author="גרמן קגנובסקי" w:date="2020-08-04T11:45:00Z"/>
          <w:rFonts w:ascii="Times New Roman" w:eastAsia="Times New Roman" w:hAnsi="Times New Roman" w:cs="David"/>
          <w:sz w:val="24"/>
          <w:szCs w:val="24"/>
          <w:rtl/>
        </w:rPr>
      </w:pPr>
      <w:r w:rsidRPr="007D6A6B">
        <w:rPr>
          <w:rFonts w:ascii="Times New Roman" w:eastAsia="Times New Roman" w:hAnsi="Times New Roman" w:cs="David"/>
          <w:sz w:val="24"/>
          <w:szCs w:val="24"/>
          <w:rtl/>
        </w:rPr>
        <w:tab/>
      </w:r>
      <w:del w:id="30" w:author="גרמן קגנובסקי" w:date="2020-08-04T11:45:00Z">
        <w:r w:rsidRPr="007D6A6B" w:rsidDel="00A64121">
          <w:rPr>
            <w:rFonts w:ascii="Times New Roman" w:eastAsia="Times New Roman" w:hAnsi="Times New Roman" w:cs="David"/>
            <w:sz w:val="24"/>
            <w:szCs w:val="24"/>
            <w:rtl/>
          </w:rPr>
          <w:delText xml:space="preserve">וסכום קבוע ומוחלט של_______ ש"ח (במילים: ___________ ש"ח) לכל יחידת דיור ראשונית מסוג פנטהאוז ו/או דופלקס, </w:delText>
        </w:r>
      </w:del>
    </w:p>
    <w:p w14:paraId="423C891F" w14:textId="737520F2" w:rsidR="007D6A6B" w:rsidRPr="007D6A6B" w:rsidRDefault="007D6A6B" w:rsidP="00A64121">
      <w:pPr>
        <w:widowControl w:val="0"/>
        <w:spacing w:before="0" w:beforeAutospacing="0" w:after="0" w:afterAutospacing="0" w:line="240" w:lineRule="auto"/>
        <w:ind w:left="1359" w:hanging="1359"/>
        <w:rPr>
          <w:rFonts w:ascii="Times New Roman" w:eastAsia="Times New Roman" w:hAnsi="Times New Roman" w:cs="David"/>
          <w:sz w:val="24"/>
          <w:szCs w:val="24"/>
          <w:rtl/>
        </w:rPr>
      </w:pPr>
      <w:del w:id="31" w:author="גרמן קגנובסקי" w:date="2020-08-04T11:45:00Z">
        <w:r w:rsidRPr="007D6A6B" w:rsidDel="00A64121">
          <w:rPr>
            <w:rFonts w:ascii="Times New Roman" w:eastAsia="Times New Roman" w:hAnsi="Times New Roman" w:cs="David"/>
            <w:sz w:val="24"/>
            <w:szCs w:val="24"/>
            <w:rtl/>
          </w:rPr>
          <w:tab/>
          <w:delText>וסכום קבוע ומוחלט של _______ ש"ח (במילים: ___________ ש"ח) לכל יחידת דיור חוזרת.</w:delText>
        </w:r>
      </w:del>
    </w:p>
    <w:p w14:paraId="276547D9"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hint="cs"/>
          <w:sz w:val="24"/>
          <w:szCs w:val="24"/>
          <w:rtl/>
        </w:rPr>
        <w:t xml:space="preserve">       </w:t>
      </w:r>
    </w:p>
    <w:p w14:paraId="738224A6" w14:textId="77777777" w:rsidR="007D6A6B" w:rsidRPr="007D6A6B" w:rsidRDefault="007D6A6B" w:rsidP="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hint="cs"/>
          <w:sz w:val="24"/>
          <w:szCs w:val="24"/>
          <w:rtl/>
        </w:rPr>
        <w:t xml:space="preserve">1.3 </w:t>
      </w:r>
      <w:r w:rsidRPr="007D6A6B">
        <w:rPr>
          <w:rFonts w:ascii="Times New Roman" w:eastAsia="Times New Roman" w:hAnsi="Times New Roman" w:cs="David"/>
          <w:sz w:val="24"/>
          <w:szCs w:val="24"/>
          <w:rtl/>
        </w:rPr>
        <w:t xml:space="preserve">עבור מערכות </w:t>
      </w:r>
      <w:r w:rsidRPr="007D6A6B">
        <w:rPr>
          <w:rFonts w:ascii="Times New Roman" w:eastAsia="Times New Roman" w:hAnsi="Times New Roman" w:cs="David" w:hint="cs"/>
          <w:sz w:val="24"/>
          <w:szCs w:val="24"/>
          <w:rtl/>
        </w:rPr>
        <w:t xml:space="preserve">מיזוג </w:t>
      </w:r>
      <w:r w:rsidRPr="007D6A6B">
        <w:rPr>
          <w:rFonts w:ascii="Times New Roman" w:eastAsia="Times New Roman" w:hAnsi="Times New Roman" w:cs="David"/>
          <w:sz w:val="24"/>
          <w:szCs w:val="24"/>
          <w:rtl/>
        </w:rPr>
        <w:t xml:space="preserve">אוורור </w:t>
      </w:r>
      <w:r w:rsidRPr="007D6A6B">
        <w:rPr>
          <w:rFonts w:ascii="Times New Roman" w:eastAsia="Times New Roman" w:hAnsi="Times New Roman" w:cs="David" w:hint="cs"/>
          <w:sz w:val="24"/>
          <w:szCs w:val="24"/>
          <w:rtl/>
        </w:rPr>
        <w:t>ו/או הכנה למסחר/חנויות/ משרדים וכ"ו</w:t>
      </w:r>
      <w:r w:rsidRPr="007D6A6B">
        <w:rPr>
          <w:rFonts w:ascii="Times New Roman" w:eastAsia="Times New Roman" w:hAnsi="Times New Roman" w:cs="David"/>
          <w:sz w:val="24"/>
          <w:szCs w:val="24"/>
          <w:rtl/>
        </w:rPr>
        <w:t>:</w:t>
      </w:r>
    </w:p>
    <w:p w14:paraId="62C4E5D2" w14:textId="6E95BC52" w:rsidR="007D6A6B" w:rsidRPr="007D6A6B" w:rsidRDefault="007D6A6B" w:rsidP="007D6A6B">
      <w:pPr>
        <w:widowControl w:val="0"/>
        <w:spacing w:before="0" w:beforeAutospacing="0" w:after="0" w:afterAutospacing="0" w:line="240" w:lineRule="auto"/>
        <w:ind w:left="1365" w:hanging="645"/>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סכום קבוע ומוחלט של _</w:t>
      </w:r>
      <w:ins w:id="32" w:author="גרמן קגנובסקי" w:date="2020-08-04T11:45:00Z">
        <w:r w:rsidR="00804437">
          <w:rPr>
            <w:rFonts w:ascii="Times New Roman" w:eastAsia="Times New Roman" w:hAnsi="Times New Roman" w:cs="David" w:hint="cs"/>
            <w:sz w:val="24"/>
            <w:szCs w:val="24"/>
            <w:rtl/>
          </w:rPr>
          <w:t>3,500</w:t>
        </w:r>
      </w:ins>
      <w:r w:rsidRPr="007D6A6B">
        <w:rPr>
          <w:rFonts w:ascii="Times New Roman" w:eastAsia="Times New Roman" w:hAnsi="Times New Roman" w:cs="David"/>
          <w:sz w:val="24"/>
          <w:szCs w:val="24"/>
          <w:rtl/>
        </w:rPr>
        <w:t>_____ ש"ח (במילים: _</w:t>
      </w:r>
      <w:ins w:id="33" w:author="גרמן קגנובסקי" w:date="2020-08-04T11:45:00Z">
        <w:r w:rsidR="00804437">
          <w:rPr>
            <w:rFonts w:ascii="Times New Roman" w:eastAsia="Times New Roman" w:hAnsi="Times New Roman" w:cs="David" w:hint="cs"/>
            <w:sz w:val="24"/>
            <w:szCs w:val="24"/>
            <w:rtl/>
          </w:rPr>
          <w:t>שלושת אלפים</w:t>
        </w:r>
      </w:ins>
      <w:r w:rsidRPr="007D6A6B">
        <w:rPr>
          <w:rFonts w:ascii="Times New Roman" w:eastAsia="Times New Roman" w:hAnsi="Times New Roman" w:cs="David"/>
          <w:sz w:val="24"/>
          <w:szCs w:val="24"/>
          <w:rtl/>
        </w:rPr>
        <w:t xml:space="preserve">__________ ש"ח) לכל </w:t>
      </w:r>
      <w:r w:rsidRPr="007D6A6B">
        <w:rPr>
          <w:rFonts w:ascii="Times New Roman" w:eastAsia="Times New Roman" w:hAnsi="Times New Roman" w:cs="David" w:hint="cs"/>
          <w:sz w:val="24"/>
          <w:szCs w:val="24"/>
          <w:rtl/>
        </w:rPr>
        <w:t>חנות/ שטח מסחרי/ קומת משרדים</w:t>
      </w:r>
      <w:r w:rsidRPr="007D6A6B">
        <w:rPr>
          <w:rFonts w:ascii="Times New Roman" w:eastAsia="Times New Roman" w:hAnsi="Times New Roman" w:cs="David"/>
          <w:sz w:val="24"/>
          <w:szCs w:val="24"/>
          <w:rtl/>
        </w:rPr>
        <w:t>.</w:t>
      </w:r>
    </w:p>
    <w:p w14:paraId="36B18A52" w14:textId="77777777" w:rsidR="007D6A6B" w:rsidRDefault="007D6A6B" w:rsidP="007D6A6B">
      <w:pPr>
        <w:widowControl w:val="0"/>
        <w:spacing w:before="0" w:beforeAutospacing="0" w:after="0" w:afterAutospacing="0" w:line="240" w:lineRule="auto"/>
        <w:ind w:left="1359" w:hanging="1359"/>
        <w:rPr>
          <w:ins w:id="34" w:author="גרמן קגנובסקי" w:date="2020-08-04T11:45:00Z"/>
          <w:rFonts w:ascii="Times New Roman" w:eastAsia="Times New Roman" w:hAnsi="Times New Roman" w:cs="David"/>
          <w:sz w:val="24"/>
          <w:szCs w:val="24"/>
          <w:rtl/>
        </w:rPr>
      </w:pPr>
    </w:p>
    <w:p w14:paraId="016675B4" w14:textId="51A9BCAD" w:rsidR="00804437" w:rsidRDefault="00804437" w:rsidP="007D6A6B">
      <w:pPr>
        <w:widowControl w:val="0"/>
        <w:spacing w:before="0" w:beforeAutospacing="0" w:after="0" w:afterAutospacing="0" w:line="240" w:lineRule="auto"/>
        <w:ind w:left="1359" w:hanging="1359"/>
        <w:rPr>
          <w:ins w:id="35" w:author="גרמן קגנובסקי" w:date="2020-08-04T11:46:00Z"/>
          <w:rFonts w:ascii="Times New Roman" w:eastAsia="Times New Roman" w:hAnsi="Times New Roman" w:cs="David"/>
          <w:sz w:val="24"/>
          <w:szCs w:val="24"/>
          <w:rtl/>
        </w:rPr>
      </w:pPr>
      <w:ins w:id="36" w:author="גרמן קגנובסקי" w:date="2020-08-04T11:45:00Z">
        <w:r>
          <w:rPr>
            <w:rFonts w:ascii="Times New Roman" w:eastAsia="Times New Roman" w:hAnsi="Times New Roman" w:cs="David" w:hint="cs"/>
            <w:sz w:val="24"/>
            <w:szCs w:val="24"/>
            <w:rtl/>
          </w:rPr>
          <w:t xml:space="preserve">         חישוב</w:t>
        </w:r>
      </w:ins>
      <w:ins w:id="37" w:author="גרמן קגנובסקי" w:date="2020-08-04T11:46:00Z">
        <w:r>
          <w:rPr>
            <w:rFonts w:ascii="Times New Roman" w:eastAsia="Times New Roman" w:hAnsi="Times New Roman" w:cs="David" w:hint="cs"/>
            <w:sz w:val="24"/>
            <w:szCs w:val="24"/>
            <w:rtl/>
          </w:rPr>
          <w:t xml:space="preserve">: 500 </w:t>
        </w:r>
        <w:proofErr w:type="spellStart"/>
        <w:r>
          <w:rPr>
            <w:rFonts w:ascii="Times New Roman" w:eastAsia="Times New Roman" w:hAnsi="Times New Roman" w:cs="David" w:hint="cs"/>
            <w:sz w:val="24"/>
            <w:szCs w:val="24"/>
            <w:rtl/>
          </w:rPr>
          <w:t>מ''ר</w:t>
        </w:r>
        <w:proofErr w:type="spellEnd"/>
        <w:r>
          <w:rPr>
            <w:rFonts w:ascii="Times New Roman" w:eastAsia="Times New Roman" w:hAnsi="Times New Roman" w:cs="David" w:hint="cs"/>
            <w:sz w:val="24"/>
            <w:szCs w:val="24"/>
            <w:rtl/>
          </w:rPr>
          <w:t xml:space="preserve"> * 7 </w:t>
        </w:r>
        <w:proofErr w:type="spellStart"/>
        <w:r>
          <w:rPr>
            <w:rFonts w:ascii="Times New Roman" w:eastAsia="Times New Roman" w:hAnsi="Times New Roman" w:cs="David" w:hint="cs"/>
            <w:sz w:val="24"/>
            <w:szCs w:val="24"/>
            <w:rtl/>
          </w:rPr>
          <w:t>ש''ח</w:t>
        </w:r>
        <w:proofErr w:type="spellEnd"/>
        <w:r>
          <w:rPr>
            <w:rFonts w:ascii="Times New Roman" w:eastAsia="Times New Roman" w:hAnsi="Times New Roman" w:cs="David" w:hint="cs"/>
            <w:sz w:val="24"/>
            <w:szCs w:val="24"/>
            <w:rtl/>
          </w:rPr>
          <w:t>/</w:t>
        </w:r>
        <w:proofErr w:type="spellStart"/>
        <w:r>
          <w:rPr>
            <w:rFonts w:ascii="Times New Roman" w:eastAsia="Times New Roman" w:hAnsi="Times New Roman" w:cs="David" w:hint="cs"/>
            <w:sz w:val="24"/>
            <w:szCs w:val="24"/>
            <w:rtl/>
          </w:rPr>
          <w:t>מ''ר</w:t>
        </w:r>
        <w:proofErr w:type="spellEnd"/>
        <w:r>
          <w:rPr>
            <w:rFonts w:ascii="Times New Roman" w:eastAsia="Times New Roman" w:hAnsi="Times New Roman" w:cs="David" w:hint="cs"/>
            <w:sz w:val="24"/>
            <w:szCs w:val="24"/>
            <w:rtl/>
          </w:rPr>
          <w:t xml:space="preserve"> = 3,500ש''ח</w:t>
        </w:r>
      </w:ins>
    </w:p>
    <w:p w14:paraId="3E5B5A73" w14:textId="77777777" w:rsidR="00804437" w:rsidRDefault="00804437" w:rsidP="007D6A6B">
      <w:pPr>
        <w:widowControl w:val="0"/>
        <w:spacing w:before="0" w:beforeAutospacing="0" w:after="0" w:afterAutospacing="0" w:line="240" w:lineRule="auto"/>
        <w:ind w:left="1359" w:hanging="1359"/>
        <w:rPr>
          <w:ins w:id="38" w:author="גרמן קגנובסקי" w:date="2020-08-04T11:46:00Z"/>
          <w:rFonts w:ascii="Times New Roman" w:eastAsia="Times New Roman" w:hAnsi="Times New Roman" w:cs="David"/>
          <w:sz w:val="24"/>
          <w:szCs w:val="24"/>
          <w:rtl/>
        </w:rPr>
      </w:pPr>
    </w:p>
    <w:p w14:paraId="6648E4C3" w14:textId="77777777" w:rsidR="00804437" w:rsidRDefault="00804437" w:rsidP="007D6A6B">
      <w:pPr>
        <w:widowControl w:val="0"/>
        <w:spacing w:before="0" w:beforeAutospacing="0" w:after="0" w:afterAutospacing="0" w:line="240" w:lineRule="auto"/>
        <w:ind w:left="1359" w:hanging="1359"/>
        <w:rPr>
          <w:ins w:id="39" w:author="גרמן קגנובסקי" w:date="2020-08-04T11:46:00Z"/>
          <w:rFonts w:ascii="Times New Roman" w:eastAsia="Times New Roman" w:hAnsi="Times New Roman" w:cs="David"/>
          <w:sz w:val="24"/>
          <w:szCs w:val="24"/>
          <w:rtl/>
        </w:rPr>
      </w:pPr>
    </w:p>
    <w:p w14:paraId="24F5027A" w14:textId="63D1694C" w:rsidR="00804437" w:rsidRPr="007551AD" w:rsidRDefault="00804437" w:rsidP="007D6A6B">
      <w:pPr>
        <w:widowControl w:val="0"/>
        <w:spacing w:before="0" w:beforeAutospacing="0" w:after="0" w:afterAutospacing="0" w:line="240" w:lineRule="auto"/>
        <w:ind w:left="1359" w:hanging="1359"/>
        <w:rPr>
          <w:rFonts w:ascii="Times New Roman" w:eastAsia="Times New Roman" w:hAnsi="Times New Roman" w:cs="David"/>
          <w:b/>
          <w:bCs/>
          <w:sz w:val="24"/>
          <w:szCs w:val="24"/>
          <w:u w:val="single"/>
          <w:rtl/>
          <w:rPrChange w:id="40" w:author="גרמן קגנובסקי" w:date="2020-10-25T15:49:00Z">
            <w:rPr>
              <w:rFonts w:ascii="Times New Roman" w:eastAsia="Times New Roman" w:hAnsi="Times New Roman" w:cs="David"/>
              <w:sz w:val="24"/>
              <w:szCs w:val="24"/>
              <w:rtl/>
            </w:rPr>
          </w:rPrChange>
        </w:rPr>
      </w:pPr>
      <w:proofErr w:type="spellStart"/>
      <w:ins w:id="41" w:author="גרמן קגנובסקי" w:date="2020-08-04T11:46:00Z">
        <w:r w:rsidRPr="007551AD">
          <w:rPr>
            <w:rFonts w:ascii="Times New Roman" w:eastAsia="Times New Roman" w:hAnsi="Times New Roman" w:cs="David" w:hint="eastAsia"/>
            <w:b/>
            <w:bCs/>
            <w:sz w:val="24"/>
            <w:szCs w:val="24"/>
            <w:u w:val="single"/>
            <w:rtl/>
            <w:rPrChange w:id="42" w:author="גרמן קגנובסקי" w:date="2020-10-25T15:49:00Z">
              <w:rPr>
                <w:rFonts w:ascii="Times New Roman" w:eastAsia="Times New Roman" w:hAnsi="Times New Roman" w:cs="David" w:hint="eastAsia"/>
                <w:sz w:val="24"/>
                <w:szCs w:val="24"/>
                <w:rtl/>
              </w:rPr>
            </w:rPrChange>
          </w:rPr>
          <w:t>סה</w:t>
        </w:r>
        <w:r w:rsidRPr="007551AD">
          <w:rPr>
            <w:rFonts w:ascii="Times New Roman" w:eastAsia="Times New Roman" w:hAnsi="Times New Roman" w:cs="David"/>
            <w:b/>
            <w:bCs/>
            <w:sz w:val="24"/>
            <w:szCs w:val="24"/>
            <w:u w:val="single"/>
            <w:rtl/>
            <w:rPrChange w:id="43" w:author="גרמן קגנובסקי" w:date="2020-10-25T15:49:00Z">
              <w:rPr>
                <w:rFonts w:ascii="Times New Roman" w:eastAsia="Times New Roman" w:hAnsi="Times New Roman" w:cs="David"/>
                <w:sz w:val="24"/>
                <w:szCs w:val="24"/>
                <w:rtl/>
              </w:rPr>
            </w:rPrChange>
          </w:rPr>
          <w:t>''כ</w:t>
        </w:r>
        <w:proofErr w:type="spellEnd"/>
        <w:r w:rsidRPr="007551AD">
          <w:rPr>
            <w:rFonts w:ascii="Times New Roman" w:eastAsia="Times New Roman" w:hAnsi="Times New Roman" w:cs="David"/>
            <w:b/>
            <w:bCs/>
            <w:sz w:val="24"/>
            <w:szCs w:val="24"/>
            <w:u w:val="single"/>
            <w:rtl/>
            <w:rPrChange w:id="44" w:author="גרמן קגנובסקי" w:date="2020-10-25T15:49:00Z">
              <w:rPr>
                <w:rFonts w:ascii="Times New Roman" w:eastAsia="Times New Roman" w:hAnsi="Times New Roman" w:cs="David"/>
                <w:sz w:val="24"/>
                <w:szCs w:val="24"/>
                <w:rtl/>
              </w:rPr>
            </w:rPrChange>
          </w:rPr>
          <w:t xml:space="preserve"> שכר המתכנן: 52,000 + 142,500 + 3,500 = 198,000 </w:t>
        </w:r>
        <w:proofErr w:type="spellStart"/>
        <w:r w:rsidRPr="007551AD">
          <w:rPr>
            <w:rFonts w:ascii="Times New Roman" w:eastAsia="Times New Roman" w:hAnsi="Times New Roman" w:cs="David"/>
            <w:b/>
            <w:bCs/>
            <w:sz w:val="24"/>
            <w:szCs w:val="24"/>
            <w:u w:val="single"/>
            <w:rtl/>
            <w:rPrChange w:id="45" w:author="גרמן קגנובסקי" w:date="2020-10-25T15:49:00Z">
              <w:rPr>
                <w:rFonts w:ascii="Times New Roman" w:eastAsia="Times New Roman" w:hAnsi="Times New Roman" w:cs="David"/>
                <w:sz w:val="24"/>
                <w:szCs w:val="24"/>
                <w:rtl/>
              </w:rPr>
            </w:rPrChange>
          </w:rPr>
          <w:t>ש''ח</w:t>
        </w:r>
        <w:proofErr w:type="spellEnd"/>
        <w:r w:rsidRPr="007551AD">
          <w:rPr>
            <w:rFonts w:ascii="Times New Roman" w:eastAsia="Times New Roman" w:hAnsi="Times New Roman" w:cs="David"/>
            <w:b/>
            <w:bCs/>
            <w:sz w:val="24"/>
            <w:szCs w:val="24"/>
            <w:u w:val="single"/>
            <w:rtl/>
            <w:rPrChange w:id="46" w:author="גרמן קגנובסקי" w:date="2020-10-25T15:49:00Z">
              <w:rPr>
                <w:rFonts w:ascii="Times New Roman" w:eastAsia="Times New Roman" w:hAnsi="Times New Roman" w:cs="David"/>
                <w:sz w:val="24"/>
                <w:szCs w:val="24"/>
                <w:rtl/>
              </w:rPr>
            </w:rPrChange>
          </w:rPr>
          <w:t xml:space="preserve"> </w:t>
        </w:r>
      </w:ins>
      <w:ins w:id="47" w:author="גרמן קגנובסקי" w:date="2020-08-04T11:47:00Z">
        <w:r w:rsidRPr="007551AD">
          <w:rPr>
            <w:rFonts w:ascii="Times New Roman" w:eastAsia="Times New Roman" w:hAnsi="Times New Roman" w:cs="David"/>
            <w:b/>
            <w:bCs/>
            <w:sz w:val="24"/>
            <w:szCs w:val="24"/>
            <w:u w:val="single"/>
            <w:rtl/>
            <w:rPrChange w:id="48" w:author="גרמן קגנובסקי" w:date="2020-10-25T15:49:00Z">
              <w:rPr>
                <w:rFonts w:ascii="Times New Roman" w:eastAsia="Times New Roman" w:hAnsi="Times New Roman" w:cs="David"/>
                <w:sz w:val="24"/>
                <w:szCs w:val="24"/>
                <w:rtl/>
              </w:rPr>
            </w:rPrChange>
          </w:rPr>
          <w:t xml:space="preserve">( </w:t>
        </w:r>
        <w:r w:rsidRPr="007551AD">
          <w:rPr>
            <w:rFonts w:ascii="Times New Roman" w:eastAsia="Times New Roman" w:hAnsi="Times New Roman" w:cs="David" w:hint="eastAsia"/>
            <w:b/>
            <w:bCs/>
            <w:sz w:val="24"/>
            <w:szCs w:val="24"/>
            <w:u w:val="single"/>
            <w:rtl/>
            <w:rPrChange w:id="49" w:author="גרמן קגנובסקי" w:date="2020-10-25T15:49:00Z">
              <w:rPr>
                <w:rFonts w:ascii="Times New Roman" w:eastAsia="Times New Roman" w:hAnsi="Times New Roman" w:cs="David" w:hint="eastAsia"/>
                <w:sz w:val="24"/>
                <w:szCs w:val="24"/>
                <w:rtl/>
              </w:rPr>
            </w:rPrChange>
          </w:rPr>
          <w:t>מאה</w:t>
        </w:r>
        <w:r w:rsidRPr="007551AD">
          <w:rPr>
            <w:rFonts w:ascii="Times New Roman" w:eastAsia="Times New Roman" w:hAnsi="Times New Roman" w:cs="David"/>
            <w:b/>
            <w:bCs/>
            <w:sz w:val="24"/>
            <w:szCs w:val="24"/>
            <w:u w:val="single"/>
            <w:rtl/>
            <w:rPrChange w:id="50" w:author="גרמן קגנובסקי" w:date="2020-10-25T15:49:00Z">
              <w:rPr>
                <w:rFonts w:ascii="Times New Roman" w:eastAsia="Times New Roman" w:hAnsi="Times New Roman" w:cs="David"/>
                <w:sz w:val="24"/>
                <w:szCs w:val="24"/>
                <w:rtl/>
              </w:rPr>
            </w:rPrChange>
          </w:rPr>
          <w:t xml:space="preserve"> </w:t>
        </w:r>
        <w:r w:rsidRPr="007551AD">
          <w:rPr>
            <w:rFonts w:ascii="Times New Roman" w:eastAsia="Times New Roman" w:hAnsi="Times New Roman" w:cs="David" w:hint="eastAsia"/>
            <w:b/>
            <w:bCs/>
            <w:sz w:val="24"/>
            <w:szCs w:val="24"/>
            <w:u w:val="single"/>
            <w:rtl/>
            <w:rPrChange w:id="51" w:author="גרמן קגנובסקי" w:date="2020-10-25T15:49:00Z">
              <w:rPr>
                <w:rFonts w:ascii="Times New Roman" w:eastAsia="Times New Roman" w:hAnsi="Times New Roman" w:cs="David" w:hint="eastAsia"/>
                <w:sz w:val="24"/>
                <w:szCs w:val="24"/>
                <w:rtl/>
              </w:rPr>
            </w:rPrChange>
          </w:rPr>
          <w:t>תשעים</w:t>
        </w:r>
        <w:r w:rsidRPr="007551AD">
          <w:rPr>
            <w:rFonts w:ascii="Times New Roman" w:eastAsia="Times New Roman" w:hAnsi="Times New Roman" w:cs="David"/>
            <w:b/>
            <w:bCs/>
            <w:sz w:val="24"/>
            <w:szCs w:val="24"/>
            <w:u w:val="single"/>
            <w:rtl/>
            <w:rPrChange w:id="52" w:author="גרמן קגנובסקי" w:date="2020-10-25T15:49:00Z">
              <w:rPr>
                <w:rFonts w:ascii="Times New Roman" w:eastAsia="Times New Roman" w:hAnsi="Times New Roman" w:cs="David"/>
                <w:sz w:val="24"/>
                <w:szCs w:val="24"/>
                <w:rtl/>
              </w:rPr>
            </w:rPrChange>
          </w:rPr>
          <w:t xml:space="preserve"> </w:t>
        </w:r>
        <w:r w:rsidRPr="007551AD">
          <w:rPr>
            <w:rFonts w:ascii="Times New Roman" w:eastAsia="Times New Roman" w:hAnsi="Times New Roman" w:cs="David" w:hint="eastAsia"/>
            <w:b/>
            <w:bCs/>
            <w:sz w:val="24"/>
            <w:szCs w:val="24"/>
            <w:u w:val="single"/>
            <w:rtl/>
            <w:rPrChange w:id="53" w:author="גרמן קגנובסקי" w:date="2020-10-25T15:49:00Z">
              <w:rPr>
                <w:rFonts w:ascii="Times New Roman" w:eastAsia="Times New Roman" w:hAnsi="Times New Roman" w:cs="David" w:hint="eastAsia"/>
                <w:sz w:val="24"/>
                <w:szCs w:val="24"/>
                <w:rtl/>
              </w:rPr>
            </w:rPrChange>
          </w:rPr>
          <w:t>ושמונה</w:t>
        </w:r>
        <w:r w:rsidRPr="007551AD">
          <w:rPr>
            <w:rFonts w:ascii="Times New Roman" w:eastAsia="Times New Roman" w:hAnsi="Times New Roman" w:cs="David"/>
            <w:b/>
            <w:bCs/>
            <w:sz w:val="24"/>
            <w:szCs w:val="24"/>
            <w:u w:val="single"/>
            <w:rtl/>
            <w:rPrChange w:id="54" w:author="גרמן קגנובסקי" w:date="2020-10-25T15:49:00Z">
              <w:rPr>
                <w:rFonts w:ascii="Times New Roman" w:eastAsia="Times New Roman" w:hAnsi="Times New Roman" w:cs="David"/>
                <w:sz w:val="24"/>
                <w:szCs w:val="24"/>
                <w:rtl/>
              </w:rPr>
            </w:rPrChange>
          </w:rPr>
          <w:t xml:space="preserve"> </w:t>
        </w:r>
        <w:r w:rsidRPr="007551AD">
          <w:rPr>
            <w:rFonts w:ascii="Times New Roman" w:eastAsia="Times New Roman" w:hAnsi="Times New Roman" w:cs="David" w:hint="eastAsia"/>
            <w:b/>
            <w:bCs/>
            <w:sz w:val="24"/>
            <w:szCs w:val="24"/>
            <w:u w:val="single"/>
            <w:rtl/>
            <w:rPrChange w:id="55" w:author="גרמן קגנובסקי" w:date="2020-10-25T15:49:00Z">
              <w:rPr>
                <w:rFonts w:ascii="Times New Roman" w:eastAsia="Times New Roman" w:hAnsi="Times New Roman" w:cs="David" w:hint="eastAsia"/>
                <w:sz w:val="24"/>
                <w:szCs w:val="24"/>
                <w:rtl/>
              </w:rPr>
            </w:rPrChange>
          </w:rPr>
          <w:t>אלף</w:t>
        </w:r>
        <w:r w:rsidRPr="007551AD">
          <w:rPr>
            <w:rFonts w:ascii="Times New Roman" w:eastAsia="Times New Roman" w:hAnsi="Times New Roman" w:cs="David"/>
            <w:b/>
            <w:bCs/>
            <w:sz w:val="24"/>
            <w:szCs w:val="24"/>
            <w:u w:val="single"/>
            <w:rtl/>
            <w:rPrChange w:id="56" w:author="גרמן קגנובסקי" w:date="2020-10-25T15:49:00Z">
              <w:rPr>
                <w:rFonts w:ascii="Times New Roman" w:eastAsia="Times New Roman" w:hAnsi="Times New Roman" w:cs="David"/>
                <w:sz w:val="24"/>
                <w:szCs w:val="24"/>
                <w:rtl/>
              </w:rPr>
            </w:rPrChange>
          </w:rPr>
          <w:t xml:space="preserve"> </w:t>
        </w:r>
        <w:proofErr w:type="spellStart"/>
        <w:r w:rsidRPr="007551AD">
          <w:rPr>
            <w:rFonts w:ascii="Times New Roman" w:eastAsia="Times New Roman" w:hAnsi="Times New Roman" w:cs="David" w:hint="eastAsia"/>
            <w:b/>
            <w:bCs/>
            <w:sz w:val="24"/>
            <w:szCs w:val="24"/>
            <w:u w:val="single"/>
            <w:rtl/>
            <w:rPrChange w:id="57" w:author="גרמן קגנובסקי" w:date="2020-10-25T15:49:00Z">
              <w:rPr>
                <w:rFonts w:ascii="Times New Roman" w:eastAsia="Times New Roman" w:hAnsi="Times New Roman" w:cs="David" w:hint="eastAsia"/>
                <w:sz w:val="24"/>
                <w:szCs w:val="24"/>
                <w:rtl/>
              </w:rPr>
            </w:rPrChange>
          </w:rPr>
          <w:t>ש</w:t>
        </w:r>
        <w:r w:rsidRPr="007551AD">
          <w:rPr>
            <w:rFonts w:ascii="Times New Roman" w:eastAsia="Times New Roman" w:hAnsi="Times New Roman" w:cs="David"/>
            <w:b/>
            <w:bCs/>
            <w:sz w:val="24"/>
            <w:szCs w:val="24"/>
            <w:u w:val="single"/>
            <w:rtl/>
            <w:rPrChange w:id="58" w:author="גרמן קגנובסקי" w:date="2020-10-25T15:49:00Z">
              <w:rPr>
                <w:rFonts w:ascii="Times New Roman" w:eastAsia="Times New Roman" w:hAnsi="Times New Roman" w:cs="David"/>
                <w:sz w:val="24"/>
                <w:szCs w:val="24"/>
                <w:rtl/>
              </w:rPr>
            </w:rPrChange>
          </w:rPr>
          <w:t>''ח</w:t>
        </w:r>
        <w:proofErr w:type="spellEnd"/>
        <w:r w:rsidRPr="007551AD">
          <w:rPr>
            <w:rFonts w:ascii="Times New Roman" w:eastAsia="Times New Roman" w:hAnsi="Times New Roman" w:cs="David"/>
            <w:b/>
            <w:bCs/>
            <w:sz w:val="24"/>
            <w:szCs w:val="24"/>
            <w:u w:val="single"/>
            <w:rtl/>
            <w:rPrChange w:id="59" w:author="גרמן קגנובסקי" w:date="2020-10-25T15:49:00Z">
              <w:rPr>
                <w:rFonts w:ascii="Times New Roman" w:eastAsia="Times New Roman" w:hAnsi="Times New Roman" w:cs="David"/>
                <w:sz w:val="24"/>
                <w:szCs w:val="24"/>
                <w:rtl/>
              </w:rPr>
            </w:rPrChange>
          </w:rPr>
          <w:t xml:space="preserve"> ).</w:t>
        </w:r>
      </w:ins>
    </w:p>
    <w:p w14:paraId="54144E3E"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2A0A944A"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בסעיף זה:</w:t>
      </w:r>
    </w:p>
    <w:p w14:paraId="72E7A6B5"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מבנה ראשוני - המבנה שהוקם לראשונה עפ"י תכניותיו של המתכנן.</w:t>
      </w:r>
    </w:p>
    <w:p w14:paraId="3BF36710"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03C5ADA7"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 xml:space="preserve">מבנה חוזר - מבנה נוסף, המוקם בשלמותו או בחלקו עפ"י תכניותיו של המתכנן ביחס למבנה הראשוני, על אותו המגרש או במגרש אחר, בין אם על </w:t>
      </w:r>
      <w:r w:rsidRPr="007D6A6B">
        <w:rPr>
          <w:rFonts w:ascii="Times New Roman" w:eastAsia="Times New Roman" w:hAnsi="Times New Roman" w:cs="David"/>
          <w:sz w:val="24"/>
          <w:szCs w:val="24"/>
          <w:rtl/>
        </w:rPr>
        <w:lastRenderedPageBreak/>
        <w:t>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51A3952B"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0B9E60A0"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יחידת דיור ראשונית - הדירה שהוקמה לראשונה עפ"י תכניותיו של המתכנן.</w:t>
      </w:r>
    </w:p>
    <w:p w14:paraId="55ED90F9"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15DF78CD" w14:textId="77777777" w:rsidR="007D6A6B" w:rsidRPr="007D6A6B" w:rsidRDefault="007D6A6B" w:rsidP="007D6A6B">
      <w:pPr>
        <w:widowControl w:val="0"/>
        <w:spacing w:before="0" w:beforeAutospacing="0" w:after="0" w:afterAutospacing="0" w:line="240" w:lineRule="auto"/>
        <w:ind w:left="714" w:firstLine="6"/>
        <w:jc w:val="both"/>
        <w:rPr>
          <w:rFonts w:ascii="Times New Roman" w:eastAsia="Times New Roman" w:hAnsi="Times New Roman" w:cs="David"/>
          <w:sz w:val="24"/>
          <w:szCs w:val="24"/>
          <w:rtl/>
        </w:rPr>
      </w:pPr>
      <w:r w:rsidRPr="007D6A6B">
        <w:rPr>
          <w:rFonts w:ascii="Times New Roman" w:eastAsia="Times New Roman" w:hAnsi="Times New Roman" w:cs="David"/>
          <w:sz w:val="24"/>
          <w:szCs w:val="24"/>
          <w:rtl/>
        </w:rPr>
        <w:t>יחידת דיור חוזרת - דירה נוספת, המוקמת בשלמותה או בחלקה עפ"י תכניותיו של המתכנן ביחס לדירה הראשונית באותו הבניין או בבניין אחר, על אותו המגרש או במגרש אחר, בין אם על פי תכניות קיימות על כל פרטיהן ובין אם לצורך הקמתה התבקש המתכנן להכניס שינויים והתאמות בתכניות הקיימות, כגון: התאמת התכנון לשינויים בחקיקה, בתקנים, בתקנות ו/או בהנחיות הרשויות, תמונת ראי, שינויים קלים במידות.</w:t>
      </w:r>
    </w:p>
    <w:p w14:paraId="392A09DE"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1CC968BC" w14:textId="02F0C776" w:rsidR="007D6A6B" w:rsidRPr="007D6A6B" w:rsidRDefault="007D6A6B" w:rsidP="00461F51">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0"/>
          <w:szCs w:val="24"/>
          <w:rtl/>
          <w:lang w:eastAsia="he-IL"/>
        </w:rPr>
        <w:t>2.</w:t>
      </w:r>
      <w:r w:rsidRPr="007D6A6B">
        <w:rPr>
          <w:rFonts w:ascii="Times New Roman" w:eastAsia="Times New Roman" w:hAnsi="Times New Roman" w:cs="David"/>
          <w:sz w:val="20"/>
          <w:szCs w:val="24"/>
          <w:rtl/>
          <w:lang w:eastAsia="he-IL"/>
        </w:rPr>
        <w:tab/>
      </w:r>
      <w:r w:rsidR="00461F51" w:rsidRPr="00DE118F">
        <w:rPr>
          <w:rFonts w:ascii="Times New Roman" w:eastAsia="Times New Roman" w:hAnsi="Times New Roman" w:cs="David" w:hint="cs"/>
          <w:sz w:val="20"/>
          <w:szCs w:val="24"/>
          <w:rtl/>
          <w:lang w:eastAsia="he-IL"/>
        </w:rPr>
        <w:t>הסכום המפורט בסעיף 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695F4CB4DFE84FB89D23197335C050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60" w:author="גרמן קגנובסקי" w:date="2020-08-04T11:25:00Z">
            <w:r w:rsidR="00F31C53">
              <w:rPr>
                <w:rFonts w:ascii="Times New Roman" w:eastAsia="Times New Roman" w:hAnsi="Times New Roman" w:cs="David" w:hint="cs"/>
                <w:color w:val="008000"/>
                <w:sz w:val="24"/>
                <w:szCs w:val="24"/>
                <w:rtl/>
              </w:rPr>
              <w:t>מדד המחירים לצרכן</w:t>
            </w:r>
          </w:ins>
        </w:sdtContent>
      </w:sdt>
      <w:r w:rsidR="00461F51"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D162047E71094D769A45CFC6B5F9AA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61" w:author="גרמן קגנובסקי" w:date="2020-08-04T11:25:00Z">
            <w:r w:rsidR="00F31C53">
              <w:rPr>
                <w:rFonts w:ascii="Times New Roman" w:eastAsia="Times New Roman" w:hAnsi="Times New Roman" w:cs="David" w:hint="cs"/>
                <w:color w:val="008000"/>
                <w:sz w:val="24"/>
                <w:szCs w:val="24"/>
                <w:rtl/>
              </w:rPr>
              <w:t>בגין</w:t>
            </w:r>
          </w:ins>
        </w:sdtContent>
      </w:sdt>
      <w:r w:rsidR="00461F51"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79B4B2977EC94D50BCA836D9027564E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9-12-31T00:00:00Z">
            <w:dateFormat w:val="dd/MM/yyyy"/>
            <w:lid w:val="he-IL"/>
            <w:storeMappedDataAs w:val="dateTime"/>
            <w:calendar w:val="gregorian"/>
          </w:date>
        </w:sdtPr>
        <w:sdtEndPr/>
        <w:sdtContent>
          <w:ins w:id="62" w:author="גרמן קגנובסקי" w:date="2020-08-04T11:25:00Z">
            <w:r w:rsidR="00F31C53">
              <w:rPr>
                <w:rFonts w:ascii="Times New Roman" w:eastAsia="Times New Roman" w:hAnsi="Times New Roman" w:cs="David" w:hint="cs"/>
                <w:color w:val="008000"/>
                <w:sz w:val="24"/>
                <w:szCs w:val="24"/>
                <w:rtl/>
              </w:rPr>
              <w:t>‏31/12/2019</w:t>
            </w:r>
          </w:ins>
        </w:sdtContent>
      </w:sdt>
      <w:r w:rsidR="00461F51"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39E4972C552D4510B28FA9061584F9B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63" w:author="גרמן קגנובסקי" w:date="2020-08-04T11:25:00Z">
            <w:r w:rsidR="00F31C53">
              <w:rPr>
                <w:rFonts w:ascii="Times New Roman" w:eastAsia="Times New Roman" w:hAnsi="Times New Roman" w:cs="David" w:hint="cs"/>
                <w:color w:val="008000"/>
                <w:sz w:val="24"/>
                <w:szCs w:val="24"/>
                <w:rtl/>
              </w:rPr>
              <w:t>223.7832</w:t>
            </w:r>
          </w:ins>
        </w:sdtContent>
      </w:sdt>
      <w:r w:rsidR="00461F51" w:rsidRPr="00DE118F">
        <w:rPr>
          <w:rFonts w:ascii="Times New Roman" w:eastAsia="Times New Roman" w:hAnsi="Times New Roman" w:cs="David" w:hint="cs"/>
          <w:sz w:val="24"/>
          <w:szCs w:val="24"/>
          <w:rtl/>
        </w:rPr>
        <w:t xml:space="preserve"> נקודות) </w:t>
      </w:r>
      <w:r w:rsidR="00461F51" w:rsidRPr="00DE118F">
        <w:rPr>
          <w:rFonts w:ascii="Times New Roman" w:eastAsia="Times New Roman" w:hAnsi="Times New Roman" w:cs="David" w:hint="cs"/>
          <w:sz w:val="24"/>
          <w:szCs w:val="24"/>
          <w:rtl/>
          <w:lang w:eastAsia="he-IL"/>
        </w:rPr>
        <w:t xml:space="preserve"> עד למדד הידוע ביום הגשת כל חשבון.</w:t>
      </w:r>
    </w:p>
    <w:p w14:paraId="75C3BB07" w14:textId="77777777" w:rsidR="007D6A6B" w:rsidRPr="007D6A6B" w:rsidRDefault="007D6A6B" w:rsidP="007D6A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70EAE75D"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t>למען הסר ספק:</w:t>
      </w:r>
    </w:p>
    <w:p w14:paraId="7EBAC34E"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DE39686"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3.1</w:t>
      </w:r>
      <w:r w:rsidRPr="007D6A6B">
        <w:rPr>
          <w:rFonts w:ascii="Times New Roman" w:eastAsia="Times New Roman" w:hAnsi="Times New Roman" w:cs="David"/>
          <w:sz w:val="24"/>
          <w:szCs w:val="24"/>
          <w:rtl/>
          <w:lang w:eastAsia="he-IL"/>
        </w:rPr>
        <w:tab/>
        <w:t>שכר הטרחה יחושב כמכפלת המבנים / יחידות הדיור שבתכנון ושבכוונת המזמין לבצעם בכל קטע וקטע של הפרויקט במועדו (לדוגמא: אם בקטע א', בכוונת המזמין לבצע מבנה אחד הכולל 30 יח"ד, והמתכנן נדרש לתכנן להקמת 30 יח"ד, יהיה חייב המזמין בתשלום עבור אותו מבנה ואותן יח"ד בלבד, גם אם התכנון יתאים לקטעים הבאים).</w:t>
      </w:r>
    </w:p>
    <w:p w14:paraId="7F127103"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0186743C"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3.2</w:t>
      </w:r>
      <w:r w:rsidRPr="007D6A6B">
        <w:rPr>
          <w:rFonts w:ascii="Times New Roman" w:eastAsia="Times New Roman" w:hAnsi="Times New Roman" w:cs="David"/>
          <w:sz w:val="24"/>
          <w:szCs w:val="24"/>
          <w:rtl/>
          <w:lang w:eastAsia="he-IL"/>
        </w:rPr>
        <w:tab/>
        <w:t>מובהר כי שכר המתכנן ומועדי התשלום הינם סופיים ומוחלטים, והם לא ישתנו מכל גורם  שהוא לרבות ומבלי לפגוע בכלליות האמור לעיל, הקטנת מספר היחידות בפרויקט, כמות טיפוסי המבנים/הדירות שיוזמנו ע"י המזמין, קצב הבניה, צורת ביצוע הבניה (קונבנציונלי ו/או טרומי ו/או מתועש) ו/או מידת, אופי וסוג השינויים שידרשו ע"י המזמין. אין באמור לגרוע מחובת המתכנן לבדוק ולוודא התאמת תכנון המבנים להעמדה על מגרשים בקטעים הבאים.</w:t>
      </w:r>
    </w:p>
    <w:p w14:paraId="1E25C3E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29D8CE1C"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3.3</w:t>
      </w:r>
      <w:r w:rsidRPr="007D6A6B">
        <w:rPr>
          <w:rFonts w:ascii="Times New Roman" w:eastAsia="Times New Roman" w:hAnsi="Times New Roman" w:cs="David"/>
          <w:sz w:val="24"/>
          <w:szCs w:val="24"/>
          <w:rtl/>
          <w:lang w:eastAsia="he-IL"/>
        </w:rPr>
        <w:tab/>
        <w:t>שכר המתכנן כולל את כל המפורט בחוזה על כל נספחיו, לרבות נספח ב'.</w:t>
      </w:r>
    </w:p>
    <w:p w14:paraId="7D67C3B3" w14:textId="77777777" w:rsidR="007D6A6B" w:rsidRPr="007D6A6B" w:rsidRDefault="007D6A6B" w:rsidP="007D6A6B">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10CBA314"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0"/>
          <w:szCs w:val="20"/>
          <w:rtl/>
          <w:lang w:eastAsia="he-IL"/>
        </w:rPr>
        <w:t>4.</w:t>
      </w:r>
      <w:r w:rsidRPr="007D6A6B">
        <w:rPr>
          <w:rFonts w:ascii="Times New Roman" w:eastAsia="Times New Roman" w:hAnsi="Times New Roman" w:cs="David"/>
          <w:sz w:val="20"/>
          <w:szCs w:val="20"/>
          <w:rtl/>
          <w:lang w:eastAsia="he-IL"/>
        </w:rPr>
        <w:tab/>
      </w:r>
      <w:r w:rsidRPr="007D6A6B">
        <w:rPr>
          <w:rFonts w:ascii="Times New Roman" w:eastAsia="Times New Roman" w:hAnsi="Times New Roman" w:cs="David"/>
          <w:sz w:val="24"/>
          <w:szCs w:val="24"/>
          <w:rtl/>
          <w:lang w:eastAsia="he-IL"/>
        </w:rPr>
        <w:t xml:space="preserve">בנוסף לכל תשלום ישולם למתכנן מע"מ כשיעורו בחוק וזאת כנגד המצאת חשבונית מס כדין, למועד תשלום המע"מ ע"י המתכנן והמצאת כל אישור נוסף </w:t>
      </w:r>
      <w:r w:rsidRPr="007D6A6B">
        <w:rPr>
          <w:rFonts w:ascii="Times New Roman" w:eastAsia="Times New Roman" w:hAnsi="Times New Roman" w:cs="David"/>
          <w:sz w:val="24"/>
          <w:szCs w:val="24"/>
          <w:rtl/>
          <w:lang w:eastAsia="he-IL"/>
        </w:rPr>
        <w:lastRenderedPageBreak/>
        <w:t>ע"פ כל דין, לרבות אשור על ניהול ספרים ואשור על ניכוי מס במקור.</w:t>
      </w:r>
    </w:p>
    <w:p w14:paraId="6F3BE77E"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82CB393"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15F1F056"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br w:type="page"/>
      </w:r>
    </w:p>
    <w:p w14:paraId="7D9DD63A"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lastRenderedPageBreak/>
        <w:t xml:space="preserve">נספח </w:t>
      </w:r>
      <w:r w:rsidR="00461F51">
        <w:rPr>
          <w:rFonts w:ascii="Times New Roman" w:eastAsia="Times New Roman" w:hAnsi="Times New Roman" w:cs="David" w:hint="cs"/>
          <w:bCs/>
          <w:sz w:val="24"/>
          <w:szCs w:val="24"/>
          <w:u w:val="single"/>
          <w:rtl/>
          <w:lang w:eastAsia="he-IL"/>
        </w:rPr>
        <w:t>"</w:t>
      </w:r>
      <w:r w:rsidRPr="007D6A6B">
        <w:rPr>
          <w:rFonts w:ascii="Times New Roman" w:eastAsia="Times New Roman" w:hAnsi="Times New Roman" w:cs="David"/>
          <w:bCs/>
          <w:sz w:val="24"/>
          <w:szCs w:val="24"/>
          <w:u w:val="single"/>
          <w:rtl/>
          <w:lang w:eastAsia="he-IL"/>
        </w:rPr>
        <w:t>ה</w:t>
      </w:r>
      <w:r w:rsidR="00461F51">
        <w:rPr>
          <w:rFonts w:ascii="Times New Roman" w:eastAsia="Times New Roman" w:hAnsi="Times New Roman" w:cs="David" w:hint="cs"/>
          <w:bCs/>
          <w:sz w:val="24"/>
          <w:szCs w:val="24"/>
          <w:u w:val="single"/>
          <w:rtl/>
          <w:lang w:eastAsia="he-IL"/>
        </w:rPr>
        <w:t>'</w:t>
      </w:r>
      <w:r w:rsidRPr="007D6A6B">
        <w:rPr>
          <w:rFonts w:ascii="Times New Roman" w:eastAsia="Times New Roman" w:hAnsi="Times New Roman" w:cs="David"/>
          <w:bCs/>
          <w:sz w:val="24"/>
          <w:szCs w:val="24"/>
          <w:u w:val="single"/>
          <w:rtl/>
          <w:lang w:eastAsia="he-IL"/>
        </w:rPr>
        <w:t>'</w:t>
      </w:r>
    </w:p>
    <w:p w14:paraId="2B3057B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8A30AC8"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t>תשלומי שכר המתכנן</w:t>
      </w:r>
    </w:p>
    <w:p w14:paraId="21E1970A" w14:textId="77777777" w:rsidR="007D6A6B" w:rsidRPr="007D6A6B" w:rsidRDefault="007D6A6B" w:rsidP="007D6A6B">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666C2230"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D68772F"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שכר המתכנן ישולם לשיעורין כנגד גמר כל שלב ושלב של שירותי המתכנן כמוגדר בחוזה לרבות בנספחים ב' ו- ח' כדלקמן:</w:t>
      </w:r>
    </w:p>
    <w:p w14:paraId="0BB1278F" w14:textId="77777777" w:rsidR="007D6A6B" w:rsidRPr="007D6A6B" w:rsidRDefault="007D6A6B" w:rsidP="007D6A6B">
      <w:pPr>
        <w:widowControl w:val="0"/>
        <w:spacing w:before="0" w:beforeAutospacing="0" w:after="0" w:afterAutospacing="0" w:line="240" w:lineRule="auto"/>
        <w:ind w:right="720"/>
        <w:jc w:val="both"/>
        <w:rPr>
          <w:rFonts w:ascii="Times New Roman" w:eastAsia="Times New Roman" w:hAnsi="Times New Roman" w:cs="David"/>
          <w:sz w:val="24"/>
          <w:szCs w:val="24"/>
          <w:rtl/>
          <w:lang w:eastAsia="he-IL"/>
        </w:rPr>
      </w:pPr>
    </w:p>
    <w:tbl>
      <w:tblPr>
        <w:tblW w:w="8065" w:type="dxa"/>
        <w:tblInd w:w="108" w:type="dxa"/>
        <w:tblLayout w:type="fixed"/>
        <w:tblLook w:val="00A0" w:firstRow="1" w:lastRow="0" w:firstColumn="1" w:lastColumn="0" w:noHBand="0" w:noVBand="0"/>
      </w:tblPr>
      <w:tblGrid>
        <w:gridCol w:w="1296"/>
        <w:gridCol w:w="5776"/>
        <w:gridCol w:w="993"/>
      </w:tblGrid>
      <w:tr w:rsidR="007D6A6B" w:rsidRPr="007D6A6B" w14:paraId="761C525F" w14:textId="77777777" w:rsidTr="004E3753">
        <w:tc>
          <w:tcPr>
            <w:tcW w:w="1296" w:type="dxa"/>
          </w:tcPr>
          <w:p w14:paraId="2647587E"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1A1A8E73"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מבנה ראשוני / יחידת דיור ראשונית</w:t>
            </w:r>
          </w:p>
        </w:tc>
        <w:tc>
          <w:tcPr>
            <w:tcW w:w="993" w:type="dxa"/>
          </w:tcPr>
          <w:p w14:paraId="07D79FDB"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1.1</w:t>
            </w:r>
          </w:p>
        </w:tc>
      </w:tr>
      <w:tr w:rsidR="007D6A6B" w:rsidRPr="007D6A6B" w14:paraId="5EBAD5F7" w14:textId="77777777" w:rsidTr="004E3753">
        <w:tc>
          <w:tcPr>
            <w:tcW w:w="1296" w:type="dxa"/>
          </w:tcPr>
          <w:p w14:paraId="37910118"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5776" w:type="dxa"/>
          </w:tcPr>
          <w:p w14:paraId="50E3D5DA"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993" w:type="dxa"/>
          </w:tcPr>
          <w:p w14:paraId="4F8FE7C2"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r>
      <w:tr w:rsidR="007D6A6B" w:rsidRPr="007D6A6B" w14:paraId="56D08A2F" w14:textId="77777777" w:rsidTr="004E3753">
        <w:tc>
          <w:tcPr>
            <w:tcW w:w="1296" w:type="dxa"/>
          </w:tcPr>
          <w:p w14:paraId="40AF526D" w14:textId="016F940F" w:rsidR="007D6A6B" w:rsidRPr="007D6A6B" w:rsidRDefault="007D6A6B" w:rsidP="00866CF2">
            <w:pPr>
              <w:widowControl w:val="0"/>
              <w:spacing w:before="0" w:beforeAutospacing="0" w:after="0" w:afterAutospacing="0" w:line="240" w:lineRule="auto"/>
              <w:ind w:right="360"/>
              <w:jc w:val="center"/>
              <w:rPr>
                <w:rFonts w:ascii="Times New Roman" w:eastAsia="Times New Roman" w:hAnsi="Times New Roman" w:cs="David"/>
                <w:sz w:val="24"/>
                <w:szCs w:val="24"/>
              </w:rPr>
            </w:pPr>
            <w:del w:id="64" w:author="גרמן קגנובסקי" w:date="2020-10-25T15:51:00Z">
              <w:r w:rsidRPr="007D6A6B" w:rsidDel="007551AD">
                <w:rPr>
                  <w:rFonts w:ascii="Times New Roman" w:eastAsia="Times New Roman" w:hAnsi="Times New Roman" w:cs="David"/>
                  <w:sz w:val="24"/>
                  <w:szCs w:val="24"/>
                  <w:rtl/>
                </w:rPr>
                <w:delText>10</w:delText>
              </w:r>
            </w:del>
            <w:ins w:id="65" w:author="גרמן קגנובסקי" w:date="2020-10-25T15:51:00Z">
              <w:r w:rsidR="007551AD" w:rsidRPr="007D6A6B">
                <w:rPr>
                  <w:rFonts w:ascii="Times New Roman" w:eastAsia="Times New Roman" w:hAnsi="Times New Roman" w:cs="David"/>
                  <w:sz w:val="24"/>
                  <w:szCs w:val="24"/>
                  <w:rtl/>
                </w:rPr>
                <w:t>1</w:t>
              </w:r>
              <w:r w:rsidR="007551AD">
                <w:rPr>
                  <w:rFonts w:ascii="Times New Roman" w:eastAsia="Times New Roman" w:hAnsi="Times New Roman" w:cs="David" w:hint="cs"/>
                  <w:sz w:val="24"/>
                  <w:szCs w:val="24"/>
                  <w:rtl/>
                </w:rPr>
                <w:t>5</w:t>
              </w:r>
            </w:ins>
            <w:r w:rsidRPr="007D6A6B">
              <w:rPr>
                <w:rFonts w:ascii="Times New Roman" w:eastAsia="Times New Roman" w:hAnsi="Times New Roman" w:cs="David"/>
                <w:sz w:val="24"/>
                <w:szCs w:val="24"/>
                <w:rtl/>
              </w:rPr>
              <w:t>%</w:t>
            </w:r>
          </w:p>
        </w:tc>
        <w:tc>
          <w:tcPr>
            <w:tcW w:w="5776" w:type="dxa"/>
          </w:tcPr>
          <w:p w14:paraId="20F9F671"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המוקדם, כאמור בנספח ב, ואישור עבודות שלב זה על ידי המזמין - </w:t>
            </w:r>
          </w:p>
        </w:tc>
        <w:tc>
          <w:tcPr>
            <w:tcW w:w="993" w:type="dxa"/>
          </w:tcPr>
          <w:p w14:paraId="30701489"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1.1.1</w:t>
            </w:r>
          </w:p>
        </w:tc>
      </w:tr>
      <w:tr w:rsidR="007D6A6B" w:rsidRPr="007D6A6B" w14:paraId="1AD95E28" w14:textId="77777777" w:rsidTr="004E3753">
        <w:tc>
          <w:tcPr>
            <w:tcW w:w="1296" w:type="dxa"/>
          </w:tcPr>
          <w:p w14:paraId="195212AE"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15%</w:t>
            </w:r>
          </w:p>
        </w:tc>
        <w:tc>
          <w:tcPr>
            <w:tcW w:w="5776" w:type="dxa"/>
          </w:tcPr>
          <w:p w14:paraId="7CA35C5F"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הסופי, כאמור בנספח ב', ואישור עבודות שלב זה על ידי המזמין - </w:t>
            </w:r>
          </w:p>
        </w:tc>
        <w:tc>
          <w:tcPr>
            <w:tcW w:w="993" w:type="dxa"/>
          </w:tcPr>
          <w:p w14:paraId="221BAD70"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1.1.2</w:t>
            </w:r>
          </w:p>
        </w:tc>
      </w:tr>
      <w:tr w:rsidR="007D6A6B" w:rsidRPr="007D6A6B" w14:paraId="42ABB044" w14:textId="77777777" w:rsidTr="004E3753">
        <w:tc>
          <w:tcPr>
            <w:tcW w:w="1296" w:type="dxa"/>
          </w:tcPr>
          <w:p w14:paraId="1FFDEE6A"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25%</w:t>
            </w:r>
          </w:p>
        </w:tc>
        <w:tc>
          <w:tcPr>
            <w:tcW w:w="5776" w:type="dxa"/>
          </w:tcPr>
          <w:p w14:paraId="6BB00FBA"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המפורט והמכרזים ואישור עבודות שלב זה על ידי המזמין - </w:t>
            </w:r>
          </w:p>
        </w:tc>
        <w:tc>
          <w:tcPr>
            <w:tcW w:w="993" w:type="dxa"/>
          </w:tcPr>
          <w:p w14:paraId="5C584DC0"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1.1.3</w:t>
            </w:r>
          </w:p>
        </w:tc>
      </w:tr>
      <w:tr w:rsidR="007D6A6B" w:rsidRPr="007D6A6B" w14:paraId="4DBA7B94" w14:textId="77777777" w:rsidTr="004E3753">
        <w:tc>
          <w:tcPr>
            <w:tcW w:w="1296" w:type="dxa"/>
          </w:tcPr>
          <w:p w14:paraId="4F9601A9" w14:textId="0F26F399" w:rsidR="007D6A6B" w:rsidRPr="007D6A6B" w:rsidRDefault="007D6A6B" w:rsidP="00866CF2">
            <w:pPr>
              <w:widowControl w:val="0"/>
              <w:spacing w:before="0" w:beforeAutospacing="0" w:after="0" w:afterAutospacing="0" w:line="240" w:lineRule="auto"/>
              <w:ind w:right="360"/>
              <w:jc w:val="center"/>
              <w:rPr>
                <w:rFonts w:ascii="Times New Roman" w:eastAsia="Times New Roman" w:hAnsi="Times New Roman" w:cs="David"/>
                <w:sz w:val="24"/>
                <w:szCs w:val="24"/>
              </w:rPr>
            </w:pPr>
            <w:del w:id="66" w:author="גרמן קגנובסקי" w:date="2020-10-25T15:51:00Z">
              <w:r w:rsidRPr="007D6A6B" w:rsidDel="007551AD">
                <w:rPr>
                  <w:rFonts w:ascii="Times New Roman" w:eastAsia="Times New Roman" w:hAnsi="Times New Roman" w:cs="David" w:hint="cs"/>
                  <w:sz w:val="24"/>
                  <w:szCs w:val="24"/>
                  <w:rtl/>
                </w:rPr>
                <w:delText>20</w:delText>
              </w:r>
            </w:del>
            <w:ins w:id="67" w:author="גרמן קגנובסקי" w:date="2020-10-25T15:51:00Z">
              <w:r w:rsidR="007551AD" w:rsidRPr="007D6A6B">
                <w:rPr>
                  <w:rFonts w:ascii="Times New Roman" w:eastAsia="Times New Roman" w:hAnsi="Times New Roman" w:cs="David" w:hint="cs"/>
                  <w:sz w:val="24"/>
                  <w:szCs w:val="24"/>
                  <w:rtl/>
                </w:rPr>
                <w:t>2</w:t>
              </w:r>
              <w:r w:rsidR="007551AD">
                <w:rPr>
                  <w:rFonts w:ascii="Times New Roman" w:eastAsia="Times New Roman" w:hAnsi="Times New Roman" w:cs="David" w:hint="cs"/>
                  <w:sz w:val="24"/>
                  <w:szCs w:val="24"/>
                  <w:rtl/>
                </w:rPr>
                <w:t>5</w:t>
              </w:r>
            </w:ins>
            <w:r w:rsidRPr="007D6A6B">
              <w:rPr>
                <w:rFonts w:ascii="Times New Roman" w:eastAsia="Times New Roman" w:hAnsi="Times New Roman" w:cs="David"/>
                <w:sz w:val="24"/>
                <w:szCs w:val="24"/>
                <w:rtl/>
              </w:rPr>
              <w:t>%</w:t>
            </w:r>
          </w:p>
        </w:tc>
        <w:tc>
          <w:tcPr>
            <w:tcW w:w="5776" w:type="dxa"/>
          </w:tcPr>
          <w:p w14:paraId="48CA8BE2" w14:textId="77777777" w:rsidR="007D6A6B" w:rsidRPr="007D6A6B" w:rsidRDefault="00461F51"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Pr>
                <w:rFonts w:ascii="Times New Roman" w:eastAsia="Times New Roman" w:hAnsi="Times New Roman" w:cs="David"/>
                <w:sz w:val="24"/>
                <w:szCs w:val="24"/>
                <w:rtl/>
              </w:rPr>
              <w:t>לאחר גמר הוצאת ת</w:t>
            </w:r>
            <w:r w:rsidR="007D6A6B" w:rsidRPr="007D6A6B">
              <w:rPr>
                <w:rFonts w:ascii="Times New Roman" w:eastAsia="Times New Roman" w:hAnsi="Times New Roman" w:cs="David"/>
                <w:sz w:val="24"/>
                <w:szCs w:val="24"/>
                <w:rtl/>
              </w:rPr>
              <w:t>כניות לבצוע -</w:t>
            </w:r>
          </w:p>
        </w:tc>
        <w:tc>
          <w:tcPr>
            <w:tcW w:w="993" w:type="dxa"/>
          </w:tcPr>
          <w:p w14:paraId="1D652EA0"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1.1.4</w:t>
            </w:r>
          </w:p>
        </w:tc>
      </w:tr>
      <w:tr w:rsidR="007D6A6B" w:rsidRPr="007D6A6B" w14:paraId="0CDFCB82" w14:textId="77777777" w:rsidTr="004E3753">
        <w:tc>
          <w:tcPr>
            <w:tcW w:w="1296" w:type="dxa"/>
          </w:tcPr>
          <w:p w14:paraId="0623B33D"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20</w:t>
            </w:r>
            <w:r w:rsidRPr="007D6A6B">
              <w:rPr>
                <w:rFonts w:ascii="Times New Roman" w:eastAsia="Times New Roman" w:hAnsi="Times New Roman" w:cs="David"/>
                <w:sz w:val="24"/>
                <w:szCs w:val="24"/>
                <w:rtl/>
              </w:rPr>
              <w:t>%</w:t>
            </w:r>
          </w:p>
        </w:tc>
        <w:tc>
          <w:tcPr>
            <w:tcW w:w="5776" w:type="dxa"/>
          </w:tcPr>
          <w:p w14:paraId="229FCFCD"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במהלך ביצוע הפיקוח העליון - </w:t>
            </w:r>
          </w:p>
        </w:tc>
        <w:tc>
          <w:tcPr>
            <w:tcW w:w="993" w:type="dxa"/>
          </w:tcPr>
          <w:p w14:paraId="67F3BE7E"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1.1.5</w:t>
            </w:r>
          </w:p>
        </w:tc>
      </w:tr>
      <w:tr w:rsidR="007D6A6B" w:rsidRPr="007D6A6B" w14:paraId="4EF6A314" w14:textId="77777777" w:rsidTr="004E3753">
        <w:tc>
          <w:tcPr>
            <w:tcW w:w="1296" w:type="dxa"/>
          </w:tcPr>
          <w:p w14:paraId="008EE4A4" w14:textId="7E467280" w:rsidR="007D6A6B" w:rsidRPr="007D6A6B" w:rsidRDefault="007D6A6B" w:rsidP="00866CF2">
            <w:pPr>
              <w:widowControl w:val="0"/>
              <w:spacing w:before="0" w:beforeAutospacing="0" w:after="0" w:afterAutospacing="0" w:line="240" w:lineRule="auto"/>
              <w:ind w:right="360"/>
              <w:jc w:val="center"/>
              <w:rPr>
                <w:rFonts w:ascii="Times New Roman" w:eastAsia="Times New Roman" w:hAnsi="Times New Roman" w:cs="David"/>
                <w:sz w:val="24"/>
                <w:szCs w:val="24"/>
              </w:rPr>
            </w:pPr>
            <w:del w:id="68" w:author="גרמן קגנובסקי" w:date="2020-10-25T15:50:00Z">
              <w:r w:rsidRPr="007D6A6B" w:rsidDel="007551AD">
                <w:rPr>
                  <w:rFonts w:ascii="Times New Roman" w:eastAsia="Times New Roman" w:hAnsi="Times New Roman" w:cs="David" w:hint="cs"/>
                  <w:sz w:val="24"/>
                  <w:szCs w:val="24"/>
                  <w:rtl/>
                </w:rPr>
                <w:delText>5</w:delText>
              </w:r>
              <w:r w:rsidRPr="007D6A6B" w:rsidDel="007551AD">
                <w:rPr>
                  <w:rFonts w:ascii="Times New Roman" w:eastAsia="Times New Roman" w:hAnsi="Times New Roman" w:cs="David"/>
                  <w:sz w:val="24"/>
                  <w:szCs w:val="24"/>
                  <w:rtl/>
                </w:rPr>
                <w:delText>%</w:delText>
              </w:r>
            </w:del>
          </w:p>
        </w:tc>
        <w:tc>
          <w:tcPr>
            <w:tcW w:w="5776" w:type="dxa"/>
          </w:tcPr>
          <w:p w14:paraId="04E613B7"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לאחר גמר ביצוע העב</w:t>
            </w:r>
            <w:r w:rsidR="00461F51">
              <w:rPr>
                <w:rFonts w:ascii="Times New Roman" w:eastAsia="Times New Roman" w:hAnsi="Times New Roman" w:cs="David"/>
                <w:sz w:val="24"/>
                <w:szCs w:val="24"/>
                <w:rtl/>
              </w:rPr>
              <w:t>ודות בהתאם לחוזה זה, הפעלת הפרו</w:t>
            </w:r>
            <w:r w:rsidRPr="007D6A6B">
              <w:rPr>
                <w:rFonts w:ascii="Times New Roman" w:eastAsia="Times New Roman" w:hAnsi="Times New Roman" w:cs="David"/>
                <w:sz w:val="24"/>
                <w:szCs w:val="24"/>
                <w:rtl/>
              </w:rPr>
              <w:t>יקט והמתקן, קבלת המערכות ע"י המתכנן וקבלתם על ידי המזמין, ולאחר בדיקת החשבונות הסופיים בגין העבודות ואישורם על ידי המתכנן והמזמין, וקבלת אישור אכלוס -</w:t>
            </w:r>
          </w:p>
        </w:tc>
        <w:tc>
          <w:tcPr>
            <w:tcW w:w="993" w:type="dxa"/>
          </w:tcPr>
          <w:p w14:paraId="098F0670" w14:textId="6FA3867E"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del w:id="69" w:author="גרמן קגנובסקי" w:date="2020-10-25T15:50:00Z">
              <w:r w:rsidRPr="007D6A6B" w:rsidDel="007551AD">
                <w:rPr>
                  <w:rFonts w:ascii="Times New Roman" w:eastAsia="Times New Roman" w:hAnsi="Times New Roman" w:cs="David"/>
                  <w:sz w:val="24"/>
                  <w:szCs w:val="24"/>
                  <w:rtl/>
                </w:rPr>
                <w:delText>1.1.6</w:delText>
              </w:r>
            </w:del>
          </w:p>
        </w:tc>
      </w:tr>
      <w:tr w:rsidR="007D6A6B" w:rsidRPr="007D6A6B" w14:paraId="0168F2B8" w14:textId="77777777" w:rsidTr="004E3753">
        <w:tc>
          <w:tcPr>
            <w:tcW w:w="1296" w:type="dxa"/>
          </w:tcPr>
          <w:p w14:paraId="66DB0D29" w14:textId="54E323EB" w:rsidR="007D6A6B" w:rsidRPr="007D6A6B" w:rsidRDefault="007D6A6B">
            <w:pPr>
              <w:widowControl w:val="0"/>
              <w:spacing w:before="0" w:beforeAutospacing="0" w:after="0" w:afterAutospacing="0" w:line="240" w:lineRule="auto"/>
              <w:ind w:right="360"/>
              <w:rPr>
                <w:rFonts w:ascii="Times New Roman" w:eastAsia="Times New Roman" w:hAnsi="Times New Roman" w:cs="David"/>
                <w:sz w:val="24"/>
                <w:szCs w:val="24"/>
              </w:rPr>
              <w:pPrChange w:id="70" w:author="גרמן קגנובסקי" w:date="2020-10-25T15:50:00Z">
                <w:pPr>
                  <w:widowControl w:val="0"/>
                  <w:spacing w:before="0" w:beforeAutospacing="0" w:after="0" w:afterAutospacing="0" w:line="240" w:lineRule="auto"/>
                  <w:ind w:right="360"/>
                  <w:jc w:val="center"/>
                </w:pPr>
              </w:pPrChange>
            </w:pPr>
            <w:del w:id="71" w:author="גרמן קגנובסקי" w:date="2020-10-25T15:50:00Z">
              <w:r w:rsidRPr="007D6A6B" w:rsidDel="007551AD">
                <w:rPr>
                  <w:rFonts w:ascii="Times New Roman" w:eastAsia="Times New Roman" w:hAnsi="Times New Roman" w:cs="David" w:hint="cs"/>
                  <w:sz w:val="24"/>
                  <w:szCs w:val="24"/>
                  <w:rtl/>
                </w:rPr>
                <w:delText>5</w:delText>
              </w:r>
              <w:r w:rsidRPr="007D6A6B" w:rsidDel="007551AD">
                <w:rPr>
                  <w:rFonts w:ascii="Times New Roman" w:eastAsia="Times New Roman" w:hAnsi="Times New Roman" w:cs="David"/>
                  <w:sz w:val="24"/>
                  <w:szCs w:val="24"/>
                  <w:rtl/>
                </w:rPr>
                <w:delText>%</w:delText>
              </w:r>
            </w:del>
          </w:p>
        </w:tc>
        <w:tc>
          <w:tcPr>
            <w:tcW w:w="5776" w:type="dxa"/>
          </w:tcPr>
          <w:p w14:paraId="7C94DA92"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לאחר גמר הפיקוח העליון, תיקוני הבדק וקבלת תעודת גמר לפרויקט, אישור המתכ</w:t>
            </w:r>
            <w:r w:rsidR="00461F51">
              <w:rPr>
                <w:rFonts w:ascii="Times New Roman" w:eastAsia="Times New Roman" w:hAnsi="Times New Roman" w:cs="David"/>
                <w:sz w:val="24"/>
                <w:szCs w:val="24"/>
                <w:rtl/>
              </w:rPr>
              <w:t>נן בכתב להשלמת הפרויקט בהתאם לת</w:t>
            </w:r>
            <w:r w:rsidRPr="007D6A6B">
              <w:rPr>
                <w:rFonts w:ascii="Times New Roman" w:eastAsia="Times New Roman" w:hAnsi="Times New Roman" w:cs="David"/>
                <w:sz w:val="24"/>
                <w:szCs w:val="24"/>
                <w:rtl/>
              </w:rPr>
              <w:t xml:space="preserve">כניותיו, לתקנים מחייבים ולשביעות רצונו - </w:t>
            </w:r>
          </w:p>
        </w:tc>
        <w:tc>
          <w:tcPr>
            <w:tcW w:w="993" w:type="dxa"/>
          </w:tcPr>
          <w:p w14:paraId="75921CD4"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del w:id="72" w:author="גרמן קגנובסקי" w:date="2020-10-25T15:50:00Z">
              <w:r w:rsidRPr="007D6A6B" w:rsidDel="007551AD">
                <w:rPr>
                  <w:rFonts w:ascii="Times New Roman" w:eastAsia="Times New Roman" w:hAnsi="Times New Roman" w:cs="David"/>
                  <w:sz w:val="24"/>
                  <w:szCs w:val="24"/>
                  <w:rtl/>
                </w:rPr>
                <w:delText>1.1.7</w:delText>
              </w:r>
            </w:del>
          </w:p>
        </w:tc>
      </w:tr>
      <w:tr w:rsidR="007D6A6B" w:rsidRPr="007D6A6B" w14:paraId="0CA52527" w14:textId="77777777" w:rsidTr="004E3753">
        <w:tc>
          <w:tcPr>
            <w:tcW w:w="1296" w:type="dxa"/>
          </w:tcPr>
          <w:p w14:paraId="32344081"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5776" w:type="dxa"/>
          </w:tcPr>
          <w:p w14:paraId="199B6F88"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993" w:type="dxa"/>
          </w:tcPr>
          <w:p w14:paraId="7B126B23"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r>
      <w:tr w:rsidR="007D6A6B" w:rsidRPr="007D6A6B" w14:paraId="5E529FC3" w14:textId="77777777" w:rsidTr="004E3753">
        <w:tc>
          <w:tcPr>
            <w:tcW w:w="1296" w:type="dxa"/>
          </w:tcPr>
          <w:p w14:paraId="368EF59A"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2570E3C6"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מבנה חוזר / יחידת דיור חוזרת</w:t>
            </w:r>
          </w:p>
        </w:tc>
        <w:tc>
          <w:tcPr>
            <w:tcW w:w="993" w:type="dxa"/>
          </w:tcPr>
          <w:p w14:paraId="76DED9B3"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1.2</w:t>
            </w:r>
          </w:p>
        </w:tc>
      </w:tr>
      <w:tr w:rsidR="007D6A6B" w:rsidRPr="007D6A6B" w14:paraId="29F8F394" w14:textId="77777777" w:rsidTr="004E3753">
        <w:tc>
          <w:tcPr>
            <w:tcW w:w="1296" w:type="dxa"/>
          </w:tcPr>
          <w:p w14:paraId="22C7DFDF"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68E4344B"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p>
        </w:tc>
        <w:tc>
          <w:tcPr>
            <w:tcW w:w="993" w:type="dxa"/>
          </w:tcPr>
          <w:p w14:paraId="15B709A0"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p>
        </w:tc>
      </w:tr>
      <w:tr w:rsidR="007D6A6B" w:rsidRPr="007D6A6B" w14:paraId="74994438" w14:textId="77777777" w:rsidTr="004E3753">
        <w:tc>
          <w:tcPr>
            <w:tcW w:w="1296" w:type="dxa"/>
          </w:tcPr>
          <w:p w14:paraId="4EA52DEF"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100%</w:t>
            </w:r>
          </w:p>
        </w:tc>
        <w:tc>
          <w:tcPr>
            <w:tcW w:w="5776" w:type="dxa"/>
          </w:tcPr>
          <w:p w14:paraId="31E01A5E" w14:textId="77777777" w:rsidR="007D6A6B" w:rsidRPr="007D6A6B" w:rsidRDefault="007D6A6B" w:rsidP="007D6A6B">
            <w:pPr>
              <w:widowControl w:val="0"/>
              <w:spacing w:before="0" w:beforeAutospacing="0" w:after="0" w:afterAutospacing="0" w:line="240" w:lineRule="auto"/>
              <w:ind w:left="397"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המתקן בדירות הדומות, עפ"י כמות הדירות הדומות בהן בוצע המתקן ביחס לסה"כ הדירות הדומות בפרויקט - </w:t>
            </w:r>
          </w:p>
        </w:tc>
        <w:tc>
          <w:tcPr>
            <w:tcW w:w="993" w:type="dxa"/>
          </w:tcPr>
          <w:p w14:paraId="7D605B3E"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1.2.1</w:t>
            </w:r>
          </w:p>
        </w:tc>
      </w:tr>
    </w:tbl>
    <w:p w14:paraId="36DB0B5C" w14:textId="77777777" w:rsidR="007D6A6B" w:rsidRPr="007D6A6B" w:rsidRDefault="007D6A6B" w:rsidP="007D6A6B">
      <w:pPr>
        <w:widowControl w:val="0"/>
        <w:spacing w:before="0" w:beforeAutospacing="0" w:after="0" w:afterAutospacing="0" w:line="240" w:lineRule="auto"/>
        <w:ind w:left="720" w:right="360"/>
        <w:jc w:val="both"/>
        <w:rPr>
          <w:rFonts w:ascii="Times New Roman" w:eastAsia="Times New Roman" w:hAnsi="Times New Roman" w:cs="David"/>
          <w:sz w:val="24"/>
          <w:szCs w:val="24"/>
          <w:lang w:eastAsia="he-IL"/>
        </w:rPr>
      </w:pPr>
    </w:p>
    <w:p w14:paraId="0C4F9B5F"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650841E8"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lang w:eastAsia="he-IL"/>
        </w:rPr>
      </w:pPr>
    </w:p>
    <w:p w14:paraId="08D55C8B"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המתכנן יגיש חשבון לא יותר מאשר פעם בחודש. לכל חשבון יצרף המתכנן אשור מאת חברת הביטוח על קיומם של הביטוחים המפורטים בחוזה בנוסח </w:t>
      </w:r>
      <w:proofErr w:type="spellStart"/>
      <w:r w:rsidRPr="007D6A6B">
        <w:rPr>
          <w:rFonts w:ascii="Times New Roman" w:eastAsia="Times New Roman" w:hAnsi="Times New Roman" w:cs="David"/>
          <w:sz w:val="24"/>
          <w:szCs w:val="24"/>
          <w:rtl/>
          <w:lang w:eastAsia="he-IL"/>
        </w:rPr>
        <w:t>המצ"ב</w:t>
      </w:r>
      <w:proofErr w:type="spellEnd"/>
      <w:r w:rsidRPr="007D6A6B">
        <w:rPr>
          <w:rFonts w:ascii="Times New Roman" w:eastAsia="Times New Roman" w:hAnsi="Times New Roman" w:cs="David"/>
          <w:sz w:val="24"/>
          <w:szCs w:val="24"/>
          <w:rtl/>
          <w:lang w:eastAsia="he-IL"/>
        </w:rPr>
        <w:t xml:space="preserve"> כנספח ז' לחוזה.</w:t>
      </w:r>
    </w:p>
    <w:p w14:paraId="7C4BEC40"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7B35674"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lastRenderedPageBreak/>
        <w:t xml:space="preserve">4. </w:t>
      </w:r>
      <w:r w:rsidRPr="007D6A6B">
        <w:rPr>
          <w:rFonts w:ascii="Times New Roman" w:eastAsia="Times New Roman" w:hAnsi="Times New Roman" w:cs="David"/>
          <w:sz w:val="24"/>
          <w:szCs w:val="24"/>
          <w:rtl/>
          <w:lang w:eastAsia="he-IL"/>
        </w:rPr>
        <w:tab/>
        <w:t>המזמין ישלם את שכר המתכנן תוך</w:t>
      </w:r>
      <w:r w:rsidRPr="007D6A6B">
        <w:rPr>
          <w:rFonts w:ascii="Times New Roman" w:eastAsia="Times New Roman" w:hAnsi="Times New Roman" w:cs="David"/>
          <w:sz w:val="24"/>
          <w:szCs w:val="24"/>
          <w:rtl/>
        </w:rPr>
        <w:t xml:space="preserve"> </w:t>
      </w:r>
      <w:r w:rsidRPr="007D6A6B">
        <w:rPr>
          <w:rFonts w:ascii="Times New Roman" w:eastAsia="Times New Roman" w:hAnsi="Times New Roman" w:cs="David"/>
          <w:sz w:val="24"/>
          <w:szCs w:val="24"/>
          <w:rtl/>
          <w:lang w:eastAsia="he-IL"/>
        </w:rPr>
        <w:t>60 יום מתאריך אישור החשבון ע"י המנהל.</w:t>
      </w:r>
    </w:p>
    <w:p w14:paraId="060855B8"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CD2274" w14:textId="77777777" w:rsidR="007D6A6B" w:rsidRPr="007D6A6B" w:rsidRDefault="007D6A6B" w:rsidP="007D6A6B">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40AF6EDE" w14:textId="77777777" w:rsidR="007D6A6B" w:rsidRPr="007D6A6B" w:rsidRDefault="007D6A6B" w:rsidP="007D6A6B">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253D135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D6A6B">
        <w:rPr>
          <w:rFonts w:ascii="Times New Roman" w:eastAsia="Times New Roman" w:hAnsi="Times New Roman" w:cs="David"/>
          <w:b/>
          <w:bCs/>
          <w:sz w:val="24"/>
          <w:szCs w:val="24"/>
          <w:u w:val="single"/>
          <w:rtl/>
          <w:lang w:eastAsia="he-IL"/>
        </w:rPr>
        <w:br w:type="page"/>
      </w:r>
    </w:p>
    <w:p w14:paraId="331CB306" w14:textId="77777777" w:rsidR="00461F51" w:rsidRPr="00672C76" w:rsidRDefault="00461F51" w:rsidP="00461F5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6F0CB7A8" w14:textId="77777777" w:rsidR="00461F51" w:rsidRPr="00B27B4C" w:rsidRDefault="00461F51" w:rsidP="00461F51">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28E699BCC3EC44C2BD115E44382A424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55EE9700"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09720F161EF443C39A9EBA51DBDFF7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3D23B54A" w14:textId="77777777" w:rsidR="00461F51" w:rsidRPr="00B27B4C" w:rsidRDefault="00980361" w:rsidP="00461F51">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73" w:author="גרמן קגנובסקי" w:date="2020-08-04T10:22:00Z">
            <w:r>
              <w:rPr>
                <w:rFonts w:ascii="Times New Roman" w:eastAsia="Times New Roman" w:hAnsi="Times New Roman" w:cs="David" w:hint="cs"/>
                <w:color w:val="008000"/>
                <w:sz w:val="24"/>
                <w:szCs w:val="24"/>
                <w:rtl/>
                <w:lang w:eastAsia="he-IL"/>
              </w:rPr>
              <w:br/>
              <w:t>אפריקה ישראל מגורים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מ.ז 52-003476-0</w:t>
            </w:r>
            <w:r>
              <w:rPr>
                <w:rFonts w:ascii="Times New Roman" w:eastAsia="Times New Roman" w:hAnsi="Times New Roman" w:cs="David" w:hint="cs"/>
                <w:color w:val="008000"/>
                <w:sz w:val="24"/>
                <w:szCs w:val="24"/>
                <w:rtl/>
                <w:lang w:eastAsia="he-IL"/>
              </w:rPr>
              <w:br/>
            </w:r>
          </w:ins>
        </w:p>
      </w:sdtContent>
    </w:sdt>
    <w:p w14:paraId="1DEEAD01"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86FC006"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22269D05"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E627F71" w14:textId="77777777" w:rsidR="00461F51" w:rsidRPr="00B27B4C"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63BFD57C"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16DE22B"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6629D05050654585859408E2396D44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74" w:author="גרמן קגנובסקי" w:date="2020-08-04T10:26:00Z">
            <w:r w:rsidR="00980361">
              <w:rPr>
                <w:rFonts w:ascii="Times New Roman" w:eastAsia="Times New Roman" w:hAnsi="Times New Roman" w:cs="David" w:hint="cs"/>
                <w:color w:val="008000"/>
                <w:sz w:val="24"/>
                <w:szCs w:val="24"/>
                <w:rtl/>
                <w:lang w:eastAsia="he-IL"/>
              </w:rPr>
              <w:t>מ.דורון-י.שחר</w:t>
            </w:r>
            <w:proofErr w:type="spellEnd"/>
            <w:r w:rsidR="00980361">
              <w:rPr>
                <w:rFonts w:ascii="Times New Roman" w:eastAsia="Times New Roman" w:hAnsi="Times New Roman" w:cs="David" w:hint="cs"/>
                <w:color w:val="008000"/>
                <w:sz w:val="24"/>
                <w:szCs w:val="24"/>
                <w:rtl/>
                <w:lang w:eastAsia="he-IL"/>
              </w:rPr>
              <w:t xml:space="preserve"> מהנדסים יועצים </w:t>
            </w:r>
            <w:proofErr w:type="spellStart"/>
            <w:r w:rsidR="00980361">
              <w:rPr>
                <w:rFonts w:ascii="Times New Roman" w:eastAsia="Times New Roman" w:hAnsi="Times New Roman" w:cs="David" w:hint="cs"/>
                <w:color w:val="008000"/>
                <w:sz w:val="24"/>
                <w:szCs w:val="24"/>
                <w:rtl/>
                <w:lang w:eastAsia="he-IL"/>
              </w:rPr>
              <w:t>בע</w:t>
            </w:r>
            <w:proofErr w:type="spellEnd"/>
            <w:r w:rsidR="00980361">
              <w:rPr>
                <w:rFonts w:ascii="Times New Roman" w:eastAsia="Times New Roman" w:hAnsi="Times New Roman" w:cs="David" w:hint="cs"/>
                <w:color w:val="008000"/>
                <w:sz w:val="24"/>
                <w:szCs w:val="24"/>
                <w:rtl/>
                <w:lang w:eastAsia="he-IL"/>
              </w:rPr>
              <w:t>''מ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58B266DD573C4E22AADFD273C94C13F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75" w:author="גרמן קגנובסקי" w:date="2020-08-04T10:26:00Z">
            <w:r w:rsidR="00980361">
              <w:rPr>
                <w:rFonts w:ascii="Times New Roman" w:eastAsia="Times New Roman" w:hAnsi="Times New Roman" w:cs="David" w:hint="cs"/>
                <w:color w:val="008000"/>
                <w:sz w:val="24"/>
                <w:szCs w:val="24"/>
                <w:rtl/>
                <w:lang w:eastAsia="he-IL"/>
              </w:rPr>
              <w:t>מ.דורון-י.שחר</w:t>
            </w:r>
            <w:proofErr w:type="spellEnd"/>
            <w:r w:rsidR="00980361">
              <w:rPr>
                <w:rFonts w:ascii="Times New Roman" w:eastAsia="Times New Roman" w:hAnsi="Times New Roman" w:cs="David" w:hint="cs"/>
                <w:color w:val="008000"/>
                <w:sz w:val="24"/>
                <w:szCs w:val="24"/>
                <w:rtl/>
                <w:lang w:eastAsia="he-IL"/>
              </w:rPr>
              <w:t xml:space="preserve"> מהנדסים יועצים </w:t>
            </w:r>
            <w:proofErr w:type="spellStart"/>
            <w:r w:rsidR="00980361">
              <w:rPr>
                <w:rFonts w:ascii="Times New Roman" w:eastAsia="Times New Roman" w:hAnsi="Times New Roman" w:cs="David" w:hint="cs"/>
                <w:color w:val="008000"/>
                <w:sz w:val="24"/>
                <w:szCs w:val="24"/>
                <w:rtl/>
                <w:lang w:eastAsia="he-IL"/>
              </w:rPr>
              <w:t>בע</w:t>
            </w:r>
            <w:proofErr w:type="spellEnd"/>
            <w:r w:rsidR="00980361">
              <w:rPr>
                <w:rFonts w:ascii="Times New Roman" w:eastAsia="Times New Roman" w:hAnsi="Times New Roman" w:cs="David" w:hint="cs"/>
                <w:color w:val="008000"/>
                <w:sz w:val="24"/>
                <w:szCs w:val="24"/>
                <w:rtl/>
                <w:lang w:eastAsia="he-IL"/>
              </w:rPr>
              <w:t>''מ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B5B58508539E4A24A3B45CDEA2C170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76" w:author="גרמן קגנובסקי" w:date="2020-08-04T10:26:00Z">
            <w:r w:rsidR="00980361">
              <w:rPr>
                <w:rFonts w:ascii="Times New Roman" w:eastAsia="Times New Roman" w:hAnsi="Times New Roman" w:cs="David" w:hint="cs"/>
                <w:color w:val="008000"/>
                <w:sz w:val="24"/>
                <w:szCs w:val="24"/>
                <w:rtl/>
                <w:lang w:eastAsia="he-IL"/>
              </w:rPr>
              <w:t>מ.דורון-י.שחר</w:t>
            </w:r>
            <w:proofErr w:type="spellEnd"/>
            <w:r w:rsidR="00980361">
              <w:rPr>
                <w:rFonts w:ascii="Times New Roman" w:eastAsia="Times New Roman" w:hAnsi="Times New Roman" w:cs="David" w:hint="cs"/>
                <w:color w:val="008000"/>
                <w:sz w:val="24"/>
                <w:szCs w:val="24"/>
                <w:rtl/>
                <w:lang w:eastAsia="he-IL"/>
              </w:rPr>
              <w:t xml:space="preserve"> מהנדסים יועצים </w:t>
            </w:r>
            <w:proofErr w:type="spellStart"/>
            <w:r w:rsidR="00980361">
              <w:rPr>
                <w:rFonts w:ascii="Times New Roman" w:eastAsia="Times New Roman" w:hAnsi="Times New Roman" w:cs="David" w:hint="cs"/>
                <w:color w:val="008000"/>
                <w:sz w:val="24"/>
                <w:szCs w:val="24"/>
                <w:rtl/>
                <w:lang w:eastAsia="he-IL"/>
              </w:rPr>
              <w:t>בע</w:t>
            </w:r>
            <w:proofErr w:type="spellEnd"/>
            <w:r w:rsidR="00980361">
              <w:rPr>
                <w:rFonts w:ascii="Times New Roman" w:eastAsia="Times New Roman" w:hAnsi="Times New Roman" w:cs="David" w:hint="cs"/>
                <w:color w:val="008000"/>
                <w:sz w:val="24"/>
                <w:szCs w:val="24"/>
                <w:rtl/>
                <w:lang w:eastAsia="he-IL"/>
              </w:rPr>
              <w:t>''מ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7F8A6994"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C014A6C"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996398F0570041D59016695FA34A226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77" w:author="גרמן קגנובסקי" w:date="2020-08-04T10:26:00Z">
            <w:r w:rsidR="00980361">
              <w:rPr>
                <w:rFonts w:ascii="Times New Roman" w:eastAsia="Times New Roman" w:hAnsi="Times New Roman" w:cs="David" w:hint="cs"/>
                <w:color w:val="008000"/>
                <w:sz w:val="24"/>
                <w:szCs w:val="24"/>
                <w:rtl/>
                <w:lang w:eastAsia="he-IL"/>
              </w:rPr>
              <w:t>מ.דורון-י.שחר</w:t>
            </w:r>
            <w:proofErr w:type="spellEnd"/>
            <w:r w:rsidR="00980361">
              <w:rPr>
                <w:rFonts w:ascii="Times New Roman" w:eastAsia="Times New Roman" w:hAnsi="Times New Roman" w:cs="David" w:hint="cs"/>
                <w:color w:val="008000"/>
                <w:sz w:val="24"/>
                <w:szCs w:val="24"/>
                <w:rtl/>
                <w:lang w:eastAsia="he-IL"/>
              </w:rPr>
              <w:t xml:space="preserve"> מהנדסים יועצים </w:t>
            </w:r>
            <w:proofErr w:type="spellStart"/>
            <w:r w:rsidR="00980361">
              <w:rPr>
                <w:rFonts w:ascii="Times New Roman" w:eastAsia="Times New Roman" w:hAnsi="Times New Roman" w:cs="David" w:hint="cs"/>
                <w:color w:val="008000"/>
                <w:sz w:val="24"/>
                <w:szCs w:val="24"/>
                <w:rtl/>
                <w:lang w:eastAsia="he-IL"/>
              </w:rPr>
              <w:t>בע</w:t>
            </w:r>
            <w:proofErr w:type="spellEnd"/>
            <w:r w:rsidR="00980361">
              <w:rPr>
                <w:rFonts w:ascii="Times New Roman" w:eastAsia="Times New Roman" w:hAnsi="Times New Roman" w:cs="David" w:hint="cs"/>
                <w:color w:val="008000"/>
                <w:sz w:val="24"/>
                <w:szCs w:val="24"/>
                <w:rtl/>
                <w:lang w:eastAsia="he-IL"/>
              </w:rPr>
              <w:t>''מ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33CED90E3BD1475B9F3F1EF17AA5DC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מיזוג אויר</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5A96903A951449F9A49A6667C3105A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78" w:author="גרמן קגנובסקי" w:date="2020-08-04T10:19:00Z">
            <w:r w:rsidR="00980361">
              <w:rPr>
                <w:rFonts w:ascii="Times New Roman" w:eastAsia="Times New Roman" w:hAnsi="Times New Roman" w:cs="David" w:hint="cs"/>
                <w:bCs/>
                <w:color w:val="008000"/>
                <w:sz w:val="24"/>
                <w:szCs w:val="24"/>
                <w:rtl/>
                <w:lang w:eastAsia="he-IL"/>
              </w:rPr>
              <w:t xml:space="preserve">הקמה 150 </w:t>
            </w:r>
            <w:proofErr w:type="spellStart"/>
            <w:r w:rsidR="00980361">
              <w:rPr>
                <w:rFonts w:ascii="Times New Roman" w:eastAsia="Times New Roman" w:hAnsi="Times New Roman" w:cs="David" w:hint="cs"/>
                <w:bCs/>
                <w:color w:val="008000"/>
                <w:sz w:val="24"/>
                <w:szCs w:val="24"/>
                <w:rtl/>
                <w:lang w:eastAsia="he-IL"/>
              </w:rPr>
              <w:t>יח</w:t>
            </w:r>
            <w:proofErr w:type="spellEnd"/>
            <w:r w:rsidR="00980361">
              <w:rPr>
                <w:rFonts w:ascii="Times New Roman" w:eastAsia="Times New Roman" w:hAnsi="Times New Roman" w:cs="David" w:hint="cs"/>
                <w:bCs/>
                <w:color w:val="008000"/>
                <w:sz w:val="24"/>
                <w:szCs w:val="24"/>
                <w:rtl/>
                <w:lang w:eastAsia="he-IL"/>
              </w:rPr>
              <w:t>''ד ומסחר על גבי החניון תת קרקעי</w:t>
            </w:r>
          </w:ins>
        </w:sdtContent>
      </w:sdt>
      <w:r w:rsidRPr="00B27B4C">
        <w:rPr>
          <w:rFonts w:ascii="Times New Roman" w:eastAsia="Times New Roman" w:hAnsi="Times New Roman" w:cs="David" w:hint="cs"/>
          <w:color w:val="008000"/>
          <w:sz w:val="24"/>
          <w:szCs w:val="24"/>
          <w:rtl/>
          <w:lang w:eastAsia="he-IL"/>
        </w:rPr>
        <w:t>.</w:t>
      </w:r>
    </w:p>
    <w:p w14:paraId="58911495"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0CF8200"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88BD482713441DC9BA5E76F2FEB2FF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79" w:author="גרמן קגנובסקי" w:date="2020-08-04T10:26:00Z">
            <w:r w:rsidR="00980361">
              <w:rPr>
                <w:rFonts w:ascii="Times New Roman" w:eastAsia="Times New Roman" w:hAnsi="Times New Roman" w:cs="David" w:hint="cs"/>
                <w:color w:val="008000"/>
                <w:sz w:val="24"/>
                <w:szCs w:val="24"/>
                <w:rtl/>
                <w:lang w:eastAsia="he-IL"/>
              </w:rPr>
              <w:t>מ.דורון-י.שחר</w:t>
            </w:r>
            <w:proofErr w:type="spellEnd"/>
            <w:r w:rsidR="00980361">
              <w:rPr>
                <w:rFonts w:ascii="Times New Roman" w:eastAsia="Times New Roman" w:hAnsi="Times New Roman" w:cs="David" w:hint="cs"/>
                <w:color w:val="008000"/>
                <w:sz w:val="24"/>
                <w:szCs w:val="24"/>
                <w:rtl/>
                <w:lang w:eastAsia="he-IL"/>
              </w:rPr>
              <w:t xml:space="preserve"> מהנדסים יועצים </w:t>
            </w:r>
            <w:proofErr w:type="spellStart"/>
            <w:r w:rsidR="00980361">
              <w:rPr>
                <w:rFonts w:ascii="Times New Roman" w:eastAsia="Times New Roman" w:hAnsi="Times New Roman" w:cs="David" w:hint="cs"/>
                <w:color w:val="008000"/>
                <w:sz w:val="24"/>
                <w:szCs w:val="24"/>
                <w:rtl/>
                <w:lang w:eastAsia="he-IL"/>
              </w:rPr>
              <w:t>בע</w:t>
            </w:r>
            <w:proofErr w:type="spellEnd"/>
            <w:r w:rsidR="00980361">
              <w:rPr>
                <w:rFonts w:ascii="Times New Roman" w:eastAsia="Times New Roman" w:hAnsi="Times New Roman" w:cs="David" w:hint="cs"/>
                <w:color w:val="008000"/>
                <w:sz w:val="24"/>
                <w:szCs w:val="24"/>
                <w:rtl/>
                <w:lang w:eastAsia="he-IL"/>
              </w:rPr>
              <w:t>''מ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43BB2D17" w14:textId="77777777" w:rsidR="00461F51" w:rsidRPr="00B27B4C" w:rsidRDefault="00461F51" w:rsidP="00461F51">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EBDA531" w14:textId="77777777" w:rsidR="00461F51" w:rsidRPr="00B27B4C" w:rsidRDefault="00461F51" w:rsidP="00461F51">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097BFB2DEE6B4BC2B7C96850C999AE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80" w:author="גרמן קגנובסקי" w:date="2020-08-04T10:26:00Z">
            <w:r w:rsidR="00980361">
              <w:rPr>
                <w:rFonts w:ascii="Times New Roman" w:eastAsia="Times New Roman" w:hAnsi="Times New Roman" w:cs="David" w:hint="cs"/>
                <w:color w:val="008000"/>
                <w:sz w:val="24"/>
                <w:szCs w:val="24"/>
                <w:rtl/>
                <w:lang w:eastAsia="he-IL"/>
              </w:rPr>
              <w:t>מ.דורון-י.שחר</w:t>
            </w:r>
            <w:proofErr w:type="spellEnd"/>
            <w:r w:rsidR="00980361">
              <w:rPr>
                <w:rFonts w:ascii="Times New Roman" w:eastAsia="Times New Roman" w:hAnsi="Times New Roman" w:cs="David" w:hint="cs"/>
                <w:color w:val="008000"/>
                <w:sz w:val="24"/>
                <w:szCs w:val="24"/>
                <w:rtl/>
                <w:lang w:eastAsia="he-IL"/>
              </w:rPr>
              <w:t xml:space="preserve"> מהנדסים יועצים </w:t>
            </w:r>
            <w:proofErr w:type="spellStart"/>
            <w:r w:rsidR="00980361">
              <w:rPr>
                <w:rFonts w:ascii="Times New Roman" w:eastAsia="Times New Roman" w:hAnsi="Times New Roman" w:cs="David" w:hint="cs"/>
                <w:color w:val="008000"/>
                <w:sz w:val="24"/>
                <w:szCs w:val="24"/>
                <w:rtl/>
                <w:lang w:eastAsia="he-IL"/>
              </w:rPr>
              <w:t>בע</w:t>
            </w:r>
            <w:proofErr w:type="spellEnd"/>
            <w:r w:rsidR="00980361">
              <w:rPr>
                <w:rFonts w:ascii="Times New Roman" w:eastAsia="Times New Roman" w:hAnsi="Times New Roman" w:cs="David" w:hint="cs"/>
                <w:color w:val="008000"/>
                <w:sz w:val="24"/>
                <w:szCs w:val="24"/>
                <w:rtl/>
                <w:lang w:eastAsia="he-IL"/>
              </w:rPr>
              <w:t>''מ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4C7740D6" w14:textId="77777777" w:rsidR="00461F51" w:rsidRPr="00B27B4C" w:rsidRDefault="00461F51" w:rsidP="00461F51">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5FF2B49"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792C4551"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26C1E4D"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8D33CC5"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ACF58BC"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5F8C1836"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C89A962"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6833DF4E" w14:textId="77777777" w:rsidR="00461F51" w:rsidRPr="00435A20" w:rsidRDefault="00461F51" w:rsidP="00461F51">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290A90D9"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563A2AF" w14:textId="77777777" w:rsidR="00461F51" w:rsidRPr="000525E5"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CA68AEF1AD2446569C524A6E4CE876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81" w:author="גרמן קגנובסקי" w:date="2020-08-04T10:26:00Z">
            <w:r w:rsidR="00980361">
              <w:rPr>
                <w:rFonts w:ascii="Times New Roman" w:eastAsia="Times New Roman" w:hAnsi="Times New Roman" w:cs="David" w:hint="cs"/>
                <w:color w:val="00B0F0"/>
                <w:sz w:val="24"/>
                <w:szCs w:val="24"/>
                <w:u w:val="single"/>
                <w:rtl/>
                <w:lang w:eastAsia="he-IL"/>
              </w:rPr>
              <w:t>מ.דורון-י.שחר</w:t>
            </w:r>
            <w:proofErr w:type="spellEnd"/>
            <w:r w:rsidR="00980361">
              <w:rPr>
                <w:rFonts w:ascii="Times New Roman" w:eastAsia="Times New Roman" w:hAnsi="Times New Roman" w:cs="David" w:hint="cs"/>
                <w:color w:val="00B0F0"/>
                <w:sz w:val="24"/>
                <w:szCs w:val="24"/>
                <w:u w:val="single"/>
                <w:rtl/>
                <w:lang w:eastAsia="he-IL"/>
              </w:rPr>
              <w:t xml:space="preserve"> מהנדסים יועצים </w:t>
            </w:r>
            <w:proofErr w:type="spellStart"/>
            <w:r w:rsidR="00980361">
              <w:rPr>
                <w:rFonts w:ascii="Times New Roman" w:eastAsia="Times New Roman" w:hAnsi="Times New Roman" w:cs="David" w:hint="cs"/>
                <w:color w:val="00B0F0"/>
                <w:sz w:val="24"/>
                <w:szCs w:val="24"/>
                <w:u w:val="single"/>
                <w:rtl/>
                <w:lang w:eastAsia="he-IL"/>
              </w:rPr>
              <w:t>בע</w:t>
            </w:r>
            <w:proofErr w:type="spellEnd"/>
            <w:r w:rsidR="00980361">
              <w:rPr>
                <w:rFonts w:ascii="Times New Roman" w:eastAsia="Times New Roman" w:hAnsi="Times New Roman" w:cs="David" w:hint="cs"/>
                <w:color w:val="00B0F0"/>
                <w:sz w:val="24"/>
                <w:szCs w:val="24"/>
                <w:u w:val="single"/>
                <w:rtl/>
                <w:lang w:eastAsia="he-IL"/>
              </w:rPr>
              <w:t>''מ</w:t>
            </w:r>
          </w:ins>
        </w:sdtContent>
      </w:sdt>
    </w:p>
    <w:p w14:paraId="2A64E2DA" w14:textId="77777777" w:rsidR="00461F51"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7B5F7F69"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19A7E485"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58F68214"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03E92936" w14:textId="77777777" w:rsidR="00461F51" w:rsidRPr="00B27B4C" w:rsidRDefault="00461F51" w:rsidP="00461F51">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22DEBE55" w14:textId="77777777" w:rsidR="00461F51" w:rsidRPr="00776496" w:rsidRDefault="00461F51" w:rsidP="00461F51">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563881D1" w14:textId="77777777" w:rsidR="00461F51"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0D91EF1" w14:textId="77777777" w:rsidR="004E3753" w:rsidRDefault="004E3753"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484F298" w14:textId="77777777" w:rsidR="004E3753" w:rsidRDefault="004E3753"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B5B9266" w14:textId="77777777" w:rsidR="004A719C" w:rsidRDefault="004A719C"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330C4373" w14:textId="77777777" w:rsidR="00461F51" w:rsidRPr="004A719C" w:rsidRDefault="00461F51" w:rsidP="00461F51">
      <w:pPr>
        <w:widowControl w:val="0"/>
        <w:spacing w:before="0" w:beforeAutospacing="0" w:after="0" w:afterAutospacing="0" w:line="240" w:lineRule="auto"/>
        <w:jc w:val="center"/>
        <w:rPr>
          <w:rFonts w:ascii="David" w:eastAsia="Times New Roman" w:hAnsi="David" w:cs="David"/>
          <w:sz w:val="24"/>
          <w:szCs w:val="24"/>
          <w:rtl/>
          <w:lang w:eastAsia="he-IL"/>
        </w:rPr>
      </w:pPr>
      <w:r w:rsidRPr="004A719C">
        <w:rPr>
          <w:rFonts w:ascii="David" w:eastAsia="Times New Roman" w:hAnsi="David" w:cs="David" w:hint="eastAsia"/>
          <w:bCs/>
          <w:sz w:val="24"/>
          <w:szCs w:val="24"/>
          <w:u w:val="single"/>
          <w:rtl/>
          <w:lang w:eastAsia="he-IL"/>
        </w:rPr>
        <w:lastRenderedPageBreak/>
        <w:t>נספח</w:t>
      </w:r>
      <w:r w:rsidRPr="004A719C">
        <w:rPr>
          <w:rFonts w:ascii="David" w:eastAsia="Times New Roman" w:hAnsi="David" w:cs="David"/>
          <w:bCs/>
          <w:sz w:val="24"/>
          <w:szCs w:val="24"/>
          <w:u w:val="single"/>
          <w:rtl/>
          <w:lang w:eastAsia="he-IL"/>
        </w:rPr>
        <w:t xml:space="preserve"> "ז"</w:t>
      </w:r>
    </w:p>
    <w:p w14:paraId="788457EF" w14:textId="77777777" w:rsidR="004E3753" w:rsidRPr="004A719C" w:rsidRDefault="004E3753" w:rsidP="004A719C">
      <w:pPr>
        <w:tabs>
          <w:tab w:val="left" w:pos="283"/>
        </w:tabs>
        <w:spacing w:after="0" w:line="240" w:lineRule="auto"/>
        <w:ind w:left="708" w:hanging="708"/>
        <w:rPr>
          <w:rFonts w:ascii="David" w:hAnsi="David" w:cs="David"/>
          <w:b/>
          <w:bCs/>
          <w:sz w:val="24"/>
          <w:szCs w:val="24"/>
          <w:u w:val="single"/>
          <w:rtl/>
        </w:rPr>
      </w:pP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hAnsi="David" w:cs="David" w:hint="eastAsia"/>
          <w:b/>
          <w:bCs/>
          <w:sz w:val="24"/>
          <w:szCs w:val="24"/>
          <w:u w:val="single"/>
          <w:rtl/>
        </w:rPr>
        <w:t>מפרט</w:t>
      </w:r>
      <w:r w:rsidRPr="004A719C">
        <w:rPr>
          <w:rFonts w:ascii="David" w:hAnsi="David" w:cs="David"/>
          <w:b/>
          <w:bCs/>
          <w:sz w:val="24"/>
          <w:szCs w:val="24"/>
          <w:u w:val="single"/>
          <w:rtl/>
        </w:rPr>
        <w:t xml:space="preserve"> ביטוחי </w:t>
      </w:r>
      <w:r w:rsidRPr="004A719C">
        <w:rPr>
          <w:rFonts w:ascii="David" w:hAnsi="David" w:cs="David" w:hint="eastAsia"/>
          <w:b/>
          <w:bCs/>
          <w:sz w:val="24"/>
          <w:szCs w:val="24"/>
          <w:u w:val="single"/>
          <w:rtl/>
        </w:rPr>
        <w:t>המתכנן</w:t>
      </w:r>
    </w:p>
    <w:p w14:paraId="082E5EC5" w14:textId="77777777" w:rsidR="004E3753" w:rsidRPr="004A719C" w:rsidRDefault="004E3753" w:rsidP="004A719C">
      <w:pPr>
        <w:tabs>
          <w:tab w:val="left" w:pos="283"/>
        </w:tabs>
        <w:spacing w:after="0" w:line="240" w:lineRule="auto"/>
        <w:jc w:val="both"/>
        <w:rPr>
          <w:rFonts w:ascii="David" w:hAnsi="David" w:cs="David"/>
          <w:sz w:val="24"/>
          <w:szCs w:val="24"/>
          <w:rtl/>
        </w:rPr>
      </w:pPr>
      <w:r w:rsidRPr="004A719C">
        <w:rPr>
          <w:rFonts w:ascii="David" w:hAnsi="David" w:cs="David" w:hint="eastAsia"/>
          <w:sz w:val="24"/>
          <w:szCs w:val="24"/>
          <w:rtl/>
        </w:rPr>
        <w:t>היועץ</w:t>
      </w:r>
      <w:r w:rsidRPr="004A719C">
        <w:rPr>
          <w:rFonts w:ascii="David" w:hAnsi="David" w:cs="David"/>
          <w:sz w:val="24"/>
          <w:szCs w:val="24"/>
          <w:rtl/>
        </w:rPr>
        <w:t xml:space="preserve"> </w:t>
      </w:r>
      <w:r w:rsidRPr="004A719C">
        <w:rPr>
          <w:rFonts w:ascii="David" w:hAnsi="David" w:cs="David" w:hint="eastAsia"/>
          <w:sz w:val="24"/>
          <w:szCs w:val="24"/>
          <w:rtl/>
        </w:rPr>
        <w:t>מאשר</w:t>
      </w:r>
      <w:r w:rsidRPr="004A719C">
        <w:rPr>
          <w:rFonts w:ascii="David" w:hAnsi="David" w:cs="David"/>
          <w:sz w:val="24"/>
          <w:szCs w:val="24"/>
          <w:rtl/>
        </w:rPr>
        <w:t xml:space="preserve"> שהיקף הכיסוי הניתן על פי הפוליסות בכפוף לאמור להלן אינו נופל מהכיסוי הניתן על פי נוסח הפוליסות הידוע כ"ביט" </w:t>
      </w:r>
      <w:r w:rsidRPr="004A719C">
        <w:rPr>
          <w:rFonts w:ascii="David" w:hAnsi="David" w:cs="David" w:hint="eastAsia"/>
          <w:sz w:val="24"/>
          <w:szCs w:val="24"/>
          <w:rtl/>
        </w:rPr>
        <w:t>מהדורת</w:t>
      </w:r>
      <w:r w:rsidRPr="004A719C">
        <w:rPr>
          <w:rFonts w:ascii="David" w:hAnsi="David" w:cs="David"/>
          <w:sz w:val="24"/>
          <w:szCs w:val="24"/>
          <w:rtl/>
        </w:rPr>
        <w:t xml:space="preserve"> 2013 או נוסח מאוחר יותר המחליף את תנאי "ביט" </w:t>
      </w:r>
      <w:r w:rsidRPr="004A719C">
        <w:rPr>
          <w:rFonts w:ascii="David" w:hAnsi="David" w:cs="David" w:hint="eastAsia"/>
          <w:sz w:val="24"/>
          <w:szCs w:val="24"/>
          <w:rtl/>
        </w:rPr>
        <w:t>מהדורת</w:t>
      </w:r>
      <w:r w:rsidRPr="004A719C">
        <w:rPr>
          <w:rFonts w:ascii="David" w:hAnsi="David" w:cs="David"/>
          <w:sz w:val="24"/>
          <w:szCs w:val="24"/>
          <w:rtl/>
        </w:rPr>
        <w:t xml:space="preserve"> 2013. </w:t>
      </w:r>
      <w:r w:rsidRPr="004A719C">
        <w:rPr>
          <w:rFonts w:ascii="David" w:hAnsi="David" w:cs="David" w:hint="eastAsia"/>
          <w:sz w:val="24"/>
          <w:szCs w:val="24"/>
          <w:rtl/>
        </w:rPr>
        <w:t>ביחס</w:t>
      </w:r>
      <w:r w:rsidRPr="004A719C">
        <w:rPr>
          <w:rFonts w:ascii="David" w:hAnsi="David" w:cs="David"/>
          <w:sz w:val="24"/>
          <w:szCs w:val="24"/>
          <w:rtl/>
        </w:rPr>
        <w:t xml:space="preserve"> </w:t>
      </w:r>
      <w:r w:rsidRPr="004A719C">
        <w:rPr>
          <w:rFonts w:ascii="David" w:hAnsi="David" w:cs="David" w:hint="eastAsia"/>
          <w:sz w:val="24"/>
          <w:szCs w:val="24"/>
          <w:rtl/>
        </w:rPr>
        <w:t>ל</w:t>
      </w:r>
      <w:r w:rsidRPr="004A719C">
        <w:rPr>
          <w:rFonts w:ascii="David" w:hAnsi="David" w:cs="David"/>
          <w:sz w:val="24"/>
          <w:szCs w:val="24"/>
          <w:rtl/>
        </w:rPr>
        <w:t xml:space="preserve">"אחריות </w:t>
      </w:r>
      <w:r w:rsidRPr="004A719C">
        <w:rPr>
          <w:rFonts w:ascii="David" w:hAnsi="David" w:cs="David" w:hint="eastAsia"/>
          <w:sz w:val="24"/>
          <w:szCs w:val="24"/>
          <w:rtl/>
        </w:rPr>
        <w:t>מקצועית</w:t>
      </w:r>
      <w:r w:rsidRPr="004A719C">
        <w:rPr>
          <w:rFonts w:ascii="David" w:hAnsi="David" w:cs="David"/>
          <w:sz w:val="24"/>
          <w:szCs w:val="24"/>
          <w:rtl/>
        </w:rPr>
        <w:t xml:space="preserve">" </w:t>
      </w:r>
      <w:r w:rsidRPr="004A719C">
        <w:rPr>
          <w:rFonts w:ascii="David" w:hAnsi="David" w:cs="David" w:hint="eastAsia"/>
          <w:sz w:val="24"/>
          <w:szCs w:val="24"/>
          <w:rtl/>
        </w:rPr>
        <w:t>היקף</w:t>
      </w:r>
      <w:r w:rsidRPr="004A719C">
        <w:rPr>
          <w:rFonts w:ascii="David" w:hAnsi="David" w:cs="David"/>
          <w:sz w:val="24"/>
          <w:szCs w:val="24"/>
          <w:rtl/>
        </w:rPr>
        <w:t xml:space="preserve"> </w:t>
      </w:r>
      <w:r w:rsidRPr="004A719C">
        <w:rPr>
          <w:rFonts w:ascii="David" w:hAnsi="David" w:cs="David" w:hint="eastAsia"/>
          <w:sz w:val="24"/>
          <w:szCs w:val="24"/>
          <w:rtl/>
        </w:rPr>
        <w:t>הכיסוי</w:t>
      </w:r>
      <w:r w:rsidRPr="004A719C">
        <w:rPr>
          <w:rFonts w:ascii="David" w:hAnsi="David" w:cs="David"/>
          <w:sz w:val="24"/>
          <w:szCs w:val="24"/>
          <w:rtl/>
        </w:rPr>
        <w:t xml:space="preserve"> </w:t>
      </w:r>
      <w:r w:rsidRPr="004A719C">
        <w:rPr>
          <w:rFonts w:ascii="David" w:hAnsi="David" w:cs="David" w:hint="eastAsia"/>
          <w:sz w:val="24"/>
          <w:szCs w:val="24"/>
          <w:rtl/>
        </w:rPr>
        <w:t>אינו</w:t>
      </w:r>
      <w:r w:rsidRPr="004A719C">
        <w:rPr>
          <w:rFonts w:ascii="David" w:hAnsi="David" w:cs="David"/>
          <w:sz w:val="24"/>
          <w:szCs w:val="24"/>
          <w:rtl/>
        </w:rPr>
        <w:t xml:space="preserve"> </w:t>
      </w:r>
      <w:r w:rsidRPr="004A719C">
        <w:rPr>
          <w:rFonts w:ascii="David" w:hAnsi="David" w:cs="David" w:hint="eastAsia"/>
          <w:sz w:val="24"/>
          <w:szCs w:val="24"/>
          <w:rtl/>
        </w:rPr>
        <w:t>נופל</w:t>
      </w:r>
      <w:r w:rsidRPr="004A719C">
        <w:rPr>
          <w:rFonts w:ascii="David" w:hAnsi="David" w:cs="David"/>
          <w:sz w:val="24"/>
          <w:szCs w:val="24"/>
          <w:rtl/>
        </w:rPr>
        <w:t xml:space="preserve"> </w:t>
      </w:r>
      <w:r w:rsidRPr="004A719C">
        <w:rPr>
          <w:rFonts w:ascii="David" w:hAnsi="David" w:cs="David" w:hint="eastAsia"/>
          <w:sz w:val="24"/>
          <w:szCs w:val="24"/>
          <w:rtl/>
        </w:rPr>
        <w:t>מהאמור</w:t>
      </w:r>
      <w:r w:rsidRPr="004A719C">
        <w:rPr>
          <w:rFonts w:ascii="David" w:hAnsi="David" w:cs="David"/>
          <w:sz w:val="24"/>
          <w:szCs w:val="24"/>
          <w:rtl/>
        </w:rPr>
        <w:t xml:space="preserve"> </w:t>
      </w:r>
      <w:r w:rsidRPr="004A719C">
        <w:rPr>
          <w:rFonts w:ascii="David" w:hAnsi="David" w:cs="David" w:hint="eastAsia"/>
          <w:sz w:val="24"/>
          <w:szCs w:val="24"/>
          <w:rtl/>
        </w:rPr>
        <w:t>בסעיף</w:t>
      </w:r>
      <w:r w:rsidRPr="004A719C">
        <w:rPr>
          <w:rFonts w:ascii="David" w:hAnsi="David" w:cs="David"/>
          <w:sz w:val="24"/>
          <w:szCs w:val="24"/>
          <w:rtl/>
        </w:rPr>
        <w:t xml:space="preserve"> 1 </w:t>
      </w:r>
      <w:r w:rsidRPr="004A719C">
        <w:rPr>
          <w:rFonts w:ascii="David" w:hAnsi="David" w:cs="David" w:hint="eastAsia"/>
          <w:sz w:val="24"/>
          <w:szCs w:val="24"/>
          <w:rtl/>
        </w:rPr>
        <w:t>להלן</w:t>
      </w:r>
      <w:r w:rsidRPr="004A719C">
        <w:rPr>
          <w:rFonts w:ascii="David" w:hAnsi="David" w:cs="David"/>
          <w:sz w:val="24"/>
          <w:szCs w:val="24"/>
          <w:rtl/>
        </w:rPr>
        <w:t>.</w:t>
      </w:r>
    </w:p>
    <w:p w14:paraId="75F65141"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1.</w:t>
      </w:r>
      <w:r w:rsidRPr="004A719C">
        <w:rPr>
          <w:rFonts w:ascii="David" w:hAnsi="David" w:cs="David"/>
          <w:sz w:val="24"/>
          <w:szCs w:val="24"/>
          <w:rtl/>
        </w:rPr>
        <w:tab/>
      </w:r>
      <w:r w:rsidRPr="004A719C">
        <w:rPr>
          <w:rFonts w:ascii="David" w:hAnsi="David" w:cs="David"/>
          <w:b/>
          <w:bCs/>
          <w:sz w:val="24"/>
          <w:szCs w:val="24"/>
          <w:rtl/>
        </w:rPr>
        <w:t>ביטוח אחריות מקצועית</w:t>
      </w:r>
      <w:r w:rsidRPr="004A719C">
        <w:rPr>
          <w:rFonts w:ascii="David" w:hAnsi="David" w:cs="David"/>
          <w:sz w:val="24"/>
          <w:szCs w:val="24"/>
          <w:rtl/>
        </w:rPr>
        <w:t xml:space="preserve">, לכיסוי </w:t>
      </w:r>
      <w:proofErr w:type="spellStart"/>
      <w:r w:rsidRPr="004A719C">
        <w:rPr>
          <w:rFonts w:ascii="David" w:hAnsi="David" w:cs="David"/>
          <w:sz w:val="24"/>
          <w:szCs w:val="24"/>
          <w:rtl/>
        </w:rPr>
        <w:t>חבותו</w:t>
      </w:r>
      <w:proofErr w:type="spellEnd"/>
      <w:r w:rsidRPr="004A719C">
        <w:rPr>
          <w:rFonts w:ascii="David" w:hAnsi="David" w:cs="David"/>
          <w:sz w:val="24"/>
          <w:szCs w:val="24"/>
          <w:rtl/>
        </w:rPr>
        <w:t xml:space="preserve"> המקצועית של היועץ ביחס להתחייבויותיו על פי ה</w:t>
      </w:r>
      <w:r w:rsidRPr="004A719C">
        <w:rPr>
          <w:rFonts w:ascii="David" w:hAnsi="David" w:cs="David" w:hint="eastAsia"/>
          <w:sz w:val="24"/>
          <w:szCs w:val="24"/>
          <w:rtl/>
        </w:rPr>
        <w:t>הסכם</w:t>
      </w:r>
      <w:r w:rsidRPr="004A719C">
        <w:rPr>
          <w:rFonts w:ascii="David" w:hAnsi="David" w:cs="David"/>
          <w:sz w:val="24"/>
          <w:szCs w:val="24"/>
          <w:rtl/>
        </w:rPr>
        <w:t xml:space="preserve"> הנדון.</w:t>
      </w:r>
    </w:p>
    <w:p w14:paraId="05981278"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ab/>
        <w:t>גבול האחריות על פי הפוליסה לא יפחת מ- 4,000,000 ₪  (</w:t>
      </w:r>
      <w:r w:rsidRPr="004A719C">
        <w:rPr>
          <w:rFonts w:ascii="David" w:hAnsi="David" w:cs="David" w:hint="eastAsia"/>
          <w:sz w:val="24"/>
          <w:szCs w:val="24"/>
          <w:rtl/>
        </w:rPr>
        <w:t>ארבעה</w:t>
      </w:r>
      <w:r w:rsidRPr="004A719C">
        <w:rPr>
          <w:rFonts w:ascii="David" w:hAnsi="David" w:cs="David"/>
          <w:sz w:val="24"/>
          <w:szCs w:val="24"/>
          <w:rtl/>
        </w:rPr>
        <w:t xml:space="preserve"> </w:t>
      </w:r>
      <w:proofErr w:type="spellStart"/>
      <w:r w:rsidRPr="004A719C">
        <w:rPr>
          <w:rFonts w:ascii="David" w:hAnsi="David" w:cs="David" w:hint="eastAsia"/>
          <w:sz w:val="24"/>
          <w:szCs w:val="24"/>
          <w:rtl/>
        </w:rPr>
        <w:t>מליון</w:t>
      </w:r>
      <w:proofErr w:type="spellEnd"/>
      <w:r w:rsidRPr="004A719C">
        <w:rPr>
          <w:rFonts w:ascii="David" w:hAnsi="David" w:cs="David"/>
          <w:sz w:val="24"/>
          <w:szCs w:val="24"/>
          <w:rtl/>
        </w:rPr>
        <w:t xml:space="preserve"> </w:t>
      </w:r>
      <w:r w:rsidRPr="004A719C">
        <w:rPr>
          <w:rFonts w:ascii="David" w:hAnsi="David" w:cs="David" w:hint="eastAsia"/>
          <w:sz w:val="24"/>
          <w:szCs w:val="24"/>
          <w:rtl/>
        </w:rPr>
        <w:t>₪</w:t>
      </w:r>
      <w:r w:rsidRPr="004A719C">
        <w:rPr>
          <w:rFonts w:ascii="David" w:hAnsi="David" w:cs="David"/>
          <w:sz w:val="24"/>
          <w:szCs w:val="24"/>
          <w:rtl/>
        </w:rPr>
        <w:t>) לא</w:t>
      </w:r>
      <w:r w:rsidRPr="004A719C">
        <w:rPr>
          <w:rFonts w:ascii="David" w:hAnsi="David" w:cs="David" w:hint="eastAsia"/>
          <w:sz w:val="24"/>
          <w:szCs w:val="24"/>
          <w:rtl/>
        </w:rPr>
        <w:t>י</w:t>
      </w:r>
      <w:r w:rsidRPr="004A719C">
        <w:rPr>
          <w:rFonts w:ascii="David" w:hAnsi="David" w:cs="David"/>
          <w:sz w:val="24"/>
          <w:szCs w:val="24"/>
          <w:rtl/>
        </w:rPr>
        <w:t>רוע ובסה"כ לתקופת הביטוח.</w:t>
      </w:r>
    </w:p>
    <w:p w14:paraId="36092FC8"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ab/>
        <w:t xml:space="preserve">הביטוח על פי הפוליסה אינו כולל כל הגבלה ביחס לאובדן מסמכים, חריגה מסמכות שנעשתה בתום לב, </w:t>
      </w:r>
      <w:r w:rsidRPr="004A719C">
        <w:rPr>
          <w:rFonts w:ascii="David" w:hAnsi="David" w:cs="David" w:hint="eastAsia"/>
          <w:sz w:val="24"/>
          <w:szCs w:val="24"/>
          <w:rtl/>
        </w:rPr>
        <w:t>הפרת</w:t>
      </w:r>
      <w:r w:rsidRPr="004A719C">
        <w:rPr>
          <w:rFonts w:ascii="David" w:hAnsi="David" w:cs="David"/>
          <w:sz w:val="24"/>
          <w:szCs w:val="24"/>
          <w:rtl/>
        </w:rPr>
        <w:t xml:space="preserve"> סודיות , מעשה במתכוון, </w:t>
      </w:r>
      <w:r w:rsidRPr="004A719C">
        <w:rPr>
          <w:rFonts w:ascii="David" w:hAnsi="David" w:cs="David" w:hint="eastAsia"/>
          <w:sz w:val="24"/>
          <w:szCs w:val="24"/>
          <w:rtl/>
        </w:rPr>
        <w:t>דיבה</w:t>
      </w:r>
      <w:r w:rsidRPr="004A719C">
        <w:rPr>
          <w:rFonts w:ascii="David" w:hAnsi="David" w:cs="David"/>
          <w:sz w:val="24"/>
          <w:szCs w:val="24"/>
          <w:rtl/>
        </w:rPr>
        <w:t xml:space="preserve"> </w:t>
      </w:r>
      <w:r w:rsidRPr="004A719C">
        <w:rPr>
          <w:rFonts w:ascii="David" w:hAnsi="David" w:cs="David" w:hint="eastAsia"/>
          <w:sz w:val="24"/>
          <w:szCs w:val="24"/>
          <w:rtl/>
        </w:rPr>
        <w:t>השמצה</w:t>
      </w:r>
      <w:r w:rsidRPr="004A719C">
        <w:rPr>
          <w:rFonts w:ascii="David" w:hAnsi="David" w:cs="David"/>
          <w:sz w:val="24"/>
          <w:szCs w:val="24"/>
          <w:rtl/>
        </w:rPr>
        <w:t xml:space="preserve">, מעשה מרמה ו/או אי יושר של מי מעובדי </w:t>
      </w:r>
      <w:r w:rsidRPr="004A719C">
        <w:rPr>
          <w:rFonts w:ascii="David" w:hAnsi="David" w:cs="David" w:hint="eastAsia"/>
          <w:sz w:val="24"/>
          <w:szCs w:val="24"/>
          <w:rtl/>
        </w:rPr>
        <w:t>היועץ</w:t>
      </w:r>
      <w:r w:rsidRPr="004A719C">
        <w:rPr>
          <w:rFonts w:ascii="David" w:hAnsi="David" w:cs="David"/>
          <w:sz w:val="24"/>
          <w:szCs w:val="24"/>
          <w:rtl/>
        </w:rPr>
        <w:t xml:space="preserve">, אובדן השימוש ו/או עיכוב ו/או נזק תוצאתי כלשהו. </w:t>
      </w:r>
      <w:r w:rsidRPr="004A719C">
        <w:rPr>
          <w:rFonts w:ascii="David" w:hAnsi="David" w:cs="David" w:hint="eastAsia"/>
          <w:sz w:val="24"/>
          <w:szCs w:val="24"/>
          <w:rtl/>
        </w:rPr>
        <w:t>ו</w:t>
      </w:r>
      <w:r w:rsidRPr="004A719C">
        <w:rPr>
          <w:rFonts w:ascii="David" w:hAnsi="David" w:cs="David"/>
          <w:sz w:val="24"/>
          <w:szCs w:val="24"/>
          <w:rtl/>
        </w:rPr>
        <w:t xml:space="preserve">/או </w:t>
      </w:r>
      <w:r w:rsidRPr="004A719C">
        <w:rPr>
          <w:rFonts w:ascii="David" w:hAnsi="David" w:cs="David" w:hint="eastAsia"/>
          <w:sz w:val="24"/>
          <w:szCs w:val="24"/>
          <w:rtl/>
        </w:rPr>
        <w:t>חבות</w:t>
      </w:r>
      <w:r w:rsidRPr="004A719C">
        <w:rPr>
          <w:rFonts w:ascii="David" w:hAnsi="David" w:cs="David"/>
          <w:sz w:val="24"/>
          <w:szCs w:val="24"/>
          <w:rtl/>
        </w:rPr>
        <w:t xml:space="preserve"> </w:t>
      </w:r>
      <w:r w:rsidRPr="004A719C">
        <w:rPr>
          <w:rFonts w:ascii="David" w:hAnsi="David" w:cs="David" w:hint="eastAsia"/>
          <w:sz w:val="24"/>
          <w:szCs w:val="24"/>
          <w:rtl/>
        </w:rPr>
        <w:t>נושא</w:t>
      </w:r>
      <w:r w:rsidRPr="004A719C">
        <w:rPr>
          <w:rFonts w:ascii="David" w:hAnsi="David" w:cs="David"/>
          <w:sz w:val="24"/>
          <w:szCs w:val="24"/>
          <w:rtl/>
        </w:rPr>
        <w:t xml:space="preserve"> </w:t>
      </w:r>
      <w:r w:rsidRPr="004A719C">
        <w:rPr>
          <w:rFonts w:ascii="David" w:hAnsi="David" w:cs="David" w:hint="eastAsia"/>
          <w:sz w:val="24"/>
          <w:szCs w:val="24"/>
          <w:rtl/>
        </w:rPr>
        <w:t>משרה</w:t>
      </w:r>
      <w:r w:rsidRPr="004A719C">
        <w:rPr>
          <w:rFonts w:ascii="David" w:hAnsi="David" w:cs="David"/>
          <w:sz w:val="24"/>
          <w:szCs w:val="24"/>
          <w:rtl/>
        </w:rPr>
        <w:t xml:space="preserve"> </w:t>
      </w:r>
      <w:r w:rsidRPr="004A719C">
        <w:rPr>
          <w:rFonts w:ascii="David" w:hAnsi="David" w:cs="David" w:hint="eastAsia"/>
          <w:sz w:val="24"/>
          <w:szCs w:val="24"/>
          <w:rtl/>
        </w:rPr>
        <w:t>למעט</w:t>
      </w:r>
      <w:r w:rsidRPr="004A719C">
        <w:rPr>
          <w:rFonts w:ascii="David" w:hAnsi="David" w:cs="David"/>
          <w:sz w:val="24"/>
          <w:szCs w:val="24"/>
          <w:rtl/>
        </w:rPr>
        <w:t xml:space="preserve"> </w:t>
      </w:r>
      <w:r w:rsidRPr="004A719C">
        <w:rPr>
          <w:rFonts w:ascii="David" w:hAnsi="David" w:cs="David" w:hint="eastAsia"/>
          <w:sz w:val="24"/>
          <w:szCs w:val="24"/>
          <w:rtl/>
        </w:rPr>
        <w:t>במקרה</w:t>
      </w:r>
      <w:r w:rsidRPr="004A719C">
        <w:rPr>
          <w:rFonts w:ascii="David" w:hAnsi="David" w:cs="David"/>
          <w:sz w:val="24"/>
          <w:szCs w:val="24"/>
          <w:rtl/>
        </w:rPr>
        <w:t xml:space="preserve"> </w:t>
      </w:r>
      <w:r w:rsidRPr="004A719C">
        <w:rPr>
          <w:rFonts w:ascii="David" w:hAnsi="David" w:cs="David" w:hint="eastAsia"/>
          <w:sz w:val="24"/>
          <w:szCs w:val="24"/>
          <w:rtl/>
        </w:rPr>
        <w:t>שהיא</w:t>
      </w:r>
      <w:r w:rsidRPr="004A719C">
        <w:rPr>
          <w:rFonts w:ascii="David" w:hAnsi="David" w:cs="David"/>
          <w:sz w:val="24"/>
          <w:szCs w:val="24"/>
          <w:rtl/>
        </w:rPr>
        <w:t xml:space="preserve"> </w:t>
      </w:r>
      <w:r w:rsidRPr="004A719C">
        <w:rPr>
          <w:rFonts w:ascii="David" w:hAnsi="David" w:cs="David" w:hint="eastAsia"/>
          <w:sz w:val="24"/>
          <w:szCs w:val="24"/>
          <w:rtl/>
        </w:rPr>
        <w:t>ניתנת</w:t>
      </w:r>
      <w:r w:rsidRPr="004A719C">
        <w:rPr>
          <w:rFonts w:ascii="David" w:hAnsi="David" w:cs="David"/>
          <w:sz w:val="24"/>
          <w:szCs w:val="24"/>
          <w:rtl/>
        </w:rPr>
        <w:t xml:space="preserve"> </w:t>
      </w:r>
      <w:r w:rsidRPr="004A719C">
        <w:rPr>
          <w:rFonts w:ascii="David" w:hAnsi="David" w:cs="David" w:hint="eastAsia"/>
          <w:sz w:val="24"/>
          <w:szCs w:val="24"/>
          <w:rtl/>
        </w:rPr>
        <w:t>לכיסוי</w:t>
      </w:r>
      <w:r w:rsidRPr="004A719C">
        <w:rPr>
          <w:rFonts w:ascii="David" w:hAnsi="David" w:cs="David"/>
          <w:sz w:val="24"/>
          <w:szCs w:val="24"/>
          <w:rtl/>
        </w:rPr>
        <w:t xml:space="preserve"> </w:t>
      </w:r>
      <w:r w:rsidRPr="004A719C">
        <w:rPr>
          <w:rFonts w:ascii="David" w:hAnsi="David" w:cs="David" w:hint="eastAsia"/>
          <w:sz w:val="24"/>
          <w:szCs w:val="24"/>
          <w:rtl/>
        </w:rPr>
        <w:t>בפוליסת</w:t>
      </w:r>
      <w:r w:rsidRPr="004A719C">
        <w:rPr>
          <w:rFonts w:ascii="David" w:hAnsi="David" w:cs="David"/>
          <w:sz w:val="24"/>
          <w:szCs w:val="24"/>
          <w:rtl/>
        </w:rPr>
        <w:t xml:space="preserve"> </w:t>
      </w:r>
      <w:r w:rsidRPr="004A719C">
        <w:rPr>
          <w:rFonts w:ascii="David" w:hAnsi="David" w:cs="David" w:hint="eastAsia"/>
          <w:sz w:val="24"/>
          <w:szCs w:val="24"/>
          <w:rtl/>
        </w:rPr>
        <w:t>נושאי</w:t>
      </w:r>
      <w:r w:rsidRPr="004A719C">
        <w:rPr>
          <w:rFonts w:ascii="David" w:hAnsi="David" w:cs="David"/>
          <w:sz w:val="24"/>
          <w:szCs w:val="24"/>
          <w:rtl/>
        </w:rPr>
        <w:t xml:space="preserve"> </w:t>
      </w:r>
      <w:r w:rsidRPr="004A719C">
        <w:rPr>
          <w:rFonts w:ascii="David" w:hAnsi="David" w:cs="David" w:hint="eastAsia"/>
          <w:sz w:val="24"/>
          <w:szCs w:val="24"/>
          <w:rtl/>
        </w:rPr>
        <w:t>משרה</w:t>
      </w:r>
      <w:r w:rsidRPr="004A719C">
        <w:rPr>
          <w:rFonts w:ascii="David" w:hAnsi="David" w:cs="David"/>
          <w:sz w:val="24"/>
          <w:szCs w:val="24"/>
          <w:rtl/>
        </w:rPr>
        <w:t xml:space="preserve"> . הכיסוי על פי הפוליסה </w:t>
      </w:r>
      <w:r w:rsidRPr="004A719C">
        <w:rPr>
          <w:rFonts w:ascii="David" w:hAnsi="David" w:cs="David" w:hint="eastAsia"/>
          <w:sz w:val="24"/>
          <w:szCs w:val="24"/>
          <w:rtl/>
        </w:rPr>
        <w:t>מ</w:t>
      </w:r>
      <w:r w:rsidRPr="004A719C">
        <w:rPr>
          <w:rFonts w:ascii="David" w:hAnsi="David" w:cs="David"/>
          <w:sz w:val="24"/>
          <w:szCs w:val="24"/>
          <w:rtl/>
        </w:rPr>
        <w:t xml:space="preserve">ורחב לכלול את המזמין כמבוטח נוסף בגין </w:t>
      </w:r>
      <w:proofErr w:type="spellStart"/>
      <w:r w:rsidRPr="004A719C">
        <w:rPr>
          <w:rFonts w:ascii="David" w:hAnsi="David" w:cs="David"/>
          <w:sz w:val="24"/>
          <w:szCs w:val="24"/>
          <w:rtl/>
        </w:rPr>
        <w:t>חבות</w:t>
      </w:r>
      <w:r w:rsidRPr="004A719C">
        <w:rPr>
          <w:rFonts w:ascii="David" w:hAnsi="David" w:cs="David" w:hint="eastAsia"/>
          <w:sz w:val="24"/>
          <w:szCs w:val="24"/>
          <w:rtl/>
        </w:rPr>
        <w:t>ו</w:t>
      </w:r>
      <w:proofErr w:type="spellEnd"/>
      <w:r w:rsidRPr="004A719C">
        <w:rPr>
          <w:rFonts w:ascii="David" w:hAnsi="David" w:cs="David"/>
          <w:sz w:val="24"/>
          <w:szCs w:val="24"/>
          <w:rtl/>
        </w:rPr>
        <w:t xml:space="preserve"> כמזמין העבודה בכל הנובע מפעולותיו של </w:t>
      </w:r>
      <w:r w:rsidRPr="004A719C">
        <w:rPr>
          <w:rFonts w:ascii="David" w:hAnsi="David" w:cs="David" w:hint="eastAsia"/>
          <w:sz w:val="24"/>
          <w:szCs w:val="24"/>
          <w:rtl/>
        </w:rPr>
        <w:t>היועץ</w:t>
      </w:r>
      <w:r w:rsidRPr="004A719C">
        <w:rPr>
          <w:rFonts w:ascii="David" w:hAnsi="David" w:cs="David"/>
          <w:sz w:val="24"/>
          <w:szCs w:val="24"/>
          <w:rtl/>
        </w:rPr>
        <w:t xml:space="preserve"> </w:t>
      </w:r>
      <w:r w:rsidRPr="004A719C">
        <w:rPr>
          <w:rFonts w:ascii="David" w:hAnsi="David" w:cs="David" w:hint="eastAsia"/>
          <w:sz w:val="24"/>
          <w:szCs w:val="24"/>
          <w:rtl/>
        </w:rPr>
        <w:t>והבאים</w:t>
      </w:r>
      <w:r w:rsidRPr="004A719C">
        <w:rPr>
          <w:rFonts w:ascii="David" w:hAnsi="David" w:cs="David"/>
          <w:sz w:val="24"/>
          <w:szCs w:val="24"/>
          <w:rtl/>
        </w:rPr>
        <w:t xml:space="preserve">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4A719C">
        <w:rPr>
          <w:rFonts w:ascii="David" w:hAnsi="David" w:cs="David"/>
          <w:sz w:val="24"/>
          <w:szCs w:val="24"/>
          <w:rtl/>
        </w:rPr>
        <w:t>ב.ר</w:t>
      </w:r>
      <w:proofErr w:type="spellEnd"/>
      <w:r w:rsidRPr="004A719C">
        <w:rPr>
          <w:rFonts w:ascii="David" w:hAnsi="David" w:cs="David"/>
          <w:sz w:val="24"/>
          <w:szCs w:val="24"/>
          <w:rtl/>
        </w:rPr>
        <w:t>. 2018".</w:t>
      </w:r>
    </w:p>
    <w:p w14:paraId="197AC940"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2.</w:t>
      </w:r>
      <w:r w:rsidRPr="004A719C">
        <w:rPr>
          <w:rFonts w:ascii="David" w:hAnsi="David" w:cs="David"/>
          <w:sz w:val="24"/>
          <w:szCs w:val="24"/>
          <w:rtl/>
        </w:rPr>
        <w:tab/>
      </w:r>
      <w:r w:rsidRPr="004A719C">
        <w:rPr>
          <w:rFonts w:ascii="David" w:hAnsi="David" w:cs="David"/>
          <w:b/>
          <w:bCs/>
          <w:sz w:val="24"/>
          <w:szCs w:val="24"/>
          <w:rtl/>
        </w:rPr>
        <w:t>ביטוח אחריות מעבידים</w:t>
      </w:r>
      <w:r w:rsidRPr="004A719C">
        <w:rPr>
          <w:rFonts w:ascii="David" w:hAnsi="David" w:cs="David"/>
          <w:sz w:val="24"/>
          <w:szCs w:val="24"/>
          <w:rtl/>
        </w:rPr>
        <w:t xml:space="preserve">, </w:t>
      </w:r>
      <w:r w:rsidRPr="004A719C">
        <w:rPr>
          <w:rFonts w:ascii="David" w:hAnsi="David" w:cs="David" w:hint="eastAsia"/>
          <w:sz w:val="24"/>
          <w:szCs w:val="24"/>
          <w:rtl/>
        </w:rPr>
        <w:t>המבטח</w:t>
      </w:r>
      <w:r w:rsidRPr="004A719C">
        <w:rPr>
          <w:rFonts w:ascii="David" w:hAnsi="David" w:cs="David"/>
          <w:sz w:val="24"/>
          <w:szCs w:val="24"/>
          <w:rtl/>
        </w:rPr>
        <w:t xml:space="preserve"> חבות </w:t>
      </w:r>
      <w:r w:rsidRPr="004A719C">
        <w:rPr>
          <w:rFonts w:ascii="David" w:hAnsi="David" w:cs="David" w:hint="eastAsia"/>
          <w:sz w:val="24"/>
          <w:szCs w:val="24"/>
          <w:rtl/>
        </w:rPr>
        <w:t>עפ</w:t>
      </w:r>
      <w:r w:rsidRPr="004A719C">
        <w:rPr>
          <w:rFonts w:ascii="David" w:hAnsi="David" w:cs="David"/>
          <w:sz w:val="24"/>
          <w:szCs w:val="24"/>
          <w:rtl/>
        </w:rPr>
        <w:t xml:space="preserve">"י </w:t>
      </w:r>
      <w:r w:rsidRPr="004A719C">
        <w:rPr>
          <w:rFonts w:ascii="David" w:hAnsi="David" w:cs="David" w:hint="eastAsia"/>
          <w:sz w:val="24"/>
          <w:szCs w:val="24"/>
          <w:rtl/>
        </w:rPr>
        <w:t>פקודת</w:t>
      </w:r>
      <w:r w:rsidRPr="004A719C">
        <w:rPr>
          <w:rFonts w:ascii="David" w:hAnsi="David" w:cs="David"/>
          <w:sz w:val="24"/>
          <w:szCs w:val="24"/>
          <w:rtl/>
        </w:rPr>
        <w:t xml:space="preserve"> </w:t>
      </w:r>
      <w:proofErr w:type="spellStart"/>
      <w:r w:rsidRPr="004A719C">
        <w:rPr>
          <w:rFonts w:ascii="David" w:hAnsi="David" w:cs="David" w:hint="eastAsia"/>
          <w:sz w:val="24"/>
          <w:szCs w:val="24"/>
          <w:rtl/>
        </w:rPr>
        <w:t>הנזיקין</w:t>
      </w:r>
      <w:proofErr w:type="spellEnd"/>
      <w:r w:rsidRPr="004A719C">
        <w:rPr>
          <w:rFonts w:ascii="David" w:hAnsi="David" w:cs="David"/>
          <w:sz w:val="24"/>
          <w:szCs w:val="24"/>
          <w:rtl/>
        </w:rPr>
        <w:t xml:space="preserve"> (נוסח </w:t>
      </w:r>
      <w:r w:rsidRPr="004A719C">
        <w:rPr>
          <w:rFonts w:ascii="David" w:hAnsi="David" w:cs="David" w:hint="eastAsia"/>
          <w:sz w:val="24"/>
          <w:szCs w:val="24"/>
          <w:rtl/>
        </w:rPr>
        <w:t>חדש</w:t>
      </w:r>
      <w:r w:rsidRPr="004A719C">
        <w:rPr>
          <w:rFonts w:ascii="David" w:hAnsi="David" w:cs="David"/>
          <w:sz w:val="24"/>
          <w:szCs w:val="24"/>
          <w:rtl/>
        </w:rPr>
        <w:t xml:space="preserve">) </w:t>
      </w:r>
      <w:r w:rsidRPr="004A719C">
        <w:rPr>
          <w:rFonts w:ascii="David" w:hAnsi="David" w:cs="David" w:hint="eastAsia"/>
          <w:sz w:val="24"/>
          <w:szCs w:val="24"/>
          <w:rtl/>
        </w:rPr>
        <w:t>וחוק</w:t>
      </w:r>
      <w:r w:rsidRPr="004A719C">
        <w:rPr>
          <w:rFonts w:ascii="David" w:hAnsi="David" w:cs="David"/>
          <w:sz w:val="24"/>
          <w:szCs w:val="24"/>
          <w:rtl/>
        </w:rPr>
        <w:t xml:space="preserve"> </w:t>
      </w:r>
      <w:r w:rsidRPr="004A719C">
        <w:rPr>
          <w:rFonts w:ascii="David" w:hAnsi="David" w:cs="David" w:hint="eastAsia"/>
          <w:sz w:val="24"/>
          <w:szCs w:val="24"/>
          <w:rtl/>
        </w:rPr>
        <w:t>האחריות</w:t>
      </w:r>
      <w:r w:rsidRPr="004A719C">
        <w:rPr>
          <w:rFonts w:ascii="David" w:hAnsi="David" w:cs="David"/>
          <w:sz w:val="24"/>
          <w:szCs w:val="24"/>
          <w:rtl/>
        </w:rPr>
        <w:t xml:space="preserve"> </w:t>
      </w:r>
      <w:r w:rsidRPr="004A719C">
        <w:rPr>
          <w:rFonts w:ascii="David" w:hAnsi="David" w:cs="David" w:hint="eastAsia"/>
          <w:sz w:val="24"/>
          <w:szCs w:val="24"/>
          <w:rtl/>
        </w:rPr>
        <w:t>למוצרים</w:t>
      </w:r>
      <w:r w:rsidRPr="004A719C">
        <w:rPr>
          <w:rFonts w:ascii="David" w:hAnsi="David" w:cs="David"/>
          <w:sz w:val="24"/>
          <w:szCs w:val="24"/>
          <w:rtl/>
        </w:rPr>
        <w:t xml:space="preserve"> </w:t>
      </w:r>
      <w:r w:rsidRPr="004A719C">
        <w:rPr>
          <w:rFonts w:ascii="David" w:hAnsi="David" w:cs="David" w:hint="eastAsia"/>
          <w:sz w:val="24"/>
          <w:szCs w:val="24"/>
          <w:rtl/>
        </w:rPr>
        <w:t>פגומים</w:t>
      </w:r>
      <w:r w:rsidRPr="004A719C">
        <w:rPr>
          <w:rFonts w:ascii="David" w:hAnsi="David" w:cs="David"/>
          <w:sz w:val="24"/>
          <w:szCs w:val="24"/>
          <w:rtl/>
        </w:rPr>
        <w:t xml:space="preserve"> </w:t>
      </w:r>
      <w:r w:rsidRPr="004A719C">
        <w:rPr>
          <w:rFonts w:ascii="David" w:hAnsi="David" w:cs="David" w:hint="eastAsia"/>
          <w:sz w:val="24"/>
          <w:szCs w:val="24"/>
          <w:rtl/>
        </w:rPr>
        <w:t>תש</w:t>
      </w:r>
      <w:r w:rsidRPr="004A719C">
        <w:rPr>
          <w:rFonts w:ascii="David" w:hAnsi="David" w:cs="David"/>
          <w:sz w:val="24"/>
          <w:szCs w:val="24"/>
          <w:rtl/>
        </w:rPr>
        <w:t xml:space="preserve">"ם-1980,  </w:t>
      </w:r>
      <w:r w:rsidRPr="004A719C">
        <w:rPr>
          <w:rFonts w:ascii="David" w:hAnsi="David" w:cs="David" w:hint="eastAsia"/>
          <w:sz w:val="24"/>
          <w:szCs w:val="24"/>
          <w:rtl/>
        </w:rPr>
        <w:t>כלפי</w:t>
      </w:r>
      <w:r w:rsidRPr="004A719C">
        <w:rPr>
          <w:rFonts w:ascii="David" w:hAnsi="David" w:cs="David"/>
          <w:sz w:val="24"/>
          <w:szCs w:val="24"/>
          <w:rtl/>
        </w:rPr>
        <w:t xml:space="preserve"> </w:t>
      </w:r>
      <w:r w:rsidRPr="004A719C">
        <w:rPr>
          <w:rFonts w:ascii="David" w:hAnsi="David" w:cs="David" w:hint="eastAsia"/>
          <w:sz w:val="24"/>
          <w:szCs w:val="24"/>
          <w:rtl/>
        </w:rPr>
        <w:t>כל</w:t>
      </w:r>
      <w:r w:rsidRPr="004A719C">
        <w:rPr>
          <w:rFonts w:ascii="David" w:hAnsi="David" w:cs="David"/>
          <w:sz w:val="24"/>
          <w:szCs w:val="24"/>
          <w:rtl/>
        </w:rPr>
        <w:t xml:space="preserve"> </w:t>
      </w:r>
      <w:r w:rsidRPr="004A719C">
        <w:rPr>
          <w:rFonts w:ascii="David" w:hAnsi="David" w:cs="David" w:hint="eastAsia"/>
          <w:sz w:val="24"/>
          <w:szCs w:val="24"/>
          <w:rtl/>
        </w:rPr>
        <w:t>העובדים</w:t>
      </w:r>
      <w:r w:rsidRPr="004A719C">
        <w:rPr>
          <w:rFonts w:ascii="David" w:hAnsi="David" w:cs="David"/>
          <w:sz w:val="24"/>
          <w:szCs w:val="24"/>
          <w:rtl/>
        </w:rPr>
        <w:t xml:space="preserve">, </w:t>
      </w:r>
      <w:r w:rsidRPr="004A719C">
        <w:rPr>
          <w:rFonts w:ascii="David" w:hAnsi="David" w:cs="David" w:hint="eastAsia"/>
          <w:sz w:val="24"/>
          <w:szCs w:val="24"/>
          <w:rtl/>
        </w:rPr>
        <w:t>המועסקים</w:t>
      </w:r>
      <w:r w:rsidRPr="004A719C">
        <w:rPr>
          <w:rFonts w:ascii="David" w:hAnsi="David" w:cs="David"/>
          <w:sz w:val="24"/>
          <w:szCs w:val="24"/>
          <w:rtl/>
        </w:rPr>
        <w:t xml:space="preserve"> </w:t>
      </w:r>
      <w:r w:rsidRPr="004A719C">
        <w:rPr>
          <w:rFonts w:ascii="David" w:hAnsi="David" w:cs="David" w:hint="eastAsia"/>
          <w:sz w:val="24"/>
          <w:szCs w:val="24"/>
          <w:rtl/>
        </w:rPr>
        <w:t>על</w:t>
      </w:r>
      <w:r w:rsidRPr="004A719C">
        <w:rPr>
          <w:rFonts w:ascii="David" w:hAnsi="David" w:cs="David"/>
          <w:sz w:val="24"/>
          <w:szCs w:val="24"/>
          <w:rtl/>
        </w:rPr>
        <w:t xml:space="preserve"> </w:t>
      </w:r>
      <w:r w:rsidRPr="004A719C">
        <w:rPr>
          <w:rFonts w:ascii="David" w:hAnsi="David" w:cs="David" w:hint="eastAsia"/>
          <w:sz w:val="24"/>
          <w:szCs w:val="24"/>
          <w:rtl/>
        </w:rPr>
        <w:t>ידי</w:t>
      </w:r>
      <w:r w:rsidRPr="004A719C">
        <w:rPr>
          <w:rFonts w:ascii="David" w:hAnsi="David" w:cs="David"/>
          <w:sz w:val="24"/>
          <w:szCs w:val="24"/>
          <w:rtl/>
        </w:rPr>
        <w:t xml:space="preserve"> </w:t>
      </w:r>
      <w:r w:rsidRPr="004A719C">
        <w:rPr>
          <w:rFonts w:ascii="David" w:hAnsi="David" w:cs="David" w:hint="eastAsia"/>
          <w:sz w:val="24"/>
          <w:szCs w:val="24"/>
          <w:rtl/>
        </w:rPr>
        <w:t>היועץ</w:t>
      </w:r>
      <w:r w:rsidRPr="004A719C">
        <w:rPr>
          <w:rFonts w:ascii="David" w:hAnsi="David" w:cs="David"/>
          <w:sz w:val="24"/>
          <w:szCs w:val="24"/>
          <w:rtl/>
        </w:rPr>
        <w:t xml:space="preserve">, </w:t>
      </w:r>
      <w:r w:rsidRPr="004A719C">
        <w:rPr>
          <w:rFonts w:ascii="David" w:hAnsi="David" w:cs="David" w:hint="eastAsia"/>
          <w:sz w:val="24"/>
          <w:szCs w:val="24"/>
          <w:rtl/>
        </w:rPr>
        <w:t>בגין</w:t>
      </w:r>
      <w:r w:rsidRPr="004A719C">
        <w:rPr>
          <w:rFonts w:ascii="David" w:hAnsi="David" w:cs="David"/>
          <w:sz w:val="24"/>
          <w:szCs w:val="24"/>
          <w:rtl/>
        </w:rPr>
        <w:t xml:space="preserve"> </w:t>
      </w:r>
      <w:r w:rsidRPr="004A719C">
        <w:rPr>
          <w:rFonts w:ascii="David" w:hAnsi="David" w:cs="David" w:hint="eastAsia"/>
          <w:sz w:val="24"/>
          <w:szCs w:val="24"/>
          <w:rtl/>
        </w:rPr>
        <w:t>פגיעה</w:t>
      </w:r>
      <w:r w:rsidRPr="004A719C">
        <w:rPr>
          <w:rFonts w:ascii="David" w:hAnsi="David" w:cs="David"/>
          <w:sz w:val="24"/>
          <w:szCs w:val="24"/>
          <w:rtl/>
        </w:rPr>
        <w:t xml:space="preserve"> </w:t>
      </w:r>
      <w:r w:rsidRPr="004A719C">
        <w:rPr>
          <w:rFonts w:ascii="David" w:hAnsi="David" w:cs="David" w:hint="eastAsia"/>
          <w:sz w:val="24"/>
          <w:szCs w:val="24"/>
          <w:rtl/>
        </w:rPr>
        <w:t>גופנית</w:t>
      </w:r>
      <w:r w:rsidRPr="004A719C">
        <w:rPr>
          <w:rFonts w:ascii="David" w:hAnsi="David" w:cs="David"/>
          <w:sz w:val="24"/>
          <w:szCs w:val="24"/>
          <w:rtl/>
        </w:rPr>
        <w:t xml:space="preserve"> </w:t>
      </w:r>
      <w:r w:rsidRPr="004A719C">
        <w:rPr>
          <w:rFonts w:ascii="David" w:hAnsi="David" w:cs="David" w:hint="eastAsia"/>
          <w:sz w:val="24"/>
          <w:szCs w:val="24"/>
          <w:rtl/>
        </w:rPr>
        <w:t>או</w:t>
      </w:r>
      <w:r w:rsidRPr="004A719C">
        <w:rPr>
          <w:rFonts w:ascii="David" w:hAnsi="David" w:cs="David"/>
          <w:sz w:val="24"/>
          <w:szCs w:val="24"/>
          <w:rtl/>
        </w:rPr>
        <w:t xml:space="preserve"> </w:t>
      </w:r>
      <w:r w:rsidRPr="004A719C">
        <w:rPr>
          <w:rFonts w:ascii="David" w:hAnsi="David" w:cs="David" w:hint="eastAsia"/>
          <w:sz w:val="24"/>
          <w:szCs w:val="24"/>
          <w:rtl/>
        </w:rPr>
        <w:t>מחלה</w:t>
      </w:r>
      <w:r w:rsidRPr="004A719C">
        <w:rPr>
          <w:rFonts w:ascii="David" w:hAnsi="David" w:cs="David"/>
          <w:sz w:val="24"/>
          <w:szCs w:val="24"/>
          <w:rtl/>
        </w:rPr>
        <w:t xml:space="preserve"> </w:t>
      </w:r>
      <w:r w:rsidRPr="004A719C">
        <w:rPr>
          <w:rFonts w:ascii="David" w:hAnsi="David" w:cs="David" w:hint="eastAsia"/>
          <w:sz w:val="24"/>
          <w:szCs w:val="24"/>
          <w:rtl/>
        </w:rPr>
        <w:t>העלולים</w:t>
      </w:r>
      <w:r w:rsidRPr="004A719C">
        <w:rPr>
          <w:rFonts w:ascii="David" w:hAnsi="David" w:cs="David"/>
          <w:sz w:val="24"/>
          <w:szCs w:val="24"/>
          <w:rtl/>
        </w:rPr>
        <w:t xml:space="preserve"> </w:t>
      </w:r>
      <w:proofErr w:type="spellStart"/>
      <w:r w:rsidRPr="004A719C">
        <w:rPr>
          <w:rFonts w:ascii="David" w:hAnsi="David" w:cs="David" w:hint="eastAsia"/>
          <w:sz w:val="24"/>
          <w:szCs w:val="24"/>
          <w:rtl/>
        </w:rPr>
        <w:t>להגרם</w:t>
      </w:r>
      <w:proofErr w:type="spellEnd"/>
      <w:r w:rsidRPr="004A719C">
        <w:rPr>
          <w:rFonts w:ascii="David" w:hAnsi="David" w:cs="David"/>
          <w:sz w:val="24"/>
          <w:szCs w:val="24"/>
          <w:rtl/>
        </w:rPr>
        <w:t xml:space="preserve"> </w:t>
      </w:r>
      <w:r w:rsidRPr="004A719C">
        <w:rPr>
          <w:rFonts w:ascii="David" w:hAnsi="David" w:cs="David" w:hint="eastAsia"/>
          <w:sz w:val="24"/>
          <w:szCs w:val="24"/>
          <w:rtl/>
        </w:rPr>
        <w:t>למי</w:t>
      </w:r>
      <w:r w:rsidRPr="004A719C">
        <w:rPr>
          <w:rFonts w:ascii="David" w:hAnsi="David" w:cs="David"/>
          <w:sz w:val="24"/>
          <w:szCs w:val="24"/>
          <w:rtl/>
        </w:rPr>
        <w:t xml:space="preserve"> </w:t>
      </w:r>
      <w:r w:rsidRPr="004A719C">
        <w:rPr>
          <w:rFonts w:ascii="David" w:hAnsi="David" w:cs="David" w:hint="eastAsia"/>
          <w:sz w:val="24"/>
          <w:szCs w:val="24"/>
          <w:rtl/>
        </w:rPr>
        <w:t>מהם</w:t>
      </w:r>
      <w:r w:rsidRPr="004A719C">
        <w:rPr>
          <w:rFonts w:ascii="David" w:hAnsi="David" w:cs="David"/>
          <w:sz w:val="24"/>
          <w:szCs w:val="24"/>
          <w:rtl/>
        </w:rPr>
        <w:t xml:space="preserve"> </w:t>
      </w:r>
      <w:r w:rsidRPr="004A719C">
        <w:rPr>
          <w:rFonts w:ascii="David" w:hAnsi="David" w:cs="David" w:hint="eastAsia"/>
          <w:sz w:val="24"/>
          <w:szCs w:val="24"/>
          <w:rtl/>
        </w:rPr>
        <w:t>תוך</w:t>
      </w:r>
      <w:r w:rsidRPr="004A719C">
        <w:rPr>
          <w:rFonts w:ascii="David" w:hAnsi="David" w:cs="David"/>
          <w:sz w:val="24"/>
          <w:szCs w:val="24"/>
          <w:rtl/>
        </w:rPr>
        <w:t xml:space="preserve"> </w:t>
      </w:r>
      <w:r w:rsidRPr="004A719C">
        <w:rPr>
          <w:rFonts w:ascii="David" w:hAnsi="David" w:cs="David" w:hint="eastAsia"/>
          <w:sz w:val="24"/>
          <w:szCs w:val="24"/>
          <w:rtl/>
        </w:rPr>
        <w:t>כדי</w:t>
      </w:r>
      <w:r w:rsidRPr="004A719C">
        <w:rPr>
          <w:rFonts w:ascii="David" w:hAnsi="David" w:cs="David"/>
          <w:sz w:val="24"/>
          <w:szCs w:val="24"/>
          <w:rtl/>
        </w:rPr>
        <w:t xml:space="preserve"> </w:t>
      </w:r>
      <w:r w:rsidRPr="004A719C">
        <w:rPr>
          <w:rFonts w:ascii="David" w:hAnsi="David" w:cs="David" w:hint="eastAsia"/>
          <w:sz w:val="24"/>
          <w:szCs w:val="24"/>
          <w:rtl/>
        </w:rPr>
        <w:t>ועקב</w:t>
      </w:r>
      <w:r w:rsidRPr="004A719C">
        <w:rPr>
          <w:rFonts w:ascii="David" w:hAnsi="David" w:cs="David"/>
          <w:sz w:val="24"/>
          <w:szCs w:val="24"/>
          <w:rtl/>
        </w:rPr>
        <w:t xml:space="preserve"> </w:t>
      </w:r>
      <w:r w:rsidRPr="004A719C">
        <w:rPr>
          <w:rFonts w:ascii="David" w:hAnsi="David" w:cs="David" w:hint="eastAsia"/>
          <w:sz w:val="24"/>
          <w:szCs w:val="24"/>
          <w:rtl/>
        </w:rPr>
        <w:t>העסקתם</w:t>
      </w:r>
      <w:r w:rsidRPr="004A719C">
        <w:rPr>
          <w:rFonts w:ascii="David" w:hAnsi="David" w:cs="David"/>
          <w:sz w:val="24"/>
          <w:szCs w:val="24"/>
          <w:rtl/>
        </w:rPr>
        <w:t xml:space="preserve"> </w:t>
      </w:r>
      <w:r w:rsidRPr="004A719C">
        <w:rPr>
          <w:rFonts w:ascii="David" w:hAnsi="David" w:cs="David" w:hint="eastAsia"/>
          <w:sz w:val="24"/>
          <w:szCs w:val="24"/>
          <w:rtl/>
        </w:rPr>
        <w:t>על</w:t>
      </w:r>
      <w:r w:rsidRPr="004A719C">
        <w:rPr>
          <w:rFonts w:ascii="David" w:hAnsi="David" w:cs="David"/>
          <w:sz w:val="24"/>
          <w:szCs w:val="24"/>
          <w:rtl/>
        </w:rPr>
        <w:t xml:space="preserve"> </w:t>
      </w:r>
      <w:r w:rsidRPr="004A719C">
        <w:rPr>
          <w:rFonts w:ascii="David" w:hAnsi="David" w:cs="David" w:hint="eastAsia"/>
          <w:sz w:val="24"/>
          <w:szCs w:val="24"/>
          <w:rtl/>
        </w:rPr>
        <w:t>פי</w:t>
      </w:r>
      <w:r w:rsidRPr="004A719C">
        <w:rPr>
          <w:rFonts w:ascii="David" w:hAnsi="David" w:cs="David"/>
          <w:sz w:val="24"/>
          <w:szCs w:val="24"/>
          <w:rtl/>
        </w:rPr>
        <w:t xml:space="preserve"> </w:t>
      </w:r>
      <w:r w:rsidRPr="004A719C">
        <w:rPr>
          <w:rFonts w:ascii="David" w:hAnsi="David" w:cs="David" w:hint="eastAsia"/>
          <w:sz w:val="24"/>
          <w:szCs w:val="24"/>
          <w:rtl/>
        </w:rPr>
        <w:t>ההסכם</w:t>
      </w:r>
      <w:r w:rsidRPr="004A719C">
        <w:rPr>
          <w:rFonts w:ascii="David" w:hAnsi="David" w:cs="David"/>
          <w:sz w:val="24"/>
          <w:szCs w:val="24"/>
          <w:rtl/>
        </w:rPr>
        <w:t xml:space="preserve"> </w:t>
      </w:r>
      <w:r w:rsidRPr="004A719C">
        <w:rPr>
          <w:rFonts w:ascii="David" w:hAnsi="David" w:cs="David" w:hint="eastAsia"/>
          <w:sz w:val="24"/>
          <w:szCs w:val="24"/>
          <w:rtl/>
        </w:rPr>
        <w:t>ב</w:t>
      </w:r>
      <w:r w:rsidRPr="004A719C">
        <w:rPr>
          <w:rFonts w:ascii="David" w:hAnsi="David" w:cs="David"/>
          <w:sz w:val="24"/>
          <w:szCs w:val="24"/>
          <w:rtl/>
        </w:rPr>
        <w:t xml:space="preserve">גבול האחריות </w:t>
      </w:r>
      <w:r w:rsidRPr="004A719C">
        <w:rPr>
          <w:rFonts w:ascii="David" w:hAnsi="David" w:cs="David" w:hint="eastAsia"/>
          <w:sz w:val="24"/>
          <w:szCs w:val="24"/>
          <w:rtl/>
        </w:rPr>
        <w:t>ש</w:t>
      </w:r>
      <w:r w:rsidRPr="004A719C">
        <w:rPr>
          <w:rFonts w:ascii="David" w:hAnsi="David" w:cs="David"/>
          <w:sz w:val="24"/>
          <w:szCs w:val="24"/>
          <w:rtl/>
        </w:rPr>
        <w:t xml:space="preserve">אינו </w:t>
      </w:r>
      <w:r w:rsidRPr="004A719C">
        <w:rPr>
          <w:rFonts w:ascii="David" w:hAnsi="David" w:cs="David" w:hint="eastAsia"/>
          <w:sz w:val="24"/>
          <w:szCs w:val="24"/>
          <w:rtl/>
        </w:rPr>
        <w:t>נופל</w:t>
      </w:r>
      <w:r w:rsidRPr="004A719C">
        <w:rPr>
          <w:rFonts w:ascii="David" w:hAnsi="David" w:cs="David"/>
          <w:sz w:val="24"/>
          <w:szCs w:val="24"/>
          <w:rtl/>
        </w:rPr>
        <w:t xml:space="preserve"> מ-20,000,000 </w:t>
      </w:r>
      <w:r w:rsidRPr="004A719C">
        <w:rPr>
          <w:rFonts w:ascii="David" w:hAnsi="David" w:cs="David" w:hint="eastAsia"/>
          <w:sz w:val="24"/>
          <w:szCs w:val="24"/>
          <w:rtl/>
        </w:rPr>
        <w:t>₪</w:t>
      </w:r>
      <w:r w:rsidRPr="004A719C">
        <w:rPr>
          <w:rFonts w:ascii="David" w:hAnsi="David" w:cs="David"/>
          <w:sz w:val="24"/>
          <w:szCs w:val="24"/>
          <w:rtl/>
        </w:rPr>
        <w:t xml:space="preserve">  (</w:t>
      </w:r>
      <w:r w:rsidRPr="004A719C">
        <w:rPr>
          <w:rFonts w:ascii="David" w:hAnsi="David" w:cs="David" w:hint="eastAsia"/>
          <w:sz w:val="24"/>
          <w:szCs w:val="24"/>
          <w:rtl/>
        </w:rPr>
        <w:t>עשרים</w:t>
      </w:r>
      <w:r w:rsidRPr="004A719C">
        <w:rPr>
          <w:rFonts w:ascii="David" w:hAnsi="David" w:cs="David"/>
          <w:sz w:val="24"/>
          <w:szCs w:val="24"/>
          <w:rtl/>
        </w:rPr>
        <w:t xml:space="preserve"> מ</w:t>
      </w:r>
      <w:r w:rsidRPr="004A719C">
        <w:rPr>
          <w:rFonts w:ascii="David" w:hAnsi="David" w:cs="David" w:hint="eastAsia"/>
          <w:sz w:val="24"/>
          <w:szCs w:val="24"/>
          <w:rtl/>
        </w:rPr>
        <w:t>י</w:t>
      </w:r>
      <w:r w:rsidRPr="004A719C">
        <w:rPr>
          <w:rFonts w:ascii="David" w:hAnsi="David" w:cs="David"/>
          <w:sz w:val="24"/>
          <w:szCs w:val="24"/>
          <w:rtl/>
        </w:rPr>
        <w:t xml:space="preserve">ליון </w:t>
      </w:r>
      <w:r w:rsidRPr="004A719C">
        <w:rPr>
          <w:rFonts w:ascii="David" w:hAnsi="David" w:cs="David" w:hint="eastAsia"/>
          <w:sz w:val="24"/>
          <w:szCs w:val="24"/>
          <w:rtl/>
        </w:rPr>
        <w:t>₪</w:t>
      </w:r>
      <w:r w:rsidRPr="004A719C">
        <w:rPr>
          <w:rFonts w:ascii="David" w:hAnsi="David" w:cs="David"/>
          <w:sz w:val="24"/>
          <w:szCs w:val="24"/>
          <w:rtl/>
        </w:rPr>
        <w:t xml:space="preserve"> ) לעובד אחד, לא</w:t>
      </w:r>
      <w:r w:rsidRPr="004A719C">
        <w:rPr>
          <w:rFonts w:ascii="David" w:hAnsi="David" w:cs="David" w:hint="eastAsia"/>
          <w:sz w:val="24"/>
          <w:szCs w:val="24"/>
          <w:rtl/>
        </w:rPr>
        <w:t>י</w:t>
      </w:r>
      <w:r w:rsidRPr="004A719C">
        <w:rPr>
          <w:rFonts w:ascii="David" w:hAnsi="David" w:cs="David"/>
          <w:sz w:val="24"/>
          <w:szCs w:val="24"/>
          <w:rtl/>
        </w:rPr>
        <w:t>רוע ובסה"כ לתקופת ביטוח שנתית.</w:t>
      </w:r>
    </w:p>
    <w:p w14:paraId="16875B91"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ab/>
        <w:t xml:space="preserve">ביטוח זה לא יכלול כל הגבלה בדבר עבודות בגובה ובעומק, שעות עבודה, קבלנים, קבלני משנה ועובדיהם, </w:t>
      </w:r>
      <w:r w:rsidRPr="004A719C">
        <w:rPr>
          <w:rFonts w:ascii="David" w:hAnsi="David" w:cs="David" w:hint="eastAsia"/>
          <w:sz w:val="24"/>
          <w:szCs w:val="24"/>
          <w:rtl/>
        </w:rPr>
        <w:t>שימוש</w:t>
      </w:r>
      <w:r w:rsidRPr="004A719C">
        <w:rPr>
          <w:rFonts w:ascii="David" w:hAnsi="David" w:cs="David"/>
          <w:sz w:val="24"/>
          <w:szCs w:val="24"/>
          <w:rtl/>
        </w:rPr>
        <w:t xml:space="preserve"> </w:t>
      </w:r>
      <w:r w:rsidRPr="004A719C">
        <w:rPr>
          <w:rFonts w:ascii="David" w:hAnsi="David" w:cs="David" w:hint="eastAsia"/>
          <w:sz w:val="24"/>
          <w:szCs w:val="24"/>
          <w:rtl/>
        </w:rPr>
        <w:t>במנופים</w:t>
      </w:r>
      <w:r w:rsidRPr="004A719C">
        <w:rPr>
          <w:rFonts w:ascii="David" w:hAnsi="David" w:cs="David"/>
          <w:sz w:val="24"/>
          <w:szCs w:val="24"/>
          <w:rtl/>
        </w:rPr>
        <w:t xml:space="preserve"> </w:t>
      </w:r>
      <w:r w:rsidRPr="004A719C">
        <w:rPr>
          <w:rFonts w:ascii="David" w:hAnsi="David" w:cs="David" w:hint="eastAsia"/>
          <w:sz w:val="24"/>
          <w:szCs w:val="24"/>
          <w:rtl/>
        </w:rPr>
        <w:t>ו</w:t>
      </w:r>
      <w:r w:rsidRPr="004A719C">
        <w:rPr>
          <w:rFonts w:ascii="David" w:hAnsi="David" w:cs="David"/>
          <w:sz w:val="24"/>
          <w:szCs w:val="24"/>
          <w:rtl/>
        </w:rPr>
        <w:t xml:space="preserve">/או </w:t>
      </w:r>
      <w:r w:rsidRPr="004A719C">
        <w:rPr>
          <w:rFonts w:ascii="David" w:hAnsi="David" w:cs="David" w:hint="eastAsia"/>
          <w:sz w:val="24"/>
          <w:szCs w:val="24"/>
          <w:rtl/>
        </w:rPr>
        <w:t>במכונות</w:t>
      </w:r>
      <w:r w:rsidRPr="004A719C">
        <w:rPr>
          <w:rFonts w:ascii="David" w:hAnsi="David" w:cs="David"/>
          <w:sz w:val="24"/>
          <w:szCs w:val="24"/>
          <w:rtl/>
        </w:rPr>
        <w:t xml:space="preserve"> </w:t>
      </w:r>
      <w:r w:rsidRPr="004A719C">
        <w:rPr>
          <w:rFonts w:ascii="David" w:hAnsi="David" w:cs="David" w:hint="eastAsia"/>
          <w:sz w:val="24"/>
          <w:szCs w:val="24"/>
          <w:rtl/>
        </w:rPr>
        <w:t>הרמה</w:t>
      </w:r>
      <w:r w:rsidRPr="004A719C">
        <w:rPr>
          <w:rFonts w:ascii="David" w:hAnsi="David" w:cs="David"/>
          <w:sz w:val="24"/>
          <w:szCs w:val="24"/>
          <w:rtl/>
        </w:rPr>
        <w:t xml:space="preserve">, </w:t>
      </w:r>
      <w:r w:rsidRPr="004A719C">
        <w:rPr>
          <w:rFonts w:ascii="David" w:hAnsi="David" w:cs="David" w:hint="eastAsia"/>
          <w:sz w:val="24"/>
          <w:szCs w:val="24"/>
          <w:rtl/>
        </w:rPr>
        <w:t>עבודות</w:t>
      </w:r>
      <w:r w:rsidRPr="004A719C">
        <w:rPr>
          <w:rFonts w:ascii="David" w:hAnsi="David" w:cs="David"/>
          <w:sz w:val="24"/>
          <w:szCs w:val="24"/>
          <w:rtl/>
        </w:rPr>
        <w:t xml:space="preserve"> </w:t>
      </w:r>
      <w:r w:rsidRPr="004A719C">
        <w:rPr>
          <w:rFonts w:ascii="David" w:hAnsi="David" w:cs="David" w:hint="eastAsia"/>
          <w:sz w:val="24"/>
          <w:szCs w:val="24"/>
          <w:rtl/>
        </w:rPr>
        <w:t>בגובה</w:t>
      </w:r>
      <w:r w:rsidRPr="004A719C">
        <w:rPr>
          <w:rFonts w:ascii="David" w:hAnsi="David" w:cs="David"/>
          <w:sz w:val="24"/>
          <w:szCs w:val="24"/>
          <w:rtl/>
        </w:rPr>
        <w:t>, פ</w:t>
      </w:r>
      <w:r w:rsidRPr="004A719C">
        <w:rPr>
          <w:rFonts w:ascii="David" w:hAnsi="David" w:cs="David" w:hint="eastAsia"/>
          <w:sz w:val="24"/>
          <w:szCs w:val="24"/>
          <w:rtl/>
        </w:rPr>
        <w:t>י</w:t>
      </w:r>
      <w:r w:rsidRPr="004A719C">
        <w:rPr>
          <w:rFonts w:ascii="David" w:hAnsi="David" w:cs="David"/>
          <w:sz w:val="24"/>
          <w:szCs w:val="24"/>
          <w:rtl/>
        </w:rPr>
        <w:t>תיונות ורעלים וכן בדבר העסקת נוער ,</w:t>
      </w:r>
      <w:r w:rsidRPr="004A719C">
        <w:rPr>
          <w:rFonts w:ascii="David" w:hAnsi="David" w:cs="David" w:hint="eastAsia"/>
          <w:sz w:val="24"/>
          <w:szCs w:val="24"/>
          <w:rtl/>
        </w:rPr>
        <w:t>עבודות</w:t>
      </w:r>
      <w:r w:rsidRPr="004A719C">
        <w:rPr>
          <w:rFonts w:ascii="David" w:hAnsi="David" w:cs="David"/>
          <w:sz w:val="24"/>
          <w:szCs w:val="24"/>
          <w:rtl/>
        </w:rPr>
        <w:t xml:space="preserve"> </w:t>
      </w:r>
      <w:r w:rsidRPr="004A719C">
        <w:rPr>
          <w:rFonts w:ascii="David" w:hAnsi="David" w:cs="David" w:hint="eastAsia"/>
          <w:sz w:val="24"/>
          <w:szCs w:val="24"/>
          <w:rtl/>
        </w:rPr>
        <w:t>חוץ</w:t>
      </w:r>
      <w:r w:rsidRPr="004A719C">
        <w:rPr>
          <w:rFonts w:ascii="David" w:hAnsi="David" w:cs="David"/>
          <w:sz w:val="24"/>
          <w:szCs w:val="24"/>
          <w:rtl/>
        </w:rPr>
        <w:t xml:space="preserve">. הביטוח </w:t>
      </w:r>
      <w:r w:rsidRPr="004A719C">
        <w:rPr>
          <w:rFonts w:ascii="David" w:hAnsi="David" w:cs="David" w:hint="eastAsia"/>
          <w:sz w:val="24"/>
          <w:szCs w:val="24"/>
          <w:rtl/>
        </w:rPr>
        <w:t>מ</w:t>
      </w:r>
      <w:r w:rsidRPr="004A719C">
        <w:rPr>
          <w:rFonts w:ascii="David" w:hAnsi="David" w:cs="David"/>
          <w:sz w:val="24"/>
          <w:szCs w:val="24"/>
          <w:rtl/>
        </w:rPr>
        <w:t xml:space="preserve">ורחב לשפות את </w:t>
      </w:r>
      <w:r w:rsidRPr="004A719C">
        <w:rPr>
          <w:rFonts w:ascii="David" w:hAnsi="David" w:cs="David" w:hint="eastAsia"/>
          <w:sz w:val="24"/>
          <w:szCs w:val="24"/>
          <w:rtl/>
        </w:rPr>
        <w:t>המזמין</w:t>
      </w:r>
      <w:r w:rsidRPr="004A719C">
        <w:rPr>
          <w:rFonts w:ascii="David" w:hAnsi="David" w:cs="David"/>
          <w:sz w:val="24"/>
          <w:szCs w:val="24"/>
          <w:rtl/>
        </w:rPr>
        <w:t xml:space="preserve"> היה </w:t>
      </w:r>
      <w:r w:rsidRPr="004A719C">
        <w:rPr>
          <w:rFonts w:ascii="David" w:hAnsi="David" w:cs="David" w:hint="eastAsia"/>
          <w:sz w:val="24"/>
          <w:szCs w:val="24"/>
          <w:rtl/>
        </w:rPr>
        <w:t>ונטען</w:t>
      </w:r>
      <w:r w:rsidRPr="004A719C">
        <w:rPr>
          <w:rFonts w:ascii="David" w:hAnsi="David" w:cs="David"/>
          <w:sz w:val="24"/>
          <w:szCs w:val="24"/>
        </w:rPr>
        <w:t xml:space="preserve"> </w:t>
      </w:r>
      <w:r w:rsidRPr="004A719C">
        <w:rPr>
          <w:rFonts w:ascii="David" w:hAnsi="David" w:cs="David"/>
          <w:sz w:val="24"/>
          <w:szCs w:val="24"/>
          <w:rtl/>
        </w:rPr>
        <w:t xml:space="preserve">לעניין קרות תאונת עבודה </w:t>
      </w:r>
      <w:r w:rsidRPr="004A719C">
        <w:rPr>
          <w:rFonts w:ascii="David" w:hAnsi="David" w:cs="David" w:hint="eastAsia"/>
          <w:sz w:val="24"/>
          <w:szCs w:val="24"/>
          <w:rtl/>
        </w:rPr>
        <w:t>ו</w:t>
      </w:r>
      <w:r w:rsidRPr="004A719C">
        <w:rPr>
          <w:rFonts w:ascii="David" w:hAnsi="David" w:cs="David"/>
          <w:sz w:val="24"/>
          <w:szCs w:val="24"/>
          <w:rtl/>
        </w:rPr>
        <w:t xml:space="preserve">/או מחלה </w:t>
      </w:r>
      <w:r w:rsidRPr="004A719C">
        <w:rPr>
          <w:rFonts w:ascii="David" w:hAnsi="David" w:cs="David" w:hint="eastAsia"/>
          <w:sz w:val="24"/>
          <w:szCs w:val="24"/>
          <w:rtl/>
        </w:rPr>
        <w:t>כלשהי</w:t>
      </w:r>
      <w:r w:rsidRPr="004A719C">
        <w:rPr>
          <w:rFonts w:ascii="David" w:hAnsi="David" w:cs="David"/>
          <w:sz w:val="24"/>
          <w:szCs w:val="24"/>
        </w:rPr>
        <w:t xml:space="preserve"> </w:t>
      </w:r>
      <w:r w:rsidRPr="004A719C">
        <w:rPr>
          <w:rFonts w:ascii="David" w:hAnsi="David" w:cs="David"/>
          <w:sz w:val="24"/>
          <w:szCs w:val="24"/>
          <w:rtl/>
        </w:rPr>
        <w:t>כי ה</w:t>
      </w:r>
      <w:r w:rsidRPr="004A719C">
        <w:rPr>
          <w:rFonts w:ascii="David" w:hAnsi="David" w:cs="David" w:hint="eastAsia"/>
          <w:sz w:val="24"/>
          <w:szCs w:val="24"/>
          <w:rtl/>
        </w:rPr>
        <w:t>וא</w:t>
      </w:r>
      <w:r w:rsidRPr="004A719C">
        <w:rPr>
          <w:rFonts w:ascii="David" w:hAnsi="David" w:cs="David"/>
          <w:sz w:val="24"/>
          <w:szCs w:val="24"/>
          <w:rtl/>
        </w:rPr>
        <w:t xml:space="preserve"> נושא בחובות מעביד כלשהם כלפי מי </w:t>
      </w:r>
      <w:r w:rsidRPr="004A719C">
        <w:rPr>
          <w:rFonts w:ascii="David" w:hAnsi="David" w:cs="David" w:hint="eastAsia"/>
          <w:sz w:val="24"/>
          <w:szCs w:val="24"/>
          <w:rtl/>
        </w:rPr>
        <w:t>מעובדי</w:t>
      </w:r>
      <w:r w:rsidRPr="004A719C">
        <w:rPr>
          <w:rFonts w:ascii="David" w:hAnsi="David" w:cs="David"/>
          <w:sz w:val="24"/>
          <w:szCs w:val="24"/>
          <w:rtl/>
        </w:rPr>
        <w:t xml:space="preserve"> </w:t>
      </w:r>
      <w:r w:rsidRPr="004A719C">
        <w:rPr>
          <w:rFonts w:ascii="David" w:hAnsi="David" w:cs="David" w:hint="eastAsia"/>
          <w:sz w:val="24"/>
          <w:szCs w:val="24"/>
          <w:rtl/>
        </w:rPr>
        <w:t>היועץ</w:t>
      </w:r>
      <w:r w:rsidRPr="004A719C">
        <w:rPr>
          <w:rFonts w:ascii="David" w:hAnsi="David" w:cs="David"/>
          <w:sz w:val="24"/>
          <w:szCs w:val="24"/>
          <w:rtl/>
        </w:rPr>
        <w:t>.</w:t>
      </w:r>
      <w:r w:rsidRPr="004A719C">
        <w:rPr>
          <w:rFonts w:ascii="David" w:hAnsi="David" w:cs="David"/>
          <w:sz w:val="24"/>
          <w:szCs w:val="24"/>
          <w:rtl/>
        </w:rPr>
        <w:tab/>
      </w:r>
      <w:r w:rsidRPr="004A719C">
        <w:rPr>
          <w:rFonts w:ascii="David" w:hAnsi="David" w:cs="David"/>
          <w:sz w:val="24"/>
          <w:szCs w:val="24"/>
          <w:rtl/>
        </w:rPr>
        <w:br/>
      </w:r>
    </w:p>
    <w:p w14:paraId="61D08FCF"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lastRenderedPageBreak/>
        <w:t>3</w:t>
      </w:r>
      <w:r w:rsidRPr="004A719C">
        <w:rPr>
          <w:rFonts w:ascii="David" w:hAnsi="David" w:cs="David"/>
          <w:sz w:val="24"/>
          <w:szCs w:val="24"/>
          <w:rtl/>
        </w:rPr>
        <w:tab/>
      </w:r>
      <w:r w:rsidRPr="004A719C">
        <w:rPr>
          <w:rFonts w:ascii="David" w:hAnsi="David" w:cs="David"/>
          <w:b/>
          <w:bCs/>
          <w:sz w:val="24"/>
          <w:szCs w:val="24"/>
          <w:rtl/>
        </w:rPr>
        <w:t>ביטוח אחריות כלפי צד שלישי</w:t>
      </w:r>
      <w:r w:rsidRPr="004A719C">
        <w:rPr>
          <w:rFonts w:ascii="David" w:hAnsi="David" w:cs="David"/>
          <w:sz w:val="24"/>
          <w:szCs w:val="24"/>
          <w:rtl/>
        </w:rPr>
        <w:t xml:space="preserve"> </w:t>
      </w:r>
      <w:r w:rsidRPr="004A719C">
        <w:rPr>
          <w:rFonts w:ascii="David" w:hAnsi="David" w:cs="David" w:hint="eastAsia"/>
          <w:sz w:val="24"/>
          <w:szCs w:val="24"/>
          <w:rtl/>
        </w:rPr>
        <w:t>המבטח</w:t>
      </w:r>
      <w:r w:rsidRPr="004A719C">
        <w:rPr>
          <w:rFonts w:ascii="David" w:hAnsi="David" w:cs="David"/>
          <w:sz w:val="24"/>
          <w:szCs w:val="24"/>
          <w:rtl/>
        </w:rPr>
        <w:t xml:space="preserve"> </w:t>
      </w:r>
      <w:r w:rsidRPr="004A719C">
        <w:rPr>
          <w:rFonts w:ascii="David" w:hAnsi="David" w:cs="David" w:hint="eastAsia"/>
          <w:sz w:val="24"/>
          <w:szCs w:val="24"/>
          <w:rtl/>
        </w:rPr>
        <w:t>את</w:t>
      </w:r>
      <w:r w:rsidRPr="004A719C">
        <w:rPr>
          <w:rFonts w:ascii="David" w:hAnsi="David" w:cs="David"/>
          <w:sz w:val="24"/>
          <w:szCs w:val="24"/>
          <w:rtl/>
        </w:rPr>
        <w:t xml:space="preserve"> חבות </w:t>
      </w:r>
      <w:r w:rsidRPr="004A719C">
        <w:rPr>
          <w:rFonts w:ascii="David" w:hAnsi="David" w:cs="David" w:hint="eastAsia"/>
          <w:sz w:val="24"/>
          <w:szCs w:val="24"/>
          <w:rtl/>
        </w:rPr>
        <w:t>היועץ</w:t>
      </w:r>
      <w:r w:rsidRPr="004A719C">
        <w:rPr>
          <w:rFonts w:ascii="David" w:hAnsi="David" w:cs="David"/>
          <w:sz w:val="24"/>
          <w:szCs w:val="24"/>
          <w:rtl/>
        </w:rPr>
        <w:t xml:space="preserve"> על פי דין בגבול אחריות שלא יפחת מ- 4,000,000 </w:t>
      </w:r>
      <w:r w:rsidRPr="004A719C">
        <w:rPr>
          <w:rFonts w:ascii="David" w:hAnsi="David" w:cs="David" w:hint="eastAsia"/>
          <w:sz w:val="24"/>
          <w:szCs w:val="24"/>
          <w:rtl/>
        </w:rPr>
        <w:t>₪</w:t>
      </w:r>
      <w:r w:rsidRPr="004A719C">
        <w:rPr>
          <w:rFonts w:ascii="David" w:hAnsi="David" w:cs="David"/>
          <w:sz w:val="24"/>
          <w:szCs w:val="24"/>
          <w:rtl/>
        </w:rPr>
        <w:t xml:space="preserve"> (ארבעה </w:t>
      </w:r>
      <w:r w:rsidRPr="004A719C">
        <w:rPr>
          <w:rFonts w:ascii="David" w:hAnsi="David" w:cs="David" w:hint="eastAsia"/>
          <w:sz w:val="24"/>
          <w:szCs w:val="24"/>
          <w:rtl/>
        </w:rPr>
        <w:t>מיליון</w:t>
      </w:r>
      <w:r w:rsidRPr="004A719C">
        <w:rPr>
          <w:rFonts w:ascii="David" w:hAnsi="David" w:cs="David"/>
          <w:sz w:val="24"/>
          <w:szCs w:val="24"/>
          <w:rtl/>
        </w:rPr>
        <w:t xml:space="preserve"> </w:t>
      </w:r>
      <w:r w:rsidRPr="004A719C">
        <w:rPr>
          <w:rFonts w:ascii="David" w:hAnsi="David" w:cs="David" w:hint="eastAsia"/>
          <w:sz w:val="24"/>
          <w:szCs w:val="24"/>
          <w:rtl/>
        </w:rPr>
        <w:t>₪</w:t>
      </w:r>
      <w:r w:rsidRPr="004A719C">
        <w:rPr>
          <w:rFonts w:ascii="David" w:hAnsi="David" w:cs="David"/>
          <w:sz w:val="24"/>
          <w:szCs w:val="24"/>
          <w:rtl/>
        </w:rPr>
        <w:t>) למקרה ולתקופת ביטוח שנתית, בגין א</w:t>
      </w:r>
      <w:r w:rsidRPr="004A719C">
        <w:rPr>
          <w:rFonts w:ascii="David" w:hAnsi="David" w:cs="David" w:hint="eastAsia"/>
          <w:sz w:val="24"/>
          <w:szCs w:val="24"/>
          <w:rtl/>
        </w:rPr>
        <w:t>י</w:t>
      </w:r>
      <w:r w:rsidRPr="004A719C">
        <w:rPr>
          <w:rFonts w:ascii="David" w:hAnsi="David" w:cs="David"/>
          <w:sz w:val="24"/>
          <w:szCs w:val="24"/>
          <w:rtl/>
        </w:rPr>
        <w:t>רועים הנובעים במישרין ו/או בעקיפין מפעולותיו של היועץ ו/או כל מי שפועל מטעמו וכל הבאים מכוחו ויחול על כל אובדן ו/או נזק לגוף ו/או לרכוש.</w:t>
      </w:r>
    </w:p>
    <w:p w14:paraId="1929D2A4"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ab/>
      </w:r>
      <w:r w:rsidRPr="004A719C">
        <w:rPr>
          <w:rFonts w:ascii="David" w:hAnsi="David" w:cs="David" w:hint="eastAsia"/>
          <w:sz w:val="24"/>
          <w:szCs w:val="24"/>
          <w:rtl/>
        </w:rPr>
        <w:t>ביטוח</w:t>
      </w:r>
      <w:r w:rsidRPr="004A719C">
        <w:rPr>
          <w:rFonts w:ascii="David" w:hAnsi="David" w:cs="David"/>
          <w:sz w:val="24"/>
          <w:szCs w:val="24"/>
          <w:rtl/>
        </w:rPr>
        <w:t xml:space="preserve"> זה לא כפוף לכל הגבלה בדבר חבות הנובעת מאש, התפוצצות, בהלה, מכשירי הרמה, </w:t>
      </w:r>
      <w:r w:rsidRPr="004A719C">
        <w:rPr>
          <w:rFonts w:ascii="David" w:hAnsi="David" w:cs="David" w:hint="eastAsia"/>
          <w:sz w:val="24"/>
          <w:szCs w:val="24"/>
          <w:rtl/>
        </w:rPr>
        <w:t>חבות</w:t>
      </w:r>
      <w:r w:rsidRPr="004A719C">
        <w:rPr>
          <w:rFonts w:ascii="David" w:hAnsi="David" w:cs="David"/>
          <w:sz w:val="24"/>
          <w:szCs w:val="24"/>
        </w:rPr>
        <w:t xml:space="preserve"> </w:t>
      </w:r>
      <w:r w:rsidRPr="004A719C">
        <w:rPr>
          <w:rFonts w:ascii="David" w:hAnsi="David" w:cs="David"/>
          <w:sz w:val="24"/>
          <w:szCs w:val="24"/>
          <w:rtl/>
        </w:rPr>
        <w:t xml:space="preserve">בגין וכלפי קבלנים, קבלני </w:t>
      </w:r>
      <w:r w:rsidRPr="004A719C">
        <w:rPr>
          <w:rFonts w:ascii="David" w:hAnsi="David" w:cs="David" w:hint="eastAsia"/>
          <w:sz w:val="24"/>
          <w:szCs w:val="24"/>
          <w:rtl/>
        </w:rPr>
        <w:t>משנה</w:t>
      </w:r>
      <w:r w:rsidRPr="004A719C">
        <w:rPr>
          <w:rFonts w:ascii="David" w:hAnsi="David" w:cs="David"/>
          <w:sz w:val="24"/>
          <w:szCs w:val="24"/>
        </w:rPr>
        <w:t xml:space="preserve"> </w:t>
      </w:r>
      <w:r w:rsidRPr="004A719C">
        <w:rPr>
          <w:rFonts w:ascii="David" w:hAnsi="David" w:cs="David"/>
          <w:sz w:val="24"/>
          <w:szCs w:val="24"/>
          <w:rtl/>
        </w:rPr>
        <w:t xml:space="preserve">ועובדיהם, פריקה וטעינה, מתקנים סניטריים פגומים, הרעלה, כל דבר מזיק במאכל או משקה, שביתה והשבתה, </w:t>
      </w:r>
      <w:r w:rsidRPr="004A719C">
        <w:rPr>
          <w:rFonts w:ascii="David" w:hAnsi="David" w:cs="David" w:hint="eastAsia"/>
          <w:sz w:val="24"/>
          <w:szCs w:val="24"/>
          <w:rtl/>
        </w:rPr>
        <w:t>עבודות</w:t>
      </w:r>
      <w:r w:rsidRPr="004A719C">
        <w:rPr>
          <w:rFonts w:ascii="David" w:hAnsi="David" w:cs="David"/>
          <w:sz w:val="24"/>
          <w:szCs w:val="24"/>
          <w:rtl/>
        </w:rPr>
        <w:t xml:space="preserve"> </w:t>
      </w:r>
      <w:r w:rsidRPr="004A719C">
        <w:rPr>
          <w:rFonts w:ascii="David" w:hAnsi="David" w:cs="David" w:hint="eastAsia"/>
          <w:sz w:val="24"/>
          <w:szCs w:val="24"/>
          <w:rtl/>
        </w:rPr>
        <w:t>חוץ</w:t>
      </w:r>
      <w:r w:rsidRPr="004A719C">
        <w:rPr>
          <w:rFonts w:ascii="David" w:hAnsi="David" w:cs="David"/>
          <w:sz w:val="24"/>
          <w:szCs w:val="24"/>
          <w:rtl/>
        </w:rPr>
        <w:t xml:space="preserve">, וכן תביעות שיבוב מצד המוסד לביטוח לאומי. </w:t>
      </w:r>
      <w:r w:rsidRPr="004A719C">
        <w:rPr>
          <w:rFonts w:ascii="David" w:hAnsi="David" w:cs="David"/>
          <w:sz w:val="24"/>
          <w:szCs w:val="24"/>
          <w:rtl/>
        </w:rPr>
        <w:br/>
      </w:r>
      <w:r w:rsidRPr="004A719C">
        <w:rPr>
          <w:rFonts w:ascii="David" w:hAnsi="David" w:cs="David" w:hint="eastAsia"/>
          <w:sz w:val="24"/>
          <w:szCs w:val="24"/>
          <w:rtl/>
        </w:rPr>
        <w:t>הביטוח</w:t>
      </w:r>
      <w:r w:rsidRPr="004A719C">
        <w:rPr>
          <w:rFonts w:ascii="David" w:hAnsi="David" w:cs="David"/>
          <w:sz w:val="24"/>
          <w:szCs w:val="24"/>
          <w:rtl/>
        </w:rPr>
        <w:t xml:space="preserve"> </w:t>
      </w:r>
      <w:r w:rsidRPr="004A719C">
        <w:rPr>
          <w:rFonts w:ascii="David" w:hAnsi="David" w:cs="David" w:hint="eastAsia"/>
          <w:sz w:val="24"/>
          <w:szCs w:val="24"/>
          <w:rtl/>
        </w:rPr>
        <w:t>מ</w:t>
      </w:r>
      <w:r w:rsidRPr="004A719C">
        <w:rPr>
          <w:rFonts w:ascii="David" w:hAnsi="David" w:cs="David"/>
          <w:sz w:val="24"/>
          <w:szCs w:val="24"/>
          <w:rtl/>
        </w:rPr>
        <w:t>ורחב ל</w:t>
      </w:r>
      <w:r w:rsidRPr="004A719C">
        <w:rPr>
          <w:rFonts w:ascii="David" w:hAnsi="David" w:cs="David" w:hint="eastAsia"/>
          <w:sz w:val="24"/>
          <w:szCs w:val="24"/>
          <w:rtl/>
        </w:rPr>
        <w:t>שפות</w:t>
      </w:r>
      <w:r w:rsidRPr="004A719C">
        <w:rPr>
          <w:rFonts w:ascii="David" w:hAnsi="David" w:cs="David"/>
          <w:sz w:val="24"/>
          <w:szCs w:val="24"/>
          <w:rtl/>
        </w:rPr>
        <w:t xml:space="preserve"> את </w:t>
      </w:r>
      <w:r w:rsidRPr="004A719C">
        <w:rPr>
          <w:rFonts w:ascii="David" w:hAnsi="David" w:cs="David" w:hint="eastAsia"/>
          <w:sz w:val="24"/>
          <w:szCs w:val="24"/>
          <w:rtl/>
        </w:rPr>
        <w:t>המזמין</w:t>
      </w:r>
      <w:r w:rsidRPr="004A719C">
        <w:rPr>
          <w:rFonts w:ascii="David" w:hAnsi="David" w:cs="David"/>
          <w:sz w:val="24"/>
          <w:szCs w:val="24"/>
          <w:rtl/>
        </w:rPr>
        <w:t xml:space="preserve"> בגין אחריות</w:t>
      </w:r>
      <w:r w:rsidRPr="004A719C">
        <w:rPr>
          <w:rFonts w:ascii="David" w:hAnsi="David" w:cs="David" w:hint="eastAsia"/>
          <w:sz w:val="24"/>
          <w:szCs w:val="24"/>
          <w:rtl/>
        </w:rPr>
        <w:t>ו</w:t>
      </w:r>
      <w:r w:rsidRPr="004A719C">
        <w:rPr>
          <w:rFonts w:ascii="David" w:hAnsi="David" w:cs="David"/>
          <w:sz w:val="24"/>
          <w:szCs w:val="24"/>
          <w:rtl/>
        </w:rPr>
        <w:t xml:space="preserve"> למעשי ו/או מחדלי </w:t>
      </w:r>
      <w:r w:rsidRPr="004A719C">
        <w:rPr>
          <w:rFonts w:ascii="David" w:hAnsi="David" w:cs="David" w:hint="eastAsia"/>
          <w:sz w:val="24"/>
          <w:szCs w:val="24"/>
          <w:rtl/>
        </w:rPr>
        <w:t>היועץ</w:t>
      </w:r>
      <w:r w:rsidRPr="004A719C">
        <w:rPr>
          <w:rFonts w:ascii="David" w:hAnsi="David" w:cs="David"/>
          <w:sz w:val="24"/>
          <w:szCs w:val="24"/>
          <w:rtl/>
        </w:rPr>
        <w:t xml:space="preserve"> </w:t>
      </w:r>
      <w:r w:rsidRPr="004A719C">
        <w:rPr>
          <w:rFonts w:ascii="David" w:hAnsi="David" w:cs="David" w:hint="eastAsia"/>
          <w:sz w:val="24"/>
          <w:szCs w:val="24"/>
          <w:rtl/>
        </w:rPr>
        <w:t>והבאים</w:t>
      </w:r>
      <w:r w:rsidRPr="004A719C">
        <w:rPr>
          <w:rFonts w:ascii="David" w:hAnsi="David" w:cs="David"/>
          <w:sz w:val="24"/>
          <w:szCs w:val="24"/>
          <w:rtl/>
        </w:rPr>
        <w:t xml:space="preserve"> </w:t>
      </w:r>
      <w:r w:rsidRPr="004A719C">
        <w:rPr>
          <w:rFonts w:ascii="David" w:hAnsi="David" w:cs="David" w:hint="eastAsia"/>
          <w:sz w:val="24"/>
          <w:szCs w:val="24"/>
          <w:rtl/>
        </w:rPr>
        <w:t>מטעמו</w:t>
      </w:r>
      <w:r w:rsidRPr="004A719C">
        <w:rPr>
          <w:rFonts w:ascii="David" w:hAnsi="David" w:cs="David"/>
          <w:sz w:val="24"/>
          <w:szCs w:val="24"/>
          <w:rtl/>
        </w:rPr>
        <w:t>, וזאת בכפוף לסעיף אחריות צולבת לפי נחשב הביטוח כאילו נערך בנפרד עבור כל אחד מיחידי המבוטח.  רכוש המזמין ייחשב כרכוש צד שלישי.</w:t>
      </w:r>
    </w:p>
    <w:p w14:paraId="74829A44" w14:textId="77777777" w:rsidR="004E3753" w:rsidRPr="004A719C" w:rsidRDefault="004E3753" w:rsidP="004A719C">
      <w:pPr>
        <w:numPr>
          <w:ilvl w:val="0"/>
          <w:numId w:val="36"/>
        </w:numPr>
        <w:tabs>
          <w:tab w:val="left" w:pos="283"/>
        </w:tabs>
        <w:spacing w:before="0" w:beforeAutospacing="0" w:after="0" w:afterAutospacing="0" w:line="240" w:lineRule="auto"/>
        <w:jc w:val="both"/>
        <w:rPr>
          <w:rFonts w:ascii="David" w:hAnsi="David" w:cs="David"/>
          <w:sz w:val="24"/>
          <w:szCs w:val="24"/>
        </w:rPr>
      </w:pPr>
      <w:r w:rsidRPr="004A719C">
        <w:rPr>
          <w:rFonts w:ascii="David" w:hAnsi="David" w:cs="David"/>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516527DA" w14:textId="77777777" w:rsidR="004E3753" w:rsidRPr="004A719C" w:rsidRDefault="004E3753" w:rsidP="004A719C">
      <w:pPr>
        <w:numPr>
          <w:ilvl w:val="0"/>
          <w:numId w:val="36"/>
        </w:numPr>
        <w:tabs>
          <w:tab w:val="left" w:pos="283"/>
        </w:tabs>
        <w:spacing w:before="0" w:beforeAutospacing="0" w:after="0" w:afterAutospacing="0" w:line="240" w:lineRule="auto"/>
        <w:jc w:val="both"/>
        <w:rPr>
          <w:rFonts w:ascii="David" w:hAnsi="David" w:cs="David"/>
          <w:sz w:val="24"/>
          <w:szCs w:val="24"/>
          <w:rtl/>
        </w:rPr>
      </w:pPr>
      <w:r w:rsidRPr="004A719C">
        <w:rPr>
          <w:rFonts w:ascii="David" w:hAnsi="David" w:cs="David" w:hint="eastAsia"/>
          <w:sz w:val="24"/>
          <w:szCs w:val="24"/>
          <w:rtl/>
        </w:rPr>
        <w:t>הפוליסה</w:t>
      </w:r>
      <w:r w:rsidRPr="004A719C">
        <w:rPr>
          <w:rFonts w:ascii="David" w:hAnsi="David" w:cs="David"/>
          <w:sz w:val="24"/>
          <w:szCs w:val="24"/>
          <w:rtl/>
        </w:rPr>
        <w:t xml:space="preserve"> </w:t>
      </w:r>
      <w:r w:rsidRPr="004A719C">
        <w:rPr>
          <w:rFonts w:ascii="David" w:hAnsi="David" w:cs="David" w:hint="eastAsia"/>
          <w:sz w:val="24"/>
          <w:szCs w:val="24"/>
          <w:rtl/>
        </w:rPr>
        <w:t>תכלולנה</w:t>
      </w:r>
      <w:r w:rsidRPr="004A719C">
        <w:rPr>
          <w:rFonts w:ascii="David" w:hAnsi="David" w:cs="David"/>
          <w:sz w:val="24"/>
          <w:szCs w:val="24"/>
          <w:rtl/>
        </w:rPr>
        <w:t xml:space="preserve"> </w:t>
      </w:r>
      <w:r w:rsidRPr="004A719C">
        <w:rPr>
          <w:rFonts w:ascii="David" w:hAnsi="David" w:cs="David" w:hint="eastAsia"/>
          <w:sz w:val="24"/>
          <w:szCs w:val="24"/>
          <w:rtl/>
        </w:rPr>
        <w:t>התחייבות</w:t>
      </w:r>
      <w:r w:rsidRPr="004A719C">
        <w:rPr>
          <w:rFonts w:ascii="David" w:hAnsi="David" w:cs="David"/>
          <w:sz w:val="24"/>
          <w:szCs w:val="24"/>
          <w:rtl/>
        </w:rPr>
        <w:t xml:space="preserve"> </w:t>
      </w:r>
      <w:r w:rsidRPr="004A719C">
        <w:rPr>
          <w:rFonts w:ascii="David" w:hAnsi="David" w:cs="David" w:hint="eastAsia"/>
          <w:sz w:val="24"/>
          <w:szCs w:val="24"/>
          <w:rtl/>
        </w:rPr>
        <w:t>לוויתור</w:t>
      </w:r>
      <w:r w:rsidRPr="004A719C">
        <w:rPr>
          <w:rFonts w:ascii="David" w:hAnsi="David" w:cs="David"/>
          <w:sz w:val="24"/>
          <w:szCs w:val="24"/>
          <w:rtl/>
        </w:rPr>
        <w:t xml:space="preserve"> </w:t>
      </w:r>
      <w:r w:rsidRPr="004A719C">
        <w:rPr>
          <w:rFonts w:ascii="David" w:hAnsi="David" w:cs="David" w:hint="eastAsia"/>
          <w:sz w:val="24"/>
          <w:szCs w:val="24"/>
          <w:rtl/>
        </w:rPr>
        <w:t>על</w:t>
      </w:r>
      <w:r w:rsidRPr="004A719C">
        <w:rPr>
          <w:rFonts w:ascii="David" w:hAnsi="David" w:cs="David"/>
          <w:sz w:val="24"/>
          <w:szCs w:val="24"/>
          <w:rtl/>
        </w:rPr>
        <w:t xml:space="preserve"> </w:t>
      </w:r>
      <w:r w:rsidRPr="004A719C">
        <w:rPr>
          <w:rFonts w:ascii="David" w:hAnsi="David" w:cs="David" w:hint="eastAsia"/>
          <w:sz w:val="24"/>
          <w:szCs w:val="24"/>
          <w:rtl/>
        </w:rPr>
        <w:t>זכות</w:t>
      </w:r>
      <w:r w:rsidRPr="004A719C">
        <w:rPr>
          <w:rFonts w:ascii="David" w:hAnsi="David" w:cs="David"/>
          <w:sz w:val="24"/>
          <w:szCs w:val="24"/>
          <w:rtl/>
        </w:rPr>
        <w:t xml:space="preserve"> </w:t>
      </w:r>
      <w:r w:rsidRPr="004A719C">
        <w:rPr>
          <w:rFonts w:ascii="David" w:hAnsi="David" w:cs="David" w:hint="eastAsia"/>
          <w:sz w:val="24"/>
          <w:szCs w:val="24"/>
          <w:rtl/>
        </w:rPr>
        <w:t>שיבוב</w:t>
      </w:r>
      <w:r w:rsidRPr="004A719C">
        <w:rPr>
          <w:rFonts w:ascii="David" w:hAnsi="David" w:cs="David"/>
          <w:sz w:val="24"/>
          <w:szCs w:val="24"/>
          <w:rtl/>
        </w:rPr>
        <w:t xml:space="preserve"> </w:t>
      </w:r>
      <w:r w:rsidRPr="004A719C">
        <w:rPr>
          <w:rFonts w:ascii="David" w:hAnsi="David" w:cs="David" w:hint="eastAsia"/>
          <w:sz w:val="24"/>
          <w:szCs w:val="24"/>
          <w:rtl/>
        </w:rPr>
        <w:t>כלפי</w:t>
      </w:r>
      <w:r w:rsidRPr="004A719C">
        <w:rPr>
          <w:rFonts w:ascii="David" w:hAnsi="David" w:cs="David"/>
          <w:sz w:val="24"/>
          <w:szCs w:val="24"/>
          <w:rtl/>
        </w:rPr>
        <w:t xml:space="preserve"> </w:t>
      </w:r>
      <w:r w:rsidRPr="004A719C">
        <w:rPr>
          <w:rFonts w:ascii="David" w:hAnsi="David" w:cs="David" w:hint="eastAsia"/>
          <w:sz w:val="24"/>
          <w:szCs w:val="24"/>
          <w:rtl/>
        </w:rPr>
        <w:t>המזמין</w:t>
      </w:r>
      <w:r w:rsidRPr="004A719C">
        <w:rPr>
          <w:rFonts w:ascii="David" w:hAnsi="David" w:cs="David"/>
          <w:sz w:val="24"/>
          <w:szCs w:val="24"/>
          <w:rtl/>
        </w:rPr>
        <w:t xml:space="preserve">, </w:t>
      </w:r>
      <w:r w:rsidRPr="004A719C">
        <w:rPr>
          <w:rFonts w:ascii="David" w:hAnsi="David" w:cs="David" w:hint="eastAsia"/>
          <w:sz w:val="24"/>
          <w:szCs w:val="24"/>
          <w:rtl/>
        </w:rPr>
        <w:t>עובדיו</w:t>
      </w:r>
      <w:r w:rsidRPr="004A719C">
        <w:rPr>
          <w:rFonts w:ascii="David" w:hAnsi="David" w:cs="David"/>
          <w:sz w:val="24"/>
          <w:szCs w:val="24"/>
          <w:rtl/>
        </w:rPr>
        <w:t xml:space="preserve"> </w:t>
      </w:r>
      <w:r w:rsidRPr="004A719C">
        <w:rPr>
          <w:rFonts w:ascii="David" w:hAnsi="David" w:cs="David" w:hint="eastAsia"/>
          <w:sz w:val="24"/>
          <w:szCs w:val="24"/>
          <w:rtl/>
        </w:rPr>
        <w:t>והבאים</w:t>
      </w:r>
      <w:r w:rsidRPr="004A719C">
        <w:rPr>
          <w:rFonts w:ascii="David" w:hAnsi="David" w:cs="David"/>
          <w:sz w:val="24"/>
          <w:szCs w:val="24"/>
          <w:rtl/>
        </w:rPr>
        <w:t xml:space="preserve"> </w:t>
      </w:r>
      <w:r w:rsidRPr="004A719C">
        <w:rPr>
          <w:rFonts w:ascii="David" w:hAnsi="David" w:cs="David" w:hint="eastAsia"/>
          <w:sz w:val="24"/>
          <w:szCs w:val="24"/>
          <w:rtl/>
        </w:rPr>
        <w:t>מטעמו</w:t>
      </w:r>
      <w:r w:rsidRPr="004A719C">
        <w:rPr>
          <w:rFonts w:ascii="David" w:hAnsi="David" w:cs="David"/>
          <w:sz w:val="24"/>
          <w:szCs w:val="24"/>
          <w:rtl/>
        </w:rPr>
        <w:t xml:space="preserve"> </w:t>
      </w:r>
      <w:r w:rsidRPr="004A719C">
        <w:rPr>
          <w:rFonts w:ascii="David" w:hAnsi="David" w:cs="David" w:hint="eastAsia"/>
          <w:sz w:val="24"/>
          <w:szCs w:val="24"/>
          <w:rtl/>
        </w:rPr>
        <w:t>אולם</w:t>
      </w:r>
      <w:r w:rsidRPr="004A719C">
        <w:rPr>
          <w:rFonts w:ascii="David" w:hAnsi="David" w:cs="David"/>
          <w:sz w:val="24"/>
          <w:szCs w:val="24"/>
          <w:rtl/>
        </w:rPr>
        <w:t xml:space="preserve"> </w:t>
      </w:r>
      <w:r w:rsidRPr="004A719C">
        <w:rPr>
          <w:rFonts w:ascii="David" w:hAnsi="David" w:cs="David" w:hint="eastAsia"/>
          <w:sz w:val="24"/>
          <w:szCs w:val="24"/>
          <w:rtl/>
        </w:rPr>
        <w:t>האמור</w:t>
      </w:r>
      <w:r w:rsidRPr="004A719C">
        <w:rPr>
          <w:rFonts w:ascii="David" w:hAnsi="David" w:cs="David"/>
          <w:sz w:val="24"/>
          <w:szCs w:val="24"/>
          <w:rtl/>
        </w:rPr>
        <w:t xml:space="preserve"> </w:t>
      </w:r>
      <w:r w:rsidRPr="004A719C">
        <w:rPr>
          <w:rFonts w:ascii="David" w:hAnsi="David" w:cs="David" w:hint="eastAsia"/>
          <w:sz w:val="24"/>
          <w:szCs w:val="24"/>
          <w:rtl/>
        </w:rPr>
        <w:t>בדבר</w:t>
      </w:r>
      <w:r w:rsidRPr="004A719C">
        <w:rPr>
          <w:rFonts w:ascii="David" w:hAnsi="David" w:cs="David"/>
          <w:sz w:val="24"/>
          <w:szCs w:val="24"/>
          <w:rtl/>
        </w:rPr>
        <w:t xml:space="preserve"> </w:t>
      </w:r>
      <w:r w:rsidRPr="004A719C">
        <w:rPr>
          <w:rFonts w:ascii="David" w:hAnsi="David" w:cs="David" w:hint="eastAsia"/>
          <w:sz w:val="24"/>
          <w:szCs w:val="24"/>
          <w:rtl/>
        </w:rPr>
        <w:t>ויתור</w:t>
      </w:r>
      <w:r w:rsidRPr="004A719C">
        <w:rPr>
          <w:rFonts w:ascii="David" w:hAnsi="David" w:cs="David"/>
          <w:sz w:val="24"/>
          <w:szCs w:val="24"/>
          <w:rtl/>
        </w:rPr>
        <w:t xml:space="preserve"> </w:t>
      </w:r>
      <w:r w:rsidRPr="004A719C">
        <w:rPr>
          <w:rFonts w:ascii="David" w:hAnsi="David" w:cs="David" w:hint="eastAsia"/>
          <w:sz w:val="24"/>
          <w:szCs w:val="24"/>
          <w:rtl/>
        </w:rPr>
        <w:t>על</w:t>
      </w:r>
      <w:r w:rsidRPr="004A719C">
        <w:rPr>
          <w:rFonts w:ascii="David" w:hAnsi="David" w:cs="David"/>
          <w:sz w:val="24"/>
          <w:szCs w:val="24"/>
          <w:rtl/>
        </w:rPr>
        <w:t xml:space="preserve"> </w:t>
      </w:r>
      <w:r w:rsidRPr="004A719C">
        <w:rPr>
          <w:rFonts w:ascii="David" w:hAnsi="David" w:cs="David" w:hint="eastAsia"/>
          <w:sz w:val="24"/>
          <w:szCs w:val="24"/>
          <w:rtl/>
        </w:rPr>
        <w:t>זכות</w:t>
      </w:r>
      <w:r w:rsidRPr="004A719C">
        <w:rPr>
          <w:rFonts w:ascii="David" w:hAnsi="David" w:cs="David"/>
          <w:sz w:val="24"/>
          <w:szCs w:val="24"/>
          <w:rtl/>
        </w:rPr>
        <w:t xml:space="preserve"> </w:t>
      </w:r>
      <w:r w:rsidRPr="004A719C">
        <w:rPr>
          <w:rFonts w:ascii="David" w:hAnsi="David" w:cs="David" w:hint="eastAsia"/>
          <w:sz w:val="24"/>
          <w:szCs w:val="24"/>
          <w:rtl/>
        </w:rPr>
        <w:t>השיבוב</w:t>
      </w:r>
      <w:r w:rsidRPr="004A719C">
        <w:rPr>
          <w:rFonts w:ascii="David" w:hAnsi="David" w:cs="David"/>
          <w:sz w:val="24"/>
          <w:szCs w:val="24"/>
          <w:rtl/>
        </w:rPr>
        <w:t xml:space="preserve"> </w:t>
      </w:r>
      <w:r w:rsidRPr="004A719C">
        <w:rPr>
          <w:rFonts w:ascii="David" w:hAnsi="David" w:cs="David" w:hint="eastAsia"/>
          <w:sz w:val="24"/>
          <w:szCs w:val="24"/>
          <w:rtl/>
        </w:rPr>
        <w:t>לא</w:t>
      </w:r>
      <w:r w:rsidRPr="004A719C">
        <w:rPr>
          <w:rFonts w:ascii="David" w:hAnsi="David" w:cs="David"/>
          <w:sz w:val="24"/>
          <w:szCs w:val="24"/>
          <w:rtl/>
        </w:rPr>
        <w:t xml:space="preserve"> </w:t>
      </w:r>
      <w:r w:rsidRPr="004A719C">
        <w:rPr>
          <w:rFonts w:ascii="David" w:hAnsi="David" w:cs="David" w:hint="eastAsia"/>
          <w:sz w:val="24"/>
          <w:szCs w:val="24"/>
          <w:rtl/>
        </w:rPr>
        <w:t>יחול</w:t>
      </w:r>
      <w:r w:rsidRPr="004A719C">
        <w:rPr>
          <w:rFonts w:ascii="David" w:hAnsi="David" w:cs="David"/>
          <w:sz w:val="24"/>
          <w:szCs w:val="24"/>
          <w:rtl/>
        </w:rPr>
        <w:t xml:space="preserve"> </w:t>
      </w:r>
      <w:r w:rsidRPr="004A719C">
        <w:rPr>
          <w:rFonts w:ascii="David" w:hAnsi="David" w:cs="David" w:hint="eastAsia"/>
          <w:sz w:val="24"/>
          <w:szCs w:val="24"/>
          <w:rtl/>
        </w:rPr>
        <w:t>לטובת</w:t>
      </w:r>
      <w:r w:rsidRPr="004A719C">
        <w:rPr>
          <w:rFonts w:ascii="David" w:hAnsi="David" w:cs="David"/>
          <w:sz w:val="24"/>
          <w:szCs w:val="24"/>
          <w:rtl/>
        </w:rPr>
        <w:t xml:space="preserve"> </w:t>
      </w:r>
      <w:r w:rsidRPr="004A719C">
        <w:rPr>
          <w:rFonts w:ascii="David" w:hAnsi="David" w:cs="David" w:hint="eastAsia"/>
          <w:sz w:val="24"/>
          <w:szCs w:val="24"/>
          <w:rtl/>
        </w:rPr>
        <w:t>אדם</w:t>
      </w:r>
      <w:r w:rsidRPr="004A719C">
        <w:rPr>
          <w:rFonts w:ascii="David" w:hAnsi="David" w:cs="David"/>
          <w:sz w:val="24"/>
          <w:szCs w:val="24"/>
          <w:rtl/>
        </w:rPr>
        <w:t xml:space="preserve"> </w:t>
      </w:r>
      <w:r w:rsidRPr="004A719C">
        <w:rPr>
          <w:rFonts w:ascii="David" w:hAnsi="David" w:cs="David" w:hint="eastAsia"/>
          <w:sz w:val="24"/>
          <w:szCs w:val="24"/>
          <w:rtl/>
        </w:rPr>
        <w:t>שגרם</w:t>
      </w:r>
      <w:r w:rsidRPr="004A719C">
        <w:rPr>
          <w:rFonts w:ascii="David" w:hAnsi="David" w:cs="David"/>
          <w:sz w:val="24"/>
          <w:szCs w:val="24"/>
          <w:rtl/>
        </w:rPr>
        <w:t xml:space="preserve"> </w:t>
      </w:r>
      <w:r w:rsidRPr="004A719C">
        <w:rPr>
          <w:rFonts w:ascii="David" w:hAnsi="David" w:cs="David" w:hint="eastAsia"/>
          <w:sz w:val="24"/>
          <w:szCs w:val="24"/>
          <w:rtl/>
        </w:rPr>
        <w:t>לנזק</w:t>
      </w:r>
      <w:r w:rsidRPr="004A719C">
        <w:rPr>
          <w:rFonts w:ascii="David" w:hAnsi="David" w:cs="David"/>
          <w:sz w:val="24"/>
          <w:szCs w:val="24"/>
          <w:rtl/>
        </w:rPr>
        <w:t xml:space="preserve"> </w:t>
      </w:r>
      <w:r w:rsidRPr="004A719C">
        <w:rPr>
          <w:rFonts w:ascii="David" w:hAnsi="David" w:cs="David" w:hint="eastAsia"/>
          <w:sz w:val="24"/>
          <w:szCs w:val="24"/>
          <w:rtl/>
        </w:rPr>
        <w:t>בזדון</w:t>
      </w:r>
      <w:r w:rsidRPr="004A719C">
        <w:rPr>
          <w:rFonts w:ascii="David" w:hAnsi="David" w:cs="David"/>
          <w:sz w:val="24"/>
          <w:szCs w:val="24"/>
          <w:rtl/>
        </w:rPr>
        <w:t>.</w:t>
      </w:r>
    </w:p>
    <w:p w14:paraId="30B6A77E" w14:textId="77777777" w:rsidR="004E3753" w:rsidRPr="004A719C" w:rsidRDefault="004E3753" w:rsidP="004A719C">
      <w:pPr>
        <w:numPr>
          <w:ilvl w:val="0"/>
          <w:numId w:val="36"/>
        </w:numPr>
        <w:tabs>
          <w:tab w:val="left" w:pos="283"/>
        </w:tabs>
        <w:spacing w:before="0" w:beforeAutospacing="0" w:after="0" w:afterAutospacing="0" w:line="240" w:lineRule="auto"/>
        <w:jc w:val="both"/>
        <w:rPr>
          <w:rFonts w:ascii="David" w:hAnsi="David" w:cs="David"/>
          <w:sz w:val="24"/>
          <w:szCs w:val="24"/>
        </w:rPr>
      </w:pPr>
      <w:r w:rsidRPr="004A719C">
        <w:rPr>
          <w:rFonts w:ascii="David" w:hAnsi="David" w:cs="David"/>
          <w:sz w:val="24"/>
          <w:szCs w:val="24"/>
          <w:rtl/>
        </w:rPr>
        <w:t xml:space="preserve">כמו כן </w:t>
      </w:r>
      <w:r w:rsidRPr="004A719C">
        <w:rPr>
          <w:rFonts w:ascii="David" w:hAnsi="David" w:cs="David" w:hint="eastAsia"/>
          <w:sz w:val="24"/>
          <w:szCs w:val="24"/>
          <w:rtl/>
        </w:rPr>
        <w:t>היועץ</w:t>
      </w:r>
      <w:r w:rsidRPr="004A719C">
        <w:rPr>
          <w:rFonts w:ascii="David" w:hAnsi="David" w:cs="David"/>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6A4469AF" w14:textId="77777777" w:rsidR="004E3753" w:rsidRPr="004A719C" w:rsidRDefault="004E3753" w:rsidP="004A719C">
      <w:pPr>
        <w:numPr>
          <w:ilvl w:val="0"/>
          <w:numId w:val="36"/>
        </w:numPr>
        <w:tabs>
          <w:tab w:val="left" w:pos="283"/>
        </w:tabs>
        <w:spacing w:before="0" w:beforeAutospacing="0" w:after="0" w:afterAutospacing="0" w:line="240" w:lineRule="auto"/>
        <w:jc w:val="both"/>
        <w:rPr>
          <w:rFonts w:ascii="David" w:hAnsi="David" w:cs="David"/>
          <w:sz w:val="24"/>
          <w:szCs w:val="24"/>
          <w:rtl/>
        </w:rPr>
      </w:pPr>
      <w:r w:rsidRPr="004A719C">
        <w:rPr>
          <w:rFonts w:ascii="David" w:hAnsi="David" w:cs="David"/>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5D974167" w14:textId="77777777" w:rsidR="00CE2C28" w:rsidRDefault="004E3753" w:rsidP="001A01C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4A719C">
        <w:rPr>
          <w:rFonts w:ascii="David" w:hAnsi="David" w:cs="David"/>
          <w:sz w:val="24"/>
          <w:szCs w:val="24"/>
          <w:rtl/>
        </w:rPr>
        <w:t xml:space="preserve"> </w:t>
      </w:r>
      <w:r w:rsidR="00CE2C28" w:rsidRPr="00B27B4C">
        <w:rPr>
          <w:rFonts w:ascii="Times New Roman" w:eastAsia="Times New Roman" w:hAnsi="Times New Roman" w:cs="David" w:hint="cs"/>
          <w:bCs/>
          <w:sz w:val="20"/>
          <w:szCs w:val="24"/>
          <w:u w:val="single"/>
          <w:rtl/>
          <w:lang w:eastAsia="he-IL"/>
        </w:rPr>
        <w:t>נספח "ז</w:t>
      </w:r>
      <w:r w:rsidR="00CE2C28">
        <w:rPr>
          <w:rFonts w:ascii="Times New Roman" w:eastAsia="Times New Roman" w:hAnsi="Times New Roman" w:cs="David" w:hint="cs"/>
          <w:bCs/>
          <w:sz w:val="20"/>
          <w:szCs w:val="24"/>
          <w:u w:val="single"/>
          <w:rtl/>
          <w:lang w:eastAsia="he-IL"/>
        </w:rPr>
        <w:t>1'</w:t>
      </w:r>
      <w:r w:rsidR="00CE2C28" w:rsidRPr="00B27B4C">
        <w:rPr>
          <w:rFonts w:ascii="Times New Roman" w:eastAsia="Times New Roman" w:hAnsi="Times New Roman" w:cs="David" w:hint="cs"/>
          <w:bCs/>
          <w:sz w:val="20"/>
          <w:szCs w:val="24"/>
          <w:u w:val="single"/>
          <w:rtl/>
          <w:lang w:eastAsia="he-IL"/>
        </w:rPr>
        <w:t>"</w:t>
      </w:r>
    </w:p>
    <w:p w14:paraId="0EB4FCAA" w14:textId="77777777" w:rsidR="00CE2C28" w:rsidRPr="00CE2C28" w:rsidRDefault="00CE2C28" w:rsidP="004A719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4A719C">
        <w:rPr>
          <w:rFonts w:ascii="Times New Roman" w:eastAsia="Times New Roman" w:hAnsi="Times New Roman" w:cs="David" w:hint="eastAsia"/>
          <w:b/>
          <w:bCs/>
          <w:sz w:val="20"/>
          <w:szCs w:val="24"/>
          <w:u w:val="single"/>
          <w:rtl/>
          <w:lang w:eastAsia="he-IL"/>
        </w:rPr>
        <w:t>אישור</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על</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קיום</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ביטוחי</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המתכנן</w:t>
      </w:r>
    </w:p>
    <w:p w14:paraId="504DBCFB" w14:textId="77777777" w:rsidR="00CE2C28" w:rsidRPr="00B2329A" w:rsidRDefault="00CE2C28" w:rsidP="00CE2C28">
      <w:pPr>
        <w:tabs>
          <w:tab w:val="left" w:pos="567"/>
          <w:tab w:val="left" w:pos="595"/>
          <w:tab w:val="left" w:pos="1134"/>
          <w:tab w:val="left" w:pos="1418"/>
          <w:tab w:val="left" w:pos="1985"/>
          <w:tab w:val="left" w:pos="2438"/>
          <w:tab w:val="left" w:pos="2552"/>
          <w:tab w:val="left" w:pos="3119"/>
        </w:tabs>
        <w:spacing w:before="0" w:beforeAutospacing="0" w:after="0" w:afterAutospacing="0" w:line="240" w:lineRule="auto"/>
        <w:ind w:left="170"/>
        <w:rPr>
          <w:rFonts w:ascii="David" w:eastAsia="Times New Roman" w:hAnsi="David" w:cs="David"/>
          <w:sz w:val="24"/>
          <w:szCs w:val="24"/>
          <w:rtl/>
        </w:rPr>
      </w:pPr>
    </w:p>
    <w:tbl>
      <w:tblPr>
        <w:tblpPr w:leftFromText="180" w:rightFromText="18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CE2C28" w:rsidRPr="004D79CC" w14:paraId="41C463E9" w14:textId="77777777" w:rsidTr="00980361">
        <w:trPr>
          <w:trHeight w:val="463"/>
          <w:tblHeader/>
        </w:trPr>
        <w:tc>
          <w:tcPr>
            <w:tcW w:w="8218" w:type="dxa"/>
            <w:gridSpan w:val="3"/>
            <w:shd w:val="clear" w:color="auto" w:fill="F2F2F2"/>
          </w:tcPr>
          <w:p w14:paraId="5157BE00"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אישור קיום ביטוחים</w:t>
            </w:r>
          </w:p>
        </w:tc>
        <w:tc>
          <w:tcPr>
            <w:tcW w:w="3317" w:type="dxa"/>
            <w:shd w:val="clear" w:color="auto" w:fill="auto"/>
          </w:tcPr>
          <w:p w14:paraId="2E20F785"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תאריך הנפקת האישור(</w:t>
            </w:r>
            <w:r w:rsidRPr="004D79CC">
              <w:rPr>
                <w:rFonts w:ascii="David" w:eastAsia="Calibri" w:hAnsi="David" w:cs="David"/>
                <w:sz w:val="24"/>
                <w:szCs w:val="24"/>
                <w:lang w:eastAsia="he-IL"/>
              </w:rPr>
              <w:t>DD/MM/YYYY</w:t>
            </w:r>
            <w:r w:rsidRPr="004D79CC">
              <w:rPr>
                <w:rFonts w:ascii="David" w:eastAsia="Calibri" w:hAnsi="David" w:cs="David"/>
                <w:sz w:val="24"/>
                <w:szCs w:val="24"/>
                <w:rtl/>
                <w:lang w:eastAsia="he-IL"/>
              </w:rPr>
              <w:t>)</w:t>
            </w:r>
          </w:p>
        </w:tc>
      </w:tr>
      <w:tr w:rsidR="00CE2C28" w:rsidRPr="004D79CC" w14:paraId="101992E0" w14:textId="77777777" w:rsidTr="00980361">
        <w:trPr>
          <w:trHeight w:val="315"/>
        </w:trPr>
        <w:tc>
          <w:tcPr>
            <w:tcW w:w="11535" w:type="dxa"/>
            <w:gridSpan w:val="4"/>
            <w:shd w:val="clear" w:color="auto" w:fill="auto"/>
          </w:tcPr>
          <w:p w14:paraId="2639BD22"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CE2C28" w:rsidRPr="004D79CC" w14:paraId="1AFF9AC1" w14:textId="77777777" w:rsidTr="00980361">
        <w:trPr>
          <w:trHeight w:val="278"/>
        </w:trPr>
        <w:tc>
          <w:tcPr>
            <w:tcW w:w="4068" w:type="dxa"/>
            <w:shd w:val="clear" w:color="auto" w:fill="F2F2F2"/>
          </w:tcPr>
          <w:p w14:paraId="402466D4"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מבקש האישור*</w:t>
            </w:r>
          </w:p>
        </w:tc>
        <w:tc>
          <w:tcPr>
            <w:tcW w:w="1974" w:type="dxa"/>
            <w:shd w:val="clear" w:color="auto" w:fill="F2F2F2"/>
          </w:tcPr>
          <w:p w14:paraId="4F89A97B"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r w:rsidRPr="004D79CC" w:rsidDel="009955DA">
              <w:rPr>
                <w:rFonts w:ascii="David" w:eastAsia="Calibri" w:hAnsi="David" w:cs="David"/>
                <w:sz w:val="24"/>
                <w:szCs w:val="24"/>
                <w:rtl/>
                <w:lang w:eastAsia="he-IL"/>
              </w:rPr>
              <w:t>ה</w:t>
            </w:r>
            <w:r w:rsidRPr="004D79CC">
              <w:rPr>
                <w:rFonts w:ascii="David" w:eastAsia="Calibri" w:hAnsi="David" w:cs="David"/>
                <w:sz w:val="24"/>
                <w:szCs w:val="24"/>
                <w:rtl/>
                <w:lang w:eastAsia="he-IL"/>
              </w:rPr>
              <w:t>מבוטח</w:t>
            </w:r>
          </w:p>
        </w:tc>
        <w:tc>
          <w:tcPr>
            <w:tcW w:w="2176" w:type="dxa"/>
            <w:shd w:val="clear" w:color="auto" w:fill="F2F2F2"/>
          </w:tcPr>
          <w:p w14:paraId="6F37C50C"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אופי העסקה*</w:t>
            </w:r>
          </w:p>
        </w:tc>
        <w:tc>
          <w:tcPr>
            <w:tcW w:w="3317" w:type="dxa"/>
            <w:shd w:val="clear" w:color="auto" w:fill="F2F2F2"/>
          </w:tcPr>
          <w:p w14:paraId="498F56BE"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מעמד מבקש האישור*</w:t>
            </w:r>
          </w:p>
        </w:tc>
      </w:tr>
      <w:tr w:rsidR="00CE2C28" w:rsidRPr="004D79CC" w14:paraId="09A8449B" w14:textId="77777777" w:rsidTr="00980361">
        <w:trPr>
          <w:trHeight w:val="551"/>
        </w:trPr>
        <w:tc>
          <w:tcPr>
            <w:tcW w:w="4068" w:type="dxa"/>
            <w:shd w:val="clear" w:color="auto" w:fill="auto"/>
          </w:tcPr>
          <w:p w14:paraId="5AE0AEE2"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שם</w:t>
            </w:r>
          </w:p>
          <w:p w14:paraId="78A20CF5"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 xml:space="preserve">אפי מגורים בע"מ ו/או חברות אם </w:t>
            </w:r>
            <w:r w:rsidRPr="004D79CC">
              <w:rPr>
                <w:rFonts w:ascii="David" w:eastAsia="Calibri" w:hAnsi="David" w:cs="David"/>
                <w:sz w:val="24"/>
                <w:szCs w:val="24"/>
                <w:rtl/>
                <w:lang w:eastAsia="he-IL"/>
              </w:rPr>
              <w:t>ו/או חברות בנות ו/או חברות אחיות ו/או חברות קשורות חברות שלובות</w:t>
            </w:r>
            <w:r w:rsidRPr="004D79CC">
              <w:rPr>
                <w:rFonts w:ascii="David" w:eastAsia="Calibri" w:hAnsi="David" w:cs="David" w:hint="cs"/>
                <w:sz w:val="24"/>
                <w:szCs w:val="24"/>
                <w:rtl/>
                <w:lang w:eastAsia="he-IL"/>
              </w:rPr>
              <w:t xml:space="preserve"> ו/או חברות קשורות ו/או כל חברה הנמנית בקבוצת "אפריקה-ישראל" ו/או עובדיהם ו/או מנהליהם</w:t>
            </w:r>
          </w:p>
        </w:tc>
        <w:tc>
          <w:tcPr>
            <w:tcW w:w="1974" w:type="dxa"/>
            <w:shd w:val="clear" w:color="auto" w:fill="auto"/>
          </w:tcPr>
          <w:p w14:paraId="7BD812AE"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ש</w:t>
            </w:r>
            <w:r w:rsidRPr="004D79CC">
              <w:rPr>
                <w:rFonts w:ascii="David" w:eastAsia="Calibri" w:hAnsi="David" w:cs="David"/>
                <w:sz w:val="24"/>
                <w:szCs w:val="24"/>
                <w:rtl/>
                <w:lang w:eastAsia="he-IL"/>
              </w:rPr>
              <w:t>ם</w:t>
            </w:r>
          </w:p>
        </w:tc>
        <w:tc>
          <w:tcPr>
            <w:tcW w:w="2176" w:type="dxa"/>
            <w:vMerge w:val="restart"/>
            <w:shd w:val="clear" w:color="auto" w:fill="auto"/>
          </w:tcPr>
          <w:p w14:paraId="2B518AD5" w14:textId="77777777" w:rsidR="00CE2C28" w:rsidRPr="004D79CC" w:rsidRDefault="00CE2C28" w:rsidP="00980361">
            <w:pPr>
              <w:spacing w:before="0" w:beforeAutospacing="0" w:after="0" w:afterAutospacing="0" w:line="240" w:lineRule="auto"/>
              <w:ind w:left="50" w:right="78"/>
              <w:rPr>
                <w:rFonts w:ascii="David" w:eastAsia="Calibri" w:hAnsi="David" w:cs="David"/>
                <w:b/>
                <w:sz w:val="24"/>
                <w:szCs w:val="24"/>
                <w:rtl/>
                <w:lang w:eastAsia="he-IL"/>
              </w:rPr>
            </w:pPr>
          </w:p>
          <w:p w14:paraId="7247DD53" w14:textId="77777777" w:rsidR="00CE2C28" w:rsidRPr="004D79CC" w:rsidRDefault="00CE2C28" w:rsidP="00980361">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Segoe UI Symbol" w:eastAsia="MS Gothic" w:hAnsi="Segoe UI Symbol" w:cs="Segoe UI Symbol" w:hint="cs"/>
                <w:b/>
                <w:sz w:val="24"/>
                <w:szCs w:val="24"/>
                <w:rtl/>
                <w:lang w:eastAsia="he-IL"/>
              </w:rPr>
              <w:t>☒</w:t>
            </w:r>
            <w:r w:rsidRPr="004D79CC">
              <w:rPr>
                <w:rFonts w:ascii="David" w:eastAsia="Calibri" w:hAnsi="David" w:cs="David"/>
                <w:b/>
                <w:sz w:val="24"/>
                <w:szCs w:val="24"/>
                <w:rtl/>
                <w:lang w:eastAsia="he-IL"/>
              </w:rPr>
              <w:t xml:space="preserve">שירותים </w:t>
            </w:r>
            <w:r w:rsidRPr="004D79CC">
              <w:rPr>
                <w:rFonts w:ascii="David" w:eastAsia="Calibri" w:hAnsi="David" w:cs="David" w:hint="cs"/>
                <w:b/>
                <w:sz w:val="24"/>
                <w:szCs w:val="24"/>
                <w:rtl/>
                <w:lang w:eastAsia="he-IL"/>
              </w:rPr>
              <w:t>- 085</w:t>
            </w:r>
          </w:p>
          <w:p w14:paraId="4A02B216" w14:textId="77777777" w:rsidR="00CE2C28" w:rsidRPr="004D79CC" w:rsidRDefault="00CE2C28" w:rsidP="00980361">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shd w:val="clear" w:color="auto" w:fill="auto"/>
          </w:tcPr>
          <w:p w14:paraId="6476D66C" w14:textId="77777777" w:rsidR="00CE2C28" w:rsidRPr="004D79CC" w:rsidRDefault="00CE2C28" w:rsidP="00980361">
            <w:pPr>
              <w:spacing w:before="0" w:beforeAutospacing="0" w:after="0" w:afterAutospacing="0" w:line="240" w:lineRule="auto"/>
              <w:ind w:left="50" w:right="78"/>
              <w:rPr>
                <w:rFonts w:ascii="David" w:eastAsia="Calibri" w:hAnsi="David" w:cs="David"/>
                <w:b/>
                <w:sz w:val="24"/>
                <w:szCs w:val="24"/>
                <w:rtl/>
                <w:lang w:eastAsia="he-IL"/>
              </w:rPr>
            </w:pPr>
          </w:p>
          <w:p w14:paraId="3E0CE4AC" w14:textId="77777777" w:rsidR="00CE2C28" w:rsidRPr="004D79CC" w:rsidRDefault="00CE2C28" w:rsidP="00980361">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Segoe UI Symbol" w:eastAsia="MS Gothic" w:hAnsi="Segoe UI Symbol" w:cs="Segoe UI Symbol" w:hint="cs"/>
                <w:b/>
                <w:sz w:val="24"/>
                <w:szCs w:val="24"/>
                <w:rtl/>
                <w:lang w:eastAsia="he-IL"/>
              </w:rPr>
              <w:t>☒</w:t>
            </w:r>
            <w:r w:rsidRPr="004D79CC">
              <w:rPr>
                <w:rFonts w:ascii="David" w:eastAsia="Calibri" w:hAnsi="David" w:cs="David"/>
                <w:b/>
                <w:sz w:val="24"/>
                <w:szCs w:val="24"/>
                <w:rtl/>
                <w:lang w:eastAsia="he-IL"/>
              </w:rPr>
              <w:t>מזמין שירותים</w:t>
            </w:r>
          </w:p>
          <w:p w14:paraId="0FAD627E" w14:textId="77777777" w:rsidR="00CE2C28" w:rsidRPr="004D79CC" w:rsidRDefault="00CE2C28" w:rsidP="00980361">
            <w:pPr>
              <w:spacing w:before="0" w:beforeAutospacing="0" w:after="0" w:afterAutospacing="0" w:line="240" w:lineRule="auto"/>
              <w:ind w:left="50" w:right="78"/>
              <w:rPr>
                <w:rFonts w:ascii="David" w:eastAsia="Calibri" w:hAnsi="David" w:cs="David"/>
                <w:b/>
                <w:sz w:val="24"/>
                <w:szCs w:val="24"/>
                <w:rtl/>
                <w:lang w:eastAsia="he-IL"/>
              </w:rPr>
            </w:pPr>
          </w:p>
        </w:tc>
      </w:tr>
      <w:tr w:rsidR="00CE2C28" w:rsidRPr="004D79CC" w14:paraId="55FD9184" w14:textId="77777777" w:rsidTr="00980361">
        <w:trPr>
          <w:trHeight w:val="571"/>
        </w:trPr>
        <w:tc>
          <w:tcPr>
            <w:tcW w:w="4068" w:type="dxa"/>
            <w:shd w:val="clear" w:color="auto" w:fill="auto"/>
          </w:tcPr>
          <w:p w14:paraId="175CB711"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lastRenderedPageBreak/>
              <w:t>ת.ז./ח.פ.</w:t>
            </w:r>
            <w:r w:rsidRPr="004D79CC">
              <w:rPr>
                <w:rFonts w:ascii="David" w:eastAsia="Calibri" w:hAnsi="David" w:cs="David" w:hint="cs"/>
                <w:sz w:val="24"/>
                <w:szCs w:val="24"/>
                <w:rtl/>
                <w:lang w:eastAsia="he-IL"/>
              </w:rPr>
              <w:t>/ח.צ.</w:t>
            </w:r>
          </w:p>
          <w:p w14:paraId="5AE7C8F6"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5200034760</w:t>
            </w:r>
          </w:p>
        </w:tc>
        <w:tc>
          <w:tcPr>
            <w:tcW w:w="1974" w:type="dxa"/>
            <w:shd w:val="clear" w:color="auto" w:fill="auto"/>
          </w:tcPr>
          <w:p w14:paraId="091571A4"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ת.ז./ח.פ.</w:t>
            </w:r>
          </w:p>
        </w:tc>
        <w:tc>
          <w:tcPr>
            <w:tcW w:w="2176" w:type="dxa"/>
            <w:vMerge/>
            <w:shd w:val="clear" w:color="auto" w:fill="auto"/>
          </w:tcPr>
          <w:p w14:paraId="16B5661D" w14:textId="77777777" w:rsidR="00CE2C28" w:rsidRPr="004D79CC" w:rsidRDefault="00CE2C28" w:rsidP="00980361">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481B2F97" w14:textId="77777777" w:rsidR="00CE2C28" w:rsidRPr="004D79CC" w:rsidRDefault="00CE2C28" w:rsidP="00980361">
            <w:pPr>
              <w:spacing w:before="0" w:beforeAutospacing="0" w:after="0" w:afterAutospacing="0" w:line="240" w:lineRule="auto"/>
              <w:ind w:left="50" w:right="78"/>
              <w:rPr>
                <w:rFonts w:ascii="David" w:eastAsia="Calibri" w:hAnsi="David" w:cs="David"/>
                <w:b/>
                <w:sz w:val="24"/>
                <w:szCs w:val="24"/>
                <w:rtl/>
                <w:lang w:eastAsia="he-IL"/>
              </w:rPr>
            </w:pPr>
          </w:p>
        </w:tc>
      </w:tr>
      <w:tr w:rsidR="00CE2C28" w:rsidRPr="004D79CC" w14:paraId="0F52C682" w14:textId="77777777" w:rsidTr="00980361">
        <w:trPr>
          <w:trHeight w:val="391"/>
        </w:trPr>
        <w:tc>
          <w:tcPr>
            <w:tcW w:w="4068" w:type="dxa"/>
            <w:shd w:val="clear" w:color="auto" w:fill="auto"/>
          </w:tcPr>
          <w:p w14:paraId="7BC450BD"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 xml:space="preserve">מען </w:t>
            </w:r>
          </w:p>
          <w:p w14:paraId="355A500E" w14:textId="77777777" w:rsidR="00CE2C28" w:rsidRPr="004D79CC" w:rsidRDefault="00CE2C28" w:rsidP="00980361">
            <w:pPr>
              <w:spacing w:before="0" w:beforeAutospacing="0" w:after="0" w:afterAutospacing="0" w:line="240" w:lineRule="auto"/>
              <w:rPr>
                <w:rFonts w:ascii="David" w:eastAsia="Calibri" w:hAnsi="David" w:cs="David"/>
                <w:sz w:val="24"/>
                <w:szCs w:val="24"/>
                <w:lang w:eastAsia="he-IL"/>
              </w:rPr>
            </w:pPr>
            <w:r w:rsidRPr="004D79CC">
              <w:rPr>
                <w:rFonts w:ascii="David" w:eastAsia="Calibri" w:hAnsi="David" w:cs="David" w:hint="cs"/>
                <w:sz w:val="24"/>
                <w:szCs w:val="24"/>
                <w:rtl/>
                <w:lang w:eastAsia="he-IL"/>
              </w:rPr>
              <w:t>יוני נתניהו 1ג', אור-יהודה</w:t>
            </w:r>
          </w:p>
        </w:tc>
        <w:tc>
          <w:tcPr>
            <w:tcW w:w="1974" w:type="dxa"/>
            <w:shd w:val="clear" w:color="auto" w:fill="auto"/>
          </w:tcPr>
          <w:p w14:paraId="64BE0A6A"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מען</w:t>
            </w:r>
          </w:p>
        </w:tc>
        <w:tc>
          <w:tcPr>
            <w:tcW w:w="2176" w:type="dxa"/>
            <w:vMerge/>
            <w:shd w:val="clear" w:color="auto" w:fill="auto"/>
          </w:tcPr>
          <w:p w14:paraId="69A282D6" w14:textId="77777777" w:rsidR="00CE2C28" w:rsidRPr="004D79CC" w:rsidRDefault="00CE2C28" w:rsidP="00980361">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1A822F06" w14:textId="77777777" w:rsidR="00CE2C28" w:rsidRPr="004D79CC" w:rsidRDefault="00CE2C28" w:rsidP="00980361">
            <w:pPr>
              <w:spacing w:before="0" w:beforeAutospacing="0" w:after="0" w:afterAutospacing="0" w:line="240" w:lineRule="auto"/>
              <w:ind w:left="50" w:right="78"/>
              <w:rPr>
                <w:rFonts w:ascii="David" w:eastAsia="Calibri" w:hAnsi="David" w:cs="David"/>
                <w:b/>
                <w:sz w:val="24"/>
                <w:szCs w:val="24"/>
                <w:rtl/>
                <w:lang w:eastAsia="he-IL"/>
              </w:rPr>
            </w:pPr>
          </w:p>
        </w:tc>
      </w:tr>
    </w:tbl>
    <w:p w14:paraId="75962E15" w14:textId="77777777" w:rsidR="00CE2C28" w:rsidRPr="004D79CC" w:rsidRDefault="00CE2C28" w:rsidP="00CE2C28">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CE2C28" w:rsidRPr="004D79CC" w14:paraId="59FDF0FC" w14:textId="77777777" w:rsidTr="00980361">
        <w:trPr>
          <w:trHeight w:val="303"/>
          <w:tblHeader/>
        </w:trPr>
        <w:tc>
          <w:tcPr>
            <w:tcW w:w="11535" w:type="dxa"/>
            <w:gridSpan w:val="8"/>
            <w:shd w:val="clear" w:color="auto" w:fill="auto"/>
          </w:tcPr>
          <w:p w14:paraId="1D72D910"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כיסויים</w:t>
            </w:r>
          </w:p>
        </w:tc>
      </w:tr>
      <w:tr w:rsidR="00CE2C28" w:rsidRPr="004D79CC" w14:paraId="4DF27744" w14:textId="77777777" w:rsidTr="00980361">
        <w:trPr>
          <w:trHeight w:val="173"/>
        </w:trPr>
        <w:tc>
          <w:tcPr>
            <w:tcW w:w="1893" w:type="dxa"/>
            <w:vMerge w:val="restart"/>
            <w:shd w:val="clear" w:color="auto" w:fill="F2F2F2"/>
          </w:tcPr>
          <w:p w14:paraId="7E12D9E5"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סוג הביטוח</w:t>
            </w:r>
          </w:p>
          <w:p w14:paraId="343E2B0A"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p>
          <w:p w14:paraId="5005FA6B"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חלוקה לפי גבולות אחריות או סכומי ביטוח</w:t>
            </w:r>
          </w:p>
        </w:tc>
        <w:tc>
          <w:tcPr>
            <w:tcW w:w="956" w:type="dxa"/>
            <w:vMerge w:val="restart"/>
            <w:shd w:val="clear" w:color="auto" w:fill="F2F2F2"/>
          </w:tcPr>
          <w:p w14:paraId="1064C845"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מספר הפוליסה</w:t>
            </w:r>
          </w:p>
        </w:tc>
        <w:tc>
          <w:tcPr>
            <w:tcW w:w="957" w:type="dxa"/>
            <w:vMerge w:val="restart"/>
            <w:shd w:val="clear" w:color="auto" w:fill="F2F2F2"/>
          </w:tcPr>
          <w:p w14:paraId="0563BA0A"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נוסח ומהדורת הפוליסה</w:t>
            </w:r>
          </w:p>
        </w:tc>
        <w:tc>
          <w:tcPr>
            <w:tcW w:w="1349" w:type="dxa"/>
            <w:vMerge w:val="restart"/>
            <w:shd w:val="clear" w:color="auto" w:fill="F2F2F2"/>
          </w:tcPr>
          <w:p w14:paraId="5DE4C33C"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תאריך תחילה</w:t>
            </w:r>
          </w:p>
        </w:tc>
        <w:tc>
          <w:tcPr>
            <w:tcW w:w="1417" w:type="dxa"/>
            <w:vMerge w:val="restart"/>
            <w:shd w:val="clear" w:color="auto" w:fill="F2F2F2"/>
          </w:tcPr>
          <w:p w14:paraId="2C22B814"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תאריך סיום</w:t>
            </w:r>
          </w:p>
        </w:tc>
        <w:tc>
          <w:tcPr>
            <w:tcW w:w="2563" w:type="dxa"/>
            <w:gridSpan w:val="2"/>
            <w:shd w:val="clear" w:color="auto" w:fill="F2F2F2"/>
          </w:tcPr>
          <w:p w14:paraId="4AFCA497"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גבול האחריות/ סכום ביטוח</w:t>
            </w:r>
          </w:p>
        </w:tc>
        <w:tc>
          <w:tcPr>
            <w:tcW w:w="2400" w:type="dxa"/>
            <w:vMerge w:val="restart"/>
            <w:shd w:val="clear" w:color="auto" w:fill="F2F2F2"/>
          </w:tcPr>
          <w:p w14:paraId="59432014"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 xml:space="preserve">כיסויים נוספים בתוקף וביטול חריגים </w:t>
            </w:r>
          </w:p>
          <w:p w14:paraId="7F327654"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יש לציין קוד כיסוי בהתאם לנספח ד'</w:t>
            </w:r>
          </w:p>
        </w:tc>
      </w:tr>
      <w:tr w:rsidR="00CE2C28" w:rsidRPr="004D79CC" w14:paraId="21864F39" w14:textId="77777777" w:rsidTr="00980361">
        <w:trPr>
          <w:trHeight w:val="43"/>
        </w:trPr>
        <w:tc>
          <w:tcPr>
            <w:tcW w:w="1893" w:type="dxa"/>
            <w:vMerge/>
            <w:shd w:val="clear" w:color="auto" w:fill="F2F2F2"/>
          </w:tcPr>
          <w:p w14:paraId="69D64431"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p>
        </w:tc>
        <w:tc>
          <w:tcPr>
            <w:tcW w:w="956" w:type="dxa"/>
            <w:vMerge/>
            <w:shd w:val="clear" w:color="auto" w:fill="F2F2F2"/>
          </w:tcPr>
          <w:p w14:paraId="5C02F97F"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p>
        </w:tc>
        <w:tc>
          <w:tcPr>
            <w:tcW w:w="957" w:type="dxa"/>
            <w:vMerge/>
            <w:shd w:val="clear" w:color="auto" w:fill="F2F2F2"/>
          </w:tcPr>
          <w:p w14:paraId="792A53FA"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p>
        </w:tc>
        <w:tc>
          <w:tcPr>
            <w:tcW w:w="1349" w:type="dxa"/>
            <w:vMerge/>
            <w:shd w:val="clear" w:color="auto" w:fill="F2F2F2"/>
          </w:tcPr>
          <w:p w14:paraId="67E48BAA"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p>
        </w:tc>
        <w:tc>
          <w:tcPr>
            <w:tcW w:w="1417" w:type="dxa"/>
            <w:vMerge/>
            <w:shd w:val="clear" w:color="auto" w:fill="F2F2F2"/>
          </w:tcPr>
          <w:p w14:paraId="45CEDDB0"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2C1B761D"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סכום</w:t>
            </w:r>
          </w:p>
        </w:tc>
        <w:tc>
          <w:tcPr>
            <w:tcW w:w="1286" w:type="dxa"/>
            <w:shd w:val="clear" w:color="auto" w:fill="F2F2F2"/>
          </w:tcPr>
          <w:p w14:paraId="348F13D2"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מטבע</w:t>
            </w:r>
          </w:p>
        </w:tc>
        <w:tc>
          <w:tcPr>
            <w:tcW w:w="2400" w:type="dxa"/>
            <w:vMerge/>
            <w:shd w:val="clear" w:color="auto" w:fill="F2F2F2"/>
          </w:tcPr>
          <w:p w14:paraId="6FF83E98"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p>
        </w:tc>
      </w:tr>
      <w:tr w:rsidR="00CE2C28" w:rsidRPr="004D79CC" w14:paraId="3046539F" w14:textId="77777777" w:rsidTr="00980361">
        <w:trPr>
          <w:trHeight w:val="850"/>
        </w:trPr>
        <w:tc>
          <w:tcPr>
            <w:tcW w:w="1893" w:type="dxa"/>
            <w:shd w:val="clear" w:color="auto" w:fill="F2F2F2"/>
          </w:tcPr>
          <w:p w14:paraId="3899F6E1"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צד ג'</w:t>
            </w:r>
          </w:p>
        </w:tc>
        <w:tc>
          <w:tcPr>
            <w:tcW w:w="956" w:type="dxa"/>
            <w:shd w:val="clear" w:color="auto" w:fill="F2F2F2"/>
          </w:tcPr>
          <w:p w14:paraId="05A0DFEC"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2F2F2"/>
          </w:tcPr>
          <w:p w14:paraId="07BB0D78"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2F2F2"/>
          </w:tcPr>
          <w:p w14:paraId="2E0078EE"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2F2F2"/>
          </w:tcPr>
          <w:p w14:paraId="632C0F1C"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2C4C9E68"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________</w:t>
            </w:r>
            <w:r w:rsidRPr="004D79CC">
              <w:rPr>
                <w:rFonts w:ascii="David" w:eastAsia="Calibri" w:hAnsi="David" w:cs="David"/>
                <w:sz w:val="24"/>
                <w:szCs w:val="24"/>
                <w:rtl/>
                <w:lang w:eastAsia="he-IL"/>
              </w:rPr>
              <w:t>לאירוע ובמצטבר על פי הפוליסה.</w:t>
            </w:r>
          </w:p>
        </w:tc>
        <w:tc>
          <w:tcPr>
            <w:tcW w:w="1286" w:type="dxa"/>
            <w:shd w:val="clear" w:color="auto" w:fill="F2F2F2"/>
          </w:tcPr>
          <w:p w14:paraId="1265D194"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שקל</w:t>
            </w:r>
          </w:p>
        </w:tc>
        <w:tc>
          <w:tcPr>
            <w:tcW w:w="2400" w:type="dxa"/>
            <w:shd w:val="clear" w:color="auto" w:fill="F2F2F2"/>
          </w:tcPr>
          <w:p w14:paraId="6725CD6A" w14:textId="77777777" w:rsidR="00CE2C28" w:rsidRPr="004D79CC" w:rsidRDefault="00CE2C28" w:rsidP="00980361">
            <w:pPr>
              <w:spacing w:before="0" w:beforeAutospacing="0" w:after="0" w:afterAutospacing="0" w:line="240" w:lineRule="auto"/>
              <w:ind w:left="50" w:right="78"/>
              <w:rPr>
                <w:rFonts w:ascii="David" w:eastAsia="Calibri" w:hAnsi="David" w:cs="David"/>
                <w:bCs/>
                <w:sz w:val="24"/>
                <w:szCs w:val="24"/>
                <w:rtl/>
                <w:lang w:eastAsia="he-IL"/>
              </w:rPr>
            </w:pPr>
            <w:r w:rsidRPr="004D79CC">
              <w:rPr>
                <w:rFonts w:ascii="David" w:eastAsia="Calibri" w:hAnsi="David" w:cs="David"/>
                <w:bCs/>
                <w:sz w:val="24"/>
                <w:szCs w:val="24"/>
                <w:rtl/>
                <w:lang w:eastAsia="he-IL"/>
              </w:rPr>
              <w:t>304/302/307/315/328/329</w:t>
            </w:r>
            <w:r w:rsidRPr="004D79CC">
              <w:rPr>
                <w:rFonts w:ascii="David" w:eastAsia="Calibri" w:hAnsi="David" w:cs="David" w:hint="cs"/>
                <w:bCs/>
                <w:sz w:val="24"/>
                <w:szCs w:val="24"/>
                <w:rtl/>
                <w:lang w:eastAsia="he-IL"/>
              </w:rPr>
              <w:t>/321/309</w:t>
            </w:r>
          </w:p>
        </w:tc>
      </w:tr>
      <w:tr w:rsidR="00CE2C28" w:rsidRPr="004D79CC" w14:paraId="2F7210C6" w14:textId="77777777" w:rsidTr="00980361">
        <w:trPr>
          <w:trHeight w:val="850"/>
        </w:trPr>
        <w:tc>
          <w:tcPr>
            <w:tcW w:w="1893" w:type="dxa"/>
            <w:shd w:val="clear" w:color="auto" w:fill="FFFFFF"/>
          </w:tcPr>
          <w:p w14:paraId="1502B4C2"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אחריות מעבידים</w:t>
            </w:r>
          </w:p>
        </w:tc>
        <w:tc>
          <w:tcPr>
            <w:tcW w:w="956" w:type="dxa"/>
            <w:shd w:val="clear" w:color="auto" w:fill="FFFFFF"/>
          </w:tcPr>
          <w:p w14:paraId="23DD4095"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FFFFF"/>
          </w:tcPr>
          <w:p w14:paraId="7A036041"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FFFFF"/>
          </w:tcPr>
          <w:p w14:paraId="6E908C6E"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FFFFF"/>
          </w:tcPr>
          <w:p w14:paraId="3A684AAD"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FFFFF"/>
          </w:tcPr>
          <w:p w14:paraId="4E05AC48"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________</w:t>
            </w:r>
            <w:r w:rsidRPr="004D79CC">
              <w:rPr>
                <w:rFonts w:ascii="David" w:eastAsia="Calibri" w:hAnsi="David" w:cs="David"/>
                <w:sz w:val="24"/>
                <w:szCs w:val="24"/>
                <w:rtl/>
                <w:lang w:eastAsia="he-IL"/>
              </w:rPr>
              <w:t xml:space="preserve"> לתובע, לאירוע ובמצטבר על פי הפוליסה.</w:t>
            </w:r>
          </w:p>
        </w:tc>
        <w:tc>
          <w:tcPr>
            <w:tcW w:w="1286" w:type="dxa"/>
            <w:shd w:val="clear" w:color="auto" w:fill="FFFFFF"/>
          </w:tcPr>
          <w:p w14:paraId="4AAF3367"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שקל</w:t>
            </w:r>
          </w:p>
        </w:tc>
        <w:tc>
          <w:tcPr>
            <w:tcW w:w="2400" w:type="dxa"/>
            <w:shd w:val="clear" w:color="auto" w:fill="FFFFFF"/>
          </w:tcPr>
          <w:p w14:paraId="3E53C9D0" w14:textId="77777777" w:rsidR="00CE2C28" w:rsidRPr="004D79CC" w:rsidRDefault="00CE2C28" w:rsidP="00980361">
            <w:pPr>
              <w:spacing w:before="0" w:beforeAutospacing="0" w:after="0" w:afterAutospacing="0" w:line="240" w:lineRule="auto"/>
              <w:ind w:left="50" w:right="78"/>
              <w:rPr>
                <w:rFonts w:ascii="David" w:eastAsia="Calibri" w:hAnsi="David" w:cs="David"/>
                <w:bCs/>
                <w:sz w:val="24"/>
                <w:szCs w:val="24"/>
                <w:rtl/>
                <w:lang w:eastAsia="he-IL"/>
              </w:rPr>
            </w:pPr>
            <w:r w:rsidRPr="004D79CC">
              <w:rPr>
                <w:rFonts w:ascii="David" w:eastAsia="Calibri" w:hAnsi="David" w:cs="David"/>
                <w:bCs/>
                <w:sz w:val="24"/>
                <w:szCs w:val="24"/>
                <w:rtl/>
                <w:lang w:eastAsia="he-IL"/>
              </w:rPr>
              <w:t>304/302/309/308/328</w:t>
            </w:r>
            <w:r w:rsidRPr="004D79CC">
              <w:rPr>
                <w:rFonts w:ascii="David" w:eastAsia="Calibri" w:hAnsi="David" w:cs="David" w:hint="cs"/>
                <w:bCs/>
                <w:sz w:val="24"/>
                <w:szCs w:val="24"/>
                <w:rtl/>
                <w:lang w:eastAsia="he-IL"/>
              </w:rPr>
              <w:t>/321</w:t>
            </w:r>
          </w:p>
        </w:tc>
      </w:tr>
      <w:tr w:rsidR="00CE2C28" w:rsidRPr="004D79CC" w14:paraId="25A27561" w14:textId="77777777" w:rsidTr="00980361">
        <w:trPr>
          <w:trHeight w:val="850"/>
        </w:trPr>
        <w:tc>
          <w:tcPr>
            <w:tcW w:w="1893" w:type="dxa"/>
            <w:shd w:val="clear" w:color="auto" w:fill="F2F2F2"/>
          </w:tcPr>
          <w:p w14:paraId="45FA3819"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 xml:space="preserve">אחריות </w:t>
            </w:r>
            <w:r w:rsidRPr="004D79CC">
              <w:rPr>
                <w:rFonts w:ascii="David" w:eastAsia="Calibri" w:hAnsi="David" w:cs="David" w:hint="cs"/>
                <w:sz w:val="24"/>
                <w:szCs w:val="24"/>
                <w:rtl/>
                <w:lang w:eastAsia="he-IL"/>
              </w:rPr>
              <w:t>מקצועית</w:t>
            </w:r>
          </w:p>
        </w:tc>
        <w:tc>
          <w:tcPr>
            <w:tcW w:w="956" w:type="dxa"/>
            <w:shd w:val="clear" w:color="auto" w:fill="F2F2F2"/>
          </w:tcPr>
          <w:p w14:paraId="2B46EB74" w14:textId="77777777" w:rsidR="00CE2C28" w:rsidRPr="004D79CC" w:rsidRDefault="00CE2C28" w:rsidP="00980361">
            <w:pPr>
              <w:spacing w:before="0" w:beforeAutospacing="0" w:after="0" w:afterAutospacing="0" w:line="240" w:lineRule="auto"/>
              <w:rPr>
                <w:rFonts w:ascii="David" w:eastAsia="Calibri" w:hAnsi="David" w:cs="David"/>
                <w:strike/>
                <w:sz w:val="24"/>
                <w:szCs w:val="24"/>
                <w:rtl/>
                <w:lang w:eastAsia="he-IL"/>
              </w:rPr>
            </w:pPr>
          </w:p>
        </w:tc>
        <w:tc>
          <w:tcPr>
            <w:tcW w:w="957" w:type="dxa"/>
            <w:shd w:val="clear" w:color="auto" w:fill="F2F2F2"/>
          </w:tcPr>
          <w:p w14:paraId="5AC388D8" w14:textId="77777777" w:rsidR="00CE2C28" w:rsidRPr="004D79CC" w:rsidRDefault="00CE2C28" w:rsidP="00980361">
            <w:pPr>
              <w:spacing w:before="0" w:beforeAutospacing="0" w:after="0" w:afterAutospacing="0" w:line="240" w:lineRule="auto"/>
              <w:rPr>
                <w:rFonts w:ascii="David" w:eastAsia="Calibri" w:hAnsi="David" w:cs="David"/>
                <w:strike/>
                <w:sz w:val="24"/>
                <w:szCs w:val="24"/>
                <w:rtl/>
                <w:lang w:eastAsia="he-IL"/>
              </w:rPr>
            </w:pPr>
          </w:p>
        </w:tc>
        <w:tc>
          <w:tcPr>
            <w:tcW w:w="1349" w:type="dxa"/>
            <w:shd w:val="clear" w:color="auto" w:fill="F2F2F2"/>
          </w:tcPr>
          <w:p w14:paraId="1A65C028" w14:textId="77777777" w:rsidR="00CE2C28" w:rsidRPr="004D79CC" w:rsidRDefault="00CE2C28" w:rsidP="00980361">
            <w:pPr>
              <w:spacing w:before="0" w:beforeAutospacing="0" w:after="0" w:afterAutospacing="0" w:line="240" w:lineRule="auto"/>
              <w:rPr>
                <w:rFonts w:ascii="David" w:eastAsia="Calibri" w:hAnsi="David" w:cs="David"/>
                <w:strike/>
                <w:sz w:val="24"/>
                <w:szCs w:val="24"/>
                <w:rtl/>
                <w:lang w:eastAsia="he-IL"/>
              </w:rPr>
            </w:pPr>
          </w:p>
        </w:tc>
        <w:tc>
          <w:tcPr>
            <w:tcW w:w="1417" w:type="dxa"/>
            <w:shd w:val="clear" w:color="auto" w:fill="F2F2F2"/>
          </w:tcPr>
          <w:p w14:paraId="4C897168" w14:textId="77777777" w:rsidR="00CE2C28" w:rsidRPr="004D79CC" w:rsidRDefault="00CE2C28" w:rsidP="00980361">
            <w:pPr>
              <w:spacing w:before="0" w:beforeAutospacing="0" w:after="0" w:afterAutospacing="0" w:line="240" w:lineRule="auto"/>
              <w:rPr>
                <w:rFonts w:ascii="David" w:eastAsia="Calibri" w:hAnsi="David" w:cs="David"/>
                <w:strike/>
                <w:sz w:val="24"/>
                <w:szCs w:val="24"/>
                <w:rtl/>
                <w:lang w:eastAsia="he-IL"/>
              </w:rPr>
            </w:pPr>
          </w:p>
        </w:tc>
        <w:tc>
          <w:tcPr>
            <w:tcW w:w="1277" w:type="dxa"/>
            <w:shd w:val="clear" w:color="auto" w:fill="F2F2F2"/>
          </w:tcPr>
          <w:p w14:paraId="4FD0896F" w14:textId="77777777" w:rsidR="00CE2C28" w:rsidRPr="004D79CC" w:rsidRDefault="00CE2C28" w:rsidP="00980361">
            <w:pPr>
              <w:spacing w:before="0" w:beforeAutospacing="0" w:after="0" w:afterAutospacing="0" w:line="240" w:lineRule="auto"/>
              <w:rPr>
                <w:rFonts w:ascii="David" w:eastAsia="Calibri" w:hAnsi="David" w:cs="David"/>
                <w:strike/>
                <w:sz w:val="24"/>
                <w:szCs w:val="24"/>
                <w:rtl/>
                <w:lang w:eastAsia="he-IL"/>
              </w:rPr>
            </w:pPr>
            <w:r w:rsidRPr="004D79CC">
              <w:rPr>
                <w:rFonts w:ascii="David" w:eastAsia="Calibri" w:hAnsi="David" w:cs="David" w:hint="cs"/>
                <w:sz w:val="24"/>
                <w:szCs w:val="24"/>
                <w:rtl/>
                <w:lang w:eastAsia="he-IL"/>
              </w:rPr>
              <w:t>________</w:t>
            </w:r>
            <w:r w:rsidRPr="004D79CC">
              <w:rPr>
                <w:rFonts w:ascii="David" w:eastAsia="Calibri" w:hAnsi="David" w:cs="David"/>
                <w:sz w:val="24"/>
                <w:szCs w:val="24"/>
                <w:rtl/>
                <w:lang w:eastAsia="he-IL"/>
              </w:rPr>
              <w:t xml:space="preserve"> לאירוע ובמצטבר על פי הפוליסה.</w:t>
            </w:r>
          </w:p>
        </w:tc>
        <w:tc>
          <w:tcPr>
            <w:tcW w:w="1286" w:type="dxa"/>
            <w:shd w:val="clear" w:color="auto" w:fill="F2F2F2"/>
          </w:tcPr>
          <w:p w14:paraId="0E353B52" w14:textId="77777777" w:rsidR="00CE2C28" w:rsidRPr="004D79CC" w:rsidRDefault="00CE2C28" w:rsidP="00980361">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שקל</w:t>
            </w:r>
          </w:p>
        </w:tc>
        <w:tc>
          <w:tcPr>
            <w:tcW w:w="2400" w:type="dxa"/>
            <w:shd w:val="clear" w:color="auto" w:fill="F2F2F2"/>
          </w:tcPr>
          <w:p w14:paraId="2B318405" w14:textId="77777777" w:rsidR="00CE2C28" w:rsidRPr="004D79CC" w:rsidRDefault="00CE2C28" w:rsidP="00980361">
            <w:pPr>
              <w:spacing w:before="0" w:beforeAutospacing="0" w:after="0" w:afterAutospacing="0" w:line="240" w:lineRule="auto"/>
              <w:ind w:left="50" w:right="78"/>
              <w:rPr>
                <w:rFonts w:ascii="David" w:eastAsia="Calibri" w:hAnsi="David" w:cs="David"/>
                <w:bCs/>
                <w:strike/>
                <w:sz w:val="24"/>
                <w:szCs w:val="24"/>
                <w:rtl/>
                <w:lang w:eastAsia="he-IL"/>
              </w:rPr>
            </w:pPr>
            <w:r w:rsidRPr="004D79CC">
              <w:rPr>
                <w:rFonts w:ascii="David" w:eastAsia="Calibri" w:hAnsi="David" w:cs="David" w:hint="cs"/>
                <w:bCs/>
                <w:sz w:val="24"/>
                <w:szCs w:val="24"/>
                <w:rtl/>
                <w:lang w:eastAsia="he-IL"/>
              </w:rPr>
              <w:t>302/318/328/332/301/303/325/326/327/321</w:t>
            </w:r>
          </w:p>
        </w:tc>
      </w:tr>
    </w:tbl>
    <w:p w14:paraId="647DE19A" w14:textId="77777777" w:rsidR="00CE2C28" w:rsidRPr="004D79CC" w:rsidRDefault="00CE2C28" w:rsidP="00CE2C28">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vertAnchor="text" w:horzAnchor="margin" w:tblpXSpec="center" w:tblpY="-661"/>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CE2C28" w:rsidRPr="004D79CC" w14:paraId="05E7BE30" w14:textId="77777777" w:rsidTr="00980361">
        <w:trPr>
          <w:trHeight w:val="57"/>
          <w:tblHeader/>
        </w:trPr>
        <w:tc>
          <w:tcPr>
            <w:tcW w:w="11530" w:type="dxa"/>
            <w:shd w:val="clear" w:color="auto" w:fill="F2F2F2"/>
          </w:tcPr>
          <w:p w14:paraId="4C44C934" w14:textId="77777777" w:rsidR="00CE2C28" w:rsidRPr="004D79CC" w:rsidRDefault="00CE2C28" w:rsidP="00980361">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David" w:eastAsia="Calibri" w:hAnsi="David" w:cs="David"/>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4D79CC">
              <w:rPr>
                <w:rFonts w:ascii="David" w:eastAsia="Calibri" w:hAnsi="David" w:cs="David"/>
                <w:bCs/>
                <w:sz w:val="24"/>
                <w:szCs w:val="24"/>
                <w:rtl/>
                <w:lang w:eastAsia="he-IL"/>
              </w:rPr>
              <w:t>ג'</w:t>
            </w:r>
            <w:r w:rsidRPr="004D79CC">
              <w:rPr>
                <w:rFonts w:ascii="David" w:eastAsia="Calibri" w:hAnsi="David" w:cs="David"/>
                <w:b/>
                <w:sz w:val="24"/>
                <w:szCs w:val="24"/>
                <w:rtl/>
                <w:lang w:eastAsia="he-IL"/>
              </w:rPr>
              <w:t>)*:</w:t>
            </w:r>
          </w:p>
        </w:tc>
      </w:tr>
      <w:tr w:rsidR="00CE2C28" w:rsidRPr="004D79CC" w14:paraId="63A3CBD9" w14:textId="77777777" w:rsidTr="00980361">
        <w:trPr>
          <w:trHeight w:val="798"/>
        </w:trPr>
        <w:tc>
          <w:tcPr>
            <w:tcW w:w="11530" w:type="dxa"/>
            <w:shd w:val="clear" w:color="auto" w:fill="auto"/>
          </w:tcPr>
          <w:p w14:paraId="2677F94D" w14:textId="77777777" w:rsidR="00CE2C28" w:rsidRPr="004D79CC" w:rsidRDefault="00CE2C28" w:rsidP="00980361">
            <w:pPr>
              <w:spacing w:before="0" w:beforeAutospacing="0" w:after="0" w:afterAutospacing="0" w:line="240" w:lineRule="auto"/>
              <w:ind w:left="50" w:right="78"/>
              <w:rPr>
                <w:rFonts w:ascii="David" w:eastAsia="Calibri" w:hAnsi="David" w:cs="David"/>
                <w:b/>
                <w:sz w:val="24"/>
                <w:szCs w:val="24"/>
                <w:lang w:eastAsia="he-IL"/>
              </w:rPr>
            </w:pPr>
            <w:r w:rsidRPr="004D79CC">
              <w:rPr>
                <w:rFonts w:ascii="David" w:eastAsia="Calibri" w:hAnsi="David" w:cs="David" w:hint="cs"/>
                <w:b/>
                <w:sz w:val="24"/>
                <w:szCs w:val="24"/>
                <w:rtl/>
                <w:lang w:eastAsia="he-IL"/>
              </w:rPr>
              <w:t>038</w:t>
            </w:r>
          </w:p>
        </w:tc>
      </w:tr>
    </w:tbl>
    <w:p w14:paraId="1DD02B9C" w14:textId="77777777" w:rsidR="00CE2C28" w:rsidRPr="004D79CC" w:rsidRDefault="00CE2C28" w:rsidP="00CE2C28">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vertAnchor="text" w:horzAnchor="margin" w:tblpXSpec="center" w:tblpY="-166"/>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CE2C28" w:rsidRPr="004D79CC" w14:paraId="02A0C497" w14:textId="77777777" w:rsidTr="00980361">
        <w:trPr>
          <w:trHeight w:val="227"/>
          <w:tblHeader/>
        </w:trPr>
        <w:tc>
          <w:tcPr>
            <w:tcW w:w="11530" w:type="dxa"/>
            <w:shd w:val="clear" w:color="auto" w:fill="F2F2F2"/>
          </w:tcPr>
          <w:p w14:paraId="5625C91A" w14:textId="77777777" w:rsidR="00CE2C28" w:rsidRPr="004D79CC" w:rsidRDefault="00CE2C28" w:rsidP="00980361">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David" w:eastAsia="Calibri" w:hAnsi="David" w:cs="David"/>
                <w:b/>
                <w:sz w:val="24"/>
                <w:szCs w:val="24"/>
                <w:rtl/>
                <w:lang w:eastAsia="he-IL"/>
              </w:rPr>
              <w:t>חתימת האישור</w:t>
            </w:r>
          </w:p>
        </w:tc>
      </w:tr>
      <w:tr w:rsidR="00CE2C28" w:rsidRPr="004D79CC" w14:paraId="2F8936C2" w14:textId="77777777" w:rsidTr="00980361">
        <w:trPr>
          <w:trHeight w:val="598"/>
        </w:trPr>
        <w:tc>
          <w:tcPr>
            <w:tcW w:w="11530" w:type="dxa"/>
            <w:shd w:val="clear" w:color="auto" w:fill="auto"/>
          </w:tcPr>
          <w:p w14:paraId="6CA275AC" w14:textId="77777777" w:rsidR="00CE2C28" w:rsidRPr="004D79CC" w:rsidRDefault="00CE2C28" w:rsidP="00980361">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David" w:eastAsia="Calibri" w:hAnsi="David" w:cs="David"/>
                <w:b/>
                <w:sz w:val="24"/>
                <w:szCs w:val="24"/>
                <w:rtl/>
                <w:lang w:eastAsia="he-IL"/>
              </w:rPr>
              <w:t>המבטח:</w:t>
            </w:r>
          </w:p>
        </w:tc>
      </w:tr>
    </w:tbl>
    <w:p w14:paraId="3E0670D7" w14:textId="77777777" w:rsidR="00CE2C28" w:rsidRPr="004D79CC" w:rsidRDefault="00CE2C28" w:rsidP="00CE2C28">
      <w:pPr>
        <w:spacing w:before="0" w:beforeAutospacing="0" w:after="200" w:afterAutospacing="0" w:line="276" w:lineRule="auto"/>
        <w:rPr>
          <w:rFonts w:ascii="David" w:eastAsia="Calibri" w:hAnsi="David" w:cs="David"/>
          <w:b/>
          <w:bCs/>
          <w:sz w:val="24"/>
          <w:szCs w:val="24"/>
          <w:u w:val="single"/>
          <w:rtl/>
          <w:lang w:eastAsia="he-IL"/>
        </w:rPr>
      </w:pPr>
      <w:r w:rsidRPr="004D79CC">
        <w:rPr>
          <w:rFonts w:ascii="David" w:eastAsia="Calibri" w:hAnsi="David" w:cs="David"/>
          <w:b/>
          <w:bCs/>
          <w:sz w:val="24"/>
          <w:szCs w:val="24"/>
          <w:u w:val="single"/>
          <w:rtl/>
          <w:lang w:eastAsia="he-IL"/>
        </w:rPr>
        <w:t xml:space="preserve">* באישור ביטוח כללי </w:t>
      </w:r>
      <w:r w:rsidRPr="004D79CC">
        <w:rPr>
          <w:rFonts w:ascii="David" w:eastAsia="Calibri" w:hAnsi="David" w:cs="David"/>
          <w:sz w:val="24"/>
          <w:szCs w:val="24"/>
          <w:rtl/>
          <w:lang w:eastAsia="he-IL"/>
        </w:rPr>
        <w:t xml:space="preserve">ניתן לסמן שדות אלה כשדות שאינם בתוקף. </w:t>
      </w:r>
    </w:p>
    <w:tbl>
      <w:tblPr>
        <w:tblpPr w:leftFromText="180" w:rightFromText="180" w:vertAnchor="text" w:horzAnchor="margin" w:tblpXSpec="center" w:tblpY="-585"/>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CE2C28" w:rsidRPr="004D79CC" w14:paraId="2EFF50A6" w14:textId="77777777" w:rsidTr="00980361">
        <w:trPr>
          <w:trHeight w:val="227"/>
          <w:tblHeader/>
        </w:trPr>
        <w:tc>
          <w:tcPr>
            <w:tcW w:w="11530" w:type="dxa"/>
            <w:shd w:val="clear" w:color="auto" w:fill="F2F2F2"/>
          </w:tcPr>
          <w:p w14:paraId="1823C312" w14:textId="77777777" w:rsidR="00CE2C28" w:rsidRPr="004D79CC" w:rsidRDefault="00CE2C28" w:rsidP="00980361">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David" w:eastAsia="Calibri" w:hAnsi="David" w:cs="David"/>
                <w:b/>
                <w:sz w:val="24"/>
                <w:szCs w:val="24"/>
                <w:rtl/>
                <w:lang w:eastAsia="he-IL"/>
              </w:rPr>
              <w:lastRenderedPageBreak/>
              <w:t>ביטול/שינוי הפוליסה *</w:t>
            </w:r>
          </w:p>
        </w:tc>
      </w:tr>
      <w:tr w:rsidR="00CE2C28" w:rsidRPr="004D79CC" w14:paraId="2253C85F" w14:textId="77777777" w:rsidTr="00980361">
        <w:trPr>
          <w:trHeight w:val="334"/>
        </w:trPr>
        <w:tc>
          <w:tcPr>
            <w:tcW w:w="11530" w:type="dxa"/>
            <w:shd w:val="clear" w:color="auto" w:fill="auto"/>
            <w:vAlign w:val="center"/>
          </w:tcPr>
          <w:p w14:paraId="13C5B23F" w14:textId="77777777" w:rsidR="00CE2C28" w:rsidRPr="004D79CC" w:rsidRDefault="00CE2C28" w:rsidP="00980361">
            <w:pPr>
              <w:spacing w:before="0" w:beforeAutospacing="0" w:after="0" w:afterAutospacing="0" w:line="240" w:lineRule="auto"/>
              <w:rPr>
                <w:rFonts w:ascii="David" w:eastAsia="Calibri" w:hAnsi="David" w:cs="David"/>
                <w:bCs/>
                <w:sz w:val="24"/>
                <w:szCs w:val="24"/>
                <w:rtl/>
                <w:lang w:eastAsia="he-IL"/>
              </w:rPr>
            </w:pPr>
            <w:r w:rsidRPr="004D79CC">
              <w:rPr>
                <w:rFonts w:ascii="David" w:eastAsia="Calibri" w:hAnsi="David" w:cs="David"/>
                <w:b/>
                <w:sz w:val="24"/>
                <w:szCs w:val="24"/>
                <w:rtl/>
                <w:lang w:eastAsia="he-IL"/>
              </w:rPr>
              <w:t xml:space="preserve">שינוי לרעת מבקש האישור או ביטול של פוליסת ביטוח,  לא ייכנס לתוקף אלא </w:t>
            </w:r>
            <w:r w:rsidRPr="004D79CC">
              <w:rPr>
                <w:rFonts w:ascii="David" w:eastAsia="Calibri" w:hAnsi="David" w:cs="David"/>
                <w:bCs/>
                <w:sz w:val="24"/>
                <w:szCs w:val="24"/>
                <w:rtl/>
                <w:lang w:eastAsia="he-IL"/>
              </w:rPr>
              <w:t>30 יום</w:t>
            </w:r>
            <w:r w:rsidRPr="004D79CC">
              <w:rPr>
                <w:rFonts w:ascii="David" w:eastAsia="Calibri" w:hAnsi="David" w:cs="David"/>
                <w:b/>
                <w:sz w:val="24"/>
                <w:szCs w:val="24"/>
                <w:rtl/>
                <w:lang w:eastAsia="he-IL"/>
              </w:rPr>
              <w:t xml:space="preserve"> לאחר משלוח הודעה למבקש האישור בדבר השינוי או הביטול.</w:t>
            </w:r>
          </w:p>
        </w:tc>
      </w:tr>
    </w:tbl>
    <w:p w14:paraId="033AA1CF" w14:textId="77777777" w:rsidR="00CE2C28" w:rsidRPr="004D79CC" w:rsidRDefault="00CE2C28" w:rsidP="00CE2C28">
      <w:pPr>
        <w:spacing w:before="0" w:beforeAutospacing="0" w:after="200" w:afterAutospacing="0" w:line="276" w:lineRule="auto"/>
        <w:rPr>
          <w:rFonts w:ascii="David" w:eastAsia="Calibri" w:hAnsi="David" w:cs="David"/>
          <w:sz w:val="24"/>
          <w:szCs w:val="24"/>
          <w:lang w:eastAsia="he-IL"/>
        </w:rPr>
      </w:pPr>
    </w:p>
    <w:p w14:paraId="7B5E25A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 xml:space="preserve">נספח </w:t>
      </w:r>
      <w:r w:rsidR="00461F51">
        <w:rPr>
          <w:rFonts w:ascii="Times New Roman" w:eastAsia="Times New Roman" w:hAnsi="Times New Roman" w:cs="David" w:hint="cs"/>
          <w:bCs/>
          <w:sz w:val="20"/>
          <w:szCs w:val="24"/>
          <w:u w:val="single"/>
          <w:rtl/>
          <w:lang w:eastAsia="he-IL"/>
        </w:rPr>
        <w:t>"</w:t>
      </w:r>
      <w:r w:rsidRPr="007D6A6B">
        <w:rPr>
          <w:rFonts w:ascii="Times New Roman" w:eastAsia="Times New Roman" w:hAnsi="Times New Roman" w:cs="David"/>
          <w:bCs/>
          <w:sz w:val="20"/>
          <w:szCs w:val="24"/>
          <w:u w:val="single"/>
          <w:rtl/>
          <w:lang w:eastAsia="he-IL"/>
        </w:rPr>
        <w:t>ח'</w:t>
      </w:r>
      <w:r w:rsidR="00461F51">
        <w:rPr>
          <w:rFonts w:ascii="Times New Roman" w:eastAsia="Times New Roman" w:hAnsi="Times New Roman" w:cs="David" w:hint="cs"/>
          <w:bCs/>
          <w:sz w:val="20"/>
          <w:szCs w:val="24"/>
          <w:u w:val="single"/>
          <w:rtl/>
          <w:lang w:eastAsia="he-IL"/>
        </w:rPr>
        <w:t>'</w:t>
      </w:r>
    </w:p>
    <w:p w14:paraId="65D6DB3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EA3FD2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רשימת התכניות והמסמכים שעל המתכנן להנפיק</w:t>
      </w:r>
    </w:p>
    <w:p w14:paraId="7434BCC0"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63A197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למען הסר ספק יובהר כי מסמך זה מהווה השלמה והבהרה לנספח ב' ובכל מקרה אינו גורע ממנו.</w:t>
      </w:r>
    </w:p>
    <w:p w14:paraId="1DEF0275"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753E066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6787F38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w:t>
      </w:r>
      <w:r w:rsidRPr="007D6A6B">
        <w:rPr>
          <w:rFonts w:ascii="Times New Roman" w:eastAsia="Times New Roman" w:hAnsi="Times New Roman" w:cs="David"/>
          <w:sz w:val="24"/>
          <w:szCs w:val="24"/>
          <w:rtl/>
          <w:lang w:eastAsia="he-IL"/>
        </w:rPr>
        <w:tab/>
        <w:t>מערכות אוורור בקומות המרתף.</w:t>
      </w:r>
    </w:p>
    <w:p w14:paraId="65969414"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CBB9DC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w:t>
      </w:r>
      <w:r w:rsidRPr="007D6A6B">
        <w:rPr>
          <w:rFonts w:ascii="Times New Roman" w:eastAsia="Times New Roman" w:hAnsi="Times New Roman" w:cs="David"/>
          <w:sz w:val="24"/>
          <w:szCs w:val="24"/>
          <w:rtl/>
          <w:lang w:eastAsia="he-IL"/>
        </w:rPr>
        <w:tab/>
        <w:t>מערכות אוורור חדרי מדרגות ולובי קומתי.</w:t>
      </w:r>
    </w:p>
    <w:p w14:paraId="24A0C55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6BE8F1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t>מערכות אוורור מאולץ לחדרי 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רותים.</w:t>
      </w:r>
    </w:p>
    <w:p w14:paraId="178436F5"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63D0110"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4.</w:t>
      </w:r>
      <w:r w:rsidRPr="007D6A6B">
        <w:rPr>
          <w:rFonts w:ascii="Times New Roman" w:eastAsia="Times New Roman" w:hAnsi="Times New Roman" w:cs="David"/>
          <w:sz w:val="24"/>
          <w:szCs w:val="24"/>
          <w:rtl/>
          <w:lang w:eastAsia="he-IL"/>
        </w:rPr>
        <w:tab/>
        <w:t>מערכות מיזוג בדירות.</w:t>
      </w:r>
    </w:p>
    <w:p w14:paraId="2D5E9529"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08D1146"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הכנות למערכות מיזוג בדירות.</w:t>
      </w:r>
    </w:p>
    <w:p w14:paraId="5EDC79ED"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B3E6E96"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6.</w:t>
      </w:r>
      <w:r w:rsidRPr="007D6A6B">
        <w:rPr>
          <w:rFonts w:ascii="Times New Roman" w:eastAsia="Times New Roman" w:hAnsi="Times New Roman" w:cs="David"/>
          <w:sz w:val="24"/>
          <w:szCs w:val="24"/>
          <w:rtl/>
          <w:lang w:eastAsia="he-IL"/>
        </w:rPr>
        <w:tab/>
        <w:t>חדרי מכונות.</w:t>
      </w:r>
    </w:p>
    <w:p w14:paraId="35254324"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18D7CF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7.</w:t>
      </w:r>
      <w:r w:rsidRPr="007D6A6B">
        <w:rPr>
          <w:rFonts w:ascii="Times New Roman" w:eastAsia="Times New Roman" w:hAnsi="Times New Roman" w:cs="David"/>
          <w:sz w:val="24"/>
          <w:szCs w:val="24"/>
          <w:rtl/>
          <w:lang w:eastAsia="he-IL"/>
        </w:rPr>
        <w:tab/>
        <w:t>מתקנים על הגג.</w:t>
      </w:r>
    </w:p>
    <w:p w14:paraId="5BFFF51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56B03E0"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8.</w:t>
      </w:r>
      <w:r w:rsidRPr="007D6A6B">
        <w:rPr>
          <w:rFonts w:ascii="Times New Roman" w:eastAsia="Times New Roman" w:hAnsi="Times New Roman" w:cs="David"/>
          <w:sz w:val="24"/>
          <w:szCs w:val="24"/>
          <w:rtl/>
          <w:lang w:eastAsia="he-IL"/>
        </w:rPr>
        <w:tab/>
        <w:t>חתכים, ומבטים על פירים אנכיים.</w:t>
      </w:r>
    </w:p>
    <w:p w14:paraId="75804D89"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62B849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9.</w:t>
      </w:r>
      <w:r w:rsidRPr="007D6A6B">
        <w:rPr>
          <w:rFonts w:ascii="Times New Roman" w:eastAsia="Times New Roman" w:hAnsi="Times New Roman" w:cs="David"/>
          <w:sz w:val="24"/>
          <w:szCs w:val="24"/>
          <w:rtl/>
          <w:lang w:eastAsia="he-IL"/>
        </w:rPr>
        <w:tab/>
        <w:t>סכמות ופרטים.</w:t>
      </w:r>
    </w:p>
    <w:p w14:paraId="5E899BF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0326000"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10.</w:t>
      </w:r>
      <w:r w:rsidRPr="007D6A6B">
        <w:rPr>
          <w:rFonts w:ascii="Times New Roman" w:eastAsia="Times New Roman" w:hAnsi="Times New Roman" w:cs="David"/>
          <w:sz w:val="24"/>
          <w:szCs w:val="24"/>
          <w:rtl/>
          <w:lang w:eastAsia="he-IL"/>
        </w:rPr>
        <w:tab/>
        <w:t>טבלאות ציוד.</w:t>
      </w:r>
    </w:p>
    <w:p w14:paraId="0799BC1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FD17AE6"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11.</w:t>
      </w:r>
      <w:r w:rsidRPr="007D6A6B">
        <w:rPr>
          <w:rFonts w:ascii="Times New Roman" w:eastAsia="Times New Roman" w:hAnsi="Times New Roman" w:cs="David"/>
          <w:sz w:val="24"/>
          <w:szCs w:val="24"/>
          <w:rtl/>
          <w:lang w:eastAsia="he-IL"/>
        </w:rPr>
        <w:tab/>
        <w:t>מפרטים וכתבי כמויות.</w:t>
      </w:r>
    </w:p>
    <w:p w14:paraId="12649A6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8843AE2"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12.</w:t>
      </w:r>
      <w:r w:rsidRPr="007D6A6B">
        <w:rPr>
          <w:rFonts w:ascii="Times New Roman" w:eastAsia="Times New Roman" w:hAnsi="Times New Roman" w:cs="David"/>
          <w:sz w:val="24"/>
          <w:szCs w:val="24"/>
          <w:rtl/>
          <w:lang w:eastAsia="he-IL"/>
        </w:rPr>
        <w:tab/>
        <w:t>כל תכנית ו/או פרט אחר שידרשו במהלך התכנון והבצוע על מנת לקבל מוצר מושלם, בהתאם לשיקול דעת המנהל.</w:t>
      </w:r>
    </w:p>
    <w:p w14:paraId="43D3C54C"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2E44BC3E"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13.</w:t>
      </w:r>
      <w:r w:rsidRPr="007D6A6B">
        <w:rPr>
          <w:rFonts w:ascii="Times New Roman" w:eastAsia="Times New Roman" w:hAnsi="Times New Roman" w:cs="David"/>
          <w:sz w:val="24"/>
          <w:szCs w:val="24"/>
          <w:rtl/>
          <w:lang w:eastAsia="he-IL"/>
        </w:rPr>
        <w:tab/>
        <w:t xml:space="preserve">רשימות </w:t>
      </w:r>
      <w:r w:rsidR="00461F51">
        <w:rPr>
          <w:rFonts w:ascii="Times New Roman" w:eastAsia="Times New Roman" w:hAnsi="Times New Roman" w:cs="David"/>
          <w:sz w:val="24"/>
          <w:szCs w:val="24"/>
          <w:rtl/>
          <w:lang w:eastAsia="he-IL"/>
        </w:rPr>
        <w:t>מעודכנות של ת</w:t>
      </w:r>
      <w:r w:rsidRPr="007D6A6B">
        <w:rPr>
          <w:rFonts w:ascii="Times New Roman" w:eastAsia="Times New Roman" w:hAnsi="Times New Roman" w:cs="David"/>
          <w:sz w:val="24"/>
          <w:szCs w:val="24"/>
          <w:rtl/>
          <w:lang w:eastAsia="he-IL"/>
        </w:rPr>
        <w:t>כניות כולל תאריך ומספר מהדורה - לפחות פעם בחודש.</w:t>
      </w:r>
    </w:p>
    <w:p w14:paraId="1DF662E1"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103C08BD"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14.</w:t>
      </w:r>
      <w:r w:rsidRPr="007D6A6B">
        <w:rPr>
          <w:rFonts w:ascii="Times New Roman" w:eastAsia="Times New Roman" w:hAnsi="Times New Roman" w:cs="David"/>
          <w:sz w:val="24"/>
          <w:szCs w:val="24"/>
          <w:rtl/>
          <w:lang w:eastAsia="he-IL"/>
        </w:rPr>
        <w:tab/>
        <w:t>מובהר בזאת שהתכניות יוכנו לפי בצוע בקטעים של הפרויקט ויכללו פתרונות לקטעי הביניים.</w:t>
      </w:r>
    </w:p>
    <w:p w14:paraId="6A27FA92"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1AC4B0EC"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7D6A6B">
        <w:rPr>
          <w:rFonts w:ascii="Times New Roman" w:eastAsia="Times New Roman" w:hAnsi="Times New Roman" w:cs="David"/>
          <w:sz w:val="24"/>
          <w:szCs w:val="24"/>
          <w:rtl/>
          <w:lang w:eastAsia="he-IL"/>
        </w:rPr>
        <w:t>15.</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0"/>
          <w:szCs w:val="24"/>
          <w:rtl/>
        </w:rPr>
        <w:t>כל שאר תכניות הביצוע המתחייבות מכל תקן ודין לרבות אך לא רק מחלקיו השונים של ת"י 1547 – "תכניות ביצוע לבניינים ולעבודות פיתוח סביבתי".</w:t>
      </w:r>
    </w:p>
    <w:p w14:paraId="06C40735"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29553BF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5E97586"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84E81E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בניה טרומית / מתועשת </w:t>
      </w:r>
      <w:r w:rsidRPr="007D6A6B">
        <w:rPr>
          <w:rFonts w:ascii="Times New Roman" w:eastAsia="Times New Roman" w:hAnsi="Times New Roman" w:cs="David"/>
          <w:sz w:val="24"/>
          <w:szCs w:val="24"/>
          <w:lang w:eastAsia="he-IL"/>
        </w:rPr>
        <w:t>–</w:t>
      </w:r>
    </w:p>
    <w:p w14:paraId="66D9534D"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במקרה ויוחלט על ביצוע המבנים כולם או מקצתם בבניה טרומית/מתועשת, י</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דרש המתכנן להכין, בנוסף לנ"ל גם את התכניות המתאימות לבניה טרומית/מתועשת, כולל סימון שרוולים והכנות קצה עם מידות מדויקות והנחיות ביצוע לכל אלמנט ואלמנט וכולל בדיקת תכניות יצרן ומתן ההנחיות הנדרשות לביצוע מתקני מיזוג אויר ובקרה באלמנטים טרומיים.</w:t>
      </w:r>
    </w:p>
    <w:p w14:paraId="3A5DA48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57D12E0"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כל המסמכים והתוכניות יערכו בשפה העברית.</w:t>
      </w:r>
    </w:p>
    <w:p w14:paraId="1A49FAB0"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0"/>
          <w:rtl/>
          <w:lang w:eastAsia="he-IL"/>
        </w:rPr>
      </w:pPr>
      <w:r w:rsidRPr="007D6A6B">
        <w:rPr>
          <w:rFonts w:ascii="Times New Roman" w:eastAsia="Times New Roman" w:hAnsi="Times New Roman" w:cs="David"/>
          <w:sz w:val="24"/>
          <w:szCs w:val="24"/>
          <w:rtl/>
          <w:lang w:eastAsia="he-IL"/>
        </w:rPr>
        <w:br w:type="page"/>
      </w:r>
    </w:p>
    <w:p w14:paraId="2322E737" w14:textId="77777777" w:rsidR="00461F51" w:rsidRPr="00B27B4C" w:rsidRDefault="00461F51" w:rsidP="00461F51">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0D0CE214"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4249DC7A"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269C0B8A"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B737118"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6C675E5"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6A5934E"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3910EB42" w14:textId="77777777" w:rsidR="00461F51" w:rsidRPr="00B27B4C" w:rsidRDefault="00866CF2" w:rsidP="00461F51">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AC104C222C9F475D9F6A36D9487776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82" w:author="גרמן קגנובסקי" w:date="2020-08-04T10:22:00Z">
            <w:r w:rsidR="00980361">
              <w:rPr>
                <w:rFonts w:ascii="Times New Roman" w:eastAsia="Times New Roman" w:hAnsi="Times New Roman" w:cs="David" w:hint="cs"/>
                <w:color w:val="008000"/>
                <w:sz w:val="24"/>
                <w:szCs w:val="24"/>
                <w:rtl/>
                <w:lang w:eastAsia="he-IL"/>
              </w:rPr>
              <w:br/>
              <w:t>אפריקה ישראל מגורים בע"מ</w:t>
            </w:r>
            <w:r w:rsidR="00980361">
              <w:rPr>
                <w:rFonts w:ascii="Times New Roman" w:eastAsia="Times New Roman" w:hAnsi="Times New Roman" w:cs="David" w:hint="cs"/>
                <w:color w:val="008000"/>
                <w:sz w:val="24"/>
                <w:szCs w:val="24"/>
                <w:rtl/>
                <w:lang w:eastAsia="he-IL"/>
              </w:rPr>
              <w:br/>
              <w:t>יוני נתניהו 1 ג' אור יהודה</w:t>
            </w:r>
            <w:r w:rsidR="00980361">
              <w:rPr>
                <w:rFonts w:ascii="Times New Roman" w:eastAsia="Times New Roman" w:hAnsi="Times New Roman" w:cs="David" w:hint="cs"/>
                <w:color w:val="008000"/>
                <w:sz w:val="24"/>
                <w:szCs w:val="24"/>
                <w:rtl/>
                <w:lang w:eastAsia="he-IL"/>
              </w:rPr>
              <w:br/>
              <w:t>מ.ז 52-003476-0</w:t>
            </w:r>
            <w:r w:rsidR="00980361">
              <w:rPr>
                <w:rFonts w:ascii="Times New Roman" w:eastAsia="Times New Roman" w:hAnsi="Times New Roman" w:cs="David" w:hint="cs"/>
                <w:color w:val="008000"/>
                <w:sz w:val="24"/>
                <w:szCs w:val="24"/>
                <w:rtl/>
                <w:lang w:eastAsia="he-IL"/>
              </w:rPr>
              <w:br/>
            </w:r>
          </w:ins>
        </w:sdtContent>
      </w:sdt>
      <w:r w:rsidR="00461F51" w:rsidRPr="00B27B4C">
        <w:rPr>
          <w:rFonts w:ascii="Times New Roman" w:eastAsia="Times New Roman" w:hAnsi="Times New Roman" w:cs="David" w:hint="cs"/>
          <w:color w:val="008000"/>
          <w:sz w:val="24"/>
          <w:szCs w:val="24"/>
          <w:rtl/>
          <w:lang w:eastAsia="he-IL"/>
        </w:rPr>
        <w:br/>
      </w:r>
      <w:r w:rsidR="00461F51" w:rsidRPr="00B27B4C">
        <w:rPr>
          <w:rFonts w:ascii="Times New Roman" w:eastAsia="Times New Roman" w:hAnsi="Times New Roman" w:cs="David" w:hint="cs"/>
          <w:sz w:val="24"/>
          <w:szCs w:val="24"/>
          <w:rtl/>
          <w:lang w:eastAsia="he-IL"/>
        </w:rPr>
        <w:t>(</w:t>
      </w:r>
      <w:r w:rsidR="00461F51" w:rsidRPr="009E0EE6">
        <w:rPr>
          <w:rFonts w:ascii="Times New Roman" w:eastAsia="Times New Roman" w:hAnsi="Times New Roman" w:cs="David" w:hint="cs"/>
          <w:sz w:val="24"/>
          <w:szCs w:val="24"/>
          <w:rtl/>
          <w:lang w:eastAsia="he-IL"/>
        </w:rPr>
        <w:t>המזמין)</w:t>
      </w:r>
    </w:p>
    <w:p w14:paraId="591E073C"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00874D7"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F775977"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0AFD95C"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53281EE" w14:textId="20F58548" w:rsidR="00461F51" w:rsidRPr="00B27B4C" w:rsidRDefault="00461F51" w:rsidP="00461F51">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EC56E23C7A234C76879045717DF99C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83" w:author="גרמן קגנובסקי" w:date="2020-08-04T10:26:00Z">
            <w:r w:rsidR="00980361">
              <w:rPr>
                <w:rFonts w:ascii="Times New Roman" w:eastAsia="Times New Roman" w:hAnsi="Times New Roman" w:cs="David" w:hint="cs"/>
                <w:color w:val="008000"/>
                <w:sz w:val="24"/>
                <w:szCs w:val="24"/>
                <w:rtl/>
                <w:lang w:eastAsia="he-IL"/>
              </w:rPr>
              <w:t>מ.דורון-י.שחר</w:t>
            </w:r>
            <w:proofErr w:type="spellEnd"/>
            <w:r w:rsidR="00980361">
              <w:rPr>
                <w:rFonts w:ascii="Times New Roman" w:eastAsia="Times New Roman" w:hAnsi="Times New Roman" w:cs="David" w:hint="cs"/>
                <w:color w:val="008000"/>
                <w:sz w:val="24"/>
                <w:szCs w:val="24"/>
                <w:rtl/>
                <w:lang w:eastAsia="he-IL"/>
              </w:rPr>
              <w:t xml:space="preserve"> מהנדסים יועצים </w:t>
            </w:r>
            <w:proofErr w:type="spellStart"/>
            <w:r w:rsidR="00980361">
              <w:rPr>
                <w:rFonts w:ascii="Times New Roman" w:eastAsia="Times New Roman" w:hAnsi="Times New Roman" w:cs="David" w:hint="cs"/>
                <w:color w:val="008000"/>
                <w:sz w:val="24"/>
                <w:szCs w:val="24"/>
                <w:rtl/>
                <w:lang w:eastAsia="he-IL"/>
              </w:rPr>
              <w:t>בע</w:t>
            </w:r>
            <w:proofErr w:type="spellEnd"/>
            <w:r w:rsidR="00980361">
              <w:rPr>
                <w:rFonts w:ascii="Times New Roman" w:eastAsia="Times New Roman" w:hAnsi="Times New Roman" w:cs="David" w:hint="cs"/>
                <w:color w:val="008000"/>
                <w:sz w:val="24"/>
                <w:szCs w:val="24"/>
                <w:rtl/>
                <w:lang w:eastAsia="he-IL"/>
              </w:rPr>
              <w:t>''מ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2C65E0357C9945E1839832FE5F8715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84" w:author="גרמן קגנובסקי" w:date="2020-08-04T10:21:00Z">
            <w:r w:rsidR="00980361">
              <w:rPr>
                <w:rFonts w:ascii="Times New Roman" w:eastAsia="Times New Roman" w:hAnsi="Times New Roman" w:cs="David" w:hint="cs"/>
                <w:color w:val="008000"/>
                <w:sz w:val="24"/>
                <w:szCs w:val="24"/>
                <w:rtl/>
                <w:lang w:eastAsia="he-IL"/>
              </w:rPr>
              <w:t>סביוני רעננה צפון</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294494466D154F5E84E96F98C01E620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85" w:author="גרמן קגנובסקי" w:date="2020-08-04T11:37:00Z">
            <w:r w:rsidR="00A67345">
              <w:rPr>
                <w:rFonts w:ascii="Times New Roman" w:eastAsia="Times New Roman" w:hAnsi="Times New Roman" w:cs="David" w:hint="cs"/>
                <w:color w:val="008000"/>
                <w:sz w:val="24"/>
                <w:szCs w:val="24"/>
                <w:rtl/>
              </w:rPr>
              <w:t xml:space="preserve">הקמה 150 </w:t>
            </w:r>
            <w:proofErr w:type="spellStart"/>
            <w:r w:rsidR="00A67345">
              <w:rPr>
                <w:rFonts w:ascii="Times New Roman" w:eastAsia="Times New Roman" w:hAnsi="Times New Roman" w:cs="David" w:hint="cs"/>
                <w:color w:val="008000"/>
                <w:sz w:val="24"/>
                <w:szCs w:val="24"/>
                <w:rtl/>
              </w:rPr>
              <w:t>יח</w:t>
            </w:r>
            <w:proofErr w:type="spellEnd"/>
            <w:r w:rsidR="00A67345">
              <w:rPr>
                <w:rFonts w:ascii="Times New Roman" w:eastAsia="Times New Roman" w:hAnsi="Times New Roman" w:cs="David" w:hint="cs"/>
                <w:color w:val="008000"/>
                <w:sz w:val="24"/>
                <w:szCs w:val="24"/>
                <w:rtl/>
              </w:rPr>
              <w:t>''ד ומסחר על גבי חניון משותף</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1DAF4355"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7B6CC5F"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ACB5710"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5D7F900"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97835F7"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3BB0AB7"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2996DAFC"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B5BBA7C"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90DDEB8"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426111D" w14:textId="77777777" w:rsidR="00461F51" w:rsidRPr="00B27B4C"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136B37F7" w14:textId="77777777" w:rsidR="00461F51" w:rsidRPr="00B27B4C" w:rsidRDefault="00866CF2" w:rsidP="00461F51">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4E2B0DBC9ADC4C9D8D67C1BC4C572E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86" w:author="גרמן קגנובסקי" w:date="2020-08-04T10:26:00Z">
            <w:r w:rsidR="00980361">
              <w:rPr>
                <w:rFonts w:ascii="Times New Roman" w:eastAsia="Times New Roman" w:hAnsi="Times New Roman" w:cs="David" w:hint="cs"/>
                <w:color w:val="00B0F0"/>
                <w:sz w:val="24"/>
                <w:szCs w:val="24"/>
                <w:u w:val="single"/>
                <w:rtl/>
                <w:lang w:eastAsia="he-IL"/>
              </w:rPr>
              <w:t>מ.דורון-י.שחר</w:t>
            </w:r>
            <w:proofErr w:type="spellEnd"/>
            <w:r w:rsidR="00980361">
              <w:rPr>
                <w:rFonts w:ascii="Times New Roman" w:eastAsia="Times New Roman" w:hAnsi="Times New Roman" w:cs="David" w:hint="cs"/>
                <w:color w:val="00B0F0"/>
                <w:sz w:val="24"/>
                <w:szCs w:val="24"/>
                <w:u w:val="single"/>
                <w:rtl/>
                <w:lang w:eastAsia="he-IL"/>
              </w:rPr>
              <w:t xml:space="preserve"> מהנדסים יועצים </w:t>
            </w:r>
            <w:proofErr w:type="spellStart"/>
            <w:r w:rsidR="00980361">
              <w:rPr>
                <w:rFonts w:ascii="Times New Roman" w:eastAsia="Times New Roman" w:hAnsi="Times New Roman" w:cs="David" w:hint="cs"/>
                <w:color w:val="00B0F0"/>
                <w:sz w:val="24"/>
                <w:szCs w:val="24"/>
                <w:u w:val="single"/>
                <w:rtl/>
                <w:lang w:eastAsia="he-IL"/>
              </w:rPr>
              <w:t>בע</w:t>
            </w:r>
            <w:proofErr w:type="spellEnd"/>
            <w:r w:rsidR="00980361">
              <w:rPr>
                <w:rFonts w:ascii="Times New Roman" w:eastAsia="Times New Roman" w:hAnsi="Times New Roman" w:cs="David" w:hint="cs"/>
                <w:color w:val="00B0F0"/>
                <w:sz w:val="24"/>
                <w:szCs w:val="24"/>
                <w:u w:val="single"/>
                <w:rtl/>
                <w:lang w:eastAsia="he-IL"/>
              </w:rPr>
              <w:t>''מ</w:t>
            </w:r>
          </w:ins>
        </w:sdtContent>
      </w:sdt>
    </w:p>
    <w:p w14:paraId="134EBB93"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4E7EBCC2"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6F1C4DD1"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2BE247FC"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22F0482B"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770D673E" w14:textId="77777777" w:rsidR="00461F51" w:rsidRPr="00B27B4C" w:rsidRDefault="00461F51" w:rsidP="00461F51">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583EBC9E"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FB34EDC7080A4751B248FD30F460FD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87" w:author="גרמן קגנובסקי" w:date="2020-08-04T10:22:00Z">
            <w:r w:rsidR="00980361">
              <w:rPr>
                <w:rFonts w:ascii="Times New Roman" w:eastAsia="Times New Roman" w:hAnsi="Times New Roman" w:cs="David" w:hint="cs"/>
                <w:color w:val="008000"/>
                <w:sz w:val="24"/>
                <w:szCs w:val="24"/>
                <w:rtl/>
                <w:lang w:eastAsia="he-IL"/>
              </w:rPr>
              <w:br/>
              <w:t>אפריקה ישראל מגורים בע"מ</w:t>
            </w:r>
            <w:r w:rsidR="00980361">
              <w:rPr>
                <w:rFonts w:ascii="Times New Roman" w:eastAsia="Times New Roman" w:hAnsi="Times New Roman" w:cs="David" w:hint="cs"/>
                <w:color w:val="008000"/>
                <w:sz w:val="24"/>
                <w:szCs w:val="24"/>
                <w:rtl/>
                <w:lang w:eastAsia="he-IL"/>
              </w:rPr>
              <w:br/>
              <w:t>יוני נתניהו 1 ג' אור יהודה</w:t>
            </w:r>
            <w:r w:rsidR="00980361">
              <w:rPr>
                <w:rFonts w:ascii="Times New Roman" w:eastAsia="Times New Roman" w:hAnsi="Times New Roman" w:cs="David" w:hint="cs"/>
                <w:color w:val="008000"/>
                <w:sz w:val="24"/>
                <w:szCs w:val="24"/>
                <w:rtl/>
                <w:lang w:eastAsia="he-IL"/>
              </w:rPr>
              <w:br/>
              <w:t>מ.ז 52-003476-0</w:t>
            </w:r>
            <w:r w:rsidR="00980361">
              <w:rPr>
                <w:rFonts w:ascii="Times New Roman" w:eastAsia="Times New Roman" w:hAnsi="Times New Roman" w:cs="David" w:hint="cs"/>
                <w:color w:val="008000"/>
                <w:sz w:val="24"/>
                <w:szCs w:val="24"/>
                <w:rtl/>
                <w:lang w:eastAsia="he-IL"/>
              </w:rPr>
              <w:br/>
            </w:r>
          </w:ins>
        </w:sdtContent>
      </w:sdt>
    </w:p>
    <w:p w14:paraId="79D6E66A"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4527BBA"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2B6154EE"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003F771"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ED221E93217F41ECA34F5BC3C6B4F9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88" w:author="גרמן קגנובסקי" w:date="2020-08-04T10:21:00Z">
            <w:r w:rsidR="00980361">
              <w:rPr>
                <w:rFonts w:ascii="Times New Roman" w:eastAsia="Times New Roman" w:hAnsi="Times New Roman" w:cs="David" w:hint="cs"/>
                <w:color w:val="008000"/>
                <w:sz w:val="24"/>
                <w:szCs w:val="24"/>
                <w:rtl/>
                <w:lang w:eastAsia="he-IL"/>
              </w:rPr>
              <w:t>סביוני רעננה צפון</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3B3D70EEC27E4FBCB143A8554571BB1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433880BE"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69AFD8EE"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A220F7C"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7B8C68A"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6A56256"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1BA8503"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2B8DA307"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3B3FC56"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5AE4634E"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6C28F1E"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0F914F6"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1EA621DF"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66E2F44"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2C1839F1" w14:textId="77777777" w:rsidR="00461F51" w:rsidRPr="00B27B4C" w:rsidRDefault="00461F51" w:rsidP="00461F51">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38739E27"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46872292"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4946242A"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22E63308"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lastRenderedPageBreak/>
        <w:t xml:space="preserve">_______________________ </w:t>
      </w:r>
    </w:p>
    <w:p w14:paraId="7440703A"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3A4BA09479574CD2BCCD6B7C6CF4063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89" w:author="גרמן קגנובסקי" w:date="2020-08-04T10:26:00Z">
            <w:r w:rsidR="00980361">
              <w:rPr>
                <w:rFonts w:ascii="Times New Roman" w:eastAsia="Times New Roman" w:hAnsi="Times New Roman" w:cs="David" w:hint="cs"/>
                <w:color w:val="00B0F0"/>
                <w:sz w:val="24"/>
                <w:szCs w:val="24"/>
                <w:u w:val="single"/>
                <w:rtl/>
                <w:lang w:eastAsia="he-IL"/>
              </w:rPr>
              <w:t>מ.דורון-י.שחר</w:t>
            </w:r>
            <w:proofErr w:type="spellEnd"/>
            <w:r w:rsidR="00980361">
              <w:rPr>
                <w:rFonts w:ascii="Times New Roman" w:eastAsia="Times New Roman" w:hAnsi="Times New Roman" w:cs="David" w:hint="cs"/>
                <w:color w:val="00B0F0"/>
                <w:sz w:val="24"/>
                <w:szCs w:val="24"/>
                <w:u w:val="single"/>
                <w:rtl/>
                <w:lang w:eastAsia="he-IL"/>
              </w:rPr>
              <w:t xml:space="preserve"> מהנדסים יועצים </w:t>
            </w:r>
            <w:proofErr w:type="spellStart"/>
            <w:r w:rsidR="00980361">
              <w:rPr>
                <w:rFonts w:ascii="Times New Roman" w:eastAsia="Times New Roman" w:hAnsi="Times New Roman" w:cs="David" w:hint="cs"/>
                <w:color w:val="00B0F0"/>
                <w:sz w:val="24"/>
                <w:szCs w:val="24"/>
                <w:u w:val="single"/>
                <w:rtl/>
                <w:lang w:eastAsia="he-IL"/>
              </w:rPr>
              <w:t>בע</w:t>
            </w:r>
            <w:proofErr w:type="spellEnd"/>
            <w:r w:rsidR="00980361">
              <w:rPr>
                <w:rFonts w:ascii="Times New Roman" w:eastAsia="Times New Roman" w:hAnsi="Times New Roman" w:cs="David" w:hint="cs"/>
                <w:color w:val="00B0F0"/>
                <w:sz w:val="24"/>
                <w:szCs w:val="24"/>
                <w:u w:val="single"/>
                <w:rtl/>
                <w:lang w:eastAsia="he-IL"/>
              </w:rPr>
              <w:t>''מ</w:t>
            </w:r>
          </w:ins>
        </w:sdtContent>
      </w:sdt>
    </w:p>
    <w:p w14:paraId="671E555B" w14:textId="77777777" w:rsidR="00461F51"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1BD80AB"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DFDD639"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E1001B9"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471F1F2D"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0FFBDCB0" w14:textId="77777777" w:rsidR="00461F51" w:rsidRPr="00B27B4C" w:rsidRDefault="00461F51" w:rsidP="00461F51">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4C4E0F86" w14:textId="77777777" w:rsidR="00461F51" w:rsidRPr="00B27B4C" w:rsidRDefault="00461F51" w:rsidP="00461F51">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69B65B5F" w14:textId="77777777" w:rsidR="00461F51" w:rsidRPr="00B27B4C" w:rsidRDefault="00461F51" w:rsidP="00461F51">
      <w:pPr>
        <w:widowControl w:val="0"/>
        <w:spacing w:before="0" w:beforeAutospacing="0" w:after="0" w:afterAutospacing="0" w:line="240" w:lineRule="auto"/>
        <w:rPr>
          <w:rFonts w:ascii="Times New Roman" w:eastAsia="Times New Roman" w:hAnsi="Times New Roman" w:cs="David"/>
          <w:sz w:val="20"/>
          <w:szCs w:val="20"/>
          <w:rtl/>
          <w:lang w:eastAsia="he-IL"/>
        </w:rPr>
      </w:pPr>
    </w:p>
    <w:p w14:paraId="13DC4799" w14:textId="77777777" w:rsidR="00461F51" w:rsidRPr="00B27B4C" w:rsidRDefault="00461F51" w:rsidP="00461F51">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04B36445"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711A5A91" w14:textId="77777777" w:rsidR="00461F51" w:rsidRPr="00B27B4C" w:rsidRDefault="00461F51" w:rsidP="00461F51">
      <w:pPr>
        <w:spacing w:before="0" w:beforeAutospacing="0" w:after="0" w:afterAutospacing="0" w:line="240" w:lineRule="auto"/>
        <w:rPr>
          <w:rFonts w:ascii="Times New Roman" w:eastAsia="Times New Roman" w:hAnsi="Times New Roman" w:cs="David"/>
          <w:sz w:val="20"/>
          <w:szCs w:val="24"/>
          <w:rtl/>
        </w:rPr>
      </w:pPr>
    </w:p>
    <w:p w14:paraId="1B117306" w14:textId="77777777" w:rsidR="00461F51" w:rsidRPr="00B27B4C" w:rsidRDefault="00461F51" w:rsidP="00461F51">
      <w:pPr>
        <w:spacing w:before="0" w:beforeAutospacing="0" w:after="0" w:afterAutospacing="0" w:line="240" w:lineRule="auto"/>
        <w:rPr>
          <w:rFonts w:ascii="Times New Roman" w:eastAsia="Times New Roman" w:hAnsi="Times New Roman" w:cs="David"/>
          <w:sz w:val="20"/>
          <w:szCs w:val="24"/>
          <w:rtl/>
        </w:rPr>
      </w:pPr>
    </w:p>
    <w:p w14:paraId="07767AE2" w14:textId="77777777" w:rsidR="00461F51" w:rsidRPr="00B27B4C" w:rsidRDefault="00461F51" w:rsidP="00461F51">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6754F170" w14:textId="77777777" w:rsidR="00461F51" w:rsidRPr="0047052D" w:rsidRDefault="00461F51" w:rsidP="00461F51">
      <w:pPr>
        <w:widowControl w:val="0"/>
        <w:spacing w:before="0" w:beforeAutospacing="0" w:after="0" w:afterAutospacing="0" w:line="240" w:lineRule="auto"/>
        <w:jc w:val="both"/>
      </w:pPr>
    </w:p>
    <w:p w14:paraId="40BF3E83" w14:textId="77777777" w:rsidR="001A69D5" w:rsidRPr="00461F51" w:rsidRDefault="001A69D5" w:rsidP="00461F51">
      <w:pPr>
        <w:keepNext/>
        <w:widowControl w:val="0"/>
        <w:spacing w:before="0" w:beforeAutospacing="0" w:after="0" w:afterAutospacing="0" w:line="240" w:lineRule="auto"/>
        <w:jc w:val="center"/>
        <w:outlineLvl w:val="7"/>
      </w:pPr>
    </w:p>
    <w:sectPr w:rsidR="001A69D5" w:rsidRPr="00461F51"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122D69" w14:textId="77777777" w:rsidR="00980361" w:rsidRDefault="00980361" w:rsidP="00AF234B">
      <w:pPr>
        <w:spacing w:before="0" w:after="0" w:line="240" w:lineRule="auto"/>
      </w:pPr>
      <w:r>
        <w:separator/>
      </w:r>
    </w:p>
  </w:endnote>
  <w:endnote w:type="continuationSeparator" w:id="0">
    <w:p w14:paraId="49709F65" w14:textId="77777777" w:rsidR="00980361" w:rsidRDefault="00980361"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Segoe UI"/>
    <w:charset w:val="B1"/>
    <w:family w:val="swiss"/>
    <w:pitch w:val="variable"/>
    <w:sig w:usb0="00000800"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605"/>
      <w:gridCol w:w="2810"/>
      <w:gridCol w:w="232"/>
      <w:gridCol w:w="1031"/>
      <w:gridCol w:w="1817"/>
    </w:tblGrid>
    <w:tr w:rsidR="00980361" w:rsidRPr="00F9528C" w14:paraId="3040D6F8" w14:textId="77777777" w:rsidTr="004E3753">
      <w:tc>
        <w:tcPr>
          <w:tcW w:w="753" w:type="dxa"/>
        </w:tcPr>
        <w:p w14:paraId="37458A66" w14:textId="77777777" w:rsidR="00980361" w:rsidRPr="00F9528C" w:rsidRDefault="00980361"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01DB42E0" w14:textId="77777777" w:rsidR="00980361" w:rsidRPr="00F9528C" w:rsidRDefault="00980361" w:rsidP="004E3753">
              <w:pPr>
                <w:tabs>
                  <w:tab w:val="center" w:pos="4153"/>
                  <w:tab w:val="right" w:pos="8306"/>
                </w:tabs>
                <w:spacing w:before="0" w:after="0" w:line="240" w:lineRule="auto"/>
                <w:rPr>
                  <w:rFonts w:ascii="David" w:hAnsi="David"/>
                  <w:color w:val="00B0F0"/>
                  <w:sz w:val="20"/>
                  <w:szCs w:val="20"/>
                  <w:rtl/>
                </w:rPr>
              </w:pPr>
              <w:ins w:id="90" w:author="גרמן קגנובסקי" w:date="2020-08-04T10:19:00Z">
                <w:r>
                  <w:rPr>
                    <w:rFonts w:ascii="David" w:hAnsi="David" w:hint="cs"/>
                    <w:color w:val="00B0F0"/>
                    <w:sz w:val="20"/>
                    <w:szCs w:val="20"/>
                    <w:rtl/>
                  </w:rPr>
                  <w:t xml:space="preserve">הקמה 150 </w:t>
                </w:r>
                <w:proofErr w:type="spellStart"/>
                <w:r>
                  <w:rPr>
                    <w:rFonts w:ascii="David" w:hAnsi="David" w:hint="cs"/>
                    <w:color w:val="00B0F0"/>
                    <w:sz w:val="20"/>
                    <w:szCs w:val="20"/>
                    <w:rtl/>
                  </w:rPr>
                  <w:t>יח</w:t>
                </w:r>
                <w:proofErr w:type="spellEnd"/>
                <w:r>
                  <w:rPr>
                    <w:rFonts w:ascii="David" w:hAnsi="David" w:hint="cs"/>
                    <w:color w:val="00B0F0"/>
                    <w:sz w:val="20"/>
                    <w:szCs w:val="20"/>
                    <w:rtl/>
                  </w:rPr>
                  <w:t>''ד ומסחר על גבי החניון תת קרקעי</w:t>
                </w:r>
              </w:ins>
            </w:p>
          </w:tc>
        </w:sdtContent>
      </w:sdt>
      <w:tc>
        <w:tcPr>
          <w:tcW w:w="2232" w:type="dxa"/>
        </w:tcPr>
        <w:p w14:paraId="53A13A5B" w14:textId="77777777" w:rsidR="00980361" w:rsidRPr="00F9528C" w:rsidRDefault="00980361"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cs="David" w:hint="cs"/>
                  <w:rtl/>
                </w:rPr>
                <w:t>מיזוג אויר</w:t>
              </w:r>
            </w:sdtContent>
          </w:sdt>
        </w:p>
      </w:tc>
      <w:tc>
        <w:tcPr>
          <w:tcW w:w="236" w:type="dxa"/>
        </w:tcPr>
        <w:p w14:paraId="6B488AA0" w14:textId="77777777" w:rsidR="00980361" w:rsidRPr="00F9528C" w:rsidRDefault="00980361" w:rsidP="004E3753">
          <w:pPr>
            <w:tabs>
              <w:tab w:val="center" w:pos="4153"/>
              <w:tab w:val="right" w:pos="8306"/>
            </w:tabs>
            <w:spacing w:before="0" w:after="0" w:line="240" w:lineRule="auto"/>
            <w:rPr>
              <w:rFonts w:ascii="David" w:hAnsi="David"/>
              <w:sz w:val="16"/>
              <w:szCs w:val="16"/>
              <w:rtl/>
            </w:rPr>
          </w:pPr>
        </w:p>
      </w:tc>
      <w:tc>
        <w:tcPr>
          <w:tcW w:w="1129" w:type="dxa"/>
        </w:tcPr>
        <w:p w14:paraId="58FB1D9A" w14:textId="77777777" w:rsidR="00980361" w:rsidRPr="00F9528C" w:rsidRDefault="00980361" w:rsidP="004E3753">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34AB71FD" w14:textId="44CDF2FC" w:rsidR="00980361" w:rsidRPr="00F9528C" w:rsidRDefault="00980361" w:rsidP="004E3753">
              <w:pPr>
                <w:tabs>
                  <w:tab w:val="center" w:pos="4153"/>
                  <w:tab w:val="right" w:pos="8306"/>
                </w:tabs>
                <w:spacing w:before="0" w:after="0" w:line="240" w:lineRule="auto"/>
                <w:rPr>
                  <w:rFonts w:ascii="David" w:hAnsi="David"/>
                  <w:sz w:val="20"/>
                  <w:szCs w:val="20"/>
                  <w:rtl/>
                </w:rPr>
              </w:pPr>
              <w:del w:id="91" w:author="גרמן קגנובסקי" w:date="2020-10-25T15:47:00Z">
                <w:r w:rsidDel="007551AD">
                  <w:rPr>
                    <w:rFonts w:ascii="David" w:hAnsi="David" w:hint="cs"/>
                  </w:rPr>
                  <w:delText>CONT-5-617</w:delText>
                </w:r>
              </w:del>
              <w:ins w:id="92" w:author="גרמן קגנובסקי" w:date="2020-10-25T15:47:00Z">
                <w:r w:rsidR="007551AD">
                  <w:rPr>
                    <w:rFonts w:ascii="David" w:hAnsi="David" w:hint="cs"/>
                    <w:sz w:val="20"/>
                    <w:szCs w:val="20"/>
                  </w:rPr>
                  <w:t>CO</w:t>
                </w:r>
                <w:r w:rsidR="007551AD">
                  <w:rPr>
                    <w:rFonts w:ascii="David" w:hAnsi="David" w:hint="cs"/>
                    <w:sz w:val="20"/>
                    <w:szCs w:val="20"/>
                    <w:rtl/>
                  </w:rPr>
                  <w:t>NT-10-1934</w:t>
                </w:r>
              </w:ins>
            </w:p>
          </w:tc>
        </w:sdtContent>
      </w:sdt>
    </w:tr>
    <w:tr w:rsidR="00980361" w:rsidRPr="00F9528C" w14:paraId="15050519" w14:textId="77777777" w:rsidTr="004E3753">
      <w:tc>
        <w:tcPr>
          <w:tcW w:w="753" w:type="dxa"/>
        </w:tcPr>
        <w:p w14:paraId="4283BCB0" w14:textId="77777777" w:rsidR="00980361" w:rsidRPr="00F9528C" w:rsidRDefault="00980361"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52EA888C" w14:textId="77777777" w:rsidR="00980361" w:rsidRPr="00F9528C" w:rsidRDefault="00980361" w:rsidP="004E3753">
              <w:pPr>
                <w:tabs>
                  <w:tab w:val="center" w:pos="4153"/>
                  <w:tab w:val="right" w:pos="8306"/>
                </w:tabs>
                <w:spacing w:before="0" w:after="0" w:line="240" w:lineRule="auto"/>
                <w:rPr>
                  <w:rFonts w:ascii="David" w:hAnsi="David"/>
                  <w:color w:val="00B0F0"/>
                  <w:sz w:val="20"/>
                  <w:szCs w:val="20"/>
                  <w:rtl/>
                </w:rPr>
              </w:pPr>
              <w:proofErr w:type="spellStart"/>
              <w:ins w:id="93" w:author="גרמן קגנובסקי" w:date="2020-08-04T10:26:00Z">
                <w:r>
                  <w:rPr>
                    <w:rFonts w:ascii="David" w:hAnsi="David" w:hint="cs"/>
                    <w:color w:val="00B0F0"/>
                    <w:sz w:val="20"/>
                    <w:szCs w:val="20"/>
                    <w:rtl/>
                  </w:rPr>
                  <w:t>מ.דורון-י.שחר</w:t>
                </w:r>
                <w:proofErr w:type="spellEnd"/>
                <w:r>
                  <w:rPr>
                    <w:rFonts w:ascii="David" w:hAnsi="David" w:hint="cs"/>
                    <w:color w:val="00B0F0"/>
                    <w:sz w:val="20"/>
                    <w:szCs w:val="20"/>
                    <w:rtl/>
                  </w:rPr>
                  <w:t xml:space="preserve"> מהנדסים יועצים </w:t>
                </w:r>
                <w:proofErr w:type="spellStart"/>
                <w:r>
                  <w:rPr>
                    <w:rFonts w:ascii="David" w:hAnsi="David" w:hint="cs"/>
                    <w:color w:val="00B0F0"/>
                    <w:sz w:val="20"/>
                    <w:szCs w:val="20"/>
                    <w:rtl/>
                  </w:rPr>
                  <w:t>בע</w:t>
                </w:r>
                <w:proofErr w:type="spellEnd"/>
                <w:r>
                  <w:rPr>
                    <w:rFonts w:ascii="David" w:hAnsi="David" w:hint="cs"/>
                    <w:color w:val="00B0F0"/>
                    <w:sz w:val="20"/>
                    <w:szCs w:val="20"/>
                    <w:rtl/>
                  </w:rPr>
                  <w:t>''מ</w:t>
                </w:r>
              </w:ins>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980361" w:rsidRPr="00F9528C" w14:paraId="3E51E7FD" w14:textId="77777777" w:rsidTr="004E3753">
            <w:trPr>
              <w:trHeight w:val="201"/>
            </w:trPr>
            <w:tc>
              <w:tcPr>
                <w:tcW w:w="926" w:type="dxa"/>
              </w:tcPr>
              <w:p w14:paraId="0A85502F" w14:textId="77777777" w:rsidR="00980361" w:rsidRPr="00F9528C" w:rsidRDefault="00980361"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3761CF13" w14:textId="1C9C300F" w:rsidR="00980361" w:rsidRPr="00F9528C" w:rsidRDefault="00866CF2" w:rsidP="004E3753">
                    <w:pPr>
                      <w:tabs>
                        <w:tab w:val="center" w:pos="4153"/>
                        <w:tab w:val="right" w:pos="8306"/>
                      </w:tabs>
                      <w:spacing w:before="0" w:after="0" w:line="240" w:lineRule="auto"/>
                      <w:ind w:left="1" w:hanging="1"/>
                      <w:rPr>
                        <w:rFonts w:ascii="David" w:hAnsi="David"/>
                        <w:color w:val="00B0F0"/>
                        <w:sz w:val="20"/>
                        <w:szCs w:val="20"/>
                        <w:rtl/>
                      </w:rPr>
                    </w:pPr>
                    <w:ins w:id="94" w:author="גרמן קגנובסקי" w:date="2021-02-22T11:57:00Z">
                      <w:r>
                        <w:rPr>
                          <w:rFonts w:ascii="David" w:hAnsi="David"/>
                          <w:color w:val="00B0F0"/>
                          <w:sz w:val="20"/>
                          <w:szCs w:val="20"/>
                          <w:rtl/>
                        </w:rPr>
                        <w:t>0.3</w:t>
                      </w:r>
                    </w:ins>
                  </w:p>
                </w:tc>
              </w:sdtContent>
            </w:sdt>
          </w:tr>
        </w:tbl>
        <w:p w14:paraId="673DB7D0" w14:textId="77777777" w:rsidR="00980361" w:rsidRPr="00F9528C" w:rsidRDefault="00980361" w:rsidP="004E3753">
          <w:pPr>
            <w:tabs>
              <w:tab w:val="center" w:pos="4153"/>
              <w:tab w:val="right" w:pos="8306"/>
            </w:tabs>
            <w:spacing w:before="0" w:after="0" w:line="240" w:lineRule="auto"/>
            <w:rPr>
              <w:rFonts w:ascii="David" w:hAnsi="David"/>
              <w:sz w:val="20"/>
              <w:szCs w:val="20"/>
              <w:rtl/>
            </w:rPr>
          </w:pPr>
        </w:p>
      </w:tc>
      <w:tc>
        <w:tcPr>
          <w:tcW w:w="236" w:type="dxa"/>
        </w:tcPr>
        <w:p w14:paraId="45C19DC6" w14:textId="77777777" w:rsidR="00980361" w:rsidRPr="00F9528C" w:rsidRDefault="00980361" w:rsidP="004E3753">
          <w:pPr>
            <w:tabs>
              <w:tab w:val="center" w:pos="4153"/>
              <w:tab w:val="right" w:pos="8306"/>
            </w:tabs>
            <w:spacing w:before="0" w:after="0" w:line="240" w:lineRule="auto"/>
            <w:rPr>
              <w:rFonts w:ascii="David" w:hAnsi="David"/>
              <w:sz w:val="20"/>
              <w:szCs w:val="20"/>
              <w:rtl/>
            </w:rPr>
          </w:pPr>
        </w:p>
      </w:tc>
      <w:tc>
        <w:tcPr>
          <w:tcW w:w="1129" w:type="dxa"/>
        </w:tcPr>
        <w:p w14:paraId="2FCE8E65" w14:textId="77777777" w:rsidR="00980361" w:rsidRPr="00F9528C" w:rsidRDefault="00980361"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22398DE3" w14:textId="5249407F" w:rsidR="00980361" w:rsidRPr="00F9528C" w:rsidRDefault="00866CF2" w:rsidP="004E3753">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95" w:author="גרמן קגנובסקי" w:date="2020-10-25T15:49:00Z">
                <w:r w:rsidR="007551AD">
                  <w:rPr>
                    <w:rFonts w:ascii="David" w:hAnsi="David" w:hint="cs"/>
                    <w:sz w:val="20"/>
                    <w:szCs w:val="20"/>
                    <w:rtl/>
                  </w:rPr>
                  <w:t>3;#</w:t>
                </w:r>
                <w:r w:rsidR="007551AD">
                  <w:rPr>
                    <w:rFonts w:ascii="David" w:hAnsi="David" w:hint="cs"/>
                    <w:sz w:val="20"/>
                    <w:szCs w:val="20"/>
                  </w:rPr>
                  <w:t>Draft</w:t>
                </w:r>
              </w:ins>
            </w:sdtContent>
          </w:sdt>
        </w:p>
      </w:tc>
    </w:tr>
    <w:tr w:rsidR="00980361" w:rsidRPr="00F9528C" w14:paraId="747C66E1" w14:textId="77777777" w:rsidTr="004E3753">
      <w:trPr>
        <w:trHeight w:val="80"/>
      </w:trPr>
      <w:tc>
        <w:tcPr>
          <w:tcW w:w="753" w:type="dxa"/>
        </w:tcPr>
        <w:p w14:paraId="7CA15C6E" w14:textId="77777777" w:rsidR="00980361" w:rsidRPr="00F9528C" w:rsidRDefault="00980361" w:rsidP="004E3753">
          <w:pPr>
            <w:tabs>
              <w:tab w:val="center" w:pos="4153"/>
              <w:tab w:val="right" w:pos="8306"/>
            </w:tabs>
            <w:spacing w:before="0" w:after="0" w:line="240" w:lineRule="auto"/>
            <w:rPr>
              <w:rFonts w:ascii="David" w:hAnsi="David"/>
              <w:sz w:val="20"/>
              <w:szCs w:val="20"/>
              <w:rtl/>
            </w:rPr>
          </w:pPr>
        </w:p>
      </w:tc>
      <w:tc>
        <w:tcPr>
          <w:tcW w:w="1883" w:type="dxa"/>
        </w:tcPr>
        <w:p w14:paraId="5563EBAF" w14:textId="77777777" w:rsidR="00980361" w:rsidRPr="00F9528C" w:rsidRDefault="00980361" w:rsidP="004E3753">
          <w:pPr>
            <w:tabs>
              <w:tab w:val="center" w:pos="4153"/>
              <w:tab w:val="right" w:pos="8306"/>
            </w:tabs>
            <w:spacing w:before="0" w:after="0" w:line="240" w:lineRule="auto"/>
            <w:rPr>
              <w:rFonts w:ascii="David" w:hAnsi="David"/>
              <w:color w:val="00B0F0"/>
              <w:sz w:val="20"/>
              <w:szCs w:val="20"/>
              <w:rtl/>
            </w:rPr>
          </w:pPr>
        </w:p>
      </w:tc>
      <w:tc>
        <w:tcPr>
          <w:tcW w:w="2232" w:type="dxa"/>
        </w:tcPr>
        <w:p w14:paraId="75557F00" w14:textId="77777777" w:rsidR="00980361" w:rsidRPr="00F9528C" w:rsidRDefault="00980361" w:rsidP="004E3753">
          <w:pPr>
            <w:tabs>
              <w:tab w:val="center" w:pos="4153"/>
              <w:tab w:val="right" w:pos="8306"/>
            </w:tabs>
            <w:spacing w:before="0" w:after="0" w:line="240" w:lineRule="auto"/>
            <w:rPr>
              <w:rFonts w:ascii="David" w:hAnsi="David"/>
              <w:sz w:val="20"/>
              <w:szCs w:val="20"/>
              <w:rtl/>
            </w:rPr>
          </w:pPr>
        </w:p>
      </w:tc>
      <w:tc>
        <w:tcPr>
          <w:tcW w:w="236" w:type="dxa"/>
        </w:tcPr>
        <w:p w14:paraId="6BF60873" w14:textId="77777777" w:rsidR="00980361" w:rsidRPr="00F9528C" w:rsidRDefault="00980361" w:rsidP="004E3753">
          <w:pPr>
            <w:tabs>
              <w:tab w:val="center" w:pos="4153"/>
              <w:tab w:val="right" w:pos="8306"/>
            </w:tabs>
            <w:spacing w:before="0" w:after="0" w:line="240" w:lineRule="auto"/>
            <w:rPr>
              <w:rFonts w:ascii="David" w:hAnsi="David"/>
              <w:sz w:val="20"/>
              <w:szCs w:val="20"/>
              <w:rtl/>
            </w:rPr>
          </w:pPr>
        </w:p>
      </w:tc>
      <w:tc>
        <w:tcPr>
          <w:tcW w:w="1129" w:type="dxa"/>
        </w:tcPr>
        <w:p w14:paraId="58AF21E1" w14:textId="77777777" w:rsidR="00980361" w:rsidRPr="00F9528C" w:rsidRDefault="00980361" w:rsidP="004E3753">
          <w:pPr>
            <w:tabs>
              <w:tab w:val="center" w:pos="4153"/>
              <w:tab w:val="right" w:pos="8306"/>
            </w:tabs>
            <w:spacing w:before="0" w:after="0" w:line="240" w:lineRule="auto"/>
            <w:rPr>
              <w:rFonts w:ascii="David" w:hAnsi="David"/>
              <w:sz w:val="20"/>
              <w:szCs w:val="20"/>
              <w:rtl/>
            </w:rPr>
          </w:pPr>
        </w:p>
      </w:tc>
      <w:tc>
        <w:tcPr>
          <w:tcW w:w="2073" w:type="dxa"/>
        </w:tcPr>
        <w:p w14:paraId="51B3A98D" w14:textId="77777777" w:rsidR="00980361" w:rsidRPr="00F9528C" w:rsidRDefault="00980361" w:rsidP="004E3753">
          <w:pPr>
            <w:tabs>
              <w:tab w:val="center" w:pos="4153"/>
              <w:tab w:val="right" w:pos="8306"/>
            </w:tabs>
            <w:spacing w:before="0" w:after="0" w:line="240" w:lineRule="auto"/>
            <w:rPr>
              <w:rFonts w:ascii="David" w:hAnsi="David"/>
              <w:sz w:val="20"/>
              <w:szCs w:val="20"/>
              <w:rtl/>
            </w:rPr>
          </w:pPr>
        </w:p>
      </w:tc>
    </w:tr>
  </w:tbl>
  <w:p w14:paraId="6383ABB7" w14:textId="77777777" w:rsidR="00980361" w:rsidRPr="006A656B" w:rsidRDefault="00980361" w:rsidP="006A656B">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xml:space="preserve">© </w:t>
    </w:r>
    <w:proofErr w:type="spellStart"/>
    <w:r w:rsidRPr="00F9528C">
      <w:rPr>
        <w:rFonts w:ascii="Arial" w:hAnsi="Arial" w:cs="Arial"/>
        <w:sz w:val="16"/>
        <w:szCs w:val="16"/>
        <w:rtl/>
      </w:rPr>
      <w:t>וקסלר</w:t>
    </w:r>
    <w:proofErr w:type="spellEnd"/>
    <w:r w:rsidRPr="00F9528C">
      <w:rPr>
        <w:rFonts w:ascii="Arial" w:hAnsi="Arial" w:cs="Arial"/>
        <w:sz w:val="16"/>
        <w:szCs w:val="16"/>
        <w:rtl/>
      </w:rPr>
      <w:t>,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1B5627" w14:textId="77777777" w:rsidR="00980361" w:rsidRDefault="00980361" w:rsidP="00AF234B">
      <w:pPr>
        <w:spacing w:before="0" w:after="0" w:line="240" w:lineRule="auto"/>
      </w:pPr>
      <w:r>
        <w:separator/>
      </w:r>
    </w:p>
  </w:footnote>
  <w:footnote w:type="continuationSeparator" w:id="0">
    <w:p w14:paraId="16DE845F" w14:textId="77777777" w:rsidR="00980361" w:rsidRDefault="00980361"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0A0DE6E5" w14:textId="77777777" w:rsidR="00980361" w:rsidRDefault="00980361" w:rsidP="00CF334C">
        <w:pPr>
          <w:pStyle w:val="Header"/>
          <w:jc w:val="center"/>
        </w:pPr>
        <w:r>
          <w:fldChar w:fldCharType="begin"/>
        </w:r>
        <w:r>
          <w:instrText xml:space="preserve"> PAGE   \* MERGEFORMAT </w:instrText>
        </w:r>
        <w:r>
          <w:fldChar w:fldCharType="separate"/>
        </w:r>
        <w:r w:rsidR="00866CF2">
          <w:rPr>
            <w:noProof/>
            <w:rtl/>
          </w:rPr>
          <w:t>46</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4EB4B0B"/>
    <w:multiLevelType w:val="multilevel"/>
    <w:tmpl w:val="5C5A5358"/>
    <w:lvl w:ilvl="0">
      <w:start w:val="1"/>
      <w:numFmt w:val="decimal"/>
      <w:lvlText w:val="%1."/>
      <w:lvlJc w:val="left"/>
      <w:pPr>
        <w:tabs>
          <w:tab w:val="num" w:pos="720"/>
        </w:tabs>
        <w:ind w:left="720" w:hanging="720"/>
      </w:pPr>
      <w:rPr>
        <w:rFonts w:cs="Times New Roman" w:hint="default"/>
        <w:b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7856F40"/>
    <w:multiLevelType w:val="multilevel"/>
    <w:tmpl w:val="7FC0905A"/>
    <w:lvl w:ilvl="0">
      <w:start w:val="2"/>
      <w:numFmt w:val="decimal"/>
      <w:lvlText w:val="%1"/>
      <w:lvlJc w:val="left"/>
      <w:pPr>
        <w:tabs>
          <w:tab w:val="num" w:pos="720"/>
        </w:tabs>
        <w:ind w:left="720" w:hanging="720"/>
      </w:pPr>
      <w:rPr>
        <w:rFonts w:cs="Times New Roman" w:hint="cs"/>
      </w:rPr>
    </w:lvl>
    <w:lvl w:ilvl="1">
      <w:start w:val="2"/>
      <w:numFmt w:val="decimal"/>
      <w:lvlText w:val="%1.%2"/>
      <w:lvlJc w:val="left"/>
      <w:pPr>
        <w:tabs>
          <w:tab w:val="num" w:pos="1440"/>
        </w:tabs>
        <w:ind w:left="1440" w:hanging="720"/>
      </w:pPr>
      <w:rPr>
        <w:rFonts w:cs="Times New Roman" w:hint="cs"/>
      </w:rPr>
    </w:lvl>
    <w:lvl w:ilvl="2">
      <w:start w:val="1"/>
      <w:numFmt w:val="decimal"/>
      <w:lvlText w:val="%1.%2.%3"/>
      <w:lvlJc w:val="left"/>
      <w:pPr>
        <w:tabs>
          <w:tab w:val="num" w:pos="2160"/>
        </w:tabs>
        <w:ind w:left="2160" w:hanging="720"/>
      </w:pPr>
      <w:rPr>
        <w:rFonts w:cs="Times New Roman" w:hint="cs"/>
      </w:rPr>
    </w:lvl>
    <w:lvl w:ilvl="3">
      <w:start w:val="1"/>
      <w:numFmt w:val="decimal"/>
      <w:lvlText w:val="%1.%2.%3.%4"/>
      <w:lvlJc w:val="left"/>
      <w:pPr>
        <w:tabs>
          <w:tab w:val="num" w:pos="2880"/>
        </w:tabs>
        <w:ind w:left="2880" w:hanging="720"/>
      </w:pPr>
      <w:rPr>
        <w:rFonts w:cs="Times New Roman" w:hint="cs"/>
      </w:rPr>
    </w:lvl>
    <w:lvl w:ilvl="4">
      <w:start w:val="1"/>
      <w:numFmt w:val="decimal"/>
      <w:lvlText w:val="%1.%2.%3.%4.%5"/>
      <w:lvlJc w:val="left"/>
      <w:pPr>
        <w:tabs>
          <w:tab w:val="num" w:pos="3960"/>
        </w:tabs>
        <w:ind w:left="3960" w:hanging="1080"/>
      </w:pPr>
      <w:rPr>
        <w:rFonts w:cs="Times New Roman" w:hint="cs"/>
      </w:rPr>
    </w:lvl>
    <w:lvl w:ilvl="5">
      <w:start w:val="1"/>
      <w:numFmt w:val="decimal"/>
      <w:lvlText w:val="%1.%2.%3.%4.%5.%6"/>
      <w:lvlJc w:val="left"/>
      <w:pPr>
        <w:tabs>
          <w:tab w:val="num" w:pos="4680"/>
        </w:tabs>
        <w:ind w:left="4680" w:hanging="1080"/>
      </w:pPr>
      <w:rPr>
        <w:rFonts w:cs="Times New Roman" w:hint="cs"/>
      </w:rPr>
    </w:lvl>
    <w:lvl w:ilvl="6">
      <w:start w:val="1"/>
      <w:numFmt w:val="decimal"/>
      <w:lvlText w:val="%1.%2.%3.%4.%5.%6.%7"/>
      <w:lvlJc w:val="left"/>
      <w:pPr>
        <w:tabs>
          <w:tab w:val="num" w:pos="5400"/>
        </w:tabs>
        <w:ind w:left="5400" w:hanging="1080"/>
      </w:pPr>
      <w:rPr>
        <w:rFonts w:cs="Times New Roman" w:hint="cs"/>
      </w:rPr>
    </w:lvl>
    <w:lvl w:ilvl="7">
      <w:start w:val="1"/>
      <w:numFmt w:val="decimal"/>
      <w:lvlText w:val="%1.%2.%3.%4.%5.%6.%7.%8"/>
      <w:lvlJc w:val="left"/>
      <w:pPr>
        <w:tabs>
          <w:tab w:val="num" w:pos="6480"/>
        </w:tabs>
        <w:ind w:left="6480" w:hanging="1440"/>
      </w:pPr>
      <w:rPr>
        <w:rFonts w:cs="Times New Roman" w:hint="cs"/>
      </w:rPr>
    </w:lvl>
    <w:lvl w:ilvl="8">
      <w:start w:val="1"/>
      <w:numFmt w:val="decimal"/>
      <w:lvlText w:val="%1.%2.%3.%4.%5.%6.%7.%8.%9"/>
      <w:lvlJc w:val="left"/>
      <w:pPr>
        <w:tabs>
          <w:tab w:val="num" w:pos="7200"/>
        </w:tabs>
        <w:ind w:left="7200" w:hanging="1440"/>
      </w:pPr>
      <w:rPr>
        <w:rFonts w:cs="Times New Roman" w:hint="cs"/>
      </w:rPr>
    </w:lvl>
  </w:abstractNum>
  <w:abstractNum w:abstractNumId="3" w15:restartNumberingAfterBreak="0">
    <w:nsid w:val="182D3D3B"/>
    <w:multiLevelType w:val="hybridMultilevel"/>
    <w:tmpl w:val="99E801FA"/>
    <w:lvl w:ilvl="0" w:tplc="04090013">
      <w:start w:val="1"/>
      <w:numFmt w:val="hebrew1"/>
      <w:lvlText w:val="%1."/>
      <w:lvlJc w:val="center"/>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5"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6"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7"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8"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6F23A34"/>
    <w:multiLevelType w:val="hybridMultilevel"/>
    <w:tmpl w:val="11121C88"/>
    <w:lvl w:ilvl="0" w:tplc="82382516">
      <w:start w:val="2"/>
      <w:numFmt w:val="bullet"/>
      <w:lvlText w:val="-"/>
      <w:lvlJc w:val="left"/>
      <w:pPr>
        <w:tabs>
          <w:tab w:val="num" w:pos="3600"/>
        </w:tabs>
        <w:ind w:left="3600" w:hanging="720"/>
      </w:pPr>
      <w:rPr>
        <w:rFonts w:ascii="Times New Roman" w:eastAsia="Times New Roman" w:hAnsi="Times New Roman" w:hint="default"/>
      </w:rPr>
    </w:lvl>
    <w:lvl w:ilvl="1" w:tplc="040D0003">
      <w:start w:val="1"/>
      <w:numFmt w:val="bullet"/>
      <w:lvlText w:val="o"/>
      <w:lvlJc w:val="left"/>
      <w:pPr>
        <w:tabs>
          <w:tab w:val="num" w:pos="3960"/>
        </w:tabs>
        <w:ind w:left="3960" w:hanging="360"/>
      </w:pPr>
      <w:rPr>
        <w:rFonts w:ascii="Courier New" w:hAnsi="Courier New" w:hint="default"/>
      </w:rPr>
    </w:lvl>
    <w:lvl w:ilvl="2" w:tplc="040D0005">
      <w:start w:val="1"/>
      <w:numFmt w:val="bullet"/>
      <w:lvlText w:val=""/>
      <w:lvlJc w:val="left"/>
      <w:pPr>
        <w:tabs>
          <w:tab w:val="num" w:pos="4680"/>
        </w:tabs>
        <w:ind w:left="4680" w:hanging="360"/>
      </w:pPr>
      <w:rPr>
        <w:rFonts w:ascii="Wingdings" w:hAnsi="Wingdings" w:hint="default"/>
      </w:rPr>
    </w:lvl>
    <w:lvl w:ilvl="3" w:tplc="040D0001">
      <w:start w:val="1"/>
      <w:numFmt w:val="bullet"/>
      <w:lvlText w:val=""/>
      <w:lvlJc w:val="left"/>
      <w:pPr>
        <w:tabs>
          <w:tab w:val="num" w:pos="5400"/>
        </w:tabs>
        <w:ind w:left="5400" w:hanging="360"/>
      </w:pPr>
      <w:rPr>
        <w:rFonts w:ascii="Symbol" w:hAnsi="Symbol" w:hint="default"/>
      </w:rPr>
    </w:lvl>
    <w:lvl w:ilvl="4" w:tplc="040D0003">
      <w:start w:val="1"/>
      <w:numFmt w:val="bullet"/>
      <w:lvlText w:val="o"/>
      <w:lvlJc w:val="left"/>
      <w:pPr>
        <w:tabs>
          <w:tab w:val="num" w:pos="6120"/>
        </w:tabs>
        <w:ind w:left="6120" w:hanging="360"/>
      </w:pPr>
      <w:rPr>
        <w:rFonts w:ascii="Courier New" w:hAnsi="Courier New" w:hint="default"/>
      </w:rPr>
    </w:lvl>
    <w:lvl w:ilvl="5" w:tplc="040D0005">
      <w:start w:val="1"/>
      <w:numFmt w:val="bullet"/>
      <w:lvlText w:val=""/>
      <w:lvlJc w:val="left"/>
      <w:pPr>
        <w:tabs>
          <w:tab w:val="num" w:pos="6840"/>
        </w:tabs>
        <w:ind w:left="6840" w:hanging="360"/>
      </w:pPr>
      <w:rPr>
        <w:rFonts w:ascii="Wingdings" w:hAnsi="Wingdings" w:hint="default"/>
      </w:rPr>
    </w:lvl>
    <w:lvl w:ilvl="6" w:tplc="040D0001">
      <w:start w:val="1"/>
      <w:numFmt w:val="bullet"/>
      <w:lvlText w:val=""/>
      <w:lvlJc w:val="left"/>
      <w:pPr>
        <w:tabs>
          <w:tab w:val="num" w:pos="7560"/>
        </w:tabs>
        <w:ind w:left="7560" w:hanging="360"/>
      </w:pPr>
      <w:rPr>
        <w:rFonts w:ascii="Symbol" w:hAnsi="Symbol" w:hint="default"/>
      </w:rPr>
    </w:lvl>
    <w:lvl w:ilvl="7" w:tplc="040D0003">
      <w:start w:val="1"/>
      <w:numFmt w:val="bullet"/>
      <w:lvlText w:val="o"/>
      <w:lvlJc w:val="left"/>
      <w:pPr>
        <w:tabs>
          <w:tab w:val="num" w:pos="8280"/>
        </w:tabs>
        <w:ind w:left="8280" w:hanging="360"/>
      </w:pPr>
      <w:rPr>
        <w:rFonts w:ascii="Courier New" w:hAnsi="Courier New" w:hint="default"/>
      </w:rPr>
    </w:lvl>
    <w:lvl w:ilvl="8" w:tplc="040D0005">
      <w:start w:val="1"/>
      <w:numFmt w:val="bullet"/>
      <w:lvlText w:val=""/>
      <w:lvlJc w:val="left"/>
      <w:pPr>
        <w:tabs>
          <w:tab w:val="num" w:pos="9000"/>
        </w:tabs>
        <w:ind w:left="9000" w:hanging="360"/>
      </w:pPr>
      <w:rPr>
        <w:rFonts w:ascii="Wingdings" w:hAnsi="Wingdings" w:hint="default"/>
      </w:rPr>
    </w:lvl>
  </w:abstractNum>
  <w:abstractNum w:abstractNumId="13"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4"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6"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36B27DEC"/>
    <w:multiLevelType w:val="hybridMultilevel"/>
    <w:tmpl w:val="1CAEA57A"/>
    <w:lvl w:ilvl="0" w:tplc="DC9CE43C">
      <w:start w:val="1"/>
      <w:numFmt w:val="hebrew1"/>
      <w:lvlText w:val="%1."/>
      <w:lvlJc w:val="left"/>
      <w:pPr>
        <w:tabs>
          <w:tab w:val="num" w:pos="1800"/>
        </w:tabs>
        <w:ind w:left="1800" w:hanging="360"/>
      </w:pPr>
      <w:rPr>
        <w:rFonts w:ascii="David" w:hAnsi="David" w:cs="David" w:hint="default"/>
        <w:sz w:val="6"/>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18"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9"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21"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2"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3" w15:restartNumberingAfterBreak="0">
    <w:nsid w:val="482202F3"/>
    <w:multiLevelType w:val="singleLevel"/>
    <w:tmpl w:val="2C8686D2"/>
    <w:lvl w:ilvl="0">
      <w:start w:val="1"/>
      <w:numFmt w:val="hebrew1"/>
      <w:lvlText w:val="%1."/>
      <w:lvlJc w:val="left"/>
      <w:pPr>
        <w:tabs>
          <w:tab w:val="num" w:pos="2880"/>
        </w:tabs>
        <w:ind w:left="2880" w:hanging="720"/>
      </w:pPr>
      <w:rPr>
        <w:rFonts w:cs="David" w:hint="default"/>
        <w:sz w:val="24"/>
        <w:szCs w:val="24"/>
      </w:rPr>
    </w:lvl>
  </w:abstractNum>
  <w:abstractNum w:abstractNumId="24"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5"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6"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8"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2"/>
  </w:num>
  <w:num w:numId="2">
    <w:abstractNumId w:val="14"/>
  </w:num>
  <w:num w:numId="3">
    <w:abstractNumId w:val="1"/>
  </w:num>
  <w:num w:numId="4">
    <w:abstractNumId w:val="23"/>
  </w:num>
  <w:num w:numId="5">
    <w:abstractNumId w:val="17"/>
  </w:num>
  <w:num w:numId="6">
    <w:abstractNumId w:val="2"/>
  </w:num>
  <w:num w:numId="7">
    <w:abstractNumId w:val="12"/>
  </w:num>
  <w:num w:numId="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13"/>
  </w:num>
  <w:num w:numId="11">
    <w:abstractNumId w:val="5"/>
  </w:num>
  <w:num w:numId="12">
    <w:abstractNumId w:val="6"/>
  </w:num>
  <w:num w:numId="13">
    <w:abstractNumId w:val="8"/>
  </w:num>
  <w:num w:numId="14">
    <w:abstractNumId w:val="26"/>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7"/>
  </w:num>
  <w:num w:numId="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8"/>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
  </w:num>
  <w:num w:numId="27">
    <w:abstractNumId w:val="25"/>
  </w:num>
  <w:num w:numId="28">
    <w:abstractNumId w:val="28"/>
  </w:num>
  <w:num w:numId="29">
    <w:abstractNumId w:val="7"/>
  </w:num>
  <w:num w:numId="30">
    <w:abstractNumId w:val="11"/>
  </w:num>
  <w:num w:numId="31">
    <w:abstractNumId w:val="16"/>
  </w:num>
  <w:num w:numId="32">
    <w:abstractNumId w:val="15"/>
  </w:num>
  <w:num w:numId="33">
    <w:abstractNumId w:val="20"/>
  </w:num>
  <w:num w:numId="34">
    <w:abstractNumId w:val="19"/>
  </w:num>
  <w:num w:numId="35">
    <w:abstractNumId w:val="3"/>
  </w:num>
  <w:num w:numId="36">
    <w:abstractNumId w:val="2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גרמן קגנובסקי">
    <w15:presenceInfo w15:providerId="AD" w15:userId="S-1-5-21-1915107579-1707952165-794563710-271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revisionView w:markup="0"/>
  <w:trackRevisions/>
  <w:documentProtection w:edit="trackedChanges" w:enforcement="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134C85"/>
    <w:rsid w:val="001A01C3"/>
    <w:rsid w:val="001A0C3C"/>
    <w:rsid w:val="001A69D5"/>
    <w:rsid w:val="001D16E8"/>
    <w:rsid w:val="00214ACF"/>
    <w:rsid w:val="00297975"/>
    <w:rsid w:val="00461F51"/>
    <w:rsid w:val="004A719C"/>
    <w:rsid w:val="004E3753"/>
    <w:rsid w:val="005447E7"/>
    <w:rsid w:val="00552E11"/>
    <w:rsid w:val="00562856"/>
    <w:rsid w:val="006A656B"/>
    <w:rsid w:val="007018B4"/>
    <w:rsid w:val="0072103C"/>
    <w:rsid w:val="00736034"/>
    <w:rsid w:val="007551AD"/>
    <w:rsid w:val="007D6A6B"/>
    <w:rsid w:val="00804437"/>
    <w:rsid w:val="00866CF2"/>
    <w:rsid w:val="008C64C6"/>
    <w:rsid w:val="008D66BB"/>
    <w:rsid w:val="00942177"/>
    <w:rsid w:val="00980361"/>
    <w:rsid w:val="00A64121"/>
    <w:rsid w:val="00A67345"/>
    <w:rsid w:val="00A8581C"/>
    <w:rsid w:val="00AB2FE5"/>
    <w:rsid w:val="00AF234B"/>
    <w:rsid w:val="00BE17B4"/>
    <w:rsid w:val="00C406A1"/>
    <w:rsid w:val="00CE2C28"/>
    <w:rsid w:val="00CF334C"/>
    <w:rsid w:val="00E679C7"/>
    <w:rsid w:val="00EC37B6"/>
    <w:rsid w:val="00F31C5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592BC82"/>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7D6A6B"/>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7D6A6B"/>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7D6A6B"/>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7D6A6B"/>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7D6A6B"/>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7D6A6B"/>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7D6A6B"/>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7D6A6B"/>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7D6A6B"/>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7D6A6B"/>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7D6A6B"/>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7D6A6B"/>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7D6A6B"/>
    <w:rPr>
      <w:rFonts w:ascii="Times New Roman" w:eastAsia="Times New Roman" w:hAnsi="Times New Roman" w:cs="David"/>
      <w:bCs/>
      <w:sz w:val="20"/>
      <w:szCs w:val="24"/>
      <w:u w:val="single"/>
      <w:lang w:eastAsia="he-IL"/>
    </w:rPr>
  </w:style>
  <w:style w:type="numbering" w:customStyle="1" w:styleId="NoList1">
    <w:name w:val="No List1"/>
    <w:next w:val="NoList"/>
    <w:semiHidden/>
    <w:rsid w:val="007D6A6B"/>
  </w:style>
  <w:style w:type="paragraph" w:styleId="BodyText">
    <w:name w:val="Body Text"/>
    <w:basedOn w:val="Normal"/>
    <w:link w:val="BodyTextChar"/>
    <w:rsid w:val="007D6A6B"/>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7D6A6B"/>
    <w:rPr>
      <w:rFonts w:ascii="Times New Roman" w:eastAsia="Times New Roman" w:hAnsi="Times New Roman" w:cs="David"/>
      <w:sz w:val="20"/>
      <w:szCs w:val="24"/>
      <w:lang w:eastAsia="he-IL"/>
    </w:rPr>
  </w:style>
  <w:style w:type="paragraph" w:styleId="Title">
    <w:name w:val="Title"/>
    <w:basedOn w:val="Normal"/>
    <w:link w:val="TitleChar"/>
    <w:qFormat/>
    <w:rsid w:val="007D6A6B"/>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7D6A6B"/>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7D6A6B"/>
  </w:style>
  <w:style w:type="paragraph" w:styleId="BlockText">
    <w:name w:val="Block Text"/>
    <w:basedOn w:val="Normal"/>
    <w:rsid w:val="007D6A6B"/>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1">
    <w:name w:val="חתימה1"/>
    <w:basedOn w:val="Normal"/>
    <w:rsid w:val="007D6A6B"/>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7D6A6B"/>
    <w:pPr>
      <w:ind w:left="540" w:hanging="540"/>
    </w:pPr>
    <w:rPr>
      <w:szCs w:val="22"/>
    </w:rPr>
  </w:style>
  <w:style w:type="paragraph" w:customStyle="1" w:styleId="a0">
    <w:name w:val="חתימה קו אחד"/>
    <w:basedOn w:val="1"/>
    <w:rsid w:val="007D6A6B"/>
    <w:pPr>
      <w:tabs>
        <w:tab w:val="left" w:pos="2880"/>
        <w:tab w:val="left" w:pos="5220"/>
        <w:tab w:val="left" w:pos="7740"/>
      </w:tabs>
      <w:ind w:left="360"/>
    </w:pPr>
    <w:rPr>
      <w:sz w:val="22"/>
      <w:szCs w:val="22"/>
    </w:rPr>
  </w:style>
  <w:style w:type="paragraph" w:customStyle="1" w:styleId="10">
    <w:name w:val="חתימה קו 1 נקודות"/>
    <w:basedOn w:val="1"/>
    <w:rsid w:val="007D6A6B"/>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7D6A6B"/>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7D6A6B"/>
    <w:rPr>
      <w:rFonts w:ascii="Tahoma" w:eastAsia="Times New Roman" w:hAnsi="Tahoma" w:cs="Tahoma"/>
      <w:sz w:val="16"/>
      <w:szCs w:val="16"/>
      <w:lang w:eastAsia="he-IL"/>
    </w:rPr>
  </w:style>
  <w:style w:type="paragraph" w:customStyle="1" w:styleId="BodyTextIndent1">
    <w:name w:val="Body Text Indent1"/>
    <w:basedOn w:val="Normal"/>
    <w:rsid w:val="007D6A6B"/>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Normal"/>
    <w:next w:val="Normal"/>
    <w:rsid w:val="007D6A6B"/>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7D6A6B"/>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7D6A6B"/>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7D6A6B"/>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7D6A6B"/>
    <w:rPr>
      <w:rFonts w:cs="Times New Roman"/>
    </w:rPr>
  </w:style>
  <w:style w:type="paragraph" w:styleId="BodyTextIndent3">
    <w:name w:val="Body Text Indent 3"/>
    <w:basedOn w:val="Normal"/>
    <w:link w:val="BodyTextIndent3Char"/>
    <w:rsid w:val="007D6A6B"/>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7D6A6B"/>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7D6A6B"/>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7D6A6B"/>
    <w:rPr>
      <w:rFonts w:ascii="Times New Roman" w:eastAsia="Times New Roman" w:hAnsi="Times New Roman" w:cs="David"/>
      <w:sz w:val="20"/>
      <w:szCs w:val="24"/>
      <w:lang w:eastAsia="he-IL"/>
    </w:rPr>
  </w:style>
  <w:style w:type="paragraph" w:customStyle="1" w:styleId="a1">
    <w:name w:val="סגנון"/>
    <w:basedOn w:val="Normal"/>
    <w:next w:val="BlockText"/>
    <w:rsid w:val="007D6A6B"/>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DocumentMap">
    <w:name w:val="Document Map"/>
    <w:basedOn w:val="Normal"/>
    <w:link w:val="DocumentMapChar"/>
    <w:rsid w:val="007D6A6B"/>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7D6A6B"/>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table" w:customStyle="1" w:styleId="11">
    <w:name w:val="רשת טבלה1"/>
    <w:basedOn w:val="TableNormal"/>
    <w:next w:val="TableGrid"/>
    <w:rsid w:val="006A65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81C"/>
    <w:pPr>
      <w:ind w:left="720"/>
      <w:contextualSpacing/>
    </w:pPr>
  </w:style>
  <w:style w:type="paragraph" w:customStyle="1" w:styleId="a2">
    <w:name w:val="היסט_כפול"/>
    <w:basedOn w:val="Normal"/>
    <w:rsid w:val="001D16E8"/>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6CDE116DF594A3BA3EAC1E71841CDD5"/>
        <w:category>
          <w:name w:val="General"/>
          <w:gallery w:val="placeholder"/>
        </w:category>
        <w:types>
          <w:type w:val="bbPlcHdr"/>
        </w:types>
        <w:behaviors>
          <w:behavior w:val="content"/>
        </w:behaviors>
        <w:guid w:val="{88938039-45AA-40B6-A4BD-698EBA04FB92}"/>
      </w:docPartPr>
      <w:docPartBody>
        <w:p w:rsidR="005E35F5" w:rsidRDefault="0054288A">
          <w:r w:rsidRPr="00F96D05">
            <w:rPr>
              <w:rStyle w:val="PlaceholderText"/>
              <w:rtl/>
            </w:rPr>
            <w:t>[תאריך חתימת חוזה]</w:t>
          </w:r>
        </w:p>
      </w:docPartBody>
    </w:docPart>
    <w:docPart>
      <w:docPartPr>
        <w:name w:val="E54D5FBFAE404BEE9C0DD76376866E5A"/>
        <w:category>
          <w:name w:val="General"/>
          <w:gallery w:val="placeholder"/>
        </w:category>
        <w:types>
          <w:type w:val="bbPlcHdr"/>
        </w:types>
        <w:behaviors>
          <w:behavior w:val="content"/>
        </w:behaviors>
        <w:guid w:val="{AB39E578-9671-44E9-A2BA-2C7F713F91AC}"/>
      </w:docPartPr>
      <w:docPartBody>
        <w:p w:rsidR="005E35F5" w:rsidRDefault="0054288A">
          <w:r w:rsidRPr="00F96D05">
            <w:rPr>
              <w:rStyle w:val="PlaceholderText"/>
              <w:rtl/>
            </w:rPr>
            <w:t>[צד א בחוזה]</w:t>
          </w:r>
        </w:p>
      </w:docPartBody>
    </w:docPart>
    <w:docPart>
      <w:docPartPr>
        <w:name w:val="EE89AE5FEB314C7EB95130CC09478683"/>
        <w:category>
          <w:name w:val="General"/>
          <w:gallery w:val="placeholder"/>
        </w:category>
        <w:types>
          <w:type w:val="bbPlcHdr"/>
        </w:types>
        <w:behaviors>
          <w:behavior w:val="content"/>
        </w:behaviors>
        <w:guid w:val="{803A0466-3F3E-4DDA-B049-52FD69AB9CC1}"/>
      </w:docPartPr>
      <w:docPartBody>
        <w:p w:rsidR="005E35F5" w:rsidRDefault="0054288A">
          <w:r w:rsidRPr="00F96D05">
            <w:rPr>
              <w:rStyle w:val="PlaceholderText"/>
              <w:rtl/>
            </w:rPr>
            <w:t>[צדדים נוספים]</w:t>
          </w:r>
        </w:p>
      </w:docPartBody>
    </w:docPart>
    <w:docPart>
      <w:docPartPr>
        <w:name w:val="C5AA71AF95B44BADAFCDAFC0D43B56BC"/>
        <w:category>
          <w:name w:val="כללי"/>
          <w:gallery w:val="placeholder"/>
        </w:category>
        <w:types>
          <w:type w:val="bbPlcHdr"/>
        </w:types>
        <w:behaviors>
          <w:behavior w:val="content"/>
        </w:behaviors>
        <w:guid w:val="{504A85CB-8820-4DB9-A626-A5ED834CF0D9}"/>
      </w:docPartPr>
      <w:docPartBody>
        <w:p w:rsidR="004E44FD" w:rsidRDefault="005E35F5" w:rsidP="005E35F5">
          <w:pPr>
            <w:pStyle w:val="C5AA71AF95B44BADAFCDAFC0D43B56BC"/>
          </w:pPr>
          <w:r w:rsidRPr="00F11BAF">
            <w:rPr>
              <w:rStyle w:val="PlaceholderText"/>
              <w:rtl/>
            </w:rPr>
            <w:t>[שם הפרויקט]</w:t>
          </w:r>
        </w:p>
      </w:docPartBody>
    </w:docPart>
    <w:docPart>
      <w:docPartPr>
        <w:name w:val="334F6A3D787040DFA6A36A3195D2B260"/>
        <w:category>
          <w:name w:val="כללי"/>
          <w:gallery w:val="placeholder"/>
        </w:category>
        <w:types>
          <w:type w:val="bbPlcHdr"/>
        </w:types>
        <w:behaviors>
          <w:behavior w:val="content"/>
        </w:behaviors>
        <w:guid w:val="{A3D3F2FF-6614-4638-9CBD-9C11EFB7EF91}"/>
      </w:docPartPr>
      <w:docPartBody>
        <w:p w:rsidR="004E44FD" w:rsidRDefault="005E35F5" w:rsidP="005E35F5">
          <w:pPr>
            <w:pStyle w:val="334F6A3D787040DFA6A36A3195D2B260"/>
          </w:pPr>
          <w:r w:rsidRPr="00F11BAF">
            <w:rPr>
              <w:rStyle w:val="PlaceholderText"/>
              <w:rtl/>
            </w:rPr>
            <w:t>[שם אתר]</w:t>
          </w:r>
        </w:p>
      </w:docPartBody>
    </w:docPart>
    <w:docPart>
      <w:docPartPr>
        <w:name w:val="0134D4704F6545CBAF75CFDC0B72EB52"/>
        <w:category>
          <w:name w:val="כללי"/>
          <w:gallery w:val="placeholder"/>
        </w:category>
        <w:types>
          <w:type w:val="bbPlcHdr"/>
        </w:types>
        <w:behaviors>
          <w:behavior w:val="content"/>
        </w:behaviors>
        <w:guid w:val="{098CE6BB-814F-42A9-9EB2-CD742C450829}"/>
      </w:docPartPr>
      <w:docPartBody>
        <w:p w:rsidR="004E44FD" w:rsidRDefault="005E35F5" w:rsidP="005E35F5">
          <w:pPr>
            <w:pStyle w:val="0134D4704F6545CBAF75CFDC0B72EB52"/>
          </w:pPr>
          <w:r w:rsidRPr="000E16FF">
            <w:rPr>
              <w:rStyle w:val="PlaceholderText"/>
              <w:rtl/>
            </w:rPr>
            <w:t>[שם ספק]</w:t>
          </w:r>
        </w:p>
      </w:docPartBody>
    </w:docPart>
    <w:docPart>
      <w:docPartPr>
        <w:name w:val="BC54B57680AA435182E0CE094895D2DC"/>
        <w:category>
          <w:name w:val="כללי"/>
          <w:gallery w:val="placeholder"/>
        </w:category>
        <w:types>
          <w:type w:val="bbPlcHdr"/>
        </w:types>
        <w:behaviors>
          <w:behavior w:val="content"/>
        </w:behaviors>
        <w:guid w:val="{385F48E7-72FE-4F59-8441-3BB8E7E5A417}"/>
      </w:docPartPr>
      <w:docPartBody>
        <w:p w:rsidR="004E44FD" w:rsidRDefault="005E35F5" w:rsidP="005E35F5">
          <w:pPr>
            <w:pStyle w:val="BC54B57680AA435182E0CE094895D2DC"/>
          </w:pPr>
          <w:r w:rsidRPr="000E16FF">
            <w:rPr>
              <w:rStyle w:val="PlaceholderText"/>
              <w:rtl/>
            </w:rPr>
            <w:t>[שם צד א]</w:t>
          </w:r>
        </w:p>
      </w:docPartBody>
    </w:docPart>
    <w:docPart>
      <w:docPartPr>
        <w:name w:val="73344C5F032840AFB33CA979B4AECD8D"/>
        <w:category>
          <w:name w:val="כללי"/>
          <w:gallery w:val="placeholder"/>
        </w:category>
        <w:types>
          <w:type w:val="bbPlcHdr"/>
        </w:types>
        <w:behaviors>
          <w:behavior w:val="content"/>
        </w:behaviors>
        <w:guid w:val="{49695062-B7F6-4AE6-B074-34CD8BAA8D4D}"/>
      </w:docPartPr>
      <w:docPartBody>
        <w:p w:rsidR="004E44FD" w:rsidRDefault="005E35F5" w:rsidP="005E35F5">
          <w:pPr>
            <w:pStyle w:val="73344C5F032840AFB33CA979B4AECD8D"/>
          </w:pPr>
          <w:r w:rsidRPr="003059F5">
            <w:rPr>
              <w:rStyle w:val="PlaceholderText"/>
              <w:rtl/>
            </w:rPr>
            <w:t>[רשות מקומית]</w:t>
          </w:r>
        </w:p>
      </w:docPartBody>
    </w:docPart>
    <w:docPart>
      <w:docPartPr>
        <w:name w:val="5D90503D9DD04BF780B32A85A22B158A"/>
        <w:category>
          <w:name w:val="כללי"/>
          <w:gallery w:val="placeholder"/>
        </w:category>
        <w:types>
          <w:type w:val="bbPlcHdr"/>
        </w:types>
        <w:behaviors>
          <w:behavior w:val="content"/>
        </w:behaviors>
        <w:guid w:val="{1B214438-97FE-4721-B0D2-E3DDAAEE8B60}"/>
      </w:docPartPr>
      <w:docPartBody>
        <w:p w:rsidR="004E44FD" w:rsidRDefault="005E35F5" w:rsidP="005E35F5">
          <w:pPr>
            <w:pStyle w:val="5D90503D9DD04BF780B32A85A22B158A"/>
          </w:pPr>
          <w:r w:rsidRPr="003059F5">
            <w:rPr>
              <w:rStyle w:val="PlaceholderText"/>
              <w:rtl/>
            </w:rPr>
            <w:t>[שם אתר]</w:t>
          </w:r>
        </w:p>
      </w:docPartBody>
    </w:docPart>
    <w:docPart>
      <w:docPartPr>
        <w:name w:val="33085D5935904502A22F6822B7F7E0BD"/>
        <w:category>
          <w:name w:val="כללי"/>
          <w:gallery w:val="placeholder"/>
        </w:category>
        <w:types>
          <w:type w:val="bbPlcHdr"/>
        </w:types>
        <w:behaviors>
          <w:behavior w:val="content"/>
        </w:behaviors>
        <w:guid w:val="{C5310618-974C-46CB-987A-11F3FF51EB12}"/>
      </w:docPartPr>
      <w:docPartBody>
        <w:p w:rsidR="004E44FD" w:rsidRDefault="005E35F5" w:rsidP="005E35F5">
          <w:pPr>
            <w:pStyle w:val="33085D5935904502A22F6822B7F7E0BD"/>
          </w:pPr>
          <w:r w:rsidRPr="003059F5">
            <w:rPr>
              <w:rStyle w:val="PlaceholderText"/>
              <w:rtl/>
            </w:rPr>
            <w:t>[שם הפרויקט]</w:t>
          </w:r>
        </w:p>
      </w:docPartBody>
    </w:docPart>
    <w:docPart>
      <w:docPartPr>
        <w:name w:val="F6500580D55A45DDA87EBA81AE853E51"/>
        <w:category>
          <w:name w:val="כללי"/>
          <w:gallery w:val="placeholder"/>
        </w:category>
        <w:types>
          <w:type w:val="bbPlcHdr"/>
        </w:types>
        <w:behaviors>
          <w:behavior w:val="content"/>
        </w:behaviors>
        <w:guid w:val="{D604C8EE-A280-4BC2-9B5A-D8A180953A01}"/>
      </w:docPartPr>
      <w:docPartBody>
        <w:p w:rsidR="004E44FD" w:rsidRDefault="005E35F5" w:rsidP="005E35F5">
          <w:pPr>
            <w:pStyle w:val="F6500580D55A45DDA87EBA81AE853E51"/>
          </w:pPr>
          <w:r w:rsidRPr="003059F5">
            <w:rPr>
              <w:rStyle w:val="PlaceholderText"/>
              <w:rtl/>
            </w:rPr>
            <w:t>[שדה נוסף 2]</w:t>
          </w:r>
        </w:p>
      </w:docPartBody>
    </w:docPart>
    <w:docPart>
      <w:docPartPr>
        <w:name w:val="CBBD8C73D2B34EC8B7B60152DB87E6EB"/>
        <w:category>
          <w:name w:val="כללי"/>
          <w:gallery w:val="placeholder"/>
        </w:category>
        <w:types>
          <w:type w:val="bbPlcHdr"/>
        </w:types>
        <w:behaviors>
          <w:behavior w:val="content"/>
        </w:behaviors>
        <w:guid w:val="{B2D48862-B9B8-4E0B-A251-9BA26D34C4E8}"/>
      </w:docPartPr>
      <w:docPartBody>
        <w:p w:rsidR="004E44FD" w:rsidRDefault="005E35F5" w:rsidP="005E35F5">
          <w:pPr>
            <w:pStyle w:val="CBBD8C73D2B34EC8B7B60152DB87E6EB"/>
          </w:pPr>
          <w:r w:rsidRPr="003059F5">
            <w:rPr>
              <w:rStyle w:val="PlaceholderText"/>
              <w:rtl/>
            </w:rPr>
            <w:t>[שדה נוסף 1]</w:t>
          </w:r>
        </w:p>
      </w:docPartBody>
    </w:docPart>
    <w:docPart>
      <w:docPartPr>
        <w:name w:val="3DE8EFBF229544FEAD8AE457557C07A5"/>
        <w:category>
          <w:name w:val="כללי"/>
          <w:gallery w:val="placeholder"/>
        </w:category>
        <w:types>
          <w:type w:val="bbPlcHdr"/>
        </w:types>
        <w:behaviors>
          <w:behavior w:val="content"/>
        </w:behaviors>
        <w:guid w:val="{E27B4B83-87B4-4FD4-A451-C4DCBF693494}"/>
      </w:docPartPr>
      <w:docPartBody>
        <w:p w:rsidR="004E44FD" w:rsidRDefault="005E35F5" w:rsidP="005E35F5">
          <w:pPr>
            <w:pStyle w:val="3DE8EFBF229544FEAD8AE457557C07A5"/>
          </w:pPr>
          <w:r w:rsidRPr="003059F5">
            <w:rPr>
              <w:rStyle w:val="PlaceholderText"/>
              <w:rtl/>
            </w:rPr>
            <w:t>[רשות מקומית]</w:t>
          </w:r>
        </w:p>
      </w:docPartBody>
    </w:docPart>
    <w:docPart>
      <w:docPartPr>
        <w:name w:val="51D3BEA94CAA4859B4D4AD8D993CFC92"/>
        <w:category>
          <w:name w:val="כללי"/>
          <w:gallery w:val="placeholder"/>
        </w:category>
        <w:types>
          <w:type w:val="bbPlcHdr"/>
        </w:types>
        <w:behaviors>
          <w:behavior w:val="content"/>
        </w:behaviors>
        <w:guid w:val="{6AE9D85C-454A-4D7C-BC61-BCC24858B521}"/>
      </w:docPartPr>
      <w:docPartBody>
        <w:p w:rsidR="004E44FD" w:rsidRDefault="005E35F5" w:rsidP="005E35F5">
          <w:pPr>
            <w:pStyle w:val="51D3BEA94CAA4859B4D4AD8D993CFC92"/>
          </w:pPr>
          <w:r w:rsidRPr="003059F5">
            <w:rPr>
              <w:rStyle w:val="PlaceholderText"/>
              <w:rtl/>
            </w:rPr>
            <w:t>[שדה נוסף 3]</w:t>
          </w:r>
        </w:p>
      </w:docPartBody>
    </w:docPart>
    <w:docPart>
      <w:docPartPr>
        <w:name w:val="824D3ED50C8E4B4EAB35CECF8F235D80"/>
        <w:category>
          <w:name w:val="כללי"/>
          <w:gallery w:val="placeholder"/>
        </w:category>
        <w:types>
          <w:type w:val="bbPlcHdr"/>
        </w:types>
        <w:behaviors>
          <w:behavior w:val="content"/>
        </w:behaviors>
        <w:guid w:val="{E53FE069-9E36-441A-A47F-93AF75A518F0}"/>
      </w:docPartPr>
      <w:docPartBody>
        <w:p w:rsidR="004E44FD" w:rsidRDefault="005E35F5" w:rsidP="005E35F5">
          <w:pPr>
            <w:pStyle w:val="824D3ED50C8E4B4EAB35CECF8F235D80"/>
          </w:pPr>
          <w:r w:rsidRPr="003059F5">
            <w:rPr>
              <w:rStyle w:val="PlaceholderText"/>
              <w:rtl/>
            </w:rPr>
            <w:t>[שדה נוסף 4]</w:t>
          </w:r>
        </w:p>
      </w:docPartBody>
    </w:docPart>
    <w:docPart>
      <w:docPartPr>
        <w:name w:val="1CC14158AFF64B8CBC4A9894E91F10F5"/>
        <w:category>
          <w:name w:val="כללי"/>
          <w:gallery w:val="placeholder"/>
        </w:category>
        <w:types>
          <w:type w:val="bbPlcHdr"/>
        </w:types>
        <w:behaviors>
          <w:behavior w:val="content"/>
        </w:behaviors>
        <w:guid w:val="{72EFCBE0-5660-4D85-937F-41BC628D08C0}"/>
      </w:docPartPr>
      <w:docPartBody>
        <w:p w:rsidR="004E44FD" w:rsidRDefault="005E35F5" w:rsidP="005E35F5">
          <w:pPr>
            <w:pStyle w:val="1CC14158AFF64B8CBC4A9894E91F10F5"/>
          </w:pPr>
          <w:r w:rsidRPr="003059F5">
            <w:rPr>
              <w:rStyle w:val="PlaceholderText"/>
              <w:rtl/>
            </w:rPr>
            <w:t>[שדה נוסף 5]</w:t>
          </w:r>
        </w:p>
      </w:docPartBody>
    </w:docPart>
    <w:docPart>
      <w:docPartPr>
        <w:name w:val="6FFCE2446A5A40DEA65B745E773A1FC1"/>
        <w:category>
          <w:name w:val="כללי"/>
          <w:gallery w:val="placeholder"/>
        </w:category>
        <w:types>
          <w:type w:val="bbPlcHdr"/>
        </w:types>
        <w:behaviors>
          <w:behavior w:val="content"/>
        </w:behaviors>
        <w:guid w:val="{2EEC3892-F2D8-406A-A9B5-BCF18595ED6A}"/>
      </w:docPartPr>
      <w:docPartBody>
        <w:p w:rsidR="004E44FD" w:rsidRDefault="005E35F5" w:rsidP="005E35F5">
          <w:pPr>
            <w:pStyle w:val="6FFCE2446A5A40DEA65B745E773A1FC1"/>
          </w:pPr>
          <w:r w:rsidRPr="003059F5">
            <w:rPr>
              <w:rStyle w:val="PlaceholderText"/>
              <w:rtl/>
            </w:rPr>
            <w:t>[שדה נוסף 6]</w:t>
          </w:r>
        </w:p>
      </w:docPartBody>
    </w:docPart>
    <w:docPart>
      <w:docPartPr>
        <w:name w:val="C79EBA8553E94ED0B9FFF6256412E390"/>
        <w:category>
          <w:name w:val="כללי"/>
          <w:gallery w:val="placeholder"/>
        </w:category>
        <w:types>
          <w:type w:val="bbPlcHdr"/>
        </w:types>
        <w:behaviors>
          <w:behavior w:val="content"/>
        </w:behaviors>
        <w:guid w:val="{3476C603-5358-4602-AC78-CACEA02729B3}"/>
      </w:docPartPr>
      <w:docPartBody>
        <w:p w:rsidR="004E44FD" w:rsidRDefault="005E35F5" w:rsidP="005E35F5">
          <w:pPr>
            <w:pStyle w:val="C79EBA8553E94ED0B9FFF6256412E390"/>
          </w:pPr>
          <w:r w:rsidRPr="003059F5">
            <w:rPr>
              <w:rStyle w:val="PlaceholderText"/>
              <w:rtl/>
            </w:rPr>
            <w:t>[אחוז השתתפות צד א]</w:t>
          </w:r>
        </w:p>
      </w:docPartBody>
    </w:docPart>
    <w:docPart>
      <w:docPartPr>
        <w:name w:val="695F4CB4DFE84FB89D23197335C050D8"/>
        <w:category>
          <w:name w:val="כללי"/>
          <w:gallery w:val="placeholder"/>
        </w:category>
        <w:types>
          <w:type w:val="bbPlcHdr"/>
        </w:types>
        <w:behaviors>
          <w:behavior w:val="content"/>
        </w:behaviors>
        <w:guid w:val="{F33AEFF0-FB4D-4934-A956-18214281D148}"/>
      </w:docPartPr>
      <w:docPartBody>
        <w:p w:rsidR="004E44FD" w:rsidRDefault="005E35F5" w:rsidP="005E35F5">
          <w:pPr>
            <w:pStyle w:val="695F4CB4DFE84FB89D23197335C050D8"/>
          </w:pPr>
          <w:r w:rsidRPr="00064388">
            <w:rPr>
              <w:rStyle w:val="PlaceholderText"/>
              <w:rtl/>
            </w:rPr>
            <w:t>[סוג מדד כותרת]</w:t>
          </w:r>
        </w:p>
      </w:docPartBody>
    </w:docPart>
    <w:docPart>
      <w:docPartPr>
        <w:name w:val="D162047E71094D769A45CFC6B5F9AA62"/>
        <w:category>
          <w:name w:val="כללי"/>
          <w:gallery w:val="placeholder"/>
        </w:category>
        <w:types>
          <w:type w:val="bbPlcHdr"/>
        </w:types>
        <w:behaviors>
          <w:behavior w:val="content"/>
        </w:behaviors>
        <w:guid w:val="{5229E8B4-96BF-430D-9DAF-0FC485E8DB67}"/>
      </w:docPartPr>
      <w:docPartBody>
        <w:p w:rsidR="004E44FD" w:rsidRDefault="005E35F5" w:rsidP="005E35F5">
          <w:pPr>
            <w:pStyle w:val="D162047E71094D769A45CFC6B5F9AA62"/>
          </w:pPr>
          <w:r w:rsidRPr="00033B28">
            <w:rPr>
              <w:rStyle w:val="PlaceholderText"/>
              <w:rtl/>
            </w:rPr>
            <w:t>[מדד בגין/ידוע - כותרת]</w:t>
          </w:r>
        </w:p>
      </w:docPartBody>
    </w:docPart>
    <w:docPart>
      <w:docPartPr>
        <w:name w:val="79B4B2977EC94D50BCA836D9027564E9"/>
        <w:category>
          <w:name w:val="כללי"/>
          <w:gallery w:val="placeholder"/>
        </w:category>
        <w:types>
          <w:type w:val="bbPlcHdr"/>
        </w:types>
        <w:behaviors>
          <w:behavior w:val="content"/>
        </w:behaviors>
        <w:guid w:val="{CE0B5E88-4808-40BF-8D61-A6C3C0A0D13A}"/>
      </w:docPartPr>
      <w:docPartBody>
        <w:p w:rsidR="004E44FD" w:rsidRDefault="005E35F5" w:rsidP="005E35F5">
          <w:pPr>
            <w:pStyle w:val="79B4B2977EC94D50BCA836D9027564E9"/>
          </w:pPr>
          <w:r w:rsidRPr="003059F5">
            <w:rPr>
              <w:rStyle w:val="PlaceholderText"/>
              <w:rtl/>
            </w:rPr>
            <w:t>[מדד בסיס]</w:t>
          </w:r>
        </w:p>
      </w:docPartBody>
    </w:docPart>
    <w:docPart>
      <w:docPartPr>
        <w:name w:val="39E4972C552D4510B28FA9061584F9BB"/>
        <w:category>
          <w:name w:val="כללי"/>
          <w:gallery w:val="placeholder"/>
        </w:category>
        <w:types>
          <w:type w:val="bbPlcHdr"/>
        </w:types>
        <w:behaviors>
          <w:behavior w:val="content"/>
        </w:behaviors>
        <w:guid w:val="{B91DEB0D-7A80-4CF8-8CE7-7DF38D20C1BB}"/>
      </w:docPartPr>
      <w:docPartBody>
        <w:p w:rsidR="004E44FD" w:rsidRDefault="005E35F5" w:rsidP="005E35F5">
          <w:pPr>
            <w:pStyle w:val="39E4972C552D4510B28FA9061584F9BB"/>
          </w:pPr>
          <w:r w:rsidRPr="003059F5">
            <w:rPr>
              <w:rStyle w:val="PlaceholderText"/>
              <w:rtl/>
            </w:rPr>
            <w:t>[נקודות מדד]</w:t>
          </w:r>
        </w:p>
      </w:docPartBody>
    </w:docPart>
    <w:docPart>
      <w:docPartPr>
        <w:name w:val="28E699BCC3EC44C2BD115E44382A424E"/>
        <w:category>
          <w:name w:val="כללי"/>
          <w:gallery w:val="placeholder"/>
        </w:category>
        <w:types>
          <w:type w:val="bbPlcHdr"/>
        </w:types>
        <w:behaviors>
          <w:behavior w:val="content"/>
        </w:behaviors>
        <w:guid w:val="{D37011DB-8474-42D2-9FD1-3456C4E5AC27}"/>
      </w:docPartPr>
      <w:docPartBody>
        <w:p w:rsidR="004E44FD" w:rsidRDefault="005E35F5" w:rsidP="005E35F5">
          <w:pPr>
            <w:pStyle w:val="28E699BCC3EC44C2BD115E44382A424E"/>
          </w:pPr>
          <w:r w:rsidRPr="003059F5">
            <w:rPr>
              <w:rStyle w:val="PlaceholderText"/>
              <w:rtl/>
            </w:rPr>
            <w:t>[תאריך חתימת חוזה]</w:t>
          </w:r>
        </w:p>
      </w:docPartBody>
    </w:docPart>
    <w:docPart>
      <w:docPartPr>
        <w:name w:val="09720F161EF443C39A9EBA51DBDFF7EF"/>
        <w:category>
          <w:name w:val="כללי"/>
          <w:gallery w:val="placeholder"/>
        </w:category>
        <w:types>
          <w:type w:val="bbPlcHdr"/>
        </w:types>
        <w:behaviors>
          <w:behavior w:val="content"/>
        </w:behaviors>
        <w:guid w:val="{1DBF38CE-BF80-4589-B233-00AA36D8C452}"/>
      </w:docPartPr>
      <w:docPartBody>
        <w:p w:rsidR="004E44FD" w:rsidRDefault="005E35F5" w:rsidP="005E35F5">
          <w:pPr>
            <w:pStyle w:val="09720F161EF443C39A9EBA51DBDFF7EF"/>
          </w:pPr>
          <w:r w:rsidRPr="0027244C">
            <w:rPr>
              <w:rStyle w:val="PlaceholderText"/>
              <w:rtl/>
            </w:rPr>
            <w:t>[צד א בחוזה]</w:t>
          </w:r>
        </w:p>
      </w:docPartBody>
    </w:docPart>
    <w:docPart>
      <w:docPartPr>
        <w:name w:val="6629D05050654585859408E2396D44A6"/>
        <w:category>
          <w:name w:val="כללי"/>
          <w:gallery w:val="placeholder"/>
        </w:category>
        <w:types>
          <w:type w:val="bbPlcHdr"/>
        </w:types>
        <w:behaviors>
          <w:behavior w:val="content"/>
        </w:behaviors>
        <w:guid w:val="{CA3E5071-7CF8-47F1-8401-255AB5AFB14E}"/>
      </w:docPartPr>
      <w:docPartBody>
        <w:p w:rsidR="004E44FD" w:rsidRDefault="005E35F5" w:rsidP="005E35F5">
          <w:pPr>
            <w:pStyle w:val="6629D05050654585859408E2396D44A6"/>
          </w:pPr>
          <w:r w:rsidRPr="003059F5">
            <w:rPr>
              <w:rStyle w:val="PlaceholderText"/>
              <w:rtl/>
            </w:rPr>
            <w:t>[שם ספק]</w:t>
          </w:r>
        </w:p>
      </w:docPartBody>
    </w:docPart>
    <w:docPart>
      <w:docPartPr>
        <w:name w:val="58B266DD573C4E22AADFD273C94C13F1"/>
        <w:category>
          <w:name w:val="כללי"/>
          <w:gallery w:val="placeholder"/>
        </w:category>
        <w:types>
          <w:type w:val="bbPlcHdr"/>
        </w:types>
        <w:behaviors>
          <w:behavior w:val="content"/>
        </w:behaviors>
        <w:guid w:val="{13E89BD9-48AB-4A95-BD91-86413D25F9C1}"/>
      </w:docPartPr>
      <w:docPartBody>
        <w:p w:rsidR="004E44FD" w:rsidRDefault="005E35F5" w:rsidP="005E35F5">
          <w:pPr>
            <w:pStyle w:val="58B266DD573C4E22AADFD273C94C13F1"/>
          </w:pPr>
          <w:r w:rsidRPr="003059F5">
            <w:rPr>
              <w:rStyle w:val="PlaceholderText"/>
              <w:rtl/>
            </w:rPr>
            <w:t>[שם ספק]</w:t>
          </w:r>
        </w:p>
      </w:docPartBody>
    </w:docPart>
    <w:docPart>
      <w:docPartPr>
        <w:name w:val="B5B58508539E4A24A3B45CDEA2C17016"/>
        <w:category>
          <w:name w:val="כללי"/>
          <w:gallery w:val="placeholder"/>
        </w:category>
        <w:types>
          <w:type w:val="bbPlcHdr"/>
        </w:types>
        <w:behaviors>
          <w:behavior w:val="content"/>
        </w:behaviors>
        <w:guid w:val="{0E836BFE-6650-4701-9255-0E7545E78931}"/>
      </w:docPartPr>
      <w:docPartBody>
        <w:p w:rsidR="004E44FD" w:rsidRDefault="005E35F5" w:rsidP="005E35F5">
          <w:pPr>
            <w:pStyle w:val="B5B58508539E4A24A3B45CDEA2C17016"/>
          </w:pPr>
          <w:r w:rsidRPr="003059F5">
            <w:rPr>
              <w:rStyle w:val="PlaceholderText"/>
              <w:rtl/>
            </w:rPr>
            <w:t>[שם ספק]</w:t>
          </w:r>
        </w:p>
      </w:docPartBody>
    </w:docPart>
    <w:docPart>
      <w:docPartPr>
        <w:name w:val="996398F0570041D59016695FA34A226B"/>
        <w:category>
          <w:name w:val="כללי"/>
          <w:gallery w:val="placeholder"/>
        </w:category>
        <w:types>
          <w:type w:val="bbPlcHdr"/>
        </w:types>
        <w:behaviors>
          <w:behavior w:val="content"/>
        </w:behaviors>
        <w:guid w:val="{07D28DB1-867B-4EAB-86D7-7A37074CED26}"/>
      </w:docPartPr>
      <w:docPartBody>
        <w:p w:rsidR="004E44FD" w:rsidRDefault="005E35F5" w:rsidP="005E35F5">
          <w:pPr>
            <w:pStyle w:val="996398F0570041D59016695FA34A226B"/>
          </w:pPr>
          <w:r w:rsidRPr="003059F5">
            <w:rPr>
              <w:rStyle w:val="PlaceholderText"/>
              <w:rtl/>
            </w:rPr>
            <w:t>[שם ספק]</w:t>
          </w:r>
        </w:p>
      </w:docPartBody>
    </w:docPart>
    <w:docPart>
      <w:docPartPr>
        <w:name w:val="33CED90E3BD1475B9F3F1EF17AA5DCBC"/>
        <w:category>
          <w:name w:val="כללי"/>
          <w:gallery w:val="placeholder"/>
        </w:category>
        <w:types>
          <w:type w:val="bbPlcHdr"/>
        </w:types>
        <w:behaviors>
          <w:behavior w:val="content"/>
        </w:behaviors>
        <w:guid w:val="{C3041D48-94DA-4C7C-B542-A517A746AB07}"/>
      </w:docPartPr>
      <w:docPartBody>
        <w:p w:rsidR="004E44FD" w:rsidRDefault="005E35F5" w:rsidP="005E35F5">
          <w:pPr>
            <w:pStyle w:val="33CED90E3BD1475B9F3F1EF17AA5DCBC"/>
          </w:pPr>
          <w:r w:rsidRPr="003059F5">
            <w:rPr>
              <w:rStyle w:val="PlaceholderText"/>
              <w:rtl/>
            </w:rPr>
            <w:t>[תבנית חוזה]</w:t>
          </w:r>
        </w:p>
      </w:docPartBody>
    </w:docPart>
    <w:docPart>
      <w:docPartPr>
        <w:name w:val="5A96903A951449F9A49A6667C3105A84"/>
        <w:category>
          <w:name w:val="כללי"/>
          <w:gallery w:val="placeholder"/>
        </w:category>
        <w:types>
          <w:type w:val="bbPlcHdr"/>
        </w:types>
        <w:behaviors>
          <w:behavior w:val="content"/>
        </w:behaviors>
        <w:guid w:val="{486CCCFB-6A28-4595-AA20-6E05CB3C5477}"/>
      </w:docPartPr>
      <w:docPartBody>
        <w:p w:rsidR="004E44FD" w:rsidRDefault="005E35F5" w:rsidP="005E35F5">
          <w:pPr>
            <w:pStyle w:val="5A96903A951449F9A49A6667C3105A84"/>
          </w:pPr>
          <w:r w:rsidRPr="009D00D7">
            <w:rPr>
              <w:rStyle w:val="PlaceholderText"/>
              <w:rtl/>
            </w:rPr>
            <w:t>[שם הפרויקט]</w:t>
          </w:r>
        </w:p>
      </w:docPartBody>
    </w:docPart>
    <w:docPart>
      <w:docPartPr>
        <w:name w:val="488BD482713441DC9BA5E76F2FEB2FFD"/>
        <w:category>
          <w:name w:val="כללי"/>
          <w:gallery w:val="placeholder"/>
        </w:category>
        <w:types>
          <w:type w:val="bbPlcHdr"/>
        </w:types>
        <w:behaviors>
          <w:behavior w:val="content"/>
        </w:behaviors>
        <w:guid w:val="{617DBAFE-CDAF-4F99-85F7-4B9DB24C0E0F}"/>
      </w:docPartPr>
      <w:docPartBody>
        <w:p w:rsidR="004E44FD" w:rsidRDefault="005E35F5" w:rsidP="005E35F5">
          <w:pPr>
            <w:pStyle w:val="488BD482713441DC9BA5E76F2FEB2FFD"/>
          </w:pPr>
          <w:r w:rsidRPr="003059F5">
            <w:rPr>
              <w:rStyle w:val="PlaceholderText"/>
              <w:rtl/>
            </w:rPr>
            <w:t>[שם ספק]</w:t>
          </w:r>
        </w:p>
      </w:docPartBody>
    </w:docPart>
    <w:docPart>
      <w:docPartPr>
        <w:name w:val="097BFB2DEE6B4BC2B7C96850C999AE84"/>
        <w:category>
          <w:name w:val="כללי"/>
          <w:gallery w:val="placeholder"/>
        </w:category>
        <w:types>
          <w:type w:val="bbPlcHdr"/>
        </w:types>
        <w:behaviors>
          <w:behavior w:val="content"/>
        </w:behaviors>
        <w:guid w:val="{E6E50D87-D803-40CA-BA64-462F7D12D5A8}"/>
      </w:docPartPr>
      <w:docPartBody>
        <w:p w:rsidR="004E44FD" w:rsidRDefault="005E35F5" w:rsidP="005E35F5">
          <w:pPr>
            <w:pStyle w:val="097BFB2DEE6B4BC2B7C96850C999AE84"/>
          </w:pPr>
          <w:r w:rsidRPr="003059F5">
            <w:rPr>
              <w:rStyle w:val="PlaceholderText"/>
              <w:rtl/>
            </w:rPr>
            <w:t>[שם ספק]</w:t>
          </w:r>
        </w:p>
      </w:docPartBody>
    </w:docPart>
    <w:docPart>
      <w:docPartPr>
        <w:name w:val="CA68AEF1AD2446569C524A6E4CE87600"/>
        <w:category>
          <w:name w:val="כללי"/>
          <w:gallery w:val="placeholder"/>
        </w:category>
        <w:types>
          <w:type w:val="bbPlcHdr"/>
        </w:types>
        <w:behaviors>
          <w:behavior w:val="content"/>
        </w:behaviors>
        <w:guid w:val="{A03D2EBA-A478-4E02-95E9-EF135BB3392E}"/>
      </w:docPartPr>
      <w:docPartBody>
        <w:p w:rsidR="004E44FD" w:rsidRDefault="005E35F5" w:rsidP="005E35F5">
          <w:pPr>
            <w:pStyle w:val="CA68AEF1AD2446569C524A6E4CE87600"/>
          </w:pPr>
          <w:r w:rsidRPr="000E16FF">
            <w:rPr>
              <w:rStyle w:val="PlaceholderText"/>
              <w:rtl/>
            </w:rPr>
            <w:t>[שם ספק]</w:t>
          </w:r>
        </w:p>
      </w:docPartBody>
    </w:docPart>
    <w:docPart>
      <w:docPartPr>
        <w:name w:val="AC104C222C9F475D9F6A36D94877767C"/>
        <w:category>
          <w:name w:val="כללי"/>
          <w:gallery w:val="placeholder"/>
        </w:category>
        <w:types>
          <w:type w:val="bbPlcHdr"/>
        </w:types>
        <w:behaviors>
          <w:behavior w:val="content"/>
        </w:behaviors>
        <w:guid w:val="{9E16AF88-F099-4278-B499-8B31E0622E65}"/>
      </w:docPartPr>
      <w:docPartBody>
        <w:p w:rsidR="004E44FD" w:rsidRDefault="005E35F5" w:rsidP="005E35F5">
          <w:pPr>
            <w:pStyle w:val="AC104C222C9F475D9F6A36D94877767C"/>
          </w:pPr>
          <w:r w:rsidRPr="00C5438E">
            <w:rPr>
              <w:rStyle w:val="PlaceholderText"/>
              <w:rtl/>
            </w:rPr>
            <w:t>[צד א בחוזה]</w:t>
          </w:r>
        </w:p>
      </w:docPartBody>
    </w:docPart>
    <w:docPart>
      <w:docPartPr>
        <w:name w:val="EC56E23C7A234C76879045717DF99C28"/>
        <w:category>
          <w:name w:val="כללי"/>
          <w:gallery w:val="placeholder"/>
        </w:category>
        <w:types>
          <w:type w:val="bbPlcHdr"/>
        </w:types>
        <w:behaviors>
          <w:behavior w:val="content"/>
        </w:behaviors>
        <w:guid w:val="{25D42BC2-BDFC-4225-AA8C-16873510E26E}"/>
      </w:docPartPr>
      <w:docPartBody>
        <w:p w:rsidR="004E44FD" w:rsidRDefault="005E35F5" w:rsidP="005E35F5">
          <w:pPr>
            <w:pStyle w:val="EC56E23C7A234C76879045717DF99C28"/>
          </w:pPr>
          <w:r w:rsidRPr="003059F5">
            <w:rPr>
              <w:rStyle w:val="PlaceholderText"/>
              <w:rtl/>
            </w:rPr>
            <w:t>[שם ספק]</w:t>
          </w:r>
        </w:p>
      </w:docPartBody>
    </w:docPart>
    <w:docPart>
      <w:docPartPr>
        <w:name w:val="2C65E0357C9945E1839832FE5F87153C"/>
        <w:category>
          <w:name w:val="כללי"/>
          <w:gallery w:val="placeholder"/>
        </w:category>
        <w:types>
          <w:type w:val="bbPlcHdr"/>
        </w:types>
        <w:behaviors>
          <w:behavior w:val="content"/>
        </w:behaviors>
        <w:guid w:val="{78D07C71-1A32-4626-8B7E-C21F9D406495}"/>
      </w:docPartPr>
      <w:docPartBody>
        <w:p w:rsidR="004E44FD" w:rsidRDefault="005E35F5" w:rsidP="005E35F5">
          <w:pPr>
            <w:pStyle w:val="2C65E0357C9945E1839832FE5F87153C"/>
          </w:pPr>
          <w:r w:rsidRPr="003059F5">
            <w:rPr>
              <w:rStyle w:val="PlaceholderText"/>
              <w:rtl/>
            </w:rPr>
            <w:t>[שם אתר]</w:t>
          </w:r>
        </w:p>
      </w:docPartBody>
    </w:docPart>
    <w:docPart>
      <w:docPartPr>
        <w:name w:val="294494466D154F5E84E96F98C01E6206"/>
        <w:category>
          <w:name w:val="כללי"/>
          <w:gallery w:val="placeholder"/>
        </w:category>
        <w:types>
          <w:type w:val="bbPlcHdr"/>
        </w:types>
        <w:behaviors>
          <w:behavior w:val="content"/>
        </w:behaviors>
        <w:guid w:val="{E143E876-1101-4A94-9FEF-93D1F2DD0CBD}"/>
      </w:docPartPr>
      <w:docPartBody>
        <w:p w:rsidR="004E44FD" w:rsidRDefault="005E35F5" w:rsidP="005E35F5">
          <w:pPr>
            <w:pStyle w:val="294494466D154F5E84E96F98C01E6206"/>
          </w:pPr>
          <w:r w:rsidRPr="003059F5">
            <w:rPr>
              <w:rStyle w:val="PlaceholderText"/>
              <w:rtl/>
            </w:rPr>
            <w:t>[תיאור עבודה]</w:t>
          </w:r>
        </w:p>
      </w:docPartBody>
    </w:docPart>
    <w:docPart>
      <w:docPartPr>
        <w:name w:val="4E2B0DBC9ADC4C9D8D67C1BC4C572E77"/>
        <w:category>
          <w:name w:val="כללי"/>
          <w:gallery w:val="placeholder"/>
        </w:category>
        <w:types>
          <w:type w:val="bbPlcHdr"/>
        </w:types>
        <w:behaviors>
          <w:behavior w:val="content"/>
        </w:behaviors>
        <w:guid w:val="{E48884D5-2720-4EB9-BD8E-C18B1D82686D}"/>
      </w:docPartPr>
      <w:docPartBody>
        <w:p w:rsidR="004E44FD" w:rsidRDefault="005E35F5" w:rsidP="005E35F5">
          <w:pPr>
            <w:pStyle w:val="4E2B0DBC9ADC4C9D8D67C1BC4C572E77"/>
          </w:pPr>
          <w:r w:rsidRPr="000E16FF">
            <w:rPr>
              <w:rStyle w:val="PlaceholderText"/>
              <w:rtl/>
            </w:rPr>
            <w:t>[שם ספק]</w:t>
          </w:r>
        </w:p>
      </w:docPartBody>
    </w:docPart>
    <w:docPart>
      <w:docPartPr>
        <w:name w:val="FB34EDC7080A4751B248FD30F460FD3F"/>
        <w:category>
          <w:name w:val="כללי"/>
          <w:gallery w:val="placeholder"/>
        </w:category>
        <w:types>
          <w:type w:val="bbPlcHdr"/>
        </w:types>
        <w:behaviors>
          <w:behavior w:val="content"/>
        </w:behaviors>
        <w:guid w:val="{26423582-0003-4A5A-B1CF-9FBEC1806D07}"/>
      </w:docPartPr>
      <w:docPartBody>
        <w:p w:rsidR="004E44FD" w:rsidRDefault="005E35F5" w:rsidP="005E35F5">
          <w:pPr>
            <w:pStyle w:val="FB34EDC7080A4751B248FD30F460FD3F"/>
          </w:pPr>
          <w:r w:rsidRPr="00C5438E">
            <w:rPr>
              <w:rStyle w:val="PlaceholderText"/>
              <w:rtl/>
            </w:rPr>
            <w:t>[צד א בחוזה]</w:t>
          </w:r>
        </w:p>
      </w:docPartBody>
    </w:docPart>
    <w:docPart>
      <w:docPartPr>
        <w:name w:val="ED221E93217F41ECA34F5BC3C6B4F949"/>
        <w:category>
          <w:name w:val="כללי"/>
          <w:gallery w:val="placeholder"/>
        </w:category>
        <w:types>
          <w:type w:val="bbPlcHdr"/>
        </w:types>
        <w:behaviors>
          <w:behavior w:val="content"/>
        </w:behaviors>
        <w:guid w:val="{627D28D2-3043-4D25-8A6B-D87466D5FD91}"/>
      </w:docPartPr>
      <w:docPartBody>
        <w:p w:rsidR="004E44FD" w:rsidRDefault="005E35F5" w:rsidP="005E35F5">
          <w:pPr>
            <w:pStyle w:val="ED221E93217F41ECA34F5BC3C6B4F949"/>
          </w:pPr>
          <w:r w:rsidRPr="003059F5">
            <w:rPr>
              <w:rStyle w:val="PlaceholderText"/>
              <w:rtl/>
            </w:rPr>
            <w:t>[שם אתר]</w:t>
          </w:r>
        </w:p>
      </w:docPartBody>
    </w:docPart>
    <w:docPart>
      <w:docPartPr>
        <w:name w:val="3B3D70EEC27E4FBCB143A8554571BB14"/>
        <w:category>
          <w:name w:val="כללי"/>
          <w:gallery w:val="placeholder"/>
        </w:category>
        <w:types>
          <w:type w:val="bbPlcHdr"/>
        </w:types>
        <w:behaviors>
          <w:behavior w:val="content"/>
        </w:behaviors>
        <w:guid w:val="{C814B9EC-0156-4399-9C8D-D8CCC1CCDBDA}"/>
      </w:docPartPr>
      <w:docPartBody>
        <w:p w:rsidR="004E44FD" w:rsidRDefault="005E35F5" w:rsidP="005E35F5">
          <w:pPr>
            <w:pStyle w:val="3B3D70EEC27E4FBCB143A8554571BB14"/>
          </w:pPr>
          <w:r w:rsidRPr="003059F5">
            <w:rPr>
              <w:rStyle w:val="PlaceholderText"/>
              <w:rtl/>
            </w:rPr>
            <w:t>[תאריך חתימת חוזה]</w:t>
          </w:r>
        </w:p>
      </w:docPartBody>
    </w:docPart>
    <w:docPart>
      <w:docPartPr>
        <w:name w:val="3A4BA09479574CD2BCCD6B7C6CF40632"/>
        <w:category>
          <w:name w:val="כללי"/>
          <w:gallery w:val="placeholder"/>
        </w:category>
        <w:types>
          <w:type w:val="bbPlcHdr"/>
        </w:types>
        <w:behaviors>
          <w:behavior w:val="content"/>
        </w:behaviors>
        <w:guid w:val="{239BA177-198B-4F32-8310-41C835C29502}"/>
      </w:docPartPr>
      <w:docPartBody>
        <w:p w:rsidR="004E44FD" w:rsidRDefault="005E35F5" w:rsidP="005E35F5">
          <w:pPr>
            <w:pStyle w:val="3A4BA09479574CD2BCCD6B7C6CF40632"/>
          </w:pPr>
          <w:r w:rsidRPr="000E16FF">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Segoe UI"/>
    <w:charset w:val="B1"/>
    <w:family w:val="swiss"/>
    <w:pitch w:val="variable"/>
    <w:sig w:usb0="00000800"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4E44FD"/>
    <w:rsid w:val="0054288A"/>
    <w:rsid w:val="005E35F5"/>
    <w:rsid w:val="006865A5"/>
    <w:rsid w:val="00AC1C0F"/>
    <w:rsid w:val="00AC6B04"/>
    <w:rsid w:val="00CE0FDB"/>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35F5"/>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730DEDEC88DD44DEBCDD44CC2053351D">
    <w:name w:val="730DEDEC88DD44DEBCDD44CC2053351D"/>
    <w:rsid w:val="00AC6B04"/>
    <w:pPr>
      <w:bidi/>
    </w:pPr>
  </w:style>
  <w:style w:type="paragraph" w:customStyle="1" w:styleId="6120FFDB6FE5471EB443F555069EB209">
    <w:name w:val="6120FFDB6FE5471EB443F555069EB209"/>
    <w:rsid w:val="00AC6B04"/>
    <w:pPr>
      <w:bidi/>
    </w:pPr>
  </w:style>
  <w:style w:type="paragraph" w:customStyle="1" w:styleId="0FED26A6C4BF4F5D94BA32A91BCC68E2">
    <w:name w:val="0FED26A6C4BF4F5D94BA32A91BCC68E2"/>
    <w:rsid w:val="00AC6B04"/>
    <w:pPr>
      <w:bidi/>
    </w:pPr>
  </w:style>
  <w:style w:type="paragraph" w:customStyle="1" w:styleId="2B0CC02789BB450B9F4E4846C8A0AFD7">
    <w:name w:val="2B0CC02789BB450B9F4E4846C8A0AFD7"/>
    <w:rsid w:val="00AC6B04"/>
    <w:pPr>
      <w:bidi/>
    </w:pPr>
  </w:style>
  <w:style w:type="paragraph" w:customStyle="1" w:styleId="6DDEFB1C51B94215A24F1E8E8931D682">
    <w:name w:val="6DDEFB1C51B94215A24F1E8E8931D682"/>
    <w:rsid w:val="00AC6B04"/>
    <w:pPr>
      <w:bidi/>
    </w:pPr>
  </w:style>
  <w:style w:type="paragraph" w:customStyle="1" w:styleId="C5AA71AF95B44BADAFCDAFC0D43B56BC">
    <w:name w:val="C5AA71AF95B44BADAFCDAFC0D43B56BC"/>
    <w:rsid w:val="005E35F5"/>
    <w:pPr>
      <w:bidi/>
    </w:pPr>
  </w:style>
  <w:style w:type="paragraph" w:customStyle="1" w:styleId="334F6A3D787040DFA6A36A3195D2B260">
    <w:name w:val="334F6A3D787040DFA6A36A3195D2B260"/>
    <w:rsid w:val="005E35F5"/>
    <w:pPr>
      <w:bidi/>
    </w:pPr>
  </w:style>
  <w:style w:type="paragraph" w:customStyle="1" w:styleId="0134D4704F6545CBAF75CFDC0B72EB52">
    <w:name w:val="0134D4704F6545CBAF75CFDC0B72EB52"/>
    <w:rsid w:val="005E35F5"/>
    <w:pPr>
      <w:bidi/>
    </w:pPr>
  </w:style>
  <w:style w:type="paragraph" w:customStyle="1" w:styleId="BC54B57680AA435182E0CE094895D2DC">
    <w:name w:val="BC54B57680AA435182E0CE094895D2DC"/>
    <w:rsid w:val="005E35F5"/>
    <w:pPr>
      <w:bidi/>
    </w:pPr>
  </w:style>
  <w:style w:type="paragraph" w:customStyle="1" w:styleId="73344C5F032840AFB33CA979B4AECD8D">
    <w:name w:val="73344C5F032840AFB33CA979B4AECD8D"/>
    <w:rsid w:val="005E35F5"/>
    <w:pPr>
      <w:bidi/>
    </w:pPr>
  </w:style>
  <w:style w:type="paragraph" w:customStyle="1" w:styleId="5D90503D9DD04BF780B32A85A22B158A">
    <w:name w:val="5D90503D9DD04BF780B32A85A22B158A"/>
    <w:rsid w:val="005E35F5"/>
    <w:pPr>
      <w:bidi/>
    </w:pPr>
  </w:style>
  <w:style w:type="paragraph" w:customStyle="1" w:styleId="33085D5935904502A22F6822B7F7E0BD">
    <w:name w:val="33085D5935904502A22F6822B7F7E0BD"/>
    <w:rsid w:val="005E35F5"/>
    <w:pPr>
      <w:bidi/>
    </w:pPr>
  </w:style>
  <w:style w:type="paragraph" w:customStyle="1" w:styleId="F6500580D55A45DDA87EBA81AE853E51">
    <w:name w:val="F6500580D55A45DDA87EBA81AE853E51"/>
    <w:rsid w:val="005E35F5"/>
    <w:pPr>
      <w:bidi/>
    </w:pPr>
  </w:style>
  <w:style w:type="paragraph" w:customStyle="1" w:styleId="CBBD8C73D2B34EC8B7B60152DB87E6EB">
    <w:name w:val="CBBD8C73D2B34EC8B7B60152DB87E6EB"/>
    <w:rsid w:val="005E35F5"/>
    <w:pPr>
      <w:bidi/>
    </w:pPr>
  </w:style>
  <w:style w:type="paragraph" w:customStyle="1" w:styleId="3DE8EFBF229544FEAD8AE457557C07A5">
    <w:name w:val="3DE8EFBF229544FEAD8AE457557C07A5"/>
    <w:rsid w:val="005E35F5"/>
    <w:pPr>
      <w:bidi/>
    </w:pPr>
  </w:style>
  <w:style w:type="paragraph" w:customStyle="1" w:styleId="51D3BEA94CAA4859B4D4AD8D993CFC92">
    <w:name w:val="51D3BEA94CAA4859B4D4AD8D993CFC92"/>
    <w:rsid w:val="005E35F5"/>
    <w:pPr>
      <w:bidi/>
    </w:pPr>
  </w:style>
  <w:style w:type="paragraph" w:customStyle="1" w:styleId="824D3ED50C8E4B4EAB35CECF8F235D80">
    <w:name w:val="824D3ED50C8E4B4EAB35CECF8F235D80"/>
    <w:rsid w:val="005E35F5"/>
    <w:pPr>
      <w:bidi/>
    </w:pPr>
  </w:style>
  <w:style w:type="paragraph" w:customStyle="1" w:styleId="1CC14158AFF64B8CBC4A9894E91F10F5">
    <w:name w:val="1CC14158AFF64B8CBC4A9894E91F10F5"/>
    <w:rsid w:val="005E35F5"/>
    <w:pPr>
      <w:bidi/>
    </w:pPr>
  </w:style>
  <w:style w:type="paragraph" w:customStyle="1" w:styleId="6FFCE2446A5A40DEA65B745E773A1FC1">
    <w:name w:val="6FFCE2446A5A40DEA65B745E773A1FC1"/>
    <w:rsid w:val="005E35F5"/>
    <w:pPr>
      <w:bidi/>
    </w:pPr>
  </w:style>
  <w:style w:type="paragraph" w:customStyle="1" w:styleId="C79EBA8553E94ED0B9FFF6256412E390">
    <w:name w:val="C79EBA8553E94ED0B9FFF6256412E390"/>
    <w:rsid w:val="005E35F5"/>
    <w:pPr>
      <w:bidi/>
    </w:pPr>
  </w:style>
  <w:style w:type="paragraph" w:customStyle="1" w:styleId="695F4CB4DFE84FB89D23197335C050D8">
    <w:name w:val="695F4CB4DFE84FB89D23197335C050D8"/>
    <w:rsid w:val="005E35F5"/>
    <w:pPr>
      <w:bidi/>
    </w:pPr>
  </w:style>
  <w:style w:type="paragraph" w:customStyle="1" w:styleId="D162047E71094D769A45CFC6B5F9AA62">
    <w:name w:val="D162047E71094D769A45CFC6B5F9AA62"/>
    <w:rsid w:val="005E35F5"/>
    <w:pPr>
      <w:bidi/>
    </w:pPr>
  </w:style>
  <w:style w:type="paragraph" w:customStyle="1" w:styleId="79B4B2977EC94D50BCA836D9027564E9">
    <w:name w:val="79B4B2977EC94D50BCA836D9027564E9"/>
    <w:rsid w:val="005E35F5"/>
    <w:pPr>
      <w:bidi/>
    </w:pPr>
  </w:style>
  <w:style w:type="paragraph" w:customStyle="1" w:styleId="39E4972C552D4510B28FA9061584F9BB">
    <w:name w:val="39E4972C552D4510B28FA9061584F9BB"/>
    <w:rsid w:val="005E35F5"/>
    <w:pPr>
      <w:bidi/>
    </w:pPr>
  </w:style>
  <w:style w:type="paragraph" w:customStyle="1" w:styleId="28E699BCC3EC44C2BD115E44382A424E">
    <w:name w:val="28E699BCC3EC44C2BD115E44382A424E"/>
    <w:rsid w:val="005E35F5"/>
    <w:pPr>
      <w:bidi/>
    </w:pPr>
  </w:style>
  <w:style w:type="paragraph" w:customStyle="1" w:styleId="09720F161EF443C39A9EBA51DBDFF7EF">
    <w:name w:val="09720F161EF443C39A9EBA51DBDFF7EF"/>
    <w:rsid w:val="005E35F5"/>
    <w:pPr>
      <w:bidi/>
    </w:pPr>
  </w:style>
  <w:style w:type="paragraph" w:customStyle="1" w:styleId="6629D05050654585859408E2396D44A6">
    <w:name w:val="6629D05050654585859408E2396D44A6"/>
    <w:rsid w:val="005E35F5"/>
    <w:pPr>
      <w:bidi/>
    </w:pPr>
  </w:style>
  <w:style w:type="paragraph" w:customStyle="1" w:styleId="58B266DD573C4E22AADFD273C94C13F1">
    <w:name w:val="58B266DD573C4E22AADFD273C94C13F1"/>
    <w:rsid w:val="005E35F5"/>
    <w:pPr>
      <w:bidi/>
    </w:pPr>
  </w:style>
  <w:style w:type="paragraph" w:customStyle="1" w:styleId="B5B58508539E4A24A3B45CDEA2C17016">
    <w:name w:val="B5B58508539E4A24A3B45CDEA2C17016"/>
    <w:rsid w:val="005E35F5"/>
    <w:pPr>
      <w:bidi/>
    </w:pPr>
  </w:style>
  <w:style w:type="paragraph" w:customStyle="1" w:styleId="996398F0570041D59016695FA34A226B">
    <w:name w:val="996398F0570041D59016695FA34A226B"/>
    <w:rsid w:val="005E35F5"/>
    <w:pPr>
      <w:bidi/>
    </w:pPr>
  </w:style>
  <w:style w:type="paragraph" w:customStyle="1" w:styleId="33CED90E3BD1475B9F3F1EF17AA5DCBC">
    <w:name w:val="33CED90E3BD1475B9F3F1EF17AA5DCBC"/>
    <w:rsid w:val="005E35F5"/>
    <w:pPr>
      <w:bidi/>
    </w:pPr>
  </w:style>
  <w:style w:type="paragraph" w:customStyle="1" w:styleId="5A96903A951449F9A49A6667C3105A84">
    <w:name w:val="5A96903A951449F9A49A6667C3105A84"/>
    <w:rsid w:val="005E35F5"/>
    <w:pPr>
      <w:bidi/>
    </w:pPr>
  </w:style>
  <w:style w:type="paragraph" w:customStyle="1" w:styleId="488BD482713441DC9BA5E76F2FEB2FFD">
    <w:name w:val="488BD482713441DC9BA5E76F2FEB2FFD"/>
    <w:rsid w:val="005E35F5"/>
    <w:pPr>
      <w:bidi/>
    </w:pPr>
  </w:style>
  <w:style w:type="paragraph" w:customStyle="1" w:styleId="097BFB2DEE6B4BC2B7C96850C999AE84">
    <w:name w:val="097BFB2DEE6B4BC2B7C96850C999AE84"/>
    <w:rsid w:val="005E35F5"/>
    <w:pPr>
      <w:bidi/>
    </w:pPr>
  </w:style>
  <w:style w:type="paragraph" w:customStyle="1" w:styleId="CA68AEF1AD2446569C524A6E4CE87600">
    <w:name w:val="CA68AEF1AD2446569C524A6E4CE87600"/>
    <w:rsid w:val="005E35F5"/>
    <w:pPr>
      <w:bidi/>
    </w:pPr>
  </w:style>
  <w:style w:type="paragraph" w:customStyle="1" w:styleId="FCCFB4C7786C49EF8022D902E92B7B57">
    <w:name w:val="FCCFB4C7786C49EF8022D902E92B7B57"/>
    <w:rsid w:val="005E35F5"/>
    <w:pPr>
      <w:bidi/>
    </w:pPr>
  </w:style>
  <w:style w:type="paragraph" w:customStyle="1" w:styleId="2D1E8163B29D4B2C9B916AD47C4DB6B0">
    <w:name w:val="2D1E8163B29D4B2C9B916AD47C4DB6B0"/>
    <w:rsid w:val="005E35F5"/>
    <w:pPr>
      <w:bidi/>
    </w:pPr>
  </w:style>
  <w:style w:type="paragraph" w:customStyle="1" w:styleId="1DC0FDEBA2364EA6B04776C836ED620F">
    <w:name w:val="1DC0FDEBA2364EA6B04776C836ED620F"/>
    <w:rsid w:val="005E35F5"/>
    <w:pPr>
      <w:bidi/>
    </w:pPr>
  </w:style>
  <w:style w:type="paragraph" w:customStyle="1" w:styleId="742784C85E73484D9A7DC9470D8D34F5">
    <w:name w:val="742784C85E73484D9A7DC9470D8D34F5"/>
    <w:rsid w:val="005E35F5"/>
    <w:pPr>
      <w:bidi/>
    </w:pPr>
  </w:style>
  <w:style w:type="paragraph" w:customStyle="1" w:styleId="AC104C222C9F475D9F6A36D94877767C">
    <w:name w:val="AC104C222C9F475D9F6A36D94877767C"/>
    <w:rsid w:val="005E35F5"/>
    <w:pPr>
      <w:bidi/>
    </w:pPr>
  </w:style>
  <w:style w:type="paragraph" w:customStyle="1" w:styleId="EC56E23C7A234C76879045717DF99C28">
    <w:name w:val="EC56E23C7A234C76879045717DF99C28"/>
    <w:rsid w:val="005E35F5"/>
    <w:pPr>
      <w:bidi/>
    </w:pPr>
  </w:style>
  <w:style w:type="paragraph" w:customStyle="1" w:styleId="2C65E0357C9945E1839832FE5F87153C">
    <w:name w:val="2C65E0357C9945E1839832FE5F87153C"/>
    <w:rsid w:val="005E35F5"/>
    <w:pPr>
      <w:bidi/>
    </w:pPr>
  </w:style>
  <w:style w:type="paragraph" w:customStyle="1" w:styleId="294494466D154F5E84E96F98C01E6206">
    <w:name w:val="294494466D154F5E84E96F98C01E6206"/>
    <w:rsid w:val="005E35F5"/>
    <w:pPr>
      <w:bidi/>
    </w:pPr>
  </w:style>
  <w:style w:type="paragraph" w:customStyle="1" w:styleId="4E2B0DBC9ADC4C9D8D67C1BC4C572E77">
    <w:name w:val="4E2B0DBC9ADC4C9D8D67C1BC4C572E77"/>
    <w:rsid w:val="005E35F5"/>
    <w:pPr>
      <w:bidi/>
    </w:pPr>
  </w:style>
  <w:style w:type="paragraph" w:customStyle="1" w:styleId="FB34EDC7080A4751B248FD30F460FD3F">
    <w:name w:val="FB34EDC7080A4751B248FD30F460FD3F"/>
    <w:rsid w:val="005E35F5"/>
    <w:pPr>
      <w:bidi/>
    </w:pPr>
  </w:style>
  <w:style w:type="paragraph" w:customStyle="1" w:styleId="ED221E93217F41ECA34F5BC3C6B4F949">
    <w:name w:val="ED221E93217F41ECA34F5BC3C6B4F949"/>
    <w:rsid w:val="005E35F5"/>
    <w:pPr>
      <w:bidi/>
    </w:pPr>
  </w:style>
  <w:style w:type="paragraph" w:customStyle="1" w:styleId="3B3D70EEC27E4FBCB143A8554571BB14">
    <w:name w:val="3B3D70EEC27E4FBCB143A8554571BB14"/>
    <w:rsid w:val="005E35F5"/>
    <w:pPr>
      <w:bidi/>
    </w:pPr>
  </w:style>
  <w:style w:type="paragraph" w:customStyle="1" w:styleId="3A4BA09479574CD2BCCD6B7C6CF40632">
    <w:name w:val="3A4BA09479574CD2BCCD6B7C6CF40632"/>
    <w:rsid w:val="005E35F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2.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3.xml><?xml version="1.0" encoding="utf-8"?>
<ds:datastoreItem xmlns:ds="http://schemas.openxmlformats.org/officeDocument/2006/customXml" ds:itemID="{19157375-5B1A-4E57-BAB9-378F093A8BA5}"/>
</file>

<file path=customXml/itemProps4.xml><?xml version="1.0" encoding="utf-8"?>
<ds:datastoreItem xmlns:ds="http://schemas.openxmlformats.org/officeDocument/2006/customXml" ds:itemID="{81709D4C-33DC-48CC-AC7E-130A245806EE}">
  <ds:schemaRefs>
    <ds:schemaRef ds:uri="http://schemas.openxmlformats.org/package/2006/metadata/core-properties"/>
    <ds:schemaRef ds:uri="http://purl.org/dc/dcmitype/"/>
    <ds:schemaRef ds:uri="e82e0497-401b-493b-ab66-61f85c09ed30"/>
    <ds:schemaRef ds:uri="http://schemas.microsoft.com/office/2006/documentManagement/types"/>
    <ds:schemaRef ds:uri="http://purl.org/dc/elements/1.1/"/>
    <ds:schemaRef ds:uri="http://schemas.microsoft.com/office/2006/metadata/properties"/>
    <ds:schemaRef ds:uri="http://schemas.microsoft.com/sharepoint/v3"/>
    <ds:schemaRef ds:uri="http://purl.org/dc/terms/"/>
    <ds:schemaRef ds:uri="http://schemas.microsoft.com/office/infopath/2007/PartnerControls"/>
    <ds:schemaRef ds:uri="http://www.w3.org/XML/1998/namespace"/>
  </ds:schemaRefs>
</ds:datastoreItem>
</file>

<file path=customXml/itemProps5.xml><?xml version="1.0" encoding="utf-8"?>
<ds:datastoreItem xmlns:ds="http://schemas.openxmlformats.org/officeDocument/2006/customXml" ds:itemID="{47776528-A9F5-4591-958C-D015E34D92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F2330DAE-9C87-48EC-A950-331E33AFB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46</Pages>
  <Words>10401</Words>
  <Characters>52006</Characters>
  <Application>Microsoft Office Word</Application>
  <DocSecurity>0</DocSecurity>
  <Lines>433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גרמן קגנובסקי</dc:creator>
  <cp:keywords/>
  <dc:description/>
  <cp:lastModifiedBy>גרמן קגנובסקי</cp:lastModifiedBy>
  <cp:revision>5</cp:revision>
  <cp:lastPrinted>2021-02-22T09:54:00Z</cp:lastPrinted>
  <dcterms:created xsi:type="dcterms:W3CDTF">2020-08-04T07:19:00Z</dcterms:created>
  <dcterms:modified xsi:type="dcterms:W3CDTF">2021-02-22T10:02:00Z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9afd8517-2423-4883-9b73-84fda033e129</vt:lpwstr>
  </property>
</Properties>
</file>