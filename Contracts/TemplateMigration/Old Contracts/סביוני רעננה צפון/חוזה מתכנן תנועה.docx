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6546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DD175D9"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A2CBA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6C1DA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DBBB61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54653F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04D9B0C4" wp14:editId="2E5F156A">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6103E6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83742E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0D4119"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873EF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1D8840C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292BF2"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98791BF" w14:textId="14F7A6C1" w:rsidR="0006071E" w:rsidRPr="00B27B4C" w:rsidRDefault="00D65EA7"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גרמן קגנובסקי" w:date="2020-08-04T11:54:00Z">
            <w:r>
              <w:rPr>
                <w:rFonts w:ascii="Times New Roman" w:eastAsia="Times New Roman" w:hAnsi="Times New Roman" w:cs="David" w:hint="cs"/>
                <w:bCs/>
                <w:sz w:val="32"/>
                <w:szCs w:val="32"/>
                <w:u w:val="single"/>
                <w:rtl/>
                <w:lang w:eastAsia="he-IL"/>
              </w:rPr>
              <w:t>הקמה 150 יח''ד ומסחר על גבי החניון תת קרקעי</w:t>
            </w:r>
          </w:ins>
        </w:p>
      </w:sdtContent>
    </w:sdt>
    <w:p w14:paraId="20EF1405"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EDFD02C" w14:textId="4904D0BB" w:rsidR="0006071E" w:rsidRPr="00B27B4C" w:rsidRDefault="00D65EA7"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08-04T11:55:00Z">
            <w:r>
              <w:rPr>
                <w:rFonts w:ascii="Times New Roman" w:eastAsia="Times New Roman" w:hAnsi="Times New Roman" w:cs="David" w:hint="cs"/>
                <w:bCs/>
                <w:sz w:val="32"/>
                <w:szCs w:val="32"/>
                <w:u w:val="single"/>
                <w:rtl/>
                <w:lang w:eastAsia="he-IL"/>
              </w:rPr>
              <w:t>סביוני רעננה צפון</w:t>
            </w:r>
          </w:ins>
        </w:p>
      </w:sdtContent>
    </w:sdt>
    <w:p w14:paraId="3B41DEF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14297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5876B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2F6E6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1AC7E6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79120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B45DD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810B2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949F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C852C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1BF2D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E40AA9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DDB72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C7370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967FF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B87D6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AF9B4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E3E75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2F404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EC118A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0DB1E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2637D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38A14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18FCB6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7BFC0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7F58F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784510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25187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C294DE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9F40C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842D2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C48FA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C8B24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6BD36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9A54E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BB757F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B66DD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A13D3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CB5DB2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A4D97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372E2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F16C8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DE186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5B87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656B2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CCABF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EE9CD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E03CA1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6C69A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41D5C2B"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2565C22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D7093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13889CA2"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7AEDA1A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607E3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D6839B"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2183AEAC" w14:textId="77777777" w:rsidR="00650D2D" w:rsidRPr="00650D2D" w:rsidRDefault="00605ADD"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גרמן קגנובסקי" w:date="2020-05-14T15:52: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53D0BC66"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09D86C93"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4EC9FCDF"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5F6DD11"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5A8B97C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84AE637" w14:textId="6DBA8BB1" w:rsidR="00650D2D" w:rsidRPr="00650D2D" w:rsidRDefault="00647FE6"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גרמן קגנובסקי" w:date="2020-05-17T10:42:00Z">
            <w:r>
              <w:rPr>
                <w:rFonts w:ascii="Times New Roman" w:eastAsia="Times New Roman" w:hAnsi="Times New Roman" w:cs="David" w:hint="cs"/>
                <w:color w:val="800080"/>
                <w:sz w:val="24"/>
                <w:szCs w:val="24"/>
                <w:rtl/>
              </w:rPr>
              <w:br/>
              <w:t>דגש הנדסה תכנון תנועה ודרכים בע''מ</w:t>
            </w:r>
            <w:r>
              <w:rPr>
                <w:rFonts w:ascii="Times New Roman" w:eastAsia="Times New Roman" w:hAnsi="Times New Roman" w:cs="David" w:hint="cs"/>
                <w:color w:val="800080"/>
                <w:sz w:val="24"/>
                <w:szCs w:val="24"/>
                <w:rtl/>
              </w:rPr>
              <w:br/>
              <w:t>בן גוריון 11 בני ברק</w:t>
            </w:r>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tl/>
              </w:rPr>
              <w:lastRenderedPageBreak/>
              <w:t>512329376</w:t>
            </w:r>
            <w:r>
              <w:rPr>
                <w:rFonts w:ascii="Times New Roman" w:eastAsia="Times New Roman" w:hAnsi="Times New Roman" w:cs="David" w:hint="cs"/>
                <w:color w:val="800080"/>
                <w:sz w:val="24"/>
                <w:szCs w:val="24"/>
                <w:rtl/>
              </w:rPr>
              <w:br/>
            </w:r>
          </w:ins>
        </w:p>
      </w:sdtContent>
    </w:sdt>
    <w:p w14:paraId="2C6EB0E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2D85A7D2"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7B840092"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216E6B7"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39DAFC2"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236C5E93"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0F74F09E"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143F8E41"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541179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D32329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CB18E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5F8643A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3CDE6EA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47E8B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DB78B7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6E765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9C01D6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352B92"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74D5657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A36A5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4D3458A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6C3A344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0FF5067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06391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7C8AE6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D75BB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28E7560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DC01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0C2E31A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63344CE1"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87632D2"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19888F6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F18E6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1BF1ADB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21A0F45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CB227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29F64683"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67FBDF2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4AD245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41585F3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7649CEF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895E1F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790A09C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11271E92"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24CC8EE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5692C873"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5820B4C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79C3F75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ז</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על קיום ביטוחי המתכנן;</w:t>
      </w:r>
    </w:p>
    <w:p w14:paraId="6DF444D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4F0167D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03F94919"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0D75FB1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022E148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3CD6F00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כי הוא בעל הכישורים, </w:t>
      </w:r>
      <w:r w:rsidRPr="00650D2D">
        <w:rPr>
          <w:rFonts w:ascii="Times New Roman" w:eastAsia="Times New Roman" w:hAnsi="Times New Roman" w:cs="David"/>
          <w:sz w:val="20"/>
          <w:szCs w:val="24"/>
          <w:rtl/>
          <w:lang w:eastAsia="he-IL"/>
        </w:rPr>
        <w:lastRenderedPageBreak/>
        <w:t>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1CC282E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6D2594C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5C9E9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3E07A8E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46E78AC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3BC3942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5916E41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E3A583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w:t>
      </w:r>
      <w:r w:rsidRPr="00650D2D">
        <w:rPr>
          <w:rFonts w:ascii="Times New Roman" w:eastAsia="Times New Roman" w:hAnsi="Times New Roman" w:cs="David"/>
          <w:sz w:val="20"/>
          <w:szCs w:val="24"/>
          <w:rtl/>
          <w:lang w:eastAsia="he-IL"/>
        </w:rPr>
        <w:lastRenderedPageBreak/>
        <w:t>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7F5655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2E141ED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4F078F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285DB1E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2D7E2B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5C5BA07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228CAA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1F444F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030568D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התכנון. מבלי לגרוע מהתחייבויות המתכנן כמתחייב </w:t>
      </w:r>
      <w:r w:rsidRPr="00650D2D">
        <w:rPr>
          <w:rFonts w:ascii="Times New Roman" w:eastAsia="Times New Roman" w:hAnsi="Times New Roman" w:cs="David"/>
          <w:sz w:val="20"/>
          <w:szCs w:val="24"/>
          <w:rtl/>
          <w:lang w:eastAsia="he-IL"/>
        </w:rPr>
        <w:lastRenderedPageBreak/>
        <w:t>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1945FD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42DA37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55E5977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63F1A67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488BCB6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3606A2F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37A64C7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01D1868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5E2262B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68332FB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0EB9CF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w:t>
      </w:r>
      <w:r w:rsidRPr="00650D2D">
        <w:rPr>
          <w:rFonts w:ascii="Times New Roman" w:eastAsia="Times New Roman" w:hAnsi="Times New Roman" w:cs="David"/>
          <w:sz w:val="20"/>
          <w:szCs w:val="24"/>
          <w:rtl/>
          <w:lang w:eastAsia="he-IL"/>
        </w:rPr>
        <w:lastRenderedPageBreak/>
        <w:t>כהלכה את הוראות חוזה זה, את הוראות המזמין ואת הוראותיו.</w:t>
      </w:r>
    </w:p>
    <w:p w14:paraId="095E1E2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AB7F53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7E47358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CDCF09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13063FB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71C6790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661D50C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0DB03F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D84CCF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w:t>
      </w:r>
      <w:r w:rsidRPr="00650D2D">
        <w:rPr>
          <w:rFonts w:ascii="Times New Roman" w:eastAsia="Times New Roman" w:hAnsi="Times New Roman" w:cs="David"/>
          <w:sz w:val="20"/>
          <w:szCs w:val="24"/>
          <w:rtl/>
          <w:lang w:eastAsia="he-IL"/>
        </w:rPr>
        <w:lastRenderedPageBreak/>
        <w:t>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AB7E74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C30C74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26595D3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D58BA0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FE666B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24FFDDE4"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06F0320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47BBBA8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7EF257C"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7C7DBD1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7ECD152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1CB0FFF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D5954C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w:t>
      </w:r>
      <w:r w:rsidRPr="00650D2D">
        <w:rPr>
          <w:rFonts w:ascii="Times New Roman" w:eastAsia="Times New Roman" w:hAnsi="Times New Roman" w:cs="David"/>
          <w:sz w:val="20"/>
          <w:szCs w:val="24"/>
          <w:rtl/>
          <w:lang w:eastAsia="he-IL"/>
        </w:rPr>
        <w:lastRenderedPageBreak/>
        <w:t>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7715C47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191EB3D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49E70CC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FE168C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457CC51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5EA23C2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10E994F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C05369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1F0C8E7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FC2EB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33C276A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w:t>
      </w:r>
      <w:r w:rsidRPr="00650D2D">
        <w:rPr>
          <w:rFonts w:ascii="Times New Roman" w:eastAsia="Times New Roman" w:hAnsi="Times New Roman" w:cs="David"/>
          <w:sz w:val="20"/>
          <w:szCs w:val="24"/>
          <w:rtl/>
          <w:lang w:eastAsia="he-IL"/>
        </w:rPr>
        <w:lastRenderedPageBreak/>
        <w:t xml:space="preserve">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464DAFB7"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D5AE64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13413A17"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85E4757" w14:textId="49CD288E"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w:t>
      </w:r>
      <w:ins w:id="4" w:author="גרמן קגנובסקי" w:date="2021-02-04T15:17:00Z">
        <w:r w:rsidR="00EE7A80">
          <w:rPr>
            <w:rFonts w:ascii="Times New Roman" w:eastAsia="Times New Roman" w:hAnsi="Times New Roman" w:cs="David" w:hint="cs"/>
            <w:sz w:val="20"/>
            <w:szCs w:val="24"/>
            <w:rtl/>
            <w:lang w:eastAsia="he-IL"/>
          </w:rPr>
          <w:t xml:space="preserve"> ובהסכמת הצדדים</w:t>
        </w:r>
      </w:ins>
      <w:del w:id="5" w:author="גרמן קגנובסקי" w:date="2021-02-04T15:16:00Z">
        <w:r w:rsidRPr="00264D14" w:rsidDel="00EE7A80">
          <w:rPr>
            <w:rFonts w:ascii="Times New Roman" w:eastAsia="Times New Roman" w:hAnsi="Times New Roman" w:cs="David"/>
            <w:sz w:val="20"/>
            <w:szCs w:val="24"/>
            <w:rtl/>
            <w:lang w:eastAsia="he-IL"/>
          </w:rPr>
          <w:delText>.</w:delText>
        </w:r>
      </w:del>
      <w:r w:rsidRPr="00264D14">
        <w:rPr>
          <w:rFonts w:ascii="Times New Roman" w:eastAsia="Times New Roman" w:hAnsi="Times New Roman" w:cs="David"/>
          <w:sz w:val="20"/>
          <w:szCs w:val="24"/>
          <w:rtl/>
          <w:lang w:eastAsia="he-IL"/>
        </w:rPr>
        <w:t xml:space="preserve">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63E3BD4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32E1437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06E694B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56E4BBF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00C2AD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0DD3EC06" w14:textId="7CD6D130" w:rsidR="00650D2D" w:rsidRPr="00650D2D" w:rsidDel="00EE7A80" w:rsidRDefault="00EE7A80">
      <w:pPr>
        <w:widowControl w:val="0"/>
        <w:numPr>
          <w:ilvl w:val="1"/>
          <w:numId w:val="1"/>
        </w:numPr>
        <w:spacing w:before="0" w:beforeAutospacing="0" w:after="240" w:afterAutospacing="0" w:line="240" w:lineRule="auto"/>
        <w:ind w:left="794"/>
        <w:jc w:val="both"/>
        <w:rPr>
          <w:del w:id="6" w:author="גרמן קגנובסקי" w:date="2021-02-04T15:12:00Z"/>
          <w:rFonts w:ascii="Times New Roman" w:eastAsia="Times New Roman" w:hAnsi="Times New Roman" w:cs="David"/>
          <w:sz w:val="20"/>
          <w:szCs w:val="24"/>
          <w:rtl/>
          <w:lang w:eastAsia="he-IL"/>
        </w:rPr>
        <w:pPrChange w:id="7" w:author="גרמן קגנובסקי" w:date="2021-02-04T15:12:00Z">
          <w:pPr>
            <w:widowControl w:val="0"/>
            <w:numPr>
              <w:ilvl w:val="1"/>
              <w:numId w:val="1"/>
            </w:numPr>
            <w:tabs>
              <w:tab w:val="num" w:pos="792"/>
            </w:tabs>
            <w:spacing w:before="0" w:beforeAutospacing="0" w:after="200" w:afterAutospacing="0" w:line="240" w:lineRule="auto"/>
            <w:ind w:left="792" w:hanging="432"/>
            <w:jc w:val="both"/>
          </w:pPr>
        </w:pPrChange>
      </w:pPr>
      <w:ins w:id="8" w:author="גרמן קגנובסקי" w:date="2021-02-04T15:11:00Z">
        <w:r w:rsidRPr="00EE7A80">
          <w:rPr>
            <w:rFonts w:ascii="Times New Roman" w:eastAsia="Times New Roman" w:hAnsi="Times New Roman" w:cs="David" w:hint="cs"/>
            <w:sz w:val="20"/>
            <w:szCs w:val="24"/>
            <w:rtl/>
            <w:lang w:eastAsia="he-IL"/>
          </w:rPr>
          <w:t xml:space="preserve">בוטל </w:t>
        </w:r>
      </w:ins>
      <w:del w:id="9" w:author="גרמן קגנובסקי" w:date="2021-02-04T15:12:00Z">
        <w:r w:rsidR="00650D2D" w:rsidRPr="00650D2D" w:rsidDel="00EE7A80">
          <w:rPr>
            <w:rFonts w:ascii="Times New Roman" w:eastAsia="Times New Roman" w:hAnsi="Times New Roman" w:cs="David"/>
            <w:sz w:val="20"/>
            <w:szCs w:val="24"/>
            <w:rtl/>
            <w:lang w:eastAsia="he-IL"/>
          </w:rPr>
          <w:delText>המתכנן מתחייב להכין</w:delText>
        </w:r>
        <w:r w:rsidR="00650D2D" w:rsidRPr="00650D2D" w:rsidDel="00EE7A80">
          <w:rPr>
            <w:rFonts w:ascii="Times New Roman" w:eastAsia="Times New Roman" w:hAnsi="Times New Roman" w:cs="David" w:hint="cs"/>
            <w:sz w:val="20"/>
            <w:szCs w:val="24"/>
            <w:rtl/>
            <w:lang w:eastAsia="he-IL"/>
          </w:rPr>
          <w:delText>,</w:delText>
        </w:r>
        <w:r w:rsidR="00650D2D" w:rsidRPr="00650D2D" w:rsidDel="00EE7A80">
          <w:rPr>
            <w:rFonts w:ascii="Times New Roman" w:eastAsia="Times New Roman" w:hAnsi="Times New Roman" w:cs="David"/>
            <w:sz w:val="20"/>
            <w:szCs w:val="24"/>
            <w:rtl/>
            <w:lang w:eastAsia="he-IL"/>
          </w:rPr>
          <w:delText xml:space="preserve"> עבור רוכשים שיבקשו זאת</w:delText>
        </w:r>
        <w:r w:rsidR="00650D2D" w:rsidRPr="00650D2D" w:rsidDel="00EE7A80">
          <w:rPr>
            <w:rFonts w:ascii="Times New Roman" w:eastAsia="Times New Roman" w:hAnsi="Times New Roman" w:cs="David" w:hint="cs"/>
            <w:sz w:val="20"/>
            <w:szCs w:val="24"/>
            <w:rtl/>
            <w:lang w:eastAsia="he-IL"/>
          </w:rPr>
          <w:delText>,</w:delText>
        </w:r>
        <w:r w:rsidR="00650D2D" w:rsidRPr="00650D2D" w:rsidDel="00EE7A80">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16124FF7" w14:textId="77777777" w:rsidR="00650D2D" w:rsidRPr="00EE7A80" w:rsidRDefault="00650D2D">
      <w:pPr>
        <w:widowControl w:val="0"/>
        <w:numPr>
          <w:ilvl w:val="1"/>
          <w:numId w:val="1"/>
        </w:numPr>
        <w:spacing w:before="0" w:beforeAutospacing="0" w:after="240" w:afterAutospacing="0" w:line="240" w:lineRule="auto"/>
        <w:ind w:left="794"/>
        <w:jc w:val="both"/>
        <w:rPr>
          <w:rFonts w:ascii="Times New Roman" w:eastAsia="Times New Roman" w:hAnsi="Times New Roman" w:cs="David"/>
          <w:sz w:val="20"/>
          <w:szCs w:val="24"/>
          <w:rtl/>
          <w:lang w:eastAsia="he-IL"/>
        </w:rPr>
        <w:pPrChange w:id="10" w:author="גרמן קגנובסקי" w:date="2021-02-04T15:12:00Z">
          <w:pPr>
            <w:widowControl w:val="0"/>
            <w:spacing w:before="0" w:beforeAutospacing="0" w:after="240" w:afterAutospacing="0" w:line="240" w:lineRule="auto"/>
            <w:ind w:left="794"/>
            <w:jc w:val="both"/>
          </w:pPr>
        </w:pPrChange>
      </w:pPr>
      <w:r w:rsidRPr="00EE7A80">
        <w:rPr>
          <w:rFonts w:ascii="Times New Roman" w:eastAsia="Times New Roman" w:hAnsi="Times New Roman" w:cs="David"/>
          <w:sz w:val="20"/>
          <w:szCs w:val="24"/>
          <w:rtl/>
          <w:lang w:eastAsia="he-IL"/>
        </w:rPr>
        <w:t xml:space="preserve">מחיר השינויים ותנאי התשלום בגין תכנון השינויים </w:t>
      </w:r>
      <w:r w:rsidRPr="00EE7A80">
        <w:rPr>
          <w:rFonts w:ascii="Times New Roman" w:eastAsia="Times New Roman" w:hAnsi="Times New Roman" w:cs="David" w:hint="cs"/>
          <w:sz w:val="20"/>
          <w:szCs w:val="24"/>
          <w:rtl/>
          <w:lang w:eastAsia="he-IL"/>
        </w:rPr>
        <w:t xml:space="preserve">כאמור, </w:t>
      </w:r>
      <w:r w:rsidRPr="00EE7A80">
        <w:rPr>
          <w:rFonts w:ascii="Times New Roman" w:eastAsia="Times New Roman" w:hAnsi="Times New Roman" w:cs="David"/>
          <w:sz w:val="20"/>
          <w:szCs w:val="24"/>
          <w:rtl/>
          <w:lang w:eastAsia="he-IL"/>
        </w:rPr>
        <w:t xml:space="preserve">יסוכמו בין המתכנן </w:t>
      </w:r>
      <w:r w:rsidRPr="00EE7A80">
        <w:rPr>
          <w:rFonts w:ascii="Times New Roman" w:eastAsia="Times New Roman" w:hAnsi="Times New Roman" w:cs="David"/>
          <w:sz w:val="20"/>
          <w:szCs w:val="24"/>
          <w:rtl/>
          <w:lang w:eastAsia="he-IL"/>
        </w:rPr>
        <w:lastRenderedPageBreak/>
        <w:t>לרוכשים. המתכנן יתקשר עם הרוכש</w:t>
      </w:r>
      <w:r w:rsidRPr="00EE7A80">
        <w:rPr>
          <w:rFonts w:ascii="Times New Roman" w:eastAsia="Times New Roman" w:hAnsi="Times New Roman" w:cs="David" w:hint="eastAsia"/>
          <w:sz w:val="20"/>
          <w:szCs w:val="24"/>
          <w:rtl/>
          <w:lang w:eastAsia="he-IL"/>
        </w:rPr>
        <w:t>ים</w:t>
      </w:r>
      <w:r w:rsidRPr="00EE7A8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EE7A80">
        <w:rPr>
          <w:rFonts w:ascii="Times New Roman" w:eastAsia="Times New Roman" w:hAnsi="Times New Roman" w:cs="David" w:hint="eastAsia"/>
          <w:sz w:val="20"/>
          <w:szCs w:val="24"/>
          <w:rtl/>
          <w:lang w:eastAsia="he-IL"/>
        </w:rPr>
        <w:t>ה</w:t>
      </w:r>
      <w:r w:rsidRPr="00EE7A80">
        <w:rPr>
          <w:rFonts w:ascii="Times New Roman" w:eastAsia="Times New Roman" w:hAnsi="Times New Roman" w:cs="David"/>
          <w:sz w:val="20"/>
          <w:szCs w:val="24"/>
          <w:rtl/>
          <w:lang w:eastAsia="he-IL"/>
        </w:rPr>
        <w:t>רוכש</w:t>
      </w:r>
      <w:r w:rsidRPr="00EE7A80">
        <w:rPr>
          <w:rFonts w:ascii="Times New Roman" w:eastAsia="Times New Roman" w:hAnsi="Times New Roman" w:cs="David" w:hint="eastAsia"/>
          <w:sz w:val="20"/>
          <w:szCs w:val="24"/>
          <w:rtl/>
          <w:lang w:eastAsia="he-IL"/>
        </w:rPr>
        <w:t>ים</w:t>
      </w:r>
      <w:r w:rsidRPr="00EE7A80">
        <w:rPr>
          <w:rFonts w:ascii="Times New Roman" w:eastAsia="Times New Roman" w:hAnsi="Times New Roman" w:cs="David"/>
          <w:sz w:val="20"/>
          <w:szCs w:val="24"/>
          <w:rtl/>
          <w:lang w:eastAsia="he-IL"/>
        </w:rPr>
        <w:t xml:space="preserve"> בענ</w:t>
      </w:r>
      <w:r w:rsidRPr="00EE7A80">
        <w:rPr>
          <w:rFonts w:ascii="Times New Roman" w:eastAsia="Times New Roman" w:hAnsi="Times New Roman" w:cs="David" w:hint="eastAsia"/>
          <w:sz w:val="20"/>
          <w:szCs w:val="24"/>
          <w:rtl/>
          <w:lang w:eastAsia="he-IL"/>
        </w:rPr>
        <w:t>י</w:t>
      </w:r>
      <w:r w:rsidRPr="00EE7A80">
        <w:rPr>
          <w:rFonts w:ascii="Times New Roman" w:eastAsia="Times New Roman" w:hAnsi="Times New Roman" w:cs="David"/>
          <w:sz w:val="20"/>
          <w:szCs w:val="24"/>
          <w:rtl/>
          <w:lang w:eastAsia="he-IL"/>
        </w:rPr>
        <w:t>ין קביעת מחיר השינויים, תובא בפני המנהל והוא יהיה המוסמך להכריע בה.</w:t>
      </w:r>
    </w:p>
    <w:p w14:paraId="5792698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26E76617" w14:textId="77777777" w:rsidR="00F50AAD" w:rsidRPr="00013687" w:rsidRDefault="00F50AAD" w:rsidP="00F50AAD">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6445879" w14:textId="77777777" w:rsidR="00F50AAD" w:rsidRPr="00013687" w:rsidRDefault="00F50AAD" w:rsidP="00F50AAD">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702E4CF" w14:textId="77777777" w:rsidR="00F50AAD" w:rsidRPr="00013687" w:rsidRDefault="00F50AAD" w:rsidP="00F50AAD">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510C4A6" w14:textId="77777777" w:rsidR="00F50AAD" w:rsidRPr="00013687" w:rsidRDefault="00F50AAD" w:rsidP="00F50AAD">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F54D9EB" w14:textId="77777777" w:rsidR="00F50AAD" w:rsidRDefault="00F50AAD" w:rsidP="00F50AA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538B608" w14:textId="77777777" w:rsidR="00F50AAD" w:rsidRPr="00013687" w:rsidRDefault="00F50AAD" w:rsidP="00F50AA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BAC2A72"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06E53394"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21F87847"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w:t>
      </w:r>
      <w:r w:rsidRPr="00B27B4C">
        <w:rPr>
          <w:rFonts w:ascii="Times New Roman" w:eastAsia="Times New Roman" w:hAnsi="Times New Roman" w:cs="David"/>
          <w:sz w:val="20"/>
          <w:szCs w:val="24"/>
          <w:rtl/>
          <w:lang w:eastAsia="he-IL"/>
        </w:rPr>
        <w:lastRenderedPageBreak/>
        <w:t xml:space="preserve">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542B0885"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11F2B029"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265CC034"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4F466448" w14:textId="77777777" w:rsidR="00F50AAD" w:rsidRPr="00B27B4C" w:rsidRDefault="00F50AAD" w:rsidP="00F50AA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5A81EC61" w14:textId="77777777" w:rsidR="00F50AAD" w:rsidRPr="00B27B4C" w:rsidRDefault="00F50AAD" w:rsidP="00F50AAD">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556375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17966A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006EBC2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3334F8B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2354D9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w:t>
      </w:r>
      <w:r w:rsidRPr="00650D2D">
        <w:rPr>
          <w:rFonts w:ascii="Times New Roman" w:eastAsia="Times New Roman" w:hAnsi="Times New Roman" w:cs="David"/>
          <w:sz w:val="20"/>
          <w:szCs w:val="24"/>
          <w:rtl/>
          <w:lang w:eastAsia="he-IL"/>
        </w:rPr>
        <w:lastRenderedPageBreak/>
        <w:t>בכל עת שיידרש לכך.</w:t>
      </w:r>
    </w:p>
    <w:p w14:paraId="21EE23B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47DCBF64"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AA73F58"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7D361D9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2019DED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1B86550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B793B4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44E4A43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27C57A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w:t>
      </w:r>
      <w:r w:rsidRPr="00650D2D">
        <w:rPr>
          <w:rFonts w:ascii="Times New Roman" w:eastAsia="Times New Roman" w:hAnsi="Times New Roman" w:cs="David"/>
          <w:color w:val="000000"/>
          <w:sz w:val="24"/>
          <w:szCs w:val="24"/>
          <w:rtl/>
          <w:lang w:eastAsia="he-IL"/>
        </w:rPr>
        <w:lastRenderedPageBreak/>
        <w:t>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73C5A3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715CFB8A"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172AD2F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0ED4FD6"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0B1C9E5C"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63F3EC3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1FB8D331"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108ACBE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w:t>
      </w:r>
      <w:r w:rsidRPr="00650D2D">
        <w:rPr>
          <w:rFonts w:ascii="Times New Roman" w:eastAsia="Times New Roman" w:hAnsi="Times New Roman" w:cs="David"/>
          <w:sz w:val="20"/>
          <w:szCs w:val="24"/>
          <w:rtl/>
          <w:lang w:eastAsia="he-IL"/>
        </w:rPr>
        <w:lastRenderedPageBreak/>
        <w:t>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37BD333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63683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30A25456"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5E8A2402"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7494467A"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7760A9C8"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525E5A6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08BF589F"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B7838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2E3CF17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7308108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176F3B5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144AE9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2EB5203"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8B637E5"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018B413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565243C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2CFF373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55F5D2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529D62C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7AE3E174"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134D2BE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129B2EF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6667E7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050EA44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1DC0F3B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E53592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E8EF4B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3D4E22D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799C35B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78C5F84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w:t>
      </w:r>
      <w:r w:rsidRPr="00650D2D">
        <w:rPr>
          <w:rFonts w:ascii="Times New Roman" w:eastAsia="Times New Roman" w:hAnsi="Times New Roman" w:cs="David"/>
          <w:sz w:val="20"/>
          <w:szCs w:val="24"/>
          <w:rtl/>
          <w:lang w:eastAsia="he-IL"/>
        </w:rPr>
        <w:lastRenderedPageBreak/>
        <w:t>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5DD3E383"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24CBF953"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028ABB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735129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0BA5BA6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6FECE27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DB8383B"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4F52235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D22E72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F0B54A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 xml:space="preserve">ל </w:t>
      </w:r>
      <w:r w:rsidRPr="00650D2D">
        <w:rPr>
          <w:rFonts w:ascii="Times New Roman" w:eastAsia="Times New Roman" w:hAnsi="Times New Roman" w:cs="David" w:hint="cs"/>
          <w:sz w:val="20"/>
          <w:szCs w:val="24"/>
          <w:rtl/>
          <w:lang w:eastAsia="he-IL"/>
        </w:rPr>
        <w:lastRenderedPageBreak/>
        <w:t>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50BB8A6C"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45BA1F7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055BD9F"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445848B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9EB5B8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2523B804"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665747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D4F5529"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782DF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2D3C0B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w:t>
      </w:r>
      <w:r w:rsidRPr="00650D2D">
        <w:rPr>
          <w:rFonts w:ascii="Times New Roman" w:eastAsia="Times New Roman" w:hAnsi="Times New Roman" w:cs="David"/>
          <w:sz w:val="20"/>
          <w:szCs w:val="24"/>
          <w:rtl/>
          <w:lang w:eastAsia="he-IL"/>
        </w:rPr>
        <w:lastRenderedPageBreak/>
        <w:t>החתימה של המזמין.</w:t>
      </w:r>
    </w:p>
    <w:p w14:paraId="7094D743"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19131AAE"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CF34A13"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C6D6B9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CC5F5B2"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16F8628"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E7A73DC" w14:textId="62C61AAF"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 w:author="גרמן קגנובסקי" w:date="2020-05-17T10:42:00Z">
            <w:r w:rsidR="00647FE6">
              <w:rPr>
                <w:rFonts w:ascii="Times New Roman" w:eastAsia="Times New Roman" w:hAnsi="Times New Roman" w:cs="David" w:hint="cs"/>
                <w:color w:val="00B0F0"/>
                <w:sz w:val="20"/>
                <w:szCs w:val="24"/>
                <w:u w:val="single"/>
                <w:rtl/>
                <w:lang w:eastAsia="he-IL"/>
              </w:rPr>
              <w:t>דגש הנדסה תכנון תנועה ודרכים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12" w:author="גרמן קגנובסקי" w:date="2020-05-14T15:52:00Z">
            <w:r w:rsidR="00605ADD" w:rsidRPr="003E6FC4">
              <w:rPr>
                <w:rStyle w:val="PlaceholderText"/>
                <w:rtl/>
              </w:rPr>
              <w:t>[שם צד א]</w:t>
            </w:r>
          </w:ins>
        </w:sdtContent>
      </w:sdt>
    </w:p>
    <w:p w14:paraId="3ABBBC21"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F2D058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3A913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E2D90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BABE14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EDC8BD"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C3AEF1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BF3764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0CBC90"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1AA9A1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8E5F332"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78AF774A"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7E80569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8603F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530E5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5A2A3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12A7E6"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DBFD847"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3D8FEB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6AFE9E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C0FD6" w14:textId="5CF53A19"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3" w:author="גרמן קגנובסקי" w:date="2020-05-14T15:51:00Z">
            <w:r w:rsidR="00605ADD">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4" w:author="גרמן קגנובסקי" w:date="2020-08-04T11:55:00Z">
            <w:r w:rsidR="00D65EA7">
              <w:rPr>
                <w:rFonts w:ascii="Times New Roman" w:eastAsia="Times New Roman" w:hAnsi="Times New Roman" w:cs="David" w:hint="cs"/>
                <w:color w:val="00B0F0"/>
                <w:sz w:val="24"/>
                <w:szCs w:val="24"/>
                <w:rtl/>
              </w:rPr>
              <w:t>סביוני רעננה צפון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5" w:author="גרמן קגנובסקי" w:date="2020-08-04T11:54:00Z">
            <w:r w:rsidR="00D65EA7">
              <w:rPr>
                <w:rFonts w:ascii="Times New Roman" w:eastAsia="Times New Roman" w:hAnsi="Times New Roman" w:cs="David" w:hint="cs"/>
                <w:color w:val="00B0F0"/>
                <w:sz w:val="24"/>
                <w:szCs w:val="24"/>
                <w:rtl/>
              </w:rPr>
              <w:t>הקמה 150 יח''ד ומסחר על גבי החניון תת קרקעי</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w:t>
      </w:r>
      <w:r w:rsidRPr="00B27B4C">
        <w:rPr>
          <w:rFonts w:ascii="Times New Roman" w:eastAsia="Times New Roman" w:hAnsi="Times New Roman" w:cs="David" w:hint="cs"/>
          <w:sz w:val="24"/>
          <w:szCs w:val="24"/>
          <w:rtl/>
          <w:lang w:eastAsia="he-IL"/>
        </w:rPr>
        <w:lastRenderedPageBreak/>
        <w:t>המזמין באתר בקטעים ובשלבים לפי שיקול דעתו.</w:t>
      </w:r>
    </w:p>
    <w:p w14:paraId="14E8804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8ED19B" w14:textId="7F6B05CA" w:rsidR="0006071E" w:rsidRPr="00B27B4C" w:rsidRDefault="0006071E" w:rsidP="00605AD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6" w:author="גרמן קגנובסקי" w:date="2020-05-14T15:58:00Z">
            <w:r w:rsidR="00605ADD">
              <w:rPr>
                <w:rFonts w:ascii="Times New Roman" w:eastAsia="Times New Roman" w:hAnsi="Times New Roman" w:cs="David" w:hint="cs"/>
                <w:color w:val="008000"/>
                <w:sz w:val="24"/>
                <w:szCs w:val="24"/>
                <w:rtl/>
              </w:rPr>
              <w:t>רע/708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7" w:author="גרמן קגנובסקי" w:date="2020-08-04T11:56:00Z">
            <w:r w:rsidR="00D65EA7">
              <w:rPr>
                <w:rFonts w:ascii="Times New Roman" w:eastAsia="Times New Roman" w:hAnsi="Times New Roman" w:cs="David" w:hint="cs"/>
                <w:sz w:val="24"/>
                <w:szCs w:val="24"/>
                <w:rtl/>
                <w:lang w:eastAsia="he-IL"/>
              </w:rPr>
              <w:t xml:space="preserve"> 6578 </w:t>
            </w:r>
          </w:ins>
        </w:sdtContent>
      </w:sdt>
      <w:r w:rsidRPr="00B27B4C">
        <w:rPr>
          <w:rFonts w:ascii="Times New Roman" w:eastAsia="Times New Roman" w:hAnsi="Times New Roman" w:cs="David" w:hint="cs"/>
          <w:sz w:val="24"/>
          <w:szCs w:val="24"/>
          <w:rtl/>
          <w:lang w:eastAsia="he-IL"/>
        </w:rPr>
        <w:t>.</w:t>
      </w:r>
    </w:p>
    <w:p w14:paraId="200BF3AA"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58F77C2"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BF20D63"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8" w:author="גרמן קגנובסקי" w:date="2020-05-14T15:51:00Z">
            <w:r w:rsidR="00605ADD">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3FF88CD8"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3D401A4D"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F3DE20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14E927" w14:textId="77777777" w:rsidR="0006071E" w:rsidRPr="00B27B4C" w:rsidRDefault="0006071E" w:rsidP="00605AD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9" w:author="גרמן קגנובסקי" w:date="2020-05-14T16:00:00Z">
            <w:r w:rsidR="00605ADD">
              <w:rPr>
                <w:rFonts w:ascii="Times New Roman" w:eastAsia="Times New Roman" w:hAnsi="Times New Roman" w:cs="David" w:hint="cs"/>
                <w:sz w:val="24"/>
                <w:szCs w:val="24"/>
                <w:rtl/>
                <w:lang w:eastAsia="he-IL"/>
              </w:rPr>
              <w:t>גרמן קגנובסקי</w:t>
            </w:r>
          </w:ins>
        </w:sdtContent>
      </w:sdt>
    </w:p>
    <w:p w14:paraId="1141695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573F9B7"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1D3FAEA9"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F1C405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69DC42B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F901EF" w14:textId="77777777" w:rsidR="0006071E" w:rsidRPr="00B27B4C" w:rsidRDefault="0006071E" w:rsidP="00605AD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0" w:author="גרמן קגנובסקי" w:date="2020-05-14T16:00:00Z">
            <w:r w:rsidR="00605ADD">
              <w:rPr>
                <w:rFonts w:ascii="Times New Roman" w:eastAsia="Times New Roman" w:hAnsi="Times New Roman" w:cs="David" w:hint="cs"/>
                <w:color w:val="008000"/>
                <w:sz w:val="24"/>
                <w:szCs w:val="24"/>
                <w:rtl/>
                <w:lang w:eastAsia="he-IL"/>
              </w:rPr>
              <w:t>עירד שרייבר</w:t>
            </w:r>
          </w:ins>
        </w:sdtContent>
      </w:sdt>
    </w:p>
    <w:p w14:paraId="08CC0D49"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17266CB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261927" w14:textId="08FCCF32"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1" w:author="גרמן קגנובסקי" w:date="2020-08-04T11:58:00Z">
            <w:r w:rsidR="00316D11">
              <w:rPr>
                <w:rFonts w:ascii="Times New Roman" w:eastAsia="Times New Roman" w:hAnsi="Times New Roman" w:cs="David" w:hint="cs"/>
                <w:color w:val="008000"/>
                <w:sz w:val="24"/>
                <w:szCs w:val="24"/>
                <w:rtl/>
                <w:lang w:eastAsia="he-IL"/>
              </w:rPr>
              <w:t>עירג שרייבר</w:t>
            </w:r>
          </w:ins>
        </w:sdtContent>
      </w:sdt>
    </w:p>
    <w:p w14:paraId="289FB12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5B0F2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D617F5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60336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5A1ED96"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024592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D7DEA58"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293E10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E2C8E15"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E53A50E"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5BCB88E0" w14:textId="77777777" w:rsidTr="0006071E">
        <w:tc>
          <w:tcPr>
            <w:tcW w:w="3366" w:type="dxa"/>
          </w:tcPr>
          <w:p w14:paraId="29EFD371" w14:textId="77777777" w:rsidR="0006071E" w:rsidRDefault="008B5E7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PlaceholderText"/>
                    <w:color w:val="00B0F0"/>
                    <w:rtl/>
                  </w:rPr>
                  <w:t>[אחוז השתתפות צד א]</w:t>
                </w:r>
              </w:sdtContent>
            </w:sdt>
          </w:p>
          <w:p w14:paraId="708F6938"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8C47B02" w14:textId="77777777" w:rsidR="0006071E" w:rsidRDefault="0006071E" w:rsidP="0006071E">
            <w:pPr>
              <w:widowControl w:val="0"/>
              <w:spacing w:before="0" w:beforeAutospacing="0" w:after="0" w:afterAutospacing="0" w:line="240" w:lineRule="auto"/>
              <w:ind w:left="720"/>
              <w:outlineLvl w:val="2"/>
            </w:pPr>
          </w:p>
          <w:p w14:paraId="34AFEAB2"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A4EEDE4"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3109089D"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429C3F22"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7F2EDBD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3B55EF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2008EDB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936F7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60285C6E"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6EE23F"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43EA4F25"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0EEB2A7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6EC9D466"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4FE648D6"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5085164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1CB48826"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54D7D1ED"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769D4CCF"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0B9887A1"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lastRenderedPageBreak/>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7597EAA6"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6011E73A"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9E07EE7"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4712DCD"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24F6C8B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7E297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450A453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0D967C"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4252EE8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95CF4C"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483E3BB3"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16851880"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B09A22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0B9E2F6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4E8D1A3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1634B39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7EDA4D0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מתן הצעות, הנחיות ויעוץ לאדריכל ולמתכנן הפתוח בדבר </w:t>
      </w:r>
      <w:r w:rsidRPr="00650D2D">
        <w:rPr>
          <w:rFonts w:ascii="Times New Roman" w:eastAsia="Times New Roman" w:hAnsi="Times New Roman" w:cs="David"/>
          <w:sz w:val="24"/>
          <w:szCs w:val="24"/>
          <w:rtl/>
          <w:lang w:eastAsia="he-IL"/>
        </w:rPr>
        <w:lastRenderedPageBreak/>
        <w:t>העקרונות האפשריים לתכנון תחבורתי.</w:t>
      </w:r>
    </w:p>
    <w:p w14:paraId="17C99641"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2B96029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34ED756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14BDCC8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505B53C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5AA97D6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333D24F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4BC039A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2870834D"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7F69ED5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DC26684"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45E39604"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6FEFCE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3F3927D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0EBB7CD1"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49B0197E"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03CEE02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3278EDF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644CE08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744DD0A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6849EF41"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776C7C22"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17E3174B"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7E01644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16719F76"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1FFF426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 xml:space="preserve">הכנסת תיקונים ושינויים בכל התכניות והמסמכים אשר נערכו על ידי המתכנן במהלך ביצוע התכנון, לפי דרישתו הראשונה </w:t>
      </w:r>
      <w:r w:rsidRPr="00650D2D">
        <w:rPr>
          <w:rFonts w:ascii="Times New Roman" w:eastAsia="Times New Roman" w:hAnsi="Times New Roman" w:cs="David"/>
          <w:sz w:val="24"/>
          <w:szCs w:val="24"/>
          <w:rtl/>
          <w:lang w:eastAsia="he-IL"/>
        </w:rPr>
        <w:lastRenderedPageBreak/>
        <w:t>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1EA3C07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0B1B548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28744FE"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6E9EB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CB8F2C"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2C4069C5"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3E267BCA"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567CA5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59C9B91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2ACF0A5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63CB802B"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1100DB0C"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68E024A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79EA73C7"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32688F1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w:t>
      </w:r>
      <w:r w:rsidRPr="00650D2D">
        <w:rPr>
          <w:rFonts w:ascii="Times New Roman" w:eastAsia="Times New Roman" w:hAnsi="Times New Roman" w:cs="David"/>
          <w:sz w:val="24"/>
          <w:szCs w:val="24"/>
          <w:rtl/>
          <w:lang w:eastAsia="he-IL"/>
        </w:rPr>
        <w:lastRenderedPageBreak/>
        <w:t>ע"ג דיסקט ובתדפיס.</w:t>
      </w:r>
    </w:p>
    <w:p w14:paraId="7045E0C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43CD55C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3760E70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1B8C87D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7943D35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3A108096"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2621C04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77D93535"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62DB29EA"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0CE3D2F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224413"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0C9A52AA"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1761FB5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24F4A35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582BB6F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20172AE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33D68FF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495E476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40E6359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5AA3201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השתתפות, לפי דרישת המזמין, בברורים עם הקבלנים ביחס לתביעות בגין שינויים ולגמר חשבון סופי של עבודות הקבלן, לגבי מחירים ו/או הבהרת כוונות המפרט וכתב הכמויות, </w:t>
      </w:r>
      <w:r w:rsidRPr="00650D2D">
        <w:rPr>
          <w:rFonts w:ascii="Times New Roman" w:eastAsia="Times New Roman" w:hAnsi="Times New Roman" w:cs="David"/>
          <w:sz w:val="24"/>
          <w:szCs w:val="24"/>
          <w:rtl/>
          <w:lang w:eastAsia="he-IL"/>
        </w:rPr>
        <w:lastRenderedPageBreak/>
        <w:t>בהתאמה לחשבון ולחריגים.</w:t>
      </w:r>
    </w:p>
    <w:p w14:paraId="3F13400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608C9B1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0D27C5C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9DB7B7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041CA76E"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5A4FCB99"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4242A5F7"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1E5D87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39ADF7A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02211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6BBAF3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693DBE9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00C5E9D3"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43A7E8E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1B9E573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85670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2CCE1CE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A38C8C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F7C415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CE414A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F9275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5679BF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D7E8C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00A69D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8B630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061E78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FC929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90958F"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7FC6353C"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71F5380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677377C6"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53C6E44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3099F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338E68BA"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7954678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615B76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w:t>
      </w:r>
      <w:ins w:id="22" w:author="גרמן קגנובסקי" w:date="2020-05-14T16:08:00Z">
        <w:r w:rsidR="005F38BD">
          <w:rPr>
            <w:rFonts w:ascii="Times New Roman" w:eastAsia="Times New Roman" w:hAnsi="Times New Roman" w:cs="David" w:hint="cs"/>
            <w:sz w:val="24"/>
            <w:szCs w:val="24"/>
            <w:rtl/>
            <w:lang w:eastAsia="he-IL"/>
          </w:rPr>
          <w:t>205,444</w:t>
        </w:r>
      </w:ins>
      <w:r w:rsidRPr="00650D2D">
        <w:rPr>
          <w:rFonts w:ascii="Times New Roman" w:eastAsia="Times New Roman" w:hAnsi="Times New Roman" w:cs="David"/>
          <w:sz w:val="24"/>
          <w:szCs w:val="24"/>
          <w:rtl/>
          <w:lang w:eastAsia="he-IL"/>
        </w:rPr>
        <w:t>_ ₪ (במילים: _</w:t>
      </w:r>
      <w:ins w:id="23" w:author="גרמן קגנובסקי" w:date="2020-05-14T16:08:00Z">
        <w:r w:rsidR="005F38BD">
          <w:rPr>
            <w:rFonts w:ascii="Times New Roman" w:eastAsia="Times New Roman" w:hAnsi="Times New Roman" w:cs="David" w:hint="cs"/>
            <w:sz w:val="24"/>
            <w:szCs w:val="24"/>
            <w:rtl/>
            <w:lang w:eastAsia="he-IL"/>
          </w:rPr>
          <w:t xml:space="preserve">מאתים וחמשת אלפים ארבע מאות וארבע </w:t>
        </w:r>
      </w:ins>
      <w:r w:rsidRPr="00650D2D">
        <w:rPr>
          <w:rFonts w:ascii="Times New Roman" w:eastAsia="Times New Roman" w:hAnsi="Times New Roman" w:cs="David"/>
          <w:sz w:val="24"/>
          <w:szCs w:val="24"/>
          <w:rtl/>
          <w:lang w:eastAsia="he-IL"/>
        </w:rPr>
        <w:t>_______ ₪) לכל יח"ד במגרש.</w:t>
      </w:r>
    </w:p>
    <w:p w14:paraId="7A2AF91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DA3949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6787600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F7B04B1" w14:textId="408DEB84" w:rsidR="00650D2D" w:rsidRPr="00650D2D" w:rsidRDefault="00650D2D" w:rsidP="00B2061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ins w:id="24" w:author="גרמן קגנובסקי" w:date="2020-05-14T16:15:00Z">
        <w:r w:rsidR="00B20610">
          <w:rPr>
            <w:rFonts w:ascii="Times New Roman" w:eastAsia="Times New Roman" w:hAnsi="Times New Roman" w:cs="David" w:hint="cs"/>
            <w:color w:val="0000FF"/>
            <w:sz w:val="24"/>
            <w:szCs w:val="24"/>
            <w:rtl/>
            <w:lang w:eastAsia="he-IL"/>
          </w:rPr>
          <w:t>מחיר</w:t>
        </w:r>
      </w:ins>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5" w:author="גרמן קגנובסקי" w:date="2020-05-14T16:19:00Z">
            <w:r w:rsidR="007A3707">
              <w:rPr>
                <w:rFonts w:ascii="Times New Roman" w:eastAsia="Times New Roman" w:hAnsi="Times New Roman" w:cs="David" w:hint="cs"/>
                <w:color w:val="0000FF"/>
                <w:sz w:val="24"/>
                <w:szCs w:val="24"/>
                <w:rtl/>
                <w:lang w:eastAsia="he-IL"/>
              </w:rPr>
              <w:t>מדד המחירים לצרכן</w:t>
            </w:r>
          </w:ins>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26" w:author="גרמן קגנובסקי" w:date="2020-08-04T11:55:00Z">
            <w:r w:rsidR="00D65EA7">
              <w:rPr>
                <w:rFonts w:ascii="Times New Roman" w:eastAsia="Times New Roman" w:hAnsi="Times New Roman" w:cs="David" w:hint="cs"/>
                <w:color w:val="0000FF"/>
                <w:sz w:val="24"/>
                <w:szCs w:val="24"/>
                <w:rtl/>
                <w:lang w:eastAsia="he-IL"/>
              </w:rPr>
              <w:t>בגין</w:t>
            </w:r>
          </w:ins>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Content>
          <w:ins w:id="27" w:author="גרמן קגנובסקי" w:date="2020-05-14T16:10:00Z">
            <w:r w:rsidR="005F38BD">
              <w:rPr>
                <w:rFonts w:ascii="Times New Roman" w:eastAsia="Times New Roman" w:hAnsi="Times New Roman" w:cs="David" w:hint="cs"/>
                <w:color w:val="0000FF"/>
                <w:sz w:val="24"/>
                <w:szCs w:val="24"/>
                <w:rtl/>
                <w:lang w:eastAsia="he-IL"/>
              </w:rPr>
              <w:t>‏31/12/2019</w:t>
            </w:r>
          </w:ins>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28" w:author="גרמן קגנובסקי" w:date="2020-08-04T11:55:00Z">
            <w:r w:rsidR="00D65EA7">
              <w:rPr>
                <w:rFonts w:ascii="Times New Roman" w:eastAsia="Times New Roman" w:hAnsi="Times New Roman" w:cs="David" w:hint="cs"/>
                <w:color w:val="0000FF"/>
                <w:sz w:val="24"/>
                <w:szCs w:val="24"/>
                <w:rtl/>
                <w:lang w:eastAsia="he-IL"/>
              </w:rPr>
              <w:t>223.7832</w:t>
            </w:r>
          </w:ins>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3D6FDD9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946A7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63C4CF5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053F9D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00A4FC9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47AB88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0306933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E4AD82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085275C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5E7E4E6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E93AFB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2C8226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2DD4C2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7EBF0938"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01D1AB20"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639EA5E4"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584F0FAB"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6C18FCEB"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15ABAF7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852C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010DA77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03DE592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040FB7C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6A09A3D0" w14:textId="77777777" w:rsidR="00650D2D" w:rsidRPr="00650D2D" w:rsidDel="00B20610" w:rsidRDefault="00650D2D" w:rsidP="00B20610">
      <w:pPr>
        <w:widowControl w:val="0"/>
        <w:spacing w:before="0" w:beforeAutospacing="0" w:after="0" w:afterAutospacing="0" w:line="240" w:lineRule="auto"/>
        <w:ind w:firstLine="720"/>
        <w:jc w:val="both"/>
        <w:rPr>
          <w:del w:id="29" w:author="גרמן קגנובסקי" w:date="2020-05-14T16:16:00Z"/>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r>
      <w:del w:id="30" w:author="גרמן קגנובסקי" w:date="2020-05-14T16:16:00Z">
        <w:r w:rsidRPr="00650D2D" w:rsidDel="00B20610">
          <w:rPr>
            <w:rFonts w:ascii="Times New Roman" w:eastAsia="Times New Roman" w:hAnsi="Times New Roman" w:cs="David"/>
            <w:sz w:val="24"/>
            <w:szCs w:val="24"/>
            <w:rtl/>
            <w:lang w:eastAsia="he-IL"/>
          </w:rPr>
          <w:delText xml:space="preserve">לאחר הגשת מסמכי התכנון, באשור המזמין, </w:delText>
        </w:r>
      </w:del>
    </w:p>
    <w:p w14:paraId="0EDE59AE" w14:textId="77777777" w:rsidR="00650D2D" w:rsidDel="00B20610" w:rsidRDefault="00650D2D">
      <w:pPr>
        <w:widowControl w:val="0"/>
        <w:spacing w:before="0" w:beforeAutospacing="0" w:after="0" w:afterAutospacing="0" w:line="240" w:lineRule="auto"/>
        <w:ind w:firstLine="720"/>
        <w:jc w:val="both"/>
        <w:rPr>
          <w:del w:id="31" w:author="גרמן קגנובסקי" w:date="2020-05-14T16:16:00Z"/>
          <w:rFonts w:ascii="Times New Roman" w:eastAsia="Times New Roman" w:hAnsi="Times New Roman" w:cs="David"/>
          <w:sz w:val="24"/>
          <w:szCs w:val="24"/>
          <w:rtl/>
          <w:lang w:eastAsia="he-IL"/>
        </w:rPr>
        <w:pPrChange w:id="32" w:author="גרמן קגנובסקי" w:date="2020-05-14T16:16:00Z">
          <w:pPr>
            <w:widowControl w:val="0"/>
            <w:spacing w:before="0" w:beforeAutospacing="0" w:after="0" w:afterAutospacing="0" w:line="240" w:lineRule="auto"/>
            <w:ind w:left="1440" w:right="-142" w:firstLine="720"/>
            <w:jc w:val="both"/>
          </w:pPr>
        </w:pPrChange>
      </w:pPr>
      <w:del w:id="33" w:author="גרמן קגנובסקי" w:date="2020-05-14T16:16:00Z">
        <w:r w:rsidRPr="00650D2D" w:rsidDel="00B20610">
          <w:rPr>
            <w:rFonts w:ascii="Times New Roman" w:eastAsia="Times New Roman" w:hAnsi="Times New Roman" w:cs="David"/>
            <w:sz w:val="24"/>
            <w:szCs w:val="24"/>
            <w:rtl/>
            <w:lang w:eastAsia="he-IL"/>
          </w:rPr>
          <w:delText xml:space="preserve">לאשור </w:delText>
        </w:r>
        <w:r w:rsidR="0006071E" w:rsidDel="00B20610">
          <w:rPr>
            <w:rFonts w:ascii="Times New Roman" w:eastAsia="Times New Roman" w:hAnsi="Times New Roman" w:cs="David"/>
            <w:sz w:val="24"/>
            <w:szCs w:val="24"/>
            <w:rtl/>
            <w:lang w:eastAsia="he-IL"/>
          </w:rPr>
          <w:delText xml:space="preserve">הועדה המקומית לתכנון ובניה </w:delText>
        </w:r>
        <w:r w:rsidR="0006071E" w:rsidRPr="0006071E" w:rsidDel="00B20610">
          <w:rPr>
            <w:rFonts w:ascii="Times New Roman" w:eastAsia="Times New Roman" w:hAnsi="Times New Roman" w:cs="David"/>
            <w:sz w:val="24"/>
            <w:szCs w:val="24"/>
            <w:u w:val="dotted"/>
            <w:rtl/>
            <w:lang w:eastAsia="he-IL"/>
          </w:rPr>
          <w:delText xml:space="preserve"> </w:delText>
        </w:r>
        <w:r w:rsidR="0006071E" w:rsidRPr="0006071E" w:rsidDel="00B20610">
          <w:rPr>
            <w:rFonts w:ascii="Times New Roman" w:eastAsia="Times New Roman" w:hAnsi="Times New Roman" w:cs="David"/>
            <w:sz w:val="24"/>
            <w:szCs w:val="24"/>
            <w:u w:val="dotted"/>
            <w:rtl/>
            <w:lang w:eastAsia="he-IL"/>
          </w:rPr>
          <w:tab/>
        </w:r>
        <w:r w:rsidR="0006071E" w:rsidDel="00B20610">
          <w:rPr>
            <w:rFonts w:ascii="Times New Roman" w:eastAsia="Times New Roman" w:hAnsi="Times New Roman" w:cs="David" w:hint="cs"/>
            <w:sz w:val="24"/>
            <w:szCs w:val="24"/>
            <w:u w:val="dotted"/>
            <w:rtl/>
            <w:lang w:eastAsia="he-IL"/>
          </w:rPr>
          <w:delText xml:space="preserve">               </w:delText>
        </w:r>
        <w:r w:rsidR="0006071E" w:rsidRPr="0006071E" w:rsidDel="00B20610">
          <w:rPr>
            <w:rFonts w:ascii="Times New Roman" w:eastAsia="Times New Roman" w:hAnsi="Times New Roman" w:cs="David" w:hint="cs"/>
            <w:sz w:val="24"/>
            <w:szCs w:val="24"/>
            <w:u w:val="dotted"/>
            <w:rtl/>
            <w:lang w:eastAsia="he-IL"/>
          </w:rPr>
          <w:delText xml:space="preserve">  </w:delText>
        </w:r>
        <w:r w:rsidRPr="0006071E" w:rsidDel="00B20610">
          <w:rPr>
            <w:rFonts w:ascii="Times New Roman" w:eastAsia="Times New Roman" w:hAnsi="Times New Roman" w:cs="David"/>
            <w:sz w:val="24"/>
            <w:szCs w:val="24"/>
            <w:u w:val="dotted"/>
            <w:rtl/>
            <w:lang w:eastAsia="he-IL"/>
          </w:rPr>
          <w:delText xml:space="preserve">  </w:delText>
        </w:r>
        <w:r w:rsidRPr="00650D2D" w:rsidDel="00B20610">
          <w:rPr>
            <w:rFonts w:ascii="Times New Roman" w:eastAsia="Times New Roman" w:hAnsi="Times New Roman" w:cs="David"/>
            <w:sz w:val="24"/>
            <w:szCs w:val="24"/>
            <w:rtl/>
            <w:lang w:eastAsia="he-IL"/>
          </w:rPr>
          <w:delText xml:space="preserve">33% משכר </w:delText>
        </w:r>
        <w:r w:rsidR="0006071E" w:rsidDel="00B20610">
          <w:rPr>
            <w:rFonts w:ascii="Times New Roman" w:eastAsia="Times New Roman" w:hAnsi="Times New Roman" w:cs="David" w:hint="cs"/>
            <w:sz w:val="24"/>
            <w:szCs w:val="24"/>
            <w:rtl/>
            <w:lang w:eastAsia="he-IL"/>
          </w:rPr>
          <w:delText>המתכנן</w:delText>
        </w:r>
      </w:del>
    </w:p>
    <w:p w14:paraId="03231493" w14:textId="77777777" w:rsidR="00295B2E" w:rsidRPr="00650D2D" w:rsidDel="00B20610" w:rsidRDefault="00295B2E">
      <w:pPr>
        <w:widowControl w:val="0"/>
        <w:spacing w:before="0" w:beforeAutospacing="0" w:after="0" w:afterAutospacing="0" w:line="240" w:lineRule="auto"/>
        <w:ind w:firstLine="720"/>
        <w:jc w:val="both"/>
        <w:rPr>
          <w:del w:id="34" w:author="גרמן קגנובסקי" w:date="2020-05-14T16:16:00Z"/>
          <w:rFonts w:ascii="Times New Roman" w:eastAsia="Times New Roman" w:hAnsi="Times New Roman" w:cs="David"/>
          <w:sz w:val="24"/>
          <w:szCs w:val="24"/>
          <w:rtl/>
          <w:lang w:eastAsia="he-IL"/>
        </w:rPr>
        <w:pPrChange w:id="35" w:author="גרמן קגנובסקי" w:date="2020-05-14T16:16:00Z">
          <w:pPr>
            <w:widowControl w:val="0"/>
            <w:spacing w:before="0" w:beforeAutospacing="0" w:after="0" w:afterAutospacing="0" w:line="240" w:lineRule="auto"/>
            <w:ind w:left="1440" w:right="-142" w:firstLine="720"/>
            <w:jc w:val="both"/>
          </w:pPr>
        </w:pPrChange>
      </w:pPr>
    </w:p>
    <w:p w14:paraId="73D8ECE4" w14:textId="77777777" w:rsidR="00650D2D" w:rsidRPr="00650D2D" w:rsidDel="00B20610" w:rsidRDefault="00650D2D">
      <w:pPr>
        <w:widowControl w:val="0"/>
        <w:spacing w:before="0" w:beforeAutospacing="0" w:after="0" w:afterAutospacing="0" w:line="240" w:lineRule="auto"/>
        <w:ind w:firstLine="720"/>
        <w:jc w:val="both"/>
        <w:rPr>
          <w:del w:id="36" w:author="גרמן קגנובסקי" w:date="2020-05-14T16:16:00Z"/>
          <w:rFonts w:ascii="Times New Roman" w:eastAsia="Times New Roman" w:hAnsi="Times New Roman" w:cs="David"/>
          <w:sz w:val="24"/>
          <w:szCs w:val="24"/>
          <w:rtl/>
          <w:lang w:eastAsia="he-IL"/>
        </w:rPr>
        <w:pPrChange w:id="37" w:author="גרמן קגנובסקי" w:date="2020-05-14T16:16:00Z">
          <w:pPr>
            <w:widowControl w:val="0"/>
            <w:spacing w:before="0" w:beforeAutospacing="0" w:after="0" w:afterAutospacing="0" w:line="240" w:lineRule="auto"/>
            <w:jc w:val="both"/>
          </w:pPr>
        </w:pPrChange>
      </w:pPr>
      <w:del w:id="38" w:author="גרמן קגנובסקי" w:date="2020-05-14T16:16:00Z">
        <w:r w:rsidRPr="00650D2D" w:rsidDel="00B20610">
          <w:rPr>
            <w:rFonts w:ascii="Times New Roman" w:eastAsia="Times New Roman" w:hAnsi="Times New Roman" w:cs="David"/>
            <w:sz w:val="24"/>
            <w:szCs w:val="24"/>
            <w:rtl/>
            <w:lang w:eastAsia="he-IL"/>
          </w:rPr>
          <w:tab/>
        </w:r>
        <w:r w:rsidRPr="00650D2D" w:rsidDel="00B20610">
          <w:rPr>
            <w:rFonts w:ascii="Times New Roman" w:eastAsia="Times New Roman" w:hAnsi="Times New Roman" w:cs="David"/>
            <w:sz w:val="24"/>
            <w:szCs w:val="24"/>
            <w:rtl/>
            <w:lang w:eastAsia="he-IL"/>
          </w:rPr>
          <w:tab/>
          <w:delText>ב.</w:delText>
        </w:r>
        <w:r w:rsidRPr="00650D2D" w:rsidDel="00B20610">
          <w:rPr>
            <w:rFonts w:ascii="Times New Roman" w:eastAsia="Times New Roman" w:hAnsi="Times New Roman" w:cs="David"/>
            <w:sz w:val="24"/>
            <w:szCs w:val="24"/>
            <w:rtl/>
            <w:lang w:eastAsia="he-IL"/>
          </w:rPr>
          <w:tab/>
          <w:delText>לאחר א</w:delText>
        </w:r>
        <w:r w:rsidR="0006071E" w:rsidDel="00B20610">
          <w:rPr>
            <w:rFonts w:ascii="Times New Roman" w:eastAsia="Times New Roman" w:hAnsi="Times New Roman" w:cs="David" w:hint="cs"/>
            <w:sz w:val="24"/>
            <w:szCs w:val="24"/>
            <w:rtl/>
            <w:lang w:eastAsia="he-IL"/>
          </w:rPr>
          <w:delText>י</w:delText>
        </w:r>
        <w:r w:rsidRPr="00650D2D" w:rsidDel="00B20610">
          <w:rPr>
            <w:rFonts w:ascii="Times New Roman" w:eastAsia="Times New Roman" w:hAnsi="Times New Roman" w:cs="David"/>
            <w:sz w:val="24"/>
            <w:szCs w:val="24"/>
            <w:rtl/>
            <w:lang w:eastAsia="he-IL"/>
          </w:rPr>
          <w:delText>שור הו</w:delText>
        </w:r>
        <w:r w:rsidR="0006071E" w:rsidDel="00B20610">
          <w:rPr>
            <w:rFonts w:ascii="Times New Roman" w:eastAsia="Times New Roman" w:hAnsi="Times New Roman" w:cs="David" w:hint="cs"/>
            <w:sz w:val="24"/>
            <w:szCs w:val="24"/>
            <w:rtl/>
            <w:lang w:eastAsia="he-IL"/>
          </w:rPr>
          <w:delText>ו</w:delText>
        </w:r>
        <w:r w:rsidRPr="00650D2D" w:rsidDel="00B20610">
          <w:rPr>
            <w:rFonts w:ascii="Times New Roman" w:eastAsia="Times New Roman" w:hAnsi="Times New Roman" w:cs="David"/>
            <w:sz w:val="24"/>
            <w:szCs w:val="24"/>
            <w:rtl/>
            <w:lang w:eastAsia="he-IL"/>
          </w:rPr>
          <w:delText xml:space="preserve">עדה המקומית להפקדת התכנית </w:delText>
        </w:r>
      </w:del>
    </w:p>
    <w:p w14:paraId="6404EE73" w14:textId="77777777" w:rsidR="00650D2D" w:rsidDel="00B20610" w:rsidRDefault="00650D2D">
      <w:pPr>
        <w:widowControl w:val="0"/>
        <w:spacing w:before="0" w:beforeAutospacing="0" w:after="0" w:afterAutospacing="0" w:line="240" w:lineRule="auto"/>
        <w:ind w:firstLine="720"/>
        <w:jc w:val="both"/>
        <w:rPr>
          <w:del w:id="39" w:author="גרמן קגנובסקי" w:date="2020-05-14T16:16:00Z"/>
          <w:rFonts w:ascii="Times New Roman" w:eastAsia="Times New Roman" w:hAnsi="Times New Roman" w:cs="David"/>
          <w:sz w:val="24"/>
          <w:szCs w:val="24"/>
          <w:rtl/>
          <w:lang w:eastAsia="he-IL"/>
        </w:rPr>
        <w:pPrChange w:id="40" w:author="גרמן קגנובסקי" w:date="2020-05-14T16:16:00Z">
          <w:pPr>
            <w:widowControl w:val="0"/>
            <w:spacing w:before="0" w:beforeAutospacing="0" w:after="0" w:afterAutospacing="0" w:line="240" w:lineRule="auto"/>
            <w:ind w:left="2160" w:right="-567"/>
            <w:jc w:val="both"/>
          </w:pPr>
        </w:pPrChange>
      </w:pPr>
      <w:del w:id="41" w:author="גרמן קגנובסקי" w:date="2020-05-14T16:16:00Z">
        <w:r w:rsidRPr="00650D2D" w:rsidDel="00B20610">
          <w:rPr>
            <w:rFonts w:ascii="Times New Roman" w:eastAsia="Times New Roman" w:hAnsi="Times New Roman" w:cs="David"/>
            <w:sz w:val="24"/>
            <w:szCs w:val="24"/>
            <w:rtl/>
            <w:lang w:eastAsia="he-IL"/>
          </w:rPr>
          <w:delText xml:space="preserve">להתנגדויות </w:delText>
        </w:r>
        <w:r w:rsidR="0006071E" w:rsidDel="00B20610">
          <w:rPr>
            <w:rFonts w:ascii="Times New Roman" w:eastAsia="Times New Roman" w:hAnsi="Times New Roman" w:cs="David"/>
            <w:sz w:val="24"/>
            <w:szCs w:val="24"/>
            <w:rtl/>
            <w:lang w:eastAsia="he-IL"/>
          </w:rPr>
          <w:delText>ופרסום ההפקדה ברשומות ובעיתונות</w:delText>
        </w:r>
        <w:r w:rsidRPr="00650D2D" w:rsidDel="00B20610">
          <w:rPr>
            <w:rFonts w:ascii="Times New Roman" w:eastAsia="Times New Roman" w:hAnsi="Times New Roman" w:cs="David"/>
            <w:sz w:val="24"/>
            <w:szCs w:val="24"/>
            <w:rtl/>
            <w:lang w:eastAsia="he-IL"/>
          </w:rPr>
          <w:tab/>
        </w:r>
        <w:r w:rsidRPr="0006071E" w:rsidDel="00B20610">
          <w:rPr>
            <w:rFonts w:ascii="Times New Roman" w:eastAsia="Times New Roman" w:hAnsi="Times New Roman" w:cs="David"/>
            <w:sz w:val="24"/>
            <w:szCs w:val="24"/>
            <w:u w:val="dotted"/>
            <w:rtl/>
            <w:lang w:eastAsia="he-IL"/>
          </w:rPr>
          <w:delText xml:space="preserve">  </w:delText>
        </w:r>
        <w:r w:rsidR="0006071E" w:rsidRPr="0006071E" w:rsidDel="00B20610">
          <w:rPr>
            <w:rFonts w:ascii="Times New Roman" w:eastAsia="Times New Roman" w:hAnsi="Times New Roman" w:cs="David" w:hint="cs"/>
            <w:sz w:val="24"/>
            <w:szCs w:val="24"/>
            <w:u w:val="dotted"/>
            <w:rtl/>
            <w:lang w:eastAsia="he-IL"/>
          </w:rPr>
          <w:delText xml:space="preserve">   </w:delText>
        </w:r>
        <w:r w:rsidRPr="00650D2D" w:rsidDel="00B20610">
          <w:rPr>
            <w:rFonts w:ascii="Times New Roman" w:eastAsia="Times New Roman" w:hAnsi="Times New Roman" w:cs="David"/>
            <w:sz w:val="24"/>
            <w:szCs w:val="24"/>
            <w:rtl/>
            <w:lang w:eastAsia="he-IL"/>
          </w:rPr>
          <w:delText xml:space="preserve">33% משכר </w:delText>
        </w:r>
        <w:r w:rsidR="0006071E" w:rsidDel="00B20610">
          <w:rPr>
            <w:rFonts w:ascii="Times New Roman" w:eastAsia="Times New Roman" w:hAnsi="Times New Roman" w:cs="David" w:hint="cs"/>
            <w:sz w:val="24"/>
            <w:szCs w:val="24"/>
            <w:rtl/>
            <w:lang w:eastAsia="he-IL"/>
          </w:rPr>
          <w:delText>המתכנן</w:delText>
        </w:r>
      </w:del>
    </w:p>
    <w:p w14:paraId="2C3C99DB" w14:textId="77777777" w:rsidR="00295B2E" w:rsidRPr="00650D2D" w:rsidDel="00B20610" w:rsidRDefault="00295B2E">
      <w:pPr>
        <w:widowControl w:val="0"/>
        <w:spacing w:before="0" w:beforeAutospacing="0" w:after="0" w:afterAutospacing="0" w:line="240" w:lineRule="auto"/>
        <w:ind w:firstLine="720"/>
        <w:jc w:val="both"/>
        <w:rPr>
          <w:del w:id="42" w:author="גרמן קגנובסקי" w:date="2020-05-14T16:16:00Z"/>
          <w:rFonts w:ascii="Times New Roman" w:eastAsia="Times New Roman" w:hAnsi="Times New Roman" w:cs="David"/>
          <w:sz w:val="24"/>
          <w:szCs w:val="24"/>
          <w:rtl/>
          <w:lang w:eastAsia="he-IL"/>
        </w:rPr>
        <w:pPrChange w:id="43" w:author="גרמן קגנובסקי" w:date="2020-05-14T16:16:00Z">
          <w:pPr>
            <w:widowControl w:val="0"/>
            <w:spacing w:before="0" w:beforeAutospacing="0" w:after="0" w:afterAutospacing="0" w:line="240" w:lineRule="auto"/>
            <w:ind w:left="2160" w:right="-567"/>
            <w:jc w:val="both"/>
          </w:pPr>
        </w:pPrChange>
      </w:pPr>
    </w:p>
    <w:p w14:paraId="2BE72580" w14:textId="77777777" w:rsidR="00650D2D" w:rsidRPr="00650D2D" w:rsidDel="00B20610" w:rsidRDefault="00650D2D">
      <w:pPr>
        <w:widowControl w:val="0"/>
        <w:spacing w:before="0" w:beforeAutospacing="0" w:after="0" w:afterAutospacing="0" w:line="240" w:lineRule="auto"/>
        <w:ind w:firstLine="720"/>
        <w:jc w:val="both"/>
        <w:rPr>
          <w:del w:id="44" w:author="גרמן קגנובסקי" w:date="2020-05-14T16:16:00Z"/>
          <w:rFonts w:ascii="Times New Roman" w:eastAsia="Times New Roman" w:hAnsi="Times New Roman" w:cs="David"/>
          <w:sz w:val="24"/>
          <w:szCs w:val="24"/>
          <w:rtl/>
          <w:lang w:eastAsia="he-IL"/>
        </w:rPr>
        <w:pPrChange w:id="45" w:author="גרמן קגנובסקי" w:date="2020-05-14T16:16:00Z">
          <w:pPr>
            <w:widowControl w:val="0"/>
            <w:spacing w:before="0" w:beforeAutospacing="0" w:after="0" w:afterAutospacing="0" w:line="240" w:lineRule="auto"/>
            <w:jc w:val="both"/>
          </w:pPr>
        </w:pPrChange>
      </w:pPr>
      <w:del w:id="46" w:author="גרמן קגנובסקי" w:date="2020-05-14T16:16:00Z">
        <w:r w:rsidRPr="00650D2D" w:rsidDel="00B20610">
          <w:rPr>
            <w:rFonts w:ascii="Times New Roman" w:eastAsia="Times New Roman" w:hAnsi="Times New Roman" w:cs="David"/>
            <w:sz w:val="24"/>
            <w:szCs w:val="24"/>
            <w:rtl/>
            <w:lang w:eastAsia="he-IL"/>
          </w:rPr>
          <w:tab/>
        </w:r>
        <w:r w:rsidRPr="00650D2D" w:rsidDel="00B20610">
          <w:rPr>
            <w:rFonts w:ascii="Times New Roman" w:eastAsia="Times New Roman" w:hAnsi="Times New Roman" w:cs="David"/>
            <w:sz w:val="24"/>
            <w:szCs w:val="24"/>
            <w:rtl/>
            <w:lang w:eastAsia="he-IL"/>
          </w:rPr>
          <w:tab/>
          <w:delText>ג.</w:delText>
        </w:r>
        <w:r w:rsidRPr="00650D2D" w:rsidDel="00B20610">
          <w:rPr>
            <w:rFonts w:ascii="Times New Roman" w:eastAsia="Times New Roman" w:hAnsi="Times New Roman" w:cs="David"/>
            <w:sz w:val="24"/>
            <w:szCs w:val="24"/>
            <w:rtl/>
            <w:lang w:eastAsia="he-IL"/>
          </w:rPr>
          <w:tab/>
          <w:delText xml:space="preserve">לאחר מתן תוקף לתוכנית ופרסום מתן התוקף </w:delText>
        </w:r>
      </w:del>
    </w:p>
    <w:p w14:paraId="5D966927" w14:textId="77777777" w:rsidR="00650D2D" w:rsidRPr="00650D2D" w:rsidRDefault="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Change w:id="47" w:author="גרמן קגנובסקי" w:date="2020-05-14T16:16:00Z">
          <w:pPr>
            <w:widowControl w:val="0"/>
            <w:spacing w:before="0" w:beforeAutospacing="0" w:after="0" w:afterAutospacing="0" w:line="240" w:lineRule="auto"/>
            <w:ind w:left="1440" w:right="-142" w:firstLine="720"/>
            <w:jc w:val="both"/>
          </w:pPr>
        </w:pPrChange>
      </w:pPr>
      <w:del w:id="48" w:author="גרמן קגנובסקי" w:date="2020-05-14T16:16:00Z">
        <w:r w:rsidDel="00B20610">
          <w:rPr>
            <w:rFonts w:ascii="Times New Roman" w:eastAsia="Times New Roman" w:hAnsi="Times New Roman" w:cs="David"/>
            <w:sz w:val="24"/>
            <w:szCs w:val="24"/>
            <w:rtl/>
            <w:lang w:eastAsia="he-IL"/>
          </w:rPr>
          <w:delText>ברשומות ובעיתונות</w:delText>
        </w:r>
        <w:r w:rsidDel="00B20610">
          <w:rPr>
            <w:rFonts w:ascii="Times New Roman" w:eastAsia="Times New Roman" w:hAnsi="Times New Roman" w:cs="David" w:hint="cs"/>
            <w:sz w:val="24"/>
            <w:szCs w:val="24"/>
            <w:rtl/>
            <w:lang w:eastAsia="he-IL"/>
          </w:rPr>
          <w:delText xml:space="preserve"> </w:delText>
        </w:r>
        <w:r w:rsidRPr="0006071E" w:rsidDel="00B20610">
          <w:rPr>
            <w:rFonts w:ascii="Times New Roman" w:eastAsia="Times New Roman" w:hAnsi="Times New Roman" w:cs="David" w:hint="cs"/>
            <w:sz w:val="24"/>
            <w:szCs w:val="24"/>
            <w:u w:val="dotted"/>
            <w:rtl/>
            <w:lang w:eastAsia="he-IL"/>
          </w:rPr>
          <w:delText xml:space="preserve">                    </w:delText>
        </w:r>
        <w:r w:rsidR="00650D2D" w:rsidRPr="0006071E" w:rsidDel="00B20610">
          <w:rPr>
            <w:rFonts w:ascii="Times New Roman" w:eastAsia="Times New Roman" w:hAnsi="Times New Roman" w:cs="David"/>
            <w:sz w:val="24"/>
            <w:szCs w:val="24"/>
            <w:u w:val="dotted"/>
            <w:rtl/>
            <w:lang w:eastAsia="he-IL"/>
          </w:rPr>
          <w:tab/>
        </w:r>
        <w:r w:rsidR="00650D2D" w:rsidRPr="0006071E" w:rsidDel="00B20610">
          <w:rPr>
            <w:rFonts w:ascii="Times New Roman" w:eastAsia="Times New Roman" w:hAnsi="Times New Roman" w:cs="David"/>
            <w:sz w:val="24"/>
            <w:szCs w:val="24"/>
            <w:u w:val="dotted"/>
            <w:rtl/>
            <w:lang w:eastAsia="he-IL"/>
          </w:rPr>
          <w:tab/>
        </w:r>
        <w:r w:rsidR="00650D2D" w:rsidRPr="0006071E" w:rsidDel="00B20610">
          <w:rPr>
            <w:rFonts w:ascii="Times New Roman" w:eastAsia="Times New Roman" w:hAnsi="Times New Roman" w:cs="David"/>
            <w:sz w:val="24"/>
            <w:szCs w:val="24"/>
            <w:u w:val="dotted"/>
            <w:rtl/>
            <w:lang w:eastAsia="he-IL"/>
          </w:rPr>
          <w:tab/>
          <w:delText xml:space="preserve"> </w:delText>
        </w:r>
        <w:r w:rsidRPr="0006071E" w:rsidDel="00B20610">
          <w:rPr>
            <w:rFonts w:ascii="Times New Roman" w:eastAsia="Times New Roman" w:hAnsi="Times New Roman" w:cs="David" w:hint="cs"/>
            <w:sz w:val="24"/>
            <w:szCs w:val="24"/>
            <w:u w:val="dotted"/>
            <w:rtl/>
            <w:lang w:eastAsia="he-IL"/>
          </w:rPr>
          <w:delText xml:space="preserve">   </w:delText>
        </w:r>
        <w:r w:rsidR="00650D2D" w:rsidRPr="0006071E" w:rsidDel="00B20610">
          <w:rPr>
            <w:rFonts w:ascii="Times New Roman" w:eastAsia="Times New Roman" w:hAnsi="Times New Roman" w:cs="David"/>
            <w:sz w:val="24"/>
            <w:szCs w:val="24"/>
            <w:u w:val="dotted"/>
            <w:rtl/>
            <w:lang w:eastAsia="he-IL"/>
          </w:rPr>
          <w:delText xml:space="preserve"> </w:delText>
        </w:r>
        <w:r w:rsidR="00650D2D" w:rsidRPr="0006071E" w:rsidDel="00B20610">
          <w:rPr>
            <w:rFonts w:ascii="Times New Roman" w:eastAsia="Times New Roman" w:hAnsi="Times New Roman" w:cs="David"/>
            <w:sz w:val="24"/>
            <w:szCs w:val="24"/>
            <w:rtl/>
            <w:lang w:eastAsia="he-IL"/>
          </w:rPr>
          <w:delText>34% משכר המתכנן</w:delText>
        </w:r>
      </w:del>
    </w:p>
    <w:p w14:paraId="6E4CEC3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180EB4CD" w14:textId="77777777" w:rsidR="00650D2D" w:rsidRPr="00650D2D" w:rsidRDefault="00650D2D" w:rsidP="00B20610">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del w:id="49" w:author="גרמן קגנובסקי" w:date="2020-05-14T16:15:00Z">
        <w:r w:rsidRPr="00650D2D" w:rsidDel="00B20610">
          <w:rPr>
            <w:rFonts w:ascii="Times New Roman" w:eastAsia="Times New Roman" w:hAnsi="Times New Roman" w:cs="David"/>
            <w:sz w:val="24"/>
            <w:szCs w:val="24"/>
            <w:u w:val="single"/>
            <w:rtl/>
            <w:lang w:eastAsia="he-IL"/>
          </w:rPr>
          <w:delText>סה"כ</w:delText>
        </w:r>
        <w:r w:rsidR="00295B2E" w:rsidDel="00B20610">
          <w:rPr>
            <w:rFonts w:ascii="Times New Roman" w:eastAsia="Times New Roman" w:hAnsi="Times New Roman" w:cs="David"/>
            <w:sz w:val="24"/>
            <w:szCs w:val="24"/>
            <w:rtl/>
            <w:lang w:eastAsia="he-IL"/>
          </w:rPr>
          <w:delText>:</w:delText>
        </w:r>
        <w:r w:rsidR="00295B2E" w:rsidDel="00B20610">
          <w:rPr>
            <w:rFonts w:ascii="Times New Roman" w:eastAsia="Times New Roman" w:hAnsi="Times New Roman" w:cs="David" w:hint="cs"/>
            <w:sz w:val="24"/>
            <w:szCs w:val="24"/>
            <w:rtl/>
            <w:lang w:eastAsia="he-IL"/>
          </w:rPr>
          <w:delText xml:space="preserve"> </w:delText>
        </w:r>
        <w:r w:rsidR="00295B2E" w:rsidDel="00B20610">
          <w:rPr>
            <w:rFonts w:ascii="Times New Roman" w:eastAsia="Times New Roman" w:hAnsi="Times New Roman" w:cs="David"/>
            <w:sz w:val="24"/>
            <w:szCs w:val="24"/>
            <w:rtl/>
            <w:lang w:eastAsia="he-IL"/>
          </w:rPr>
          <w:delText>100% משכר המתכנן</w:delText>
        </w:r>
      </w:del>
    </w:p>
    <w:p w14:paraId="073AE695"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79AC87E4"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6AE624A5"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1A18C0A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2A3CA78"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209B247A" w14:textId="3234861A" w:rsidR="00650D2D" w:rsidRPr="00650D2D" w:rsidRDefault="00650D2D" w:rsidP="005B37B9">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50" w:author="גרמן קגנובסקי" w:date="2021-02-04T15:26:00Z">
        <w:r w:rsidRPr="00650D2D" w:rsidDel="005B37B9">
          <w:rPr>
            <w:rFonts w:ascii="Times New Roman" w:eastAsia="Times New Roman" w:hAnsi="Times New Roman" w:cs="David"/>
            <w:sz w:val="24"/>
            <w:szCs w:val="24"/>
            <w:rtl/>
            <w:lang w:eastAsia="he-IL"/>
          </w:rPr>
          <w:delText>10</w:delText>
        </w:r>
      </w:del>
      <w:ins w:id="51" w:author="גרמן קגנובסקי" w:date="2021-02-04T15:26:00Z">
        <w:r w:rsidR="005B37B9">
          <w:rPr>
            <w:rFonts w:ascii="Times New Roman" w:eastAsia="Times New Roman" w:hAnsi="Times New Roman" w:cs="David" w:hint="cs"/>
            <w:sz w:val="24"/>
            <w:szCs w:val="24"/>
            <w:rtl/>
            <w:lang w:eastAsia="he-IL"/>
          </w:rPr>
          <w:t>30</w:t>
        </w:r>
      </w:ins>
      <w:r w:rsidRPr="00650D2D">
        <w:rPr>
          <w:rFonts w:ascii="Times New Roman" w:eastAsia="Times New Roman" w:hAnsi="Times New Roman" w:cs="David"/>
          <w:sz w:val="24"/>
          <w:szCs w:val="24"/>
          <w:rtl/>
          <w:lang w:eastAsia="he-IL"/>
        </w:rPr>
        <w:t>% משכר המתכנן.</w:t>
      </w:r>
    </w:p>
    <w:p w14:paraId="7AD32FB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2DA5FB1"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5E95C577" w14:textId="4E4E872A" w:rsidR="00650D2D" w:rsidRPr="00650D2D" w:rsidRDefault="00650D2D" w:rsidP="005B37B9">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52" w:author="גרמן קגנובסקי" w:date="2021-02-04T15:26:00Z">
        <w:r w:rsidRPr="00650D2D" w:rsidDel="005B37B9">
          <w:rPr>
            <w:rFonts w:ascii="Times New Roman" w:eastAsia="Times New Roman" w:hAnsi="Times New Roman" w:cs="David"/>
            <w:sz w:val="24"/>
            <w:szCs w:val="24"/>
            <w:rtl/>
            <w:lang w:eastAsia="he-IL"/>
          </w:rPr>
          <w:delText>15</w:delText>
        </w:r>
      </w:del>
      <w:ins w:id="53" w:author="גרמן קגנובסקי" w:date="2021-02-04T15:26:00Z">
        <w:r w:rsidR="005B37B9">
          <w:rPr>
            <w:rFonts w:ascii="Times New Roman" w:eastAsia="Times New Roman" w:hAnsi="Times New Roman" w:cs="David" w:hint="cs"/>
            <w:sz w:val="24"/>
            <w:szCs w:val="24"/>
            <w:rtl/>
            <w:lang w:eastAsia="he-IL"/>
          </w:rPr>
          <w:t>25</w:t>
        </w:r>
      </w:ins>
      <w:r w:rsidRPr="00650D2D">
        <w:rPr>
          <w:rFonts w:ascii="Times New Roman" w:eastAsia="Times New Roman" w:hAnsi="Times New Roman" w:cs="David"/>
          <w:sz w:val="24"/>
          <w:szCs w:val="24"/>
          <w:rtl/>
          <w:lang w:eastAsia="he-IL"/>
        </w:rPr>
        <w:t>% משכר המתכנן.</w:t>
      </w:r>
    </w:p>
    <w:p w14:paraId="32C560F7"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5925AB7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152EBB03" w14:textId="5AFE8D7B" w:rsidR="00650D2D" w:rsidRPr="00650D2D" w:rsidRDefault="00295B2E" w:rsidP="005B37B9">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del w:id="54" w:author="גרמן קגנובסקי" w:date="2021-02-04T15:32:00Z">
        <w:r w:rsidR="00650D2D" w:rsidRPr="00650D2D" w:rsidDel="005B37B9">
          <w:rPr>
            <w:rFonts w:ascii="Times New Roman" w:eastAsia="Times New Roman" w:hAnsi="Times New Roman" w:cs="David"/>
            <w:sz w:val="24"/>
            <w:szCs w:val="24"/>
            <w:rtl/>
            <w:lang w:eastAsia="he-IL"/>
          </w:rPr>
          <w:delText>8</w:delText>
        </w:r>
      </w:del>
      <w:ins w:id="55" w:author="גרמן קגנובסקי" w:date="2021-02-04T15:32:00Z">
        <w:r w:rsidR="005B37B9">
          <w:rPr>
            <w:rFonts w:ascii="Times New Roman" w:eastAsia="Times New Roman" w:hAnsi="Times New Roman" w:cs="David" w:hint="cs"/>
            <w:sz w:val="24"/>
            <w:szCs w:val="24"/>
            <w:rtl/>
            <w:lang w:eastAsia="he-IL"/>
          </w:rPr>
          <w:t>10</w:t>
        </w:r>
      </w:ins>
      <w:r w:rsidR="00650D2D" w:rsidRPr="00650D2D">
        <w:rPr>
          <w:rFonts w:ascii="Times New Roman" w:eastAsia="Times New Roman" w:hAnsi="Times New Roman" w:cs="David"/>
          <w:sz w:val="24"/>
          <w:szCs w:val="24"/>
          <w:rtl/>
          <w:lang w:eastAsia="he-IL"/>
        </w:rPr>
        <w:t>%  משכר המתכנן.</w:t>
      </w:r>
    </w:p>
    <w:p w14:paraId="3CC914F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362E6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7E9E3998" w14:textId="1C6D4AFE" w:rsidR="00650D2D" w:rsidRPr="00650D2D" w:rsidRDefault="00650D2D" w:rsidP="005B37B9">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del w:id="56" w:author="גרמן קגנובסקי" w:date="2021-02-04T15:31:00Z">
        <w:r w:rsidRPr="00650D2D" w:rsidDel="005B37B9">
          <w:rPr>
            <w:rFonts w:ascii="Times New Roman" w:eastAsia="Times New Roman" w:hAnsi="Times New Roman" w:cs="David"/>
            <w:sz w:val="24"/>
            <w:szCs w:val="24"/>
            <w:rtl/>
            <w:lang w:eastAsia="he-IL"/>
          </w:rPr>
          <w:delText>30</w:delText>
        </w:r>
      </w:del>
      <w:ins w:id="57" w:author="גרמן קגנובסקי" w:date="2021-02-04T15:31:00Z">
        <w:r w:rsidR="005B37B9">
          <w:rPr>
            <w:rFonts w:ascii="Times New Roman" w:eastAsia="Times New Roman" w:hAnsi="Times New Roman" w:cs="David" w:hint="cs"/>
            <w:sz w:val="24"/>
            <w:szCs w:val="24"/>
            <w:rtl/>
            <w:lang w:eastAsia="he-IL"/>
          </w:rPr>
          <w:t>25</w:t>
        </w:r>
      </w:ins>
      <w:r w:rsidRPr="00650D2D">
        <w:rPr>
          <w:rFonts w:ascii="Times New Roman" w:eastAsia="Times New Roman" w:hAnsi="Times New Roman" w:cs="David"/>
          <w:sz w:val="24"/>
          <w:szCs w:val="24"/>
          <w:rtl/>
          <w:lang w:eastAsia="he-IL"/>
        </w:rPr>
        <w:t>% משכר המתכנן.</w:t>
      </w:r>
    </w:p>
    <w:p w14:paraId="17146DD0"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05C58621" w14:textId="6C7BF5A6" w:rsidR="00650D2D" w:rsidRPr="00650D2D" w:rsidRDefault="00650D2D" w:rsidP="005B37B9">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del w:id="58" w:author="גרמן קגנובסקי" w:date="2021-02-04T15:29:00Z">
        <w:r w:rsidRPr="00650D2D" w:rsidDel="005B37B9">
          <w:rPr>
            <w:rFonts w:ascii="Times New Roman" w:eastAsia="Times New Roman" w:hAnsi="Times New Roman" w:cs="David"/>
            <w:sz w:val="24"/>
            <w:szCs w:val="24"/>
            <w:rtl/>
            <w:lang w:eastAsia="he-IL"/>
          </w:rPr>
          <w:delText xml:space="preserve">ה. </w:delText>
        </w:r>
        <w:r w:rsidRPr="00650D2D" w:rsidDel="005B37B9">
          <w:rPr>
            <w:rFonts w:ascii="Times New Roman" w:eastAsia="Times New Roman" w:hAnsi="Times New Roman" w:cs="David"/>
            <w:sz w:val="24"/>
            <w:szCs w:val="24"/>
            <w:rtl/>
            <w:lang w:eastAsia="he-IL"/>
          </w:rPr>
          <w:tab/>
          <w:delText>לאחר גמר הו</w:delText>
        </w:r>
        <w:r w:rsidR="00295B2E" w:rsidDel="005B37B9">
          <w:rPr>
            <w:rFonts w:ascii="Times New Roman" w:eastAsia="Times New Roman" w:hAnsi="Times New Roman" w:cs="David"/>
            <w:sz w:val="24"/>
            <w:szCs w:val="24"/>
            <w:rtl/>
            <w:lang w:eastAsia="he-IL"/>
          </w:rPr>
          <w:delText>צאת ת</w:delText>
        </w:r>
        <w:r w:rsidRPr="00650D2D" w:rsidDel="005B37B9">
          <w:rPr>
            <w:rFonts w:ascii="Times New Roman" w:eastAsia="Times New Roman" w:hAnsi="Times New Roman" w:cs="David"/>
            <w:sz w:val="24"/>
            <w:szCs w:val="24"/>
            <w:rtl/>
            <w:lang w:eastAsia="he-IL"/>
          </w:rPr>
          <w:delText xml:space="preserve">כניות לבצוע </w:delText>
        </w:r>
        <w:r w:rsidRPr="00650D2D" w:rsidDel="005B37B9">
          <w:rPr>
            <w:rFonts w:ascii="Times New Roman" w:eastAsia="Times New Roman" w:hAnsi="Times New Roman" w:cs="David"/>
            <w:sz w:val="24"/>
            <w:szCs w:val="24"/>
            <w:rtl/>
            <w:lang w:eastAsia="he-IL"/>
          </w:rPr>
          <w:tab/>
        </w:r>
        <w:r w:rsidRPr="006D145E" w:rsidDel="005B37B9">
          <w:rPr>
            <w:rFonts w:ascii="Times New Roman" w:eastAsia="Times New Roman" w:hAnsi="Times New Roman" w:cs="David"/>
            <w:sz w:val="24"/>
            <w:szCs w:val="24"/>
            <w:u w:val="dotted"/>
            <w:rtl/>
            <w:lang w:eastAsia="he-IL"/>
          </w:rPr>
          <w:tab/>
        </w:r>
        <w:r w:rsidRPr="006D145E" w:rsidDel="005B37B9">
          <w:rPr>
            <w:rFonts w:ascii="Times New Roman" w:eastAsia="Times New Roman" w:hAnsi="Times New Roman" w:cs="David"/>
            <w:sz w:val="24"/>
            <w:szCs w:val="24"/>
            <w:u w:val="dotted"/>
            <w:rtl/>
            <w:lang w:eastAsia="he-IL"/>
          </w:rPr>
          <w:tab/>
        </w:r>
        <w:r w:rsidR="00295B2E" w:rsidDel="005B37B9">
          <w:rPr>
            <w:rFonts w:ascii="Times New Roman" w:eastAsia="Times New Roman" w:hAnsi="Times New Roman" w:cs="David" w:hint="cs"/>
            <w:sz w:val="24"/>
            <w:szCs w:val="24"/>
            <w:rtl/>
            <w:lang w:eastAsia="he-IL"/>
          </w:rPr>
          <w:delText xml:space="preserve"> </w:delText>
        </w:r>
        <w:r w:rsidRPr="00650D2D" w:rsidDel="005B37B9">
          <w:rPr>
            <w:rFonts w:ascii="Times New Roman" w:eastAsia="Times New Roman" w:hAnsi="Times New Roman" w:cs="David"/>
            <w:sz w:val="24"/>
            <w:szCs w:val="24"/>
            <w:rtl/>
            <w:lang w:eastAsia="he-IL"/>
          </w:rPr>
          <w:delText xml:space="preserve"> 12% משכר המתכנן.</w:delText>
        </w:r>
      </w:del>
    </w:p>
    <w:p w14:paraId="05B750FF"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64AAF22B" w14:textId="7429B35C"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0D1949EB" w14:textId="18A47A84" w:rsidR="00650D2D" w:rsidRPr="00650D2D" w:rsidRDefault="00295B2E" w:rsidP="007034B4">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Change w:id="59" w:author="גרמן קגנובסקי" w:date="2021-02-04T15:51:00Z">
          <w:pPr>
            <w:widowControl w:val="0"/>
            <w:spacing w:before="0" w:beforeAutospacing="0" w:after="0" w:afterAutospacing="0" w:line="240" w:lineRule="auto"/>
            <w:ind w:left="651"/>
            <w:jc w:val="both"/>
          </w:pPr>
        </w:pPrChange>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del w:id="60" w:author="גרמן קגנובסקי" w:date="2021-02-04T15:51:00Z">
        <w:r w:rsidR="00650D2D" w:rsidRPr="006D145E" w:rsidDel="007034B4">
          <w:rPr>
            <w:rFonts w:ascii="Times New Roman" w:eastAsia="Times New Roman" w:hAnsi="Times New Roman" w:cs="David"/>
            <w:sz w:val="24"/>
            <w:szCs w:val="24"/>
            <w:u w:val="dotted"/>
            <w:rtl/>
            <w:lang w:eastAsia="he-IL"/>
          </w:rPr>
          <w:tab/>
        </w:r>
      </w:del>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w:t>
      </w:r>
      <w:del w:id="61" w:author="גרמן קגנובסקי" w:date="2021-02-04T15:29:00Z">
        <w:r w:rsidR="00650D2D" w:rsidRPr="00650D2D" w:rsidDel="005B37B9">
          <w:rPr>
            <w:rFonts w:ascii="Times New Roman" w:eastAsia="Times New Roman" w:hAnsi="Times New Roman" w:cs="David"/>
            <w:sz w:val="24"/>
            <w:szCs w:val="24"/>
            <w:rtl/>
            <w:lang w:eastAsia="he-IL"/>
          </w:rPr>
          <w:delText>1</w:delText>
        </w:r>
      </w:del>
      <w:del w:id="62" w:author="גרמן קגנובסקי" w:date="2021-02-04T15:32:00Z">
        <w:r w:rsidR="00650D2D" w:rsidRPr="00650D2D" w:rsidDel="005B37B9">
          <w:rPr>
            <w:rFonts w:ascii="Times New Roman" w:eastAsia="Times New Roman" w:hAnsi="Times New Roman" w:cs="David"/>
            <w:sz w:val="24"/>
            <w:szCs w:val="24"/>
            <w:rtl/>
            <w:lang w:eastAsia="he-IL"/>
          </w:rPr>
          <w:delText>5</w:delText>
        </w:r>
      </w:del>
      <w:ins w:id="63" w:author="גרמן קגנובסקי" w:date="2021-02-04T15:32:00Z">
        <w:r w:rsidR="005B37B9">
          <w:rPr>
            <w:rFonts w:ascii="Times New Roman" w:eastAsia="Times New Roman" w:hAnsi="Times New Roman" w:cs="David" w:hint="cs"/>
            <w:sz w:val="24"/>
            <w:szCs w:val="24"/>
            <w:rtl/>
            <w:lang w:eastAsia="he-IL"/>
          </w:rPr>
          <w:t>8</w:t>
        </w:r>
      </w:ins>
      <w:r w:rsidR="00650D2D" w:rsidRPr="00650D2D">
        <w:rPr>
          <w:rFonts w:ascii="Times New Roman" w:eastAsia="Times New Roman" w:hAnsi="Times New Roman" w:cs="David"/>
          <w:sz w:val="24"/>
          <w:szCs w:val="24"/>
          <w:rtl/>
          <w:lang w:eastAsia="he-IL"/>
        </w:rPr>
        <w:t xml:space="preserve">% </w:t>
      </w:r>
      <w:del w:id="64" w:author="גרמן קגנובסקי" w:date="2021-02-04T15:27:00Z">
        <w:r w:rsidR="00650D2D" w:rsidRPr="00650D2D" w:rsidDel="005B37B9">
          <w:rPr>
            <w:rFonts w:ascii="Times New Roman" w:eastAsia="Times New Roman" w:hAnsi="Times New Roman" w:cs="David"/>
            <w:sz w:val="24"/>
            <w:szCs w:val="24"/>
            <w:rtl/>
            <w:lang w:eastAsia="he-IL"/>
          </w:rPr>
          <w:delText>משכר המתכנן.</w:delText>
        </w:r>
      </w:del>
    </w:p>
    <w:p w14:paraId="1E357E3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53890AD" w14:textId="3DD3487F" w:rsidR="00650D2D" w:rsidRPr="00650D2D" w:rsidRDefault="00650D2D" w:rsidP="005B37B9">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del w:id="65" w:author="גרמן קגנובסקי" w:date="2021-02-04T15:27:00Z">
        <w:r w:rsidRPr="00650D2D" w:rsidDel="005B37B9">
          <w:rPr>
            <w:rFonts w:ascii="Times New Roman" w:eastAsia="Times New Roman" w:hAnsi="Times New Roman" w:cs="David"/>
            <w:sz w:val="24"/>
            <w:szCs w:val="24"/>
            <w:rtl/>
            <w:lang w:eastAsia="he-IL"/>
          </w:rPr>
          <w:delText xml:space="preserve">ז. </w:delText>
        </w:r>
      </w:del>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6612FE42"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01B119C6"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023674B6" w14:textId="1859EDD4" w:rsidR="00650D2D" w:rsidRPr="00650D2D" w:rsidRDefault="00650D2D" w:rsidP="007034B4">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Change w:id="66" w:author="גרמן קגנובסקי" w:date="2021-02-04T15:51:00Z">
          <w:pPr>
            <w:widowControl w:val="0"/>
            <w:spacing w:before="0" w:beforeAutospacing="0" w:after="0" w:afterAutospacing="0" w:line="240" w:lineRule="auto"/>
            <w:ind w:left="720" w:firstLine="651"/>
            <w:jc w:val="both"/>
          </w:pPr>
        </w:pPrChange>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del w:id="67" w:author="גרמן קגנובסקי" w:date="2021-02-04T15:51:00Z">
        <w:r w:rsidRPr="00BF524C" w:rsidDel="007034B4">
          <w:rPr>
            <w:rFonts w:ascii="Times New Roman" w:eastAsia="Times New Roman" w:hAnsi="Times New Roman" w:cs="David"/>
            <w:sz w:val="24"/>
            <w:szCs w:val="24"/>
            <w:u w:val="dotted"/>
            <w:rtl/>
            <w:lang w:eastAsia="he-IL"/>
          </w:rPr>
          <w:tab/>
        </w:r>
      </w:del>
      <w:bookmarkStart w:id="68" w:name="_GoBack"/>
      <w:bookmarkEnd w:id="68"/>
      <w:r w:rsidRPr="00650D2D">
        <w:rPr>
          <w:rFonts w:ascii="Times New Roman" w:eastAsia="Times New Roman" w:hAnsi="Times New Roman" w:cs="David"/>
          <w:sz w:val="24"/>
          <w:szCs w:val="24"/>
          <w:rtl/>
          <w:lang w:eastAsia="he-IL"/>
        </w:rPr>
        <w:t xml:space="preserve"> </w:t>
      </w:r>
      <w:del w:id="69" w:author="גרמן קגנובסקי" w:date="2021-02-04T15:29:00Z">
        <w:r w:rsidRPr="00650D2D" w:rsidDel="005B37B9">
          <w:rPr>
            <w:rFonts w:ascii="Times New Roman" w:eastAsia="Times New Roman" w:hAnsi="Times New Roman" w:cs="David"/>
            <w:sz w:val="24"/>
            <w:szCs w:val="24"/>
            <w:rtl/>
            <w:lang w:eastAsia="he-IL"/>
          </w:rPr>
          <w:delText>8</w:delText>
        </w:r>
      </w:del>
      <w:ins w:id="70" w:author="גרמן קגנובסקי" w:date="2021-02-04T15:29:00Z">
        <w:r w:rsidR="005B37B9">
          <w:rPr>
            <w:rFonts w:ascii="Times New Roman" w:eastAsia="Times New Roman" w:hAnsi="Times New Roman" w:cs="David" w:hint="cs"/>
            <w:sz w:val="24"/>
            <w:szCs w:val="24"/>
            <w:rtl/>
            <w:lang w:eastAsia="he-IL"/>
          </w:rPr>
          <w:t>2</w:t>
        </w:r>
      </w:ins>
      <w:r w:rsidRPr="00650D2D">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del w:id="71" w:author="גרמן קגנובסקי" w:date="2021-02-04T15:27:00Z">
        <w:r w:rsidRPr="00650D2D" w:rsidDel="005B37B9">
          <w:rPr>
            <w:rFonts w:ascii="Times New Roman" w:eastAsia="Times New Roman" w:hAnsi="Times New Roman" w:cs="David"/>
            <w:sz w:val="24"/>
            <w:szCs w:val="24"/>
            <w:rtl/>
            <w:lang w:eastAsia="he-IL"/>
          </w:rPr>
          <w:delText>משכר המתכנן.</w:delText>
        </w:r>
      </w:del>
    </w:p>
    <w:p w14:paraId="7E280AE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387917" w14:textId="7B2D751E" w:rsidR="00650D2D" w:rsidRPr="00650D2D" w:rsidRDefault="00650D2D" w:rsidP="005B37B9">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del w:id="72" w:author="גרמן קגנובסקי" w:date="2021-02-04T15:27:00Z">
        <w:r w:rsidRPr="00650D2D" w:rsidDel="005B37B9">
          <w:rPr>
            <w:rFonts w:ascii="Times New Roman" w:eastAsia="Times New Roman" w:hAnsi="Times New Roman" w:cs="David"/>
            <w:sz w:val="24"/>
            <w:szCs w:val="24"/>
            <w:rtl/>
            <w:lang w:eastAsia="he-IL"/>
          </w:rPr>
          <w:delText xml:space="preserve">ח. </w:delText>
        </w:r>
      </w:del>
      <w:r w:rsidRPr="00650D2D">
        <w:rPr>
          <w:rFonts w:ascii="Times New Roman" w:eastAsia="Times New Roman" w:hAnsi="Times New Roman" w:cs="David"/>
          <w:sz w:val="24"/>
          <w:szCs w:val="24"/>
          <w:rtl/>
          <w:lang w:eastAsia="he-IL"/>
        </w:rPr>
        <w:tab/>
      </w:r>
      <w:del w:id="73" w:author="גרמן קגנובסקי" w:date="2021-02-04T15:28:00Z">
        <w:r w:rsidRPr="00650D2D" w:rsidDel="005B37B9">
          <w:rPr>
            <w:rFonts w:ascii="Times New Roman" w:eastAsia="Times New Roman" w:hAnsi="Times New Roman" w:cs="David"/>
            <w:sz w:val="24"/>
            <w:szCs w:val="24"/>
            <w:rtl/>
            <w:lang w:eastAsia="he-IL"/>
          </w:rPr>
          <w:delText xml:space="preserve">לאחר גמר הפיקוח העליון, תיקוני הבדק וקבלת </w:delText>
        </w:r>
      </w:del>
    </w:p>
    <w:p w14:paraId="4E8A4CE2" w14:textId="0A3F1F09" w:rsidR="00650D2D" w:rsidRPr="00650D2D" w:rsidDel="005B37B9" w:rsidRDefault="00295B2E" w:rsidP="005B37B9">
      <w:pPr>
        <w:widowControl w:val="0"/>
        <w:spacing w:before="0" w:beforeAutospacing="0" w:after="0" w:afterAutospacing="0" w:line="240" w:lineRule="auto"/>
        <w:ind w:left="1440" w:firstLine="720"/>
        <w:jc w:val="both"/>
        <w:rPr>
          <w:del w:id="74" w:author="גרמן קגנובסקי" w:date="2021-02-04T15:29:00Z"/>
          <w:rFonts w:ascii="Times New Roman" w:eastAsia="Times New Roman" w:hAnsi="Times New Roman" w:cs="David"/>
          <w:sz w:val="24"/>
          <w:szCs w:val="24"/>
          <w:rtl/>
          <w:lang w:eastAsia="he-IL"/>
        </w:rPr>
      </w:pPr>
      <w:del w:id="75" w:author="גרמן קגנובסקי" w:date="2021-02-04T15:29:00Z">
        <w:r w:rsidDel="005B37B9">
          <w:rPr>
            <w:rFonts w:ascii="Times New Roman" w:eastAsia="Times New Roman" w:hAnsi="Times New Roman" w:cs="David"/>
            <w:sz w:val="24"/>
            <w:szCs w:val="24"/>
            <w:rtl/>
            <w:lang w:eastAsia="he-IL"/>
          </w:rPr>
          <w:delText>תעודת גמר לפרוי</w:delText>
        </w:r>
        <w:r w:rsidR="00650D2D" w:rsidRPr="00650D2D" w:rsidDel="005B37B9">
          <w:rPr>
            <w:rFonts w:ascii="Times New Roman" w:eastAsia="Times New Roman" w:hAnsi="Times New Roman" w:cs="David"/>
            <w:sz w:val="24"/>
            <w:szCs w:val="24"/>
            <w:rtl/>
            <w:lang w:eastAsia="he-IL"/>
          </w:rPr>
          <w:delText xml:space="preserve">קט, אישור המתכנן בכתב להשלמת </w:delText>
        </w:r>
      </w:del>
    </w:p>
    <w:p w14:paraId="2AB458AA" w14:textId="1153A61B" w:rsidR="00650D2D" w:rsidRPr="00650D2D" w:rsidDel="005B37B9" w:rsidRDefault="00295B2E" w:rsidP="005B37B9">
      <w:pPr>
        <w:widowControl w:val="0"/>
        <w:spacing w:before="0" w:beforeAutospacing="0" w:after="0" w:afterAutospacing="0" w:line="240" w:lineRule="auto"/>
        <w:ind w:left="1440" w:firstLine="720"/>
        <w:jc w:val="both"/>
        <w:rPr>
          <w:del w:id="76" w:author="גרמן קגנובסקי" w:date="2021-02-04T15:29:00Z"/>
          <w:rFonts w:ascii="Times New Roman" w:eastAsia="Times New Roman" w:hAnsi="Times New Roman" w:cs="David"/>
          <w:sz w:val="24"/>
          <w:szCs w:val="24"/>
          <w:rtl/>
          <w:lang w:eastAsia="he-IL"/>
        </w:rPr>
      </w:pPr>
      <w:del w:id="77" w:author="גרמן קגנובסקי" w:date="2021-02-04T15:29:00Z">
        <w:r w:rsidDel="005B37B9">
          <w:rPr>
            <w:rFonts w:ascii="Times New Roman" w:eastAsia="Times New Roman" w:hAnsi="Times New Roman" w:cs="David"/>
            <w:sz w:val="24"/>
            <w:szCs w:val="24"/>
            <w:rtl/>
            <w:lang w:eastAsia="he-IL"/>
          </w:rPr>
          <w:delText>הפרויקט בהתאם לת</w:delText>
        </w:r>
        <w:r w:rsidR="00650D2D" w:rsidRPr="00650D2D" w:rsidDel="005B37B9">
          <w:rPr>
            <w:rFonts w:ascii="Times New Roman" w:eastAsia="Times New Roman" w:hAnsi="Times New Roman" w:cs="David"/>
            <w:sz w:val="24"/>
            <w:szCs w:val="24"/>
            <w:rtl/>
            <w:lang w:eastAsia="he-IL"/>
          </w:rPr>
          <w:delText xml:space="preserve">כניותיו, לתקנים מחייבים </w:delText>
        </w:r>
      </w:del>
    </w:p>
    <w:p w14:paraId="63BA2E13" w14:textId="39C5FAF0" w:rsidR="00650D2D" w:rsidRPr="00650D2D" w:rsidRDefault="00295B2E" w:rsidP="005B37B9">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del w:id="78" w:author="גרמן קגנובסקי" w:date="2021-02-04T15:29:00Z">
        <w:r w:rsidDel="005B37B9">
          <w:rPr>
            <w:rFonts w:ascii="Times New Roman" w:eastAsia="Times New Roman" w:hAnsi="Times New Roman" w:cs="David"/>
            <w:sz w:val="24"/>
            <w:szCs w:val="24"/>
            <w:rtl/>
            <w:lang w:eastAsia="he-IL"/>
          </w:rPr>
          <w:delText xml:space="preserve">ולשביעות רצונו </w:delText>
        </w:r>
        <w:r w:rsidR="00650D2D" w:rsidRPr="00BF524C" w:rsidDel="005B37B9">
          <w:rPr>
            <w:rFonts w:ascii="Times New Roman" w:eastAsia="Times New Roman" w:hAnsi="Times New Roman" w:cs="David"/>
            <w:sz w:val="24"/>
            <w:szCs w:val="24"/>
            <w:u w:val="dotted"/>
            <w:rtl/>
            <w:lang w:eastAsia="he-IL"/>
          </w:rPr>
          <w:tab/>
        </w:r>
        <w:r w:rsidR="00650D2D" w:rsidRPr="00BF524C" w:rsidDel="005B37B9">
          <w:rPr>
            <w:rFonts w:ascii="Times New Roman" w:eastAsia="Times New Roman" w:hAnsi="Times New Roman" w:cs="David"/>
            <w:sz w:val="24"/>
            <w:szCs w:val="24"/>
            <w:u w:val="dotted"/>
            <w:rtl/>
            <w:lang w:eastAsia="he-IL"/>
          </w:rPr>
          <w:tab/>
        </w:r>
        <w:r w:rsidR="00650D2D" w:rsidRPr="00BF524C" w:rsidDel="005B37B9">
          <w:rPr>
            <w:rFonts w:ascii="Times New Roman" w:eastAsia="Times New Roman" w:hAnsi="Times New Roman" w:cs="David"/>
            <w:sz w:val="24"/>
            <w:szCs w:val="24"/>
            <w:u w:val="dotted"/>
            <w:rtl/>
            <w:lang w:eastAsia="he-IL"/>
          </w:rPr>
          <w:tab/>
        </w:r>
        <w:r w:rsidR="00650D2D" w:rsidRPr="00BF524C" w:rsidDel="005B37B9">
          <w:rPr>
            <w:rFonts w:ascii="Times New Roman" w:eastAsia="Times New Roman" w:hAnsi="Times New Roman" w:cs="David"/>
            <w:sz w:val="24"/>
            <w:szCs w:val="24"/>
            <w:u w:val="dotted"/>
            <w:rtl/>
            <w:lang w:eastAsia="he-IL"/>
          </w:rPr>
          <w:tab/>
        </w:r>
        <w:r w:rsidRPr="00BF524C" w:rsidDel="005B37B9">
          <w:rPr>
            <w:rFonts w:ascii="Times New Roman" w:eastAsia="Times New Roman" w:hAnsi="Times New Roman" w:cs="David" w:hint="cs"/>
            <w:sz w:val="24"/>
            <w:szCs w:val="24"/>
            <w:u w:val="dotted"/>
            <w:rtl/>
            <w:lang w:eastAsia="he-IL"/>
          </w:rPr>
          <w:delText xml:space="preserve">  </w:delText>
        </w:r>
        <w:r w:rsidR="00650D2D" w:rsidRPr="00BF524C" w:rsidDel="005B37B9">
          <w:rPr>
            <w:rFonts w:ascii="Times New Roman" w:eastAsia="Times New Roman" w:hAnsi="Times New Roman" w:cs="David"/>
            <w:sz w:val="24"/>
            <w:szCs w:val="24"/>
            <w:u w:val="dotted"/>
            <w:rtl/>
            <w:lang w:eastAsia="he-IL"/>
          </w:rPr>
          <w:tab/>
        </w:r>
        <w:r w:rsidRPr="00295B2E" w:rsidDel="005B37B9">
          <w:rPr>
            <w:rFonts w:ascii="Times New Roman" w:eastAsia="Times New Roman" w:hAnsi="Times New Roman" w:cs="David" w:hint="cs"/>
            <w:sz w:val="24"/>
            <w:szCs w:val="24"/>
            <w:rtl/>
            <w:lang w:eastAsia="he-IL"/>
          </w:rPr>
          <w:delText xml:space="preserve">   </w:delText>
        </w:r>
        <w:r w:rsidR="00650D2D" w:rsidRPr="00295B2E" w:rsidDel="005B37B9">
          <w:rPr>
            <w:rFonts w:ascii="Times New Roman" w:eastAsia="Times New Roman" w:hAnsi="Times New Roman" w:cs="David"/>
            <w:sz w:val="24"/>
            <w:szCs w:val="24"/>
            <w:rtl/>
            <w:lang w:eastAsia="he-IL"/>
          </w:rPr>
          <w:delText>2%  משכר המתכנן.</w:delText>
        </w:r>
      </w:del>
    </w:p>
    <w:p w14:paraId="78867135"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8B1E415"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3B87CDC6"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63EDFE1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3C39BE67"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0E4A4D89"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538D4B9F"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6E9AFE35"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B17233A"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1AF382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A0AAA21" w14:textId="77777777" w:rsidR="00C936C9" w:rsidRPr="00B27B4C" w:rsidRDefault="00605ADD"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9" w:author="גרמן קגנובסקי" w:date="2020-05-14T15:52: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162D8C08"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61D2C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א.נ.,</w:t>
      </w:r>
    </w:p>
    <w:p w14:paraId="7FE07EF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2731BF3"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50413DD"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7AF647" w14:textId="76DE287F"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0"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046D855"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E62D37" w14:textId="063759E0"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3"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4" w:author="גרמן קגנובסקי" w:date="2020-08-04T11:54:00Z">
            <w:r w:rsidR="00D65EA7">
              <w:rPr>
                <w:rFonts w:ascii="Times New Roman" w:eastAsia="Times New Roman" w:hAnsi="Times New Roman" w:cs="David" w:hint="cs"/>
                <w:bCs/>
                <w:color w:val="008000"/>
                <w:sz w:val="24"/>
                <w:szCs w:val="24"/>
                <w:rtl/>
                <w:lang w:eastAsia="he-IL"/>
              </w:rPr>
              <w:t>הקמה 150 יח''ד ומסחר על גבי החניון תת קרקעי</w:t>
            </w:r>
          </w:ins>
        </w:sdtContent>
      </w:sdt>
      <w:r w:rsidRPr="00B27B4C">
        <w:rPr>
          <w:rFonts w:ascii="Times New Roman" w:eastAsia="Times New Roman" w:hAnsi="Times New Roman" w:cs="David" w:hint="cs"/>
          <w:color w:val="008000"/>
          <w:sz w:val="24"/>
          <w:szCs w:val="24"/>
          <w:rtl/>
          <w:lang w:eastAsia="he-IL"/>
        </w:rPr>
        <w:t>.</w:t>
      </w:r>
    </w:p>
    <w:p w14:paraId="516165E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8E4CD8" w14:textId="7CA8C4F9"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5"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E26C7B9"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C8C21A" w14:textId="0D34762D"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6"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0CB1445"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9D57714"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D4621B5"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87DA1E"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4C7A809"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8633C3"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97CBF85"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CC1894"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0DD78F47"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1A06266"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0EBB81A" w14:textId="0235C7D0"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7" w:author="גרמן קגנובסקי" w:date="2020-05-17T10:42:00Z">
            <w:r w:rsidR="00647FE6">
              <w:rPr>
                <w:rFonts w:ascii="Times New Roman" w:eastAsia="Times New Roman" w:hAnsi="Times New Roman" w:cs="David" w:hint="cs"/>
                <w:color w:val="00B0F0"/>
                <w:sz w:val="20"/>
                <w:szCs w:val="24"/>
                <w:u w:val="single"/>
                <w:rtl/>
                <w:lang w:eastAsia="he-IL"/>
              </w:rPr>
              <w:t>דגש הנדסה תכנון תנועה ודרכים בע''מ</w:t>
            </w:r>
          </w:ins>
        </w:sdtContent>
      </w:sdt>
    </w:p>
    <w:p w14:paraId="0E027725"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FA174AD"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005C719"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8B3D10A"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56746FF"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61B80B9"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8261C1D"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p>
    <w:p w14:paraId="59115562"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056A12" w14:textId="77777777" w:rsidR="00C936C9" w:rsidRPr="00255ACD" w:rsidRDefault="00C936C9" w:rsidP="00C936C9">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2FC2E35F"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997B24" w14:textId="77777777" w:rsidR="00C936C9" w:rsidRPr="00BD794C" w:rsidRDefault="00C936C9" w:rsidP="00C936C9">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351606CB"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F42AA8C6BF6E4D0CAAD2E252D7F0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290F771C" w14:textId="77777777" w:rsidR="00C936C9" w:rsidRPr="009E0EE6" w:rsidRDefault="00605ADD"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88" w:author="גרמן קגנובסקי" w:date="2020-05-14T15:52:00Z">
            <w:r>
              <w:rPr>
                <w:rFonts w:ascii="Times New Roman" w:eastAsia="Times New Roman" w:hAnsi="Times New Roman" w:cs="David" w:hint="cs"/>
                <w:sz w:val="24"/>
                <w:szCs w:val="24"/>
                <w:u w:val="single"/>
                <w:rtl/>
                <w:lang w:eastAsia="he-IL"/>
              </w:rPr>
              <w:br/>
              <w:t>אפריקה ישראל מגורים בע"מ</w:t>
            </w:r>
            <w:r>
              <w:rPr>
                <w:rFonts w:ascii="Times New Roman" w:eastAsia="Times New Roman" w:hAnsi="Times New Roman" w:cs="David" w:hint="cs"/>
                <w:sz w:val="24"/>
                <w:szCs w:val="24"/>
                <w:u w:val="single"/>
                <w:rtl/>
                <w:lang w:eastAsia="he-IL"/>
              </w:rPr>
              <w:br/>
              <w:t>יוני נתניהו 1 ג' אור יהודה</w:t>
            </w:r>
            <w:r>
              <w:rPr>
                <w:rFonts w:ascii="Times New Roman" w:eastAsia="Times New Roman" w:hAnsi="Times New Roman" w:cs="David" w:hint="cs"/>
                <w:sz w:val="24"/>
                <w:szCs w:val="24"/>
                <w:u w:val="single"/>
                <w:rtl/>
                <w:lang w:eastAsia="he-IL"/>
              </w:rPr>
              <w:br/>
              <w:t>מ.ז 52-003476-0</w:t>
            </w:r>
            <w:r>
              <w:rPr>
                <w:rFonts w:ascii="Times New Roman" w:eastAsia="Times New Roman" w:hAnsi="Times New Roman" w:cs="David" w:hint="cs"/>
                <w:sz w:val="24"/>
                <w:szCs w:val="24"/>
                <w:u w:val="single"/>
                <w:rtl/>
                <w:lang w:eastAsia="he-IL"/>
              </w:rPr>
              <w:br/>
            </w:r>
          </w:ins>
        </w:p>
      </w:sdtContent>
    </w:sdt>
    <w:p w14:paraId="51592D16" w14:textId="77777777" w:rsidR="00C936C9" w:rsidRPr="00BD794C" w:rsidRDefault="00C936C9" w:rsidP="00C936C9">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65237C82"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6C6710"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62BA9080" w14:textId="77777777" w:rsidR="00C936C9" w:rsidRPr="00BD794C"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46677A" w14:textId="60158DB2" w:rsidR="00C936C9" w:rsidRPr="00BD794C"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57AAF0039D144E08A1420A354623B2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9" w:author="גרמן קגנובסקי" w:date="2020-05-17T10:42:00Z">
            <w:r w:rsidR="00647FE6">
              <w:rPr>
                <w:rFonts w:ascii="Times New Roman" w:eastAsia="Times New Roman" w:hAnsi="Times New Roman" w:cs="David" w:hint="cs"/>
                <w:color w:val="00B0F0"/>
                <w:sz w:val="20"/>
                <w:szCs w:val="24"/>
                <w:u w:val="single"/>
                <w:rtl/>
                <w:lang w:eastAsia="he-IL"/>
              </w:rPr>
              <w:t>דגש הנדסה תכנון תנועה ודרכים בע''מ</w:t>
            </w:r>
          </w:ins>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69FC7927" w14:textId="77777777" w:rsidR="00C936C9" w:rsidRPr="00BD794C"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6FD0CC0F3B944A3B9A29B3BE3E434D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E319B9">
            <w:rPr>
              <w:rStyle w:val="PlaceholderText"/>
              <w:color w:val="00B0F0"/>
              <w:rtl/>
            </w:rPr>
            <w:t>[תאריך חתימת חוזה]</w:t>
          </w:r>
        </w:sdtContent>
      </w:sdt>
    </w:p>
    <w:p w14:paraId="15C0B219" w14:textId="77777777" w:rsidR="00C936C9" w:rsidRPr="00BD794C" w:rsidRDefault="00C936C9" w:rsidP="00C936C9">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853AB52403D6470BAA42FE042FA32E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90" w:author="גרמן קגנובסקי" w:date="2020-05-14T15:52:00Z">
            <w:r w:rsidR="00605ADD">
              <w:rPr>
                <w:rFonts w:ascii="Times New Roman" w:eastAsia="Times New Roman" w:hAnsi="Times New Roman" w:cs="David" w:hint="cs"/>
                <w:sz w:val="24"/>
                <w:szCs w:val="24"/>
                <w:rtl/>
                <w:lang w:eastAsia="he-IL"/>
              </w:rPr>
              <w:t>הקמה 150 יח''ד ומסחר</w:t>
            </w:r>
          </w:ins>
        </w:sdtContent>
      </w:sdt>
      <w:r w:rsidRPr="00BD794C">
        <w:rPr>
          <w:rFonts w:ascii="Times New Roman" w:eastAsia="Times New Roman" w:hAnsi="Times New Roman" w:cs="David" w:hint="cs"/>
          <w:sz w:val="24"/>
          <w:szCs w:val="24"/>
          <w:rtl/>
          <w:lang w:eastAsia="he-IL"/>
        </w:rPr>
        <w:t xml:space="preserve"> </w:t>
      </w:r>
    </w:p>
    <w:p w14:paraId="1C7D3643" w14:textId="77777777" w:rsidR="00C936C9" w:rsidRPr="00BD794C" w:rsidRDefault="00C936C9" w:rsidP="00C936C9">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0A975F44"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2E6CA5"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p>
    <w:p w14:paraId="4C0AF7F1"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5BD6B815"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60EE2C"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9DE115" w14:textId="77777777" w:rsidR="00C936C9" w:rsidRPr="00BD794C" w:rsidRDefault="00C936C9" w:rsidP="00C936C9">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0FD0A6F7" w14:textId="77777777" w:rsidR="00C936C9" w:rsidRPr="00BD794C" w:rsidRDefault="00C936C9" w:rsidP="00C936C9">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52A21E62" w14:textId="77777777" w:rsidR="00C936C9" w:rsidRPr="00BD794C" w:rsidRDefault="00C936C9" w:rsidP="00C936C9">
      <w:pPr>
        <w:widowControl w:val="0"/>
        <w:tabs>
          <w:tab w:val="left" w:pos="8306"/>
        </w:tabs>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30746879" w14:textId="77777777" w:rsidR="00C936C9" w:rsidRPr="00BD794C" w:rsidRDefault="00C936C9" w:rsidP="00C936C9">
      <w:pPr>
        <w:widowControl w:val="0"/>
        <w:tabs>
          <w:tab w:val="left" w:pos="8306"/>
        </w:tabs>
        <w:spacing w:before="0" w:beforeAutospacing="0" w:after="0" w:afterAutospacing="0" w:line="240" w:lineRule="auto"/>
        <w:ind w:left="720" w:firstLine="73"/>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w:t>
      </w:r>
      <w:r w:rsidRPr="00BD794C">
        <w:rPr>
          <w:rFonts w:ascii="Times New Roman" w:eastAsia="Times New Roman" w:hAnsi="Times New Roman" w:cs="David"/>
          <w:sz w:val="24"/>
          <w:szCs w:val="24"/>
          <w:rtl/>
          <w:lang w:eastAsia="he-IL"/>
        </w:rPr>
        <w:lastRenderedPageBreak/>
        <w:t xml:space="preserve">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7CD8BFBF" w14:textId="77777777" w:rsidR="00C936C9" w:rsidRPr="00BD794C"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224101C4" w14:textId="77777777" w:rsidR="00C936C9" w:rsidRPr="00BD794C" w:rsidRDefault="00C936C9" w:rsidP="00C936C9">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2ED8DF3"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6B83A2" w14:textId="77777777" w:rsidR="00C936C9" w:rsidRPr="00BD794C" w:rsidRDefault="00C936C9" w:rsidP="00C936C9">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5DA5CE51" w14:textId="77777777" w:rsidR="00C936C9" w:rsidRPr="00BD794C" w:rsidRDefault="00C936C9" w:rsidP="00C936C9">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3CE8EBEB"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AF5ED4" w14:textId="77777777" w:rsidR="00C936C9" w:rsidRPr="00BD794C" w:rsidRDefault="00C936C9" w:rsidP="00C936C9">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38D5B74B" w14:textId="77777777" w:rsidR="00C936C9" w:rsidRPr="00BD794C" w:rsidRDefault="00C936C9" w:rsidP="00C936C9">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79E58EA3" w14:textId="77777777" w:rsidR="00C936C9" w:rsidRPr="00BD794C" w:rsidRDefault="00C936C9" w:rsidP="00C936C9">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69DED9C" w14:textId="77777777" w:rsidR="00C936C9" w:rsidRPr="00BD794C" w:rsidRDefault="00C936C9" w:rsidP="00C936C9">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3B1772E"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A35DCC6"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2F63998F"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06BF92"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6CEFF57D" w14:textId="77777777" w:rsidR="00C936C9" w:rsidRPr="00BD794C" w:rsidRDefault="00C936C9" w:rsidP="00C936C9">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4CA9B81E"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26092C8B" w14:textId="77777777" w:rsidR="00C936C9" w:rsidRPr="00BD794C" w:rsidRDefault="00C936C9" w:rsidP="00C936C9">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48FE9B93"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6AA33064"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844BF1"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1B620756" w14:textId="77777777" w:rsidR="00C936C9" w:rsidRPr="00BD794C" w:rsidRDefault="00C936C9" w:rsidP="00C936C9">
      <w:pPr>
        <w:spacing w:before="0" w:beforeAutospacing="0" w:after="0" w:afterAutospacing="0" w:line="360" w:lineRule="auto"/>
        <w:ind w:left="720"/>
        <w:rPr>
          <w:rFonts w:ascii="Times New Roman" w:eastAsia="Times New Roman" w:hAnsi="Times New Roman" w:cs="David"/>
          <w:sz w:val="24"/>
          <w:szCs w:val="24"/>
          <w:rtl/>
        </w:rPr>
      </w:pPr>
    </w:p>
    <w:p w14:paraId="1AC03D38"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 xml:space="preserve">הפוליסות כוללות ויתור על זכות התחלוף כלפי החברה, עובדיה </w:t>
      </w:r>
      <w:r w:rsidRPr="00BD794C">
        <w:rPr>
          <w:rFonts w:ascii="Times New Roman" w:eastAsia="Times New Roman" w:hAnsi="Times New Roman" w:cs="David" w:hint="cs"/>
          <w:sz w:val="24"/>
          <w:szCs w:val="24"/>
          <w:rtl/>
          <w:lang w:eastAsia="he-IL"/>
        </w:rPr>
        <w:lastRenderedPageBreak/>
        <w:t>ומנהליה, ובלבד שהויתור על זכות התחלוף כאמור לא יחול לטובת מי שגרם לנזק בזדון.</w:t>
      </w:r>
    </w:p>
    <w:p w14:paraId="5BF9520D"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CDAC38" w14:textId="77777777" w:rsidR="00C936C9" w:rsidRPr="00BD794C" w:rsidRDefault="00C936C9" w:rsidP="00C936C9">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1B549E9D"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559E57"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A83704"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7B534BE6"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93A047"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78A905"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F90DDD"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95CA73"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847EAA"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FBEDE9"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E2FFA8"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7674C0"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699D61"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C756FC"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60E157"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B1BC64"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p>
    <w:p w14:paraId="6E9536D8"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6D65F999"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7C25499B"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D85B638"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DAC665F"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E03728"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B0E1E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D75C1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F4E44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6E55BD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022DC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A3659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7C349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8FA07D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0C1A3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2A56E95B"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lastRenderedPageBreak/>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63430A1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DE62F5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22B36F3B"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58BEF49D"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30BAFE22"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10B422B0"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69A3869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16F21B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5F6DB25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E6072C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520F43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C45E8B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20FD0B7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6AED35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1BEE800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7B27B1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0527EB9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78573A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05B2437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2D3848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2790D7E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AB7D271"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7911403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5D9984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27B2F5D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78D249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1CC1DAF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3FA50AE"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44F6155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F9D037F"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359BD9A8"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36F9D68D"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29A8B4DE"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82F73BA"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5F77808F"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068BCD90"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3C59B81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58F8660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4C701228"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2757807"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F8A62CE"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AFD76D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C60122"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26511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00B93D"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2CF3E9E" w14:textId="77777777" w:rsidR="00C936C9" w:rsidRDefault="008B5E7E"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1" w:author="גרמן קגנובסקי" w:date="2020-05-14T15:52:00Z">
            <w:r w:rsidR="00605ADD">
              <w:rPr>
                <w:rFonts w:ascii="Times New Roman" w:eastAsia="Times New Roman" w:hAnsi="Times New Roman" w:cs="David" w:hint="cs"/>
                <w:color w:val="008000"/>
                <w:sz w:val="24"/>
                <w:szCs w:val="24"/>
                <w:rtl/>
                <w:lang w:eastAsia="he-IL"/>
              </w:rPr>
              <w:br/>
              <w:t>אפריקה ישראל מגורים בע"מ</w:t>
            </w:r>
            <w:r w:rsidR="00605ADD">
              <w:rPr>
                <w:rFonts w:ascii="Times New Roman" w:eastAsia="Times New Roman" w:hAnsi="Times New Roman" w:cs="David" w:hint="cs"/>
                <w:color w:val="008000"/>
                <w:sz w:val="24"/>
                <w:szCs w:val="24"/>
                <w:rtl/>
                <w:lang w:eastAsia="he-IL"/>
              </w:rPr>
              <w:br/>
              <w:t>יוני נתניהו 1 ג' אור יהודה</w:t>
            </w:r>
            <w:r w:rsidR="00605ADD">
              <w:rPr>
                <w:rFonts w:ascii="Times New Roman" w:eastAsia="Times New Roman" w:hAnsi="Times New Roman" w:cs="David" w:hint="cs"/>
                <w:color w:val="008000"/>
                <w:sz w:val="24"/>
                <w:szCs w:val="24"/>
                <w:rtl/>
                <w:lang w:eastAsia="he-IL"/>
              </w:rPr>
              <w:br/>
              <w:t>מ.ז 52-003476-0</w:t>
            </w:r>
            <w:r w:rsidR="00605ADD">
              <w:rPr>
                <w:rFonts w:ascii="Times New Roman" w:eastAsia="Times New Roman" w:hAnsi="Times New Roman" w:cs="David" w:hint="cs"/>
                <w:color w:val="008000"/>
                <w:sz w:val="24"/>
                <w:szCs w:val="24"/>
                <w:rtl/>
                <w:lang w:eastAsia="he-IL"/>
              </w:rPr>
              <w:br/>
            </w:r>
          </w:ins>
        </w:sdtContent>
      </w:sdt>
      <w:r w:rsidR="00C936C9" w:rsidRPr="00B27B4C">
        <w:rPr>
          <w:rFonts w:ascii="Times New Roman" w:eastAsia="Times New Roman" w:hAnsi="Times New Roman" w:cs="David" w:hint="cs"/>
          <w:color w:val="008000"/>
          <w:sz w:val="24"/>
          <w:szCs w:val="24"/>
          <w:rtl/>
          <w:lang w:eastAsia="he-IL"/>
        </w:rPr>
        <w:br/>
      </w:r>
    </w:p>
    <w:p w14:paraId="63A1E4A0"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4CCB4E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45E108"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D6D031"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FDAAEF"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938970" w14:textId="37689749"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2" w:author="גרמן קגנובסקי" w:date="2020-05-17T10:42:00Z">
            <w:r w:rsidR="00647FE6">
              <w:rPr>
                <w:rFonts w:ascii="Times New Roman" w:eastAsia="Times New Roman" w:hAnsi="Times New Roman" w:cs="David" w:hint="cs"/>
                <w:color w:val="008000"/>
                <w:sz w:val="24"/>
                <w:szCs w:val="24"/>
                <w:rtl/>
                <w:lang w:eastAsia="he-IL"/>
              </w:rPr>
              <w:t>דגש הנדסה תכנון תנועה ודרכים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3" w:author="גרמן קגנובסקי" w:date="2020-08-04T11:55:00Z">
            <w:r w:rsidR="00D65EA7">
              <w:rPr>
                <w:rFonts w:ascii="Times New Roman" w:eastAsia="Times New Roman" w:hAnsi="Times New Roman" w:cs="David" w:hint="cs"/>
                <w:color w:val="008000"/>
                <w:sz w:val="24"/>
                <w:szCs w:val="24"/>
                <w:rtl/>
                <w:lang w:eastAsia="he-IL"/>
              </w:rPr>
              <w:t>סביוני רעננה צפון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94" w:author="גרמן קגנובסקי" w:date="2020-05-14T15:52:00Z">
            <w:r w:rsidR="00605ADD">
              <w:rPr>
                <w:rFonts w:ascii="Times New Roman" w:eastAsia="Times New Roman" w:hAnsi="Times New Roman" w:cs="David" w:hint="cs"/>
                <w:color w:val="008000"/>
                <w:sz w:val="24"/>
                <w:szCs w:val="24"/>
                <w:rtl/>
              </w:rPr>
              <w:t>הקמה 150 יח''ד ומסחר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B0C55C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43365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8978D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EE590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DB2C5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41505D"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5B4C732"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4A809D"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34CA64"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04569D9" w14:textId="4F109622" w:rsidR="00C936C9" w:rsidRPr="00B27B4C" w:rsidRDefault="008B5E7E"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5" w:author="גרמן קגנובסקי" w:date="2020-05-17T10:42:00Z">
            <w:r w:rsidR="00647FE6">
              <w:rPr>
                <w:rFonts w:ascii="Times New Roman" w:eastAsia="Times New Roman" w:hAnsi="Times New Roman" w:cs="David" w:hint="cs"/>
                <w:color w:val="00B0F0"/>
                <w:sz w:val="20"/>
                <w:szCs w:val="24"/>
                <w:u w:val="single"/>
                <w:rtl/>
                <w:lang w:eastAsia="he-IL"/>
              </w:rPr>
              <w:t>דגש הנדסה תכנון תנועה ודרכים בע''מ</w:t>
            </w:r>
          </w:ins>
        </w:sdtContent>
      </w:sdt>
    </w:p>
    <w:p w14:paraId="51FA65B3"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E1C62E4"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20A76A7"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676DCDB"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9037E85"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619A0AA"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035664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96" w:author="גרמן קגנובסקי" w:date="2020-05-14T15:52:00Z">
            <w:r w:rsidR="00605ADD">
              <w:rPr>
                <w:rFonts w:ascii="Times New Roman" w:eastAsia="Times New Roman" w:hAnsi="Times New Roman" w:cs="David" w:hint="cs"/>
                <w:color w:val="008000"/>
                <w:sz w:val="24"/>
                <w:szCs w:val="24"/>
                <w:rtl/>
                <w:lang w:eastAsia="he-IL"/>
              </w:rPr>
              <w:br/>
              <w:t>אפריקה ישראל מגורים בע"מ</w:t>
            </w:r>
            <w:r w:rsidR="00605ADD">
              <w:rPr>
                <w:rFonts w:ascii="Times New Roman" w:eastAsia="Times New Roman" w:hAnsi="Times New Roman" w:cs="David" w:hint="cs"/>
                <w:color w:val="008000"/>
                <w:sz w:val="24"/>
                <w:szCs w:val="24"/>
                <w:rtl/>
                <w:lang w:eastAsia="he-IL"/>
              </w:rPr>
              <w:br/>
              <w:t>יוני נתניהו 1 ג' אור יהודה</w:t>
            </w:r>
            <w:r w:rsidR="00605ADD">
              <w:rPr>
                <w:rFonts w:ascii="Times New Roman" w:eastAsia="Times New Roman" w:hAnsi="Times New Roman" w:cs="David" w:hint="cs"/>
                <w:color w:val="008000"/>
                <w:sz w:val="24"/>
                <w:szCs w:val="24"/>
                <w:rtl/>
                <w:lang w:eastAsia="he-IL"/>
              </w:rPr>
              <w:br/>
              <w:t>מ.ז 52-003476-0</w:t>
            </w:r>
            <w:r w:rsidR="00605ADD">
              <w:rPr>
                <w:rFonts w:ascii="Times New Roman" w:eastAsia="Times New Roman" w:hAnsi="Times New Roman" w:cs="David" w:hint="cs"/>
                <w:color w:val="008000"/>
                <w:sz w:val="24"/>
                <w:szCs w:val="24"/>
                <w:rtl/>
                <w:lang w:eastAsia="he-IL"/>
              </w:rPr>
              <w:br/>
            </w:r>
          </w:ins>
        </w:sdtContent>
      </w:sdt>
    </w:p>
    <w:p w14:paraId="7BA0DD4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55A47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193419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475DCD" w14:textId="5E386384"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7" w:author="גרמן קגנובסקי" w:date="2020-08-04T11:55:00Z">
            <w:r w:rsidR="00D65EA7">
              <w:rPr>
                <w:rFonts w:ascii="Times New Roman" w:eastAsia="Times New Roman" w:hAnsi="Times New Roman" w:cs="David" w:hint="cs"/>
                <w:color w:val="008000"/>
                <w:sz w:val="24"/>
                <w:szCs w:val="24"/>
                <w:rtl/>
                <w:lang w:eastAsia="he-IL"/>
              </w:rPr>
              <w:t>סביוני רעננה צפון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1E63A3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85356E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397B0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8310A8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C6E31E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7DB96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43F2EC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F2CAF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B60EF1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C1609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A401E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FEB0FA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C5689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B4A55BA"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DC7977D"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D0B64DB"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9292C95"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A00FE4" w14:textId="279947A8"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lastRenderedPageBreak/>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8" w:author="גרמן קגנובסקי" w:date="2020-05-17T10:42:00Z">
            <w:r w:rsidR="00647FE6">
              <w:rPr>
                <w:rFonts w:ascii="Times New Roman" w:eastAsia="Times New Roman" w:hAnsi="Times New Roman" w:cs="David" w:hint="cs"/>
                <w:color w:val="00B0F0"/>
                <w:sz w:val="20"/>
                <w:szCs w:val="24"/>
                <w:u w:val="single"/>
                <w:rtl/>
                <w:lang w:eastAsia="he-IL"/>
              </w:rPr>
              <w:t>דגש הנדסה תכנון תנועה ודרכים בע''מ</w:t>
            </w:r>
          </w:ins>
        </w:sdtContent>
      </w:sdt>
    </w:p>
    <w:p w14:paraId="468E8DC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E1A6C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C886A0"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E1698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99A9C9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B751A74"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6849B53"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847880F"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B3B772B"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357B70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714DAD0"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061B268C"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5AA27930"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6100659" w14:textId="77777777" w:rsidR="00C936C9" w:rsidRPr="00134C85" w:rsidRDefault="00C936C9" w:rsidP="00C936C9">
      <w:pPr>
        <w:rPr>
          <w:rFonts w:ascii="David" w:hAnsi="David" w:cs="David"/>
        </w:rPr>
      </w:pPr>
    </w:p>
    <w:p w14:paraId="4FD04AFD"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2AD9C5" w14:textId="77777777" w:rsidR="008B5E7E" w:rsidRDefault="008B5E7E" w:rsidP="00AF234B">
      <w:pPr>
        <w:spacing w:before="0" w:after="0" w:line="240" w:lineRule="auto"/>
      </w:pPr>
      <w:r>
        <w:separator/>
      </w:r>
    </w:p>
  </w:endnote>
  <w:endnote w:type="continuationSeparator" w:id="0">
    <w:p w14:paraId="05795D3C" w14:textId="77777777" w:rsidR="008B5E7E" w:rsidRDefault="008B5E7E" w:rsidP="00AF234B">
      <w:pPr>
        <w:spacing w:before="0" w:after="0" w:line="240" w:lineRule="auto"/>
      </w:pPr>
      <w:r>
        <w:continuationSeparator/>
      </w:r>
    </w:p>
  </w:endnote>
  <w:endnote w:type="continuationNotice" w:id="1">
    <w:p w14:paraId="718B141C" w14:textId="77777777" w:rsidR="008B5E7E" w:rsidRDefault="008B5E7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84"/>
      <w:gridCol w:w="2810"/>
      <w:gridCol w:w="232"/>
      <w:gridCol w:w="1039"/>
      <w:gridCol w:w="1830"/>
    </w:tblGrid>
    <w:tr w:rsidR="008B5E7E" w:rsidRPr="00F9528C" w14:paraId="043A2770" w14:textId="77777777" w:rsidTr="00605ADD">
      <w:tc>
        <w:tcPr>
          <w:tcW w:w="753" w:type="dxa"/>
        </w:tcPr>
        <w:p w14:paraId="6175D836"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00F48CD4" w14:textId="4BF7ED20" w:rsidR="008B5E7E" w:rsidRPr="00F9528C" w:rsidRDefault="008B5E7E" w:rsidP="00605ADD">
              <w:pPr>
                <w:tabs>
                  <w:tab w:val="center" w:pos="4153"/>
                  <w:tab w:val="right" w:pos="8306"/>
                </w:tabs>
                <w:spacing w:before="0" w:after="0" w:line="240" w:lineRule="auto"/>
                <w:rPr>
                  <w:rFonts w:ascii="David" w:hAnsi="David"/>
                  <w:color w:val="00B0F0"/>
                  <w:sz w:val="20"/>
                  <w:szCs w:val="20"/>
                  <w:rtl/>
                </w:rPr>
              </w:pPr>
              <w:ins w:id="99" w:author="גרמן קגנובסקי" w:date="2020-08-04T11:54:00Z">
                <w:r>
                  <w:rPr>
                    <w:rFonts w:ascii="David" w:hAnsi="David" w:hint="cs"/>
                    <w:color w:val="00B0F0"/>
                    <w:sz w:val="20"/>
                    <w:szCs w:val="20"/>
                    <w:rtl/>
                  </w:rPr>
                  <w:t>הקמה 150 יח''ד ומסחר על גבי החניון תת קרקעי</w:t>
                </w:r>
              </w:ins>
            </w:p>
          </w:tc>
        </w:sdtContent>
      </w:sdt>
      <w:tc>
        <w:tcPr>
          <w:tcW w:w="2232" w:type="dxa"/>
        </w:tcPr>
        <w:p w14:paraId="40CB4222"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50B4F721" w14:textId="77777777" w:rsidR="008B5E7E" w:rsidRPr="00F9528C" w:rsidRDefault="008B5E7E" w:rsidP="00605ADD">
          <w:pPr>
            <w:tabs>
              <w:tab w:val="center" w:pos="4153"/>
              <w:tab w:val="right" w:pos="8306"/>
            </w:tabs>
            <w:spacing w:before="0" w:after="0" w:line="240" w:lineRule="auto"/>
            <w:rPr>
              <w:rFonts w:ascii="David" w:hAnsi="David"/>
              <w:sz w:val="16"/>
              <w:szCs w:val="16"/>
              <w:rtl/>
            </w:rPr>
          </w:pPr>
        </w:p>
      </w:tc>
      <w:tc>
        <w:tcPr>
          <w:tcW w:w="1129" w:type="dxa"/>
        </w:tcPr>
        <w:p w14:paraId="49799E0E"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59B15C98" w14:textId="11030FEF" w:rsidR="008B5E7E" w:rsidRPr="00F9528C" w:rsidRDefault="008B5E7E" w:rsidP="00605ADD">
              <w:pPr>
                <w:tabs>
                  <w:tab w:val="center" w:pos="4153"/>
                  <w:tab w:val="right" w:pos="8306"/>
                </w:tabs>
                <w:spacing w:before="0" w:after="0" w:line="240" w:lineRule="auto"/>
                <w:rPr>
                  <w:rFonts w:ascii="David" w:hAnsi="David"/>
                  <w:sz w:val="20"/>
                  <w:szCs w:val="20"/>
                  <w:rtl/>
                </w:rPr>
              </w:pPr>
              <w:del w:id="100" w:author="גרמן קגנובסקי" w:date="2020-05-17T10:38:00Z">
                <w:r w:rsidDel="00647FE6">
                  <w:rPr>
                    <w:rFonts w:ascii="David" w:hAnsi="David" w:hint="cs"/>
                    <w:sz w:val="20"/>
                    <w:szCs w:val="20"/>
                  </w:rPr>
                  <w:delText>CONT-5-663</w:delText>
                </w:r>
              </w:del>
              <w:ins w:id="101" w:author="גרמן קגנובסקי" w:date="2020-05-17T10:38:00Z">
                <w:r>
                  <w:rPr>
                    <w:rFonts w:ascii="David" w:hAnsi="David" w:hint="cs"/>
                    <w:sz w:val="20"/>
                    <w:szCs w:val="20"/>
                  </w:rPr>
                  <w:t>CO</w:t>
                </w:r>
                <w:r>
                  <w:rPr>
                    <w:rFonts w:ascii="David" w:hAnsi="David" w:hint="cs"/>
                    <w:sz w:val="20"/>
                    <w:szCs w:val="20"/>
                    <w:rtl/>
                  </w:rPr>
                  <w:t>NT-10-1910</w:t>
                </w:r>
              </w:ins>
            </w:p>
          </w:tc>
        </w:sdtContent>
      </w:sdt>
    </w:tr>
    <w:tr w:rsidR="008B5E7E" w:rsidRPr="00F9528C" w14:paraId="135A454E" w14:textId="77777777" w:rsidTr="00605ADD">
      <w:tc>
        <w:tcPr>
          <w:tcW w:w="753" w:type="dxa"/>
        </w:tcPr>
        <w:p w14:paraId="46079C99"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D0F7A2B" w14:textId="66E9CC0F" w:rsidR="008B5E7E" w:rsidRPr="00F9528C" w:rsidRDefault="008B5E7E" w:rsidP="00605ADD">
              <w:pPr>
                <w:tabs>
                  <w:tab w:val="center" w:pos="4153"/>
                  <w:tab w:val="right" w:pos="8306"/>
                </w:tabs>
                <w:spacing w:before="0" w:after="0" w:line="240" w:lineRule="auto"/>
                <w:rPr>
                  <w:rFonts w:ascii="David" w:hAnsi="David"/>
                  <w:color w:val="00B0F0"/>
                  <w:sz w:val="20"/>
                  <w:szCs w:val="20"/>
                  <w:rtl/>
                </w:rPr>
              </w:pPr>
              <w:ins w:id="102" w:author="גרמן קגנובסקי" w:date="2020-05-17T10:42:00Z">
                <w:r>
                  <w:rPr>
                    <w:rFonts w:ascii="David" w:hAnsi="David" w:hint="cs"/>
                    <w:color w:val="00B0F0"/>
                    <w:sz w:val="20"/>
                    <w:szCs w:val="20"/>
                    <w:rtl/>
                  </w:rPr>
                  <w:t>דגש הנדסה תכנון תנועה ודרכים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B5E7E" w:rsidRPr="00F9528C" w14:paraId="247F0EF6" w14:textId="77777777" w:rsidTr="00605ADD">
            <w:trPr>
              <w:trHeight w:val="201"/>
            </w:trPr>
            <w:tc>
              <w:tcPr>
                <w:tcW w:w="926" w:type="dxa"/>
              </w:tcPr>
              <w:p w14:paraId="45CE7C44"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D8222D5" w14:textId="71E789B5" w:rsidR="008B5E7E" w:rsidRPr="00F9528C" w:rsidRDefault="008B5E7E" w:rsidP="00605ADD">
                    <w:pPr>
                      <w:tabs>
                        <w:tab w:val="center" w:pos="4153"/>
                        <w:tab w:val="right" w:pos="8306"/>
                      </w:tabs>
                      <w:spacing w:before="0" w:after="0" w:line="240" w:lineRule="auto"/>
                      <w:ind w:left="1" w:hanging="1"/>
                      <w:rPr>
                        <w:rFonts w:ascii="David" w:hAnsi="David"/>
                        <w:color w:val="00B0F0"/>
                        <w:sz w:val="20"/>
                        <w:szCs w:val="20"/>
                        <w:rtl/>
                      </w:rPr>
                    </w:pPr>
                    <w:ins w:id="103" w:author="גרמן קגנובסקי" w:date="2021-02-04T15:25:00Z">
                      <w:r>
                        <w:rPr>
                          <w:rFonts w:ascii="David" w:hAnsi="David"/>
                          <w:color w:val="00B0F0"/>
                          <w:sz w:val="20"/>
                          <w:szCs w:val="20"/>
                          <w:rtl/>
                        </w:rPr>
                        <w:t>0.6</w:t>
                      </w:r>
                    </w:ins>
                  </w:p>
                </w:tc>
              </w:sdtContent>
            </w:sdt>
          </w:tr>
        </w:tbl>
        <w:p w14:paraId="396DB514"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236" w:type="dxa"/>
        </w:tcPr>
        <w:p w14:paraId="40C8A592"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1129" w:type="dxa"/>
        </w:tcPr>
        <w:p w14:paraId="6C849BB1"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655C458" w14:textId="2401F221" w:rsidR="008B5E7E" w:rsidRPr="00F9528C" w:rsidRDefault="008B5E7E" w:rsidP="00605AD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104" w:author="גרמן קגנובסקי" w:date="2020-05-17T10:38:00Z">
                <w:r>
                  <w:rPr>
                    <w:rFonts w:ascii="David" w:hAnsi="David" w:hint="cs"/>
                    <w:sz w:val="20"/>
                    <w:szCs w:val="20"/>
                    <w:rtl/>
                  </w:rPr>
                  <w:t>3;#</w:t>
                </w:r>
                <w:r>
                  <w:rPr>
                    <w:rFonts w:ascii="David" w:hAnsi="David" w:hint="cs"/>
                    <w:sz w:val="20"/>
                    <w:szCs w:val="20"/>
                  </w:rPr>
                  <w:t>Draft</w:t>
                </w:r>
              </w:ins>
            </w:sdtContent>
          </w:sdt>
        </w:p>
      </w:tc>
    </w:tr>
    <w:tr w:rsidR="008B5E7E" w:rsidRPr="00F9528C" w14:paraId="2A09ACB3" w14:textId="77777777" w:rsidTr="00605ADD">
      <w:trPr>
        <w:trHeight w:val="80"/>
      </w:trPr>
      <w:tc>
        <w:tcPr>
          <w:tcW w:w="753" w:type="dxa"/>
        </w:tcPr>
        <w:p w14:paraId="092172F1"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1883" w:type="dxa"/>
        </w:tcPr>
        <w:p w14:paraId="63434477" w14:textId="77777777" w:rsidR="008B5E7E" w:rsidRPr="00F9528C" w:rsidRDefault="008B5E7E" w:rsidP="00605ADD">
          <w:pPr>
            <w:tabs>
              <w:tab w:val="center" w:pos="4153"/>
              <w:tab w:val="right" w:pos="8306"/>
            </w:tabs>
            <w:spacing w:before="0" w:after="0" w:line="240" w:lineRule="auto"/>
            <w:rPr>
              <w:rFonts w:ascii="David" w:hAnsi="David"/>
              <w:color w:val="00B0F0"/>
              <w:sz w:val="20"/>
              <w:szCs w:val="20"/>
              <w:rtl/>
            </w:rPr>
          </w:pPr>
        </w:p>
      </w:tc>
      <w:tc>
        <w:tcPr>
          <w:tcW w:w="2232" w:type="dxa"/>
        </w:tcPr>
        <w:p w14:paraId="26A67CEC"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236" w:type="dxa"/>
        </w:tcPr>
        <w:p w14:paraId="5C132E98"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1129" w:type="dxa"/>
        </w:tcPr>
        <w:p w14:paraId="66EF5449"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c>
        <w:tcPr>
          <w:tcW w:w="2073" w:type="dxa"/>
        </w:tcPr>
        <w:p w14:paraId="068150E9" w14:textId="77777777" w:rsidR="008B5E7E" w:rsidRPr="00F9528C" w:rsidRDefault="008B5E7E" w:rsidP="00605ADD">
          <w:pPr>
            <w:tabs>
              <w:tab w:val="center" w:pos="4153"/>
              <w:tab w:val="right" w:pos="8306"/>
            </w:tabs>
            <w:spacing w:before="0" w:after="0" w:line="240" w:lineRule="auto"/>
            <w:rPr>
              <w:rFonts w:ascii="David" w:hAnsi="David"/>
              <w:sz w:val="20"/>
              <w:szCs w:val="20"/>
              <w:rtl/>
            </w:rPr>
          </w:pPr>
        </w:p>
      </w:tc>
    </w:tr>
  </w:tbl>
  <w:p w14:paraId="50330F64" w14:textId="77777777" w:rsidR="008B5E7E" w:rsidRPr="00011AD4" w:rsidRDefault="008B5E7E"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AB95E6" w14:textId="77777777" w:rsidR="008B5E7E" w:rsidRDefault="008B5E7E" w:rsidP="00AF234B">
      <w:pPr>
        <w:spacing w:before="0" w:after="0" w:line="240" w:lineRule="auto"/>
      </w:pPr>
      <w:r>
        <w:separator/>
      </w:r>
    </w:p>
  </w:footnote>
  <w:footnote w:type="continuationSeparator" w:id="0">
    <w:p w14:paraId="1CDA550E" w14:textId="77777777" w:rsidR="008B5E7E" w:rsidRDefault="008B5E7E" w:rsidP="00AF234B">
      <w:pPr>
        <w:spacing w:before="0" w:after="0" w:line="240" w:lineRule="auto"/>
      </w:pPr>
      <w:r>
        <w:continuationSeparator/>
      </w:r>
    </w:p>
  </w:footnote>
  <w:footnote w:type="continuationNotice" w:id="1">
    <w:p w14:paraId="666DEE2C" w14:textId="77777777" w:rsidR="008B5E7E" w:rsidRDefault="008B5E7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C784150" w14:textId="77777777" w:rsidR="008B5E7E" w:rsidRDefault="008B5E7E" w:rsidP="00CF334C">
        <w:pPr>
          <w:pStyle w:val="Header"/>
          <w:jc w:val="center"/>
        </w:pPr>
        <w:r>
          <w:fldChar w:fldCharType="begin"/>
        </w:r>
        <w:r>
          <w:instrText xml:space="preserve"> PAGE   \* MERGEFORMAT </w:instrText>
        </w:r>
        <w:r>
          <w:fldChar w:fldCharType="separate"/>
        </w:r>
        <w:r w:rsidR="007034B4">
          <w:rPr>
            <w:noProof/>
            <w:rtl/>
          </w:rPr>
          <w:t>33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4"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9"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0" w15:restartNumberingAfterBreak="0">
    <w:nsid w:val="7BA40EFF"/>
    <w:multiLevelType w:val="multilevel"/>
    <w:tmpl w:val="D6A4ED00"/>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0"/>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
  </w:num>
  <w:num w:numId="14">
    <w:abstractNumId w:val="6"/>
  </w:num>
  <w:num w:numId="15">
    <w:abstractNumId w:val="17"/>
  </w:num>
  <w:num w:numId="16">
    <w:abstractNumId w:val="21"/>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1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 w:numId="29">
    <w:abstractNumId w:val="13"/>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0D6E9C"/>
    <w:rsid w:val="00134C85"/>
    <w:rsid w:val="001A0C3C"/>
    <w:rsid w:val="001A52D9"/>
    <w:rsid w:val="001A69D5"/>
    <w:rsid w:val="001C1725"/>
    <w:rsid w:val="00214ACF"/>
    <w:rsid w:val="002436F3"/>
    <w:rsid w:val="00264D14"/>
    <w:rsid w:val="00272745"/>
    <w:rsid w:val="00295B2E"/>
    <w:rsid w:val="002B2234"/>
    <w:rsid w:val="00316D11"/>
    <w:rsid w:val="00552E11"/>
    <w:rsid w:val="005B37B9"/>
    <w:rsid w:val="005B6AFF"/>
    <w:rsid w:val="005D6E29"/>
    <w:rsid w:val="005F38BD"/>
    <w:rsid w:val="00605ADD"/>
    <w:rsid w:val="00647FE6"/>
    <w:rsid w:val="00650D2D"/>
    <w:rsid w:val="00666119"/>
    <w:rsid w:val="006D145E"/>
    <w:rsid w:val="007034B4"/>
    <w:rsid w:val="0072103C"/>
    <w:rsid w:val="007A3707"/>
    <w:rsid w:val="008B5E7E"/>
    <w:rsid w:val="008C64C6"/>
    <w:rsid w:val="00942177"/>
    <w:rsid w:val="0099270A"/>
    <w:rsid w:val="00A42271"/>
    <w:rsid w:val="00AC3F24"/>
    <w:rsid w:val="00AF234B"/>
    <w:rsid w:val="00B20610"/>
    <w:rsid w:val="00BD72C4"/>
    <w:rsid w:val="00BE17B4"/>
    <w:rsid w:val="00BF0AA7"/>
    <w:rsid w:val="00BF524C"/>
    <w:rsid w:val="00C936C9"/>
    <w:rsid w:val="00CF334C"/>
    <w:rsid w:val="00D65EA7"/>
    <w:rsid w:val="00E679C7"/>
    <w:rsid w:val="00E870A8"/>
    <w:rsid w:val="00EC37B6"/>
    <w:rsid w:val="00EE7A80"/>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CABF47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F42AA8C6BF6E4D0CAAD2E252D7F0642C"/>
        <w:category>
          <w:name w:val="כללי"/>
          <w:gallery w:val="placeholder"/>
        </w:category>
        <w:types>
          <w:type w:val="bbPlcHdr"/>
        </w:types>
        <w:behaviors>
          <w:behavior w:val="content"/>
        </w:behaviors>
        <w:guid w:val="{3BF6DBB4-D7E2-4102-9461-5149B8A68EEE}"/>
      </w:docPartPr>
      <w:docPartBody>
        <w:p w:rsidR="00140BBF" w:rsidRDefault="005020E8" w:rsidP="005020E8">
          <w:pPr>
            <w:pStyle w:val="F42AA8C6BF6E4D0CAAD2E252D7F0642C"/>
          </w:pPr>
          <w:r w:rsidRPr="00F936C8">
            <w:rPr>
              <w:rStyle w:val="PlaceholderText"/>
              <w:rtl/>
            </w:rPr>
            <w:t>[צד א בחוזה]</w:t>
          </w:r>
        </w:p>
      </w:docPartBody>
    </w:docPart>
    <w:docPart>
      <w:docPartPr>
        <w:name w:val="57AAF0039D144E08A1420A354623B2B2"/>
        <w:category>
          <w:name w:val="כללי"/>
          <w:gallery w:val="placeholder"/>
        </w:category>
        <w:types>
          <w:type w:val="bbPlcHdr"/>
        </w:types>
        <w:behaviors>
          <w:behavior w:val="content"/>
        </w:behaviors>
        <w:guid w:val="{DB90CC90-F4BD-4836-B9CE-616C1701D17C}"/>
      </w:docPartPr>
      <w:docPartBody>
        <w:p w:rsidR="00140BBF" w:rsidRDefault="005020E8" w:rsidP="005020E8">
          <w:pPr>
            <w:pStyle w:val="57AAF0039D144E08A1420A354623B2B2"/>
          </w:pPr>
          <w:r w:rsidRPr="009C4355">
            <w:rPr>
              <w:rStyle w:val="PlaceholderText"/>
              <w:rtl/>
            </w:rPr>
            <w:t>[שם ספק]</w:t>
          </w:r>
        </w:p>
      </w:docPartBody>
    </w:docPart>
    <w:docPart>
      <w:docPartPr>
        <w:name w:val="6FD0CC0F3B944A3B9A29B3BE3E434DEF"/>
        <w:category>
          <w:name w:val="כללי"/>
          <w:gallery w:val="placeholder"/>
        </w:category>
        <w:types>
          <w:type w:val="bbPlcHdr"/>
        </w:types>
        <w:behaviors>
          <w:behavior w:val="content"/>
        </w:behaviors>
        <w:guid w:val="{A3FB8734-AEB2-41EE-A6A1-906DC21B94DD}"/>
      </w:docPartPr>
      <w:docPartBody>
        <w:p w:rsidR="00140BBF" w:rsidRDefault="005020E8" w:rsidP="005020E8">
          <w:pPr>
            <w:pStyle w:val="6FD0CC0F3B944A3B9A29B3BE3E434DEF"/>
          </w:pPr>
          <w:r w:rsidRPr="00EA366E">
            <w:rPr>
              <w:rStyle w:val="PlaceholderText"/>
              <w:rtl/>
            </w:rPr>
            <w:t>[תאריך חתימת חוזה]</w:t>
          </w:r>
        </w:p>
      </w:docPartBody>
    </w:docPart>
    <w:docPart>
      <w:docPartPr>
        <w:name w:val="853AB52403D6470BAA42FE042FA32E45"/>
        <w:category>
          <w:name w:val="כללי"/>
          <w:gallery w:val="placeholder"/>
        </w:category>
        <w:types>
          <w:type w:val="bbPlcHdr"/>
        </w:types>
        <w:behaviors>
          <w:behavior w:val="content"/>
        </w:behaviors>
        <w:guid w:val="{65B7BD36-FAAA-40BB-B05D-4EF36BEF113A}"/>
      </w:docPartPr>
      <w:docPartBody>
        <w:p w:rsidR="00140BBF" w:rsidRDefault="005020E8" w:rsidP="005020E8">
          <w:pPr>
            <w:pStyle w:val="853AB52403D6470BAA42FE042FA32E45"/>
          </w:pPr>
          <w:r w:rsidRPr="008D1105">
            <w:rPr>
              <w:rStyle w:val="PlaceholderText"/>
              <w:rtl/>
            </w:rPr>
            <w:t>[תיאור עבודה]</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Segoe UI"/>
    <w:charset w:val="B1"/>
    <w:family w:val="swiss"/>
    <w:pitch w:val="variable"/>
    <w:sig w:usb0="00000800" w:usb1="0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203B4B"/>
    <w:rsid w:val="0032380B"/>
    <w:rsid w:val="003D3172"/>
    <w:rsid w:val="005020E8"/>
    <w:rsid w:val="006865A5"/>
    <w:rsid w:val="00874A5F"/>
    <w:rsid w:val="00CE030D"/>
    <w:rsid w:val="00DF4D7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F42AA8C6BF6E4D0CAAD2E252D7F0642C">
    <w:name w:val="F42AA8C6BF6E4D0CAAD2E252D7F0642C"/>
    <w:rsid w:val="005020E8"/>
    <w:pPr>
      <w:bidi/>
    </w:pPr>
  </w:style>
  <w:style w:type="paragraph" w:customStyle="1" w:styleId="57AAF0039D144E08A1420A354623B2B2">
    <w:name w:val="57AAF0039D144E08A1420A354623B2B2"/>
    <w:rsid w:val="005020E8"/>
    <w:pPr>
      <w:bidi/>
    </w:pPr>
  </w:style>
  <w:style w:type="paragraph" w:customStyle="1" w:styleId="6FD0CC0F3B944A3B9A29B3BE3E434DEF">
    <w:name w:val="6FD0CC0F3B944A3B9A29B3BE3E434DEF"/>
    <w:rsid w:val="005020E8"/>
    <w:pPr>
      <w:bidi/>
    </w:pPr>
  </w:style>
  <w:style w:type="paragraph" w:customStyle="1" w:styleId="853AB52403D6470BAA42FE042FA32E45">
    <w:name w:val="853AB52403D6470BAA42FE042FA32E45"/>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documentManagement/types"/>
    <ds:schemaRef ds:uri="http://schemas.microsoft.com/sharepoint/v3"/>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F9A88076-71D0-4E57-9E3F-D603FA427455}"/>
</file>

<file path=customXml/itemProps4.xml><?xml version="1.0" encoding="utf-8"?>
<ds:datastoreItem xmlns:ds="http://schemas.openxmlformats.org/officeDocument/2006/customXml" ds:itemID="{F487F126-ACFD-4637-9366-AB500F8E6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E42880-CF57-421A-B66B-FBE0C9EB316A}">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12769</TotalTime>
  <Pages>43</Pages>
  <Words>10049</Words>
  <Characters>50246</Characters>
  <Application>Microsoft Office Word</Application>
  <DocSecurity>0</DocSecurity>
  <Lines>418</Lines>
  <Paragraphs>120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11</cp:revision>
  <cp:lastPrinted>2021-02-04T13:33:00Z</cp:lastPrinted>
  <dcterms:created xsi:type="dcterms:W3CDTF">2020-05-14T12:51:00Z</dcterms:created>
  <dcterms:modified xsi:type="dcterms:W3CDTF">2021-02-04T13:51:00Z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157e0543-99c3-4f7e-87b6-c221cb741ba0</vt:lpwstr>
  </property>
</Properties>
</file>