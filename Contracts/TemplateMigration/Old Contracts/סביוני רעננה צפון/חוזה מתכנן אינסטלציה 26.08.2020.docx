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D6996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p>
    <w:p w14:paraId="62C6ED1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4815BF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1B14AA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714E63F5" wp14:editId="675DA53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989A62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0B937D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A0C42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91956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1CB78F"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22BA8C1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99D2F76"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32C24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C549DD4"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3774AE"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4068F"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72FC837F" w14:textId="77777777" w:rsidR="003235F8" w:rsidRPr="00B27B4C" w:rsidRDefault="00B453CD"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הקמה 150 יח''ד ומסחר על גבי החניון תת קרקעי</w:t>
          </w:r>
        </w:p>
      </w:sdtContent>
    </w:sdt>
    <w:p w14:paraId="5C4DA063"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290EDC8B" w14:textId="77777777" w:rsidR="003235F8" w:rsidRPr="00B27B4C" w:rsidRDefault="00B453CD"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סביוני רעננה צפון</w:t>
          </w:r>
        </w:p>
      </w:sdtContent>
    </w:sdt>
    <w:p w14:paraId="3A2F8D86"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551D0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477D1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296DC9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09A0CC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0EA4DA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7B0A03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DFFDE9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7C0BE51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6F602B5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6CC622" w14:textId="77777777"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157ACB" w:rsidRPr="003235F8">
            <w:rPr>
              <w:rStyle w:val="AutoFieldChar"/>
              <w:rFonts w:eastAsiaTheme="minorHAnsi"/>
              <w:color w:val="00B0F0"/>
              <w:rtl/>
            </w:rPr>
            <w:t>[תאריך חתימת חוזה]</w:t>
          </w:r>
        </w:sdtContent>
      </w:sdt>
    </w:p>
    <w:p w14:paraId="02F9F27A"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49D7E9E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B35ADA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46D09"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2E7CC1C" w14:textId="77777777" w:rsidR="00D5041C" w:rsidRPr="00D5041C" w:rsidRDefault="00B453CD"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p>
      </w:sdtContent>
    </w:sdt>
    <w:p w14:paraId="318E1FD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34687ADC"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273E1826"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431358F"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3EE07AE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44D8B6FB" w14:textId="77777777" w:rsidR="00D5041C" w:rsidRPr="00D5041C" w:rsidRDefault="00B453CD" w:rsidP="00157ACB">
          <w:pPr>
            <w:pStyle w:val="AutoField"/>
            <w:rPr>
              <w:sz w:val="20"/>
              <w:rtl/>
              <w:lang w:eastAsia="he-IL"/>
            </w:rPr>
          </w:pPr>
          <w:r>
            <w:rPr>
              <w:rFonts w:hint="cs"/>
              <w:color w:val="800080"/>
              <w:rtl/>
            </w:rPr>
            <w:br/>
            <w:t>א.ח. תכנון וייעוץ בהנדסת מים וביוב בע''מ</w:t>
          </w:r>
          <w:r>
            <w:rPr>
              <w:rFonts w:hint="cs"/>
              <w:color w:val="800080"/>
              <w:rtl/>
            </w:rPr>
            <w:br/>
            <w:t>רח' המגשימים 6 פתח תקווה</w:t>
          </w:r>
          <w:r>
            <w:rPr>
              <w:rFonts w:hint="cs"/>
              <w:color w:val="800080"/>
              <w:rtl/>
            </w:rPr>
            <w:br/>
            <w:t>513024430</w:t>
          </w:r>
          <w:r>
            <w:rPr>
              <w:rFonts w:hint="cs"/>
              <w:color w:val="800080"/>
              <w:rtl/>
            </w:rPr>
            <w:br/>
          </w:r>
        </w:p>
      </w:sdtContent>
    </w:sdt>
    <w:p w14:paraId="48F08FB4"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FC5C20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70B19E58"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9149652"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55D7A779"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4D40A51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440994C1"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3E9C9B9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908A8E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C4535C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C2D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67C7CEB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75126C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498F4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409D7A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A210AE"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C66D13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F74AA9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w:t>
      </w:r>
      <w:r w:rsidRPr="00D5041C">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19C1D9A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C85B6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6D672F9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2A98D3E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4404F82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DB046A9"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E9383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19881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3A878A3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CD427A"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697C49D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602A93C0"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C731F3D"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478255F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E294A7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411A674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CF8397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C0CEE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04CDB9B4"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6359DCB2"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747C3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54CF3FB9"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2DCC76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7FBFA7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38C50EF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7ADCAC44"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7EC99AE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1749311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6DEC3137"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1928F53B"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5354A1CA"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70CF958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66A933E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04387A70"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05BDCE8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5DA9524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43C67F4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310EA3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19A0B9D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4605F86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6E180B1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2B6F6D7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6CC759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36D0CD6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365DEF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7628443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01CD9D3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4815197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ערוך לביצוע העבודות, בין היתר, גם במערכת ניהול ותיאום פרויקטים באמצעות </w:t>
      </w:r>
      <w:r w:rsidRPr="00D5041C">
        <w:rPr>
          <w:rFonts w:ascii="Times New Roman" w:eastAsia="Times New Roman" w:hAnsi="Times New Roman" w:cs="David"/>
          <w:sz w:val="20"/>
          <w:szCs w:val="24"/>
          <w:rtl/>
          <w:lang w:eastAsia="he-IL"/>
        </w:rPr>
        <w:lastRenderedPageBreak/>
        <w:t>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6C7F36A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675FE9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658CB4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61ECE22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7ACF4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2131344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7B0652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526958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443A47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6209B1E3"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28FA3C17"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2E004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0707CAA1"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50F5318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97A7E0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1B41DF4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91EC5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3C8A1B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1950E33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4F28B44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797F93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4C4026B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5419363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66425EC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1B3B075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w:t>
      </w:r>
      <w:r w:rsidRPr="00D5041C">
        <w:rPr>
          <w:rFonts w:ascii="Times New Roman" w:eastAsia="Times New Roman" w:hAnsi="Times New Roman" w:cs="David"/>
          <w:sz w:val="20"/>
          <w:szCs w:val="24"/>
          <w:rtl/>
          <w:lang w:eastAsia="he-IL"/>
        </w:rPr>
        <w:lastRenderedPageBreak/>
        <w:t>המזמין. המזמין יהיה זכאי אפוא להפסיק את שרותי המתכנן עם השלמת כל קטע ואף במהלכו ועם השלמת כל שלב ואף במהלכו ויחולו הוראות סעיף 12 להלן.</w:t>
      </w:r>
    </w:p>
    <w:p w14:paraId="4295183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CCE51F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22A563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6D3ADA9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5E0C5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1B10EF2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73B3DFBE"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569B72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248F5F1D" w14:textId="7BEE917A"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מועד שיידרש על ידי המזמין, ימסור המתכנן למזמין דו"ח על התקדמות ביצוע שרותי המתכנן ועם תחילת ביצוע העבודות באתר גם דו"ח פיקוח על ביצוען.</w:t>
      </w:r>
    </w:p>
    <w:p w14:paraId="2B40AA10"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6AC8E913"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38A25FC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4840780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6C48B918"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3CF1BBC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20BE07C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שכפול מסמכים.</w:t>
      </w:r>
    </w:p>
    <w:p w14:paraId="353D3D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96D3A0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3E58194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54CE80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112481D3"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0952E8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3626D7B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0B2D9BA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6FB96D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37AF54B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C50BB61"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2031511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1F013C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D7F6200"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6ADF635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16F36D3B"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13B23BE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37B049E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11120D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092538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73E394FF"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7CD7FD45"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051C479E"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8F41C24"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7E85D35" w14:textId="0A4FE03F" w:rsidR="00B55126" w:rsidRPr="00013687" w:rsidRDefault="00B55126" w:rsidP="00B55126">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r w:rsidR="009A7F2D">
        <w:rPr>
          <w:rFonts w:eastAsia="Times New Roman" w:cs="David" w:hint="cs"/>
          <w:color w:val="auto"/>
          <w:szCs w:val="24"/>
          <w:rtl/>
        </w:rPr>
        <w:t xml:space="preserve"> כאשר הסכום יקבע על פי פסק דין חלוט.</w:t>
      </w:r>
    </w:p>
    <w:p w14:paraId="684C82B5" w14:textId="77777777" w:rsidR="00B55126" w:rsidRPr="00013687" w:rsidRDefault="00B55126" w:rsidP="00B55126">
      <w:pPr>
        <w:pStyle w:val="a2"/>
        <w:numPr>
          <w:ilvl w:val="1"/>
          <w:numId w:val="1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A3F4C65"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9629515"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FE310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3ABB0A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4CA60CE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194ADAC2"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67B7053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734FE66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5B47961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6456276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83290F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26EFC81E"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7DCFAD1"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lastRenderedPageBreak/>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538F0E8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322DFCE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294C2746"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698B7DD9"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767CA5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53CB5E8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3BF532FC" w14:textId="662CCAF3"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009A7F2D">
        <w:rPr>
          <w:rFonts w:ascii="Times New Roman" w:eastAsia="Times New Roman" w:hAnsi="Times New Roman" w:cs="David"/>
          <w:color w:val="000000"/>
          <w:sz w:val="20"/>
          <w:szCs w:val="24"/>
          <w:lang w:eastAsia="he-IL"/>
        </w:rPr>
        <w:t xml:space="preserve">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w:t>
      </w:r>
      <w:r w:rsidR="009A7F2D">
        <w:rPr>
          <w:rFonts w:ascii="Times New Roman" w:eastAsia="Times New Roman" w:hAnsi="Times New Roman" w:cs="David" w:hint="cs"/>
          <w:sz w:val="20"/>
          <w:szCs w:val="24"/>
          <w:rtl/>
          <w:lang w:eastAsia="he-IL"/>
        </w:rPr>
        <w:t>כאשר קבלן יכין את תכניות עדות והמתכנן יבדוק ויאשר אותן,</w:t>
      </w:r>
      <w:r w:rsidRPr="00D5041C">
        <w:rPr>
          <w:rFonts w:ascii="Times New Roman" w:eastAsia="Times New Roman" w:hAnsi="Times New Roman" w:cs="David"/>
          <w:sz w:val="20"/>
          <w:szCs w:val="24"/>
          <w:rtl/>
          <w:lang w:eastAsia="he-IL"/>
        </w:rPr>
        <w:t xml:space="preserve">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48B1C94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782CF6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205B87E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72784D9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w:t>
      </w:r>
      <w:r w:rsidRPr="00D5041C">
        <w:rPr>
          <w:rFonts w:ascii="Times New Roman" w:eastAsia="Times New Roman" w:hAnsi="Times New Roman" w:cs="David"/>
          <w:sz w:val="20"/>
          <w:szCs w:val="24"/>
          <w:rtl/>
          <w:lang w:eastAsia="he-IL"/>
        </w:rPr>
        <w:lastRenderedPageBreak/>
        <w:t>שלא בהסכמת המזמין.</w:t>
      </w:r>
    </w:p>
    <w:p w14:paraId="0C45F3C0"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72A4C85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36A5B4C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0E14F8C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597E2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3ED443A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0355D0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A3DAD54"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3B2F51BF" w14:textId="77777777" w:rsidR="003235F8"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15FEB40"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7D0A813"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1ACCD91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3FB10852"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0598F7C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5866336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3CFEE4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AF43803"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4615A3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4728B2D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7F621209"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05ACFFD"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66EA0C54"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3BE7D040"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472D0A01"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25E5B1A4"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w:t>
      </w:r>
      <w:r w:rsidRPr="00D5041C">
        <w:rPr>
          <w:rFonts w:ascii="Times New Roman" w:eastAsia="Times New Roman" w:hAnsi="Times New Roman" w:cs="David"/>
          <w:sz w:val="20"/>
          <w:szCs w:val="24"/>
          <w:rtl/>
          <w:lang w:eastAsia="he-IL"/>
        </w:rPr>
        <w:lastRenderedPageBreak/>
        <w:t xml:space="preserve">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7DC9BEB"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556812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42A6907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0B00D50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9F98FC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60D0F58" w14:textId="6C9D2785" w:rsidR="00D5041C" w:rsidRPr="003235F8" w:rsidRDefault="00D5041C" w:rsidP="009A7F2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w:t>
      </w:r>
    </w:p>
    <w:p w14:paraId="2E128533"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178CD46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10BCB22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320B7A5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7D61B60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2890CA2A"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5A879E9"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3B59B28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7B2247B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D274366"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1651982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534763B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74C84E5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37380E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4124270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22F9477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5036EAC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65DACD7B"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1609D01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17FAA4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69B3ABD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w:t>
      </w:r>
      <w:r w:rsidRPr="00D5041C">
        <w:rPr>
          <w:rFonts w:ascii="Times New Roman" w:eastAsia="Times New Roman" w:hAnsi="Times New Roman" w:cs="David" w:hint="cs"/>
          <w:sz w:val="20"/>
          <w:szCs w:val="24"/>
          <w:rtl/>
          <w:lang w:eastAsia="he-IL"/>
        </w:rPr>
        <w:lastRenderedPageBreak/>
        <w:t>נספחיו</w:t>
      </w:r>
      <w:r w:rsidRPr="00D5041C">
        <w:rPr>
          <w:rFonts w:ascii="Times New Roman" w:eastAsia="Times New Roman" w:hAnsi="Times New Roman" w:cs="David"/>
          <w:sz w:val="20"/>
          <w:szCs w:val="24"/>
          <w:rtl/>
          <w:lang w:eastAsia="he-IL"/>
        </w:rPr>
        <w:t>.</w:t>
      </w:r>
    </w:p>
    <w:p w14:paraId="2CD57A8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14CB6CAF"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B1539E8"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585B6C4C" w14:textId="3F874F7C" w:rsidR="00D5041C" w:rsidRPr="00D5041C" w:rsidRDefault="00D5041C" w:rsidP="009A7F2D">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4656727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D72AE7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339C5756"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0FCF4FF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F3C7D4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6E9E8A2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327861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2E50CEFE"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6D21B2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0CBA19E"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F03EE8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E1CF5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5DBF57A"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72651DF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3C567E"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1CEE2B0"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8DB3549"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7DF9A"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969E59E" w14:textId="77777777"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B453CD">
            <w:rPr>
              <w:rFonts w:ascii="Times New Roman" w:eastAsia="Times New Roman" w:hAnsi="Times New Roman" w:cs="David" w:hint="cs"/>
              <w:color w:val="00B0F0"/>
              <w:sz w:val="20"/>
              <w:szCs w:val="24"/>
              <w:u w:val="single"/>
              <w:rtl/>
              <w:lang w:eastAsia="he-IL"/>
            </w:rPr>
            <w:t>א.ח. תכנון וייעוץ בהנדסת מים וביוב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220E23" w:rsidRPr="003E6FC4">
            <w:rPr>
              <w:rStyle w:val="PlaceholderText"/>
              <w:rtl/>
            </w:rPr>
            <w:t>[שם צד א]</w:t>
          </w:r>
        </w:sdtContent>
      </w:sdt>
    </w:p>
    <w:p w14:paraId="4E9AD3F6"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4C25DF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9C4950"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B567D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5C8A0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2804DD"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64F4F5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BA40AF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453BFD"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E1B0A6F"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E6C4700"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AEC9C73"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23AAC4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FEF60E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66551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453CD">
            <w:rPr>
              <w:rFonts w:ascii="Times New Roman" w:eastAsia="Times New Roman" w:hAnsi="Times New Roman" w:cs="David" w:hint="cs"/>
              <w:color w:val="00B0F0"/>
              <w:sz w:val="24"/>
              <w:szCs w:val="24"/>
              <w:rtl/>
              <w:lang w:eastAsia="he-IL"/>
            </w:rPr>
            <w:t>רעננה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B453CD">
            <w:rPr>
              <w:rFonts w:ascii="Times New Roman" w:eastAsia="Times New Roman" w:hAnsi="Times New Roman" w:cs="David" w:hint="cs"/>
              <w:color w:val="00B0F0"/>
              <w:sz w:val="24"/>
              <w:szCs w:val="24"/>
              <w:rtl/>
            </w:rPr>
            <w:t>סביוני רעננה צפון</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453CD">
            <w:rPr>
              <w:rFonts w:ascii="Times New Roman" w:eastAsia="Times New Roman" w:hAnsi="Times New Roman" w:cs="David" w:hint="cs"/>
              <w:color w:val="00B0F0"/>
              <w:sz w:val="24"/>
              <w:szCs w:val="24"/>
              <w:rtl/>
            </w:rPr>
            <w:t>הקמה 150 יח''ד ומסחר על גבי החניון תת קרקעי</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9DB29E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E32E87" w14:textId="77777777" w:rsidR="007B54F0" w:rsidRPr="00B27B4C" w:rsidRDefault="007B54F0" w:rsidP="0090582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B453CD">
            <w:rPr>
              <w:rFonts w:ascii="Times New Roman" w:eastAsia="Times New Roman" w:hAnsi="Times New Roman" w:cs="David" w:hint="cs"/>
              <w:color w:val="008000"/>
              <w:sz w:val="24"/>
              <w:szCs w:val="24"/>
              <w:rtl/>
            </w:rPr>
            <w:t>רע/708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B453CD">
            <w:rPr>
              <w:rFonts w:ascii="Times New Roman" w:eastAsia="Times New Roman" w:hAnsi="Times New Roman" w:cs="David" w:hint="cs"/>
              <w:sz w:val="24"/>
              <w:szCs w:val="24"/>
              <w:rtl/>
              <w:lang w:eastAsia="he-IL"/>
            </w:rPr>
            <w:t>גוש 6578 חלקה 151</w:t>
          </w:r>
        </w:sdtContent>
      </w:sdt>
      <w:r w:rsidRPr="00B27B4C">
        <w:rPr>
          <w:rFonts w:ascii="Times New Roman" w:eastAsia="Times New Roman" w:hAnsi="Times New Roman" w:cs="David" w:hint="cs"/>
          <w:sz w:val="24"/>
          <w:szCs w:val="24"/>
          <w:rtl/>
          <w:lang w:eastAsia="he-IL"/>
        </w:rPr>
        <w:t>.</w:t>
      </w:r>
    </w:p>
    <w:p w14:paraId="517CBFF1"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9DC64A8"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70E4E48"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B453CD">
            <w:rPr>
              <w:rFonts w:ascii="Times New Roman" w:eastAsia="Times New Roman" w:hAnsi="Times New Roman" w:cs="David" w:hint="cs"/>
              <w:color w:val="008000"/>
              <w:sz w:val="24"/>
              <w:szCs w:val="24"/>
              <w:rtl/>
            </w:rPr>
            <w:t>רעננה</w:t>
          </w:r>
        </w:sdtContent>
      </w:sdt>
      <w:r w:rsidRPr="00B27B4C">
        <w:rPr>
          <w:rFonts w:ascii="Times New Roman" w:eastAsia="Times New Roman" w:hAnsi="Times New Roman" w:cs="David" w:hint="cs"/>
          <w:color w:val="008000"/>
          <w:sz w:val="24"/>
          <w:szCs w:val="24"/>
          <w:rtl/>
        </w:rPr>
        <w:t>.</w:t>
      </w:r>
    </w:p>
    <w:p w14:paraId="5ADE0469"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125C0B56"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02B97E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6EE1C4" w14:textId="77777777" w:rsidR="007B54F0" w:rsidRPr="00B27B4C" w:rsidRDefault="007B54F0" w:rsidP="00B439E8">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B453CD">
            <w:rPr>
              <w:rFonts w:ascii="Times New Roman" w:eastAsia="Times New Roman" w:hAnsi="Times New Roman" w:cs="David" w:hint="cs"/>
              <w:sz w:val="24"/>
              <w:szCs w:val="24"/>
              <w:rtl/>
              <w:lang w:eastAsia="he-IL"/>
            </w:rPr>
            <w:t>גרמן קגנובסקי</w:t>
          </w:r>
        </w:sdtContent>
      </w:sdt>
    </w:p>
    <w:p w14:paraId="5FD7F13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A4EDDF1"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3EA56182"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699A94E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4FA2EE" w14:textId="77777777" w:rsidR="007B54F0" w:rsidRPr="00B27B4C" w:rsidRDefault="007B54F0" w:rsidP="00B439E8">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B453CD">
            <w:rPr>
              <w:rFonts w:ascii="Times New Roman" w:eastAsia="Times New Roman" w:hAnsi="Times New Roman" w:cs="David" w:hint="cs"/>
              <w:color w:val="008000"/>
              <w:sz w:val="24"/>
              <w:szCs w:val="24"/>
              <w:rtl/>
              <w:lang w:eastAsia="he-IL"/>
            </w:rPr>
            <w:t>ולי אנטונוב.</w:t>
          </w:r>
        </w:sdtContent>
      </w:sdt>
    </w:p>
    <w:p w14:paraId="0C2A8112"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55A645A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CA5D9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PlaceholderText"/>
              <w:color w:val="00B0F0"/>
              <w:rtl/>
            </w:rPr>
            <w:t>[שדה נוסף 6]</w:t>
          </w:r>
        </w:sdtContent>
      </w:sdt>
    </w:p>
    <w:p w14:paraId="7C75992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82A1C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C8512F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34F54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2B382E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BB2DD3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7DE8C3C"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FB6A52C"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CEB7ED9"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16E1A09"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48133894" w14:textId="77777777" w:rsidTr="007B54F0">
        <w:tc>
          <w:tcPr>
            <w:tcW w:w="3366" w:type="dxa"/>
          </w:tcPr>
          <w:p w14:paraId="77E97E84" w14:textId="77777777" w:rsidR="007B54F0" w:rsidRDefault="00C832D4"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B54F0" w:rsidRPr="00E95AE9">
                  <w:rPr>
                    <w:rStyle w:val="PlaceholderText"/>
                    <w:color w:val="00B0F0"/>
                    <w:rtl/>
                  </w:rPr>
                  <w:t>[אחוז השתתפות צד א]</w:t>
                </w:r>
              </w:sdtContent>
            </w:sdt>
          </w:p>
          <w:p w14:paraId="53A79772"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F69E1C7" w14:textId="77777777" w:rsidR="007B54F0" w:rsidRDefault="007B54F0" w:rsidP="007B54F0">
            <w:pPr>
              <w:widowControl w:val="0"/>
              <w:spacing w:before="0" w:beforeAutospacing="0" w:after="0" w:afterAutospacing="0" w:line="240" w:lineRule="auto"/>
              <w:ind w:left="720"/>
              <w:outlineLvl w:val="2"/>
            </w:pPr>
          </w:p>
          <w:p w14:paraId="7C0788AC"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46E569E"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7FD9E80"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17B669B2"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01994C"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462C4F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2AEEB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66153BFF"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57AB8B17"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6B03C8F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40D2B8"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50E09869"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5343DD7E"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6D951372"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0B17F31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D5FB7F"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1C1E02D1" w14:textId="26AE5CAD" w:rsidR="007E40BD" w:rsidRPr="00B27B4C" w:rsidRDefault="007E40BD" w:rsidP="007472DA">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w:t>
      </w:r>
      <w:r w:rsidR="007472DA">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465ED0EF"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E8245D4"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6BDAA29"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535C00F"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A15DF23"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41DF379"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C120D73"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2B9AB9DD"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69D918E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489CD937"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4445EC85"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98F867A"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2226E032"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4873AAE4"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186FC6AB"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13255FC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lastRenderedPageBreak/>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1BD8C823"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682B4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3F644D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F6755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5AFF5E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EA3E70"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269FD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0DE2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2E9817F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1BDC8B11"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76CFDC52"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442B21"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153755DA"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06E53CE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235E1FF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CFC38F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322427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45C5D8A"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67D6B9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94A45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5728C4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7D643B"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137AE16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253E0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6BCA3D34"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9AF4FE" w14:textId="0A260FC6" w:rsidR="00D5041C" w:rsidRPr="00D5041C" w:rsidRDefault="00D5041C" w:rsidP="007472DA">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7BB58CE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EEBC24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3588EC8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0E766BD"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הכנת התוכניות לאישור סופי של היועצים והמזמין לפני התחלת שלב תכניות עבודה.</w:t>
      </w:r>
    </w:p>
    <w:p w14:paraId="285D3D2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FEADA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145875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A25733" w14:textId="7FC10BC3" w:rsidR="00D5041C" w:rsidRPr="00D5041C" w:rsidRDefault="007472DA"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עזרה ב</w:t>
      </w:r>
      <w:r w:rsidR="00D5041C"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00D5041C" w:rsidRPr="00D5041C">
        <w:rPr>
          <w:rFonts w:ascii="Times New Roman" w:eastAsia="Times New Roman" w:hAnsi="Times New Roman" w:cs="David" w:hint="cs"/>
          <w:sz w:val="24"/>
          <w:szCs w:val="24"/>
          <w:rtl/>
          <w:lang w:eastAsia="he-IL"/>
        </w:rPr>
        <w:t>בכתב להתאמתם</w:t>
      </w:r>
      <w:r w:rsidR="00D5041C" w:rsidRPr="00D5041C">
        <w:rPr>
          <w:rFonts w:ascii="Times New Roman" w:eastAsia="Times New Roman" w:hAnsi="Times New Roman" w:cs="David"/>
          <w:sz w:val="24"/>
          <w:szCs w:val="24"/>
          <w:rtl/>
          <w:lang w:eastAsia="he-IL"/>
        </w:rPr>
        <w:t>.</w:t>
      </w:r>
    </w:p>
    <w:p w14:paraId="0EF8031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B9C433B"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14CC04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C81E36"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253BF9D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8ECD9F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0172B44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7B79B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3FA0EFF"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4B1E089E"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5A3D6B87"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152FF33"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6815033E"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2A58D0"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389DE91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D042D24" w14:textId="06618804" w:rsidR="00D5041C" w:rsidRPr="00D5041C" w:rsidRDefault="00D5041C" w:rsidP="008243EA">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וסידור מונים לגז.</w:t>
      </w:r>
    </w:p>
    <w:p w14:paraId="4444756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157BFAA" w14:textId="66ABBA9F" w:rsidR="00D5041C" w:rsidRPr="00D5041C" w:rsidRDefault="008243EA"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סכמה </w:t>
      </w:r>
      <w:r w:rsidR="00D5041C" w:rsidRPr="00D5041C">
        <w:rPr>
          <w:rFonts w:ascii="Times New Roman" w:eastAsia="Times New Roman" w:hAnsi="Times New Roman" w:cs="David"/>
          <w:sz w:val="24"/>
          <w:szCs w:val="24"/>
          <w:rtl/>
          <w:lang w:eastAsia="he-IL"/>
        </w:rPr>
        <w:t>של סידור מדי-המים ושל אינסטלציית המים.</w:t>
      </w:r>
    </w:p>
    <w:p w14:paraId="6E60A3C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C785DB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00B00D8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D03919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0CF430E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F041EF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2C2429B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62333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0C53B2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05ED2E"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868A55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19BC890"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706A0A9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F38095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CAE324" w14:textId="64CEB70B" w:rsidR="00D5041C" w:rsidRPr="00D5041C" w:rsidRDefault="008243EA"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סכמה</w:t>
      </w:r>
      <w:r w:rsidR="00D5041C" w:rsidRPr="00D5041C">
        <w:rPr>
          <w:rFonts w:ascii="Times New Roman" w:eastAsia="Times New Roman" w:hAnsi="Times New Roman" w:cs="David"/>
          <w:sz w:val="24"/>
          <w:szCs w:val="24"/>
          <w:rtl/>
          <w:lang w:eastAsia="he-IL"/>
        </w:rPr>
        <w:t xml:space="preserve"> של אינסטלציית המים.</w:t>
      </w:r>
    </w:p>
    <w:p w14:paraId="197886B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FD4DB85" w14:textId="69511A3A" w:rsidR="00D5041C" w:rsidRPr="00D5041C" w:rsidRDefault="007472DA"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סכמה ביוב</w:t>
      </w:r>
      <w:r w:rsidR="00D5041C" w:rsidRPr="00D5041C">
        <w:rPr>
          <w:rFonts w:ascii="Times New Roman" w:eastAsia="Times New Roman" w:hAnsi="Times New Roman" w:cs="David"/>
          <w:sz w:val="24"/>
          <w:szCs w:val="24"/>
          <w:rtl/>
          <w:lang w:eastAsia="he-IL"/>
        </w:rPr>
        <w:t xml:space="preserve"> לאורך מערכת איסוף הדלוחין והשפכים.</w:t>
      </w:r>
    </w:p>
    <w:p w14:paraId="63F64A4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A8C017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68205E1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CC64C9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1E74BA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2D7B04"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0ED540C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23546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346AF20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5D2D560"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0450828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ABD61A"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1E41564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4B968E9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69E84F2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0317C6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557DA70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507E63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583E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1D920E7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7417AAB" w14:textId="2082CD16" w:rsidR="00D5041C" w:rsidRPr="00D5041C" w:rsidRDefault="00D5041C" w:rsidP="00B439E8">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 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760BB5A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43D494" w14:textId="550296BD" w:rsidR="00D5041C" w:rsidRPr="00D5041C" w:rsidRDefault="00D5041C" w:rsidP="00B439E8">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p>
    <w:p w14:paraId="573F0B9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AD0AFB" w14:textId="285CD6EC" w:rsidR="00D5041C" w:rsidRPr="00D5041C" w:rsidRDefault="00D5041C" w:rsidP="00B439E8">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r>
    </w:p>
    <w:p w14:paraId="118B189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3A8DA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0158253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998781" w14:textId="0CADE7DD" w:rsidR="00D5041C" w:rsidRPr="00D5041C" w:rsidRDefault="00D5041C" w:rsidP="00B439E8">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w:t>
      </w:r>
      <w:r w:rsidRPr="00D5041C">
        <w:rPr>
          <w:rFonts w:ascii="Times New Roman" w:eastAsia="Times New Roman" w:hAnsi="Times New Roman" w:cs="David"/>
          <w:sz w:val="24"/>
          <w:szCs w:val="24"/>
          <w:rtl/>
          <w:lang w:eastAsia="he-IL"/>
        </w:rPr>
        <w:lastRenderedPageBreak/>
        <w:t xml:space="preserve">(עלות בדיקה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75F01A6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73101A0"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4E1815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CEDF584"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FF07A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7979CF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w:t>
      </w:r>
      <w:r w:rsidR="00B439E8">
        <w:rPr>
          <w:rFonts w:ascii="Times New Roman" w:eastAsia="Times New Roman" w:hAnsi="Times New Roman" w:cs="David" w:hint="cs"/>
          <w:sz w:val="24"/>
          <w:szCs w:val="24"/>
          <w:rtl/>
          <w:lang w:eastAsia="he-IL"/>
        </w:rPr>
        <w:t xml:space="preserve"> במידה וידרש</w:t>
      </w:r>
      <w:r w:rsidRPr="00D5041C">
        <w:rPr>
          <w:rFonts w:ascii="Times New Roman" w:eastAsia="Times New Roman" w:hAnsi="Times New Roman" w:cs="David"/>
          <w:sz w:val="24"/>
          <w:szCs w:val="24"/>
          <w:rtl/>
          <w:lang w:eastAsia="he-IL"/>
        </w:rPr>
        <w:t xml:space="preserve"> יוכנו באמצעות תוכנה לכתבי כמויות "סופר מכרז" והניתנת להמרה גם לתוכנות אחרות לכתבי כמויות ע"ג דיסקט ובתדפיס.</w:t>
      </w:r>
    </w:p>
    <w:p w14:paraId="3E6EB41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7FF747A"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5E2446E8"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30C12346"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7C730AF8"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6478C46D"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08147F0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55961C5"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2108879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45F76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1A3124EE"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A62714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D9FF70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D4794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5E3E237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E3515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7BB3560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F8674B"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399F81C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742D82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1A6C469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DCB538"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1C20FF2F"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8EA7FB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7339BC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31EBEF8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43508D1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0440B785"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75E49D42" w14:textId="56934E29" w:rsidR="00D5041C" w:rsidRPr="00D5041C" w:rsidRDefault="00D5041C" w:rsidP="00B4197E">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5E71E8F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5303D6B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555071FC"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0A31AC0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2EA1A6C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A888534"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326ACBF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20C0A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718B269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2549F51" w14:textId="6C2A612B" w:rsidR="00D5041C" w:rsidRPr="00D5041C" w:rsidRDefault="00D5041C" w:rsidP="00B4197E">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p>
    <w:p w14:paraId="037090E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1074141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5034625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04AE391B" w14:textId="30DEAC80" w:rsidR="00D5041C" w:rsidRPr="00D5041C" w:rsidRDefault="00D5041C" w:rsidP="00B4197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 xml:space="preserve">ביצוע אינסטלציה </w:t>
      </w:r>
    </w:p>
    <w:p w14:paraId="4194B89D" w14:textId="5CDDD985" w:rsidR="00D5041C" w:rsidRPr="00D5041C" w:rsidRDefault="00D5041C" w:rsidP="00A053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r w:rsidRPr="00D5041C">
        <w:rPr>
          <w:rFonts w:ascii="Times New Roman" w:eastAsia="Times New Roman" w:hAnsi="Times New Roman" w:cs="David"/>
          <w:sz w:val="24"/>
          <w:szCs w:val="24"/>
          <w:rtl/>
          <w:lang w:eastAsia="he-IL"/>
        </w:rPr>
        <w:tab/>
      </w:r>
    </w:p>
    <w:p w14:paraId="017B2DB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6D956E5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B5F30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1739B54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D2FAE" w14:textId="45EEA83F" w:rsidR="00D5041C" w:rsidRPr="00D5041C" w:rsidRDefault="008243EA"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ביצוע</w:t>
      </w:r>
      <w:r w:rsidRPr="00D5041C">
        <w:rPr>
          <w:rFonts w:ascii="Times New Roman" w:eastAsia="Times New Roman" w:hAnsi="Times New Roman" w:cs="David"/>
          <w:sz w:val="24"/>
          <w:szCs w:val="24"/>
          <w:rtl/>
          <w:lang w:eastAsia="he-IL"/>
        </w:rPr>
        <w:t xml:space="preserve"> </w:t>
      </w:r>
      <w:r w:rsidR="00D5041C" w:rsidRPr="00D5041C">
        <w:rPr>
          <w:rFonts w:ascii="Times New Roman" w:eastAsia="Times New Roman" w:hAnsi="Times New Roman" w:cs="David"/>
          <w:sz w:val="24"/>
          <w:szCs w:val="24"/>
          <w:rtl/>
          <w:lang w:eastAsia="he-IL"/>
        </w:rPr>
        <w:t>תוואי קווי ההולכה ומיקום התאים.</w:t>
      </w:r>
    </w:p>
    <w:p w14:paraId="754ADE7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1C3AE137" w14:textId="1941EB15" w:rsidR="00D5041C" w:rsidRPr="00D5041C" w:rsidRDefault="00D5041C" w:rsidP="00A053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w:t>
      </w:r>
    </w:p>
    <w:p w14:paraId="19DEC8C2" w14:textId="10E44838" w:rsidR="00D5041C" w:rsidRPr="00D5041C" w:rsidRDefault="00D5041C" w:rsidP="00A053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כיסוי הצנרת</w:t>
      </w:r>
    </w:p>
    <w:p w14:paraId="314E175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3030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6EF919BB"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655D1F7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408D97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130B8FE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ללא דו"חות והצהרה אלה לא ישולם למתכנן יתרת שכרו עבור פיקוח </w:t>
      </w:r>
      <w:r w:rsidRPr="00D5041C">
        <w:rPr>
          <w:rFonts w:ascii="Times New Roman" w:eastAsia="Times New Roman" w:hAnsi="Times New Roman" w:cs="David"/>
          <w:sz w:val="24"/>
          <w:szCs w:val="24"/>
          <w:rtl/>
          <w:lang w:eastAsia="he-IL"/>
        </w:rPr>
        <w:lastRenderedPageBreak/>
        <w:t>עליון.</w:t>
      </w:r>
    </w:p>
    <w:p w14:paraId="3D9BB0E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8DFA6E1" w14:textId="3DCFC7B9" w:rsidR="00D5041C" w:rsidRPr="00D5041C" w:rsidRDefault="00D5041C" w:rsidP="00A053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r w:rsidR="00A0531C">
        <w:rPr>
          <w:rFonts w:ascii="Times New Roman" w:eastAsia="Times New Roman" w:hAnsi="Times New Roman" w:cs="David" w:hint="cs"/>
          <w:sz w:val="24"/>
          <w:szCs w:val="24"/>
          <w:rtl/>
          <w:lang w:eastAsia="he-IL"/>
        </w:rPr>
        <w:t>אישור תיק מתקן של הקבלן</w:t>
      </w:r>
      <w:r w:rsidRPr="00D5041C">
        <w:rPr>
          <w:rFonts w:ascii="Times New Roman" w:eastAsia="Times New Roman" w:hAnsi="Times New Roman" w:cs="David"/>
          <w:sz w:val="24"/>
          <w:szCs w:val="24"/>
          <w:rtl/>
          <w:lang w:eastAsia="he-IL"/>
        </w:rPr>
        <w:t>.</w:t>
      </w:r>
    </w:p>
    <w:p w14:paraId="5711C85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03FEA8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0F1521F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C51AA2"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7C9B9622"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77DB9C0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3EFD6DD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6ACA7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6AE5DB0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112E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213002E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9EC9EA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58E553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068DB5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B2FB0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A545F3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D63CA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2E2249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A39997"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474807A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15B5F2D"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195F075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DA9146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7FB88A"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60D73DCE" w14:textId="4826D417" w:rsidR="00D5041C" w:rsidRDefault="00D5041C" w:rsidP="00C832D4">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w:t>
      </w:r>
      <w:r w:rsidR="00C832D4" w:rsidRPr="00C832D4">
        <w:rPr>
          <w:rFonts w:ascii="Times New Roman" w:eastAsia="Times New Roman" w:hAnsi="Times New Roman" w:cs="David" w:hint="cs"/>
          <w:b/>
          <w:bCs/>
          <w:sz w:val="24"/>
          <w:szCs w:val="24"/>
          <w:rtl/>
          <w:lang w:eastAsia="he-IL"/>
        </w:rPr>
        <w:t>252,400</w:t>
      </w:r>
      <w:r w:rsidRPr="00C832D4">
        <w:rPr>
          <w:rFonts w:ascii="Times New Roman" w:eastAsia="Times New Roman" w:hAnsi="Times New Roman" w:cs="David" w:hint="cs"/>
          <w:b/>
          <w:bCs/>
          <w:sz w:val="24"/>
          <w:szCs w:val="24"/>
          <w:rtl/>
          <w:lang w:eastAsia="he-IL"/>
        </w:rPr>
        <w:t>_</w:t>
      </w:r>
      <w:r w:rsidRPr="00D5041C">
        <w:rPr>
          <w:rFonts w:ascii="Times New Roman" w:eastAsia="Times New Roman" w:hAnsi="Times New Roman" w:cs="David" w:hint="cs"/>
          <w:sz w:val="24"/>
          <w:szCs w:val="24"/>
          <w:rtl/>
          <w:lang w:eastAsia="he-IL"/>
        </w:rPr>
        <w:t>___ ₪ /</w:t>
      </w:r>
      <w:r w:rsidRPr="00D5041C">
        <w:rPr>
          <w:rFonts w:ascii="Times New Roman" w:eastAsia="Times New Roman" w:hAnsi="Times New Roman" w:cs="David"/>
          <w:sz w:val="24"/>
          <w:szCs w:val="24"/>
          <w:rtl/>
          <w:lang w:eastAsia="he-IL"/>
        </w:rPr>
        <w:t xml:space="preserve"> ₪ (במילים</w:t>
      </w:r>
      <w:r w:rsidRPr="00D5041C">
        <w:rPr>
          <w:rFonts w:ascii="Times New Roman" w:eastAsia="Times New Roman" w:hAnsi="Times New Roman" w:cs="David" w:hint="cs"/>
          <w:sz w:val="24"/>
          <w:szCs w:val="24"/>
          <w:rtl/>
          <w:lang w:eastAsia="he-IL"/>
        </w:rPr>
        <w:t xml:space="preserve">: </w:t>
      </w:r>
      <w:r w:rsidR="00D56BEB">
        <w:rPr>
          <w:rFonts w:ascii="Times New Roman" w:eastAsia="Times New Roman" w:hAnsi="Times New Roman" w:cs="David" w:hint="cs"/>
          <w:sz w:val="24"/>
          <w:szCs w:val="24"/>
          <w:rtl/>
          <w:lang w:eastAsia="he-IL"/>
        </w:rPr>
        <w:t xml:space="preserve">מאתים </w:t>
      </w:r>
      <w:r w:rsidR="00C832D4">
        <w:rPr>
          <w:rFonts w:ascii="Times New Roman" w:eastAsia="Times New Roman" w:hAnsi="Times New Roman" w:cs="David" w:hint="cs"/>
          <w:sz w:val="24"/>
          <w:szCs w:val="24"/>
          <w:rtl/>
          <w:lang w:eastAsia="he-IL"/>
        </w:rPr>
        <w:t>חמישים ושתים אלף ארבע מאות</w:t>
      </w:r>
      <w:r w:rsidR="00D56BE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ש"ח) </w:t>
      </w:r>
      <w:r w:rsidRPr="00D5041C">
        <w:rPr>
          <w:rFonts w:ascii="Times New Roman" w:eastAsia="Times New Roman" w:hAnsi="Times New Roman" w:cs="David" w:hint="cs"/>
          <w:sz w:val="24"/>
          <w:szCs w:val="24"/>
          <w:rtl/>
          <w:lang w:eastAsia="he-IL"/>
        </w:rPr>
        <w:t>.</w:t>
      </w:r>
    </w:p>
    <w:p w14:paraId="7564E661" w14:textId="743D138A" w:rsidR="00D56BEB" w:rsidRDefault="00D56BEB" w:rsidP="00B453CD">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עבור דירות מגורים: 1000 ש''ח/יח''ד סך הכול לפרויקט: 150 יח''ד * 1000 ש''ח/יח''ד = </w:t>
      </w:r>
      <w:r w:rsidRPr="00B453CD">
        <w:rPr>
          <w:rFonts w:ascii="Times New Roman" w:eastAsia="Times New Roman" w:hAnsi="Times New Roman" w:cs="David"/>
          <w:b/>
          <w:bCs/>
          <w:sz w:val="24"/>
          <w:szCs w:val="24"/>
          <w:rtl/>
          <w:lang w:eastAsia="he-IL"/>
        </w:rPr>
        <w:t>150,000</w:t>
      </w:r>
      <w:r>
        <w:rPr>
          <w:rFonts w:ascii="Times New Roman" w:eastAsia="Times New Roman" w:hAnsi="Times New Roman" w:cs="David" w:hint="cs"/>
          <w:sz w:val="24"/>
          <w:szCs w:val="24"/>
          <w:rtl/>
          <w:lang w:eastAsia="he-IL"/>
        </w:rPr>
        <w:t xml:space="preserve"> ש''ח ( מאה חמשים אלפים ש''ח בדיוק).</w:t>
      </w:r>
    </w:p>
    <w:p w14:paraId="58070F8F" w14:textId="19DC1469" w:rsidR="00D56BEB" w:rsidRDefault="00D56BEB" w:rsidP="00B453CD">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עבור חניון: 6 ש''ח/מ''ר. סך הכול עבור חניון 6 ש''ח/מ'ר * 12,800 מ''ר = </w:t>
      </w:r>
      <w:r w:rsidRPr="00B453CD">
        <w:rPr>
          <w:rFonts w:ascii="Times New Roman" w:eastAsia="Times New Roman" w:hAnsi="Times New Roman" w:cs="David"/>
          <w:b/>
          <w:bCs/>
          <w:sz w:val="24"/>
          <w:szCs w:val="24"/>
          <w:rtl/>
          <w:lang w:eastAsia="he-IL"/>
        </w:rPr>
        <w:t>76,800</w:t>
      </w:r>
      <w:r>
        <w:rPr>
          <w:rFonts w:ascii="Times New Roman" w:eastAsia="Times New Roman" w:hAnsi="Times New Roman" w:cs="David" w:hint="cs"/>
          <w:sz w:val="24"/>
          <w:szCs w:val="24"/>
          <w:rtl/>
          <w:lang w:eastAsia="he-IL"/>
        </w:rPr>
        <w:t xml:space="preserve"> ש''ח ( שביעים ושש אלפים שמונה מאות ש''ח). </w:t>
      </w:r>
    </w:p>
    <w:p w14:paraId="5F58AFCD" w14:textId="3AB6B37B" w:rsidR="00D56BEB" w:rsidRDefault="00D56BEB" w:rsidP="00B453CD">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עלות תכנון שטח מסחרי כלולה בעלות תכנון דירות.</w:t>
      </w:r>
    </w:p>
    <w:p w14:paraId="0258FCB4" w14:textId="374C0E5F" w:rsidR="00622051" w:rsidRDefault="00622051" w:rsidP="00B453CD">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תוספת בגין מידול הפרויקט: חניון 12,800 ש''ח *2 ש''ח/מ''ר </w:t>
      </w:r>
      <w:r>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rtl/>
          <w:lang w:eastAsia="he-IL"/>
        </w:rPr>
        <w:t xml:space="preserve"> </w:t>
      </w:r>
      <w:r w:rsidRPr="00B453CD">
        <w:rPr>
          <w:rFonts w:ascii="Times New Roman" w:eastAsia="Times New Roman" w:hAnsi="Times New Roman" w:cs="David"/>
          <w:b/>
          <w:bCs/>
          <w:sz w:val="24"/>
          <w:szCs w:val="24"/>
          <w:rtl/>
          <w:lang w:eastAsia="he-IL"/>
        </w:rPr>
        <w:t>25,600</w:t>
      </w:r>
      <w:r>
        <w:rPr>
          <w:rFonts w:ascii="Times New Roman" w:eastAsia="Times New Roman" w:hAnsi="Times New Roman" w:cs="David" w:hint="cs"/>
          <w:sz w:val="24"/>
          <w:szCs w:val="24"/>
          <w:rtl/>
          <w:lang w:eastAsia="he-IL"/>
        </w:rPr>
        <w:t xml:space="preserve"> ש''ח ( עשרים וחמשת אלפים ושש מאות ש''ח )</w:t>
      </w:r>
    </w:p>
    <w:p w14:paraId="568C3D15" w14:textId="43A000ED" w:rsidR="00622051" w:rsidRDefault="00622051" w:rsidP="00622051">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סך הכול עלות תכנון פרויקט: </w:t>
      </w:r>
      <w:r w:rsidRPr="00B453CD">
        <w:rPr>
          <w:rFonts w:ascii="Times New Roman" w:eastAsia="Times New Roman" w:hAnsi="Times New Roman" w:cs="David"/>
          <w:b/>
          <w:bCs/>
          <w:sz w:val="24"/>
          <w:szCs w:val="24"/>
          <w:rtl/>
          <w:lang w:eastAsia="he-IL"/>
        </w:rPr>
        <w:t xml:space="preserve">252,400 </w:t>
      </w:r>
      <w:r>
        <w:rPr>
          <w:rFonts w:ascii="Times New Roman" w:eastAsia="Times New Roman" w:hAnsi="Times New Roman" w:cs="David" w:hint="cs"/>
          <w:sz w:val="24"/>
          <w:szCs w:val="24"/>
          <w:rtl/>
          <w:lang w:eastAsia="he-IL"/>
        </w:rPr>
        <w:t xml:space="preserve"> ש''ח ( מאתים חמישים ושניים ארבע מאות ש''ח).</w:t>
      </w:r>
    </w:p>
    <w:p w14:paraId="2116D458" w14:textId="77777777" w:rsidR="00AA35E0" w:rsidRDefault="00AA35E0" w:rsidP="00AA35E0">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הערה: המחיר יעודכן בהתאם לשינוי כמות הדירות או שטחי חניון או מסחר. </w:t>
      </w:r>
    </w:p>
    <w:p w14:paraId="0991BEA9" w14:textId="77777777" w:rsidR="00622051" w:rsidRPr="00D5041C" w:rsidRDefault="00622051" w:rsidP="00B453CD">
      <w:pPr>
        <w:widowControl w:val="0"/>
        <w:numPr>
          <w:ilvl w:val="0"/>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p>
    <w:p w14:paraId="3C6AE01A"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6B241E3C" w14:textId="77777777"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003B1029" w:rsidRPr="003B1029">
        <w:rPr>
          <w:rFonts w:ascii="Times New Roman" w:eastAsia="Times New Roman" w:hAnsi="Times New Roman" w:cs="David" w:hint="cs"/>
          <w:sz w:val="24"/>
          <w:szCs w:val="24"/>
          <w:u w:val="single"/>
          <w:rtl/>
          <w:lang w:eastAsia="he-IL"/>
        </w:rPr>
        <w:t xml:space="preserve">            </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xml:space="preserve">₪/מ"ר  </w:t>
      </w:r>
      <w:r w:rsidRPr="00D5041C">
        <w:rPr>
          <w:rFonts w:ascii="Times New Roman" w:eastAsia="Times New Roman" w:hAnsi="Times New Roman" w:cs="David"/>
          <w:sz w:val="24"/>
          <w:szCs w:val="24"/>
          <w:rtl/>
          <w:lang w:eastAsia="he-IL"/>
        </w:rPr>
        <w:t xml:space="preserve"> ₪ (במילים: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xml:space="preserve"> </w:t>
      </w:r>
      <w:r w:rsidR="0011634B">
        <w:rPr>
          <w:rFonts w:ascii="Times New Roman" w:eastAsia="Times New Roman" w:hAnsi="Times New Roman" w:cs="David" w:hint="cs"/>
          <w:sz w:val="24"/>
          <w:szCs w:val="24"/>
          <w:rtl/>
          <w:lang w:eastAsia="he-IL"/>
        </w:rPr>
        <w:t>ש"ח</w:t>
      </w:r>
      <w:r w:rsidRPr="00D5041C">
        <w:rPr>
          <w:rFonts w:ascii="Times New Roman" w:eastAsia="Times New Roman" w:hAnsi="Times New Roman" w:cs="David" w:hint="cs"/>
          <w:sz w:val="24"/>
          <w:szCs w:val="24"/>
          <w:rtl/>
          <w:lang w:eastAsia="he-IL"/>
        </w:rPr>
        <w:t xml:space="preserve">/למ"ר </w:t>
      </w:r>
      <w:r w:rsidRPr="00D5041C">
        <w:rPr>
          <w:rFonts w:ascii="Times New Roman" w:eastAsia="Times New Roman" w:hAnsi="Times New Roman" w:cs="David"/>
          <w:sz w:val="24"/>
          <w:szCs w:val="24"/>
          <w:rtl/>
          <w:lang w:eastAsia="he-IL"/>
        </w:rPr>
        <w:t xml:space="preserve">) לכל </w:t>
      </w:r>
      <w:r w:rsidRPr="00D5041C">
        <w:rPr>
          <w:rFonts w:ascii="Times New Roman" w:eastAsia="Times New Roman" w:hAnsi="Times New Roman" w:cs="David" w:hint="cs"/>
          <w:sz w:val="24"/>
          <w:szCs w:val="24"/>
          <w:rtl/>
          <w:lang w:eastAsia="he-IL"/>
        </w:rPr>
        <w:t>שטחי השירות במבנה , בשטחי השירות הבנוי והמקורה.</w:t>
      </w:r>
    </w:p>
    <w:p w14:paraId="63A8C700"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5CE737B8"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סכום קבוע ומוחלט של </w:t>
      </w:r>
      <w:r w:rsidRPr="00D5041C">
        <w:rPr>
          <w:rFonts w:ascii="Times New Roman" w:eastAsia="Times New Roman" w:hAnsi="Times New Roman" w:cs="David" w:hint="cs"/>
          <w:sz w:val="24"/>
          <w:szCs w:val="24"/>
          <w:rtl/>
          <w:lang w:eastAsia="he-IL"/>
        </w:rPr>
        <w:t xml:space="preserve">_________ </w:t>
      </w:r>
      <w:r w:rsidRPr="00D5041C">
        <w:rPr>
          <w:rFonts w:ascii="Times New Roman" w:eastAsia="Times New Roman" w:hAnsi="Times New Roman" w:cs="David"/>
          <w:sz w:val="24"/>
          <w:szCs w:val="24"/>
          <w:rtl/>
          <w:lang w:eastAsia="he-IL"/>
        </w:rPr>
        <w:t xml:space="preserve"> ₪ (במילים:</w:t>
      </w:r>
      <w:r w:rsidRPr="0011634B">
        <w:rPr>
          <w:rFonts w:ascii="Times New Roman" w:eastAsia="Times New Roman" w:hAnsi="Times New Roman" w:cs="David"/>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u w:val="single"/>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sz w:val="24"/>
          <w:szCs w:val="24"/>
          <w:rtl/>
          <w:lang w:eastAsia="he-IL"/>
        </w:rPr>
        <w:t>ש"ח) בגין תכנון</w:t>
      </w:r>
      <w:r w:rsidRPr="00D5041C">
        <w:rPr>
          <w:rFonts w:ascii="Times New Roman" w:eastAsia="Times New Roman" w:hAnsi="Times New Roman" w:cs="David" w:hint="cs"/>
          <w:sz w:val="24"/>
          <w:szCs w:val="24"/>
          <w:rtl/>
          <w:lang w:eastAsia="he-IL"/>
        </w:rPr>
        <w:t xml:space="preserve"> שטחי מלון בגמר מעטפת.</w:t>
      </w:r>
    </w:p>
    <w:p w14:paraId="2D517D30"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A3C7122"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0011634B">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hint="cs"/>
          <w:sz w:val="24"/>
          <w:szCs w:val="24"/>
          <w:rtl/>
          <w:lang w:eastAsia="he-IL"/>
        </w:rPr>
        <w:t>₪) בגין תכנון שטחי מסחר בגמר מעטפת.</w:t>
      </w:r>
    </w:p>
    <w:p w14:paraId="6BCCDEE5"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D8FE437"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hint="cs"/>
          <w:sz w:val="24"/>
          <w:szCs w:val="24"/>
          <w:rtl/>
          <w:lang w:eastAsia="he-IL"/>
        </w:rPr>
        <w:t>סכום קבוע ומוחלט של _______ ₪ (</w:t>
      </w:r>
      <w:r w:rsidR="0011634B">
        <w:rPr>
          <w:rFonts w:ascii="Times New Roman" w:eastAsia="Times New Roman" w:hAnsi="Times New Roman" w:cs="David" w:hint="cs"/>
          <w:sz w:val="24"/>
          <w:szCs w:val="24"/>
          <w:rtl/>
          <w:lang w:eastAsia="he-IL"/>
        </w:rPr>
        <w:t xml:space="preserve">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פיתוח ושטחים ציבוריים כולל בניין לשימור וכביש רחוב מונבז.</w:t>
      </w:r>
    </w:p>
    <w:p w14:paraId="0432D08D"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C775809" w14:textId="7777777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hint="cs"/>
          <w:sz w:val="24"/>
          <w:szCs w:val="24"/>
          <w:rtl/>
          <w:lang w:eastAsia="he-IL"/>
        </w:rPr>
        <w:t>אופציה: סכום קבוע ומוחלט של __________ ₪ (</w:t>
      </w:r>
      <w:r w:rsidR="0011634B" w:rsidRPr="0011634B">
        <w:rPr>
          <w:rFonts w:ascii="Times New Roman" w:eastAsia="Times New Roman" w:hAnsi="Times New Roman" w:cs="David" w:hint="cs"/>
          <w:sz w:val="24"/>
          <w:szCs w:val="24"/>
          <w:u w:val="single"/>
          <w:rtl/>
          <w:lang w:eastAsia="he-IL"/>
        </w:rPr>
        <w:t xml:space="preserve">                                        </w:t>
      </w:r>
      <w:r w:rsidRPr="00D5041C">
        <w:rPr>
          <w:rFonts w:ascii="Times New Roman" w:eastAsia="Times New Roman" w:hAnsi="Times New Roman" w:cs="David" w:hint="cs"/>
          <w:sz w:val="24"/>
          <w:szCs w:val="24"/>
          <w:rtl/>
          <w:lang w:eastAsia="he-IL"/>
        </w:rPr>
        <w:t>₪) בגין תכנון שטחי המלון ברמת גמר אופציה הנתונה בידי המזמין.</w:t>
      </w:r>
    </w:p>
    <w:p w14:paraId="79792E8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FBDCE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315618D4"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4F035C79"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EFF778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399973A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4EF58516"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3BFF6D2B"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510BCBBC" w14:textId="022C621E"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453CD">
            <w:rPr>
              <w:rFonts w:ascii="Times New Roman" w:eastAsia="Times New Roman" w:hAnsi="Times New Roman" w:cs="David" w:hint="cs"/>
              <w:color w:val="008000"/>
              <w:sz w:val="24"/>
              <w:szCs w:val="24"/>
              <w:rtl/>
            </w:rPr>
            <w:t>מדד תשומות הבניה</w:t>
          </w:r>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453CD">
            <w:rPr>
              <w:rFonts w:ascii="Times New Roman" w:eastAsia="Times New Roman" w:hAnsi="Times New Roman" w:cs="David" w:hint="cs"/>
              <w:color w:val="008000"/>
              <w:sz w:val="24"/>
              <w:szCs w:val="24"/>
              <w:rtl/>
            </w:rPr>
            <w:t>ידוע</w:t>
          </w:r>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Content>
          <w:r w:rsidR="00B453CD">
            <w:rPr>
              <w:rFonts w:ascii="Times New Roman" w:eastAsia="Times New Roman" w:hAnsi="Times New Roman" w:cs="David" w:hint="cs"/>
              <w:color w:val="008000"/>
              <w:sz w:val="24"/>
              <w:szCs w:val="24"/>
              <w:rtl/>
            </w:rPr>
            <w:t>‏31/12/2019</w:t>
          </w:r>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453CD">
            <w:rPr>
              <w:rFonts w:ascii="Times New Roman" w:eastAsia="Times New Roman" w:hAnsi="Times New Roman" w:cs="David" w:hint="cs"/>
              <w:color w:val="008000"/>
              <w:sz w:val="24"/>
              <w:szCs w:val="24"/>
              <w:rtl/>
            </w:rPr>
            <w:t>310.2382</w:t>
          </w:r>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4C93BF3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B1B8B9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4AC77EF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5FAD43"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0B86DF2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02A84CC"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0A356C7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E8EC95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6CF5D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3F45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24EE7B6"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281BE25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0C730C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A6EE8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131884C9"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2EAAD62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6AE68CC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B39CBD"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6A90CE9B"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053093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C966FC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47AD185B" w14:textId="77777777" w:rsidTr="00D5041C">
        <w:tc>
          <w:tcPr>
            <w:tcW w:w="992" w:type="dxa"/>
            <w:vAlign w:val="bottom"/>
          </w:tcPr>
          <w:p w14:paraId="524C1B5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4CC1827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36B7E3D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6513B286" w14:textId="77777777" w:rsidTr="00D5041C">
        <w:tc>
          <w:tcPr>
            <w:tcW w:w="992" w:type="dxa"/>
            <w:vAlign w:val="bottom"/>
          </w:tcPr>
          <w:p w14:paraId="568C460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5E686F9C"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678E9C6B"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25C92DAA" w14:textId="77777777" w:rsidTr="00D5041C">
        <w:tc>
          <w:tcPr>
            <w:tcW w:w="992" w:type="dxa"/>
            <w:vAlign w:val="bottom"/>
          </w:tcPr>
          <w:p w14:paraId="3FB4AFF9"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1CFAF83" w14:textId="78D24AC1" w:rsidR="00D5041C" w:rsidRPr="00D5041C" w:rsidRDefault="00D5041C" w:rsidP="00C662C7">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אישור </w:t>
            </w:r>
            <w:r w:rsidR="00C662C7">
              <w:rPr>
                <w:rFonts w:ascii="Times New Roman" w:eastAsia="Times New Roman" w:hAnsi="Times New Roman" w:cs="David" w:hint="cs"/>
                <w:sz w:val="24"/>
                <w:szCs w:val="24"/>
                <w:rtl/>
              </w:rPr>
              <w:t>הנספחים הנדרשים להוצאת היתר</w:t>
            </w:r>
            <w:r w:rsidRPr="00D5041C">
              <w:rPr>
                <w:rFonts w:ascii="Times New Roman" w:eastAsia="Times New Roman" w:hAnsi="Times New Roman" w:cs="David"/>
                <w:sz w:val="24"/>
                <w:szCs w:val="24"/>
                <w:rtl/>
              </w:rPr>
              <w:t xml:space="preserve"> -</w:t>
            </w:r>
          </w:p>
        </w:tc>
        <w:tc>
          <w:tcPr>
            <w:tcW w:w="1134" w:type="dxa"/>
          </w:tcPr>
          <w:p w14:paraId="678CF61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247C2866" w14:textId="77777777" w:rsidTr="00D5041C">
        <w:tc>
          <w:tcPr>
            <w:tcW w:w="992" w:type="dxa"/>
            <w:vAlign w:val="bottom"/>
          </w:tcPr>
          <w:p w14:paraId="31E9A8C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6BFCA1D9"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55D9ED94"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7500C89D" w14:textId="77777777" w:rsidTr="00D5041C">
        <w:tc>
          <w:tcPr>
            <w:tcW w:w="992" w:type="dxa"/>
            <w:vAlign w:val="bottom"/>
          </w:tcPr>
          <w:p w14:paraId="4A269E88" w14:textId="368AB657" w:rsidR="00D5041C" w:rsidRPr="00D5041C" w:rsidRDefault="00D56BEB"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Pr>
                <w:rFonts w:ascii="Times New Roman" w:eastAsia="Times New Roman" w:hAnsi="Times New Roman" w:cs="David" w:hint="cs"/>
                <w:sz w:val="24"/>
                <w:szCs w:val="24"/>
                <w:rtl/>
              </w:rPr>
              <w:t>17%</w:t>
            </w:r>
          </w:p>
        </w:tc>
        <w:tc>
          <w:tcPr>
            <w:tcW w:w="5953" w:type="dxa"/>
          </w:tcPr>
          <w:p w14:paraId="469C9A34"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00D48BB8"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729A1C0A" w14:textId="77777777" w:rsidTr="00D5041C">
        <w:tc>
          <w:tcPr>
            <w:tcW w:w="992" w:type="dxa"/>
            <w:vAlign w:val="bottom"/>
          </w:tcPr>
          <w:p w14:paraId="3A1D26C6" w14:textId="0281F490" w:rsidR="00D5041C" w:rsidRPr="00D5041C" w:rsidRDefault="00D56BEB"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Pr>
                <w:rFonts w:ascii="Times New Roman" w:eastAsia="Times New Roman" w:hAnsi="Times New Roman" w:cs="David" w:hint="cs"/>
                <w:sz w:val="24"/>
                <w:szCs w:val="24"/>
                <w:rtl/>
              </w:rPr>
              <w:t>13%</w:t>
            </w:r>
          </w:p>
        </w:tc>
        <w:tc>
          <w:tcPr>
            <w:tcW w:w="5953" w:type="dxa"/>
          </w:tcPr>
          <w:p w14:paraId="0B6542F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46C79B3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6BF923E2" w14:textId="77777777" w:rsidTr="00D5041C">
        <w:tc>
          <w:tcPr>
            <w:tcW w:w="992" w:type="dxa"/>
            <w:vAlign w:val="bottom"/>
          </w:tcPr>
          <w:p w14:paraId="1D329908" w14:textId="4E8FDA54" w:rsidR="00D5041C" w:rsidRPr="00D5041C" w:rsidRDefault="00D56BEB"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Pr>
                <w:rFonts w:ascii="Times New Roman" w:eastAsia="Times New Roman" w:hAnsi="Times New Roman" w:cs="David" w:hint="cs"/>
                <w:sz w:val="24"/>
                <w:szCs w:val="24"/>
                <w:rtl/>
              </w:rPr>
              <w:t>5%</w:t>
            </w:r>
          </w:p>
        </w:tc>
        <w:tc>
          <w:tcPr>
            <w:tcW w:w="5953" w:type="dxa"/>
          </w:tcPr>
          <w:p w14:paraId="392582E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6F1AA357"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6C537E5A" w14:textId="77777777" w:rsidTr="00D5041C">
        <w:tc>
          <w:tcPr>
            <w:tcW w:w="992" w:type="dxa"/>
            <w:vAlign w:val="bottom"/>
          </w:tcPr>
          <w:p w14:paraId="4FE288DD"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40A9788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4082932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5A233E53"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151AEB45"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44C065D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10F182"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90DC55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0598961"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65F82D18"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E6F045"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29C7F40"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8CAA19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60A570BF"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5E34240" w14:textId="77777777"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3A717C8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2EC3E4E5" w14:textId="77777777" w:rsidR="00376E23" w:rsidRPr="00B27B4C" w:rsidRDefault="00B453CD"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p>
      </w:sdtContent>
    </w:sdt>
    <w:p w14:paraId="2C30FD7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E784A4B"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17C70274"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8B5E280"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4BF117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0E7260"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246ACC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C5F61AD"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B453CD">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B453CD">
            <w:rPr>
              <w:rFonts w:ascii="Times New Roman" w:eastAsia="Times New Roman" w:hAnsi="Times New Roman" w:cs="David" w:hint="cs"/>
              <w:bCs/>
              <w:color w:val="008000"/>
              <w:sz w:val="24"/>
              <w:szCs w:val="24"/>
              <w:rtl/>
              <w:lang w:eastAsia="he-IL"/>
            </w:rPr>
            <w:t>הקמה 150 יח''ד ומסחר על גבי החניון תת קרקעי</w:t>
          </w:r>
        </w:sdtContent>
      </w:sdt>
      <w:r w:rsidRPr="00B27B4C">
        <w:rPr>
          <w:rFonts w:ascii="Times New Roman" w:eastAsia="Times New Roman" w:hAnsi="Times New Roman" w:cs="David" w:hint="cs"/>
          <w:color w:val="008000"/>
          <w:sz w:val="24"/>
          <w:szCs w:val="24"/>
          <w:rtl/>
          <w:lang w:eastAsia="he-IL"/>
        </w:rPr>
        <w:t>.</w:t>
      </w:r>
    </w:p>
    <w:p w14:paraId="32330EB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BC7D599"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C5A2FFD"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AEFDBD8" w14:textId="77777777"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3ED1CCB4"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A6EA1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B6E2507"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B8F66BE"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76561C3"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644E67"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E20BA14"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88F8A6D"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5BE466D"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A07A60"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lastRenderedPageBreak/>
        <w:t xml:space="preserve">_______________________ </w:t>
      </w:r>
    </w:p>
    <w:p w14:paraId="1A835FE3"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B453CD">
            <w:rPr>
              <w:rFonts w:ascii="Times New Roman" w:eastAsia="Times New Roman" w:hAnsi="Times New Roman" w:cs="David" w:hint="cs"/>
              <w:color w:val="00B0F0"/>
              <w:sz w:val="20"/>
              <w:szCs w:val="24"/>
              <w:u w:val="single"/>
              <w:rtl/>
              <w:lang w:eastAsia="he-IL"/>
            </w:rPr>
            <w:t>א.ח. תכנון וייעוץ בהנדסת מים וביוב בע''מ</w:t>
          </w:r>
        </w:sdtContent>
      </w:sdt>
    </w:p>
    <w:p w14:paraId="3D0244FB"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B1D2FE5"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9C32E72"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FD9A57A"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BAE1FE6"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20A8795"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9002E7B"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6703E5DF"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1B9676E7"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765C3C0E"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B78D18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750A3BC5"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24A3E2B7"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E3D3A8E"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4DFC3CA4"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60AF3E5C"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3DF84702"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78C8EDAB"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F52A01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lastRenderedPageBreak/>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2FD3C28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69DBB0A1"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C13F1AC"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142B1D84" w14:textId="77777777" w:rsidR="002F611D" w:rsidRPr="00547192" w:rsidRDefault="002F611D" w:rsidP="002F611D">
      <w:pPr>
        <w:spacing w:after="0"/>
        <w:ind w:left="364"/>
        <w:contextualSpacing/>
        <w:rPr>
          <w:rFonts w:ascii="Times New Roman" w:hAnsi="Times New Roman"/>
          <w:rtl/>
        </w:rPr>
      </w:pPr>
    </w:p>
    <w:p w14:paraId="5518161C"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815231D"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F0DB6F"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C1F319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BEB99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E284C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B0BFB9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BFA61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53E99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3638C1"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52BFC3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78658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DB29BC"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DCCE4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E2C12E"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119C28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486D18"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8DE01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DB09A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0D4A9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F277C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EA556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DC16A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5DFFA0"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2479B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5F0E9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C09DC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711DE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95F00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25273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5E1C1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6826D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6345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3380B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DED24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353AF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24F64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08804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2EA52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183606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170E8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958EE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F98651F" w14:textId="77777777" w:rsidR="00E779BE" w:rsidRDefault="00E779BE"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68D3E0B5"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23605CD1"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42D58854"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14DBE685"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05D7C3B4" w14:textId="77777777" w:rsidTr="005A3D56">
        <w:trPr>
          <w:trHeight w:val="463"/>
          <w:tblHeader/>
        </w:trPr>
        <w:tc>
          <w:tcPr>
            <w:tcW w:w="8218" w:type="dxa"/>
            <w:gridSpan w:val="3"/>
            <w:shd w:val="clear" w:color="auto" w:fill="F2F2F2"/>
          </w:tcPr>
          <w:p w14:paraId="5327344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220DC8A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3C1F7A92" w14:textId="77777777" w:rsidTr="005A3D56">
        <w:trPr>
          <w:trHeight w:val="315"/>
        </w:trPr>
        <w:tc>
          <w:tcPr>
            <w:tcW w:w="11535" w:type="dxa"/>
            <w:gridSpan w:val="4"/>
            <w:shd w:val="clear" w:color="auto" w:fill="auto"/>
          </w:tcPr>
          <w:p w14:paraId="417B8EB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0D1E1F53" w14:textId="77777777" w:rsidTr="005A3D56">
        <w:trPr>
          <w:trHeight w:val="278"/>
        </w:trPr>
        <w:tc>
          <w:tcPr>
            <w:tcW w:w="4068" w:type="dxa"/>
            <w:shd w:val="clear" w:color="auto" w:fill="F2F2F2"/>
          </w:tcPr>
          <w:p w14:paraId="1EADF6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12CFAC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4413457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325BF6F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72A73C67" w14:textId="77777777" w:rsidTr="005A3D56">
        <w:trPr>
          <w:trHeight w:val="551"/>
        </w:trPr>
        <w:tc>
          <w:tcPr>
            <w:tcW w:w="4068" w:type="dxa"/>
            <w:shd w:val="clear" w:color="auto" w:fill="auto"/>
          </w:tcPr>
          <w:p w14:paraId="57A4727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5AC82BB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4C42590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285D84C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26BBCB7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0D787F4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62B7765F"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345017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7955FBB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2004F03" w14:textId="77777777" w:rsidTr="005A3D56">
        <w:trPr>
          <w:trHeight w:val="571"/>
        </w:trPr>
        <w:tc>
          <w:tcPr>
            <w:tcW w:w="4068" w:type="dxa"/>
            <w:shd w:val="clear" w:color="auto" w:fill="auto"/>
          </w:tcPr>
          <w:p w14:paraId="14C524D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6A233BD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64BAE0D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704FC9F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4003848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7E5416E2" w14:textId="77777777" w:rsidTr="005A3D56">
        <w:trPr>
          <w:trHeight w:val="391"/>
        </w:trPr>
        <w:tc>
          <w:tcPr>
            <w:tcW w:w="4068" w:type="dxa"/>
            <w:shd w:val="clear" w:color="auto" w:fill="auto"/>
          </w:tcPr>
          <w:p w14:paraId="40E41EB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0A7B89FC"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406935C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1F41EE9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3F6AC6A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7AFEE5F7"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06427817" w14:textId="77777777" w:rsidTr="005A3D56">
        <w:trPr>
          <w:trHeight w:val="303"/>
          <w:tblHeader/>
        </w:trPr>
        <w:tc>
          <w:tcPr>
            <w:tcW w:w="11535" w:type="dxa"/>
            <w:gridSpan w:val="8"/>
            <w:shd w:val="clear" w:color="auto" w:fill="auto"/>
          </w:tcPr>
          <w:p w14:paraId="1FC93D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7CF9C5F0" w14:textId="77777777" w:rsidTr="005A3D56">
        <w:trPr>
          <w:trHeight w:val="173"/>
        </w:trPr>
        <w:tc>
          <w:tcPr>
            <w:tcW w:w="1893" w:type="dxa"/>
            <w:vMerge w:val="restart"/>
            <w:shd w:val="clear" w:color="auto" w:fill="F2F2F2"/>
          </w:tcPr>
          <w:p w14:paraId="3F05C32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5B1C7CD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6EEF385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6A51972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5720B7D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1D3A8D6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6A5056E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2722C0A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7B44726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0BE5765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4A979714" w14:textId="77777777" w:rsidTr="005A3D56">
        <w:trPr>
          <w:trHeight w:val="43"/>
        </w:trPr>
        <w:tc>
          <w:tcPr>
            <w:tcW w:w="1893" w:type="dxa"/>
            <w:vMerge/>
            <w:shd w:val="clear" w:color="auto" w:fill="F2F2F2"/>
          </w:tcPr>
          <w:p w14:paraId="152B7C5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404D6AF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750D9EB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268F68B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66B0126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0BBF244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3EDEB0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0033498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21D3E461" w14:textId="77777777" w:rsidTr="005A3D56">
        <w:trPr>
          <w:trHeight w:val="850"/>
        </w:trPr>
        <w:tc>
          <w:tcPr>
            <w:tcW w:w="1893" w:type="dxa"/>
            <w:shd w:val="clear" w:color="auto" w:fill="F2F2F2"/>
          </w:tcPr>
          <w:p w14:paraId="348BC3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70D6955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732C97D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10C97CD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1CC7932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2F64545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3703A6E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2225DE75"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17E6FAB1" w14:textId="77777777" w:rsidTr="005A3D56">
        <w:trPr>
          <w:trHeight w:val="850"/>
        </w:trPr>
        <w:tc>
          <w:tcPr>
            <w:tcW w:w="1893" w:type="dxa"/>
            <w:shd w:val="clear" w:color="auto" w:fill="FFFFFF"/>
          </w:tcPr>
          <w:p w14:paraId="58ED27B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1D19867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747C3F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1736B56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28DADB7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6F21EE9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03CA336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7F23B516"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65E60071" w14:textId="77777777" w:rsidTr="005A3D56">
        <w:trPr>
          <w:trHeight w:val="850"/>
        </w:trPr>
        <w:tc>
          <w:tcPr>
            <w:tcW w:w="1893" w:type="dxa"/>
            <w:shd w:val="clear" w:color="auto" w:fill="F2F2F2"/>
          </w:tcPr>
          <w:p w14:paraId="132C08C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1B59A824"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59942B7E"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24556661"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B455666"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2E108BFB"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4BD6D8A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0C42488D"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43ABEA3C"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5187AD3C" w14:textId="77777777" w:rsidTr="005A3D56">
        <w:trPr>
          <w:trHeight w:val="57"/>
          <w:tblHeader/>
        </w:trPr>
        <w:tc>
          <w:tcPr>
            <w:tcW w:w="11530" w:type="dxa"/>
            <w:shd w:val="clear" w:color="auto" w:fill="F2F2F2"/>
          </w:tcPr>
          <w:p w14:paraId="3545CAF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717D6C0A" w14:textId="77777777" w:rsidTr="005A3D56">
        <w:trPr>
          <w:trHeight w:val="798"/>
        </w:trPr>
        <w:tc>
          <w:tcPr>
            <w:tcW w:w="11530" w:type="dxa"/>
            <w:shd w:val="clear" w:color="auto" w:fill="auto"/>
          </w:tcPr>
          <w:p w14:paraId="5D0DB24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73A6AD72"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5A487AD6" w14:textId="77777777" w:rsidTr="005A3D56">
        <w:trPr>
          <w:trHeight w:val="227"/>
          <w:tblHeader/>
        </w:trPr>
        <w:tc>
          <w:tcPr>
            <w:tcW w:w="11530" w:type="dxa"/>
            <w:shd w:val="clear" w:color="auto" w:fill="F2F2F2"/>
          </w:tcPr>
          <w:p w14:paraId="5C58EB5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חתימת האישור</w:t>
            </w:r>
          </w:p>
        </w:tc>
      </w:tr>
      <w:tr w:rsidR="00B2329A" w:rsidRPr="00003310" w14:paraId="0FB7F5A9" w14:textId="77777777" w:rsidTr="005A3D56">
        <w:trPr>
          <w:trHeight w:val="598"/>
        </w:trPr>
        <w:tc>
          <w:tcPr>
            <w:tcW w:w="11530" w:type="dxa"/>
            <w:shd w:val="clear" w:color="auto" w:fill="auto"/>
          </w:tcPr>
          <w:p w14:paraId="299D399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1F57FBA9"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734DF1C8" w14:textId="77777777" w:rsidTr="005A3D56">
        <w:trPr>
          <w:trHeight w:val="227"/>
          <w:tblHeader/>
        </w:trPr>
        <w:tc>
          <w:tcPr>
            <w:tcW w:w="11530" w:type="dxa"/>
            <w:shd w:val="clear" w:color="auto" w:fill="F2F2F2"/>
          </w:tcPr>
          <w:p w14:paraId="0D5E3CC4"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ביטול/שינוי הפוליסה *</w:t>
            </w:r>
          </w:p>
        </w:tc>
      </w:tr>
      <w:tr w:rsidR="00B2329A" w:rsidRPr="00003310" w14:paraId="3D5453AF" w14:textId="77777777" w:rsidTr="005A3D56">
        <w:trPr>
          <w:trHeight w:val="334"/>
        </w:trPr>
        <w:tc>
          <w:tcPr>
            <w:tcW w:w="11530" w:type="dxa"/>
            <w:shd w:val="clear" w:color="auto" w:fill="auto"/>
            <w:vAlign w:val="center"/>
          </w:tcPr>
          <w:p w14:paraId="104189E8"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671B4893"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1CBC0DBD"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567D96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C0D65F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0EA60E"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05265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A9C23A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11A8C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784706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D8C2E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BB286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0A18F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6C86E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7F6D2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8A93C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55399A"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98F94C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544B42E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51682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5C14DB9B"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2739C1C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6DCC6594"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61E0F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27013E6D"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75C4A061"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13499FB4"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0A80769D"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7D531DA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8A6825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26E30D4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F808C1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318B5CD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769D1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43748F0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99F26E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19A44A5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C44D4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BD4C786"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0CF744C3"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0515A19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E4F2E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4F47419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ACF8A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35CB151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F54D6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3FA742C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EB9CEBF"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093D31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B14850" w14:textId="773CBDD8" w:rsidR="00D5041C" w:rsidRPr="00D5041C" w:rsidRDefault="00D5041C" w:rsidP="004E54A7">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מערכת סולרית</w:t>
      </w:r>
      <w:r w:rsidR="004E54A7">
        <w:rPr>
          <w:rFonts w:ascii="Times New Roman" w:eastAsia="Times New Roman" w:hAnsi="Times New Roman" w:cs="David" w:hint="cs"/>
          <w:sz w:val="20"/>
          <w:szCs w:val="24"/>
          <w:rtl/>
          <w:lang w:eastAsia="he-IL"/>
        </w:rPr>
        <w:t xml:space="preserve"> בתאום עם הספק</w:t>
      </w:r>
      <w:r w:rsidRPr="00D5041C">
        <w:rPr>
          <w:rFonts w:ascii="Times New Roman" w:eastAsia="Times New Roman" w:hAnsi="Times New Roman" w:cs="David"/>
          <w:sz w:val="20"/>
          <w:szCs w:val="24"/>
          <w:rtl/>
          <w:lang w:eastAsia="he-IL"/>
        </w:rPr>
        <w:t>, ניקוז מזגנים.</w:t>
      </w:r>
    </w:p>
    <w:p w14:paraId="2B2FD82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849873" w14:textId="3047DDCD" w:rsidR="00D5041C" w:rsidRPr="00D5041C" w:rsidRDefault="00D5041C" w:rsidP="004E54A7">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r>
      <w:r w:rsidR="004E54A7">
        <w:rPr>
          <w:rFonts w:ascii="Times New Roman" w:eastAsia="Times New Roman" w:hAnsi="Times New Roman" w:cs="David" w:hint="cs"/>
          <w:sz w:val="20"/>
          <w:szCs w:val="24"/>
          <w:rtl/>
          <w:lang w:eastAsia="he-IL"/>
        </w:rPr>
        <w:t>סכמה</w:t>
      </w:r>
      <w:r w:rsidR="004E54A7"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 xml:space="preserve">של מערכות המים, שופכין ודלוחין, , </w:t>
      </w:r>
      <w:r w:rsidR="004E54A7">
        <w:rPr>
          <w:rFonts w:ascii="Times New Roman" w:eastAsia="Times New Roman" w:hAnsi="Times New Roman" w:cs="David" w:hint="cs"/>
          <w:sz w:val="20"/>
          <w:szCs w:val="24"/>
          <w:rtl/>
          <w:lang w:eastAsia="he-IL"/>
        </w:rPr>
        <w:t xml:space="preserve">בתאום עם הספק </w:t>
      </w:r>
      <w:r w:rsidRPr="00D5041C">
        <w:rPr>
          <w:rFonts w:ascii="Times New Roman" w:eastAsia="Times New Roman" w:hAnsi="Times New Roman" w:cs="David"/>
          <w:sz w:val="20"/>
          <w:szCs w:val="24"/>
          <w:rtl/>
          <w:lang w:eastAsia="he-IL"/>
        </w:rPr>
        <w:t>מערכת סולרית.</w:t>
      </w:r>
    </w:p>
    <w:p w14:paraId="2AD961C6"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88B547" w14:textId="5014CE46"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r>
      <w:r w:rsidR="004E54A7">
        <w:rPr>
          <w:rFonts w:ascii="Times New Roman" w:eastAsia="Times New Roman" w:hAnsi="Times New Roman" w:cs="David" w:hint="cs"/>
          <w:sz w:val="20"/>
          <w:szCs w:val="24"/>
          <w:rtl/>
          <w:lang w:eastAsia="he-IL"/>
        </w:rPr>
        <w:t>סכמות מים, ביוב, מקוז</w:t>
      </w:r>
      <w:r w:rsidRPr="00D5041C">
        <w:rPr>
          <w:rFonts w:ascii="Times New Roman" w:eastAsia="Times New Roman" w:hAnsi="Times New Roman" w:cs="David"/>
          <w:sz w:val="20"/>
          <w:szCs w:val="24"/>
          <w:rtl/>
          <w:lang w:eastAsia="he-IL"/>
        </w:rPr>
        <w:t xml:space="preserve"> במבנה.</w:t>
      </w:r>
    </w:p>
    <w:p w14:paraId="479F688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9797661" w14:textId="58F2D5B6"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r>
    </w:p>
    <w:p w14:paraId="53BF4CB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CEDF9E4" w14:textId="76FD80E1" w:rsidR="00D5041C" w:rsidRPr="00D5041C" w:rsidRDefault="00D5041C" w:rsidP="004E54A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r>
    </w:p>
    <w:p w14:paraId="009886A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671B06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0289E2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EB8728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050FA73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8F2D5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43CC4C0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F8EBE4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72269A0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F028DB" w14:textId="764628CD" w:rsidR="00D5041C" w:rsidRPr="00D5041C" w:rsidRDefault="003B1029" w:rsidP="00C662C7">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w:t>
      </w:r>
    </w:p>
    <w:p w14:paraId="115C2E7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86EEA44"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721DE92C"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00873F3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90C8C4"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5072F25A"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64C84241"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71A2B67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A3EE0E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47BAF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3FDB770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17252AF"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79DAE92C"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5E3048E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7D689802"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309C6E6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7C433735"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39A9E065"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45124B26"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69D9BD14" w14:textId="7C98446B" w:rsidR="00D5041C" w:rsidRPr="00D5041C" w:rsidRDefault="003B1029" w:rsidP="00C662C7">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w:t>
      </w:r>
    </w:p>
    <w:p w14:paraId="6137A505"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2EC29B37"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7AC9641E"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1B12DC9F"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3DA66DD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34D0C625"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484E48A4"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E45953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E795BEE"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C89F4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93ADF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853BD5"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155648C" w14:textId="77777777" w:rsidR="00376E23" w:rsidRDefault="00C832D4"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B453CD">
            <w:rPr>
              <w:rFonts w:ascii="Times New Roman" w:eastAsia="Times New Roman" w:hAnsi="Times New Roman" w:cs="David" w:hint="cs"/>
              <w:color w:val="008000"/>
              <w:sz w:val="24"/>
              <w:szCs w:val="24"/>
              <w:rtl/>
              <w:lang w:eastAsia="he-IL"/>
            </w:rPr>
            <w:br/>
            <w:t>אפריקה ישראל מגורים בע"מ</w:t>
          </w:r>
          <w:r w:rsidR="00B453CD">
            <w:rPr>
              <w:rFonts w:ascii="Times New Roman" w:eastAsia="Times New Roman" w:hAnsi="Times New Roman" w:cs="David" w:hint="cs"/>
              <w:color w:val="008000"/>
              <w:sz w:val="24"/>
              <w:szCs w:val="24"/>
              <w:rtl/>
              <w:lang w:eastAsia="he-IL"/>
            </w:rPr>
            <w:br/>
            <w:t>יוני נתניהו 1 ג' אור יהודה</w:t>
          </w:r>
          <w:r w:rsidR="00B453CD">
            <w:rPr>
              <w:rFonts w:ascii="Times New Roman" w:eastAsia="Times New Roman" w:hAnsi="Times New Roman" w:cs="David" w:hint="cs"/>
              <w:color w:val="008000"/>
              <w:sz w:val="24"/>
              <w:szCs w:val="24"/>
              <w:rtl/>
              <w:lang w:eastAsia="he-IL"/>
            </w:rPr>
            <w:br/>
            <w:t>מ.ז 52-003476-0</w:t>
          </w:r>
          <w:r w:rsidR="00B453CD">
            <w:rPr>
              <w:rFonts w:ascii="Times New Roman" w:eastAsia="Times New Roman" w:hAnsi="Times New Roman" w:cs="David" w:hint="cs"/>
              <w:color w:val="008000"/>
              <w:sz w:val="24"/>
              <w:szCs w:val="24"/>
              <w:rtl/>
              <w:lang w:eastAsia="he-IL"/>
            </w:rPr>
            <w:br/>
          </w:r>
        </w:sdtContent>
      </w:sdt>
      <w:r w:rsidR="00376E23" w:rsidRPr="00B27B4C">
        <w:rPr>
          <w:rFonts w:ascii="Times New Roman" w:eastAsia="Times New Roman" w:hAnsi="Times New Roman" w:cs="David" w:hint="cs"/>
          <w:color w:val="008000"/>
          <w:sz w:val="24"/>
          <w:szCs w:val="24"/>
          <w:rtl/>
          <w:lang w:eastAsia="he-IL"/>
        </w:rPr>
        <w:br/>
      </w:r>
    </w:p>
    <w:p w14:paraId="03FF269B"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E78B051"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11137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25197E"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4FDF6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2392F3C" w14:textId="77777777"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א.ח. תכנון וייעוץ בהנדסת מים וביוב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B453CD">
            <w:rPr>
              <w:rFonts w:ascii="Times New Roman" w:eastAsia="Times New Roman" w:hAnsi="Times New Roman" w:cs="David" w:hint="cs"/>
              <w:color w:val="008000"/>
              <w:sz w:val="24"/>
              <w:szCs w:val="24"/>
              <w:rtl/>
              <w:lang w:eastAsia="he-IL"/>
            </w:rPr>
            <w:t>סביוני רעננה צפון</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B453CD">
            <w:rPr>
              <w:rFonts w:ascii="Times New Roman" w:eastAsia="Times New Roman" w:hAnsi="Times New Roman" w:cs="David" w:hint="cs"/>
              <w:color w:val="008000"/>
              <w:sz w:val="24"/>
              <w:szCs w:val="24"/>
              <w:rtl/>
            </w:rPr>
            <w:t>הקמה 150 יח''ד ומסחר</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6D5BD9B"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0D7AE9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52859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1DADEE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A6D60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6CCF23"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C534556"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97C2FF"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206072"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320A48C" w14:textId="77777777" w:rsidR="00376E23" w:rsidRPr="00B27B4C" w:rsidRDefault="00C832D4"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B453CD">
            <w:rPr>
              <w:rFonts w:ascii="Times New Roman" w:eastAsia="Times New Roman" w:hAnsi="Times New Roman" w:cs="David" w:hint="cs"/>
              <w:color w:val="00B0F0"/>
              <w:sz w:val="20"/>
              <w:szCs w:val="24"/>
              <w:u w:val="single"/>
              <w:rtl/>
              <w:lang w:eastAsia="he-IL"/>
            </w:rPr>
            <w:t>א.ח. תכנון וייעוץ בהנדסת מים וביוב בע''מ</w:t>
          </w:r>
        </w:sdtContent>
      </w:sdt>
    </w:p>
    <w:p w14:paraId="36554C0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1517E3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E647C4B"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6001217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66CA303"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0B679AA"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36644D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B453CD">
            <w:rPr>
              <w:rFonts w:ascii="Times New Roman" w:eastAsia="Times New Roman" w:hAnsi="Times New Roman" w:cs="David" w:hint="cs"/>
              <w:color w:val="008000"/>
              <w:sz w:val="24"/>
              <w:szCs w:val="24"/>
              <w:rtl/>
              <w:lang w:eastAsia="he-IL"/>
            </w:rPr>
            <w:br/>
            <w:t>אפריקה ישראל מגורים בע"מ</w:t>
          </w:r>
          <w:r w:rsidR="00B453CD">
            <w:rPr>
              <w:rFonts w:ascii="Times New Roman" w:eastAsia="Times New Roman" w:hAnsi="Times New Roman" w:cs="David" w:hint="cs"/>
              <w:color w:val="008000"/>
              <w:sz w:val="24"/>
              <w:szCs w:val="24"/>
              <w:rtl/>
              <w:lang w:eastAsia="he-IL"/>
            </w:rPr>
            <w:br/>
            <w:t>יוני נתניהו 1 ג' אור יהודה</w:t>
          </w:r>
          <w:r w:rsidR="00B453CD">
            <w:rPr>
              <w:rFonts w:ascii="Times New Roman" w:eastAsia="Times New Roman" w:hAnsi="Times New Roman" w:cs="David" w:hint="cs"/>
              <w:color w:val="008000"/>
              <w:sz w:val="24"/>
              <w:szCs w:val="24"/>
              <w:rtl/>
              <w:lang w:eastAsia="he-IL"/>
            </w:rPr>
            <w:br/>
            <w:t>מ.ז 52-003476-0</w:t>
          </w:r>
          <w:r w:rsidR="00B453CD">
            <w:rPr>
              <w:rFonts w:ascii="Times New Roman" w:eastAsia="Times New Roman" w:hAnsi="Times New Roman" w:cs="David" w:hint="cs"/>
              <w:color w:val="008000"/>
              <w:sz w:val="24"/>
              <w:szCs w:val="24"/>
              <w:rtl/>
              <w:lang w:eastAsia="he-IL"/>
            </w:rPr>
            <w:br/>
          </w:r>
        </w:sdtContent>
      </w:sdt>
    </w:p>
    <w:p w14:paraId="656C2DB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22D37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D17847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41122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B453CD">
            <w:rPr>
              <w:rFonts w:ascii="Times New Roman" w:eastAsia="Times New Roman" w:hAnsi="Times New Roman" w:cs="David" w:hint="cs"/>
              <w:color w:val="008000"/>
              <w:sz w:val="24"/>
              <w:szCs w:val="24"/>
              <w:rtl/>
              <w:lang w:eastAsia="he-IL"/>
            </w:rPr>
            <w:t>סביוני רעננה צפון</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D628C5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8AE03C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D2AE0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B6BDF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613CE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16A0D7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2C9238E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9E177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BF6FB6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16BF8F"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CBFB7E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1FEE26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412A5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1023508"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CB93D30"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096D26A5"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B703101"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A14BB85"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B453CD">
            <w:rPr>
              <w:rFonts w:ascii="Times New Roman" w:eastAsia="Times New Roman" w:hAnsi="Times New Roman" w:cs="David" w:hint="cs"/>
              <w:color w:val="00B0F0"/>
              <w:sz w:val="20"/>
              <w:szCs w:val="24"/>
              <w:u w:val="single"/>
              <w:rtl/>
              <w:lang w:eastAsia="he-IL"/>
            </w:rPr>
            <w:t>א.ח. תכנון וייעוץ בהנדסת מים וביוב בע''מ</w:t>
          </w:r>
        </w:sdtContent>
      </w:sdt>
    </w:p>
    <w:p w14:paraId="686AB41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8B708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67EDC3"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E19371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862703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3782DDE"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484A4E4"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FB6B9C9"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00230A2"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F107DCF"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6B74891"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10679867"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4BFAE" w14:textId="77777777" w:rsidR="00294E69" w:rsidRDefault="00294E69" w:rsidP="00AF234B">
      <w:pPr>
        <w:spacing w:before="0" w:after="0" w:line="240" w:lineRule="auto"/>
      </w:pPr>
      <w:r>
        <w:separator/>
      </w:r>
    </w:p>
  </w:endnote>
  <w:endnote w:type="continuationSeparator" w:id="0">
    <w:p w14:paraId="2C9EA60C" w14:textId="77777777" w:rsidR="00294E69" w:rsidRDefault="00294E6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E04562" w14:textId="77777777" w:rsidR="00B453CD" w:rsidRDefault="00B453C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8"/>
      <w:gridCol w:w="2810"/>
      <w:gridCol w:w="232"/>
      <w:gridCol w:w="1037"/>
      <w:gridCol w:w="1809"/>
    </w:tblGrid>
    <w:tr w:rsidR="00294E69" w:rsidRPr="00F9528C" w14:paraId="50E8ED12" w14:textId="77777777" w:rsidTr="002F611D">
      <w:tc>
        <w:tcPr>
          <w:tcW w:w="753" w:type="dxa"/>
        </w:tcPr>
        <w:p w14:paraId="18408D16"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7F71461A"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הקמה 150 יח''ד ומסחר על גבי החניון תת קרקעי</w:t>
              </w:r>
            </w:p>
          </w:tc>
        </w:sdtContent>
      </w:sdt>
      <w:tc>
        <w:tcPr>
          <w:tcW w:w="2232" w:type="dxa"/>
        </w:tcPr>
        <w:p w14:paraId="379B4DBB"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אינסטלציה</w:t>
              </w:r>
            </w:sdtContent>
          </w:sdt>
        </w:p>
      </w:tc>
      <w:tc>
        <w:tcPr>
          <w:tcW w:w="236" w:type="dxa"/>
        </w:tcPr>
        <w:p w14:paraId="5C01C331" w14:textId="77777777" w:rsidR="00294E69" w:rsidRPr="00F9528C" w:rsidRDefault="00294E69" w:rsidP="002F611D">
          <w:pPr>
            <w:tabs>
              <w:tab w:val="center" w:pos="4153"/>
              <w:tab w:val="right" w:pos="8306"/>
            </w:tabs>
            <w:spacing w:before="0" w:after="0" w:line="240" w:lineRule="auto"/>
            <w:rPr>
              <w:rFonts w:ascii="David" w:hAnsi="David"/>
              <w:sz w:val="16"/>
              <w:szCs w:val="16"/>
              <w:rtl/>
            </w:rPr>
          </w:pPr>
        </w:p>
      </w:tc>
      <w:tc>
        <w:tcPr>
          <w:tcW w:w="1129" w:type="dxa"/>
        </w:tcPr>
        <w:p w14:paraId="4AAA1AD9"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p w14:paraId="7AD4CDD2" w14:textId="264EEB74" w:rsidR="00294E69" w:rsidRPr="00F9528C" w:rsidRDefault="00294E69" w:rsidP="002F611D">
          <w:pPr>
            <w:tabs>
              <w:tab w:val="center" w:pos="4153"/>
              <w:tab w:val="right" w:pos="8306"/>
            </w:tabs>
            <w:spacing w:before="0" w:after="0" w:line="240" w:lineRule="auto"/>
            <w:rPr>
              <w:rFonts w:ascii="David" w:hAnsi="David"/>
              <w:sz w:val="20"/>
              <w:szCs w:val="20"/>
              <w:rtl/>
            </w:rPr>
          </w:pPr>
          <w:del w:id="0" w:author="גרמן קגנובסקי" w:date="2020-08-04T09:21:00Z">
            <w:r w:rsidDel="009A7F2D">
              <w:rPr>
                <w:rFonts w:ascii="David" w:hAnsi="David" w:hint="cs"/>
                <w:sz w:val="20"/>
                <w:szCs w:val="20"/>
              </w:rPr>
              <w:delText>CONT-5-564</w:delText>
            </w:r>
          </w:del>
          <w:bookmarkStart w:id="1" w:name="_GoBack"/>
          <w:ins w:id="2" w:author="גרמן קגנובסקי" w:date="2020-08-04T09:21:00Z">
            <w:r>
              <w:rPr>
                <w:rFonts w:ascii="David" w:hAnsi="David" w:hint="cs"/>
                <w:sz w:val="20"/>
                <w:szCs w:val="20"/>
              </w:rPr>
              <w:t>CO</w:t>
            </w:r>
            <w:r>
              <w:rPr>
                <w:rFonts w:ascii="David" w:hAnsi="David" w:hint="cs"/>
                <w:sz w:val="20"/>
                <w:szCs w:val="20"/>
                <w:rtl/>
              </w:rPr>
              <w:t>NT-10-1912</w:t>
            </w:r>
          </w:ins>
          <w:bookmarkEnd w:id="1"/>
        </w:p>
      </w:tc>
    </w:tr>
    <w:tr w:rsidR="00294E69" w:rsidRPr="00F9528C" w14:paraId="15636E3B" w14:textId="77777777" w:rsidTr="002F611D">
      <w:tc>
        <w:tcPr>
          <w:tcW w:w="753" w:type="dxa"/>
        </w:tcPr>
        <w:p w14:paraId="12DBA814"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0FCBC742"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א.ח. תכנון וייעוץ בהנדסת מים וביוב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94E69" w:rsidRPr="00F9528C" w14:paraId="486EA32C" w14:textId="77777777" w:rsidTr="002F611D">
            <w:trPr>
              <w:trHeight w:val="201"/>
            </w:trPr>
            <w:tc>
              <w:tcPr>
                <w:tcW w:w="926" w:type="dxa"/>
              </w:tcPr>
              <w:p w14:paraId="17A7E71A"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5985CC" w14:textId="67B7AB82" w:rsidR="00294E69" w:rsidRPr="00F9528C" w:rsidRDefault="00C832D4" w:rsidP="002F611D">
                    <w:pPr>
                      <w:tabs>
                        <w:tab w:val="center" w:pos="4153"/>
                        <w:tab w:val="right" w:pos="8306"/>
                      </w:tabs>
                      <w:spacing w:before="0" w:after="0" w:line="240" w:lineRule="auto"/>
                      <w:ind w:left="1" w:hanging="1"/>
                      <w:rPr>
                        <w:rFonts w:ascii="David" w:hAnsi="David"/>
                        <w:color w:val="00B0F0"/>
                        <w:sz w:val="20"/>
                        <w:szCs w:val="20"/>
                        <w:rtl/>
                      </w:rPr>
                    </w:pPr>
                    <w:r>
                      <w:rPr>
                        <w:rFonts w:ascii="David" w:hAnsi="David" w:hint="cs"/>
                        <w:color w:val="00B0F0"/>
                        <w:sz w:val="20"/>
                        <w:szCs w:val="20"/>
                        <w:rtl/>
                      </w:rPr>
                      <w:t>0.5</w:t>
                    </w:r>
                  </w:p>
                </w:tc>
              </w:sdtContent>
            </w:sdt>
          </w:tr>
        </w:tbl>
        <w:p w14:paraId="5776B470"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36" w:type="dxa"/>
        </w:tcPr>
        <w:p w14:paraId="7FF50446"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129" w:type="dxa"/>
        </w:tcPr>
        <w:p w14:paraId="75B1FE97"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880EF26" w14:textId="72CFA9AE" w:rsidR="00294E69" w:rsidRPr="00F9528C" w:rsidRDefault="00C832D4"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hint="cs"/>
                  <w:sz w:val="20"/>
                  <w:szCs w:val="20"/>
                  <w:rtl/>
                </w:rPr>
                <w:t>3;#</w:t>
              </w:r>
              <w:r>
                <w:rPr>
                  <w:rFonts w:ascii="David" w:hAnsi="David" w:hint="cs"/>
                  <w:sz w:val="20"/>
                  <w:szCs w:val="20"/>
                </w:rPr>
                <w:t>Draft</w:t>
              </w:r>
            </w:sdtContent>
          </w:sdt>
        </w:p>
      </w:tc>
    </w:tr>
    <w:tr w:rsidR="00294E69" w:rsidRPr="00F9528C" w14:paraId="01885BF3" w14:textId="77777777" w:rsidTr="002F611D">
      <w:trPr>
        <w:trHeight w:val="80"/>
      </w:trPr>
      <w:tc>
        <w:tcPr>
          <w:tcW w:w="753" w:type="dxa"/>
        </w:tcPr>
        <w:p w14:paraId="228896B7"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883" w:type="dxa"/>
        </w:tcPr>
        <w:p w14:paraId="6D0AB6AE" w14:textId="77777777" w:rsidR="00294E69" w:rsidRPr="00F9528C" w:rsidRDefault="00294E69"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F0F26FF"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36" w:type="dxa"/>
        </w:tcPr>
        <w:p w14:paraId="1357F329"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1129" w:type="dxa"/>
        </w:tcPr>
        <w:p w14:paraId="30181C4D"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c>
        <w:tcPr>
          <w:tcW w:w="2073" w:type="dxa"/>
        </w:tcPr>
        <w:p w14:paraId="2802767D" w14:textId="77777777" w:rsidR="00294E69" w:rsidRPr="00F9528C" w:rsidRDefault="00294E69" w:rsidP="002F611D">
          <w:pPr>
            <w:tabs>
              <w:tab w:val="center" w:pos="4153"/>
              <w:tab w:val="right" w:pos="8306"/>
            </w:tabs>
            <w:spacing w:before="0" w:after="0" w:line="240" w:lineRule="auto"/>
            <w:rPr>
              <w:rFonts w:ascii="David" w:hAnsi="David"/>
              <w:sz w:val="20"/>
              <w:szCs w:val="20"/>
              <w:rtl/>
            </w:rPr>
          </w:pPr>
        </w:p>
      </w:tc>
    </w:tr>
  </w:tbl>
  <w:p w14:paraId="673C3824" w14:textId="77777777" w:rsidR="00294E69" w:rsidRPr="00E3073A" w:rsidRDefault="00294E69"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D564C0" w14:textId="77777777" w:rsidR="00B453CD" w:rsidRDefault="00B453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372CA2" w14:textId="77777777" w:rsidR="00294E69" w:rsidRDefault="00294E69" w:rsidP="00AF234B">
      <w:pPr>
        <w:spacing w:before="0" w:after="0" w:line="240" w:lineRule="auto"/>
      </w:pPr>
      <w:r>
        <w:separator/>
      </w:r>
    </w:p>
  </w:footnote>
  <w:footnote w:type="continuationSeparator" w:id="0">
    <w:p w14:paraId="748CFD4D" w14:textId="77777777" w:rsidR="00294E69" w:rsidRDefault="00294E6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39A898" w14:textId="77777777" w:rsidR="00B453CD" w:rsidRDefault="00B453C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1A40F2B8" w14:textId="77777777" w:rsidR="00294E69" w:rsidRDefault="00294E69">
        <w:pPr>
          <w:pStyle w:val="Header"/>
          <w:jc w:val="center"/>
        </w:pPr>
        <w:r>
          <w:fldChar w:fldCharType="begin"/>
        </w:r>
        <w:r>
          <w:instrText xml:space="preserve"> PAGE   \* MERGEFORMAT </w:instrText>
        </w:r>
        <w:r>
          <w:fldChar w:fldCharType="separate"/>
        </w:r>
        <w:r w:rsidR="00B453CD">
          <w:rPr>
            <w:noProof/>
            <w:rtl/>
          </w:rPr>
          <w:t>1</w:t>
        </w:r>
        <w:r>
          <w:rPr>
            <w:noProof/>
          </w:rPr>
          <w:fldChar w:fldCharType="end"/>
        </w:r>
      </w:p>
    </w:sdtContent>
  </w:sdt>
  <w:p w14:paraId="48AC2DB2" w14:textId="77777777" w:rsidR="00294E69" w:rsidRDefault="00294E6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8D48F7" w14:textId="77777777" w:rsidR="00B453CD" w:rsidRDefault="00B453C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921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83EF4"/>
    <w:rsid w:val="0011634B"/>
    <w:rsid w:val="00130BD3"/>
    <w:rsid w:val="00134C85"/>
    <w:rsid w:val="00157ACB"/>
    <w:rsid w:val="00197EF4"/>
    <w:rsid w:val="001A0C3C"/>
    <w:rsid w:val="001A69D5"/>
    <w:rsid w:val="00214ACF"/>
    <w:rsid w:val="00220E23"/>
    <w:rsid w:val="00294E69"/>
    <w:rsid w:val="002F611D"/>
    <w:rsid w:val="003235F8"/>
    <w:rsid w:val="00376E23"/>
    <w:rsid w:val="003B1029"/>
    <w:rsid w:val="003B5234"/>
    <w:rsid w:val="004E54A7"/>
    <w:rsid w:val="00552E11"/>
    <w:rsid w:val="0057206A"/>
    <w:rsid w:val="005A3D56"/>
    <w:rsid w:val="00622051"/>
    <w:rsid w:val="0072103C"/>
    <w:rsid w:val="007472DA"/>
    <w:rsid w:val="00762A58"/>
    <w:rsid w:val="007B54F0"/>
    <w:rsid w:val="007E40BD"/>
    <w:rsid w:val="008243EA"/>
    <w:rsid w:val="008C64C6"/>
    <w:rsid w:val="0090582F"/>
    <w:rsid w:val="00942177"/>
    <w:rsid w:val="009906BE"/>
    <w:rsid w:val="009A7F2D"/>
    <w:rsid w:val="009D5E94"/>
    <w:rsid w:val="00A0531C"/>
    <w:rsid w:val="00AA35E0"/>
    <w:rsid w:val="00AD2AC9"/>
    <w:rsid w:val="00AF234B"/>
    <w:rsid w:val="00B2329A"/>
    <w:rsid w:val="00B4197E"/>
    <w:rsid w:val="00B439E8"/>
    <w:rsid w:val="00B453CD"/>
    <w:rsid w:val="00B55126"/>
    <w:rsid w:val="00B66D2C"/>
    <w:rsid w:val="00BC51AD"/>
    <w:rsid w:val="00BE17B4"/>
    <w:rsid w:val="00C10D56"/>
    <w:rsid w:val="00C43473"/>
    <w:rsid w:val="00C662C7"/>
    <w:rsid w:val="00C832D4"/>
    <w:rsid w:val="00D13234"/>
    <w:rsid w:val="00D5041C"/>
    <w:rsid w:val="00D56BEB"/>
    <w:rsid w:val="00DB1805"/>
    <w:rsid w:val="00E3073A"/>
    <w:rsid w:val="00E679C7"/>
    <w:rsid w:val="00E779BE"/>
    <w:rsid w:val="00EB00BB"/>
    <w:rsid w:val="00EB51FD"/>
    <w:rsid w:val="00EC37B6"/>
    <w:rsid w:val="00F722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14:docId w14:val="06ABA8B4"/>
  <w15:chartTrackingRefBased/>
  <w15:docId w15:val="{77288ED2-96FE-4D6B-A2D7-EA40E618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rsid w:val="00D5041C"/>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D5041C"/>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D5041C"/>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D5041C"/>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D5041C"/>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D5041C"/>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D5041C"/>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D5041C"/>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D5041C"/>
    <w:rPr>
      <w:rFonts w:ascii="Times New Roman" w:eastAsia="Times New Roman" w:hAnsi="Times New Roman" w:cs="David"/>
      <w:bCs/>
      <w:sz w:val="20"/>
      <w:szCs w:val="24"/>
      <w:u w:val="single"/>
      <w:lang w:eastAsia="he-IL"/>
    </w:rPr>
  </w:style>
  <w:style w:type="numbering" w:customStyle="1" w:styleId="NoList1">
    <w:name w:val="No List1"/>
    <w:next w:val="NoList"/>
    <w:semiHidden/>
    <w:rsid w:val="00D5041C"/>
  </w:style>
  <w:style w:type="paragraph" w:styleId="BodyText">
    <w:name w:val="Body Text"/>
    <w:basedOn w:val="Normal"/>
    <w:link w:val="BodyTextChar"/>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D5041C"/>
    <w:rPr>
      <w:rFonts w:ascii="Times New Roman" w:eastAsia="Times New Roman" w:hAnsi="Times New Roman" w:cs="David"/>
      <w:sz w:val="20"/>
      <w:szCs w:val="24"/>
      <w:lang w:eastAsia="he-IL"/>
    </w:rPr>
  </w:style>
  <w:style w:type="paragraph" w:styleId="Title">
    <w:name w:val="Title"/>
    <w:basedOn w:val="Normal"/>
    <w:link w:val="TitleChar"/>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D5041C"/>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D5041C"/>
  </w:style>
  <w:style w:type="paragraph" w:styleId="BlockText">
    <w:name w:val="Block Text"/>
    <w:basedOn w:val="Normal"/>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D5041C"/>
    <w:pPr>
      <w:ind w:left="540" w:hanging="540"/>
    </w:pPr>
    <w:rPr>
      <w:szCs w:val="22"/>
    </w:rPr>
  </w:style>
  <w:style w:type="paragraph" w:customStyle="1" w:styleId="a0">
    <w:name w:val="חתימה קו אחד"/>
    <w:basedOn w:val="1"/>
    <w:rsid w:val="00D5041C"/>
    <w:pPr>
      <w:tabs>
        <w:tab w:val="left" w:pos="2880"/>
        <w:tab w:val="left" w:pos="5220"/>
        <w:tab w:val="left" w:pos="7740"/>
      </w:tabs>
      <w:ind w:left="360"/>
    </w:pPr>
    <w:rPr>
      <w:sz w:val="22"/>
      <w:szCs w:val="22"/>
    </w:rPr>
  </w:style>
  <w:style w:type="paragraph" w:customStyle="1" w:styleId="10">
    <w:name w:val="חתימה קו 1 נקודות"/>
    <w:basedOn w:val="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D5041C"/>
    <w:rPr>
      <w:rFonts w:ascii="Tahoma" w:eastAsia="Times New Roman" w:hAnsi="Tahoma" w:cs="Tahoma"/>
      <w:sz w:val="16"/>
      <w:szCs w:val="16"/>
      <w:lang w:eastAsia="he-IL"/>
    </w:rPr>
  </w:style>
  <w:style w:type="paragraph" w:customStyle="1" w:styleId="Heading11">
    <w:name w:val="Heading 11"/>
    <w:basedOn w:val="Normal"/>
    <w:next w:val="Normal"/>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BodyTextIndent3">
    <w:name w:val="Body Text Indent 3"/>
    <w:basedOn w:val="Normal"/>
    <w:link w:val="BodyTextIndent3Char"/>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D5041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D5041C"/>
    <w:rPr>
      <w:rFonts w:ascii="Times New Roman" w:eastAsia="Times New Roman" w:hAnsi="Times New Roman" w:cs="David"/>
      <w:sz w:val="20"/>
      <w:szCs w:val="24"/>
      <w:lang w:eastAsia="he-IL"/>
    </w:rPr>
  </w:style>
  <w:style w:type="paragraph" w:customStyle="1" w:styleId="a1">
    <w:name w:val="סגנון"/>
    <w:basedOn w:val="Normal"/>
    <w:next w:val="BlockText"/>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D5041C"/>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DefaultParagraphFont"/>
    <w:link w:val="AutoField"/>
    <w:rsid w:val="00157ACB"/>
    <w:rPr>
      <w:rFonts w:ascii="Times New Roman" w:eastAsia="Times New Roman" w:hAnsi="Times New Roman" w:cs="David"/>
      <w:color w:val="00B050"/>
      <w:sz w:val="24"/>
      <w:szCs w:val="24"/>
    </w:rPr>
  </w:style>
  <w:style w:type="table" w:customStyle="1" w:styleId="11">
    <w:name w:val="רשת טבלה1"/>
    <w:basedOn w:val="TableNormal"/>
    <w:next w:val="TableGrid"/>
    <w:rsid w:val="00E30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2">
    <w:name w:val="היסט_כפול"/>
    <w:basedOn w:val="Normal"/>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453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22" Type="http://schemas.openxmlformats.org/officeDocument/2006/relationships/theme" Target="theme/theme1.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9.xml"/><Relationship Id="rId7" Type="http://schemas.openxmlformats.org/officeDocument/2006/relationships/settings" Target="settings.xml"/><Relationship Id="rId2" Type="http://schemas.openxmlformats.org/officeDocument/2006/relationships/customXml" Target="../../customXml/item8.xml"/><Relationship Id="rId1" Type="http://schemas.openxmlformats.org/officeDocument/2006/relationships/customXml" Target="../../customXml/item7.xml"/><Relationship Id="rId6" Type="http://schemas.openxmlformats.org/officeDocument/2006/relationships/styles" Target="styles.xml"/><Relationship Id="rId5" Type="http://schemas.openxmlformats.org/officeDocument/2006/relationships/customXml" Target="../../customXml/item11.xml"/><Relationship Id="rId4" Type="http://schemas.openxmlformats.org/officeDocument/2006/relationships/customXml" Target="../../customXml/item10.xml"/><Relationship Id="rId9"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PlaceholderText"/>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PlaceholderText"/>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PlaceholderText"/>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PlaceholderText"/>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PlaceholderText"/>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PlaceholderText"/>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PlaceholderText"/>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PlaceholderText"/>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PlaceholderText"/>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PlaceholderText"/>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PlaceholderText"/>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PlaceholderText"/>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PlaceholderText"/>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PlaceholderText"/>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PlaceholderText"/>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PlaceholderText"/>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PlaceholderText"/>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PlaceholderText"/>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PlaceholderText"/>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PlaceholderText"/>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PlaceholderText"/>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PlaceholderText"/>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PlaceholderText"/>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PlaceholderText"/>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PlaceholderText"/>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PlaceholderText"/>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PlaceholderText"/>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PlaceholderText"/>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PlaceholderText"/>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PlaceholderText"/>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PlaceholderText"/>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PlaceholderText"/>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PlaceholderText"/>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PlaceholderText"/>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PlaceholderText"/>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PlaceholderText"/>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PlaceholderText"/>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PlaceholderText"/>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PlaceholderText"/>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PlaceholderText"/>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PlaceholderText"/>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B1825"/>
    <w:rsid w:val="000D4A9D"/>
    <w:rsid w:val="001137E3"/>
    <w:rsid w:val="001C1DC1"/>
    <w:rsid w:val="002A4C4E"/>
    <w:rsid w:val="003553A7"/>
    <w:rsid w:val="006865A5"/>
    <w:rsid w:val="006D7931"/>
    <w:rsid w:val="00794045"/>
    <w:rsid w:val="009E27E7"/>
    <w:rsid w:val="00B73DB2"/>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מתכנן אינסטלציה" ma:contentTypeID="0x010100398782B37190B343ABC5A26867A4FDE20B00115FE11830F42B40905AF264A89E94E2" ma:contentTypeVersion="175" ma:contentTypeDescription="" ma:contentTypeScope="" ma:versionID="7b2e73a7573ea32b10808a7fe5b2f341">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7.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mso-contentType ?>
<FormTemplates xmlns="http://schemas.microsoft.com/sharepoint/v3/contenttype/forms">
  <Display>DocumentLibraryForm</Display>
  <Edit>DocumentLibraryForm</Edit>
  <New>DocumentLibraryForm</New>
</FormTemplates>
</file>

<file path=customXml/item9.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10.xml><?xml version="1.0" encoding="utf-8"?>
<p:properties xmlns:p="http://schemas.microsoft.com/office/2006/metadata/properties" xmlns:xsi="http://www.w3.org/2001/XMLSchema-instance" xmlns:pc="http://schemas.microsoft.com/office/infopath/2007/PartnerControls">
  <documentManagement>
    <cntLocalAuth xmlns="e82e0497-401b-493b-ab66-61f85c09ed30">רעננה</cntLocalAuth>
    <cntSignDate xmlns="e82e0497-401b-493b-ab66-61f85c09ed30" xsi:nil="true"/>
    <RoutingContentType xmlns="http://schemas.microsoft.com/sharepoint/v3" xsi:nil="true"/>
    <cntSupllierName xmlns="e82e0497-401b-493b-ab66-61f85c09ed30">א.ח. תכנון וייעוץ בהנדסת מים וביוב בע''מ</cntSupllierName>
    <cntContractType xmlns="e82e0497-401b-493b-ab66-61f85c09ed30">מתכנן אינסטלציה</cntContractType>
    <cntCustomField4 xmlns="e82e0497-401b-493b-ab66-61f85c09ed30">ולי אנטונוב.</cntCustomField4>
    <cntMadadType xmlns="e82e0497-401b-493b-ab66-61f85c09ed30">9.00000000000000</cntMadadType>
    <cntCustomField5 xmlns="e82e0497-401b-493b-ab66-61f85c09ed30" xsi:nil="true"/>
    <cmtSplrAddress xmlns="e82e0497-401b-493b-ab66-61f85c09ed30" xsi:nil="true"/>
    <cntCustomField2 xmlns="e82e0497-401b-493b-ab66-61f85c09ed30">רע/708</cntCustomField2>
    <cntPaymentType xmlns="e82e0497-401b-493b-ab66-61f85c09ed30">מחיר קבוע/פאושלי</cntPaymentType>
    <cntMadadKnown xmlns="e82e0497-401b-493b-ab66-61f85c09ed30">2</cntMadadKnown>
    <cntSupllierType xmlns="e82e0497-401b-493b-ab66-61f85c09ed30" xsi:nil="true"/>
    <cntPymntCndtns xmlns="e82e0497-401b-493b-ab66-61f85c09ed30">60 יום</cntPymntCndtns>
    <cntCustomField3 xmlns="e82e0497-401b-493b-ab66-61f85c09ed30">גרמן קגנובסקי</cntCustomField3>
    <cntSite xmlns="e82e0497-401b-493b-ab66-61f85c09ed30">סביוני רעננה צפון</cntSite>
    <cntCustomField1 xmlns="e82e0497-401b-493b-ab66-61f85c09ed30">גוש 6578 חלקה 151</cntCustomField1>
    <cntTzadB_x002c__x0020_cntTzadC_x002c__x0020_cntTzadD xmlns="e82e0497-401b-493b-ab66-61f85c09ed30">
א.ח. תכנון וייעוץ בהנדסת מים וביוב בע''מ
רח' המגשימים 6 פתח תקווה
513024430
</cntTzadB_x002c__x0020_cntTzadC_x002c__x0020_cntTzadD>
    <cntExpEndDate xmlns="e82e0497-401b-493b-ab66-61f85c09ed30" xsi:nil="true"/>
    <cntNumOfMonth xmlns="e82e0497-401b-493b-ab66-61f85c09ed30" xsi:nil="true"/>
    <cntMadadPoints xmlns="e82e0497-401b-493b-ab66-61f85c09ed30">310.2382</cntMadadPoints>
    <cmtUserName xmlns="e82e0497-401b-493b-ab66-61f85c09ed30">germank</cmtUserName>
    <cmtTzadAName xmlns="e82e0497-401b-493b-ab66-61f85c09ed30" xsi:nil="true"/>
    <cmtAttacheLink xmlns="e82e0497-401b-493b-ab66-61f85c09ed30">
      <Url xsi:nil="true"/>
      <Description xsi:nil="true"/>
    </cmtAttacheLink>
    <cntPaymentAmount xmlns="e82e0497-401b-493b-ab66-61f85c09ed30">252400</cntPaymentAmount>
    <cntTzadA xmlns="e82e0497-401b-493b-ab66-61f85c09ed30">
אפריקה ישראל מגורים בע"מ
יוני נתניהו 1 ג' אור יהודה
מ.ז 52-003476-0
</cntTzadA>
    <cmtTzadAPercent xmlns="e82e0497-401b-493b-ab66-61f85c09ed30" xsi:nil="true"/>
    <cntProjectName xmlns="e82e0497-401b-493b-ab66-61f85c09ed30">הקמה 150 יח''ד ומסחר על גבי החניון תת קרקעי</cntProjectName>
    <cntStatus xmlns="e82e0497-401b-493b-ab66-61f85c09ed30">3;#Draft</cntStatus>
    <cntContractVersion xmlns="e82e0497-401b-493b-ab66-61f85c09ed30">0.5</cntContractVersion>
    <cntStartDate xmlns="e82e0497-401b-493b-ab66-61f85c09ed30">2019-12-31T22:00:00+00:00</cntStartDate>
    <cntMadadBase xmlns="e82e0497-401b-493b-ab66-61f85c09ed30">2019-12-30T22:00:00+00:00</cntMadadBase>
    <cntPymntDetails xmlns="e82e0497-401b-493b-ab66-61f85c09ed30" xsi:nil="true"/>
    <cntCrrncyType xmlns="e82e0497-401b-493b-ab66-61f85c09ed30">ש"ח</cntCrrncyType>
    <cntJobDesc xmlns="e82e0497-401b-493b-ab66-61f85c09ed30">הקמה 150 יח''ד ומסחר</cntJobDesc>
    <_dlc_DocId xmlns="e82e0497-401b-493b-ab66-61f85c09ed30">CONT-10-1912</_dlc_DocId>
    <_dlc_DocIdUrl xmlns="e82e0497-401b-493b-ab66-61f85c09ed30">
      <Url>http://afi-home/sites/Contracts/_layouts/15/DocIdRedir.aspx?ID=CONT-10-1912</Url>
      <Description>CONT-10-1912</Description>
    </_dlc_DocIdUrl>
    <cmtChapterDesc xmlns="e82e0497-401b-493b-ab66-61f85c09ed30" xsi:nil="true"/>
    <cntCustomField6 xmlns="e82e0497-401b-493b-ab66-61f85c09ed30" xsi:nil="true"/>
    <cntCustomField7 xmlns="e82e0497-401b-493b-ab66-61f85c09ed30" xsi:nil="true"/>
    <cntCustomField8 xmlns="e82e0497-401b-493b-ab66-61f85c09ed30" xsi:nil="true"/>
    <cntMadadTypeTitle xmlns="e82e0497-401b-493b-ab66-61f85c09ed30">מדד תשומות הבניה</cntMadadTypeTitle>
    <cntIsKnownTitle xmlns="e82e0497-401b-493b-ab66-61f85c09ed30">ידוע</cntIsKnownTitle>
  </documentManagement>
</p:properties>
</file>

<file path=customXml/item1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98C7E46-3ACD-4D90-BEEB-D9124DAC0A83}"/>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4B0D57F9-B2C6-471E-B612-94E94E5EBEEB}"/>
</file>

<file path=customXml/itemProps4.xml><?xml version="1.0" encoding="utf-8"?>
<ds:datastoreItem xmlns:ds="http://schemas.openxmlformats.org/officeDocument/2006/customXml" ds:itemID="{A41B6B54-A40E-4EEB-86C8-23E3B55F6F2B}"/>
</file>

<file path=customXml/itemProps5.xml><?xml version="1.0" encoding="utf-8"?>
<ds:datastoreItem xmlns:ds="http://schemas.openxmlformats.org/officeDocument/2006/customXml" ds:itemID="{81709D4C-33DC-48CC-AC7E-130A245806EE}"/>
</file>

<file path=customXml/itemProps6.xml><?xml version="1.0" encoding="utf-8"?>
<ds:datastoreItem xmlns:ds="http://schemas.openxmlformats.org/officeDocument/2006/customXml" ds:itemID="{35801D52-3B23-4205-9724-02BADE007D15}"/>
</file>

<file path=customXml/itemProps7.xml><?xml version="1.0" encoding="utf-8"?>
<ds:datastoreItem xmlns:ds="http://schemas.openxmlformats.org/officeDocument/2006/customXml" ds:itemID="{568E8169-E54C-4330-933F-3B7E769C6D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9.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10.xml><?xml version="1.0" encoding="utf-8"?>
<ds:datastoreItem xmlns:ds="http://schemas.openxmlformats.org/officeDocument/2006/customXml" ds:itemID="{81709D4C-33DC-48CC-AC7E-130A245806EE}">
  <ds:schemaRefs>
    <ds:schemaRef ds:uri="http://purl.org/dc/elements/1.1/"/>
    <ds:schemaRef ds:uri="http://schemas.microsoft.com/sharepoint/v3"/>
    <ds:schemaRef ds:uri="http://purl.org/dc/dcmitype/"/>
    <ds:schemaRef ds:uri="http://schemas.microsoft.com/office/2006/documentManagement/types"/>
    <ds:schemaRef ds:uri="http://purl.org/dc/terms/"/>
    <ds:schemaRef ds:uri="e82e0497-401b-493b-ab66-61f85c09ed30"/>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11.xml><?xml version="1.0" encoding="utf-8"?>
<ds:datastoreItem xmlns:ds="http://schemas.openxmlformats.org/officeDocument/2006/customXml" ds:itemID="{35801D52-3B23-4205-9724-02BADE007D1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41</Pages>
  <Words>10953</Words>
  <Characters>54766</Characters>
  <Application>Microsoft Office Word</Application>
  <DocSecurity>0</DocSecurity>
  <Lines>456</Lines>
  <Paragraphs>131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65588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1</cp:revision>
  <cp:lastPrinted>2020-08-26T12:03:00Z</cp:lastPrinted>
  <dcterms:created xsi:type="dcterms:W3CDTF">2020-05-14T13:48:00Z</dcterms:created>
  <dcterms:modified xsi:type="dcterms:W3CDTF">2020-09-01T12:07:00Z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f060984e-bbf3-4d59-87ca-3104db8b3564</vt:lpwstr>
  </property>
</Properties>
</file>