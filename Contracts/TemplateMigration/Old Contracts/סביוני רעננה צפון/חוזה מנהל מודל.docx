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31604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486FF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FB680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CD3FCC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B95961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64DA9C73" wp14:editId="31B0CCEF">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4ABDFE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0BA4C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0F2C6C"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281960"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627886"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B6A83D" w14:textId="77777777"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5660F3D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785EF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E0295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9E888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89D67"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EB43A6"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8EF8DE"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BEE3403" w14:textId="77777777" w:rsidR="009441B2" w:rsidRPr="00B27B4C" w:rsidRDefault="00B01279"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1-06-08T15:07:00Z">
            <w:r>
              <w:rPr>
                <w:rFonts w:ascii="Times New Roman" w:eastAsia="Times New Roman" w:hAnsi="Times New Roman" w:cs="David"/>
                <w:bCs/>
                <w:sz w:val="32"/>
                <w:szCs w:val="32"/>
                <w:u w:val="single"/>
                <w:rtl/>
                <w:lang w:eastAsia="he-IL"/>
              </w:rPr>
              <w:t>סביוני רעננה צפון</w:t>
            </w:r>
          </w:ins>
        </w:p>
      </w:sdtContent>
    </w:sdt>
    <w:p w14:paraId="2C4E4F5A"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346F7B3"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64997D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65BC7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FBE30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40FCE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31F0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175A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3B195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8667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8EC13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97FFE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400F7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9F037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4593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EECE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6657D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45F35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94DE5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21AC7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E2C9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5D918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A5FFA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4D884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72DB9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6040F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A86A1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FBD1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9EE67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B69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12BA0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77EC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B6B0F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AF24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166F9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436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AC1C3"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68361F" w14:textId="77777777"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76F12CC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4F0517"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7B830B8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6D5D775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5B8C51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6DAD8B"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6A76B16" w14:textId="77777777" w:rsidR="006D2AE3" w:rsidRPr="009441B2" w:rsidRDefault="00B01279"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1" w:author="גרמן קגנובסקי" w:date="2021-06-08T15:08: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3FC410A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5FC05C9E"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71ADF3D6"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9703BCC"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21B2E00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649E527" w14:textId="77777777" w:rsidR="009441B2" w:rsidRDefault="00B01279"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2" w:author="גרמן קגנובסקי" w:date="2021-06-08T15:09:00Z">
            <w:r>
              <w:rPr>
                <w:rFonts w:ascii="Times New Roman" w:eastAsia="Times New Roman" w:hAnsi="Times New Roman" w:cs="David"/>
                <w:color w:val="800080"/>
                <w:sz w:val="24"/>
                <w:szCs w:val="24"/>
                <w:rtl/>
              </w:rPr>
              <w:br/>
              <w:t>מימוני הנדסת ויעוץ בע''מ</w:t>
            </w:r>
            <w:r>
              <w:rPr>
                <w:rFonts w:ascii="Times New Roman" w:eastAsia="Times New Roman" w:hAnsi="Times New Roman" w:cs="David"/>
                <w:color w:val="800080"/>
                <w:sz w:val="24"/>
                <w:szCs w:val="24"/>
                <w:rtl/>
              </w:rPr>
              <w:br/>
              <w:t>גולומב 22, גבעתיים 5346313</w:t>
            </w:r>
            <w:r>
              <w:rPr>
                <w:rFonts w:ascii="Times New Roman" w:eastAsia="Times New Roman" w:hAnsi="Times New Roman" w:cs="David"/>
                <w:color w:val="800080"/>
                <w:sz w:val="24"/>
                <w:szCs w:val="24"/>
                <w:rtl/>
              </w:rPr>
              <w:br/>
              <w:t>515304673</w:t>
            </w:r>
            <w:r>
              <w:rPr>
                <w:rFonts w:ascii="Times New Roman" w:eastAsia="Times New Roman" w:hAnsi="Times New Roman" w:cs="David"/>
                <w:color w:val="800080"/>
                <w:sz w:val="24"/>
                <w:szCs w:val="24"/>
                <w:rtl/>
              </w:rPr>
              <w:br/>
            </w:r>
          </w:ins>
        </w:p>
      </w:sdtContent>
    </w:sdt>
    <w:p w14:paraId="3BE8FD3C"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7447A822"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7C0A092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80EE1AF"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DF4C46C"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122058E0"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7DFE4397"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1E73FD3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C6803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7430EE1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2B69E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6089E87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25A8874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5BA64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006138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283548"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590BBB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7E0390"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095BB25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D54D0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1AF80F4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lastRenderedPageBreak/>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39700B6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1A72A07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82256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DE2DC0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1EF38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05720BE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33EEEF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632C7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17AE835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1CF084F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22A60C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3ECEC89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F1579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4EB916F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2DB1D70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93A36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2CEF86AC"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7C0E446E"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A6428E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7F81B99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2EBB003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7036CAF"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396D4C58"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31168C7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4918339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407FC05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00034C1D"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198B9AFA"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BC52345"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E6C31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53D6B084"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6E3E9CE1"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7315574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4C21C3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75C1CA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267E38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5351BA8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16E0A9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7599F1A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2DD7FA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51BD17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5E38E76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812FBD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1B55412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30B03B6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3E46D0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1D38B59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239B0CF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E4C3E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DF4B9D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08AF78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E47B2C3"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FA1DB2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F621C66"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11E840BC"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1608314F"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5358625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00C177C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191BD9E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5C83C5B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643FAE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38FDE2D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7EF400E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1D4BED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6D2AE3">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09A94AA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3EA1530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DFA875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1F26C1A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2CDF6A6D"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120293C5"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07EB9A93"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495C11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01E227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F1E150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1018FAB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9581F0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4AACE0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17AF63ED"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3E992C1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153DB3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B15FEE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15E0A5C8"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644B69B"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51E470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2598A96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6CA7624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6C722EC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7379AB8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1DB7855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2483F05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4A906B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13744A2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6F4E0E7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208CCF15"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4F11DC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41109AF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5159B4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6D2AE3">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18F27FF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2A2498D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907ABEB"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65B4B5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4765EA79"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BE101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20AC60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225CF05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627DDB3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14F354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6BCBB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3180E96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986EA83"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07DF721E"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2229AA2A"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371C8C1"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F2F5022" w14:textId="77777777" w:rsidR="008872EF" w:rsidRPr="00013687" w:rsidRDefault="008872EF" w:rsidP="008872E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521EEC9"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1D264F8"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F7850AA"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5BB6A0B"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DFEB23"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64C479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763A70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50B9E5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9C61BE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028BAB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58FE3D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C253F8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r>
        <w:rPr>
          <w:rFonts w:ascii="Times New Roman" w:eastAsia="Times New Roman" w:hAnsi="Times New Roman" w:cs="David" w:hint="cs"/>
          <w:sz w:val="20"/>
          <w:szCs w:val="24"/>
          <w:rtl/>
          <w:lang w:eastAsia="he-IL"/>
        </w:rPr>
        <w:lastRenderedPageBreak/>
        <w:t>לצורך מתן השירותים, ולא תהיה ליועץ כל טענה, דרישה או תביעה כלפי הנזכרים לעיל, בגין אובדן או נזק כאמור.</w:t>
      </w:r>
    </w:p>
    <w:p w14:paraId="5C03A26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27AC46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ACE7679"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DA3B08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BB76009"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4EC404A"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66B3D03"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B1065A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4F19393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15B4187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391B7D4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EA0C8E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94933A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784F0B0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w:t>
      </w:r>
      <w:r w:rsidRPr="006D2AE3">
        <w:rPr>
          <w:rFonts w:ascii="Times New Roman" w:eastAsia="Times New Roman" w:hAnsi="Times New Roman" w:cs="David"/>
          <w:sz w:val="24"/>
          <w:szCs w:val="24"/>
          <w:rtl/>
          <w:lang w:eastAsia="he-IL"/>
        </w:rPr>
        <w:lastRenderedPageBreak/>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B67977D"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202B5ED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3AE336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39BEF87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E4FBDC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043185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AD53E0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1B9BA88"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2D35D68A"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05742B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4B680C8"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78774EF8"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141D89E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4C3FA4C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40A2366C"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2A0EA0E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E40A02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604DD6C1"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2534A659"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6FDE5DF3"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40C72744"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333A3C70"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5C2D5B4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31343F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2522B1F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 למתן </w:t>
      </w:r>
      <w:r w:rsidRPr="006D2AE3">
        <w:rPr>
          <w:rFonts w:ascii="Times New Roman" w:eastAsia="Times New Roman" w:hAnsi="Times New Roman" w:cs="David"/>
          <w:sz w:val="24"/>
          <w:szCs w:val="24"/>
          <w:rtl/>
          <w:lang w:eastAsia="he-IL"/>
        </w:rPr>
        <w:lastRenderedPageBreak/>
        <w:t>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3F12582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3DCBA61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8AF410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65E9BBD"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6894E3D"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0C8B7D4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5E522E9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11D12A6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205353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37A80F6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5646931"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3824572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6530C25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A9C8CE0"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02D53E3A"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49C0EA2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08E46F2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 xml:space="preserve">מטעמם, וכן לשמור בסוד כל ידיעה שהגיעה אליו עקב ביצוע חוזה זה ולא למסור כל ידיעה </w:t>
      </w:r>
      <w:r w:rsidRPr="006D2AE3">
        <w:rPr>
          <w:rFonts w:ascii="Times New Roman" w:eastAsia="Times New Roman" w:hAnsi="Times New Roman" w:cs="David"/>
          <w:sz w:val="24"/>
          <w:szCs w:val="24"/>
          <w:rtl/>
          <w:lang w:eastAsia="he-IL"/>
        </w:rPr>
        <w:lastRenderedPageBreak/>
        <w:t>כאמור לאדם שלא הוסמך לקבלה על ידי המזמין.</w:t>
      </w:r>
    </w:p>
    <w:p w14:paraId="3E8A16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288179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49FEE695"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52E0C85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1472356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7C787A8C"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350258E7"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36195C2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5F01909"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66FD26D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18C7E54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47B32F67"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02E6A1E"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4FA9E9B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4783C7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3B48E6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50C7D1D8"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1CCA2FC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398874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5D8A139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151E8A8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4FB554DA"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7A851A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F44F295"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31B2F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4EE6EA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A18B0B2"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203F9261"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1DF5480"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FB9945C"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7D4970" w14:textId="77777777"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 w:author="גרמן קגנובסקי" w:date="2021-06-08T15:09:00Z">
            <w:r w:rsidR="00B01279">
              <w:rPr>
                <w:rFonts w:ascii="Times New Roman" w:eastAsia="Times New Roman" w:hAnsi="Times New Roman" w:cs="David"/>
                <w:sz w:val="20"/>
                <w:szCs w:val="24"/>
                <w:rtl/>
                <w:lang w:eastAsia="he-IL"/>
              </w:rPr>
              <w:t>מימוני הנדסת ויעוץ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4" w:author="גרמן קגנובסקי" w:date="2021-06-08T15:08:00Z">
            <w:r w:rsidR="00B01279" w:rsidRPr="00F3672F">
              <w:rPr>
                <w:rStyle w:val="PlaceholderText"/>
                <w:rtl/>
              </w:rPr>
              <w:t>[שם צד א]</w:t>
            </w:r>
          </w:ins>
        </w:sdtContent>
      </w:sdt>
    </w:p>
    <w:p w14:paraId="4A773A7C"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B0B76FE"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w:t>
      </w:r>
      <w:r w:rsidRPr="00B27B4C">
        <w:rPr>
          <w:rFonts w:ascii="Times New Roman" w:eastAsia="Times New Roman" w:hAnsi="Times New Roman" w:cs="David"/>
          <w:sz w:val="20"/>
          <w:szCs w:val="24"/>
          <w:rtl/>
          <w:lang w:eastAsia="he-IL"/>
        </w:rPr>
        <w:lastRenderedPageBreak/>
        <w:t xml:space="preserve">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1E0E735"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12BC8A"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5D7BD45"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084D052"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2387B83"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BE6FA07"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712AEA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2C4030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B6129E"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 w:author="גרמן קגנובסקי" w:date="2021-06-08T15:07:00Z">
            <w:r w:rsidR="00B01279">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 w:author="גרמן קגנובסקי" w:date="2021-06-08T15:07:00Z">
            <w:r w:rsidR="00B01279">
              <w:rPr>
                <w:rFonts w:ascii="Times New Roman" w:eastAsia="Times New Roman" w:hAnsi="Times New Roman" w:cs="David" w:hint="cs"/>
                <w:color w:val="00B0F0"/>
                <w:sz w:val="24"/>
                <w:szCs w:val="24"/>
                <w:rtl/>
              </w:rPr>
              <w:t>סביוני רעננה צפון</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7F50BC4"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D14C46"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7" w:author="גרמן קגנובסקי" w:date="2021-06-08T15:10:00Z">
            <w:r w:rsidR="00B01279">
              <w:rPr>
                <w:rFonts w:ascii="Times New Roman" w:eastAsia="Times New Roman" w:hAnsi="Times New Roman" w:cs="David" w:hint="cs"/>
                <w:color w:val="008000"/>
                <w:sz w:val="24"/>
                <w:szCs w:val="24"/>
                <w:rtl/>
              </w:rPr>
              <w:t>רן/708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8" w:author="גרמן קגנובסקי" w:date="2021-06-08T15:10:00Z">
            <w:r w:rsidR="00B01279">
              <w:rPr>
                <w:rFonts w:ascii="Times New Roman" w:eastAsia="Times New Roman" w:hAnsi="Times New Roman" w:cs="David" w:hint="cs"/>
                <w:sz w:val="24"/>
                <w:szCs w:val="24"/>
                <w:rtl/>
                <w:lang w:eastAsia="he-IL"/>
              </w:rPr>
              <w:t>6585</w:t>
            </w:r>
          </w:ins>
        </w:sdtContent>
      </w:sdt>
      <w:r w:rsidRPr="00B27B4C">
        <w:rPr>
          <w:rFonts w:ascii="Times New Roman" w:eastAsia="Times New Roman" w:hAnsi="Times New Roman" w:cs="David" w:hint="cs"/>
          <w:sz w:val="24"/>
          <w:szCs w:val="24"/>
          <w:rtl/>
          <w:lang w:eastAsia="he-IL"/>
        </w:rPr>
        <w:t>.</w:t>
      </w:r>
    </w:p>
    <w:p w14:paraId="7E67ECBF"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3F25AFD"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9982A3"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9" w:author="גרמן קגנובסקי" w:date="2021-06-08T15:07:00Z">
            <w:r w:rsidR="00B01279">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23358241"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56D2C5B0"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EF6D51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AB41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0" w:author="גרמן קגנובסקי" w:date="2021-06-08T15:10:00Z">
            <w:r w:rsidR="00B01279">
              <w:rPr>
                <w:rFonts w:ascii="Times New Roman" w:eastAsia="Times New Roman" w:hAnsi="Times New Roman" w:cs="David" w:hint="cs"/>
                <w:sz w:val="24"/>
                <w:szCs w:val="24"/>
                <w:rtl/>
                <w:lang w:eastAsia="he-IL"/>
              </w:rPr>
              <w:t xml:space="preserve">גרמן קגנובסקי </w:t>
            </w:r>
          </w:ins>
        </w:sdtContent>
      </w:sdt>
    </w:p>
    <w:p w14:paraId="48BCC308"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C92E579"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7A7A0515"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r w:rsidRPr="00647F42">
        <w:rPr>
          <w:rFonts w:ascii="Times New Roman" w:eastAsia="Times New Roman" w:hAnsi="Times New Roman" w:cs="David" w:hint="eastAsia"/>
          <w:sz w:val="24"/>
          <w:szCs w:val="24"/>
          <w:rtl/>
          <w:lang w:eastAsia="he-IL"/>
        </w:rPr>
        <w:t>מימד</w:t>
      </w:r>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3621E453"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4D411AFE"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55B5701E"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2C9B13AE"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544EB973"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B2D564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4554CCE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5500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1" w:author="גרמן קגנובסקי" w:date="2021-06-08T15:10:00Z">
            <w:r w:rsidR="00B01279">
              <w:rPr>
                <w:rFonts w:ascii="Times New Roman" w:eastAsia="Times New Roman" w:hAnsi="Times New Roman" w:cs="David"/>
                <w:color w:val="008000"/>
                <w:sz w:val="24"/>
                <w:szCs w:val="24"/>
                <w:rtl/>
                <w:lang w:eastAsia="he-IL"/>
              </w:rPr>
              <w:t xml:space="preserve">אמית מימוני </w:t>
            </w:r>
          </w:ins>
        </w:sdtContent>
      </w:sdt>
    </w:p>
    <w:p w14:paraId="3B1BC00F"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32A3DD0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63771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2" w:author="גרמן קגנובסקי" w:date="2021-06-08T15:11:00Z">
            <w:r w:rsidR="00B01279">
              <w:rPr>
                <w:rFonts w:ascii="Times New Roman" w:eastAsia="Times New Roman" w:hAnsi="Times New Roman" w:cs="David"/>
                <w:color w:val="008000"/>
                <w:sz w:val="24"/>
                <w:szCs w:val="24"/>
                <w:rtl/>
                <w:lang w:eastAsia="he-IL"/>
              </w:rPr>
              <w:t>אביעד קלדרון</w:t>
            </w:r>
          </w:ins>
        </w:sdtContent>
      </w:sdt>
    </w:p>
    <w:p w14:paraId="29DC788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07F43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E2F8A8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E387D6"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3DEE83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97E9CA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94BBDD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9BF4D93"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B100A7F"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16F7AFB"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0B19FF16" w14:textId="77777777" w:rsidTr="00572B5D">
        <w:trPr>
          <w:trHeight w:val="80"/>
        </w:trPr>
        <w:tc>
          <w:tcPr>
            <w:tcW w:w="3366" w:type="dxa"/>
          </w:tcPr>
          <w:p w14:paraId="5CCDEF03" w14:textId="77777777" w:rsidR="00572B5D" w:rsidRDefault="00B01279"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2B5D" w:rsidRPr="00E95AE9">
                  <w:rPr>
                    <w:rStyle w:val="PlaceholderText"/>
                    <w:color w:val="00B0F0"/>
                    <w:rtl/>
                  </w:rPr>
                  <w:t>[אחוז השתתפות צד א]</w:t>
                </w:r>
              </w:sdtContent>
            </w:sdt>
          </w:p>
          <w:p w14:paraId="63571B6E"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FC446E5" w14:textId="77777777" w:rsidR="00572B5D" w:rsidRDefault="00572B5D" w:rsidP="00572B5D">
            <w:pPr>
              <w:widowControl w:val="0"/>
              <w:spacing w:before="0" w:beforeAutospacing="0" w:after="0" w:afterAutospacing="0" w:line="240" w:lineRule="auto"/>
              <w:ind w:left="720"/>
              <w:outlineLvl w:val="2"/>
            </w:pPr>
          </w:p>
          <w:p w14:paraId="47E0834D"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F5BA7DC"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7A439DF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0F7D60"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6049765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D4E80E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47B359A8"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683701A"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3B7068C4" w14:textId="77777777" w:rsidR="00201A12" w:rsidRPr="00263813"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62700071" w14:textId="77777777" w:rsidR="00201A12" w:rsidRPr="00D065DD" w:rsidRDefault="001328C5" w:rsidP="00D065DD">
      <w:pPr>
        <w:pStyle w:val="ListParagraph"/>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תכנת הרביט ככל ויידרש.</w:t>
      </w:r>
    </w:p>
    <w:p w14:paraId="7DCDD5B3"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5C8C2E62"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08DC5745"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080CBA9A" w14:textId="77777777" w:rsidR="00DE41CE" w:rsidRPr="00DE41CE" w:rsidRDefault="00DE41CE" w:rsidP="00DE41CE">
      <w:pPr>
        <w:pStyle w:val="ListParagraph"/>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6B5F52D3"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42F96149" w14:textId="77777777"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אומדנים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כתבי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כמויות</w:t>
      </w:r>
      <w:r w:rsidRPr="00D065DD">
        <w:rPr>
          <w:rFonts w:ascii="Times New Roman" w:eastAsia="Times New Roman" w:hAnsi="Times New Roman" w:cs="David"/>
          <w:sz w:val="24"/>
          <w:szCs w:val="24"/>
          <w:rtl/>
          <w:lang w:eastAsia="he-IL"/>
        </w:rPr>
        <w:t xml:space="preserve"> , </w:t>
      </w:r>
      <w:r w:rsidRPr="00D065DD">
        <w:rPr>
          <w:rFonts w:ascii="Times New Roman" w:eastAsia="Times New Roman" w:hAnsi="Times New Roman" w:cs="David" w:hint="eastAsia"/>
          <w:sz w:val="24"/>
          <w:szCs w:val="24"/>
          <w:rtl/>
          <w:lang w:eastAsia="he-IL"/>
        </w:rPr>
        <w:t>חומרים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ועלויות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של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הפרויקט</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מהמודל</w:t>
      </w:r>
      <w:r w:rsidRPr="00D065DD">
        <w:rPr>
          <w:rFonts w:ascii="Times New Roman" w:eastAsia="Times New Roman" w:hAnsi="Times New Roman" w:cs="David"/>
          <w:sz w:val="24"/>
          <w:szCs w:val="24"/>
          <w:rtl/>
          <w:lang w:eastAsia="he-IL"/>
        </w:rPr>
        <w:t>.</w:t>
      </w:r>
      <w:r w:rsidR="00D065DD">
        <w:rPr>
          <w:rFonts w:ascii="Times New Roman" w:eastAsia="Times New Roman" w:hAnsi="Times New Roman" w:cs="David" w:hint="cs"/>
          <w:sz w:val="24"/>
          <w:szCs w:val="24"/>
          <w:rtl/>
          <w:lang w:eastAsia="he-IL"/>
        </w:rPr>
        <w:t xml:space="preserve"> (אופציונאלי לפי דרישת המזמין)</w:t>
      </w:r>
      <w:r w:rsidR="00D065DD" w:rsidRPr="00867AE6">
        <w:rPr>
          <w:rFonts w:ascii="Times New Roman" w:eastAsia="Times New Roman" w:hAnsi="Times New Roman" w:cs="David"/>
          <w:sz w:val="24"/>
          <w:szCs w:val="24"/>
          <w:rtl/>
          <w:lang w:eastAsia="he-IL"/>
        </w:rPr>
        <w:t>.</w:t>
      </w:r>
    </w:p>
    <w:p w14:paraId="74161870" w14:textId="77777777" w:rsidR="00DE41CE" w:rsidRPr="00D065DD" w:rsidRDefault="007700CC" w:rsidP="00D065DD">
      <w:pPr>
        <w:pStyle w:val="ListParagraph"/>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0EB4889C"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3EE98F54"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212C6E5F"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4092F8B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615C8C4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367D522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00C6B43D"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61FD2F7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491402D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1FBDC008"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4D7CC926" w14:textId="77777777"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473D9344"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lastRenderedPageBreak/>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20477717"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70B06998" w14:textId="77777777"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3ACFEDEC" w14:textId="77777777"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"אז </w:t>
      </w:r>
      <w:r w:rsidRPr="00D065DD">
        <w:rPr>
          <w:rFonts w:ascii="Times New Roman" w:eastAsia="Times New Roman" w:hAnsi="Times New Roman" w:cs="David" w:hint="eastAsia"/>
          <w:sz w:val="24"/>
          <w:szCs w:val="24"/>
          <w:rtl/>
          <w:lang w:eastAsia="he-IL"/>
        </w:rPr>
        <w:t>מייד</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אחת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לשבוע</w:t>
      </w:r>
      <w:r w:rsidR="00174B59" w:rsidRPr="00D065DD">
        <w:rPr>
          <w:rFonts w:ascii="Times New Roman" w:eastAsia="Times New Roman" w:hAnsi="Times New Roman" w:cs="David"/>
          <w:sz w:val="24"/>
          <w:szCs w:val="24"/>
          <w:rtl/>
          <w:lang w:eastAsia="he-IL"/>
        </w:rPr>
        <w:t xml:space="preserve"> בשלב ביצוע הפרויקט </w:t>
      </w:r>
      <w:r w:rsidRPr="00D065DD">
        <w:rPr>
          <w:rFonts w:ascii="Times New Roman" w:eastAsia="Times New Roman" w:hAnsi="Times New Roman" w:cs="David" w:hint="eastAsia"/>
          <w:sz w:val="24"/>
          <w:szCs w:val="24"/>
          <w:rtl/>
          <w:lang w:eastAsia="he-IL"/>
        </w:rPr>
        <w:t>לפי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דרישת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המזמין</w:t>
      </w:r>
      <w:r w:rsidRPr="00D065DD">
        <w:rPr>
          <w:rFonts w:ascii="Times New Roman" w:eastAsia="Times New Roman" w:hAnsi="Times New Roman" w:cs="David"/>
          <w:sz w:val="24"/>
          <w:szCs w:val="24"/>
          <w:rtl/>
          <w:lang w:eastAsia="he-IL"/>
        </w:rPr>
        <w:t>.</w:t>
      </w:r>
    </w:p>
    <w:p w14:paraId="55E73A65"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22B80F5B" w14:textId="77777777"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מימד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0A31E7A9"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790EA74"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3" w:name="OLE_LINK5"/>
      <w:bookmarkStart w:id="14"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15" w:name="OLE_LINK7"/>
      <w:bookmarkStart w:id="16"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D7F367C"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45A24CA"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314228E2"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5227353A"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3"/>
    <w:bookmarkEnd w:id="14"/>
    <w:bookmarkEnd w:id="15"/>
    <w:bookmarkEnd w:id="16"/>
    <w:p w14:paraId="4531C4B7"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15487B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42E7F65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57E12BA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7455C37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939C0B2"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57A23352"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497B5A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4B20412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F70303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7DF6668C"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0C90E6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6C39937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7DA987D"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1818DB0A"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C97CA3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w:t>
      </w:r>
      <w:r w:rsidRPr="006D2AE3">
        <w:rPr>
          <w:rFonts w:ascii="Times New Roman" w:eastAsia="Times New Roman" w:hAnsi="Times New Roman" w:cs="David"/>
          <w:sz w:val="24"/>
          <w:szCs w:val="24"/>
          <w:rtl/>
          <w:lang w:eastAsia="he-IL"/>
        </w:rPr>
        <w:lastRenderedPageBreak/>
        <w:t xml:space="preserve">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634EFE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7E34D0D"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560FBC0B"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4ADE76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0E9372D3"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49A8CDA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6BE6B16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C306A34"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3866FFC5"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626EE8DA"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53E7ED8D"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03912BD1"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34AB27C"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3AE3CC8"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1E5E7058"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28088F7A"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6B74F4F0"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00E58F2E"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01B29216"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3A9AF637"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E45F00"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051D6B6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54AD1CB0"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10326B79"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7951CB22"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lastRenderedPageBreak/>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51EAD0CF"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38597FF9"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5C8F4713"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7FA6990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49049F"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4D431D6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2CBE9D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3D776EA"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7BF9A84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B896C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4B7C85E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294782"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61A90B3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2D20E1C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6183609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81E83D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15B56F6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6C80A70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1E939540"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ED1819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6665EA7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EE13BF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1C7217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F5ABF4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376998E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91ADA8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463DA73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644915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4F89995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CB8DE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581053E0"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6E9A9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7F2E0B2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6F48D0"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5C492575"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2EE7CC"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0B7F655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5F6132"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3320838C"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0163572C"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5B13E722"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596ED6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2A1D620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44589F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3AC9CAA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A6F416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492DE29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05B9015"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3B3307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5675CF"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3BF259B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B69BC2B"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26497EA"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8249AC3"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5F5211DE"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A84591F"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725BF48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CC1631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32046205"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3137C6"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14359E98"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6811E3D7"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115E98E8" w14:textId="77777777"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51CC209" w14:textId="77777777"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6B4CD797"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DF7B3AA"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2B46BAF"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E93D3D7"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0832D2F3"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20D360DD" w14:textId="77777777"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6837B4AE"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3C1B7278"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40337B8"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0A7D4452"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02B2B34B"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1C94EBE3"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182A1A51"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2405E68"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72927A"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86A0BDE"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7560A4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1AD6373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710190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2F9C432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8C84E4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77025AD"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46251E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ED3F58"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AA3FBC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FFF7901"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6D2088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9E3C33"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5B782E7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9C79EE"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9FE775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359403"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5C7BE22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7A09CD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07AD88F9"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76C7A05"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0791E930"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03AB81FA"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65A5F563"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2AC3BF31"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328A87AE"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0783DFA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26C68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9C0FB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1419C0"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2B2CCA0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704EF19D"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F97FF09" w14:textId="5578CD91" w:rsidR="006D2AE3" w:rsidRPr="006D2AE3" w:rsidRDefault="006D2AE3" w:rsidP="00AB57EC">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17" w:author="גרמן קגנובסקי" w:date="2021-06-08T15:30:00Z">
          <w:pPr>
            <w:widowControl w:val="0"/>
            <w:spacing w:before="120" w:beforeAutospacing="0" w:after="60" w:afterAutospacing="0" w:line="240" w:lineRule="auto"/>
            <w:ind w:left="1440" w:hanging="720"/>
            <w:jc w:val="both"/>
          </w:pPr>
        </w:pPrChange>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סכום קבוע ומוחלט של _____</w:t>
      </w:r>
      <w:ins w:id="18" w:author="גרמן קגנובסקי" w:date="2021-06-08T15:18:00Z">
        <w:r w:rsidR="00B3274C">
          <w:rPr>
            <w:rFonts w:ascii="Times New Roman" w:eastAsia="Times New Roman" w:hAnsi="Times New Roman" w:cs="David" w:hint="cs"/>
            <w:sz w:val="24"/>
            <w:szCs w:val="24"/>
            <w:rtl/>
            <w:lang w:eastAsia="he-IL"/>
          </w:rPr>
          <w:t>86,250</w:t>
        </w:r>
      </w:ins>
      <w:r w:rsidRPr="006D2AE3">
        <w:rPr>
          <w:rFonts w:ascii="Times New Roman" w:eastAsia="Times New Roman" w:hAnsi="Times New Roman" w:cs="David"/>
          <w:sz w:val="24"/>
          <w:szCs w:val="24"/>
          <w:rtl/>
          <w:lang w:eastAsia="he-IL"/>
        </w:rPr>
        <w:t xml:space="preserve">____ 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ins w:id="19" w:author="גרמן קגנובסקי" w:date="2021-06-08T15:18:00Z">
        <w:r w:rsidR="00B3274C">
          <w:rPr>
            <w:rFonts w:ascii="Times New Roman" w:eastAsia="Times New Roman" w:hAnsi="Times New Roman" w:cs="David" w:hint="cs"/>
            <w:sz w:val="24"/>
            <w:szCs w:val="24"/>
            <w:rtl/>
            <w:lang w:eastAsia="he-IL"/>
          </w:rPr>
          <w:t>שמונים וששת אלפים מתאים חמישים</w:t>
        </w:r>
      </w:ins>
      <w:r w:rsidRPr="006D2AE3">
        <w:rPr>
          <w:rFonts w:ascii="Times New Roman" w:eastAsia="Times New Roman" w:hAnsi="Times New Roman" w:cs="David"/>
          <w:sz w:val="24"/>
          <w:szCs w:val="24"/>
          <w:rtl/>
          <w:lang w:eastAsia="he-IL"/>
        </w:rPr>
        <w:t>______________  ש"ח)</w:t>
      </w:r>
      <w:r w:rsidRPr="006D2AE3">
        <w:rPr>
          <w:rFonts w:ascii="Times New Roman" w:eastAsia="Times New Roman" w:hAnsi="Times New Roman" w:cs="David" w:hint="cs"/>
          <w:sz w:val="24"/>
          <w:szCs w:val="24"/>
          <w:rtl/>
          <w:lang w:eastAsia="he-IL"/>
        </w:rPr>
        <w:t xml:space="preserve"> </w:t>
      </w:r>
      <w:del w:id="20" w:author="גרמן קגנובסקי" w:date="2021-06-08T15:30:00Z">
        <w:r w:rsidRPr="006D2AE3" w:rsidDel="00AB57EC">
          <w:rPr>
            <w:rFonts w:ascii="Times New Roman" w:eastAsia="Times New Roman" w:hAnsi="Times New Roman" w:cs="David"/>
            <w:sz w:val="24"/>
            <w:szCs w:val="24"/>
            <w:rtl/>
            <w:lang w:eastAsia="he-IL"/>
          </w:rPr>
          <w:delText>לכל מבנה ראשוני</w:delText>
        </w:r>
        <w:r w:rsidRPr="006D2AE3" w:rsidDel="00AB57EC">
          <w:rPr>
            <w:rFonts w:ascii="Times New Roman" w:eastAsia="Times New Roman" w:hAnsi="Times New Roman" w:cs="David" w:hint="cs"/>
            <w:sz w:val="24"/>
            <w:szCs w:val="24"/>
            <w:rtl/>
            <w:lang w:eastAsia="he-IL"/>
          </w:rPr>
          <w:delText xml:space="preserve"> הכולל</w:delText>
        </w:r>
      </w:del>
      <w:ins w:id="21" w:author="גרמן קגנובסקי" w:date="2021-06-08T15:30:00Z">
        <w:r w:rsidR="00AB57EC">
          <w:rPr>
            <w:rFonts w:ascii="Times New Roman" w:eastAsia="Times New Roman" w:hAnsi="Times New Roman" w:cs="David" w:hint="cs"/>
            <w:sz w:val="24"/>
            <w:szCs w:val="24"/>
            <w:rtl/>
            <w:lang w:eastAsia="he-IL"/>
          </w:rPr>
          <w:t>לפרויקט</w:t>
        </w:r>
      </w:ins>
      <w:r w:rsidRPr="006D2AE3">
        <w:rPr>
          <w:rFonts w:ascii="Times New Roman" w:eastAsia="Times New Roman" w:hAnsi="Times New Roman" w:cs="David" w:hint="cs"/>
          <w:sz w:val="24"/>
          <w:szCs w:val="24"/>
          <w:rtl/>
          <w:lang w:eastAsia="he-IL"/>
        </w:rPr>
        <w:t>:</w:t>
      </w:r>
    </w:p>
    <w:p w14:paraId="251FBE6F" w14:textId="77777777" w:rsidR="006D2AE3" w:rsidRPr="006D2AE3" w:rsidRDefault="006D2AE3" w:rsidP="00B3274C">
      <w:pPr>
        <w:widowControl w:val="0"/>
        <w:spacing w:before="120" w:beforeAutospacing="0" w:after="60" w:afterAutospacing="0" w:line="360" w:lineRule="auto"/>
        <w:ind w:left="2160" w:hanging="720"/>
        <w:jc w:val="both"/>
        <w:rPr>
          <w:rFonts w:ascii="Times New Roman" w:eastAsia="Times New Roman" w:hAnsi="Times New Roman" w:cs="David"/>
          <w:sz w:val="24"/>
          <w:szCs w:val="24"/>
          <w:rtl/>
          <w:lang w:eastAsia="he-IL"/>
        </w:rPr>
        <w:pPrChange w:id="22" w:author="גרמן קגנובסקי" w:date="2021-06-08T15:26:00Z">
          <w:pPr>
            <w:widowControl w:val="0"/>
            <w:spacing w:before="120" w:beforeAutospacing="0" w:after="60" w:afterAutospacing="0" w:line="240" w:lineRule="auto"/>
            <w:ind w:left="2160" w:hanging="720"/>
            <w:jc w:val="both"/>
          </w:pPr>
        </w:pPrChange>
      </w:pPr>
      <w:r w:rsidRPr="006D2AE3">
        <w:rPr>
          <w:rFonts w:ascii="Times New Roman" w:eastAsia="Times New Roman" w:hAnsi="Times New Roman" w:cs="David" w:hint="cs"/>
          <w:sz w:val="24"/>
          <w:szCs w:val="24"/>
          <w:rtl/>
          <w:lang w:eastAsia="he-IL"/>
        </w:rPr>
        <w:t>1.1.1</w:t>
      </w:r>
      <w:del w:id="23" w:author="גרמן קגנובסקי" w:date="2021-06-08T15:21:00Z">
        <w:r w:rsidRPr="006D2AE3" w:rsidDel="00B3274C">
          <w:rPr>
            <w:rFonts w:ascii="Times New Roman" w:eastAsia="Times New Roman" w:hAnsi="Times New Roman" w:cs="David" w:hint="cs"/>
            <w:sz w:val="24"/>
            <w:szCs w:val="24"/>
            <w:rtl/>
            <w:lang w:eastAsia="he-IL"/>
          </w:rPr>
          <w:delText xml:space="preserve"> תאום מערכות תת קרקעיות  </w:delText>
        </w:r>
      </w:del>
      <w:ins w:id="24" w:author="גרמן קגנובסקי" w:date="2021-06-08T15:21:00Z">
        <w:r w:rsidR="00B3274C">
          <w:rPr>
            <w:rFonts w:ascii="Times New Roman" w:eastAsia="Times New Roman" w:hAnsi="Times New Roman" w:cs="David" w:hint="cs"/>
            <w:sz w:val="24"/>
            <w:szCs w:val="24"/>
            <w:rtl/>
            <w:lang w:eastAsia="he-IL"/>
          </w:rPr>
          <w:t xml:space="preserve">הפצת תכנית  </w:t>
        </w:r>
        <w:r w:rsidR="00B3274C">
          <w:rPr>
            <w:rFonts w:ascii="Times New Roman" w:eastAsia="Times New Roman" w:hAnsi="Times New Roman" w:cs="David" w:hint="cs"/>
            <w:sz w:val="24"/>
            <w:szCs w:val="24"/>
            <w:lang w:eastAsia="he-IL"/>
          </w:rPr>
          <w:t>BIM</w:t>
        </w:r>
        <w:r w:rsidR="00B3274C">
          <w:rPr>
            <w:rFonts w:ascii="Times New Roman" w:eastAsia="Times New Roman" w:hAnsi="Times New Roman" w:cs="David" w:hint="cs"/>
            <w:sz w:val="24"/>
            <w:szCs w:val="24"/>
            <w:rtl/>
            <w:lang w:eastAsia="he-IL"/>
          </w:rPr>
          <w:t>(</w:t>
        </w:r>
        <w:r w:rsidR="00B3274C">
          <w:rPr>
            <w:rFonts w:ascii="Times New Roman" w:eastAsia="Times New Roman" w:hAnsi="Times New Roman" w:cs="David" w:hint="cs"/>
            <w:sz w:val="24"/>
            <w:szCs w:val="24"/>
            <w:lang w:eastAsia="he-IL"/>
          </w:rPr>
          <w:t>BE</w:t>
        </w:r>
        <w:bookmarkStart w:id="25" w:name="_GoBack"/>
        <w:bookmarkEnd w:id="25"/>
        <w:r w:rsidR="00B3274C">
          <w:rPr>
            <w:rFonts w:ascii="Times New Roman" w:eastAsia="Times New Roman" w:hAnsi="Times New Roman" w:cs="David" w:hint="cs"/>
            <w:sz w:val="24"/>
            <w:szCs w:val="24"/>
            <w:lang w:eastAsia="he-IL"/>
          </w:rPr>
          <w:t xml:space="preserve">P </w:t>
        </w:r>
      </w:ins>
      <w:del w:id="26" w:author="גרמן קגנובסקי" w:date="2021-06-08T15:24:00Z">
        <w:r w:rsidRPr="006D2AE3" w:rsidDel="00B3274C">
          <w:rPr>
            <w:rFonts w:ascii="Times New Roman" w:eastAsia="Times New Roman" w:hAnsi="Times New Roman" w:cs="David" w:hint="cs"/>
            <w:sz w:val="24"/>
            <w:szCs w:val="24"/>
            <w:rtl/>
            <w:lang w:eastAsia="he-IL"/>
          </w:rPr>
          <w:delText>................................</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w:delText>
        </w:r>
      </w:del>
      <w:ins w:id="27" w:author="גרמן קגנובסקי" w:date="2021-06-08T15:24:00Z">
        <w:r w:rsidR="00B3274C">
          <w:rPr>
            <w:rFonts w:ascii="Times New Roman" w:eastAsia="Times New Roman" w:hAnsi="Times New Roman" w:cs="David" w:hint="cs"/>
            <w:sz w:val="24"/>
            <w:szCs w:val="24"/>
            <w:rtl/>
            <w:lang w:eastAsia="he-IL"/>
          </w:rPr>
          <w:t xml:space="preserve"> .</w:t>
        </w:r>
      </w:ins>
      <w:ins w:id="28" w:author="גרמן קגנובסקי" w:date="2021-06-08T15:25:00Z">
        <w:r w:rsidR="00B3274C">
          <w:rPr>
            <w:rFonts w:ascii="Times New Roman" w:eastAsia="Times New Roman" w:hAnsi="Times New Roman" w:cs="David" w:hint="cs"/>
            <w:sz w:val="24"/>
            <w:szCs w:val="24"/>
            <w:rtl/>
            <w:lang w:eastAsia="he-IL"/>
          </w:rPr>
          <w:t>..............................................</w:t>
        </w:r>
      </w:ins>
      <w:ins w:id="29" w:author="גרמן קגנובסקי" w:date="2021-06-08T15:27:00Z">
        <w:r w:rsidR="002D0F19">
          <w:rPr>
            <w:rFonts w:ascii="Times New Roman" w:eastAsia="Times New Roman" w:hAnsi="Times New Roman" w:cs="David" w:hint="cs"/>
            <w:sz w:val="24"/>
            <w:szCs w:val="24"/>
            <w:rtl/>
            <w:lang w:eastAsia="he-IL"/>
          </w:rPr>
          <w:t>.</w:t>
        </w:r>
      </w:ins>
      <w:ins w:id="30" w:author="גרמן קגנובסקי" w:date="2021-06-08T15:25:00Z">
        <w:r w:rsidR="00B3274C">
          <w:rPr>
            <w:rFonts w:ascii="Times New Roman" w:eastAsia="Times New Roman" w:hAnsi="Times New Roman" w:cs="David" w:hint="cs"/>
            <w:sz w:val="24"/>
            <w:szCs w:val="24"/>
            <w:rtl/>
            <w:lang w:eastAsia="he-IL"/>
          </w:rPr>
          <w:t>.......</w:t>
        </w:r>
      </w:ins>
      <w:ins w:id="31" w:author="גרמן קגנובסקי" w:date="2021-06-08T15:26:00Z">
        <w:r w:rsidR="00B3274C">
          <w:rPr>
            <w:rFonts w:ascii="Times New Roman" w:eastAsia="Times New Roman" w:hAnsi="Times New Roman" w:cs="David" w:hint="cs"/>
            <w:sz w:val="24"/>
            <w:szCs w:val="24"/>
            <w:rtl/>
            <w:lang w:eastAsia="he-IL"/>
          </w:rPr>
          <w:t>2</w:t>
        </w:r>
      </w:ins>
      <w:ins w:id="32" w:author="גרמן קגנובסקי" w:date="2021-06-08T15:25:00Z">
        <w:r w:rsidR="00B3274C">
          <w:rPr>
            <w:rFonts w:ascii="Times New Roman" w:eastAsia="Times New Roman" w:hAnsi="Times New Roman" w:cs="David" w:hint="cs"/>
            <w:sz w:val="24"/>
            <w:szCs w:val="24"/>
            <w:rtl/>
            <w:lang w:eastAsia="he-IL"/>
          </w:rPr>
          <w:t>0%</w:t>
        </w:r>
      </w:ins>
    </w:p>
    <w:p w14:paraId="4DD96AB6" w14:textId="77777777" w:rsidR="006D2AE3" w:rsidRPr="006D2AE3" w:rsidRDefault="006D2AE3" w:rsidP="00B3274C">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Change w:id="33" w:author="גרמן קגנובסקי" w:date="2021-06-08T15:26:00Z">
          <w:pPr>
            <w:widowControl w:val="0"/>
            <w:spacing w:before="120" w:beforeAutospacing="0" w:after="60" w:afterAutospacing="0" w:line="240" w:lineRule="auto"/>
            <w:ind w:left="1440"/>
            <w:jc w:val="both"/>
          </w:pPr>
        </w:pPrChange>
      </w:pPr>
      <w:r w:rsidRPr="006D2AE3">
        <w:rPr>
          <w:rFonts w:ascii="Times New Roman" w:eastAsia="Times New Roman" w:hAnsi="Times New Roman" w:cs="David" w:hint="cs"/>
          <w:sz w:val="24"/>
          <w:szCs w:val="24"/>
          <w:rtl/>
          <w:lang w:eastAsia="he-IL"/>
        </w:rPr>
        <w:t>1.1.2</w:t>
      </w:r>
      <w:del w:id="34" w:author="גרמן קגנובסקי" w:date="2021-06-08T15:21:00Z">
        <w:r w:rsidRPr="006D2AE3" w:rsidDel="00B3274C">
          <w:rPr>
            <w:rFonts w:ascii="Times New Roman" w:eastAsia="Times New Roman" w:hAnsi="Times New Roman" w:cs="David" w:hint="cs"/>
            <w:sz w:val="24"/>
            <w:szCs w:val="24"/>
            <w:rtl/>
            <w:lang w:eastAsia="he-IL"/>
          </w:rPr>
          <w:delText xml:space="preserve"> תאום קומות מרתף</w:delText>
        </w:r>
      </w:del>
      <w:ins w:id="35" w:author="גרמן קגנובסקי" w:date="2021-06-08T15:22:00Z">
        <w:r w:rsidR="00B3274C">
          <w:rPr>
            <w:rFonts w:ascii="Times New Roman" w:eastAsia="Times New Roman" w:hAnsi="Times New Roman" w:cs="David" w:hint="cs"/>
            <w:sz w:val="24"/>
            <w:szCs w:val="24"/>
            <w:rtl/>
            <w:lang w:eastAsia="he-IL"/>
          </w:rPr>
          <w:t>דו''ח בקרת מודל תכנון ראשוני</w:t>
        </w:r>
      </w:ins>
      <w:ins w:id="36" w:author="גרמן קגנובסקי" w:date="2021-06-08T15:25:00Z">
        <w:r w:rsidR="00B3274C">
          <w:rPr>
            <w:rFonts w:ascii="Times New Roman" w:eastAsia="Times New Roman" w:hAnsi="Times New Roman" w:cs="David" w:hint="cs"/>
            <w:sz w:val="24"/>
            <w:szCs w:val="24"/>
            <w:rtl/>
            <w:lang w:eastAsia="he-IL"/>
          </w:rPr>
          <w:t>.............................................</w:t>
        </w:r>
      </w:ins>
      <w:ins w:id="37" w:author="גרמן קגנובסקי" w:date="2021-06-08T15:27:00Z">
        <w:r w:rsidR="002D0F19">
          <w:rPr>
            <w:rFonts w:ascii="Times New Roman" w:eastAsia="Times New Roman" w:hAnsi="Times New Roman" w:cs="David" w:hint="cs"/>
            <w:sz w:val="24"/>
            <w:szCs w:val="24"/>
            <w:rtl/>
            <w:lang w:eastAsia="he-IL"/>
          </w:rPr>
          <w:t>.</w:t>
        </w:r>
      </w:ins>
      <w:ins w:id="38" w:author="גרמן קגנובסקי" w:date="2021-06-08T15:25:00Z">
        <w:r w:rsidR="00B3274C">
          <w:rPr>
            <w:rFonts w:ascii="Times New Roman" w:eastAsia="Times New Roman" w:hAnsi="Times New Roman" w:cs="David" w:hint="cs"/>
            <w:sz w:val="24"/>
            <w:szCs w:val="24"/>
            <w:rtl/>
            <w:lang w:eastAsia="he-IL"/>
          </w:rPr>
          <w:t>.</w:t>
        </w:r>
      </w:ins>
      <w:ins w:id="39" w:author="גרמן קגנובסקי" w:date="2021-06-08T15:22:00Z">
        <w:r w:rsidR="00B3274C">
          <w:rPr>
            <w:rFonts w:ascii="Times New Roman" w:eastAsia="Times New Roman" w:hAnsi="Times New Roman" w:cs="David" w:hint="cs"/>
            <w:sz w:val="24"/>
            <w:szCs w:val="24"/>
            <w:rtl/>
            <w:lang w:eastAsia="he-IL"/>
          </w:rPr>
          <w:t xml:space="preserve"> </w:t>
        </w:r>
      </w:ins>
      <w:ins w:id="40" w:author="גרמן קגנובסקי" w:date="2021-06-08T15:26:00Z">
        <w:r w:rsidR="00B3274C">
          <w:rPr>
            <w:rFonts w:ascii="Times New Roman" w:eastAsia="Times New Roman" w:hAnsi="Times New Roman" w:cs="David" w:hint="cs"/>
            <w:sz w:val="24"/>
            <w:szCs w:val="24"/>
            <w:rtl/>
            <w:lang w:eastAsia="he-IL"/>
          </w:rPr>
          <w:t>3</w:t>
        </w:r>
      </w:ins>
      <w:ins w:id="41" w:author="גרמן קגנובסקי" w:date="2021-06-08T15:25:00Z">
        <w:r w:rsidR="00B3274C">
          <w:rPr>
            <w:rFonts w:ascii="Times New Roman" w:eastAsia="Times New Roman" w:hAnsi="Times New Roman" w:cs="David" w:hint="cs"/>
            <w:sz w:val="24"/>
            <w:szCs w:val="24"/>
            <w:rtl/>
            <w:lang w:eastAsia="he-IL"/>
          </w:rPr>
          <w:t>0%</w:t>
        </w:r>
      </w:ins>
      <w:del w:id="42" w:author="גרמן קגנובסקי" w:date="2021-06-08T15:25:00Z">
        <w:r w:rsidRPr="006D2AE3" w:rsidDel="00B3274C">
          <w:rPr>
            <w:rFonts w:ascii="Times New Roman" w:eastAsia="Times New Roman" w:hAnsi="Times New Roman" w:cs="David" w:hint="cs"/>
            <w:sz w:val="24"/>
            <w:szCs w:val="24"/>
            <w:rtl/>
            <w:lang w:eastAsia="he-IL"/>
          </w:rPr>
          <w:delText>.............................................</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w:delText>
        </w:r>
      </w:del>
    </w:p>
    <w:p w14:paraId="28DF9F69" w14:textId="77777777" w:rsidR="006D2AE3" w:rsidRPr="006D2AE3" w:rsidRDefault="006D2AE3" w:rsidP="00B3274C">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Change w:id="43" w:author="גרמן קגנובסקי" w:date="2021-06-08T15:26:00Z">
          <w:pPr>
            <w:widowControl w:val="0"/>
            <w:spacing w:before="120" w:beforeAutospacing="0" w:after="60" w:afterAutospacing="0" w:line="240" w:lineRule="auto"/>
            <w:ind w:left="1440"/>
            <w:jc w:val="both"/>
          </w:pPr>
        </w:pPrChange>
      </w:pPr>
      <w:r w:rsidRPr="006D2AE3">
        <w:rPr>
          <w:rFonts w:ascii="Times New Roman" w:eastAsia="Times New Roman" w:hAnsi="Times New Roman" w:cs="David" w:hint="cs"/>
          <w:sz w:val="24"/>
          <w:szCs w:val="24"/>
          <w:rtl/>
          <w:lang w:eastAsia="he-IL"/>
        </w:rPr>
        <w:t>1.1.3</w:t>
      </w:r>
      <w:del w:id="44" w:author="גרמן קגנובסקי" w:date="2021-06-08T15:22:00Z">
        <w:r w:rsidRPr="006D2AE3" w:rsidDel="00B3274C">
          <w:rPr>
            <w:rFonts w:ascii="Times New Roman" w:eastAsia="Times New Roman" w:hAnsi="Times New Roman" w:cs="David" w:hint="cs"/>
            <w:sz w:val="24"/>
            <w:szCs w:val="24"/>
            <w:rtl/>
            <w:lang w:eastAsia="he-IL"/>
          </w:rPr>
          <w:delText xml:space="preserve"> תאום קומות חניון</w:delText>
        </w:r>
      </w:del>
      <w:ins w:id="45" w:author="גרמן קגנובסקי" w:date="2021-06-08T15:22:00Z">
        <w:r w:rsidR="00B3274C">
          <w:rPr>
            <w:rFonts w:ascii="Times New Roman" w:eastAsia="Times New Roman" w:hAnsi="Times New Roman" w:cs="David" w:hint="cs"/>
            <w:sz w:val="24"/>
            <w:szCs w:val="24"/>
            <w:rtl/>
            <w:lang w:eastAsia="he-IL"/>
          </w:rPr>
          <w:t xml:space="preserve">דו''ח בקרה מודל תכנון סופי </w:t>
        </w:r>
      </w:ins>
      <w:ins w:id="46" w:author="גרמן קגנובסקי" w:date="2021-06-08T15:23:00Z">
        <w:r w:rsidR="00B3274C">
          <w:rPr>
            <w:rFonts w:ascii="Times New Roman" w:eastAsia="Times New Roman" w:hAnsi="Times New Roman" w:cs="David" w:hint="cs"/>
            <w:sz w:val="24"/>
            <w:szCs w:val="24"/>
            <w:rtl/>
            <w:lang w:eastAsia="he-IL"/>
          </w:rPr>
          <w:t>( למכרז )</w:t>
        </w:r>
      </w:ins>
      <w:ins w:id="47" w:author="גרמן קגנובסקי" w:date="2021-06-08T15:26:00Z">
        <w:r w:rsidR="00B3274C">
          <w:rPr>
            <w:rFonts w:ascii="Times New Roman" w:eastAsia="Times New Roman" w:hAnsi="Times New Roman" w:cs="David" w:hint="cs"/>
            <w:sz w:val="24"/>
            <w:szCs w:val="24"/>
            <w:rtl/>
            <w:lang w:eastAsia="he-IL"/>
          </w:rPr>
          <w:t>.................................</w:t>
        </w:r>
      </w:ins>
      <w:ins w:id="48" w:author="גרמן קגנובסקי" w:date="2021-06-08T15:27:00Z">
        <w:r w:rsidR="002D0F19">
          <w:rPr>
            <w:rFonts w:ascii="Times New Roman" w:eastAsia="Times New Roman" w:hAnsi="Times New Roman" w:cs="David" w:hint="cs"/>
            <w:sz w:val="24"/>
            <w:szCs w:val="24"/>
            <w:rtl/>
            <w:lang w:eastAsia="he-IL"/>
          </w:rPr>
          <w:t>..</w:t>
        </w:r>
      </w:ins>
      <w:ins w:id="49" w:author="גרמן קגנובסקי" w:date="2021-06-08T15:26:00Z">
        <w:r w:rsidR="00B3274C">
          <w:rPr>
            <w:rFonts w:ascii="Times New Roman" w:eastAsia="Times New Roman" w:hAnsi="Times New Roman" w:cs="David" w:hint="cs"/>
            <w:sz w:val="24"/>
            <w:szCs w:val="24"/>
            <w:rtl/>
            <w:lang w:eastAsia="he-IL"/>
          </w:rPr>
          <w:t>...30%</w:t>
        </w:r>
      </w:ins>
      <w:ins w:id="50" w:author="גרמן קגנובסקי" w:date="2021-06-08T15:23:00Z">
        <w:r w:rsidR="00B3274C">
          <w:rPr>
            <w:rFonts w:ascii="Times New Roman" w:eastAsia="Times New Roman" w:hAnsi="Times New Roman" w:cs="David" w:hint="cs"/>
            <w:sz w:val="24"/>
            <w:szCs w:val="24"/>
            <w:rtl/>
            <w:lang w:eastAsia="he-IL"/>
          </w:rPr>
          <w:t xml:space="preserve"> </w:t>
        </w:r>
      </w:ins>
      <w:del w:id="51" w:author="גרמן קגנובסקי" w:date="2021-06-08T15:26:00Z">
        <w:r w:rsidRPr="006D2AE3" w:rsidDel="00B3274C">
          <w:rPr>
            <w:rFonts w:ascii="Times New Roman" w:eastAsia="Times New Roman" w:hAnsi="Times New Roman" w:cs="David" w:hint="cs"/>
            <w:sz w:val="24"/>
            <w:szCs w:val="24"/>
            <w:rtl/>
            <w:lang w:eastAsia="he-IL"/>
          </w:rPr>
          <w:delText>.............................................</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xml:space="preserve">........................ ₪ </w:delText>
        </w:r>
      </w:del>
    </w:p>
    <w:p w14:paraId="25F34A13" w14:textId="77777777" w:rsidR="006D2AE3" w:rsidRPr="006D2AE3" w:rsidRDefault="006D2AE3" w:rsidP="00B3274C">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Change w:id="52" w:author="גרמן קגנובסקי" w:date="2021-06-08T15:26:00Z">
          <w:pPr>
            <w:widowControl w:val="0"/>
            <w:spacing w:before="120" w:beforeAutospacing="0" w:after="60" w:afterAutospacing="0" w:line="240" w:lineRule="auto"/>
            <w:ind w:left="1440"/>
            <w:jc w:val="both"/>
          </w:pPr>
        </w:pPrChange>
      </w:pPr>
      <w:r w:rsidRPr="006D2AE3">
        <w:rPr>
          <w:rFonts w:ascii="Times New Roman" w:eastAsia="Times New Roman" w:hAnsi="Times New Roman" w:cs="David" w:hint="cs"/>
          <w:sz w:val="24"/>
          <w:szCs w:val="24"/>
          <w:rtl/>
          <w:lang w:eastAsia="he-IL"/>
        </w:rPr>
        <w:t>1.1.4</w:t>
      </w:r>
      <w:del w:id="53" w:author="גרמן קגנובסקי" w:date="2021-06-08T15:23:00Z">
        <w:r w:rsidRPr="006D2AE3" w:rsidDel="00B3274C">
          <w:rPr>
            <w:rFonts w:ascii="Times New Roman" w:eastAsia="Times New Roman" w:hAnsi="Times New Roman" w:cs="David" w:hint="cs"/>
            <w:sz w:val="24"/>
            <w:szCs w:val="24"/>
            <w:rtl/>
            <w:lang w:eastAsia="he-IL"/>
          </w:rPr>
          <w:delText xml:space="preserve"> תאום קומת קרקע ולובי ראשי</w:delText>
        </w:r>
      </w:del>
      <w:ins w:id="54" w:author="גרמן קגנובסקי" w:date="2021-06-08T15:23:00Z">
        <w:r w:rsidR="00B3274C">
          <w:rPr>
            <w:rFonts w:ascii="Times New Roman" w:eastAsia="Times New Roman" w:hAnsi="Times New Roman" w:cs="David" w:hint="cs"/>
            <w:sz w:val="24"/>
            <w:szCs w:val="24"/>
            <w:rtl/>
            <w:lang w:eastAsia="he-IL"/>
          </w:rPr>
          <w:t>העברת מודל לביצוע</w:t>
        </w:r>
      </w:ins>
      <w:ins w:id="55" w:author="גרמן קגנובסקי" w:date="2021-06-08T15:27:00Z">
        <w:r w:rsidR="002D0F19">
          <w:rPr>
            <w:rFonts w:ascii="Times New Roman" w:eastAsia="Times New Roman" w:hAnsi="Times New Roman" w:cs="David" w:hint="cs"/>
            <w:sz w:val="24"/>
            <w:szCs w:val="24"/>
            <w:rtl/>
            <w:lang w:eastAsia="he-IL"/>
          </w:rPr>
          <w:t>...............................................................</w:t>
        </w:r>
      </w:ins>
      <w:ins w:id="56" w:author="גרמן קגנובסקי" w:date="2021-06-08T15:23:00Z">
        <w:r w:rsidR="00B3274C">
          <w:rPr>
            <w:rFonts w:ascii="Times New Roman" w:eastAsia="Times New Roman" w:hAnsi="Times New Roman" w:cs="David" w:hint="cs"/>
            <w:sz w:val="24"/>
            <w:szCs w:val="24"/>
            <w:rtl/>
            <w:lang w:eastAsia="he-IL"/>
          </w:rPr>
          <w:t xml:space="preserve"> </w:t>
        </w:r>
      </w:ins>
      <w:ins w:id="57" w:author="גרמן קגנובסקי" w:date="2021-06-08T15:26:00Z">
        <w:r w:rsidR="00B3274C">
          <w:rPr>
            <w:rFonts w:ascii="Times New Roman" w:eastAsia="Times New Roman" w:hAnsi="Times New Roman" w:cs="David" w:hint="cs"/>
            <w:sz w:val="24"/>
            <w:szCs w:val="24"/>
            <w:rtl/>
            <w:lang w:eastAsia="he-IL"/>
          </w:rPr>
          <w:t>20%</w:t>
        </w:r>
      </w:ins>
      <w:del w:id="58" w:author="גרמן קגנובסקי" w:date="2021-06-08T15:26:00Z">
        <w:r w:rsidRPr="006D2AE3" w:rsidDel="00B3274C">
          <w:rPr>
            <w:rFonts w:ascii="Times New Roman" w:eastAsia="Times New Roman" w:hAnsi="Times New Roman" w:cs="David" w:hint="cs"/>
            <w:sz w:val="24"/>
            <w:szCs w:val="24"/>
            <w:rtl/>
            <w:lang w:eastAsia="he-IL"/>
          </w:rPr>
          <w:delText>.................................</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w:delText>
        </w:r>
      </w:del>
    </w:p>
    <w:p w14:paraId="016D86F5" w14:textId="77777777" w:rsidR="006D2AE3" w:rsidRPr="006D2AE3" w:rsidDel="00B3274C" w:rsidRDefault="006D2AE3" w:rsidP="002D0F19">
      <w:pPr>
        <w:widowControl w:val="0"/>
        <w:spacing w:before="120" w:beforeAutospacing="0" w:after="60" w:afterAutospacing="0" w:line="240" w:lineRule="auto"/>
        <w:jc w:val="both"/>
        <w:rPr>
          <w:del w:id="59" w:author="גרמן קגנובסקי" w:date="2021-06-08T15:23:00Z"/>
          <w:rFonts w:ascii="Times New Roman" w:eastAsia="Times New Roman" w:hAnsi="Times New Roman" w:cs="David"/>
          <w:sz w:val="24"/>
          <w:szCs w:val="24"/>
          <w:rtl/>
          <w:lang w:eastAsia="he-IL"/>
        </w:rPr>
        <w:pPrChange w:id="60" w:author="גרמן קגנובסקי" w:date="2021-06-08T15:27:00Z">
          <w:pPr>
            <w:widowControl w:val="0"/>
            <w:spacing w:before="120" w:beforeAutospacing="0" w:after="60" w:afterAutospacing="0" w:line="240" w:lineRule="auto"/>
            <w:ind w:left="1440"/>
            <w:jc w:val="both"/>
          </w:pPr>
        </w:pPrChange>
      </w:pPr>
      <w:del w:id="61" w:author="גרמן קגנובסקי" w:date="2021-06-08T15:26:00Z">
        <w:r w:rsidRPr="006D2AE3" w:rsidDel="00B3274C">
          <w:rPr>
            <w:rFonts w:ascii="Times New Roman" w:eastAsia="Times New Roman" w:hAnsi="Times New Roman" w:cs="David" w:hint="cs"/>
            <w:sz w:val="24"/>
            <w:szCs w:val="24"/>
            <w:rtl/>
            <w:lang w:eastAsia="he-IL"/>
          </w:rPr>
          <w:delText>1.</w:delText>
        </w:r>
      </w:del>
      <w:del w:id="62" w:author="גרמן קגנובסקי" w:date="2021-06-08T15:27:00Z">
        <w:r w:rsidRPr="006D2AE3" w:rsidDel="002D0F19">
          <w:rPr>
            <w:rFonts w:ascii="Times New Roman" w:eastAsia="Times New Roman" w:hAnsi="Times New Roman" w:cs="David" w:hint="cs"/>
            <w:sz w:val="24"/>
            <w:szCs w:val="24"/>
            <w:rtl/>
            <w:lang w:eastAsia="he-IL"/>
          </w:rPr>
          <w:delText>1.</w:delText>
        </w:r>
      </w:del>
      <w:del w:id="63" w:author="גרמן קגנובסקי" w:date="2021-06-08T15:23:00Z">
        <w:r w:rsidRPr="006D2AE3" w:rsidDel="00B3274C">
          <w:rPr>
            <w:rFonts w:ascii="Times New Roman" w:eastAsia="Times New Roman" w:hAnsi="Times New Roman" w:cs="David" w:hint="cs"/>
            <w:sz w:val="24"/>
            <w:szCs w:val="24"/>
            <w:rtl/>
            <w:lang w:eastAsia="he-IL"/>
          </w:rPr>
          <w:delText>5 תאום קומות המסחר...............................................</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xml:space="preserve">...................... ₪ </w:delText>
        </w:r>
      </w:del>
    </w:p>
    <w:p w14:paraId="61DF267D" w14:textId="77777777" w:rsidR="006D2AE3" w:rsidRPr="006D2AE3" w:rsidDel="00B3274C" w:rsidRDefault="006D2AE3" w:rsidP="00B3274C">
      <w:pPr>
        <w:widowControl w:val="0"/>
        <w:spacing w:before="120" w:beforeAutospacing="0" w:after="60" w:afterAutospacing="0" w:line="240" w:lineRule="auto"/>
        <w:jc w:val="both"/>
        <w:rPr>
          <w:del w:id="64" w:author="גרמן קגנובסקי" w:date="2021-06-08T15:23:00Z"/>
          <w:rFonts w:ascii="Times New Roman" w:eastAsia="Times New Roman" w:hAnsi="Times New Roman" w:cs="David"/>
          <w:sz w:val="24"/>
          <w:szCs w:val="24"/>
          <w:rtl/>
          <w:lang w:eastAsia="he-IL"/>
        </w:rPr>
        <w:pPrChange w:id="65" w:author="גרמן קגנובסקי" w:date="2021-06-08T15:27:00Z">
          <w:pPr>
            <w:widowControl w:val="0"/>
            <w:spacing w:before="120" w:beforeAutospacing="0" w:after="60" w:afterAutospacing="0" w:line="240" w:lineRule="auto"/>
            <w:ind w:left="1440"/>
            <w:jc w:val="both"/>
          </w:pPr>
        </w:pPrChange>
      </w:pPr>
      <w:del w:id="66" w:author="גרמן קגנובסקי" w:date="2021-06-08T15:23:00Z">
        <w:r w:rsidRPr="006D2AE3" w:rsidDel="00B3274C">
          <w:rPr>
            <w:rFonts w:ascii="Times New Roman" w:eastAsia="Times New Roman" w:hAnsi="Times New Roman" w:cs="David" w:hint="cs"/>
            <w:sz w:val="24"/>
            <w:szCs w:val="24"/>
            <w:rtl/>
            <w:lang w:eastAsia="he-IL"/>
          </w:rPr>
          <w:delText>1.1.6 תאום קומות המגורים...............................................</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w:delText>
        </w:r>
      </w:del>
    </w:p>
    <w:p w14:paraId="48D4802C" w14:textId="77777777" w:rsidR="006D2AE3" w:rsidRPr="006D2AE3" w:rsidDel="00B3274C" w:rsidRDefault="006D2AE3" w:rsidP="00B3274C">
      <w:pPr>
        <w:widowControl w:val="0"/>
        <w:spacing w:before="120" w:beforeAutospacing="0" w:after="60" w:afterAutospacing="0" w:line="240" w:lineRule="auto"/>
        <w:jc w:val="both"/>
        <w:rPr>
          <w:del w:id="67" w:author="גרמן קגנובסקי" w:date="2021-06-08T15:23:00Z"/>
          <w:rFonts w:ascii="Times New Roman" w:eastAsia="Times New Roman" w:hAnsi="Times New Roman" w:cs="David"/>
          <w:sz w:val="24"/>
          <w:szCs w:val="24"/>
          <w:lang w:eastAsia="he-IL"/>
        </w:rPr>
        <w:pPrChange w:id="68" w:author="גרמן קגנובסקי" w:date="2021-06-08T15:27:00Z">
          <w:pPr>
            <w:widowControl w:val="0"/>
            <w:spacing w:before="120" w:beforeAutospacing="0" w:after="60" w:afterAutospacing="0" w:line="240" w:lineRule="auto"/>
            <w:ind w:left="1440"/>
            <w:jc w:val="both"/>
          </w:pPr>
        </w:pPrChange>
      </w:pPr>
      <w:del w:id="69" w:author="גרמן קגנובסקי" w:date="2021-06-08T15:23:00Z">
        <w:r w:rsidRPr="006D2AE3" w:rsidDel="00B3274C">
          <w:rPr>
            <w:rFonts w:ascii="Times New Roman" w:eastAsia="Times New Roman" w:hAnsi="Times New Roman" w:cs="David" w:hint="cs"/>
            <w:sz w:val="24"/>
            <w:szCs w:val="24"/>
            <w:rtl/>
            <w:lang w:eastAsia="he-IL"/>
          </w:rPr>
          <w:delText>1.1.7 תאום מערכות גג המגורים..........................................</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xml:space="preserve">...................  ₪ </w:delText>
        </w:r>
      </w:del>
    </w:p>
    <w:p w14:paraId="1B45F978" w14:textId="77777777" w:rsidR="006D2AE3" w:rsidRPr="006D2AE3" w:rsidRDefault="006D2AE3" w:rsidP="00B3274C">
      <w:pPr>
        <w:widowControl w:val="0"/>
        <w:spacing w:before="120" w:beforeAutospacing="0" w:after="60" w:afterAutospacing="0" w:line="240" w:lineRule="auto"/>
        <w:jc w:val="both"/>
        <w:rPr>
          <w:rFonts w:ascii="Times New Roman" w:eastAsia="Times New Roman" w:hAnsi="Times New Roman" w:cs="David"/>
          <w:sz w:val="24"/>
          <w:szCs w:val="24"/>
          <w:rtl/>
          <w:lang w:eastAsia="he-IL"/>
        </w:rPr>
        <w:pPrChange w:id="70" w:author="גרמן קגנובסקי" w:date="2021-06-08T15:27:00Z">
          <w:pPr>
            <w:widowControl w:val="0"/>
            <w:spacing w:before="120" w:beforeAutospacing="0" w:after="60" w:afterAutospacing="0" w:line="240" w:lineRule="auto"/>
            <w:ind w:left="1440"/>
            <w:jc w:val="both"/>
          </w:pPr>
        </w:pPrChange>
      </w:pPr>
      <w:del w:id="71" w:author="גרמן קגנובסקי" w:date="2021-06-08T15:23:00Z">
        <w:r w:rsidRPr="006D2AE3" w:rsidDel="00B3274C">
          <w:rPr>
            <w:rFonts w:ascii="Times New Roman" w:eastAsia="Times New Roman" w:hAnsi="Times New Roman" w:cs="David" w:hint="cs"/>
            <w:sz w:val="24"/>
            <w:szCs w:val="24"/>
            <w:rtl/>
            <w:lang w:eastAsia="he-IL"/>
          </w:rPr>
          <w:delText>1.1.8 תאום מערכות גג המסחר.............................................</w:delText>
        </w:r>
        <w:r w:rsidR="00415999" w:rsidDel="00B3274C">
          <w:rPr>
            <w:rFonts w:ascii="Times New Roman" w:eastAsia="Times New Roman" w:hAnsi="Times New Roman" w:cs="David" w:hint="cs"/>
            <w:sz w:val="24"/>
            <w:szCs w:val="24"/>
            <w:rtl/>
            <w:lang w:eastAsia="he-IL"/>
          </w:rPr>
          <w:delText>..</w:delText>
        </w:r>
        <w:r w:rsidRPr="006D2AE3" w:rsidDel="00B3274C">
          <w:rPr>
            <w:rFonts w:ascii="Times New Roman" w:eastAsia="Times New Roman" w:hAnsi="Times New Roman" w:cs="David" w:hint="cs"/>
            <w:sz w:val="24"/>
            <w:szCs w:val="24"/>
            <w:rtl/>
            <w:lang w:eastAsia="he-IL"/>
          </w:rPr>
          <w:delText>.................. ₪</w:delText>
        </w:r>
      </w:del>
    </w:p>
    <w:p w14:paraId="66803022"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5EC36363"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08C8C168"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8B0709A"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3DC71CD"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7B06A59A"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90C06DF"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D7071A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DC4E8F1" w14:textId="297686AB" w:rsidR="00415999" w:rsidRPr="00DE118F" w:rsidRDefault="00415999" w:rsidP="00AB57EC">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Change w:id="72" w:author="גרמן קגנובסקי" w:date="2021-06-08T15:29:00Z">
          <w:pPr>
            <w:widowControl w:val="0"/>
            <w:spacing w:before="0" w:beforeAutospacing="0" w:after="0" w:afterAutospacing="0" w:line="240" w:lineRule="auto"/>
            <w:ind w:left="651" w:hanging="651"/>
            <w:jc w:val="both"/>
          </w:pPr>
        </w:pPrChange>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ins w:id="73" w:author="גרמן קגנובסקי" w:date="2021-06-08T15:29:00Z">
        <w:r w:rsidR="00AB57EC">
          <w:rPr>
            <w:rFonts w:ascii="Times New Roman" w:eastAsia="Times New Roman" w:hAnsi="Times New Roman" w:cs="David" w:hint="cs"/>
            <w:sz w:val="20"/>
            <w:szCs w:val="24"/>
            <w:rtl/>
            <w:lang w:eastAsia="he-IL"/>
          </w:rPr>
          <w:t>בוטל</w:t>
        </w:r>
      </w:ins>
      <w:del w:id="74" w:author="גרמן קגנובסקי" w:date="2021-06-08T15:29:00Z">
        <w:r w:rsidRPr="00DE118F" w:rsidDel="00AB57EC">
          <w:rPr>
            <w:rFonts w:ascii="Times New Roman" w:eastAsia="Times New Roman" w:hAnsi="Times New Roman" w:cs="David" w:hint="cs"/>
            <w:sz w:val="20"/>
            <w:szCs w:val="24"/>
            <w:rtl/>
            <w:lang w:eastAsia="he-IL"/>
          </w:rPr>
          <w:delText>הסכום המפורט בסעיף 1.1 לעיל יהיה צמוד ל</w:delText>
        </w:r>
      </w:del>
      <w:customXmlDelRangeStart w:id="75" w:author="גרמן קגנובסקי" w:date="2021-06-08T15:29:00Z"/>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customXmlDelRangeEnd w:id="75"/>
          <w:customXmlDelRangeStart w:id="76" w:author="גרמן קגנובסקי" w:date="2021-06-08T15:29:00Z"/>
        </w:sdtContent>
      </w:sdt>
      <w:customXmlDelRangeEnd w:id="76"/>
      <w:del w:id="77" w:author="גרמן קגנובסקי" w:date="2021-06-08T15:29:00Z">
        <w:r w:rsidRPr="00DE118F" w:rsidDel="00AB57EC">
          <w:rPr>
            <w:rFonts w:ascii="Times New Roman" w:eastAsia="Times New Roman" w:hAnsi="Times New Roman" w:cs="David" w:hint="cs"/>
            <w:color w:val="008000"/>
            <w:sz w:val="24"/>
            <w:szCs w:val="24"/>
            <w:rtl/>
          </w:rPr>
          <w:br/>
        </w:r>
      </w:del>
      <w:customXmlDelRangeStart w:id="78" w:author="גרמן קגנובסקי" w:date="2021-06-08T15:29:00Z"/>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customXmlDelRangeEnd w:id="78"/>
          <w:customXmlDelRangeStart w:id="79" w:author="גרמן קגנובסקי" w:date="2021-06-08T15:29:00Z"/>
        </w:sdtContent>
      </w:sdt>
      <w:customXmlDelRangeEnd w:id="79"/>
      <w:del w:id="80" w:author="גרמן קגנובסקי" w:date="2021-06-08T15:29:00Z">
        <w:r w:rsidRPr="00DE118F" w:rsidDel="00AB57EC">
          <w:rPr>
            <w:rFonts w:ascii="Times New Roman" w:eastAsia="Times New Roman" w:hAnsi="Times New Roman" w:cs="David" w:hint="cs"/>
            <w:color w:val="008000"/>
            <w:sz w:val="24"/>
            <w:szCs w:val="24"/>
            <w:rtl/>
          </w:rPr>
          <w:delText xml:space="preserve"> </w:delText>
        </w:r>
      </w:del>
      <w:customXmlDelRangeStart w:id="81" w:author="גרמן קגנובסקי" w:date="2021-06-08T15:29:00Z"/>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customXmlDelRangeEnd w:id="81"/>
          <w:customXmlDelRangeStart w:id="82" w:author="גרמן קגנובסקי" w:date="2021-06-08T15:29:00Z"/>
        </w:sdtContent>
      </w:sdt>
      <w:customXmlDelRangeEnd w:id="82"/>
      <w:del w:id="83" w:author="גרמן קגנובסקי" w:date="2021-06-08T15:29:00Z">
        <w:r w:rsidRPr="00DE118F" w:rsidDel="00AB57EC">
          <w:rPr>
            <w:rFonts w:ascii="Times New Roman" w:eastAsia="Times New Roman" w:hAnsi="Times New Roman" w:cs="David" w:hint="cs"/>
            <w:sz w:val="24"/>
            <w:szCs w:val="24"/>
            <w:rtl/>
          </w:rPr>
          <w:delText xml:space="preserve"> (העומד על </w:delText>
        </w:r>
      </w:del>
      <w:customXmlDelRangeStart w:id="84" w:author="גרמן קגנובסקי" w:date="2021-06-08T15:29:00Z"/>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customXmlDelRangeEnd w:id="84"/>
          <w:customXmlDelRangeStart w:id="85" w:author="גרמן קגנובסקי" w:date="2021-06-08T15:29:00Z"/>
        </w:sdtContent>
      </w:sdt>
      <w:customXmlDelRangeEnd w:id="85"/>
      <w:del w:id="86" w:author="גרמן קגנובסקי" w:date="2021-06-08T15:29:00Z">
        <w:r w:rsidRPr="00DE118F" w:rsidDel="00AB57EC">
          <w:rPr>
            <w:rFonts w:ascii="Times New Roman" w:eastAsia="Times New Roman" w:hAnsi="Times New Roman" w:cs="David" w:hint="cs"/>
            <w:sz w:val="24"/>
            <w:szCs w:val="24"/>
            <w:rtl/>
          </w:rPr>
          <w:delText xml:space="preserve"> נקודות) </w:delText>
        </w:r>
        <w:r w:rsidRPr="00DE118F" w:rsidDel="00AB57EC">
          <w:rPr>
            <w:rFonts w:ascii="Times New Roman" w:eastAsia="Times New Roman" w:hAnsi="Times New Roman" w:cs="David" w:hint="cs"/>
            <w:sz w:val="24"/>
            <w:szCs w:val="24"/>
            <w:rtl/>
            <w:lang w:eastAsia="he-IL"/>
          </w:rPr>
          <w:delText xml:space="preserve"> עד למדד הידוע ביום הגשת כל חשבון.</w:delText>
        </w:r>
      </w:del>
    </w:p>
    <w:p w14:paraId="56290DF0"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008865C"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6217268D"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D2ED2BB"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857196F"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lastRenderedPageBreak/>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4077BECB"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4CDF5B2B"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2FB97044"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7814ACE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3A0FB4"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6A795AE8"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CA17369"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8D56A05"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4DC0FEC9" w14:textId="77777777" w:rsidTr="00144C6E">
        <w:trPr>
          <w:gridAfter w:val="1"/>
          <w:wAfter w:w="567" w:type="dxa"/>
        </w:trPr>
        <w:tc>
          <w:tcPr>
            <w:tcW w:w="993" w:type="dxa"/>
            <w:vAlign w:val="bottom"/>
          </w:tcPr>
          <w:p w14:paraId="5E512AB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6AE093B5"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448F6FCE"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56B39E57" w14:textId="77777777" w:rsidTr="00144C6E">
        <w:trPr>
          <w:trHeight w:val="340"/>
        </w:trPr>
        <w:tc>
          <w:tcPr>
            <w:tcW w:w="993" w:type="dxa"/>
          </w:tcPr>
          <w:p w14:paraId="7FFB53C3"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67C94B82"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3062BB2E"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226DF1E8" w14:textId="77777777" w:rsidTr="00144C6E">
        <w:trPr>
          <w:trHeight w:val="340"/>
        </w:trPr>
        <w:tc>
          <w:tcPr>
            <w:tcW w:w="993" w:type="dxa"/>
          </w:tcPr>
          <w:p w14:paraId="43CE4626"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5B65F1C6"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70F92E3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26DA68E2" w14:textId="77777777" w:rsidTr="00144C6E">
        <w:trPr>
          <w:trHeight w:val="340"/>
        </w:trPr>
        <w:tc>
          <w:tcPr>
            <w:tcW w:w="993" w:type="dxa"/>
          </w:tcPr>
          <w:p w14:paraId="6EE61E88"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0D2E2BAA"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3F4DCDBC"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4F2352AE" w14:textId="77777777" w:rsidTr="00144C6E">
        <w:trPr>
          <w:trHeight w:val="340"/>
        </w:trPr>
        <w:tc>
          <w:tcPr>
            <w:tcW w:w="993" w:type="dxa"/>
          </w:tcPr>
          <w:p w14:paraId="23F679CC"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41AB5CD4"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6615030F"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651EA77B" w14:textId="77777777" w:rsidTr="00144C6E">
        <w:trPr>
          <w:gridAfter w:val="1"/>
          <w:wAfter w:w="567" w:type="dxa"/>
        </w:trPr>
        <w:tc>
          <w:tcPr>
            <w:tcW w:w="993" w:type="dxa"/>
          </w:tcPr>
          <w:p w14:paraId="1927BD32"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2491F4CB"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E68CA1E"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640BF791"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3A25665E"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7D5052E"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5234982A"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46BE7706"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13E8ED03"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69D938AC"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5FFB3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763674C7"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22AEEC8"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417252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6F83ED9"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5C8FFF32"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B3DFE6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4548137" w14:textId="77777777" w:rsidR="00BE2283" w:rsidRPr="00B27B4C" w:rsidRDefault="00B01279"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87" w:author="גרמן קגנובסקי" w:date="2021-06-08T15:08: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8EDFABE"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CB903BE"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0D17D1E"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FB9D3B9"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6FC225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BF58E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8"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9"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4C246D8"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24BDC2"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1"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2" w:author="גרמן קגנובסקי" w:date="2021-06-08T15:07:00Z">
            <w:r w:rsidR="00B01279">
              <w:rPr>
                <w:rFonts w:ascii="Times New Roman" w:eastAsia="Times New Roman" w:hAnsi="Times New Roman" w:cs="David" w:hint="cs"/>
                <w:bCs/>
                <w:color w:val="008000"/>
                <w:sz w:val="24"/>
                <w:szCs w:val="24"/>
                <w:rtl/>
                <w:lang w:eastAsia="he-IL"/>
              </w:rPr>
              <w:t>סביוני רעננה צפון</w:t>
            </w:r>
          </w:ins>
        </w:sdtContent>
      </w:sdt>
      <w:r w:rsidRPr="00B27B4C">
        <w:rPr>
          <w:rFonts w:ascii="Times New Roman" w:eastAsia="Times New Roman" w:hAnsi="Times New Roman" w:cs="David" w:hint="cs"/>
          <w:color w:val="008000"/>
          <w:sz w:val="24"/>
          <w:szCs w:val="24"/>
          <w:rtl/>
          <w:lang w:eastAsia="he-IL"/>
        </w:rPr>
        <w:t>.</w:t>
      </w:r>
    </w:p>
    <w:p w14:paraId="0890ADE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6BEBAE"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3"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43D429D"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D3130B1" w14:textId="77777777"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4"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325BDDC"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9F1664E"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CEE9FD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75FAD3"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E24720E"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38513D"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69155F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9AF503"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3B6549A"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4D849A0"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88D4302" w14:textId="77777777"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5"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p>
    <w:p w14:paraId="5E50934B"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42F8FE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FB104E3"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5153C21"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AB0724A"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7E1D527A"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5F20B1B"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A0DD2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5112E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84F444C"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FBCE4F"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26771A" w14:textId="77777777" w:rsidR="008872EF" w:rsidRPr="00232692"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4B40873"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09B4DBC1"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A5F2286" w14:textId="77777777" w:rsidR="008872EF" w:rsidRPr="0009511C" w:rsidRDefault="008872EF" w:rsidP="008872E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EBC5D5A"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B56041D"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DE88BC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D47107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A4F3724"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C03235E"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F7084F8"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AAA044B"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773A828"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B06EA7C"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35E7CBA"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AE3B1B4" w14:textId="77777777"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C2520D3"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7694812" w14:textId="77777777" w:rsidR="008872EF" w:rsidRPr="00400B84"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09511C" w14:paraId="290EEA9A" w14:textId="77777777" w:rsidTr="00B0127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CFEB979"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31E361E"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8872EF" w:rsidRPr="0009511C" w14:paraId="1E31CDFC" w14:textId="77777777" w:rsidTr="00B0127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C4AD749"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09511C" w14:paraId="6829BA41" w14:textId="77777777" w:rsidTr="00B0127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7B7F47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7298038"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E28D736"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FD4F78D"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8872EF" w:rsidRPr="0009511C" w14:paraId="00F84C8B" w14:textId="77777777" w:rsidTr="00B01279">
        <w:trPr>
          <w:trHeight w:val="551"/>
        </w:trPr>
        <w:tc>
          <w:tcPr>
            <w:tcW w:w="4068" w:type="dxa"/>
            <w:tcBorders>
              <w:top w:val="single" w:sz="4" w:space="0" w:color="auto"/>
              <w:left w:val="single" w:sz="4" w:space="0" w:color="auto"/>
              <w:bottom w:val="single" w:sz="4" w:space="0" w:color="auto"/>
              <w:right w:val="single" w:sz="4" w:space="0" w:color="auto"/>
            </w:tcBorders>
            <w:hideMark/>
          </w:tcPr>
          <w:p w14:paraId="23DB4E3E"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F55795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D1BD544"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FD17E6D"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p>
          <w:p w14:paraId="12EBE4A8"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EAFB853"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63F4A4E"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p>
          <w:p w14:paraId="35125972"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BFE2C5A"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09511C" w14:paraId="166F4A4B" w14:textId="77777777" w:rsidTr="00B01279">
        <w:trPr>
          <w:trHeight w:val="571"/>
        </w:trPr>
        <w:tc>
          <w:tcPr>
            <w:tcW w:w="4068" w:type="dxa"/>
            <w:tcBorders>
              <w:top w:val="single" w:sz="4" w:space="0" w:color="auto"/>
              <w:left w:val="single" w:sz="4" w:space="0" w:color="auto"/>
              <w:bottom w:val="single" w:sz="4" w:space="0" w:color="auto"/>
              <w:right w:val="single" w:sz="4" w:space="0" w:color="auto"/>
            </w:tcBorders>
            <w:hideMark/>
          </w:tcPr>
          <w:p w14:paraId="509D2DC9"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8F26830"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693DB85"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594E3D" w14:textId="77777777" w:rsidR="008872EF" w:rsidRPr="0009511C" w:rsidRDefault="008872EF" w:rsidP="00B0127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1B5A98" w14:textId="77777777" w:rsidR="008872EF" w:rsidRPr="0009511C" w:rsidRDefault="008872EF" w:rsidP="00B01279">
            <w:pPr>
              <w:spacing w:before="0" w:beforeAutospacing="0" w:after="0" w:afterAutospacing="0" w:line="256" w:lineRule="auto"/>
              <w:rPr>
                <w:rFonts w:ascii="David" w:eastAsia="Calibri" w:hAnsi="David" w:cs="David"/>
                <w:b/>
                <w:sz w:val="24"/>
                <w:szCs w:val="24"/>
                <w:lang w:eastAsia="he-IL"/>
              </w:rPr>
            </w:pPr>
          </w:p>
        </w:tc>
      </w:tr>
      <w:tr w:rsidR="008872EF" w:rsidRPr="0009511C" w14:paraId="2C354EDB" w14:textId="77777777" w:rsidTr="00B01279">
        <w:trPr>
          <w:trHeight w:val="391"/>
        </w:trPr>
        <w:tc>
          <w:tcPr>
            <w:tcW w:w="4068" w:type="dxa"/>
            <w:tcBorders>
              <w:top w:val="single" w:sz="4" w:space="0" w:color="auto"/>
              <w:left w:val="single" w:sz="4" w:space="0" w:color="auto"/>
              <w:bottom w:val="single" w:sz="4" w:space="0" w:color="auto"/>
              <w:right w:val="single" w:sz="4" w:space="0" w:color="auto"/>
            </w:tcBorders>
            <w:hideMark/>
          </w:tcPr>
          <w:p w14:paraId="4681E74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0917173"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6B9EB2B" w14:textId="77777777" w:rsidR="008872EF" w:rsidRPr="0009511C" w:rsidRDefault="008872EF" w:rsidP="00B0127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7FB8C7" w14:textId="77777777" w:rsidR="008872EF" w:rsidRPr="0009511C" w:rsidRDefault="008872EF" w:rsidP="00B0127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E0554E" w14:textId="77777777" w:rsidR="008872EF" w:rsidRPr="0009511C" w:rsidRDefault="008872EF" w:rsidP="00B01279">
            <w:pPr>
              <w:spacing w:before="0" w:beforeAutospacing="0" w:after="0" w:afterAutospacing="0" w:line="256" w:lineRule="auto"/>
              <w:rPr>
                <w:rFonts w:ascii="David" w:eastAsia="Calibri" w:hAnsi="David" w:cs="David"/>
                <w:b/>
                <w:sz w:val="24"/>
                <w:szCs w:val="24"/>
                <w:lang w:eastAsia="he-IL"/>
              </w:rPr>
            </w:pPr>
          </w:p>
        </w:tc>
      </w:tr>
    </w:tbl>
    <w:p w14:paraId="141EDFE8" w14:textId="77777777" w:rsidR="008872EF" w:rsidRPr="0009511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09511C" w14:paraId="025C0ED6" w14:textId="77777777" w:rsidTr="00B0127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F809188"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8872EF" w:rsidRPr="0009511C" w14:paraId="68A0439B" w14:textId="77777777" w:rsidTr="00B0127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0B1E81C"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4222EC6"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p w14:paraId="0E69400B"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CA9EDD"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3D7F5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04A2A29"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840114F"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CE4AFD6"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C3A57B2"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5430EEC"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8872EF" w:rsidRPr="0009511C" w14:paraId="0FD3423A" w14:textId="77777777" w:rsidTr="00B0127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74E8346"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A0EF8D5"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B6CEC81"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CB9E4A2"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284F789"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219370F"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C6210B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92732C4" w14:textId="77777777" w:rsidR="008872EF" w:rsidRPr="0009511C" w:rsidRDefault="008872EF" w:rsidP="00B01279">
            <w:pPr>
              <w:spacing w:before="0" w:beforeAutospacing="0" w:after="0" w:afterAutospacing="0" w:line="256" w:lineRule="auto"/>
              <w:rPr>
                <w:rFonts w:ascii="David" w:eastAsia="Calibri" w:hAnsi="David" w:cs="David"/>
                <w:sz w:val="24"/>
                <w:szCs w:val="24"/>
                <w:lang w:eastAsia="he-IL"/>
              </w:rPr>
            </w:pPr>
          </w:p>
        </w:tc>
      </w:tr>
      <w:tr w:rsidR="008872EF" w:rsidRPr="0009511C" w14:paraId="7C13CAB4" w14:textId="77777777" w:rsidTr="00B0127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A06750"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2A84366"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C2E8A01"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711C0F"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E4E412A"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B26E0AC"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85D610"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2720AC3" w14:textId="77777777" w:rsidR="008872EF" w:rsidRPr="0009511C" w:rsidRDefault="008872EF" w:rsidP="00B0127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8872EF" w:rsidRPr="0009511C" w14:paraId="296BB169" w14:textId="77777777" w:rsidTr="00B0127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E5462DD"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6617B59"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4C5CE9E"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394293D"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5FED895"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CC7BAA6"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5504913"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4101E6A" w14:textId="77777777" w:rsidR="008872EF" w:rsidRPr="0009511C" w:rsidRDefault="008872EF" w:rsidP="00B0127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8872EF" w:rsidRPr="0009511C" w14:paraId="0537FDB2" w14:textId="77777777" w:rsidTr="00B0127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381C803"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4E2DDC7" w14:textId="77777777" w:rsidR="008872EF" w:rsidRPr="0009511C" w:rsidRDefault="008872EF" w:rsidP="00B0127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E62E818" w14:textId="77777777" w:rsidR="008872EF" w:rsidRPr="0009511C" w:rsidRDefault="008872EF" w:rsidP="00B0127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36EC187" w14:textId="77777777" w:rsidR="008872EF" w:rsidRPr="0009511C" w:rsidRDefault="008872EF" w:rsidP="00B0127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B032599" w14:textId="77777777" w:rsidR="008872EF" w:rsidRPr="0009511C" w:rsidRDefault="008872EF" w:rsidP="00B0127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2C611FC" w14:textId="77777777" w:rsidR="008872EF" w:rsidRPr="0009511C" w:rsidRDefault="008872EF" w:rsidP="00B0127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3ACBB40" w14:textId="77777777" w:rsidR="008872EF" w:rsidRPr="0009511C" w:rsidRDefault="008872EF" w:rsidP="00B0127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49863C3" w14:textId="77777777" w:rsidR="008872EF" w:rsidRPr="0009511C" w:rsidRDefault="008872EF" w:rsidP="00B0127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00C3E93" w14:textId="77777777" w:rsidR="008872EF" w:rsidRPr="0009511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4A8D3B8E" w14:textId="77777777" w:rsidTr="00B0127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0C96DFD"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8872EF" w:rsidRPr="0009511C" w14:paraId="5BB2ED86" w14:textId="77777777" w:rsidTr="00B0127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7329CB7"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A4F0DBC" w14:textId="77777777" w:rsidR="008872EF" w:rsidRPr="0009511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2C7DFA4D" w14:textId="77777777" w:rsidTr="00B0127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5CEE041"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8872EF" w:rsidRPr="0009511C" w14:paraId="066C32CD" w14:textId="77777777" w:rsidTr="00B0127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7F829E5" w14:textId="77777777" w:rsidR="008872EF" w:rsidRPr="0009511C" w:rsidRDefault="008872EF"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7FE598A4"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261DD84C"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09511C" w14:paraId="24D90864" w14:textId="77777777" w:rsidTr="00B0127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1FF93E1" w14:textId="77777777" w:rsidR="003371F2" w:rsidRPr="0009511C" w:rsidRDefault="003371F2" w:rsidP="00B0127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3371F2" w:rsidRPr="0009511C" w14:paraId="322A4402" w14:textId="77777777" w:rsidTr="00B0127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5239C27" w14:textId="77777777" w:rsidR="003371F2" w:rsidRPr="0009511C" w:rsidRDefault="003371F2" w:rsidP="00B0127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A7FD147"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348C4E63" w14:textId="77777777" w:rsidR="008872EF" w:rsidRPr="0009511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5A7EB48"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F9EF4B" w14:textId="77777777" w:rsidR="003371F2"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05DC45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184160D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2D1D4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20C817D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4742B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3D61A8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7C4768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04B9F8"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2B5F2228"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BAE21CF"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6253F4C3"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9E1D2B4"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775D1283"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9C2499"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934E8E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D7F8A0"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116A04FE"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2B4E494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5E3428"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A03DD0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43A1D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A5CEA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F623C1"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EC66E57" w14:textId="77777777" w:rsidR="00E2151E" w:rsidRPr="00B27B4C" w:rsidRDefault="00B01279"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6" w:author="גרמן קגנובסקי" w:date="2021-06-08T15:08: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4D83E788"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623D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AA14B2"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E8DAD6"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202C6A" w14:textId="77777777"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7"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98" w:author="גרמן קגנובסקי" w:date="2021-06-08T15:08:00Z">
            <w:r w:rsidR="00B01279">
              <w:rPr>
                <w:rFonts w:ascii="Times New Roman" w:eastAsia="Times New Roman" w:hAnsi="Times New Roman" w:cs="David" w:hint="cs"/>
                <w:color w:val="008000"/>
                <w:sz w:val="24"/>
                <w:szCs w:val="24"/>
                <w:rtl/>
              </w:rPr>
              <w:t>הקמת 150 יח''ד ומסחר על גבי חניון תת קרקעי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354D531"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883AE3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BF3FA8"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F9FB68"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2E837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777A40"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F99BE4B"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26234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253C14"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7EB5E4"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514B182" w14:textId="77777777" w:rsidR="00E2151E" w:rsidRPr="00B27B4C" w:rsidRDefault="00B01279"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9" w:author="גרמן קגנובסקי" w:date="2021-06-08T15:09:00Z">
            <w:r>
              <w:rPr>
                <w:rFonts w:ascii="Times New Roman" w:eastAsia="Times New Roman" w:hAnsi="Times New Roman" w:cs="David"/>
                <w:color w:val="008000"/>
                <w:sz w:val="24"/>
                <w:szCs w:val="24"/>
                <w:rtl/>
                <w:lang w:eastAsia="he-IL"/>
              </w:rPr>
              <w:t>מימוני הנדסת ויעוץ בע''מ</w:t>
            </w:r>
          </w:ins>
        </w:sdtContent>
      </w:sdt>
    </w:p>
    <w:p w14:paraId="65EAC594"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AAABA8B"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2C36966"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DAF2E1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4891A5A"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AC4DD49"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D6A3D9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0" w:author="גרמן קגנובסקי" w:date="2021-06-08T15:08:00Z">
            <w:r w:rsidR="00B01279">
              <w:rPr>
                <w:rFonts w:ascii="Times New Roman" w:eastAsia="Times New Roman" w:hAnsi="Times New Roman" w:cs="David" w:hint="cs"/>
                <w:color w:val="008000"/>
                <w:sz w:val="24"/>
                <w:szCs w:val="24"/>
                <w:rtl/>
                <w:lang w:eastAsia="he-IL"/>
              </w:rPr>
              <w:br/>
              <w:t>אפריקה ישראל מגורים בע"מ</w:t>
            </w:r>
            <w:r w:rsidR="00B01279">
              <w:rPr>
                <w:rFonts w:ascii="Times New Roman" w:eastAsia="Times New Roman" w:hAnsi="Times New Roman" w:cs="David" w:hint="cs"/>
                <w:color w:val="008000"/>
                <w:sz w:val="24"/>
                <w:szCs w:val="24"/>
                <w:rtl/>
                <w:lang w:eastAsia="he-IL"/>
              </w:rPr>
              <w:br/>
              <w:t>יוני נתניהו 1 ג' אור יהודה</w:t>
            </w:r>
            <w:r w:rsidR="00B01279">
              <w:rPr>
                <w:rFonts w:ascii="Times New Roman" w:eastAsia="Times New Roman" w:hAnsi="Times New Roman" w:cs="David" w:hint="cs"/>
                <w:color w:val="008000"/>
                <w:sz w:val="24"/>
                <w:szCs w:val="24"/>
                <w:rtl/>
                <w:lang w:eastAsia="he-IL"/>
              </w:rPr>
              <w:br/>
              <w:t>מ.ז 52-003476-0</w:t>
            </w:r>
            <w:r w:rsidR="00B01279">
              <w:rPr>
                <w:rFonts w:ascii="Times New Roman" w:eastAsia="Times New Roman" w:hAnsi="Times New Roman" w:cs="David" w:hint="cs"/>
                <w:color w:val="008000"/>
                <w:sz w:val="24"/>
                <w:szCs w:val="24"/>
                <w:rtl/>
                <w:lang w:eastAsia="he-IL"/>
              </w:rPr>
              <w:br/>
            </w:r>
          </w:ins>
        </w:sdtContent>
      </w:sdt>
    </w:p>
    <w:p w14:paraId="1FCAB93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30D66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F9D788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25570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E87FFF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2741D9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A123A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FE1445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007777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7E594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F35001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507A3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D6E963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85487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3AF06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A26599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47E77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D86E856"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B8C290B"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7B0F8A4C"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E3976D4"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90682D"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7F952ED" w14:textId="77777777"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1" w:author="גרמן קגנובסקי" w:date="2021-06-08T15:09:00Z">
            <w:r w:rsidR="00B01279">
              <w:rPr>
                <w:rFonts w:ascii="Times New Roman" w:eastAsia="Times New Roman" w:hAnsi="Times New Roman" w:cs="David"/>
                <w:color w:val="008000"/>
                <w:sz w:val="24"/>
                <w:szCs w:val="24"/>
                <w:rtl/>
                <w:lang w:eastAsia="he-IL"/>
              </w:rPr>
              <w:t>מימוני הנדסת ויעוץ בע''מ</w:t>
            </w:r>
          </w:ins>
        </w:sdtContent>
      </w:sdt>
    </w:p>
    <w:p w14:paraId="42EF1A00"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9C54BE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FE28A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6A3D9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3C8FF0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0EB9197"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83D51F5"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37DE07A"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F194BD7"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87F2E54"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2212156"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6C08AB65"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23A422A7"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AD215F1" w14:textId="77777777" w:rsidR="00E2151E" w:rsidRPr="0047052D" w:rsidRDefault="00E2151E" w:rsidP="00E2151E">
      <w:pPr>
        <w:widowControl w:val="0"/>
        <w:spacing w:before="0" w:beforeAutospacing="0" w:after="0" w:afterAutospacing="0" w:line="240" w:lineRule="auto"/>
        <w:jc w:val="both"/>
      </w:pPr>
    </w:p>
    <w:p w14:paraId="18A09E03"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29DA0" w14:textId="77777777" w:rsidR="00B01279" w:rsidRDefault="00B01279" w:rsidP="00AF234B">
      <w:pPr>
        <w:spacing w:before="0" w:after="0" w:line="240" w:lineRule="auto"/>
      </w:pPr>
      <w:r>
        <w:separator/>
      </w:r>
    </w:p>
  </w:endnote>
  <w:endnote w:type="continuationSeparator" w:id="0">
    <w:p w14:paraId="7AECBD78" w14:textId="77777777" w:rsidR="00B01279" w:rsidRDefault="00B01279" w:rsidP="00AF234B">
      <w:pPr>
        <w:spacing w:before="0" w:after="0" w:line="240" w:lineRule="auto"/>
      </w:pPr>
      <w:r>
        <w:continuationSeparator/>
      </w:r>
    </w:p>
  </w:endnote>
  <w:endnote w:type="continuationNotice" w:id="1">
    <w:p w14:paraId="5988C0ED" w14:textId="77777777" w:rsidR="00B01279" w:rsidRDefault="00B0127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3"/>
      <w:gridCol w:w="1050"/>
      <w:gridCol w:w="1783"/>
    </w:tblGrid>
    <w:tr w:rsidR="00B01279" w:rsidRPr="00F9528C" w14:paraId="5939E016" w14:textId="77777777" w:rsidTr="00E53410">
      <w:tc>
        <w:tcPr>
          <w:tcW w:w="753" w:type="dxa"/>
        </w:tcPr>
        <w:p w14:paraId="1CEF0B22"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198ADEE9" w14:textId="77777777" w:rsidR="00B01279" w:rsidRPr="00F9528C" w:rsidRDefault="00B01279" w:rsidP="00E53410">
              <w:pPr>
                <w:tabs>
                  <w:tab w:val="center" w:pos="4153"/>
                  <w:tab w:val="right" w:pos="8306"/>
                </w:tabs>
                <w:spacing w:before="0" w:after="0" w:line="240" w:lineRule="auto"/>
                <w:rPr>
                  <w:rFonts w:ascii="David" w:hAnsi="David"/>
                  <w:color w:val="00B0F0"/>
                  <w:sz w:val="20"/>
                  <w:szCs w:val="20"/>
                  <w:rtl/>
                </w:rPr>
              </w:pPr>
              <w:ins w:id="102" w:author="גרמן קגנובסקי" w:date="2021-06-08T15:07:00Z">
                <w:r>
                  <w:rPr>
                    <w:rFonts w:ascii="David" w:hAnsi="David"/>
                    <w:color w:val="00B0F0"/>
                    <w:sz w:val="20"/>
                    <w:szCs w:val="20"/>
                    <w:rtl/>
                  </w:rPr>
                  <w:t>סביוני רעננה צפון</w:t>
                </w:r>
              </w:ins>
            </w:p>
          </w:tc>
        </w:sdtContent>
      </w:sdt>
      <w:tc>
        <w:tcPr>
          <w:tcW w:w="2232" w:type="dxa"/>
        </w:tcPr>
        <w:p w14:paraId="7F965606"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מנהל מודל</w:t>
              </w:r>
            </w:sdtContent>
          </w:sdt>
        </w:p>
      </w:tc>
      <w:tc>
        <w:tcPr>
          <w:tcW w:w="236" w:type="dxa"/>
        </w:tcPr>
        <w:p w14:paraId="456F2C06" w14:textId="77777777" w:rsidR="00B01279" w:rsidRPr="00F9528C" w:rsidRDefault="00B01279" w:rsidP="00E53410">
          <w:pPr>
            <w:tabs>
              <w:tab w:val="center" w:pos="4153"/>
              <w:tab w:val="right" w:pos="8306"/>
            </w:tabs>
            <w:spacing w:before="0" w:after="0" w:line="240" w:lineRule="auto"/>
            <w:rPr>
              <w:rFonts w:ascii="David" w:hAnsi="David"/>
              <w:sz w:val="16"/>
              <w:szCs w:val="16"/>
              <w:rtl/>
            </w:rPr>
          </w:pPr>
        </w:p>
      </w:tc>
      <w:tc>
        <w:tcPr>
          <w:tcW w:w="1129" w:type="dxa"/>
        </w:tcPr>
        <w:p w14:paraId="54F8C828"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7238889"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Pr>
                  <w:rFonts w:ascii="David" w:hAnsi="David" w:hint="cs"/>
                  <w:sz w:val="20"/>
                  <w:szCs w:val="20"/>
                </w:rPr>
                <w:t>CONT-5-713</w:t>
              </w:r>
            </w:p>
          </w:tc>
        </w:sdtContent>
      </w:sdt>
    </w:tr>
    <w:tr w:rsidR="00B01279" w:rsidRPr="00F9528C" w14:paraId="78825DA9" w14:textId="77777777" w:rsidTr="00E53410">
      <w:tc>
        <w:tcPr>
          <w:tcW w:w="753" w:type="dxa"/>
        </w:tcPr>
        <w:p w14:paraId="1C56908C"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FF41B8F" w14:textId="77777777" w:rsidR="00B01279" w:rsidRPr="00F9528C" w:rsidRDefault="00B01279" w:rsidP="00E53410">
              <w:pPr>
                <w:tabs>
                  <w:tab w:val="center" w:pos="4153"/>
                  <w:tab w:val="right" w:pos="8306"/>
                </w:tabs>
                <w:spacing w:before="0" w:after="0" w:line="240" w:lineRule="auto"/>
                <w:rPr>
                  <w:rFonts w:ascii="David" w:hAnsi="David"/>
                  <w:color w:val="00B0F0"/>
                  <w:sz w:val="20"/>
                  <w:szCs w:val="20"/>
                  <w:rtl/>
                </w:rPr>
              </w:pPr>
              <w:ins w:id="103" w:author="גרמן קגנובסקי" w:date="2021-06-08T15:09:00Z">
                <w:r>
                  <w:rPr>
                    <w:rFonts w:ascii="David" w:hAnsi="David"/>
                    <w:color w:val="00B0F0"/>
                    <w:sz w:val="20"/>
                    <w:szCs w:val="20"/>
                    <w:rtl/>
                  </w:rPr>
                  <w:t>מימוני הנדסת ויעוץ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01279" w:rsidRPr="00F9528C" w14:paraId="63C8925B" w14:textId="77777777" w:rsidTr="00E53410">
            <w:trPr>
              <w:trHeight w:val="201"/>
            </w:trPr>
            <w:tc>
              <w:tcPr>
                <w:tcW w:w="926" w:type="dxa"/>
              </w:tcPr>
              <w:p w14:paraId="12D2087B"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E9C0DC2" w14:textId="77777777" w:rsidR="00B01279" w:rsidRPr="00F9528C" w:rsidRDefault="00B01279" w:rsidP="00E534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0A3A6D2"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236" w:type="dxa"/>
        </w:tcPr>
        <w:p w14:paraId="41438022"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1129" w:type="dxa"/>
        </w:tcPr>
        <w:p w14:paraId="55977AE2"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F520479" w14:textId="77777777" w:rsidR="00B01279" w:rsidRPr="00F9528C" w:rsidRDefault="00B01279"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B01279" w:rsidRPr="00F9528C" w14:paraId="1A51D5C0" w14:textId="77777777" w:rsidTr="00E53410">
      <w:trPr>
        <w:trHeight w:val="80"/>
      </w:trPr>
      <w:tc>
        <w:tcPr>
          <w:tcW w:w="753" w:type="dxa"/>
        </w:tcPr>
        <w:p w14:paraId="3C501614"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1883" w:type="dxa"/>
        </w:tcPr>
        <w:p w14:paraId="676BD681" w14:textId="77777777" w:rsidR="00B01279" w:rsidRPr="00F9528C" w:rsidRDefault="00B01279"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2F10F984"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236" w:type="dxa"/>
        </w:tcPr>
        <w:p w14:paraId="394110F3"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1129" w:type="dxa"/>
        </w:tcPr>
        <w:p w14:paraId="10340582"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c>
        <w:tcPr>
          <w:tcW w:w="2073" w:type="dxa"/>
        </w:tcPr>
        <w:p w14:paraId="36C40DCA" w14:textId="77777777" w:rsidR="00B01279" w:rsidRPr="00F9528C" w:rsidRDefault="00B01279" w:rsidP="00E53410">
          <w:pPr>
            <w:tabs>
              <w:tab w:val="center" w:pos="4153"/>
              <w:tab w:val="right" w:pos="8306"/>
            </w:tabs>
            <w:spacing w:before="0" w:after="0" w:line="240" w:lineRule="auto"/>
            <w:rPr>
              <w:rFonts w:ascii="David" w:hAnsi="David"/>
              <w:sz w:val="20"/>
              <w:szCs w:val="20"/>
              <w:rtl/>
            </w:rPr>
          </w:pPr>
        </w:p>
      </w:tc>
    </w:tr>
  </w:tbl>
  <w:p w14:paraId="5081F8A5" w14:textId="77777777" w:rsidR="00B01279" w:rsidRPr="00C3505D" w:rsidRDefault="00B01279"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B9376" w14:textId="77777777" w:rsidR="00B01279" w:rsidRDefault="00B01279" w:rsidP="00AF234B">
      <w:pPr>
        <w:spacing w:before="0" w:after="0" w:line="240" w:lineRule="auto"/>
      </w:pPr>
      <w:r>
        <w:separator/>
      </w:r>
    </w:p>
  </w:footnote>
  <w:footnote w:type="continuationSeparator" w:id="0">
    <w:p w14:paraId="7A4E2901" w14:textId="77777777" w:rsidR="00B01279" w:rsidRDefault="00B01279" w:rsidP="00AF234B">
      <w:pPr>
        <w:spacing w:before="0" w:after="0" w:line="240" w:lineRule="auto"/>
      </w:pPr>
      <w:r>
        <w:continuationSeparator/>
      </w:r>
    </w:p>
  </w:footnote>
  <w:footnote w:type="continuationNotice" w:id="1">
    <w:p w14:paraId="366CBD33" w14:textId="77777777" w:rsidR="00B01279" w:rsidRDefault="00B0127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Content>
      <w:p w14:paraId="2E025717" w14:textId="77777777" w:rsidR="00B01279" w:rsidRDefault="00B01279" w:rsidP="00CF334C">
        <w:pPr>
          <w:pStyle w:val="Header"/>
          <w:jc w:val="center"/>
        </w:pPr>
        <w:r>
          <w:fldChar w:fldCharType="begin"/>
        </w:r>
        <w:r>
          <w:instrText xml:space="preserve"> PAGE   \* MERGEFORMAT </w:instrText>
        </w:r>
        <w:r>
          <w:fldChar w:fldCharType="separate"/>
        </w:r>
        <w:r w:rsidR="00AB57EC">
          <w:rPr>
            <w:noProof/>
            <w:rtl/>
          </w:rPr>
          <w:t>33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4435"/>
    <w:rsid w:val="000A39FE"/>
    <w:rsid w:val="001328C5"/>
    <w:rsid w:val="00134C85"/>
    <w:rsid w:val="00144C6E"/>
    <w:rsid w:val="001743FC"/>
    <w:rsid w:val="00174B59"/>
    <w:rsid w:val="00195F27"/>
    <w:rsid w:val="001A0C3C"/>
    <w:rsid w:val="001A69D5"/>
    <w:rsid w:val="001D14C2"/>
    <w:rsid w:val="001D4EC2"/>
    <w:rsid w:val="001D526A"/>
    <w:rsid w:val="00201A12"/>
    <w:rsid w:val="00214ACF"/>
    <w:rsid w:val="00227818"/>
    <w:rsid w:val="002436F3"/>
    <w:rsid w:val="00263813"/>
    <w:rsid w:val="00264D14"/>
    <w:rsid w:val="00272745"/>
    <w:rsid w:val="00282052"/>
    <w:rsid w:val="002B2234"/>
    <w:rsid w:val="002B66AF"/>
    <w:rsid w:val="002D0F19"/>
    <w:rsid w:val="003371F2"/>
    <w:rsid w:val="003F3C6F"/>
    <w:rsid w:val="004143FC"/>
    <w:rsid w:val="00415999"/>
    <w:rsid w:val="00447566"/>
    <w:rsid w:val="0045181B"/>
    <w:rsid w:val="004E28D0"/>
    <w:rsid w:val="00552E11"/>
    <w:rsid w:val="00572B5D"/>
    <w:rsid w:val="005B6AFF"/>
    <w:rsid w:val="005D185C"/>
    <w:rsid w:val="005D6E29"/>
    <w:rsid w:val="005F1A06"/>
    <w:rsid w:val="00650D2D"/>
    <w:rsid w:val="00666119"/>
    <w:rsid w:val="006D2AE3"/>
    <w:rsid w:val="00707BE1"/>
    <w:rsid w:val="0072103C"/>
    <w:rsid w:val="007700CC"/>
    <w:rsid w:val="007902DF"/>
    <w:rsid w:val="007E2B0D"/>
    <w:rsid w:val="0086233E"/>
    <w:rsid w:val="00877030"/>
    <w:rsid w:val="008872EF"/>
    <w:rsid w:val="008C64C6"/>
    <w:rsid w:val="00934362"/>
    <w:rsid w:val="00942177"/>
    <w:rsid w:val="009441B2"/>
    <w:rsid w:val="009A7DD6"/>
    <w:rsid w:val="009D2BDD"/>
    <w:rsid w:val="009F6985"/>
    <w:rsid w:val="00A12E4C"/>
    <w:rsid w:val="00A42271"/>
    <w:rsid w:val="00AB57EC"/>
    <w:rsid w:val="00AF234B"/>
    <w:rsid w:val="00AF2508"/>
    <w:rsid w:val="00B01279"/>
    <w:rsid w:val="00B3274C"/>
    <w:rsid w:val="00B404AC"/>
    <w:rsid w:val="00BD18FB"/>
    <w:rsid w:val="00BD72C4"/>
    <w:rsid w:val="00BE17B4"/>
    <w:rsid w:val="00BE2283"/>
    <w:rsid w:val="00BF0AA7"/>
    <w:rsid w:val="00C3505D"/>
    <w:rsid w:val="00C3509C"/>
    <w:rsid w:val="00C53582"/>
    <w:rsid w:val="00C81171"/>
    <w:rsid w:val="00C903A8"/>
    <w:rsid w:val="00CC012C"/>
    <w:rsid w:val="00CD2C71"/>
    <w:rsid w:val="00CD755B"/>
    <w:rsid w:val="00CF334C"/>
    <w:rsid w:val="00D065DD"/>
    <w:rsid w:val="00D2422A"/>
    <w:rsid w:val="00DA086E"/>
    <w:rsid w:val="00DD25CB"/>
    <w:rsid w:val="00DE41CE"/>
    <w:rsid w:val="00E2151E"/>
    <w:rsid w:val="00E53410"/>
    <w:rsid w:val="00E679C7"/>
    <w:rsid w:val="00E870A8"/>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7A5DD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C104F"/>
    <w:rsid w:val="00172407"/>
    <w:rsid w:val="002259C4"/>
    <w:rsid w:val="00312A99"/>
    <w:rsid w:val="0032380B"/>
    <w:rsid w:val="003D3172"/>
    <w:rsid w:val="003F305A"/>
    <w:rsid w:val="00485563"/>
    <w:rsid w:val="006865A5"/>
    <w:rsid w:val="008276FA"/>
    <w:rsid w:val="00874A5F"/>
    <w:rsid w:val="00C72368"/>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0C9629E057054DBEA02DEF51A3B97CF7">
    <w:name w:val="0C9629E057054DBEA02DEF51A3B97CF7"/>
    <w:rsid w:val="00485563"/>
    <w:pPr>
      <w:bidi/>
    </w:pPr>
  </w:style>
  <w:style w:type="paragraph" w:customStyle="1" w:styleId="52FDC6823BAD438B9EF47321FBF00AB3">
    <w:name w:val="52FDC6823BAD438B9EF47321FBF00AB3"/>
    <w:rsid w:val="00485563"/>
    <w:pPr>
      <w:bidi/>
    </w:pPr>
  </w:style>
  <w:style w:type="paragraph" w:customStyle="1" w:styleId="B8D26C0E74104F1E9164016A14AF4D6A">
    <w:name w:val="B8D26C0E74104F1E9164016A14AF4D6A"/>
    <w:rsid w:val="00485563"/>
    <w:pPr>
      <w:bidi/>
    </w:pPr>
  </w:style>
  <w:style w:type="paragraph" w:customStyle="1" w:styleId="5C6E87EDD8DB4550B253B741DB51DC6B">
    <w:name w:val="5C6E87EDD8DB4550B253B741DB51DC6B"/>
    <w:rsid w:val="00485563"/>
    <w:pPr>
      <w:bidi/>
    </w:pPr>
  </w:style>
  <w:style w:type="paragraph" w:customStyle="1" w:styleId="8DFC1190A0094774897A6C74CB9E6B8A">
    <w:name w:val="8DFC1190A0094774897A6C74CB9E6B8A"/>
    <w:rsid w:val="00485563"/>
    <w:pPr>
      <w:bidi/>
    </w:pPr>
  </w:style>
  <w:style w:type="paragraph" w:customStyle="1" w:styleId="EB3B5AA04E1043B1A276D8DDEDEEF7F4">
    <w:name w:val="EB3B5AA04E1043B1A276D8DDEDEEF7F4"/>
    <w:rsid w:val="00485563"/>
    <w:pPr>
      <w:bidi/>
    </w:pPr>
  </w:style>
  <w:style w:type="paragraph" w:customStyle="1" w:styleId="37862B9758634431BE968AF785EAAB14">
    <w:name w:val="37862B9758634431BE968AF785EAAB14"/>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403C68643E174603A2AD4B8A66809ECA">
    <w:name w:val="403C68643E174603A2AD4B8A66809ECA"/>
    <w:rsid w:val="00485563"/>
    <w:pPr>
      <w:bidi/>
    </w:pPr>
  </w:style>
  <w:style w:type="paragraph" w:customStyle="1" w:styleId="1BEE9A4B8BAD4F71AEB2A5008ABB0297">
    <w:name w:val="1BEE9A4B8BAD4F71AEB2A5008ABB0297"/>
    <w:rsid w:val="00485563"/>
    <w:pPr>
      <w:bidi/>
    </w:pPr>
  </w:style>
  <w:style w:type="paragraph" w:customStyle="1" w:styleId="F2B2BC4397754F449F6519238452F798">
    <w:name w:val="F2B2BC4397754F449F6519238452F798"/>
    <w:rsid w:val="00485563"/>
    <w:pPr>
      <w:bidi/>
    </w:pPr>
  </w:style>
  <w:style w:type="paragraph" w:customStyle="1" w:styleId="CC7ACBC12E844A93B7104986C90266F4">
    <w:name w:val="CC7ACBC12E844A93B7104986C90266F4"/>
    <w:rsid w:val="00485563"/>
    <w:pPr>
      <w:bidi/>
    </w:pPr>
  </w:style>
  <w:style w:type="paragraph" w:customStyle="1" w:styleId="FE9AEE14C8244491AD89DD48ADDE584C">
    <w:name w:val="FE9AEE14C8244491AD89DD48ADDE584C"/>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6CB896792E0C440BB27FA90CE85A580C">
    <w:name w:val="6CB896792E0C440BB27FA90CE85A580C"/>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E999BF7B10A046CE894F995AACE1DA9A">
    <w:name w:val="E999BF7B10A046CE894F995AACE1DA9A"/>
    <w:rsid w:val="00485563"/>
    <w:pPr>
      <w:bidi/>
    </w:pPr>
  </w:style>
  <w:style w:type="paragraph" w:customStyle="1" w:styleId="9B9678DC7A6C4D779440614379246A80">
    <w:name w:val="9B9678DC7A6C4D779440614379246A80"/>
    <w:rsid w:val="00C72368"/>
    <w:pPr>
      <w:bidi/>
    </w:pPr>
  </w:style>
  <w:style w:type="paragraph" w:customStyle="1" w:styleId="B38C6C921943429482F329B396141749">
    <w:name w:val="B38C6C921943429482F329B396141749"/>
    <w:rsid w:val="00C72368"/>
    <w:pPr>
      <w:bidi/>
    </w:pPr>
  </w:style>
  <w:style w:type="paragraph" w:customStyle="1" w:styleId="0031101C85C7419A95DDB222F11DFAD7">
    <w:name w:val="0031101C85C7419A95DDB222F11DFAD7"/>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0E2AC52B-02C6-4E08-B5B3-813FE1825506}"/>
</file>

<file path=customXml/itemProps3.xml><?xml version="1.0" encoding="utf-8"?>
<ds:datastoreItem xmlns:ds="http://schemas.openxmlformats.org/officeDocument/2006/customXml" ds:itemID="{C7F74B51-F041-47A6-B62E-C2FB6C2E7336}"/>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9AB31215-8399-4D7A-8BC8-FD7AD794C19C}"/>
</file>

<file path=docProps/app.xml><?xml version="1.0" encoding="utf-8"?>
<Properties xmlns="http://schemas.openxmlformats.org/officeDocument/2006/extended-properties" xmlns:vt="http://schemas.openxmlformats.org/officeDocument/2006/docPropsVTypes">
  <Template>Normal</Template>
  <TotalTime>26</TotalTime>
  <Pages>33</Pages>
  <Words>10301</Words>
  <Characters>51510</Characters>
  <Application>Microsoft Office Word</Application>
  <DocSecurity>0</DocSecurity>
  <Lines>429</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2</cp:revision>
  <cp:lastPrinted>2021-06-08T12:30:00Z</cp:lastPrinted>
  <dcterms:created xsi:type="dcterms:W3CDTF">2021-06-08T11:51:00Z</dcterms:created>
  <dcterms:modified xsi:type="dcterms:W3CDTF">2021-06-08T12:31:00Z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9fa81b6b-ca5d-4208-bce8-593291bdbf3e</vt:lpwstr>
  </property>
</Properties>
</file>