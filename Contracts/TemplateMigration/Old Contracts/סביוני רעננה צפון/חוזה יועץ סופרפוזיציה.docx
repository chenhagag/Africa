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28368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p>
    <w:p w14:paraId="29C1DAC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F2BB1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6FF4C8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B287AB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6C3F7A44" wp14:editId="5A4286CD">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AF9835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1319DC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7E4257"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C3F127"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072E3A"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851E5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חוזה יועץ סופרפוזיציה</w:t>
      </w:r>
    </w:p>
    <w:p w14:paraId="40EAD7F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6AD93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1C1AA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836D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9BACFE"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486788"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8D5BF"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EECFEA4" w14:textId="77777777" w:rsidR="009441B2" w:rsidRPr="00B27B4C" w:rsidRDefault="00A16541"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גרמן קגנובסקי" w:date="2021-06-08T15:32:00Z">
            <w:r>
              <w:rPr>
                <w:rFonts w:ascii="Times New Roman" w:eastAsia="Times New Roman" w:hAnsi="Times New Roman" w:cs="David"/>
                <w:bCs/>
                <w:sz w:val="32"/>
                <w:szCs w:val="32"/>
                <w:u w:val="single"/>
                <w:rtl/>
                <w:lang w:eastAsia="he-IL"/>
              </w:rPr>
              <w:t>סביוני רעננה צפון</w:t>
            </w:r>
          </w:ins>
        </w:p>
      </w:sdtContent>
    </w:sdt>
    <w:p w14:paraId="74F1B5F6"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77DE9D25"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23F7B2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64FBA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17507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76EFC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D9532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57B8F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EAA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C9603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7DF1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B4356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7177E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11975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E77D7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C5BD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F89F2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FF642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B302A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7A184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0385C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2F555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AD49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EA456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7447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DF02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6719F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BC6B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E4085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21D17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6DC1D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1EF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2BD9E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533E2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83F95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02628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8A33DA"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F3FA21" w14:textId="77777777" w:rsidR="006D2AE3" w:rsidRPr="009441B2" w:rsidRDefault="00C3505D" w:rsidP="006D2AE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1D526A">
        <w:rPr>
          <w:rFonts w:ascii="Times New Roman" w:eastAsia="Times New Roman" w:hAnsi="Times New Roman" w:cs="David" w:hint="cs"/>
          <w:bCs/>
          <w:sz w:val="32"/>
          <w:szCs w:val="32"/>
          <w:u w:val="single"/>
          <w:rtl/>
          <w:lang w:eastAsia="he-IL"/>
        </w:rPr>
        <w:t xml:space="preserve">יועץ </w:t>
      </w:r>
      <w:r w:rsidR="009441B2" w:rsidRPr="009441B2">
        <w:rPr>
          <w:rFonts w:ascii="Times New Roman" w:eastAsia="Times New Roman" w:hAnsi="Times New Roman" w:cs="David" w:hint="cs"/>
          <w:bCs/>
          <w:sz w:val="32"/>
          <w:szCs w:val="32"/>
          <w:u w:val="single"/>
          <w:rtl/>
          <w:lang w:eastAsia="he-IL"/>
        </w:rPr>
        <w:t>סופרפוזיציה</w:t>
      </w:r>
    </w:p>
    <w:p w14:paraId="0FCF85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4EC913" w14:textId="77777777"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14849F51"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3EE0AF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C73EB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BD2036"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C898085" w14:textId="77777777" w:rsidR="006D2AE3" w:rsidRPr="009441B2" w:rsidRDefault="00A16541"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1" w:author="גרמן קגנובסקי" w:date="2021-06-08T15:33: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4214646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235CA77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3490AD10"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2D4C00D3"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57C8797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0E8A9C4" w14:textId="77777777" w:rsidR="009441B2" w:rsidRDefault="00A16541"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2" w:author="גרמן קגנובסקי" w:date="2021-06-08T15:33:00Z">
            <w:r>
              <w:rPr>
                <w:rFonts w:ascii="Times New Roman" w:eastAsia="Times New Roman" w:hAnsi="Times New Roman" w:cs="David"/>
                <w:color w:val="800080"/>
                <w:sz w:val="24"/>
                <w:szCs w:val="24"/>
                <w:rtl/>
              </w:rPr>
              <w:br/>
              <w:t xml:space="preserve">מימוני הנדסה ויעוץ בע''מ </w:t>
            </w:r>
            <w:r>
              <w:rPr>
                <w:rFonts w:ascii="Times New Roman" w:eastAsia="Times New Roman" w:hAnsi="Times New Roman" w:cs="David"/>
                <w:color w:val="800080"/>
                <w:sz w:val="24"/>
                <w:szCs w:val="24"/>
                <w:rtl/>
              </w:rPr>
              <w:br/>
              <w:t>גולומב 22, גבעתיים 5346313</w:t>
            </w:r>
            <w:r>
              <w:rPr>
                <w:rFonts w:ascii="Times New Roman" w:eastAsia="Times New Roman" w:hAnsi="Times New Roman" w:cs="David"/>
                <w:color w:val="800080"/>
                <w:sz w:val="24"/>
                <w:szCs w:val="24"/>
                <w:rtl/>
              </w:rPr>
              <w:br/>
              <w:t>515304673</w:t>
            </w:r>
            <w:r>
              <w:rPr>
                <w:rFonts w:ascii="Times New Roman" w:eastAsia="Times New Roman" w:hAnsi="Times New Roman" w:cs="David"/>
                <w:color w:val="800080"/>
                <w:sz w:val="24"/>
                <w:szCs w:val="24"/>
                <w:rtl/>
              </w:rPr>
              <w:br/>
            </w:r>
          </w:ins>
        </w:p>
      </w:sdtContent>
    </w:sdt>
    <w:p w14:paraId="38C58E62"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0DF418B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68644F5C"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B456F6F"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1D0EE8E"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275CB9E5"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2B5446C8"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5B2C302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40760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48FBC76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1E69E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6FD0A8F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32EDF50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DEC2E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5E8B15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E88677"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57B429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4B79ADD"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52BCE69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E7856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53F48F2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lastRenderedPageBreak/>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682414B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4B3AC87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29EC07"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8509E1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CE82A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2876D20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1651BF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EE5AA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29195C3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4CF37AC1"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3B9109C"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5DBF09F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EEF62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5E669F7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220196B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200B51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602F0FEF"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08833DF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DECBCB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6E0FA03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6882A75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7598499"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4040C7EF"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1042FA7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748F442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37366A5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3D9AE4F9"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7A4EFBF8"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3255F4A"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BC58003"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r>
        <w:rPr>
          <w:rFonts w:ascii="Times New Roman" w:eastAsia="Times New Roman" w:hAnsi="Times New Roman" w:cs="David" w:hint="cs"/>
          <w:sz w:val="24"/>
          <w:szCs w:val="24"/>
          <w:rtl/>
          <w:lang w:eastAsia="he-IL"/>
        </w:rPr>
        <w:t>;</w:t>
      </w:r>
    </w:p>
    <w:p w14:paraId="32CCBCAC"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Pr>
          <w:rFonts w:ascii="Times New Roman" w:eastAsia="Times New Roman" w:hAnsi="Times New Roman" w:cs="David" w:hint="cs"/>
          <w:sz w:val="24"/>
          <w:szCs w:val="24"/>
          <w:rtl/>
          <w:lang w:eastAsia="he-IL"/>
        </w:rPr>
        <w:t>;</w:t>
      </w:r>
    </w:p>
    <w:p w14:paraId="736ED432" w14:textId="77777777" w:rsidR="00DA73D0" w:rsidRPr="000A39FE" w:rsidRDefault="00DA73D0" w:rsidP="00DA73D0">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Pr>
          <w:rFonts w:ascii="Times New Roman" w:eastAsia="Times New Roman" w:hAnsi="Times New Roman" w:cs="David" w:hint="cs"/>
          <w:sz w:val="24"/>
          <w:szCs w:val="24"/>
          <w:rtl/>
          <w:lang w:eastAsia="he-IL"/>
        </w:rPr>
        <w:t>;</w:t>
      </w:r>
    </w:p>
    <w:p w14:paraId="7DCF677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18C1304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4664D00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248C9E8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41A9F3D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FFD2AD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1E60835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779BA4A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2907904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2236BAE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8ACF1D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0DC7326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2DE57D1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7FC0BB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7B59F55E"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4527167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7952AF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009F3DB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80FA7D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0BA5CCF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2B46B5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E875D2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דרישת המזמין לאלתר.</w:t>
      </w:r>
    </w:p>
    <w:p w14:paraId="7A0E360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החלטות המזמין בדבר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ו/או החלפת עובד מעובדי היועץ תינתנה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המוחלט</w:t>
      </w:r>
      <w:r w:rsidRPr="006D2AE3">
        <w:rPr>
          <w:rFonts w:ascii="Times New Roman" w:eastAsia="Times New Roman" w:hAnsi="Times New Roman" w:cs="David" w:hint="cs"/>
          <w:sz w:val="24"/>
          <w:szCs w:val="24"/>
          <w:rtl/>
          <w:lang w:eastAsia="he-IL"/>
        </w:rPr>
        <w:t xml:space="preserve"> של המזמין</w:t>
      </w:r>
      <w:r w:rsidRPr="006D2AE3">
        <w:rPr>
          <w:rFonts w:ascii="Times New Roman" w:eastAsia="Times New Roman" w:hAnsi="Times New Roman" w:cs="David"/>
          <w:sz w:val="24"/>
          <w:szCs w:val="24"/>
          <w:rtl/>
          <w:lang w:eastAsia="he-IL"/>
        </w:rPr>
        <w:t xml:space="preserve"> וללא צורך במתן נימוקים</w:t>
      </w:r>
      <w:r w:rsidRPr="006D2AE3">
        <w:rPr>
          <w:rFonts w:ascii="Times New Roman" w:eastAsia="Times New Roman" w:hAnsi="Times New Roman" w:cs="David" w:hint="cs"/>
          <w:sz w:val="24"/>
          <w:szCs w:val="24"/>
          <w:rtl/>
          <w:lang w:eastAsia="he-IL"/>
        </w:rPr>
        <w:t xml:space="preserve"> כאלה ואחרים</w:t>
      </w:r>
      <w:r w:rsidRPr="006D2AE3">
        <w:rPr>
          <w:rFonts w:ascii="Times New Roman" w:eastAsia="Times New Roman" w:hAnsi="Times New Roman" w:cs="David"/>
          <w:sz w:val="24"/>
          <w:szCs w:val="24"/>
          <w:rtl/>
          <w:lang w:eastAsia="he-IL"/>
        </w:rPr>
        <w:t>. אין בהחלטות אלה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לשחרר את היועץ מאי</w:t>
      </w:r>
      <w:r w:rsidRPr="006D2AE3">
        <w:rPr>
          <w:rFonts w:ascii="Times New Roman" w:eastAsia="Times New Roman" w:hAnsi="Times New Roman" w:cs="David" w:hint="cs"/>
          <w:sz w:val="24"/>
          <w:szCs w:val="24"/>
          <w:rtl/>
          <w:lang w:eastAsia="he-IL"/>
        </w:rPr>
        <w:t>לו</w:t>
      </w:r>
      <w:r w:rsidRPr="006D2AE3">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6D2AE3">
        <w:rPr>
          <w:rFonts w:ascii="Times New Roman" w:eastAsia="Times New Roman" w:hAnsi="Times New Roman" w:cs="David" w:hint="cs"/>
          <w:sz w:val="24"/>
          <w:szCs w:val="24"/>
          <w:rtl/>
          <w:lang w:eastAsia="he-IL"/>
        </w:rPr>
        <w:t xml:space="preserve"> ו/או חבות</w:t>
      </w:r>
      <w:r w:rsidRPr="006D2AE3">
        <w:rPr>
          <w:rFonts w:ascii="Times New Roman" w:eastAsia="Times New Roman" w:hAnsi="Times New Roman" w:cs="David"/>
          <w:sz w:val="24"/>
          <w:szCs w:val="24"/>
          <w:rtl/>
          <w:lang w:eastAsia="he-IL"/>
        </w:rPr>
        <w:t xml:space="preserve"> שהיא.</w:t>
      </w:r>
    </w:p>
    <w:p w14:paraId="0E3B8A9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1D410AB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6343EC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3FD4362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4B2D44B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22B2DBB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42A36873"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11EAD86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97B911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6D2AE3">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147B3F9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574311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305CAB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503F46B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2688D21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קבלנים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אחרים בהתאם ללוח הזמנים המוסכם 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מם.</w:t>
      </w:r>
    </w:p>
    <w:p w14:paraId="69EFAC1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יתחיל היועץ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קטע מהפרויקט ו/או שלב משלבי העבודה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ג'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אלא אם כן הודיע למזמין תחילה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הגיע לדעתו מועד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זה וק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מהמזמין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לביצועו.</w:t>
      </w:r>
    </w:p>
    <w:p w14:paraId="2AAAE1D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יש לראות </w:t>
      </w: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8A731B2"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12A8122"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6A8DEC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6777419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51B709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8BBB9B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04D12975"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67301DE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3BF8342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BF5CB6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5F8A2030"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101BA7C" w14:textId="77777777" w:rsidR="00DA73D0" w:rsidRPr="006D2AE3" w:rsidRDefault="00DA73D0"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A5C1A3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4A666A6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560DA52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64857C9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7008B7B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197DD18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0ADC42A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EF49D0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493942D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34C6843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3ECAA505"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F297A6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75495CC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A78B09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6D2AE3">
        <w:rPr>
          <w:rFonts w:ascii="Times New Roman" w:eastAsia="Times New Roman" w:hAnsi="Times New Roman" w:cs="David"/>
          <w:sz w:val="24"/>
          <w:szCs w:val="24"/>
          <w:rtl/>
          <w:lang w:eastAsia="he-IL"/>
        </w:rPr>
        <w:lastRenderedPageBreak/>
        <w:t xml:space="preserve">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231B14D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60FAD48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1B8B5EF"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62858B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04DFEB27"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D4CF11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BC9C27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76372C0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3DA0AA4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57B09C4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D68957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203A636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B050FBB"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0C396F8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12791605" w14:textId="77777777" w:rsidR="00DA73D0" w:rsidRPr="00013687" w:rsidRDefault="00DA73D0" w:rsidP="00DA73D0">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A4E6E38" w14:textId="77777777" w:rsidR="00DA73D0" w:rsidRPr="00013687" w:rsidRDefault="00DA73D0" w:rsidP="00DA73D0">
      <w:pPr>
        <w:pStyle w:val="a4"/>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DE74139" w14:textId="77777777" w:rsidR="00DA73D0" w:rsidRPr="00013687" w:rsidRDefault="00DA73D0" w:rsidP="00DA73D0">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BBDEA3E" w14:textId="77777777" w:rsidR="00DA73D0" w:rsidRPr="00013687" w:rsidRDefault="00DA73D0" w:rsidP="00DA73D0">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FD031C0"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1117BE0"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CA1438" w14:textId="77777777" w:rsidR="00DA73D0" w:rsidRPr="00013687"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768C01" w14:textId="77777777" w:rsidR="00DA73D0" w:rsidRDefault="00DA73D0" w:rsidP="00DA73D0">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BE5A5CE"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416A674"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3FC948C"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BDB819F"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F088489"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4D13218"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87B90A6"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r>
        <w:rPr>
          <w:rFonts w:ascii="Times New Roman" w:eastAsia="Times New Roman" w:hAnsi="Times New Roman" w:cs="David" w:hint="cs"/>
          <w:sz w:val="20"/>
          <w:szCs w:val="24"/>
          <w:rtl/>
          <w:lang w:eastAsia="he-IL"/>
        </w:rPr>
        <w:lastRenderedPageBreak/>
        <w:t>לצורך מתן השירותים, ולא תהיה ליועץ כל טענה, דרישה או תביעה כלפי הנזכרים לעיל, בגין אובדן או נזק כאמור.</w:t>
      </w:r>
    </w:p>
    <w:p w14:paraId="0768E030"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D6D4789"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45E3227"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CB6E4C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F735B4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78129BA"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12A9F3C" w14:textId="77777777" w:rsidR="00DA73D0" w:rsidRPr="00A42052"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B2B926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719BFF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0896CDE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1C65228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EEB780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A697C1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1BCA5174"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w:t>
      </w:r>
      <w:r w:rsidRPr="006D2AE3">
        <w:rPr>
          <w:rFonts w:ascii="Times New Roman" w:eastAsia="Times New Roman" w:hAnsi="Times New Roman" w:cs="David"/>
          <w:sz w:val="24"/>
          <w:szCs w:val="24"/>
          <w:rtl/>
          <w:lang w:eastAsia="he-IL"/>
        </w:rPr>
        <w:lastRenderedPageBreak/>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BA3937A"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0D5D7BF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5669D25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34B6B64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07CCDB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2EECB73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A3E0C6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96FA21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5AA9324D"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27FBA2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BA11205"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6D3D4692"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62C9398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5CB034C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6EE5762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73F1C6E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D68499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44DBC5D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3E42052D"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05CD660B"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33D06D8B"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5E073427"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5568A10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9F6296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639E9C5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 למתן </w:t>
      </w:r>
      <w:r w:rsidRPr="006D2AE3">
        <w:rPr>
          <w:rFonts w:ascii="Times New Roman" w:eastAsia="Times New Roman" w:hAnsi="Times New Roman" w:cs="David"/>
          <w:sz w:val="24"/>
          <w:szCs w:val="24"/>
          <w:rtl/>
          <w:lang w:eastAsia="he-IL"/>
        </w:rPr>
        <w:lastRenderedPageBreak/>
        <w:t>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56E1C77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2EAD3F9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76CB81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0DFA526"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ECF654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456CBFF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780D2D8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2C98D39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7DF8F94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537FFAF3"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FCB1451"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5CD751AC"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4B65233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204551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B40121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6403D16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186534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935E7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440658C7"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4288A9B7" w14:textId="77777777" w:rsidR="009441B2" w:rsidRPr="006D2AE3" w:rsidRDefault="009441B2" w:rsidP="009441B2">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E3A45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2B24E67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41AB226D"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5D54815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DF2ED5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3B87799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575194E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6FC9B748"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88937CC"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332E63A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5B1CFA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177957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lastRenderedPageBreak/>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43AE4D6D"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10DD1BD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D823817"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57AE7F2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C51E3B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4C9A0C25"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4CD0BC6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ED8E13B"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145938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538E4D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2AF637F" w14:textId="77777777" w:rsidR="006D2AE3" w:rsidRP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0D88C7B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639E3C"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FBA5850"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ADAB9D9"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41889EE" w14:textId="77777777"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 w:author="גרמן קגנובסקי" w:date="2021-06-08T15:33:00Z">
            <w:r w:rsidR="00A16541">
              <w:rPr>
                <w:rFonts w:ascii="Times New Roman" w:eastAsia="Times New Roman" w:hAnsi="Times New Roman" w:cs="David"/>
                <w:sz w:val="20"/>
                <w:szCs w:val="24"/>
                <w:rtl/>
                <w:lang w:eastAsia="he-IL"/>
              </w:rPr>
              <w:t xml:space="preserve">מימוני הנדסה ויעוץ בע''מ </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4" w:author="גרמן קגנובסקי" w:date="2021-06-08T15:33:00Z">
            <w:r w:rsidR="00A16541" w:rsidRPr="00F3672F">
              <w:rPr>
                <w:rStyle w:val="PlaceholderText"/>
                <w:rtl/>
              </w:rPr>
              <w:t>[שם צד א]</w:t>
            </w:r>
          </w:ins>
        </w:sdtContent>
      </w:sdt>
    </w:p>
    <w:p w14:paraId="4C704FF8" w14:textId="77777777" w:rsidR="009441B2" w:rsidRPr="00B27B4C"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BB8B52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09C39A"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A1B427"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B890168"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079FF7"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9908E84"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9B811E1"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92B9DC"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8F0ED95" w14:textId="77777777" w:rsidR="009441B2" w:rsidRPr="00776496" w:rsidRDefault="009441B2" w:rsidP="009441B2">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DD763F6"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4B22D7B7"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12BA715B" w14:textId="77777777" w:rsidR="007902DF" w:rsidRDefault="007902DF"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59B7CCA" w14:textId="77777777" w:rsidR="00572B5D"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90F04DD"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03A3D9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559C99B"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9833E6"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5" w:author="גרמן קגנובסקי" w:date="2021-06-08T15:32:00Z">
            <w:r w:rsidR="00A16541">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 w:author="גרמן קגנובסקי" w:date="2021-06-08T15:32:00Z">
            <w:r w:rsidR="00A16541">
              <w:rPr>
                <w:rFonts w:ascii="Times New Roman" w:eastAsia="Times New Roman" w:hAnsi="Times New Roman" w:cs="David" w:hint="cs"/>
                <w:color w:val="00B0F0"/>
                <w:sz w:val="24"/>
                <w:szCs w:val="24"/>
                <w:rtl/>
              </w:rPr>
              <w:t>סביוני רעננה צפון</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A0BCA4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5D04AC"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7" w:author="גרמן קגנובסקי" w:date="2021-06-08T15:34:00Z">
            <w:r w:rsidR="00A16541">
              <w:rPr>
                <w:rFonts w:ascii="Times New Roman" w:eastAsia="Times New Roman" w:hAnsi="Times New Roman" w:cs="David" w:hint="cs"/>
                <w:color w:val="008000"/>
                <w:sz w:val="24"/>
                <w:szCs w:val="24"/>
                <w:rtl/>
              </w:rPr>
              <w:t>רן/708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8" w:author="גרמן קגנובסקי" w:date="2021-06-08T15:34:00Z">
            <w:r w:rsidR="00A16541">
              <w:rPr>
                <w:rFonts w:ascii="Times New Roman" w:eastAsia="Times New Roman" w:hAnsi="Times New Roman" w:cs="David" w:hint="cs"/>
                <w:sz w:val="24"/>
                <w:szCs w:val="24"/>
                <w:rtl/>
                <w:lang w:eastAsia="he-IL"/>
              </w:rPr>
              <w:t>6585</w:t>
            </w:r>
          </w:ins>
        </w:sdtContent>
      </w:sdt>
      <w:r w:rsidRPr="00B27B4C">
        <w:rPr>
          <w:rFonts w:ascii="Times New Roman" w:eastAsia="Times New Roman" w:hAnsi="Times New Roman" w:cs="David" w:hint="cs"/>
          <w:sz w:val="24"/>
          <w:szCs w:val="24"/>
          <w:rtl/>
          <w:lang w:eastAsia="he-IL"/>
        </w:rPr>
        <w:t>.</w:t>
      </w:r>
    </w:p>
    <w:p w14:paraId="188941BC"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4AB7787"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11552A8"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9" w:author="גרמן קגנובסקי" w:date="2021-06-08T15:32:00Z">
            <w:r w:rsidR="00A16541">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4A10BDFD"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7F556D45"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B4DF28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5D94E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0" w:author="גרמן קגנובסקי" w:date="2021-06-08T15:34:00Z">
            <w:r w:rsidR="00A16541">
              <w:rPr>
                <w:rFonts w:ascii="Times New Roman" w:eastAsia="Times New Roman" w:hAnsi="Times New Roman" w:cs="David" w:hint="cs"/>
                <w:sz w:val="24"/>
                <w:szCs w:val="24"/>
                <w:rtl/>
                <w:lang w:eastAsia="he-IL"/>
              </w:rPr>
              <w:t xml:space="preserve">גרמן קגנובסקי </w:t>
            </w:r>
          </w:ins>
        </w:sdtContent>
      </w:sdt>
    </w:p>
    <w:p w14:paraId="49276CA4"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87FA4ED" w14:textId="77777777" w:rsidR="00572B5D" w:rsidRDefault="00572B5D"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31C28" w:rsidRPr="00A31C28">
        <w:rPr>
          <w:rFonts w:ascii="Times New Roman" w:eastAsia="Times New Roman" w:hAnsi="Times New Roman" w:cs="David"/>
          <w:sz w:val="24"/>
          <w:szCs w:val="24"/>
          <w:rtl/>
          <w:lang w:eastAsia="he-IL"/>
        </w:rPr>
        <w:t xml:space="preserve">התכנון יתבצע במודל תלת מימד ע"י תוכנת </w:t>
      </w:r>
      <w:r w:rsidR="00A31C28" w:rsidRPr="00A31C28">
        <w:rPr>
          <w:rFonts w:ascii="Times New Roman" w:eastAsia="Times New Roman" w:hAnsi="Times New Roman" w:cs="David"/>
          <w:sz w:val="24"/>
          <w:szCs w:val="24"/>
          <w:lang w:eastAsia="he-IL"/>
        </w:rPr>
        <w:t>REVIT</w:t>
      </w:r>
      <w:r w:rsidR="00A31C28" w:rsidRPr="00A31C28">
        <w:rPr>
          <w:rFonts w:ascii="Times New Roman" w:eastAsia="Times New Roman" w:hAnsi="Times New Roman" w:cs="David"/>
          <w:sz w:val="24"/>
          <w:szCs w:val="24"/>
          <w:rtl/>
          <w:lang w:eastAsia="he-IL"/>
        </w:rPr>
        <w:t xml:space="preserve">, במתודולוגיית </w:t>
      </w:r>
      <w:r w:rsidR="00A31C28" w:rsidRPr="00A31C28">
        <w:rPr>
          <w:rFonts w:ascii="Times New Roman" w:eastAsia="Times New Roman" w:hAnsi="Times New Roman" w:cs="David"/>
          <w:sz w:val="24"/>
          <w:szCs w:val="24"/>
          <w:lang w:eastAsia="he-IL"/>
        </w:rPr>
        <w:t>BIM</w:t>
      </w:r>
      <w:r w:rsidR="00A31C28" w:rsidRPr="00A31C28">
        <w:rPr>
          <w:rFonts w:ascii="Times New Roman" w:eastAsia="Times New Roman" w:hAnsi="Times New Roman" w:cs="David"/>
          <w:sz w:val="24"/>
          <w:szCs w:val="24"/>
          <w:rtl/>
          <w:lang w:eastAsia="he-IL"/>
        </w:rPr>
        <w:t>, בענן – "</w:t>
      </w:r>
      <w:r w:rsidR="00A31C28" w:rsidRPr="00A31C28">
        <w:rPr>
          <w:rFonts w:ascii="Times New Roman" w:eastAsia="Times New Roman" w:hAnsi="Times New Roman" w:cs="David"/>
          <w:sz w:val="24"/>
          <w:szCs w:val="24"/>
          <w:lang w:eastAsia="he-IL"/>
        </w:rPr>
        <w:t>BIM360</w:t>
      </w:r>
      <w:r w:rsidR="00A31C28" w:rsidRPr="00A31C28">
        <w:rPr>
          <w:rFonts w:ascii="Times New Roman" w:eastAsia="Times New Roman" w:hAnsi="Times New Roman" w:cs="David"/>
          <w:sz w:val="24"/>
          <w:szCs w:val="24"/>
          <w:rtl/>
          <w:lang w:eastAsia="he-IL"/>
        </w:rPr>
        <w:t xml:space="preserve">" שם ישמרו כל קבצי ה </w:t>
      </w:r>
      <w:r w:rsidR="00A31C28" w:rsidRPr="00A31C28">
        <w:rPr>
          <w:rFonts w:ascii="Times New Roman" w:eastAsia="Times New Roman" w:hAnsi="Times New Roman" w:cs="David"/>
          <w:sz w:val="24"/>
          <w:szCs w:val="24"/>
          <w:lang w:eastAsia="he-IL"/>
        </w:rPr>
        <w:t>REVIT</w:t>
      </w:r>
      <w:r w:rsidR="00A31C28" w:rsidRPr="00A31C2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31C28" w:rsidRPr="00A31C28">
        <w:rPr>
          <w:rFonts w:ascii="Times New Roman" w:eastAsia="Times New Roman" w:hAnsi="Times New Roman" w:cs="David"/>
          <w:sz w:val="24"/>
          <w:szCs w:val="24"/>
          <w:lang w:eastAsia="he-IL"/>
        </w:rPr>
        <w:t>BIM360</w:t>
      </w:r>
      <w:r w:rsidR="00A31C28" w:rsidRPr="00A31C28">
        <w:rPr>
          <w:rFonts w:ascii="Times New Roman" w:eastAsia="Times New Roman" w:hAnsi="Times New Roman" w:cs="David"/>
          <w:sz w:val="24"/>
          <w:szCs w:val="24"/>
          <w:rtl/>
          <w:lang w:eastAsia="he-IL"/>
        </w:rPr>
        <w:t xml:space="preserve">". העבודה במודל תהיה כפופה להוראות מנהל המודל ולמסמך ה </w:t>
      </w:r>
      <w:r w:rsidR="00A31C28" w:rsidRPr="00A31C28">
        <w:rPr>
          <w:rFonts w:ascii="Times New Roman" w:eastAsia="Times New Roman" w:hAnsi="Times New Roman" w:cs="David"/>
          <w:sz w:val="24"/>
          <w:szCs w:val="24"/>
          <w:lang w:eastAsia="he-IL"/>
        </w:rPr>
        <w:t>BEP</w:t>
      </w:r>
      <w:r w:rsidR="00A31C28" w:rsidRPr="00A31C28">
        <w:rPr>
          <w:rFonts w:ascii="Times New Roman" w:eastAsia="Times New Roman" w:hAnsi="Times New Roman" w:cs="David"/>
          <w:sz w:val="24"/>
          <w:szCs w:val="24"/>
          <w:rtl/>
          <w:lang w:eastAsia="he-IL"/>
        </w:rPr>
        <w:t xml:space="preserve"> שיופץ בהמשך ע"י מנהל המודל. שמירה, הדפסת תכניות וקבצים (</w:t>
      </w:r>
      <w:r w:rsidR="00A31C28" w:rsidRPr="00A31C28">
        <w:rPr>
          <w:rFonts w:ascii="Times New Roman" w:eastAsia="Times New Roman" w:hAnsi="Times New Roman" w:cs="David"/>
          <w:sz w:val="24"/>
          <w:szCs w:val="24"/>
          <w:lang w:eastAsia="he-IL"/>
        </w:rPr>
        <w:t>PLT/PDF/DWG</w:t>
      </w:r>
      <w:r w:rsidR="00A31C28" w:rsidRPr="00A31C2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31C28" w:rsidRPr="00A31C28">
        <w:rPr>
          <w:rFonts w:ascii="Times New Roman" w:eastAsia="Times New Roman" w:hAnsi="Times New Roman" w:cs="David"/>
          <w:sz w:val="24"/>
          <w:szCs w:val="24"/>
          <w:lang w:eastAsia="he-IL"/>
        </w:rPr>
        <w:t>view</w:t>
      </w:r>
      <w:r w:rsidR="00A31C28" w:rsidRPr="00A31C2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23E6C74E" w14:textId="77777777" w:rsidR="00A31C28" w:rsidRPr="00B27B4C" w:rsidRDefault="00A31C28"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778BF7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1E55568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531EA"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1" w:author="גרמן קגנובסקי" w:date="2021-06-08T15:34:00Z">
            <w:r w:rsidR="00A16541">
              <w:rPr>
                <w:rFonts w:ascii="Times New Roman" w:eastAsia="Times New Roman" w:hAnsi="Times New Roman" w:cs="David"/>
                <w:color w:val="008000"/>
                <w:sz w:val="24"/>
                <w:szCs w:val="24"/>
                <w:rtl/>
                <w:lang w:eastAsia="he-IL"/>
              </w:rPr>
              <w:t>עמית מימוני</w:t>
            </w:r>
          </w:ins>
        </w:sdtContent>
      </w:sdt>
    </w:p>
    <w:p w14:paraId="55B8B2AD"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29AB7A6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8490C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2" w:author="גרמן קגנובסקי" w:date="2021-06-08T15:34:00Z">
            <w:r w:rsidR="00A16541">
              <w:rPr>
                <w:rFonts w:ascii="Times New Roman" w:eastAsia="Times New Roman" w:hAnsi="Times New Roman" w:cs="David"/>
                <w:color w:val="008000"/>
                <w:sz w:val="24"/>
                <w:szCs w:val="24"/>
                <w:rtl/>
                <w:lang w:eastAsia="he-IL"/>
              </w:rPr>
              <w:t>אביעד קלדרון</w:t>
            </w:r>
          </w:ins>
        </w:sdtContent>
      </w:sdt>
    </w:p>
    <w:p w14:paraId="22B3BCDA"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60A96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B4F7C5A"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6281C7"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55199D83"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2BC8BD9"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64DD4D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2EAB06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07EC5D2"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A77F809"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62094152" w14:textId="77777777" w:rsidTr="00572B5D">
        <w:trPr>
          <w:trHeight w:val="80"/>
        </w:trPr>
        <w:tc>
          <w:tcPr>
            <w:tcW w:w="3366" w:type="dxa"/>
          </w:tcPr>
          <w:p w14:paraId="57733694" w14:textId="77777777" w:rsidR="00572B5D" w:rsidRDefault="00423A82"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2B5D" w:rsidRPr="00E95AE9">
                  <w:rPr>
                    <w:rStyle w:val="PlaceholderText"/>
                    <w:color w:val="00B0F0"/>
                    <w:rtl/>
                  </w:rPr>
                  <w:t>[אחוז השתתפות צד א]</w:t>
                </w:r>
              </w:sdtContent>
            </w:sdt>
          </w:p>
          <w:p w14:paraId="7A01A647"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C54DBD1" w14:textId="77777777" w:rsidR="00572B5D" w:rsidRDefault="00572B5D" w:rsidP="00572B5D">
            <w:pPr>
              <w:widowControl w:val="0"/>
              <w:spacing w:before="0" w:beforeAutospacing="0" w:after="0" w:afterAutospacing="0" w:line="240" w:lineRule="auto"/>
              <w:ind w:left="720"/>
              <w:outlineLvl w:val="2"/>
            </w:pPr>
          </w:p>
          <w:p w14:paraId="4E81BBAA"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81BDB75" w14:textId="77777777" w:rsidR="00572B5D" w:rsidRPr="00776496" w:rsidRDefault="00572B5D" w:rsidP="00572B5D">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FBEC3DC" w14:textId="77777777" w:rsidR="006D2AE3" w:rsidRPr="006D2AE3" w:rsidRDefault="006D2AE3" w:rsidP="00572B5D">
      <w:pPr>
        <w:widowControl w:val="0"/>
        <w:bidi w:val="0"/>
        <w:spacing w:before="240" w:beforeAutospacing="0" w:after="60" w:afterAutospacing="0" w:line="240" w:lineRule="auto"/>
        <w:jc w:val="center"/>
        <w:outlineLvl w:val="3"/>
        <w:rPr>
          <w:rFonts w:ascii="Times New Roman" w:eastAsia="Times New Roman" w:hAnsi="Times New Roman" w:cs="David"/>
          <w:sz w:val="24"/>
          <w:szCs w:val="24"/>
          <w:rtl/>
        </w:rPr>
      </w:pPr>
    </w:p>
    <w:p w14:paraId="546CBD24"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6AA0EF68"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3B0D671C"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0C398075"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1501AF78"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7CB55373"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534F6035"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272AADCB"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2B5A04BD"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37747EC8"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0B309A5F"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629EEE93"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063362D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644325"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2D70EF9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0A4EF3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327AE083"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F03C3E7"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3E7F453E" w14:textId="77777777" w:rsidR="006D2AE3" w:rsidRPr="006D2AE3" w:rsidRDefault="006D2AE3" w:rsidP="00572B5D">
      <w:pPr>
        <w:widowControl w:val="0"/>
        <w:spacing w:before="0" w:beforeAutospacing="0" w:after="0" w:afterAutospacing="0" w:line="240" w:lineRule="auto"/>
        <w:ind w:left="136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תכולת העבודה - ככלל תכולת העבודה מתייחסת לקומות הבניין מתחתית קומת החניון</w:t>
      </w:r>
      <w:r w:rsidR="00572B5D">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lang w:eastAsia="he-IL"/>
        </w:rPr>
        <w:t xml:space="preserve">התחתונה ועד לקומת הגג העליונה ביותר ועד בכלל ובכלל זה:             </w:t>
      </w:r>
    </w:p>
    <w:p w14:paraId="33902A93"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בירור ת</w:t>
      </w:r>
      <w:r w:rsidR="006D2AE3" w:rsidRPr="006D2AE3">
        <w:rPr>
          <w:rFonts w:ascii="Times New Roman" w:eastAsia="Times New Roman" w:hAnsi="Times New Roman" w:cs="David" w:hint="cs"/>
          <w:sz w:val="24"/>
          <w:szCs w:val="24"/>
          <w:rtl/>
          <w:lang w:eastAsia="he-IL"/>
        </w:rPr>
        <w:t xml:space="preserve">כניות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3CBE1515" w14:textId="77777777" w:rsidR="006D2AE3" w:rsidRPr="006D2AE3" w:rsidRDefault="004143FC"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וב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כל המתכננים והיועצים.</w:t>
      </w:r>
    </w:p>
    <w:p w14:paraId="633B8BA3"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7E68D13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162F257E"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29BE05A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79EB97F4"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5E3165F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2822D94E"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5BF74DDD"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397310E5"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0E5BF377"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תכנון תיאום המערכות יתבצע בסביבת תוכנת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 xml:space="preserve">תוכנת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בלבד.</w:t>
      </w:r>
    </w:p>
    <w:p w14:paraId="7897E0A3"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591C732"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3" w:name="OLE_LINK5"/>
      <w:bookmarkStart w:id="14"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15" w:name="OLE_LINK7"/>
      <w:bookmarkStart w:id="16"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7493BE46"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2F78009" w14:textId="77777777" w:rsidR="006D2AE3" w:rsidRPr="006D2AE3" w:rsidRDefault="006D2AE3" w:rsidP="00A31C28">
      <w:pPr>
        <w:tabs>
          <w:tab w:val="left" w:pos="1954"/>
        </w:tabs>
        <w:spacing w:after="0" w:line="360" w:lineRule="auto"/>
        <w:ind w:left="1954" w:hanging="514"/>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A31C28">
        <w:rPr>
          <w:rFonts w:ascii="Times New Roman" w:eastAsia="Times New Roman" w:hAnsi="Times New Roman" w:cs="David" w:hint="cs"/>
          <w:sz w:val="24"/>
          <w:szCs w:val="24"/>
          <w:rtl/>
          <w:lang w:eastAsia="he-IL"/>
        </w:rPr>
        <w:t xml:space="preserve"> </w:t>
      </w:r>
      <w:r w:rsidR="00A31C28" w:rsidRPr="00831588">
        <w:rPr>
          <w:rFonts w:ascii="Times New Roman" w:eastAsia="Times New Roman" w:hAnsi="Times New Roman" w:cs="David" w:hint="cs"/>
          <w:sz w:val="24"/>
          <w:szCs w:val="24"/>
          <w:rtl/>
          <w:lang w:eastAsia="he-IL"/>
        </w:rPr>
        <w:t xml:space="preserve">ככל שיידרש </w:t>
      </w:r>
      <w:r w:rsidR="00A31C28" w:rsidRPr="00831588">
        <w:rPr>
          <w:rFonts w:ascii="Times New Roman" w:eastAsia="Times New Roman" w:hAnsi="Times New Roman" w:cs="David" w:hint="cs"/>
          <w:sz w:val="24"/>
          <w:szCs w:val="24"/>
          <w:rtl/>
          <w:lang w:eastAsia="he-IL"/>
        </w:rPr>
        <w:lastRenderedPageBreak/>
        <w:t xml:space="preserve">ולפי החלטת המזמין, יתבצעו בנוסף לישיבות התכנון השוטפות, ישיבות שבועיות לתכנון ב </w:t>
      </w:r>
      <w:r w:rsidR="00A31C28" w:rsidRPr="00831588">
        <w:rPr>
          <w:rFonts w:ascii="Times New Roman" w:eastAsia="Times New Roman" w:hAnsi="Times New Roman" w:cs="David" w:hint="cs"/>
          <w:sz w:val="24"/>
          <w:szCs w:val="24"/>
          <w:lang w:eastAsia="he-IL"/>
        </w:rPr>
        <w:t>BIM</w:t>
      </w:r>
      <w:r w:rsidR="00A31C28" w:rsidRPr="00831588">
        <w:rPr>
          <w:rFonts w:ascii="Times New Roman" w:eastAsia="Times New Roman" w:hAnsi="Times New Roman" w:cs="David" w:hint="cs"/>
          <w:sz w:val="24"/>
          <w:szCs w:val="24"/>
          <w:rtl/>
          <w:lang w:eastAsia="he-IL"/>
        </w:rPr>
        <w:t xml:space="preserve"> על המודל.</w:t>
      </w:r>
    </w:p>
    <w:p w14:paraId="4BF7B5CE"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7906862F"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3"/>
    <w:bookmarkEnd w:id="14"/>
    <w:bookmarkEnd w:id="15"/>
    <w:bookmarkEnd w:id="16"/>
    <w:p w14:paraId="0A56BDED"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CC0E286"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4EBEF5B6"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EE5287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084D9BB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45CAB4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12249CAA"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19AEA9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4F278677"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A5E5F9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518708D0"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4469FA4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30B3C3D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B6D22F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24E2397D"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5C4444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257B5545"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78301E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47EB9EA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5315F6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4226C9BD"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5163C2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210DFACF"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305BA6D9"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471CAFE5" w14:textId="77777777" w:rsid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3294AE99" w14:textId="77777777" w:rsidR="00DA73D0"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0CFAE539" w14:textId="77777777" w:rsidR="00DA73D0" w:rsidRPr="006D2AE3"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103873AF"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60BAA7FC"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73CB5D37"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5BC3EBAF"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6357736"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4C2B15E7" w14:textId="77777777" w:rsidR="006D2AE3" w:rsidRPr="006D2AE3"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2BF41D1B" w14:textId="77777777" w:rsidR="006D2AE3" w:rsidRPr="006D2AE3" w:rsidRDefault="006D2AE3" w:rsidP="006D2AE3">
      <w:pPr>
        <w:spacing w:before="0" w:beforeAutospacing="0" w:after="0" w:afterAutospacing="0" w:line="240" w:lineRule="auto"/>
        <w:ind w:left="2160"/>
        <w:jc w:val="both"/>
        <w:rPr>
          <w:rFonts w:ascii="Times New Roman" w:eastAsia="Times New Roman" w:hAnsi="Times New Roman" w:cs="David"/>
          <w:sz w:val="24"/>
          <w:szCs w:val="24"/>
          <w:lang w:eastAsia="he-IL"/>
        </w:rPr>
      </w:pPr>
    </w:p>
    <w:p w14:paraId="4F0D54A6"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43FC">
        <w:rPr>
          <w:rFonts w:ascii="Times New Roman" w:eastAsia="Times New Roman" w:hAnsi="Times New Roman" w:cs="David" w:hint="cs"/>
          <w:sz w:val="24"/>
          <w:szCs w:val="24"/>
          <w:rtl/>
          <w:lang w:eastAsia="he-IL"/>
        </w:rPr>
        <w:t xml:space="preserve"> וב </w:t>
      </w:r>
      <w:r w:rsidR="004143FC">
        <w:rPr>
          <w:rFonts w:ascii="Times New Roman" w:eastAsia="Times New Roman" w:hAnsi="Times New Roman" w:cs="David" w:hint="cs"/>
          <w:sz w:val="24"/>
          <w:szCs w:val="24"/>
          <w:lang w:eastAsia="he-IL"/>
        </w:rPr>
        <w:t>BIM</w:t>
      </w:r>
      <w:r w:rsidR="004143FC">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 xml:space="preserve"> הכולל את ת</w:t>
      </w:r>
      <w:r w:rsidRPr="006D2AE3">
        <w:rPr>
          <w:rFonts w:ascii="Times New Roman" w:eastAsia="Times New Roman" w:hAnsi="Times New Roman" w:cs="David" w:hint="cs"/>
          <w:sz w:val="24"/>
          <w:szCs w:val="24"/>
          <w:rtl/>
          <w:lang w:eastAsia="he-IL"/>
        </w:rPr>
        <w:t>כניות האדריכלות והסכמה הקונסטרוקטיבית הראשונית.</w:t>
      </w:r>
    </w:p>
    <w:p w14:paraId="4D7534DA"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24797327"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62435E7B"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4D8C812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449C27"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3D2740D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25F016B5"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6A3EEFB"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5A13C2C3" w14:textId="77777777"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וב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432399CB"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47CFCA40"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098EDA5C"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485BBE7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A76455"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6AC0B6B7" w14:textId="77777777" w:rsid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E2E8044" w14:textId="77777777" w:rsidR="00DA73D0" w:rsidRPr="006D2AE3" w:rsidRDefault="00DA73D0"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FBB63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8A9CE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1FB2D90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B3C025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38316FB6"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9758E1" w14:textId="77777777"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וב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58399FAE"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35AFBE4A"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3223DBD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B4F74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4D805A6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50181C6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4807254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52D66D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49CFF8D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8B023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51DFC55A"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A2E65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546B468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27CDE31"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7B64C60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40DFEA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07EEBC6A"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CBED205"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6F8C0DC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F8ED1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6AACAA4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0D49AB"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01D02A3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9EF8A6B"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659E04E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304267"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287053BE"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78497045"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3464F583"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02B728A"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3DD5EAB4"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99DBAC"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738D3EF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CB619CC"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41086F44"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BA15A7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8189478"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204A89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67C3AEF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91B65CF"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0B1DA59F"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B677C1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1C0F273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C611632"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039D372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158EB5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0B4865B6"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729E14"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0F27507E"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7247A28D"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4133DE94" w14:textId="77777777" w:rsidR="006D2AE3" w:rsidRPr="006D2AE3" w:rsidRDefault="006D2AE3" w:rsidP="006D2AE3">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ג.</w:t>
      </w:r>
      <w:r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DEEA835"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 xml:space="preserve"> </w:t>
      </w:r>
    </w:p>
    <w:p w14:paraId="47B7EE4B"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63D8298"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sz w:val="24"/>
          <w:szCs w:val="24"/>
          <w:rtl/>
          <w:lang w:eastAsia="he-IL"/>
        </w:rPr>
        <w:tab/>
        <w:t>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למזמין בדבר אחזקת המתקן.</w:t>
      </w:r>
    </w:p>
    <w:p w14:paraId="30C7E8C5"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039A89C"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3F061062"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66AF63C8" w14:textId="77777777" w:rsidR="006D2AE3" w:rsidRPr="006D2AE3" w:rsidRDefault="006D2AE3" w:rsidP="006D2AE3">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 </w:t>
      </w:r>
      <w:r w:rsidRPr="006D2AE3">
        <w:rPr>
          <w:rFonts w:ascii="Times New Roman" w:eastAsia="Times New Roman" w:hAnsi="Times New Roman" w:cs="David" w:hint="cs"/>
          <w:sz w:val="24"/>
          <w:szCs w:val="24"/>
          <w:rtl/>
          <w:lang w:eastAsia="he-IL"/>
        </w:rPr>
        <w:tab/>
      </w:r>
    </w:p>
    <w:p w14:paraId="7193D242"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ב. </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הקבלנים יהיו רשאים להציע פתרונות אדריכליים</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קונסטרוקטיביים</w:t>
      </w:r>
      <w:r w:rsidRPr="006D2AE3">
        <w:rPr>
          <w:rFonts w:ascii="Times New Roman" w:eastAsia="Times New Roman" w:hAnsi="Times New Roman" w:cs="David" w:hint="cs"/>
          <w:sz w:val="24"/>
          <w:szCs w:val="24"/>
          <w:rtl/>
          <w:lang w:eastAsia="he-IL"/>
        </w:rPr>
        <w:t xml:space="preserve"> ואלקטרו-מכאניים</w:t>
      </w:r>
      <w:r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לצורך כך ישתתף </w:t>
      </w:r>
      <w:r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שורם ו/או את הערותיו לתכנון המוצע,</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ויבצע 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עליון.</w:t>
      </w:r>
    </w:p>
    <w:p w14:paraId="4EF62FAD"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558FE9DF" w14:textId="77777777" w:rsidR="006D2AE3" w:rsidRPr="006D2AE3" w:rsidRDefault="006D2AE3" w:rsidP="006D2AE3">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w:t>
      </w:r>
      <w:r w:rsidRPr="006D2AE3">
        <w:rPr>
          <w:rFonts w:ascii="Times New Roman" w:eastAsia="Times New Roman" w:hAnsi="Times New Roman" w:cs="David"/>
          <w:sz w:val="24"/>
          <w:szCs w:val="24"/>
          <w:rtl/>
          <w:lang w:eastAsia="he-IL"/>
        </w:rPr>
        <w:lastRenderedPageBreak/>
        <w:t xml:space="preserve">לבצע בהם תיקונים ושינויים. </w:t>
      </w:r>
    </w:p>
    <w:p w14:paraId="0D0BEAAE"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1D36C072"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8.</w:t>
      </w:r>
      <w:r w:rsidRPr="006D2AE3">
        <w:rPr>
          <w:rFonts w:ascii="Times New Roman" w:eastAsia="Times New Roman" w:hAnsi="Times New Roman" w:cs="David" w:hint="cs"/>
          <w:sz w:val="24"/>
          <w:szCs w:val="24"/>
          <w:rtl/>
          <w:lang w:eastAsia="he-IL"/>
        </w:rPr>
        <w:tab/>
        <w:t>יובהר כדלקמן:</w:t>
      </w:r>
    </w:p>
    <w:p w14:paraId="5881A7D6" w14:textId="77777777" w:rsidR="006D2AE3" w:rsidRPr="00447566"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415999" w:rsidRPr="00447566">
        <w:rPr>
          <w:rFonts w:ascii="Times New Roman" w:eastAsia="Times New Roman" w:hAnsi="Times New Roman" w:cs="David" w:hint="cs"/>
          <w:sz w:val="24"/>
          <w:szCs w:val="24"/>
          <w:rtl/>
          <w:lang w:eastAsia="he-IL"/>
        </w:rPr>
        <w:t xml:space="preserve">ו </w:t>
      </w:r>
      <w:r w:rsidR="00415999" w:rsidRPr="00447566">
        <w:rPr>
          <w:rFonts w:ascii="Times New Roman" w:eastAsia="Times New Roman" w:hAnsi="Times New Roman" w:cs="David" w:hint="cs"/>
          <w:sz w:val="24"/>
          <w:szCs w:val="24"/>
          <w:lang w:eastAsia="he-IL"/>
        </w:rPr>
        <w:t>BIM</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01108F18"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734E30B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9B06BCD"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0244BDA"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7E9C66"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342C35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234D4CC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7875C8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4EF4EE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7BCBD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9476B6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3F0B4D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55CB09"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0A5ADD9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AF3514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4381FAD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7FFE9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0556B87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EF0CA2"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FC4A28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9C02A9"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2D1F03B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9DE095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7618956F"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829ACD3"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61D7EAE6"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335B6800"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54B197CC"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3C19581C"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3355EC56"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025861A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A634C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43A79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81088C"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131C1A5"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5CDEA82A"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4E62933" w14:textId="771F03EF" w:rsidR="006D2AE3" w:rsidRPr="006D2AE3" w:rsidRDefault="006D2AE3" w:rsidP="00AF155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17" w:author="גרמן קגנובסקי" w:date="2021-06-08T15:42:00Z">
          <w:pPr>
            <w:widowControl w:val="0"/>
            <w:spacing w:before="120" w:beforeAutospacing="0" w:after="60" w:afterAutospacing="0" w:line="240" w:lineRule="auto"/>
            <w:ind w:left="1440" w:hanging="720"/>
            <w:jc w:val="both"/>
          </w:pPr>
        </w:pPrChange>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18" w:author="גרמן קגנובסקי" w:date="2021-06-08T15:42:00Z">
        <w:r w:rsidRPr="006D2AE3" w:rsidDel="00AF1558">
          <w:rPr>
            <w:rFonts w:ascii="Times New Roman" w:eastAsia="Times New Roman" w:hAnsi="Times New Roman" w:cs="David"/>
            <w:sz w:val="24"/>
            <w:szCs w:val="24"/>
            <w:rtl/>
            <w:lang w:eastAsia="he-IL"/>
          </w:rPr>
          <w:delText xml:space="preserve">_________ </w:delText>
        </w:r>
      </w:del>
      <w:ins w:id="19" w:author="גרמן קגנובסקי" w:date="2021-06-08T15:42:00Z">
        <w:r w:rsidR="00AF1558" w:rsidRPr="006D2AE3">
          <w:rPr>
            <w:rFonts w:ascii="Times New Roman" w:eastAsia="Times New Roman" w:hAnsi="Times New Roman" w:cs="David"/>
            <w:sz w:val="24"/>
            <w:szCs w:val="24"/>
            <w:rtl/>
            <w:lang w:eastAsia="he-IL"/>
          </w:rPr>
          <w:t>_</w:t>
        </w:r>
        <w:r w:rsidR="00AF1558">
          <w:rPr>
            <w:rFonts w:ascii="Times New Roman" w:eastAsia="Times New Roman" w:hAnsi="Times New Roman" w:cs="David" w:hint="cs"/>
            <w:sz w:val="24"/>
            <w:szCs w:val="24"/>
            <w:rtl/>
            <w:lang w:eastAsia="he-IL"/>
          </w:rPr>
          <w:t>86,250</w:t>
        </w:r>
        <w:r w:rsidR="00AF1558"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20" w:author="גרמן קגנובסקי" w:date="2021-06-08T15:42:00Z">
        <w:r w:rsidRPr="006D2AE3" w:rsidDel="00AF1558">
          <w:rPr>
            <w:rFonts w:ascii="Times New Roman" w:eastAsia="Times New Roman" w:hAnsi="Times New Roman" w:cs="David"/>
            <w:sz w:val="24"/>
            <w:szCs w:val="24"/>
            <w:rtl/>
            <w:lang w:eastAsia="he-IL"/>
          </w:rPr>
          <w:delText xml:space="preserve">______________  </w:delText>
        </w:r>
      </w:del>
      <w:ins w:id="21" w:author="גרמן קגנובסקי" w:date="2021-06-08T15:42:00Z">
        <w:r w:rsidR="00AF1558">
          <w:rPr>
            <w:rFonts w:ascii="Times New Roman" w:eastAsia="Times New Roman" w:hAnsi="Times New Roman" w:cs="David" w:hint="cs"/>
            <w:sz w:val="24"/>
            <w:szCs w:val="24"/>
            <w:rtl/>
            <w:lang w:eastAsia="he-IL"/>
          </w:rPr>
          <w:t>שמונים וששת אלפים מתאים חמישים</w:t>
        </w:r>
        <w:r w:rsidR="00AF1558"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לכל מבנה ראשוני</w:t>
      </w:r>
      <w:r w:rsidRPr="006D2AE3">
        <w:rPr>
          <w:rFonts w:ascii="Times New Roman" w:eastAsia="Times New Roman" w:hAnsi="Times New Roman" w:cs="David" w:hint="cs"/>
          <w:sz w:val="24"/>
          <w:szCs w:val="24"/>
          <w:rtl/>
          <w:lang w:eastAsia="he-IL"/>
        </w:rPr>
        <w:t xml:space="preserve"> הכולל:</w:t>
      </w:r>
    </w:p>
    <w:p w14:paraId="6CC7707A" w14:textId="58344E6B" w:rsidR="006D2AE3" w:rsidRPr="006D2AE3" w:rsidRDefault="006D2AE3" w:rsidP="00423A82">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1.1.1 תאום מערכות תת קרקעיות </w:t>
      </w:r>
      <w:ins w:id="22" w:author="גרמן קגנובסקי" w:date="2021-06-08T15:41:00Z">
        <w:r w:rsidR="00423A82">
          <w:rPr>
            <w:rFonts w:ascii="Times New Roman" w:eastAsia="Times New Roman" w:hAnsi="Times New Roman" w:cs="David" w:hint="cs"/>
            <w:sz w:val="24"/>
            <w:szCs w:val="24"/>
            <w:rtl/>
            <w:lang w:eastAsia="he-IL"/>
          </w:rPr>
          <w:t>......................................................</w:t>
        </w:r>
      </w:ins>
      <w:r w:rsidRPr="006D2AE3">
        <w:rPr>
          <w:rFonts w:ascii="Times New Roman" w:eastAsia="Times New Roman" w:hAnsi="Times New Roman" w:cs="David" w:hint="cs"/>
          <w:sz w:val="24"/>
          <w:szCs w:val="24"/>
          <w:rtl/>
          <w:lang w:eastAsia="he-IL"/>
        </w:rPr>
        <w:t xml:space="preserve"> </w:t>
      </w:r>
      <w:del w:id="23" w:author="גרמן קגנובסקי" w:date="2021-06-08T15:39: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24" w:author="גרמן קגנובסקי" w:date="2021-06-08T15:39:00Z">
        <w:r w:rsidR="00423A82">
          <w:rPr>
            <w:rFonts w:ascii="Times New Roman" w:eastAsia="Times New Roman" w:hAnsi="Times New Roman" w:cs="David" w:hint="cs"/>
            <w:sz w:val="24"/>
            <w:szCs w:val="24"/>
            <w:rtl/>
            <w:lang w:eastAsia="he-IL"/>
          </w:rPr>
          <w:t>10%</w:t>
        </w:r>
      </w:ins>
    </w:p>
    <w:p w14:paraId="3A32E830" w14:textId="69B143A6"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ins w:id="25" w:author="גרמן קגנובסקי" w:date="2021-06-08T15:41:00Z">
        <w:r w:rsidR="00423A82">
          <w:rPr>
            <w:rFonts w:ascii="Times New Roman" w:eastAsia="Times New Roman" w:hAnsi="Times New Roman" w:cs="David" w:hint="cs"/>
            <w:sz w:val="24"/>
            <w:szCs w:val="24"/>
            <w:rtl/>
            <w:lang w:eastAsia="he-IL"/>
          </w:rPr>
          <w:t>....................................................................</w:t>
        </w:r>
      </w:ins>
      <w:del w:id="26" w:author="גרמן קגנובסקי" w:date="2021-06-08T15:40: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27" w:author="גרמן קגנובסקי" w:date="2021-06-08T15:40:00Z">
        <w:r w:rsidR="00423A82">
          <w:rPr>
            <w:rFonts w:ascii="Times New Roman" w:eastAsia="Times New Roman" w:hAnsi="Times New Roman" w:cs="David" w:hint="cs"/>
            <w:sz w:val="24"/>
            <w:szCs w:val="24"/>
            <w:rtl/>
            <w:lang w:eastAsia="he-IL"/>
          </w:rPr>
          <w:t>10%</w:t>
        </w:r>
      </w:ins>
    </w:p>
    <w:p w14:paraId="4E025A9E" w14:textId="507D1CE8"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 תאום קומות חניון</w:t>
      </w:r>
      <w:ins w:id="28" w:author="גרמן קגנובסקי" w:date="2021-06-08T15:41:00Z">
        <w:r w:rsidR="00423A82">
          <w:rPr>
            <w:rFonts w:ascii="Times New Roman" w:eastAsia="Times New Roman" w:hAnsi="Times New Roman" w:cs="David" w:hint="cs"/>
            <w:sz w:val="24"/>
            <w:szCs w:val="24"/>
            <w:rtl/>
            <w:lang w:eastAsia="he-IL"/>
          </w:rPr>
          <w:t>.....................................................................</w:t>
        </w:r>
      </w:ins>
      <w:del w:id="29" w:author="גרמן קגנובסקי" w:date="2021-06-08T15:40: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30" w:author="גרמן קגנובסקי" w:date="2021-06-08T15:40:00Z">
        <w:r w:rsidR="00423A82">
          <w:rPr>
            <w:rFonts w:ascii="Times New Roman" w:eastAsia="Times New Roman" w:hAnsi="Times New Roman" w:cs="David" w:hint="cs"/>
            <w:sz w:val="24"/>
            <w:szCs w:val="24"/>
            <w:rtl/>
            <w:lang w:eastAsia="he-IL"/>
          </w:rPr>
          <w:t>10%</w:t>
        </w:r>
      </w:ins>
      <w:r w:rsidRPr="006D2AE3">
        <w:rPr>
          <w:rFonts w:ascii="Times New Roman" w:eastAsia="Times New Roman" w:hAnsi="Times New Roman" w:cs="David" w:hint="cs"/>
          <w:sz w:val="24"/>
          <w:szCs w:val="24"/>
          <w:rtl/>
          <w:lang w:eastAsia="he-IL"/>
        </w:rPr>
        <w:t xml:space="preserve"> </w:t>
      </w:r>
    </w:p>
    <w:p w14:paraId="4B5B4FCA" w14:textId="6ACAD5CF"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1.1.4 תאום קומת קרקע ולובי ראשי</w:t>
      </w:r>
      <w:ins w:id="31" w:author="גרמן קגנובסקי" w:date="2021-06-08T15:41:00Z">
        <w:r w:rsidR="00423A82">
          <w:rPr>
            <w:rFonts w:ascii="Times New Roman" w:eastAsia="Times New Roman" w:hAnsi="Times New Roman" w:cs="David" w:hint="cs"/>
            <w:sz w:val="24"/>
            <w:szCs w:val="24"/>
            <w:rtl/>
            <w:lang w:eastAsia="he-IL"/>
          </w:rPr>
          <w:t>....................................................</w:t>
        </w:r>
      </w:ins>
      <w:del w:id="32" w:author="גרמן קגנובסקי" w:date="2021-06-08T15:40: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33" w:author="גרמן קגנובסקי" w:date="2021-06-08T15:40:00Z">
        <w:r w:rsidR="00423A82">
          <w:rPr>
            <w:rFonts w:ascii="Times New Roman" w:eastAsia="Times New Roman" w:hAnsi="Times New Roman" w:cs="David" w:hint="cs"/>
            <w:sz w:val="24"/>
            <w:szCs w:val="24"/>
            <w:rtl/>
            <w:lang w:eastAsia="he-IL"/>
          </w:rPr>
          <w:t>10%</w:t>
        </w:r>
      </w:ins>
    </w:p>
    <w:p w14:paraId="0910E3E9" w14:textId="027944C3"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1.1.5 תאום קומות המסחר</w:t>
      </w:r>
      <w:ins w:id="34" w:author="גרמן קגנובסקי" w:date="2021-06-08T15:42:00Z">
        <w:r w:rsidR="00423A82">
          <w:rPr>
            <w:rFonts w:ascii="Times New Roman" w:eastAsia="Times New Roman" w:hAnsi="Times New Roman" w:cs="David" w:hint="cs"/>
            <w:sz w:val="24"/>
            <w:szCs w:val="24"/>
            <w:rtl/>
            <w:lang w:eastAsia="he-IL"/>
          </w:rPr>
          <w:t>.................................................................</w:t>
        </w:r>
      </w:ins>
      <w:del w:id="35" w:author="גרמן קגנובסקי" w:date="2021-06-08T15:40: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36" w:author="גרמן קגנובסקי" w:date="2021-06-08T15:40:00Z">
        <w:r w:rsidR="00423A82">
          <w:rPr>
            <w:rFonts w:ascii="Times New Roman" w:eastAsia="Times New Roman" w:hAnsi="Times New Roman" w:cs="David" w:hint="cs"/>
            <w:sz w:val="24"/>
            <w:szCs w:val="24"/>
            <w:rtl/>
            <w:lang w:eastAsia="he-IL"/>
          </w:rPr>
          <w:t>10%</w:t>
        </w:r>
      </w:ins>
      <w:r w:rsidRPr="006D2AE3">
        <w:rPr>
          <w:rFonts w:ascii="Times New Roman" w:eastAsia="Times New Roman" w:hAnsi="Times New Roman" w:cs="David" w:hint="cs"/>
          <w:sz w:val="24"/>
          <w:szCs w:val="24"/>
          <w:rtl/>
          <w:lang w:eastAsia="he-IL"/>
        </w:rPr>
        <w:t xml:space="preserve"> </w:t>
      </w:r>
    </w:p>
    <w:p w14:paraId="680407DB" w14:textId="014FA950"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1.1.6 תאום קומות המגורים</w:t>
      </w:r>
      <w:ins w:id="37" w:author="גרמן קגנובסקי" w:date="2021-06-08T15:42:00Z">
        <w:r w:rsidR="00423A82">
          <w:rPr>
            <w:rFonts w:ascii="Times New Roman" w:eastAsia="Times New Roman" w:hAnsi="Times New Roman" w:cs="David" w:hint="cs"/>
            <w:sz w:val="24"/>
            <w:szCs w:val="24"/>
            <w:rtl/>
            <w:lang w:eastAsia="he-IL"/>
          </w:rPr>
          <w:t>...............................................................</w:t>
        </w:r>
      </w:ins>
      <w:del w:id="38" w:author="גרמן קגנובסקי" w:date="2021-06-08T15:40: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39" w:author="גרמן קגנובסקי" w:date="2021-06-08T15:40:00Z">
        <w:r w:rsidR="00423A82">
          <w:rPr>
            <w:rFonts w:ascii="Times New Roman" w:eastAsia="Times New Roman" w:hAnsi="Times New Roman" w:cs="David" w:hint="cs"/>
            <w:sz w:val="24"/>
            <w:szCs w:val="24"/>
            <w:rtl/>
            <w:lang w:eastAsia="he-IL"/>
          </w:rPr>
          <w:t>30%</w:t>
        </w:r>
      </w:ins>
    </w:p>
    <w:p w14:paraId="7DAE4ED2" w14:textId="7BE6E2DA"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1.1.7 תאום מערכות גג המגורים</w:t>
      </w:r>
      <w:ins w:id="40" w:author="גרמן קגנובסקי" w:date="2021-06-08T15:42:00Z">
        <w:r w:rsidR="00423A82">
          <w:rPr>
            <w:rFonts w:ascii="Times New Roman" w:eastAsia="Times New Roman" w:hAnsi="Times New Roman" w:cs="David" w:hint="cs"/>
            <w:sz w:val="24"/>
            <w:szCs w:val="24"/>
            <w:rtl/>
            <w:lang w:eastAsia="he-IL"/>
          </w:rPr>
          <w:t>..................................................</w:t>
        </w:r>
      </w:ins>
      <w:ins w:id="41" w:author="גרמן קגנובסקי" w:date="2021-06-08T15:43:00Z">
        <w:r w:rsidR="00AF1558">
          <w:rPr>
            <w:rFonts w:ascii="Times New Roman" w:eastAsia="Times New Roman" w:hAnsi="Times New Roman" w:cs="David" w:hint="cs"/>
            <w:sz w:val="24"/>
            <w:szCs w:val="24"/>
            <w:rtl/>
            <w:lang w:eastAsia="he-IL"/>
          </w:rPr>
          <w:t>.</w:t>
        </w:r>
      </w:ins>
      <w:ins w:id="42" w:author="גרמן קגנובסקי" w:date="2021-06-08T15:42:00Z">
        <w:r w:rsidR="00423A82">
          <w:rPr>
            <w:rFonts w:ascii="Times New Roman" w:eastAsia="Times New Roman" w:hAnsi="Times New Roman" w:cs="David" w:hint="cs"/>
            <w:sz w:val="24"/>
            <w:szCs w:val="24"/>
            <w:rtl/>
            <w:lang w:eastAsia="he-IL"/>
          </w:rPr>
          <w:t>.......</w:t>
        </w:r>
      </w:ins>
      <w:del w:id="43" w:author="גרמן קגנובסקי" w:date="2021-06-08T15:41: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44" w:author="גרמן קגנובסקי" w:date="2021-06-08T15:41:00Z">
        <w:r w:rsidR="00423A82">
          <w:rPr>
            <w:rFonts w:ascii="Times New Roman" w:eastAsia="Times New Roman" w:hAnsi="Times New Roman" w:cs="David" w:hint="cs"/>
            <w:sz w:val="24"/>
            <w:szCs w:val="24"/>
            <w:rtl/>
            <w:lang w:eastAsia="he-IL"/>
          </w:rPr>
          <w:t>10%</w:t>
        </w:r>
      </w:ins>
      <w:r w:rsidRPr="006D2AE3">
        <w:rPr>
          <w:rFonts w:ascii="Times New Roman" w:eastAsia="Times New Roman" w:hAnsi="Times New Roman" w:cs="David" w:hint="cs"/>
          <w:sz w:val="24"/>
          <w:szCs w:val="24"/>
          <w:rtl/>
          <w:lang w:eastAsia="he-IL"/>
        </w:rPr>
        <w:t xml:space="preserve"> </w:t>
      </w:r>
    </w:p>
    <w:p w14:paraId="2312CE92" w14:textId="6C5DF373" w:rsidR="006D2AE3" w:rsidRPr="006D2AE3" w:rsidRDefault="006D2AE3" w:rsidP="00423A82">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1.1.8 תאום מערכות גג המסחר</w:t>
      </w:r>
      <w:ins w:id="45" w:author="גרמן קגנובסקי" w:date="2021-06-08T15:42:00Z">
        <w:r w:rsidR="00423A82">
          <w:rPr>
            <w:rFonts w:ascii="Times New Roman" w:eastAsia="Times New Roman" w:hAnsi="Times New Roman" w:cs="David" w:hint="cs"/>
            <w:sz w:val="24"/>
            <w:szCs w:val="24"/>
            <w:rtl/>
            <w:lang w:eastAsia="he-IL"/>
          </w:rPr>
          <w:t>.................................................</w:t>
        </w:r>
      </w:ins>
      <w:ins w:id="46" w:author="גרמן קגנובסקי" w:date="2021-06-08T15:43:00Z">
        <w:r w:rsidR="00AF1558">
          <w:rPr>
            <w:rFonts w:ascii="Times New Roman" w:eastAsia="Times New Roman" w:hAnsi="Times New Roman" w:cs="David" w:hint="cs"/>
            <w:sz w:val="24"/>
            <w:szCs w:val="24"/>
            <w:rtl/>
            <w:lang w:eastAsia="he-IL"/>
          </w:rPr>
          <w:t>.</w:t>
        </w:r>
      </w:ins>
      <w:bookmarkStart w:id="47" w:name="_GoBack"/>
      <w:bookmarkEnd w:id="47"/>
      <w:ins w:id="48" w:author="גרמן קגנובסקי" w:date="2021-06-08T15:42:00Z">
        <w:r w:rsidR="00423A82">
          <w:rPr>
            <w:rFonts w:ascii="Times New Roman" w:eastAsia="Times New Roman" w:hAnsi="Times New Roman" w:cs="David" w:hint="cs"/>
            <w:sz w:val="24"/>
            <w:szCs w:val="24"/>
            <w:rtl/>
            <w:lang w:eastAsia="he-IL"/>
          </w:rPr>
          <w:t>..........</w:t>
        </w:r>
      </w:ins>
      <w:del w:id="49" w:author="גרמן קגנובסקי" w:date="2021-06-08T15:41:00Z">
        <w:r w:rsidRPr="006D2AE3" w:rsidDel="00423A82">
          <w:rPr>
            <w:rFonts w:ascii="Times New Roman" w:eastAsia="Times New Roman" w:hAnsi="Times New Roman" w:cs="David" w:hint="cs"/>
            <w:sz w:val="24"/>
            <w:szCs w:val="24"/>
            <w:rtl/>
            <w:lang w:eastAsia="he-IL"/>
          </w:rPr>
          <w:delText>.............................................</w:delText>
        </w:r>
        <w:r w:rsidR="00415999" w:rsidDel="00423A82">
          <w:rPr>
            <w:rFonts w:ascii="Times New Roman" w:eastAsia="Times New Roman" w:hAnsi="Times New Roman" w:cs="David" w:hint="cs"/>
            <w:sz w:val="24"/>
            <w:szCs w:val="24"/>
            <w:rtl/>
            <w:lang w:eastAsia="he-IL"/>
          </w:rPr>
          <w:delText>..</w:delText>
        </w:r>
        <w:r w:rsidRPr="006D2AE3" w:rsidDel="00423A82">
          <w:rPr>
            <w:rFonts w:ascii="Times New Roman" w:eastAsia="Times New Roman" w:hAnsi="Times New Roman" w:cs="David" w:hint="cs"/>
            <w:sz w:val="24"/>
            <w:szCs w:val="24"/>
            <w:rtl/>
            <w:lang w:eastAsia="he-IL"/>
          </w:rPr>
          <w:delText>.................. ₪</w:delText>
        </w:r>
      </w:del>
      <w:ins w:id="50" w:author="גרמן קגנובסקי" w:date="2021-06-08T15:41:00Z">
        <w:r w:rsidR="00423A82">
          <w:rPr>
            <w:rFonts w:ascii="Times New Roman" w:eastAsia="Times New Roman" w:hAnsi="Times New Roman" w:cs="David" w:hint="cs"/>
            <w:sz w:val="24"/>
            <w:szCs w:val="24"/>
            <w:rtl/>
            <w:lang w:eastAsia="he-IL"/>
          </w:rPr>
          <w:t>10%</w:t>
        </w:r>
      </w:ins>
    </w:p>
    <w:p w14:paraId="238B6951"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36541DB2"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54040443"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39246CEF"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4573EA8F"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0AFA52B5"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043ACAA"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7F43D77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68ADC4AC" w14:textId="3252A6D9" w:rsidR="00415999" w:rsidRPr="00DE118F" w:rsidRDefault="00415999" w:rsidP="00423A82">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del w:id="51" w:author="גרמן קגנובסקי" w:date="2021-06-08T15:38:00Z">
        <w:r w:rsidRPr="00DE118F" w:rsidDel="00423A82">
          <w:rPr>
            <w:rFonts w:ascii="Times New Roman" w:eastAsia="Times New Roman" w:hAnsi="Times New Roman" w:cs="David" w:hint="cs"/>
            <w:sz w:val="20"/>
            <w:szCs w:val="24"/>
            <w:rtl/>
            <w:lang w:eastAsia="he-IL"/>
          </w:rPr>
          <w:delText>הסכום המפורט בסעיף 1.1 לעיל יהיה צמוד ל</w:delText>
        </w:r>
      </w:del>
      <w:customXmlDelRangeStart w:id="52" w:author="גרמן קגנובסקי" w:date="2021-06-08T15:38:00Z"/>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customXmlDelRangeEnd w:id="52"/>
          <w:customXmlDelRangeStart w:id="53" w:author="גרמן קגנובסקי" w:date="2021-06-08T15:38:00Z"/>
        </w:sdtContent>
      </w:sdt>
      <w:customXmlDelRangeEnd w:id="53"/>
      <w:del w:id="54" w:author="גרמן קגנובסקי" w:date="2021-06-08T15:38:00Z">
        <w:r w:rsidRPr="00DE118F" w:rsidDel="00423A82">
          <w:rPr>
            <w:rFonts w:ascii="Times New Roman" w:eastAsia="Times New Roman" w:hAnsi="Times New Roman" w:cs="David" w:hint="cs"/>
            <w:color w:val="008000"/>
            <w:sz w:val="24"/>
            <w:szCs w:val="24"/>
            <w:rtl/>
          </w:rPr>
          <w:br/>
        </w:r>
      </w:del>
      <w:customXmlDelRangeStart w:id="55" w:author="גרמן קגנובסקי" w:date="2021-06-08T15:38:00Z"/>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customXmlDelRangeEnd w:id="55"/>
          <w:customXmlDelRangeStart w:id="56" w:author="גרמן קגנובסקי" w:date="2021-06-08T15:38:00Z"/>
        </w:sdtContent>
      </w:sdt>
      <w:customXmlDelRangeEnd w:id="56"/>
      <w:del w:id="57" w:author="גרמן קגנובסקי" w:date="2021-06-08T15:38:00Z">
        <w:r w:rsidRPr="00DE118F" w:rsidDel="00423A82">
          <w:rPr>
            <w:rFonts w:ascii="Times New Roman" w:eastAsia="Times New Roman" w:hAnsi="Times New Roman" w:cs="David" w:hint="cs"/>
            <w:color w:val="008000"/>
            <w:sz w:val="24"/>
            <w:szCs w:val="24"/>
            <w:rtl/>
          </w:rPr>
          <w:delText xml:space="preserve"> </w:delText>
        </w:r>
      </w:del>
      <w:customXmlDelRangeStart w:id="58" w:author="גרמן קגנובסקי" w:date="2021-06-08T15:38:00Z"/>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customXmlDelRangeEnd w:id="58"/>
          <w:customXmlDelRangeStart w:id="59" w:author="גרמן קגנובסקי" w:date="2021-06-08T15:38:00Z"/>
        </w:sdtContent>
      </w:sdt>
      <w:customXmlDelRangeEnd w:id="59"/>
      <w:del w:id="60" w:author="גרמן קגנובסקי" w:date="2021-06-08T15:38:00Z">
        <w:r w:rsidRPr="00DE118F" w:rsidDel="00423A82">
          <w:rPr>
            <w:rFonts w:ascii="Times New Roman" w:eastAsia="Times New Roman" w:hAnsi="Times New Roman" w:cs="David" w:hint="cs"/>
            <w:sz w:val="24"/>
            <w:szCs w:val="24"/>
            <w:rtl/>
          </w:rPr>
          <w:delText xml:space="preserve"> (העומד על </w:delText>
        </w:r>
      </w:del>
      <w:customXmlDelRangeStart w:id="61" w:author="גרמן קגנובסקי" w:date="2021-06-08T15:38:00Z"/>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customXmlDelRangeEnd w:id="61"/>
          <w:customXmlDelRangeStart w:id="62" w:author="גרמן קגנובסקי" w:date="2021-06-08T15:38:00Z"/>
        </w:sdtContent>
      </w:sdt>
      <w:customXmlDelRangeEnd w:id="62"/>
      <w:del w:id="63" w:author="גרמן קגנובסקי" w:date="2021-06-08T15:38:00Z">
        <w:r w:rsidRPr="00DE118F" w:rsidDel="00423A82">
          <w:rPr>
            <w:rFonts w:ascii="Times New Roman" w:eastAsia="Times New Roman" w:hAnsi="Times New Roman" w:cs="David" w:hint="cs"/>
            <w:sz w:val="24"/>
            <w:szCs w:val="24"/>
            <w:rtl/>
          </w:rPr>
          <w:delText xml:space="preserve"> נקודות) </w:delText>
        </w:r>
        <w:r w:rsidRPr="00DE118F" w:rsidDel="00423A82">
          <w:rPr>
            <w:rFonts w:ascii="Times New Roman" w:eastAsia="Times New Roman" w:hAnsi="Times New Roman" w:cs="David" w:hint="cs"/>
            <w:sz w:val="24"/>
            <w:szCs w:val="24"/>
            <w:rtl/>
            <w:lang w:eastAsia="he-IL"/>
          </w:rPr>
          <w:delText xml:space="preserve"> עד למדד הידוע ביום הגשת כל חשבון.</w:delText>
        </w:r>
      </w:del>
      <w:ins w:id="64" w:author="גרמן קגנובסקי" w:date="2021-06-08T15:38:00Z">
        <w:r w:rsidR="00423A82">
          <w:rPr>
            <w:rFonts w:ascii="Times New Roman" w:eastAsia="Times New Roman" w:hAnsi="Times New Roman" w:cs="David" w:hint="cs"/>
            <w:sz w:val="20"/>
            <w:szCs w:val="24"/>
            <w:rtl/>
            <w:lang w:eastAsia="he-IL"/>
          </w:rPr>
          <w:t>בוטל</w:t>
        </w:r>
      </w:ins>
    </w:p>
    <w:p w14:paraId="6D5EEF98"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E1A96BF"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0D161965"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23D902D9"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74EF96D"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lastRenderedPageBreak/>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0BC3A617"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6BC76B83"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5C747268"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7A55D65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0C0020"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496D9AAD"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CD3AA87"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F41C20E"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7D1FCA9F" w14:textId="77777777" w:rsidTr="00144C6E">
        <w:trPr>
          <w:gridAfter w:val="1"/>
          <w:wAfter w:w="567" w:type="dxa"/>
        </w:trPr>
        <w:tc>
          <w:tcPr>
            <w:tcW w:w="993" w:type="dxa"/>
            <w:vAlign w:val="bottom"/>
          </w:tcPr>
          <w:p w14:paraId="08BE51BB"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085220B8"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51BDE5A5"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51720CC3" w14:textId="77777777" w:rsidTr="00144C6E">
        <w:trPr>
          <w:trHeight w:val="340"/>
        </w:trPr>
        <w:tc>
          <w:tcPr>
            <w:tcW w:w="993" w:type="dxa"/>
          </w:tcPr>
          <w:p w14:paraId="47AD343E"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5AB9F960"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2BA0C353"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7AE44A6F" w14:textId="77777777" w:rsidTr="00144C6E">
        <w:trPr>
          <w:trHeight w:val="340"/>
        </w:trPr>
        <w:tc>
          <w:tcPr>
            <w:tcW w:w="993" w:type="dxa"/>
          </w:tcPr>
          <w:p w14:paraId="1F6064DE"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500A4BD3"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360BB9D1"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7AFB76C0" w14:textId="77777777" w:rsidTr="00144C6E">
        <w:trPr>
          <w:trHeight w:val="340"/>
        </w:trPr>
        <w:tc>
          <w:tcPr>
            <w:tcW w:w="993" w:type="dxa"/>
          </w:tcPr>
          <w:p w14:paraId="2308776B"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16D9F75A"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42F2E301"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6D517FEF" w14:textId="77777777" w:rsidTr="00144C6E">
        <w:trPr>
          <w:trHeight w:val="340"/>
        </w:trPr>
        <w:tc>
          <w:tcPr>
            <w:tcW w:w="993" w:type="dxa"/>
          </w:tcPr>
          <w:p w14:paraId="1C07985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6A6C0D5B"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4E494E66"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1DAB397E" w14:textId="77777777" w:rsidTr="00144C6E">
        <w:trPr>
          <w:gridAfter w:val="1"/>
          <w:wAfter w:w="567" w:type="dxa"/>
        </w:trPr>
        <w:tc>
          <w:tcPr>
            <w:tcW w:w="993" w:type="dxa"/>
          </w:tcPr>
          <w:p w14:paraId="6AA5EEB4"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7AC36B65"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35FBF322"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4CC95DF4"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642648E8"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BC7E25F"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2E44142E"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4C6EEFF"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5ECB6EA6"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3D60B11E"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77AB6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26F88B81"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80CA6F6"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86DEFB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C91990A"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78A90DDD" w14:textId="77777777"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885D398"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1132EE3" w14:textId="77777777" w:rsidR="00BE2283" w:rsidRPr="00B27B4C" w:rsidRDefault="00A16541"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65" w:author="גרמן קגנובסקי" w:date="2021-06-08T15:33: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27FA6494"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BF13863"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00D17C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1557FF7"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81ADE5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D01B78"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6"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7"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8"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FBAA1E8"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E20457"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9"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סופרפוזיציה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0" w:author="גרמן קגנובסקי" w:date="2021-06-08T15:32:00Z">
            <w:r w:rsidR="00A16541">
              <w:rPr>
                <w:rFonts w:ascii="Times New Roman" w:eastAsia="Times New Roman" w:hAnsi="Times New Roman" w:cs="David" w:hint="cs"/>
                <w:bCs/>
                <w:color w:val="008000"/>
                <w:sz w:val="24"/>
                <w:szCs w:val="24"/>
                <w:rtl/>
                <w:lang w:eastAsia="he-IL"/>
              </w:rPr>
              <w:t>סביוני רעננה צפון</w:t>
            </w:r>
          </w:ins>
        </w:sdtContent>
      </w:sdt>
      <w:r w:rsidRPr="00B27B4C">
        <w:rPr>
          <w:rFonts w:ascii="Times New Roman" w:eastAsia="Times New Roman" w:hAnsi="Times New Roman" w:cs="David" w:hint="cs"/>
          <w:color w:val="008000"/>
          <w:sz w:val="24"/>
          <w:szCs w:val="24"/>
          <w:rtl/>
          <w:lang w:eastAsia="he-IL"/>
        </w:rPr>
        <w:t>.</w:t>
      </w:r>
    </w:p>
    <w:p w14:paraId="5ACD6D3F"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E4FC74"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1"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CB5BD91"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3362BD5" w14:textId="77777777"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2"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03C6125"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767AF51"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FBD9F54"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8961861"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1322A4A"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8D25D5"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DF14B1F"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DBD016"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7CA9E28"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32226EC"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03BDCA9" w14:textId="77777777"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3"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p>
    <w:p w14:paraId="238D30B1"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A91B2FD"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28C990F"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6D8A5C0"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05B6D4C"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2E7CDF71"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0794BBEF"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FA770B"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B5DC2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9CC9BD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9844E50"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3BD5BE1" w14:textId="77777777" w:rsidR="00DA73D0" w:rsidRPr="00232692" w:rsidRDefault="00DA73D0" w:rsidP="00DA73D0">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27ABAA6" w14:textId="77777777" w:rsidR="00DA73D0" w:rsidRPr="0009511C" w:rsidRDefault="00DA73D0" w:rsidP="00DA73D0">
      <w:pPr>
        <w:widowControl w:val="0"/>
        <w:spacing w:before="0" w:beforeAutospacing="0" w:after="0" w:afterAutospacing="0" w:line="240" w:lineRule="auto"/>
        <w:jc w:val="center"/>
        <w:rPr>
          <w:rFonts w:ascii="David" w:eastAsia="Times New Roman" w:hAnsi="David" w:cs="David"/>
          <w:sz w:val="24"/>
          <w:szCs w:val="24"/>
          <w:lang w:eastAsia="he-IL"/>
        </w:rPr>
      </w:pPr>
    </w:p>
    <w:p w14:paraId="6957726E" w14:textId="77777777" w:rsidR="00DA73D0" w:rsidRPr="002419E5" w:rsidRDefault="00DA73D0" w:rsidP="00DA73D0">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ACDD72D" w14:textId="77777777" w:rsidR="00DA73D0" w:rsidRPr="0009511C" w:rsidRDefault="00DA73D0" w:rsidP="00DA73D0">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5C4C4CC"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8BE8BB9"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102E1DF"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69FDB30"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DA89C9A"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88C8375"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19BEC3C"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5C26D46"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EE6E81B"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B63124D"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2C1DA2E"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1DBF81F" w14:textId="77777777" w:rsidR="00DA73D0" w:rsidRPr="002419E5" w:rsidRDefault="00DA73D0" w:rsidP="00DA73D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ECA75D6" w14:textId="77777777" w:rsidR="00DA73D0" w:rsidRDefault="00DA73D0" w:rsidP="00DA73D0">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8174B8B" w14:textId="77777777" w:rsidR="00DA73D0" w:rsidRPr="00400B84" w:rsidRDefault="00DA73D0" w:rsidP="00DA73D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A73D0" w:rsidRPr="0009511C" w14:paraId="17CF9918" w14:textId="77777777" w:rsidTr="00F1713B">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0B9BAD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041651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A73D0" w:rsidRPr="0009511C" w14:paraId="7AA33128" w14:textId="77777777" w:rsidTr="00F1713B">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230F13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A73D0" w:rsidRPr="0009511C" w14:paraId="67309762" w14:textId="77777777" w:rsidTr="00F1713B">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1A1CBB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711BD0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E8E2F5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FBB802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A73D0" w:rsidRPr="0009511C" w14:paraId="31502744" w14:textId="77777777" w:rsidTr="00F1713B">
        <w:trPr>
          <w:trHeight w:val="551"/>
        </w:trPr>
        <w:tc>
          <w:tcPr>
            <w:tcW w:w="4068" w:type="dxa"/>
            <w:tcBorders>
              <w:top w:val="single" w:sz="4" w:space="0" w:color="auto"/>
              <w:left w:val="single" w:sz="4" w:space="0" w:color="auto"/>
              <w:bottom w:val="single" w:sz="4" w:space="0" w:color="auto"/>
              <w:right w:val="single" w:sz="4" w:space="0" w:color="auto"/>
            </w:tcBorders>
            <w:hideMark/>
          </w:tcPr>
          <w:p w14:paraId="4E2C796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B3AF08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F29A7F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C1E329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6D87554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BDF1B6B"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92BD2AE"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613E2BF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9295289"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r>
      <w:tr w:rsidR="00DA73D0" w:rsidRPr="0009511C" w14:paraId="38C09177" w14:textId="77777777" w:rsidTr="00F1713B">
        <w:trPr>
          <w:trHeight w:val="571"/>
        </w:trPr>
        <w:tc>
          <w:tcPr>
            <w:tcW w:w="4068" w:type="dxa"/>
            <w:tcBorders>
              <w:top w:val="single" w:sz="4" w:space="0" w:color="auto"/>
              <w:left w:val="single" w:sz="4" w:space="0" w:color="auto"/>
              <w:bottom w:val="single" w:sz="4" w:space="0" w:color="auto"/>
              <w:right w:val="single" w:sz="4" w:space="0" w:color="auto"/>
            </w:tcBorders>
            <w:hideMark/>
          </w:tcPr>
          <w:p w14:paraId="6AFF18D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768F8B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119C9F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65C188"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BE25E5"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r w:rsidR="00DA73D0" w:rsidRPr="0009511C" w14:paraId="49695924" w14:textId="77777777" w:rsidTr="00F1713B">
        <w:trPr>
          <w:trHeight w:val="391"/>
        </w:trPr>
        <w:tc>
          <w:tcPr>
            <w:tcW w:w="4068" w:type="dxa"/>
            <w:tcBorders>
              <w:top w:val="single" w:sz="4" w:space="0" w:color="auto"/>
              <w:left w:val="single" w:sz="4" w:space="0" w:color="auto"/>
              <w:bottom w:val="single" w:sz="4" w:space="0" w:color="auto"/>
              <w:right w:val="single" w:sz="4" w:space="0" w:color="auto"/>
            </w:tcBorders>
            <w:hideMark/>
          </w:tcPr>
          <w:p w14:paraId="4E9962D0"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D70A49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5665B2B" w14:textId="77777777" w:rsidR="00DA73D0" w:rsidRPr="0009511C" w:rsidRDefault="00DA73D0" w:rsidP="00F1713B">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C44A47"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624E7A"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bl>
    <w:p w14:paraId="698D841B" w14:textId="77777777" w:rsidR="00DA73D0" w:rsidRPr="0009511C" w:rsidRDefault="00DA73D0" w:rsidP="00DA73D0">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A73D0" w:rsidRPr="0009511C" w14:paraId="4B7DE875" w14:textId="77777777" w:rsidTr="00F1713B">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511EB5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A73D0" w:rsidRPr="0009511C" w14:paraId="32F7668A" w14:textId="77777777" w:rsidTr="00F1713B">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84B9C8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7C1DB70"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p w14:paraId="730C281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46AAA0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B08FCA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2D131B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E6C0E9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277C48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BACEB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49A6A9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A73D0" w:rsidRPr="0009511C" w14:paraId="1DC7BEDF" w14:textId="77777777" w:rsidTr="00F1713B">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8258D81"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3B271BE"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FC264BB"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F9F4A8D"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CFBDD49"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565201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38D2C1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9E1FD85"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r>
      <w:tr w:rsidR="00DA73D0" w:rsidRPr="0009511C" w14:paraId="1DA5A386"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2F2258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E96DF4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D00467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E9CFCF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7A10AC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8279B7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283BA90"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298DEBB"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A73D0" w:rsidRPr="0009511C" w14:paraId="218686DC"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67EFB4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079F9E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275E91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07CEC9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38CD66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D0A628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272632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951C887"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A73D0" w:rsidRPr="0009511C" w14:paraId="283CBC21"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0F0790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45F7926"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DB799D2"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794E029"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5685AB0"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F6BEAF3"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A21646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E150A66" w14:textId="77777777" w:rsidR="00DA73D0" w:rsidRPr="0009511C" w:rsidRDefault="00DA73D0" w:rsidP="00F1713B">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3D0A05FF" w14:textId="77777777" w:rsidR="00DA73D0" w:rsidRPr="0009511C" w:rsidRDefault="00DA73D0" w:rsidP="00DA73D0">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1C0E545A" w14:textId="77777777" w:rsidTr="00F1713B">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494D078"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A73D0" w:rsidRPr="0009511C" w14:paraId="201FD4F5" w14:textId="77777777" w:rsidTr="00F1713B">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CC6C27B"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039809E" w14:textId="77777777" w:rsidR="00DA73D0" w:rsidRPr="0009511C" w:rsidRDefault="00DA73D0" w:rsidP="00DA73D0">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7CD233FD" w14:textId="77777777" w:rsidTr="00F1713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907D70F"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A73D0" w:rsidRPr="0009511C" w14:paraId="45BE7CBB" w14:textId="77777777" w:rsidTr="00F1713B">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7215B76"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7C3FAFC"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74806258"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6BC0" w:rsidRPr="0009511C" w14:paraId="36E91FA1" w14:textId="77777777" w:rsidTr="00423A8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C49D123" w14:textId="77777777" w:rsidR="00DA6BC0" w:rsidRPr="0009511C" w:rsidRDefault="00DA6BC0" w:rsidP="00423A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A6BC0" w:rsidRPr="0009511C" w14:paraId="4E909130" w14:textId="77777777" w:rsidTr="00423A82">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86F3D54" w14:textId="77777777" w:rsidR="00DA6BC0" w:rsidRPr="0009511C" w:rsidRDefault="00DA6BC0" w:rsidP="00423A82">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B1EB7D4"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047F0E3F" w14:textId="77777777" w:rsidR="00DA73D0" w:rsidRPr="0009511C" w:rsidRDefault="00DA73D0" w:rsidP="00DA73D0">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9522C47" w14:textId="77777777" w:rsidR="00BE2283" w:rsidRPr="00BD794C" w:rsidRDefault="00BE2283" w:rsidP="00BE228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796BC6" w14:textId="77777777" w:rsidR="00DA6BC0" w:rsidRDefault="00DA6BC0"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D284573" w14:textId="77777777" w:rsidR="006D2AE3" w:rsidRPr="006D2AE3" w:rsidRDefault="006D2AE3"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1CFD214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5F341B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502CF2E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6F778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3A4A9B8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3CE66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5EDF65"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34ACFC7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6B5DFB61"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0F81A124"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B0FA0F1"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219E269A"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B3BAEE5"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4BB175E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063D7E"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74720BA6"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5635C954"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879764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6BA742E"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07D704"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D060CF"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1ED36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BA19122" w14:textId="77777777" w:rsidR="00E2151E" w:rsidRPr="00B27B4C" w:rsidRDefault="00423A82"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4" w:author="גרמן קגנובסקי" w:date="2021-06-08T15:33:00Z">
            <w:r w:rsidR="00A16541">
              <w:rPr>
                <w:rFonts w:ascii="Times New Roman" w:eastAsia="Times New Roman" w:hAnsi="Times New Roman" w:cs="David" w:hint="cs"/>
                <w:color w:val="008000"/>
                <w:sz w:val="24"/>
                <w:szCs w:val="24"/>
                <w:rtl/>
                <w:lang w:eastAsia="he-IL"/>
              </w:rPr>
              <w:br/>
              <w:t>אפריקה ישראל מגורים בע"מ</w:t>
            </w:r>
            <w:r w:rsidR="00A16541">
              <w:rPr>
                <w:rFonts w:ascii="Times New Roman" w:eastAsia="Times New Roman" w:hAnsi="Times New Roman" w:cs="David" w:hint="cs"/>
                <w:color w:val="008000"/>
                <w:sz w:val="24"/>
                <w:szCs w:val="24"/>
                <w:rtl/>
                <w:lang w:eastAsia="he-IL"/>
              </w:rPr>
              <w:br/>
              <w:t>יוני נתניהו 1 ג' אור יהודה</w:t>
            </w:r>
            <w:r w:rsidR="00A16541">
              <w:rPr>
                <w:rFonts w:ascii="Times New Roman" w:eastAsia="Times New Roman" w:hAnsi="Times New Roman" w:cs="David" w:hint="cs"/>
                <w:color w:val="008000"/>
                <w:sz w:val="24"/>
                <w:szCs w:val="24"/>
                <w:rtl/>
                <w:lang w:eastAsia="he-IL"/>
              </w:rPr>
              <w:br/>
              <w:t>מ.ז 52-003476-0</w:t>
            </w:r>
            <w:r w:rsidR="00A16541">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50497023"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5FBDB1"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FCF402"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29E038"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8BA8FA" w14:textId="77777777"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5"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76" w:author="גרמן קגנובסקי" w:date="2021-06-08T15:33:00Z">
            <w:r w:rsidR="00A16541">
              <w:rPr>
                <w:rFonts w:ascii="Times New Roman" w:eastAsia="Times New Roman" w:hAnsi="Times New Roman" w:cs="David" w:hint="cs"/>
                <w:color w:val="008000"/>
                <w:sz w:val="24"/>
                <w:szCs w:val="24"/>
                <w:rtl/>
              </w:rPr>
              <w:t>הקמת 150 יח''ד ומסחר על גבי חניון תת קרקעי</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BDE301F"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5E9030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2627B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CE813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3F8D1E"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15A0F4"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BCC5714"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357B12"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BF5575"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3E1CFB"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FEA9ADC" w14:textId="77777777" w:rsidR="00E2151E" w:rsidRPr="00B27B4C" w:rsidRDefault="00423A82"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7"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p>
    <w:p w14:paraId="06439CF4"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AE8E48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392F49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7BF1D74"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9D9ACA1"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EC06CE2"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71E167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8" w:author="גרמן קגנובסקי" w:date="2021-06-08T15:33:00Z">
            <w:r w:rsidR="00A16541">
              <w:rPr>
                <w:rFonts w:ascii="Times New Roman" w:eastAsia="Times New Roman" w:hAnsi="Times New Roman" w:cs="David" w:hint="cs"/>
                <w:color w:val="008000"/>
                <w:sz w:val="24"/>
                <w:szCs w:val="24"/>
                <w:rtl/>
                <w:lang w:eastAsia="he-IL"/>
              </w:rPr>
              <w:br/>
              <w:t>אפריקה ישראל מגורים בע"מ</w:t>
            </w:r>
            <w:r w:rsidR="00A16541">
              <w:rPr>
                <w:rFonts w:ascii="Times New Roman" w:eastAsia="Times New Roman" w:hAnsi="Times New Roman" w:cs="David" w:hint="cs"/>
                <w:color w:val="008000"/>
                <w:sz w:val="24"/>
                <w:szCs w:val="24"/>
                <w:rtl/>
                <w:lang w:eastAsia="he-IL"/>
              </w:rPr>
              <w:br/>
              <w:t>יוני נתניהו 1 ג' אור יהודה</w:t>
            </w:r>
            <w:r w:rsidR="00A16541">
              <w:rPr>
                <w:rFonts w:ascii="Times New Roman" w:eastAsia="Times New Roman" w:hAnsi="Times New Roman" w:cs="David" w:hint="cs"/>
                <w:color w:val="008000"/>
                <w:sz w:val="24"/>
                <w:szCs w:val="24"/>
                <w:rtl/>
                <w:lang w:eastAsia="he-IL"/>
              </w:rPr>
              <w:br/>
              <w:t>מ.ז 52-003476-0</w:t>
            </w:r>
            <w:r w:rsidR="00A16541">
              <w:rPr>
                <w:rFonts w:ascii="Times New Roman" w:eastAsia="Times New Roman" w:hAnsi="Times New Roman" w:cs="David" w:hint="cs"/>
                <w:color w:val="008000"/>
                <w:sz w:val="24"/>
                <w:szCs w:val="24"/>
                <w:rtl/>
                <w:lang w:eastAsia="he-IL"/>
              </w:rPr>
              <w:br/>
            </w:r>
          </w:ins>
        </w:sdtContent>
      </w:sdt>
    </w:p>
    <w:p w14:paraId="08515A9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0DB1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C66B4C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32428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23042F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086B1F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66F4B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AC757C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C7FCBF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C12FB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750E0C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CC86A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556129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1378C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E43C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E4B64C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658F8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C3F8C67"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FA0FE8"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040EB82"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597A4DC"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59C3C19"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5BA836C" w14:textId="77777777"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9" w:author="גרמן קגנובסקי" w:date="2021-06-08T15:33:00Z">
            <w:r w:rsidR="00A16541">
              <w:rPr>
                <w:rFonts w:ascii="Times New Roman" w:eastAsia="Times New Roman" w:hAnsi="Times New Roman" w:cs="David"/>
                <w:color w:val="008000"/>
                <w:sz w:val="24"/>
                <w:szCs w:val="24"/>
                <w:rtl/>
                <w:lang w:eastAsia="he-IL"/>
              </w:rPr>
              <w:t xml:space="preserve">מימוני הנדסה ויעוץ בע''מ </w:t>
            </w:r>
          </w:ins>
        </w:sdtContent>
      </w:sdt>
    </w:p>
    <w:p w14:paraId="5F506EEB"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BBC1F6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0DEA8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EAAEF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946C12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A6CA7F8"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574B4C6"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9480E69"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C5D9CFF"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E5CCE15"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95AE7C1"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1F798EB6"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1564AD6B"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25D986B" w14:textId="77777777" w:rsidR="00E2151E" w:rsidRPr="0047052D" w:rsidRDefault="00E2151E" w:rsidP="00E2151E">
      <w:pPr>
        <w:widowControl w:val="0"/>
        <w:spacing w:before="0" w:beforeAutospacing="0" w:after="0" w:afterAutospacing="0" w:line="240" w:lineRule="auto"/>
        <w:jc w:val="both"/>
      </w:pPr>
    </w:p>
    <w:p w14:paraId="6BAD23B3"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CECB32" w14:textId="77777777" w:rsidR="00423A82" w:rsidRDefault="00423A82" w:rsidP="00AF234B">
      <w:pPr>
        <w:spacing w:before="0" w:after="0" w:line="240" w:lineRule="auto"/>
      </w:pPr>
      <w:r>
        <w:separator/>
      </w:r>
    </w:p>
  </w:endnote>
  <w:endnote w:type="continuationSeparator" w:id="0">
    <w:p w14:paraId="0D6DDBB8" w14:textId="77777777" w:rsidR="00423A82" w:rsidRDefault="00423A82" w:rsidP="00AF234B">
      <w:pPr>
        <w:spacing w:before="0" w:after="0" w:line="240" w:lineRule="auto"/>
      </w:pPr>
      <w:r>
        <w:continuationSeparator/>
      </w:r>
    </w:p>
  </w:endnote>
  <w:endnote w:type="continuationNotice" w:id="1">
    <w:p w14:paraId="001F64AB" w14:textId="77777777" w:rsidR="00423A82" w:rsidRDefault="00423A8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9"/>
      <w:gridCol w:w="2810"/>
      <w:gridCol w:w="233"/>
      <w:gridCol w:w="1050"/>
      <w:gridCol w:w="1784"/>
    </w:tblGrid>
    <w:tr w:rsidR="00423A82" w:rsidRPr="00F9528C" w14:paraId="77802BB4" w14:textId="77777777" w:rsidTr="00F1713B">
      <w:tc>
        <w:tcPr>
          <w:tcW w:w="753" w:type="dxa"/>
        </w:tcPr>
        <w:p w14:paraId="1757A7E0"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18D004AF" w14:textId="77777777" w:rsidR="00423A82" w:rsidRPr="00F9528C" w:rsidRDefault="00423A82" w:rsidP="00F1713B">
              <w:pPr>
                <w:tabs>
                  <w:tab w:val="center" w:pos="4153"/>
                  <w:tab w:val="right" w:pos="8306"/>
                </w:tabs>
                <w:spacing w:before="0" w:after="0" w:line="240" w:lineRule="auto"/>
                <w:rPr>
                  <w:rFonts w:ascii="David" w:hAnsi="David"/>
                  <w:color w:val="00B0F0"/>
                  <w:sz w:val="20"/>
                  <w:szCs w:val="20"/>
                  <w:rtl/>
                </w:rPr>
              </w:pPr>
              <w:ins w:id="80" w:author="גרמן קגנובסקי" w:date="2021-06-08T15:32:00Z">
                <w:r>
                  <w:rPr>
                    <w:rFonts w:ascii="David" w:hAnsi="David"/>
                    <w:color w:val="00B0F0"/>
                    <w:sz w:val="20"/>
                    <w:szCs w:val="20"/>
                    <w:rtl/>
                  </w:rPr>
                  <w:t>סביוני רעננה צפון</w:t>
                </w:r>
              </w:ins>
            </w:p>
          </w:tc>
        </w:sdtContent>
      </w:sdt>
      <w:tc>
        <w:tcPr>
          <w:tcW w:w="2232" w:type="dxa"/>
        </w:tcPr>
        <w:p w14:paraId="7F506BE9"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סופרפוזיציה</w:t>
              </w:r>
            </w:sdtContent>
          </w:sdt>
        </w:p>
      </w:tc>
      <w:tc>
        <w:tcPr>
          <w:tcW w:w="236" w:type="dxa"/>
        </w:tcPr>
        <w:p w14:paraId="4B48CEA4" w14:textId="77777777" w:rsidR="00423A82" w:rsidRPr="00F9528C" w:rsidRDefault="00423A82" w:rsidP="00F1713B">
          <w:pPr>
            <w:tabs>
              <w:tab w:val="center" w:pos="4153"/>
              <w:tab w:val="right" w:pos="8306"/>
            </w:tabs>
            <w:spacing w:before="0" w:after="0" w:line="240" w:lineRule="auto"/>
            <w:rPr>
              <w:rFonts w:ascii="David" w:hAnsi="David"/>
              <w:sz w:val="16"/>
              <w:szCs w:val="16"/>
              <w:rtl/>
            </w:rPr>
          </w:pPr>
        </w:p>
      </w:tc>
      <w:tc>
        <w:tcPr>
          <w:tcW w:w="1129" w:type="dxa"/>
        </w:tcPr>
        <w:p w14:paraId="432C534D"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6849621"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Pr>
                  <w:rFonts w:ascii="David" w:hAnsi="David" w:hint="cs"/>
                  <w:sz w:val="20"/>
                  <w:szCs w:val="20"/>
                </w:rPr>
                <w:t>CONT-5-674</w:t>
              </w:r>
            </w:p>
          </w:tc>
        </w:sdtContent>
      </w:sdt>
    </w:tr>
    <w:tr w:rsidR="00423A82" w:rsidRPr="00F9528C" w14:paraId="5424ABFA" w14:textId="77777777" w:rsidTr="00F1713B">
      <w:tc>
        <w:tcPr>
          <w:tcW w:w="753" w:type="dxa"/>
        </w:tcPr>
        <w:p w14:paraId="0B198FAE"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EA9C047" w14:textId="77777777" w:rsidR="00423A82" w:rsidRPr="00F9528C" w:rsidRDefault="00423A82" w:rsidP="00F1713B">
              <w:pPr>
                <w:tabs>
                  <w:tab w:val="center" w:pos="4153"/>
                  <w:tab w:val="right" w:pos="8306"/>
                </w:tabs>
                <w:spacing w:before="0" w:after="0" w:line="240" w:lineRule="auto"/>
                <w:rPr>
                  <w:rFonts w:ascii="David" w:hAnsi="David"/>
                  <w:color w:val="00B0F0"/>
                  <w:sz w:val="20"/>
                  <w:szCs w:val="20"/>
                  <w:rtl/>
                </w:rPr>
              </w:pPr>
              <w:ins w:id="81" w:author="גרמן קגנובסקי" w:date="2021-06-08T15:33:00Z">
                <w:r>
                  <w:rPr>
                    <w:rFonts w:ascii="David" w:hAnsi="David"/>
                    <w:color w:val="00B0F0"/>
                    <w:sz w:val="20"/>
                    <w:szCs w:val="20"/>
                    <w:rtl/>
                  </w:rPr>
                  <w:t xml:space="preserve">מימוני הנדסה ויעוץ בע''מ </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23A82" w:rsidRPr="00F9528C" w14:paraId="06E0ADA1" w14:textId="77777777" w:rsidTr="00F1713B">
            <w:trPr>
              <w:trHeight w:val="201"/>
            </w:trPr>
            <w:tc>
              <w:tcPr>
                <w:tcW w:w="926" w:type="dxa"/>
              </w:tcPr>
              <w:p w14:paraId="01425B3C"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9B2AE96" w14:textId="77777777" w:rsidR="00423A82" w:rsidRPr="00F9528C" w:rsidRDefault="00423A82" w:rsidP="00F1713B">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4719F19"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c>
        <w:tcPr>
          <w:tcW w:w="236" w:type="dxa"/>
        </w:tcPr>
        <w:p w14:paraId="45F18954"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c>
        <w:tcPr>
          <w:tcW w:w="1129" w:type="dxa"/>
        </w:tcPr>
        <w:p w14:paraId="5E2E301C"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CF87EC9" w14:textId="77777777" w:rsidR="00423A82" w:rsidRPr="00F9528C" w:rsidRDefault="00423A82" w:rsidP="00F1713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423A82" w:rsidRPr="00F9528C" w14:paraId="5E714092" w14:textId="77777777" w:rsidTr="00F1713B">
      <w:trPr>
        <w:trHeight w:val="80"/>
      </w:trPr>
      <w:tc>
        <w:tcPr>
          <w:tcW w:w="753" w:type="dxa"/>
        </w:tcPr>
        <w:p w14:paraId="1DE67030"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c>
        <w:tcPr>
          <w:tcW w:w="1883" w:type="dxa"/>
        </w:tcPr>
        <w:p w14:paraId="2C6A972A" w14:textId="77777777" w:rsidR="00423A82" w:rsidRPr="00F9528C" w:rsidRDefault="00423A82" w:rsidP="00F1713B">
          <w:pPr>
            <w:tabs>
              <w:tab w:val="center" w:pos="4153"/>
              <w:tab w:val="right" w:pos="8306"/>
            </w:tabs>
            <w:spacing w:before="0" w:after="0" w:line="240" w:lineRule="auto"/>
            <w:rPr>
              <w:rFonts w:ascii="David" w:hAnsi="David"/>
              <w:color w:val="00B0F0"/>
              <w:sz w:val="20"/>
              <w:szCs w:val="20"/>
              <w:rtl/>
            </w:rPr>
          </w:pPr>
        </w:p>
      </w:tc>
      <w:tc>
        <w:tcPr>
          <w:tcW w:w="2232" w:type="dxa"/>
        </w:tcPr>
        <w:p w14:paraId="1035E2CE"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c>
        <w:tcPr>
          <w:tcW w:w="236" w:type="dxa"/>
        </w:tcPr>
        <w:p w14:paraId="7E4AA351"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c>
        <w:tcPr>
          <w:tcW w:w="1129" w:type="dxa"/>
        </w:tcPr>
        <w:p w14:paraId="10685A42"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c>
        <w:tcPr>
          <w:tcW w:w="2073" w:type="dxa"/>
        </w:tcPr>
        <w:p w14:paraId="0E5B44F6" w14:textId="77777777" w:rsidR="00423A82" w:rsidRPr="00F9528C" w:rsidRDefault="00423A82" w:rsidP="00F1713B">
          <w:pPr>
            <w:tabs>
              <w:tab w:val="center" w:pos="4153"/>
              <w:tab w:val="right" w:pos="8306"/>
            </w:tabs>
            <w:spacing w:before="0" w:after="0" w:line="240" w:lineRule="auto"/>
            <w:rPr>
              <w:rFonts w:ascii="David" w:hAnsi="David"/>
              <w:sz w:val="20"/>
              <w:szCs w:val="20"/>
              <w:rtl/>
            </w:rPr>
          </w:pPr>
        </w:p>
      </w:tc>
    </w:tr>
  </w:tbl>
  <w:p w14:paraId="39C70B83" w14:textId="77777777" w:rsidR="00423A82" w:rsidRPr="00C3505D" w:rsidRDefault="00423A82"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203081" w14:textId="77777777" w:rsidR="00423A82" w:rsidRDefault="00423A82" w:rsidP="00AF234B">
      <w:pPr>
        <w:spacing w:before="0" w:after="0" w:line="240" w:lineRule="auto"/>
      </w:pPr>
      <w:r>
        <w:separator/>
      </w:r>
    </w:p>
  </w:footnote>
  <w:footnote w:type="continuationSeparator" w:id="0">
    <w:p w14:paraId="4E141206" w14:textId="77777777" w:rsidR="00423A82" w:rsidRDefault="00423A82" w:rsidP="00AF234B">
      <w:pPr>
        <w:spacing w:before="0" w:after="0" w:line="240" w:lineRule="auto"/>
      </w:pPr>
      <w:r>
        <w:continuationSeparator/>
      </w:r>
    </w:p>
  </w:footnote>
  <w:footnote w:type="continuationNotice" w:id="1">
    <w:p w14:paraId="07C925C9" w14:textId="77777777" w:rsidR="00423A82" w:rsidRDefault="00423A8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Content>
      <w:p w14:paraId="0B231B84" w14:textId="77777777" w:rsidR="00423A82" w:rsidRDefault="00423A82" w:rsidP="00CF334C">
        <w:pPr>
          <w:pStyle w:val="Header"/>
          <w:jc w:val="center"/>
        </w:pPr>
        <w:r>
          <w:fldChar w:fldCharType="begin"/>
        </w:r>
        <w:r>
          <w:instrText xml:space="preserve"> PAGE   \* MERGEFORMAT </w:instrText>
        </w:r>
        <w:r>
          <w:fldChar w:fldCharType="separate"/>
        </w:r>
        <w:r w:rsidR="00AF1558">
          <w:rPr>
            <w:noProof/>
            <w:rtl/>
          </w:rPr>
          <w:t>25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4C6E"/>
    <w:rsid w:val="001743FC"/>
    <w:rsid w:val="001A0C3C"/>
    <w:rsid w:val="001A69D5"/>
    <w:rsid w:val="001D14C2"/>
    <w:rsid w:val="001D4EC2"/>
    <w:rsid w:val="001D526A"/>
    <w:rsid w:val="00214ACF"/>
    <w:rsid w:val="002436F3"/>
    <w:rsid w:val="00264D14"/>
    <w:rsid w:val="00272745"/>
    <w:rsid w:val="002B2234"/>
    <w:rsid w:val="004143FC"/>
    <w:rsid w:val="00415999"/>
    <w:rsid w:val="00423A82"/>
    <w:rsid w:val="00447566"/>
    <w:rsid w:val="00552E11"/>
    <w:rsid w:val="00572B5D"/>
    <w:rsid w:val="005B6AFF"/>
    <w:rsid w:val="005D185C"/>
    <w:rsid w:val="005D6E29"/>
    <w:rsid w:val="00650D2D"/>
    <w:rsid w:val="00666119"/>
    <w:rsid w:val="006D2AE3"/>
    <w:rsid w:val="0072103C"/>
    <w:rsid w:val="007902DF"/>
    <w:rsid w:val="0086233E"/>
    <w:rsid w:val="008C64C6"/>
    <w:rsid w:val="00942177"/>
    <w:rsid w:val="009441B2"/>
    <w:rsid w:val="009F6985"/>
    <w:rsid w:val="00A16541"/>
    <w:rsid w:val="00A31C28"/>
    <w:rsid w:val="00A42271"/>
    <w:rsid w:val="00AF1558"/>
    <w:rsid w:val="00AF234B"/>
    <w:rsid w:val="00B404AC"/>
    <w:rsid w:val="00BD72C4"/>
    <w:rsid w:val="00BE17B4"/>
    <w:rsid w:val="00BE2283"/>
    <w:rsid w:val="00BF0AA7"/>
    <w:rsid w:val="00C33004"/>
    <w:rsid w:val="00C3505D"/>
    <w:rsid w:val="00C81171"/>
    <w:rsid w:val="00C903A8"/>
    <w:rsid w:val="00CD2C71"/>
    <w:rsid w:val="00CF334C"/>
    <w:rsid w:val="00DA6BC0"/>
    <w:rsid w:val="00DA73D0"/>
    <w:rsid w:val="00DF71E8"/>
    <w:rsid w:val="00E2151E"/>
    <w:rsid w:val="00E679C7"/>
    <w:rsid w:val="00E870A8"/>
    <w:rsid w:val="00EB6DED"/>
    <w:rsid w:val="00EC37B6"/>
    <w:rsid w:val="00EF74E4"/>
    <w:rsid w:val="00F07DE3"/>
    <w:rsid w:val="00F1713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26B4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33004"/>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259C4"/>
    <w:rsid w:val="0032380B"/>
    <w:rsid w:val="003D3172"/>
    <w:rsid w:val="003F305A"/>
    <w:rsid w:val="00485563"/>
    <w:rsid w:val="006865A5"/>
    <w:rsid w:val="007D2516"/>
    <w:rsid w:val="00874A5F"/>
    <w:rsid w:val="00C72368"/>
    <w:rsid w:val="00F30A15"/>
    <w:rsid w:val="00FB41A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0C9629E057054DBEA02DEF51A3B97CF7">
    <w:name w:val="0C9629E057054DBEA02DEF51A3B97CF7"/>
    <w:rsid w:val="00485563"/>
    <w:pPr>
      <w:bidi/>
    </w:pPr>
  </w:style>
  <w:style w:type="paragraph" w:customStyle="1" w:styleId="52FDC6823BAD438B9EF47321FBF00AB3">
    <w:name w:val="52FDC6823BAD438B9EF47321FBF00AB3"/>
    <w:rsid w:val="00485563"/>
    <w:pPr>
      <w:bidi/>
    </w:pPr>
  </w:style>
  <w:style w:type="paragraph" w:customStyle="1" w:styleId="B8D26C0E74104F1E9164016A14AF4D6A">
    <w:name w:val="B8D26C0E74104F1E9164016A14AF4D6A"/>
    <w:rsid w:val="00485563"/>
    <w:pPr>
      <w:bidi/>
    </w:pPr>
  </w:style>
  <w:style w:type="paragraph" w:customStyle="1" w:styleId="5C6E87EDD8DB4550B253B741DB51DC6B">
    <w:name w:val="5C6E87EDD8DB4550B253B741DB51DC6B"/>
    <w:rsid w:val="00485563"/>
    <w:pPr>
      <w:bidi/>
    </w:pPr>
  </w:style>
  <w:style w:type="paragraph" w:customStyle="1" w:styleId="8DFC1190A0094774897A6C74CB9E6B8A">
    <w:name w:val="8DFC1190A0094774897A6C74CB9E6B8A"/>
    <w:rsid w:val="00485563"/>
    <w:pPr>
      <w:bidi/>
    </w:pPr>
  </w:style>
  <w:style w:type="paragraph" w:customStyle="1" w:styleId="EB3B5AA04E1043B1A276D8DDEDEEF7F4">
    <w:name w:val="EB3B5AA04E1043B1A276D8DDEDEEF7F4"/>
    <w:rsid w:val="00485563"/>
    <w:pPr>
      <w:bidi/>
    </w:pPr>
  </w:style>
  <w:style w:type="paragraph" w:customStyle="1" w:styleId="37862B9758634431BE968AF785EAAB14">
    <w:name w:val="37862B9758634431BE968AF785EAAB14"/>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403C68643E174603A2AD4B8A66809ECA">
    <w:name w:val="403C68643E174603A2AD4B8A66809ECA"/>
    <w:rsid w:val="00485563"/>
    <w:pPr>
      <w:bidi/>
    </w:pPr>
  </w:style>
  <w:style w:type="paragraph" w:customStyle="1" w:styleId="1BEE9A4B8BAD4F71AEB2A5008ABB0297">
    <w:name w:val="1BEE9A4B8BAD4F71AEB2A5008ABB0297"/>
    <w:rsid w:val="00485563"/>
    <w:pPr>
      <w:bidi/>
    </w:pPr>
  </w:style>
  <w:style w:type="paragraph" w:customStyle="1" w:styleId="F2B2BC4397754F449F6519238452F798">
    <w:name w:val="F2B2BC4397754F449F6519238452F798"/>
    <w:rsid w:val="00485563"/>
    <w:pPr>
      <w:bidi/>
    </w:pPr>
  </w:style>
  <w:style w:type="paragraph" w:customStyle="1" w:styleId="CC7ACBC12E844A93B7104986C90266F4">
    <w:name w:val="CC7ACBC12E844A93B7104986C90266F4"/>
    <w:rsid w:val="00485563"/>
    <w:pPr>
      <w:bidi/>
    </w:pPr>
  </w:style>
  <w:style w:type="paragraph" w:customStyle="1" w:styleId="FE9AEE14C8244491AD89DD48ADDE584C">
    <w:name w:val="FE9AEE14C8244491AD89DD48ADDE584C"/>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6CB896792E0C440BB27FA90CE85A580C">
    <w:name w:val="6CB896792E0C440BB27FA90CE85A580C"/>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E999BF7B10A046CE894F995AACE1DA9A">
    <w:name w:val="E999BF7B10A046CE894F995AACE1DA9A"/>
    <w:rsid w:val="00485563"/>
    <w:pPr>
      <w:bidi/>
    </w:pPr>
  </w:style>
  <w:style w:type="paragraph" w:customStyle="1" w:styleId="9B9678DC7A6C4D779440614379246A80">
    <w:name w:val="9B9678DC7A6C4D779440614379246A80"/>
    <w:rsid w:val="00C72368"/>
    <w:pPr>
      <w:bidi/>
    </w:pPr>
  </w:style>
  <w:style w:type="paragraph" w:customStyle="1" w:styleId="B38C6C921943429482F329B396141749">
    <w:name w:val="B38C6C921943429482F329B396141749"/>
    <w:rsid w:val="00C72368"/>
    <w:pPr>
      <w:bidi/>
    </w:pPr>
  </w:style>
  <w:style w:type="paragraph" w:customStyle="1" w:styleId="0031101C85C7419A95DDB222F11DFAD7">
    <w:name w:val="0031101C85C7419A95DDB222F11DFAD7"/>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51BBE04A-1E16-49A5-A598-BEEC2A7E5DA2}"/>
</file>

<file path=customXml/itemProps4.xml><?xml version="1.0" encoding="utf-8"?>
<ds:datastoreItem xmlns:ds="http://schemas.openxmlformats.org/officeDocument/2006/customXml" ds:itemID="{0E2AC52B-02C6-4E08-B5B3-813FE1825506}"/>
</file>

<file path=customXml/itemProps5.xml><?xml version="1.0" encoding="utf-8"?>
<ds:datastoreItem xmlns:ds="http://schemas.openxmlformats.org/officeDocument/2006/customXml" ds:itemID="{90B92AC8-8003-4EFE-95B4-A883BFCEE000}"/>
</file>

<file path=docProps/app.xml><?xml version="1.0" encoding="utf-8"?>
<Properties xmlns="http://schemas.openxmlformats.org/officeDocument/2006/extended-properties" xmlns:vt="http://schemas.openxmlformats.org/officeDocument/2006/docPropsVTypes">
  <Template>Normal</Template>
  <TotalTime>11</TotalTime>
  <Pages>33</Pages>
  <Words>10457</Words>
  <Characters>50303</Characters>
  <Application>Microsoft Office Word</Application>
  <DocSecurity>0</DocSecurity>
  <Lines>1524</Lines>
  <Paragraphs>619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2</cp:revision>
  <dcterms:created xsi:type="dcterms:W3CDTF">2021-06-08T12:32:00Z</dcterms:created>
  <dcterms:modified xsi:type="dcterms:W3CDTF">2021-06-08T12:43:00Z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79b1c6ae-6640-4d52-bc27-7815bb130418</vt:lpwstr>
  </property>
</Properties>
</file>