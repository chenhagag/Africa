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18DC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E898E3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E22D722" w14:textId="68766ABF"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09F72560" wp14:editId="53FB3D95">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9A421C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8B15EE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99BCA7"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17E8A3"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92D55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170FCD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38A37E"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AC892D"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17449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AFF688"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66DA415" w14:textId="62C71FE7" w:rsidR="00FC5090" w:rsidRPr="008E610C" w:rsidRDefault="001B2D3C"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גרמן קגנובסקי" w:date="2021-06-17T10:22:00Z">
            <w:r>
              <w:rPr>
                <w:rFonts w:ascii="Times New Roman" w:eastAsia="Times New Roman" w:hAnsi="Times New Roman" w:cs="David"/>
                <w:bCs/>
                <w:color w:val="00B0F0"/>
                <w:sz w:val="24"/>
                <w:szCs w:val="24"/>
                <w:u w:val="single"/>
                <w:rtl/>
                <w:lang w:eastAsia="he-IL"/>
              </w:rPr>
              <w:t>סביוני רעננה צפון</w:t>
            </w:r>
          </w:ins>
        </w:p>
      </w:sdtContent>
    </w:sdt>
    <w:p w14:paraId="773C9FFA"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BD23EAA"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BBB01E8"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0450EC0"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PlaceholderText"/>
              <w:color w:val="00B0F0"/>
              <w:rtl/>
            </w:rPr>
            <w:t>[שם אתר]</w:t>
          </w:r>
        </w:p>
      </w:sdtContent>
    </w:sdt>
    <w:p w14:paraId="0453C421"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B35844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2146B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A335C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53A01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304E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34997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F0918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0C727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90FBF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1E919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C502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0E6E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C26DB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F7C35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0EEEB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E8250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E1CC9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71D2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926FD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D87DA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58D8D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82946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84226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280A2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1B54D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93671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E5EDA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A66BA" w14:textId="6DC06581"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02A39F4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211E22" w14:textId="2F22A314"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FC5090" w:rsidRPr="000D1F3D">
            <w:rPr>
              <w:rStyle w:val="PlaceholderText"/>
              <w:color w:val="00B0F0"/>
              <w:rtl/>
            </w:rPr>
            <w:t>[תאריך חתימת חוזה]</w:t>
          </w:r>
        </w:sdtContent>
      </w:sdt>
    </w:p>
    <w:p w14:paraId="438DEDEC"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36ED52F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994E4EF"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1F93CA"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40BB52C6" w14:textId="2D19CB52" w:rsidR="00FC5090" w:rsidRDefault="007751EB"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 w:author="גרמן קגנובסקי" w:date="2021-06-17T10:23:00Z">
            <w:r w:rsidR="001B2D3C">
              <w:rPr>
                <w:rFonts w:ascii="Times New Roman" w:eastAsia="Times New Roman" w:hAnsi="Times New Roman" w:cs="David"/>
                <w:color w:val="00B0F0"/>
                <w:sz w:val="24"/>
                <w:szCs w:val="24"/>
                <w:rtl/>
                <w:lang w:eastAsia="he-IL"/>
              </w:rPr>
              <w:br/>
              <w:t>אפריקה ישראל מגורים בע"מ</w:t>
            </w:r>
            <w:r w:rsidR="001B2D3C">
              <w:rPr>
                <w:rFonts w:ascii="Times New Roman" w:eastAsia="Times New Roman" w:hAnsi="Times New Roman" w:cs="David"/>
                <w:color w:val="00B0F0"/>
                <w:sz w:val="24"/>
                <w:szCs w:val="24"/>
                <w:rtl/>
                <w:lang w:eastAsia="he-IL"/>
              </w:rPr>
              <w:br/>
              <w:t>יוני נתניהו 1 ג' אור יהודה</w:t>
            </w:r>
            <w:r w:rsidR="001B2D3C">
              <w:rPr>
                <w:rFonts w:ascii="Times New Roman" w:eastAsia="Times New Roman" w:hAnsi="Times New Roman" w:cs="David"/>
                <w:color w:val="00B0F0"/>
                <w:sz w:val="24"/>
                <w:szCs w:val="24"/>
                <w:rtl/>
                <w:lang w:eastAsia="he-IL"/>
              </w:rPr>
              <w:br/>
              <w:t>מ.ז 52-003476-0</w:t>
            </w:r>
            <w:r w:rsidR="001B2D3C">
              <w:rPr>
                <w:rFonts w:ascii="Times New Roman" w:eastAsia="Times New Roman" w:hAnsi="Times New Roman" w:cs="David"/>
                <w:color w:val="00B0F0"/>
                <w:sz w:val="24"/>
                <w:szCs w:val="24"/>
                <w:rtl/>
                <w:lang w:eastAsia="he-IL"/>
              </w:rPr>
              <w:br/>
            </w:r>
          </w:ins>
        </w:sdtContent>
      </w:sdt>
      <w:r w:rsidR="00FC5090" w:rsidRPr="009C6F6C">
        <w:rPr>
          <w:rFonts w:ascii="Times New Roman" w:eastAsia="Times New Roman" w:hAnsi="Times New Roman" w:cs="David" w:hint="cs"/>
          <w:sz w:val="20"/>
          <w:szCs w:val="24"/>
          <w:rtl/>
          <w:lang w:eastAsia="he-IL"/>
        </w:rPr>
        <w:t xml:space="preserve"> </w:t>
      </w:r>
    </w:p>
    <w:p w14:paraId="6B792784" w14:textId="6D6348A6"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21EDDE1A"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3D6E5BB2"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DC083BF"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6D8B062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B7A8E68" w14:textId="636B0F67" w:rsidR="00FC5090" w:rsidRDefault="007751EB"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ins w:id="2" w:author="גרמן קגנובסקי" w:date="2021-06-17T10:24:00Z">
            <w:r w:rsidR="001B2D3C">
              <w:rPr>
                <w:rStyle w:val="PlaceholderText"/>
                <w:color w:val="00B0F0"/>
                <w:rtl/>
              </w:rPr>
              <w:br/>
            </w:r>
            <w:proofErr w:type="spellStart"/>
            <w:r w:rsidR="001B2D3C">
              <w:rPr>
                <w:rStyle w:val="PlaceholderText"/>
                <w:color w:val="00B0F0"/>
                <w:rtl/>
              </w:rPr>
              <w:t>ורשבסקי</w:t>
            </w:r>
            <w:proofErr w:type="spellEnd"/>
            <w:r w:rsidR="001B2D3C">
              <w:rPr>
                <w:rStyle w:val="PlaceholderText"/>
                <w:color w:val="00B0F0"/>
                <w:rtl/>
              </w:rPr>
              <w:t xml:space="preserve"> נגישות </w:t>
            </w:r>
            <w:proofErr w:type="spellStart"/>
            <w:r w:rsidR="001B2D3C">
              <w:rPr>
                <w:rStyle w:val="PlaceholderText"/>
                <w:color w:val="00B0F0"/>
                <w:rtl/>
              </w:rPr>
              <w:t>בע</w:t>
            </w:r>
            <w:proofErr w:type="spellEnd"/>
            <w:r w:rsidR="001B2D3C">
              <w:rPr>
                <w:rStyle w:val="PlaceholderText"/>
                <w:color w:val="00B0F0"/>
                <w:rtl/>
              </w:rPr>
              <w:t>''ם</w:t>
            </w:r>
            <w:r w:rsidR="001B2D3C">
              <w:rPr>
                <w:rStyle w:val="PlaceholderText"/>
                <w:color w:val="00B0F0"/>
                <w:rtl/>
              </w:rPr>
              <w:br/>
              <w:t xml:space="preserve">הפרדס 18, רמות השבים </w:t>
            </w:r>
            <w:r w:rsidR="001B2D3C">
              <w:rPr>
                <w:rStyle w:val="PlaceholderText"/>
                <w:color w:val="00B0F0"/>
                <w:rtl/>
              </w:rPr>
              <w:br/>
              <w:t>515293280</w:t>
            </w:r>
            <w:r w:rsidR="001B2D3C">
              <w:rPr>
                <w:rStyle w:val="PlaceholderText"/>
                <w:color w:val="00B0F0"/>
                <w:rtl/>
              </w:rPr>
              <w:br/>
            </w:r>
          </w:ins>
        </w:sdtContent>
      </w:sdt>
    </w:p>
    <w:p w14:paraId="0769AF11" w14:textId="603D4AEB"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7C6DE18F"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1E73289B"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2E98D50" w14:textId="5C6FEB3E"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14DF0916"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4B6C4E5C"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1506F033"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למונחים הבאים יהא הפרוש הנקוב </w:t>
      </w:r>
      <w:proofErr w:type="spellStart"/>
      <w:r w:rsidRPr="009C6F6C">
        <w:rPr>
          <w:rFonts w:ascii="Times New Roman" w:eastAsia="Times New Roman" w:hAnsi="Times New Roman" w:cs="David"/>
          <w:sz w:val="20"/>
          <w:szCs w:val="24"/>
          <w:rtl/>
          <w:lang w:eastAsia="he-IL"/>
        </w:rPr>
        <w:t>בצידם</w:t>
      </w:r>
      <w:proofErr w:type="spellEnd"/>
      <w:r w:rsidRPr="009C6F6C">
        <w:rPr>
          <w:rFonts w:ascii="Times New Roman" w:eastAsia="Times New Roman" w:hAnsi="Times New Roman" w:cs="David"/>
          <w:sz w:val="20"/>
          <w:szCs w:val="24"/>
          <w:rtl/>
          <w:lang w:eastAsia="he-IL"/>
        </w:rPr>
        <w:t xml:space="preserve"> דהיינו:</w:t>
      </w:r>
    </w:p>
    <w:p w14:paraId="463980A9"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709ACB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3933896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29F7C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lastRenderedPageBreak/>
        <w:t xml:space="preserve">"התכנית" </w:t>
      </w:r>
      <w:r w:rsidRPr="009C6F6C">
        <w:rPr>
          <w:rFonts w:ascii="Times New Roman" w:eastAsia="Times New Roman" w:hAnsi="Times New Roman" w:cs="David"/>
          <w:sz w:val="20"/>
          <w:szCs w:val="24"/>
          <w:rtl/>
          <w:lang w:eastAsia="he-IL"/>
        </w:rPr>
        <w:t>/</w:t>
      </w:r>
    </w:p>
    <w:p w14:paraId="2A124C5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1B07FD1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85913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B20720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C32CDE" w14:textId="46F3D53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89D0E9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44F3A5" w14:textId="15EF7E06"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3C43DD7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9477A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64BFDFF8" w14:textId="112BDA5B"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300008C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0C5EAD4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29C8CB"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w:t>
      </w:r>
      <w:r w:rsidRPr="009C6F6C">
        <w:rPr>
          <w:rFonts w:ascii="Times New Roman" w:eastAsia="Times New Roman" w:hAnsi="Times New Roman" w:cs="David"/>
          <w:sz w:val="20"/>
          <w:szCs w:val="24"/>
          <w:rtl/>
          <w:lang w:eastAsia="he-IL"/>
        </w:rPr>
        <w:lastRenderedPageBreak/>
        <w:t>או למטרה מסוימת וכן כל מי שיקבע ע"י המנהל לצרכים כאמור.</w:t>
      </w:r>
    </w:p>
    <w:p w14:paraId="0908EB5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39290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49E86CE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A7A97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5F1C63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5F1239C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93E772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4C6D1AE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AE220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035C480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0643F4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F7A4A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72750232"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0DE21C7F"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66BF00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65E3353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587DA3E5"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705806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591ACA33" w14:textId="4DA016A6"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3CBF2DF"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723147E0" w14:textId="779BD4EE"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679F47BF" w14:textId="3044AC91"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64904F77"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3F5466E8"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3FCA335"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400FC02" w14:textId="0068482B"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64D0DF25" w14:textId="34E84634"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3C0D898D" w14:textId="737F3C80"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6E62AA68" w14:textId="01E132C9"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5A303CDC" w14:textId="2B46815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79B9F1D" w14:textId="5AB12E5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w:t>
      </w:r>
      <w:proofErr w:type="spellEnd"/>
      <w:r w:rsidRPr="009C6F6C">
        <w:rPr>
          <w:rFonts w:ascii="Times New Roman" w:eastAsia="Times New Roman" w:hAnsi="Times New Roman" w:cs="David"/>
          <w:sz w:val="20"/>
          <w:szCs w:val="24"/>
          <w:rtl/>
          <w:lang w:eastAsia="he-IL"/>
        </w:rPr>
        <w:t xml:space="preserve">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ביצועם ברמה </w:t>
      </w:r>
      <w:r w:rsidRPr="009C6F6C">
        <w:rPr>
          <w:rFonts w:ascii="Times New Roman" w:eastAsia="Times New Roman" w:hAnsi="Times New Roman" w:cs="David"/>
          <w:sz w:val="20"/>
          <w:szCs w:val="24"/>
          <w:rtl/>
          <w:lang w:eastAsia="he-IL"/>
        </w:rPr>
        <w:lastRenderedPageBreak/>
        <w:t>מקצועית גבוהה ובהתאם למותנה בחוזה.</w:t>
      </w:r>
    </w:p>
    <w:p w14:paraId="7833D12E" w14:textId="058DBCE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76ECD402" w14:textId="479D43E3"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768E4C21" w14:textId="4103EE8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4C0B947C" w14:textId="458FA3B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734C34AE" w14:textId="3289A67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4D8DFD08" w14:textId="65C4C38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w:t>
      </w:r>
      <w:r w:rsidRPr="009C6F6C">
        <w:rPr>
          <w:rFonts w:ascii="Times New Roman" w:eastAsia="Times New Roman" w:hAnsi="Times New Roman" w:cs="David"/>
          <w:sz w:val="20"/>
          <w:szCs w:val="24"/>
          <w:rtl/>
          <w:lang w:eastAsia="he-IL"/>
        </w:rPr>
        <w:lastRenderedPageBreak/>
        <w:t xml:space="preserve">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5B3105A1" w14:textId="400CC9D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9C6F6C">
        <w:rPr>
          <w:rFonts w:ascii="Times New Roman" w:eastAsia="Times New Roman" w:hAnsi="Times New Roman" w:cs="David"/>
          <w:sz w:val="20"/>
          <w:szCs w:val="24"/>
          <w:rtl/>
          <w:lang w:eastAsia="he-IL"/>
        </w:rPr>
        <w:t>הכל</w:t>
      </w:r>
      <w:proofErr w:type="spellEnd"/>
      <w:r w:rsidRPr="009C6F6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2B1D6A5" w14:textId="11CE737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7B8433A8" w14:textId="38316A4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19BEAB52" w14:textId="70B49EC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42BF39F0" w14:textId="5C3BB0F3"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w:t>
      </w:r>
      <w:proofErr w:type="spellStart"/>
      <w:r w:rsidRPr="009C6F6C">
        <w:rPr>
          <w:rFonts w:ascii="Times New Roman" w:eastAsia="Times New Roman" w:hAnsi="Times New Roman" w:cs="David" w:hint="cs"/>
          <w:sz w:val="20"/>
          <w:szCs w:val="24"/>
          <w:rtl/>
          <w:lang w:eastAsia="he-IL"/>
        </w:rPr>
        <w:t>רמדורנט</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של </w:t>
      </w:r>
      <w:proofErr w:type="spellStart"/>
      <w:r w:rsidRPr="009C6F6C">
        <w:rPr>
          <w:rFonts w:ascii="Times New Roman" w:eastAsia="Times New Roman" w:hAnsi="Times New Roman" w:cs="David"/>
          <w:sz w:val="20"/>
          <w:szCs w:val="24"/>
          <w:rtl/>
          <w:lang w:eastAsia="he-IL"/>
        </w:rPr>
        <w:t>רמדור</w:t>
      </w:r>
      <w:proofErr w:type="spellEnd"/>
      <w:r w:rsidRPr="009C6F6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3D1E7B2A"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5567BEF7" w14:textId="30763DF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0815F93A" w14:textId="0B5E029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hint="cs"/>
          <w:b/>
          <w:sz w:val="20"/>
          <w:szCs w:val="24"/>
          <w:rtl/>
          <w:lang w:eastAsia="he-IL"/>
        </w:rPr>
        <w:t>,</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E06E456" w14:textId="5AEFC0E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79728EE8" w14:textId="3AC97D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AE1480D" w14:textId="092BA509"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החוזה, יקדיש למטרה זו את כל הזמן הנדרש, ויעמוד לרשות המזמין כל אימת שיוזמן על ידו להשתתף בישיבות ודיונים למטרות </w:t>
      </w:r>
      <w:r w:rsidRPr="009C6F6C">
        <w:rPr>
          <w:rFonts w:ascii="Times New Roman" w:eastAsia="Times New Roman" w:hAnsi="Times New Roman" w:cs="David"/>
          <w:sz w:val="20"/>
          <w:szCs w:val="24"/>
          <w:rtl/>
          <w:lang w:eastAsia="he-IL"/>
        </w:rPr>
        <w:lastRenderedPageBreak/>
        <w:t>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95F89B"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76F4300" w14:textId="39F0DAA2"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326A3809" w14:textId="71094F9B"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2FF46D5D" w14:textId="1DB75E79"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4F14562F" w14:textId="1EB0057A"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5A3B3B43" w14:textId="564E5760"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w:t>
      </w:r>
      <w:r w:rsidRPr="009C6F6C">
        <w:rPr>
          <w:rFonts w:ascii="Times New Roman" w:eastAsia="Times New Roman" w:hAnsi="Times New Roman" w:cs="David"/>
          <w:sz w:val="20"/>
          <w:szCs w:val="24"/>
          <w:rtl/>
          <w:lang w:eastAsia="he-IL"/>
        </w:rPr>
        <w:lastRenderedPageBreak/>
        <w:t>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2D5D72A6" w14:textId="167AD7F1"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75042710" w14:textId="01BAF8C5"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B5B8C12" w14:textId="7CE6443A"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w:t>
      </w:r>
      <w:proofErr w:type="spellStart"/>
      <w:r w:rsidRPr="009C6F6C">
        <w:rPr>
          <w:rFonts w:ascii="Times New Roman" w:eastAsia="Times New Roman" w:hAnsi="Times New Roman" w:cs="David"/>
          <w:sz w:val="20"/>
          <w:szCs w:val="24"/>
          <w:rtl/>
          <w:lang w:eastAsia="he-IL"/>
        </w:rPr>
        <w:t>ליתן</w:t>
      </w:r>
      <w:proofErr w:type="spellEnd"/>
      <w:r w:rsidRPr="009C6F6C">
        <w:rPr>
          <w:rFonts w:ascii="Times New Roman" w:eastAsia="Times New Roman" w:hAnsi="Times New Roman" w:cs="David"/>
          <w:sz w:val="20"/>
          <w:szCs w:val="24"/>
          <w:rtl/>
          <w:lang w:eastAsia="he-IL"/>
        </w:rPr>
        <w:t xml:space="preserve">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w:t>
      </w:r>
      <w:bookmarkStart w:id="3" w:name="_GoBack"/>
      <w:r w:rsidRPr="009C6F6C">
        <w:rPr>
          <w:rFonts w:ascii="Times New Roman" w:eastAsia="Times New Roman" w:hAnsi="Times New Roman" w:cs="David" w:hint="cs"/>
          <w:sz w:val="20"/>
          <w:szCs w:val="24"/>
          <w:rtl/>
          <w:lang w:eastAsia="he-IL"/>
        </w:rPr>
        <w:t xml:space="preserve"> כמויות</w:t>
      </w:r>
      <w:bookmarkEnd w:id="3"/>
      <w:r w:rsidRPr="009C6F6C">
        <w:rPr>
          <w:rFonts w:ascii="Times New Roman" w:eastAsia="Times New Roman" w:hAnsi="Times New Roman" w:cs="David"/>
          <w:sz w:val="20"/>
          <w:szCs w:val="24"/>
          <w:rtl/>
          <w:lang w:eastAsia="he-IL"/>
        </w:rPr>
        <w:t>, אלא באמצעות המזמין או המנהל.</w:t>
      </w:r>
    </w:p>
    <w:p w14:paraId="421960B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62A0F019" w14:textId="3166392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5327ED2F" w14:textId="73F3CFA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3DC318D0" w14:textId="5CCED44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009BBD42" w14:textId="10BE311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71B82A59" w14:textId="2173959C"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413D79F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6E7CD1D1" w14:textId="3352883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458A3E01" w14:textId="003F994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63798899" w14:textId="4921D92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487A466D" w14:textId="72E6AF6B"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5EC8C35" w14:textId="589275B0"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ECB811B" w14:textId="05B9B8E8"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5024B6F5" w14:textId="40F75933"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2B8BC027" w14:textId="6C25C6DA"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B57684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5347D936" w14:textId="163C3D1A"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0664C4A9" w14:textId="2000D4E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62D94B47" w14:textId="4C42B18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4529D25C" w14:textId="5C939F72"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7077FF04"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67F365D" w14:textId="0F537EA4"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195555A5" w14:textId="623629E4"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hint="cs"/>
          <w:b/>
          <w:sz w:val="20"/>
          <w:szCs w:val="24"/>
          <w:rtl/>
          <w:lang w:eastAsia="he-IL"/>
        </w:rPr>
        <w:t xml:space="preserve">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79C355D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55C0C3BD" w14:textId="021009CB"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w:t>
      </w:r>
      <w:r w:rsidRPr="009C6F6C">
        <w:rPr>
          <w:rFonts w:ascii="Times New Roman" w:eastAsia="Times New Roman" w:hAnsi="Times New Roman" w:cs="David"/>
          <w:sz w:val="20"/>
          <w:szCs w:val="24"/>
          <w:rtl/>
          <w:lang w:eastAsia="he-IL"/>
        </w:rPr>
        <w:lastRenderedPageBreak/>
        <w:t>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5F221122" w14:textId="0E6D1B2D"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38F83FA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26AE147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F54520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60DAC75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441EC38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6B40DBBA" w14:textId="6B49816C"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w:t>
      </w:r>
      <w:proofErr w:type="spellStart"/>
      <w:r w:rsidRPr="009C6F6C">
        <w:rPr>
          <w:rFonts w:ascii="Times New Roman" w:eastAsia="Times New Roman" w:hAnsi="Times New Roman" w:cs="David"/>
          <w:sz w:val="20"/>
          <w:szCs w:val="24"/>
          <w:rtl/>
          <w:lang w:eastAsia="he-IL"/>
        </w:rPr>
        <w:t>רמדורנט</w:t>
      </w:r>
      <w:proofErr w:type="spellEnd"/>
      <w:r w:rsidRPr="009C6F6C">
        <w:rPr>
          <w:rFonts w:ascii="Times New Roman" w:eastAsia="Times New Roman" w:hAnsi="Times New Roman" w:cs="David"/>
          <w:sz w:val="20"/>
          <w:szCs w:val="24"/>
          <w:rtl/>
          <w:lang w:eastAsia="he-IL"/>
        </w:rPr>
        <w:t xml:space="preserve">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23A50CD" w14:textId="07E48A9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9C6F6C">
        <w:rPr>
          <w:rFonts w:ascii="Times New Roman" w:eastAsia="Times New Roman" w:hAnsi="Times New Roman" w:cs="David"/>
          <w:sz w:val="20"/>
          <w:szCs w:val="24"/>
          <w:rtl/>
          <w:lang w:eastAsia="he-IL"/>
        </w:rPr>
        <w:t>לשלמם</w:t>
      </w:r>
      <w:proofErr w:type="spellEnd"/>
      <w:r w:rsidRPr="009C6F6C">
        <w:rPr>
          <w:rFonts w:ascii="Times New Roman" w:eastAsia="Times New Roman" w:hAnsi="Times New Roman" w:cs="David"/>
          <w:sz w:val="20"/>
          <w:szCs w:val="24"/>
          <w:rtl/>
          <w:lang w:eastAsia="he-IL"/>
        </w:rPr>
        <w:t xml:space="preserve">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023AA769" w14:textId="37F11ADC"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1F351FF1" w14:textId="356DDF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54172E41" w14:textId="133F878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18564BF5" w14:textId="0D95275B"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41ACAF66"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8D1BB2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3BA59487" w14:textId="2035F578"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BE26305" w14:textId="1E21A939"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36FD9F44" w14:textId="0C65B77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3AD3D5A3" w14:textId="353D10B3"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6BB7913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7C4A3A33" w14:textId="002B09FF"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6A7AD4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השינויים מתחייבים מדרישת רשויות מוסמכות. </w:t>
      </w:r>
    </w:p>
    <w:p w14:paraId="29AFC5FA" w14:textId="225DA42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74AD658" w14:textId="51078FD6"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6D0DD598"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20FAEED0"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5A8606D"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37881EA6" w14:textId="77777777" w:rsidR="00AF1BE1" w:rsidRPr="00013687" w:rsidRDefault="00AF1BE1" w:rsidP="00AF1BE1">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w:t>
      </w:r>
      <w:r w:rsidRPr="00013687">
        <w:rPr>
          <w:rFonts w:eastAsia="Times New Roman" w:cs="David" w:hint="cs"/>
          <w:color w:val="auto"/>
          <w:szCs w:val="24"/>
          <w:rtl/>
        </w:rPr>
        <w:lastRenderedPageBreak/>
        <w:t>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C0C931A"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974539F"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EB8A1F3"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C29C10B"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DF8DB4"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34BE98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24B20FD"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Pr>
          <w:rFonts w:ascii="Times New Roman" w:eastAsia="Times New Roman" w:hAnsi="Times New Roman" w:cs="David" w:hint="cs"/>
          <w:sz w:val="20"/>
          <w:szCs w:val="24"/>
          <w:rtl/>
          <w:lang w:eastAsia="he-IL"/>
        </w:rPr>
        <w:lastRenderedPageBreak/>
        <w:t>היועץ לתקופת ביטוח נוספת, ומידי תקופת ביטוח, כל עוד הסכם זה בתוקף או לתקופה מאוחרת יותר כמפורט בסעיף 9.3 לעיל.</w:t>
      </w:r>
    </w:p>
    <w:p w14:paraId="673D32D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1D399E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DC2FC5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C56966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0D3D0B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8FBEA2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w:t>
      </w:r>
      <w:r>
        <w:rPr>
          <w:rFonts w:ascii="Times New Roman" w:eastAsia="Times New Roman" w:hAnsi="Times New Roman" w:cs="David" w:hint="cs"/>
          <w:sz w:val="20"/>
          <w:szCs w:val="24"/>
          <w:rtl/>
          <w:lang w:eastAsia="he-IL"/>
        </w:rPr>
        <w:lastRenderedPageBreak/>
        <w:t xml:space="preserve">הנוספים או המשלימים כאמור. </w:t>
      </w:r>
    </w:p>
    <w:p w14:paraId="5351DD6A"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6A8004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61E81C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B66543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FB8909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כל </w:t>
      </w:r>
      <w:r>
        <w:rPr>
          <w:rFonts w:ascii="Times New Roman" w:eastAsia="Times New Roman" w:hAnsi="Times New Roman" w:cs="David" w:hint="cs"/>
          <w:sz w:val="20"/>
          <w:szCs w:val="24"/>
          <w:rtl/>
          <w:lang w:eastAsia="he-IL"/>
        </w:rPr>
        <w:lastRenderedPageBreak/>
        <w:t>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6912624"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39D645A" w14:textId="4CB57D3C"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781FBCB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74989C2A" w14:textId="5D6AFF1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1DABDAB1" w14:textId="24960E1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64F16D46" w14:textId="2BA69DB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9C6F6C">
        <w:rPr>
          <w:rFonts w:ascii="Times New Roman" w:eastAsia="Times New Roman" w:hAnsi="Times New Roman" w:cs="David"/>
          <w:sz w:val="20"/>
          <w:szCs w:val="24"/>
          <w:rtl/>
          <w:lang w:eastAsia="he-IL"/>
        </w:rPr>
        <w:t>הכל</w:t>
      </w:r>
      <w:proofErr w:type="spellEnd"/>
      <w:r w:rsidRPr="009C6F6C">
        <w:rPr>
          <w:rFonts w:ascii="Times New Roman" w:eastAsia="Times New Roman" w:hAnsi="Times New Roman" w:cs="David"/>
          <w:sz w:val="20"/>
          <w:szCs w:val="24"/>
          <w:rtl/>
          <w:lang w:eastAsia="he-IL"/>
        </w:rPr>
        <w:t xml:space="preserve"> לפי העניין.</w:t>
      </w:r>
    </w:p>
    <w:p w14:paraId="1CFA0061" w14:textId="31FDFCEE"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w:t>
      </w:r>
      <w:r w:rsidRPr="009C6F6C">
        <w:rPr>
          <w:rFonts w:ascii="Times New Roman" w:eastAsia="Times New Roman" w:hAnsi="Times New Roman" w:cs="David"/>
          <w:sz w:val="20"/>
          <w:szCs w:val="24"/>
          <w:rtl/>
          <w:lang w:eastAsia="he-IL"/>
        </w:rPr>
        <w:lastRenderedPageBreak/>
        <w:t>לפי דרישתו העתקים מהן בכל עת שיידרש לכך.</w:t>
      </w:r>
    </w:p>
    <w:p w14:paraId="3DED5CEF" w14:textId="77DD02CF"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5613128B" w14:textId="1C0F106D"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9C6F6C">
        <w:rPr>
          <w:rFonts w:ascii="Times New Roman" w:eastAsia="Times New Roman" w:hAnsi="Times New Roman" w:cs="David"/>
          <w:sz w:val="20"/>
          <w:szCs w:val="24"/>
          <w:rtl/>
          <w:lang w:eastAsia="he-IL"/>
        </w:rPr>
        <w:t>לשנותן</w:t>
      </w:r>
      <w:proofErr w:type="spellEnd"/>
      <w:r w:rsidRPr="009C6F6C">
        <w:rPr>
          <w:rFonts w:ascii="Times New Roman" w:eastAsia="Times New Roman" w:hAnsi="Times New Roman" w:cs="David"/>
          <w:sz w:val="20"/>
          <w:szCs w:val="24"/>
          <w:rtl/>
          <w:lang w:eastAsia="he-IL"/>
        </w:rPr>
        <w:t xml:space="preserve">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34BB308B" w14:textId="08F5DDCC"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0C421A5E" w14:textId="57A012E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5EFA41C4" w14:textId="012EF4E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 xml:space="preserve">י הדין ו/או </w:t>
      </w:r>
      <w:proofErr w:type="spellStart"/>
      <w:r w:rsidRPr="009C6F6C">
        <w:rPr>
          <w:rFonts w:ascii="Times New Roman" w:eastAsia="Times New Roman" w:hAnsi="Times New Roman" w:cs="David"/>
          <w:color w:val="000000"/>
          <w:sz w:val="24"/>
          <w:szCs w:val="24"/>
          <w:rtl/>
          <w:lang w:eastAsia="he-IL"/>
        </w:rPr>
        <w:t>מכח</w:t>
      </w:r>
      <w:proofErr w:type="spellEnd"/>
      <w:r w:rsidRPr="009C6F6C">
        <w:rPr>
          <w:rFonts w:ascii="Times New Roman" w:eastAsia="Times New Roman" w:hAnsi="Times New Roman" w:cs="David"/>
          <w:color w:val="000000"/>
          <w:sz w:val="24"/>
          <w:szCs w:val="24"/>
          <w:rtl/>
          <w:lang w:eastAsia="he-IL"/>
        </w:rPr>
        <w:t xml:space="preserve"> צו הרחבה ו/או </w:t>
      </w:r>
      <w:proofErr w:type="spellStart"/>
      <w:r w:rsidRPr="009C6F6C">
        <w:rPr>
          <w:rFonts w:ascii="Times New Roman" w:eastAsia="Times New Roman" w:hAnsi="Times New Roman" w:cs="David"/>
          <w:color w:val="000000"/>
          <w:sz w:val="24"/>
          <w:szCs w:val="24"/>
          <w:rtl/>
          <w:lang w:eastAsia="he-IL"/>
        </w:rPr>
        <w:t>מכח</w:t>
      </w:r>
      <w:proofErr w:type="spellEnd"/>
      <w:r w:rsidRPr="009C6F6C">
        <w:rPr>
          <w:rFonts w:ascii="Times New Roman" w:eastAsia="Times New Roman" w:hAnsi="Times New Roman" w:cs="David"/>
          <w:color w:val="000000"/>
          <w:sz w:val="24"/>
          <w:szCs w:val="24"/>
          <w:rtl/>
          <w:lang w:eastAsia="he-IL"/>
        </w:rPr>
        <w:t xml:space="preserve"> הסכם כלשהו על עובד</w:t>
      </w:r>
      <w:r w:rsidRPr="009C6F6C">
        <w:rPr>
          <w:rFonts w:ascii="Times New Roman" w:eastAsia="Times New Roman" w:hAnsi="Times New Roman" w:cs="David" w:hint="cs"/>
          <w:sz w:val="20"/>
          <w:szCs w:val="24"/>
          <w:rtl/>
          <w:lang w:eastAsia="he-IL"/>
        </w:rPr>
        <w:t>.</w:t>
      </w:r>
    </w:p>
    <w:p w14:paraId="41B9F031" w14:textId="017646F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w:t>
      </w:r>
      <w:proofErr w:type="spellStart"/>
      <w:r w:rsidRPr="009C6F6C">
        <w:rPr>
          <w:rFonts w:ascii="Times New Roman" w:eastAsia="Times New Roman" w:hAnsi="Times New Roman" w:cs="David" w:hint="cs"/>
          <w:color w:val="000000"/>
          <w:sz w:val="24"/>
          <w:szCs w:val="24"/>
          <w:rtl/>
          <w:lang w:eastAsia="he-IL"/>
        </w:rPr>
        <w:t>שלוחיו</w:t>
      </w:r>
      <w:proofErr w:type="spellEnd"/>
      <w:r w:rsidRPr="009C6F6C">
        <w:rPr>
          <w:rFonts w:ascii="Times New Roman" w:eastAsia="Times New Roman" w:hAnsi="Times New Roman" w:cs="David" w:hint="cs"/>
          <w:color w:val="000000"/>
          <w:sz w:val="24"/>
          <w:szCs w:val="24"/>
          <w:rtl/>
          <w:lang w:eastAsia="he-IL"/>
        </w:rPr>
        <w:t xml:space="preserve">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w:t>
      </w:r>
      <w:r w:rsidRPr="009C6F6C">
        <w:rPr>
          <w:rFonts w:ascii="Times New Roman" w:eastAsia="Times New Roman" w:hAnsi="Times New Roman" w:cs="David" w:hint="cs"/>
          <w:color w:val="000000"/>
          <w:sz w:val="24"/>
          <w:szCs w:val="24"/>
          <w:rtl/>
          <w:lang w:eastAsia="he-IL"/>
        </w:rPr>
        <w:lastRenderedPageBreak/>
        <w:t>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5406889" w14:textId="6C7777D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w:t>
      </w:r>
      <w:proofErr w:type="spellStart"/>
      <w:r w:rsidRPr="009C6F6C">
        <w:rPr>
          <w:rFonts w:ascii="Times New Roman" w:eastAsia="Times New Roman" w:hAnsi="Times New Roman" w:cs="David"/>
          <w:sz w:val="20"/>
          <w:szCs w:val="24"/>
          <w:rtl/>
          <w:lang w:eastAsia="he-IL"/>
        </w:rPr>
        <w:t>ישא</w:t>
      </w:r>
      <w:proofErr w:type="spellEnd"/>
      <w:r w:rsidRPr="009C6F6C">
        <w:rPr>
          <w:rFonts w:ascii="Times New Roman" w:eastAsia="Times New Roman" w:hAnsi="Times New Roman" w:cs="David"/>
          <w:sz w:val="20"/>
          <w:szCs w:val="24"/>
          <w:rtl/>
          <w:lang w:eastAsia="he-IL"/>
        </w:rPr>
        <w:t xml:space="preserve">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2F7165A" w14:textId="3E3E976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C215895" w14:textId="7AC9CA2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66501675" w14:textId="2A5E743F"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297A678A"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lastRenderedPageBreak/>
        <w:t>הבאת החוזה לגמר או ביטולו</w:t>
      </w:r>
    </w:p>
    <w:p w14:paraId="57E2D53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41ADF79" w14:textId="096F920A"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05FBF0CA" w14:textId="3E99DF14"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2D5121F7" w14:textId="6C42208E"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C90DD7F" w14:textId="3C443E4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7C8DFFAA" w14:textId="2115A9F2"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6E96153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EB9C85D"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08484D5D" w14:textId="3D5D72F9"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58CC9764" w14:textId="2694CA9D"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3BD8B06B" w14:textId="352DAB33"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02F4D197" w14:textId="118EAEF9"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051943BC" w14:textId="29DB47F2"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548276A" w14:textId="4973AB2F"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2C1CED1C" w14:textId="0E03DAA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6CC10D12" w14:textId="7DEC631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451F4F1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5D29AB46" w14:textId="3E12CEA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229C83AF" w14:textId="728E0E4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9748F96" w14:textId="4EC72D3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7B5647B"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4DC873E"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B3D3714"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5676E723" w14:textId="633E378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2A8E00A2" w14:textId="6964C43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24BB154E" w14:textId="2D73295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hint="cs"/>
          <w:sz w:val="20"/>
          <w:szCs w:val="24"/>
          <w:rtl/>
          <w:lang w:eastAsia="he-IL"/>
        </w:rPr>
        <w:lastRenderedPageBreak/>
        <w:t>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82D0BA2" w14:textId="6610A86B"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33240577" w14:textId="281A0576"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7F2883E" w14:textId="09504BA0"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7E61561C" w14:textId="6871DEBD"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77317B16" w14:textId="737AD98A"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404BF234" w14:textId="3A073519"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3C978E6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1D3FEE20" w14:textId="144831D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w:t>
      </w:r>
      <w:r w:rsidRPr="009C6F6C">
        <w:rPr>
          <w:rFonts w:ascii="Times New Roman" w:eastAsia="Times New Roman" w:hAnsi="Times New Roman" w:cs="David"/>
          <w:sz w:val="20"/>
          <w:szCs w:val="24"/>
          <w:rtl/>
          <w:lang w:eastAsia="he-IL"/>
        </w:rPr>
        <w:lastRenderedPageBreak/>
        <w:t>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89F0523" w14:textId="6044962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4794DC71" w14:textId="42415E9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w:t>
      </w:r>
      <w:proofErr w:type="spellStart"/>
      <w:r w:rsidRPr="009C6F6C">
        <w:rPr>
          <w:rFonts w:ascii="Times New Roman" w:eastAsia="Times New Roman" w:hAnsi="Times New Roman" w:cs="David" w:hint="cs"/>
          <w:sz w:val="20"/>
          <w:szCs w:val="24"/>
          <w:rtl/>
          <w:lang w:eastAsia="he-IL"/>
        </w:rPr>
        <w:t>שלוחיו</w:t>
      </w:r>
      <w:proofErr w:type="spellEnd"/>
      <w:r w:rsidRPr="009C6F6C">
        <w:rPr>
          <w:rFonts w:ascii="Times New Roman" w:eastAsia="Times New Roman" w:hAnsi="Times New Roman" w:cs="David" w:hint="cs"/>
          <w:sz w:val="20"/>
          <w:szCs w:val="24"/>
          <w:rtl/>
          <w:lang w:eastAsia="he-IL"/>
        </w:rPr>
        <w:t xml:space="preserve">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34D9B4E4" w14:textId="46080070"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1EFD6081" w14:textId="3C0599C3"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796BE7E3" w14:textId="1EC96EAA"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w:t>
      </w:r>
      <w:r w:rsidRPr="009C6F6C">
        <w:rPr>
          <w:rFonts w:ascii="Times New Roman" w:eastAsia="Times New Roman" w:hAnsi="Times New Roman" w:cs="David"/>
          <w:sz w:val="20"/>
          <w:szCs w:val="24"/>
          <w:rtl/>
          <w:lang w:eastAsia="he-IL"/>
        </w:rPr>
        <w:lastRenderedPageBreak/>
        <w:t>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3BABE40E" w14:textId="39F3FBEF"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4C58B8D7" w14:textId="17CD7BBF"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02B7DC1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6282F282" w14:textId="2F18B4E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549E601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5AD9FED1"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811804C" w14:textId="632FC03D"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5273E4C9" w14:textId="5C042CD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431CD28E" w14:textId="6437A68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43C65BC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w:t>
      </w:r>
      <w:proofErr w:type="spellStart"/>
      <w:r w:rsidRPr="009C6F6C">
        <w:rPr>
          <w:rFonts w:ascii="Times New Roman" w:eastAsia="Times New Roman" w:hAnsi="Times New Roman" w:cs="David"/>
          <w:sz w:val="20"/>
          <w:szCs w:val="24"/>
          <w:rtl/>
          <w:lang w:eastAsia="he-IL"/>
        </w:rPr>
        <w:t>כויתור</w:t>
      </w:r>
      <w:proofErr w:type="spellEnd"/>
      <w:r w:rsidRPr="009C6F6C">
        <w:rPr>
          <w:rFonts w:ascii="Times New Roman" w:eastAsia="Times New Roman" w:hAnsi="Times New Roman" w:cs="David"/>
          <w:sz w:val="20"/>
          <w:szCs w:val="24"/>
          <w:rtl/>
          <w:lang w:eastAsia="he-IL"/>
        </w:rPr>
        <w:t xml:space="preserve">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proofErr w:type="spellStart"/>
      <w:r w:rsidRPr="009C6F6C">
        <w:rPr>
          <w:rFonts w:ascii="Times New Roman" w:eastAsia="Times New Roman" w:hAnsi="Times New Roman" w:cs="David"/>
          <w:sz w:val="20"/>
          <w:szCs w:val="24"/>
          <w:rtl/>
          <w:lang w:eastAsia="he-IL"/>
        </w:rPr>
        <w:t>כויתור</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2BBB414D"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49C4EB4F" w14:textId="38DEF391"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2284025A" w14:textId="5C32CC1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3D5B0991" w14:textId="68189E55"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688AD577" w14:textId="0DC281B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lastRenderedPageBreak/>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9C6F6C">
        <w:rPr>
          <w:rFonts w:ascii="Times New Roman" w:eastAsia="Times New Roman" w:hAnsi="Times New Roman" w:cs="David"/>
          <w:sz w:val="24"/>
          <w:szCs w:val="24"/>
          <w:rtl/>
          <w:lang w:eastAsia="he-IL"/>
        </w:rPr>
        <w:t>לס"ק</w:t>
      </w:r>
      <w:proofErr w:type="spellEnd"/>
      <w:r w:rsidRPr="009C6F6C">
        <w:rPr>
          <w:rFonts w:ascii="Times New Roman" w:eastAsia="Times New Roman" w:hAnsi="Times New Roman" w:cs="David"/>
          <w:sz w:val="24"/>
          <w:szCs w:val="24"/>
          <w:rtl/>
          <w:lang w:eastAsia="he-IL"/>
        </w:rPr>
        <w:t xml:space="preserve"> זה.</w:t>
      </w:r>
    </w:p>
    <w:p w14:paraId="312C359C" w14:textId="02A95499"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0811736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085B03B" w14:textId="52833D1E"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43C6918A" w14:textId="0FCC94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33CA2743"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9C6F6C">
        <w:rPr>
          <w:rFonts w:ascii="Times New Roman" w:eastAsia="Times New Roman" w:hAnsi="Times New Roman" w:cs="David"/>
          <w:sz w:val="20"/>
          <w:szCs w:val="24"/>
          <w:rtl/>
          <w:lang w:eastAsia="he-IL"/>
        </w:rPr>
        <w:t>מורשי</w:t>
      </w:r>
      <w:proofErr w:type="spellEnd"/>
      <w:r w:rsidRPr="009C6F6C">
        <w:rPr>
          <w:rFonts w:ascii="Times New Roman" w:eastAsia="Times New Roman" w:hAnsi="Times New Roman" w:cs="David"/>
          <w:sz w:val="20"/>
          <w:szCs w:val="24"/>
          <w:rtl/>
          <w:lang w:eastAsia="he-IL"/>
        </w:rPr>
        <w:t xml:space="preserve"> החתימה של המזמין.</w:t>
      </w:r>
    </w:p>
    <w:p w14:paraId="5C08313B" w14:textId="40D9118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355E257"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187AC10"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549D4AD"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D50FDCB"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5725476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7A658832"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426DB6E" w14:textId="47404281"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7F1E44BF" w14:textId="7B22714C"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4" w:author="גרמן קגנובסקי" w:date="2021-06-17T10:24:00Z">
            <w:r w:rsidR="001B2D3C">
              <w:rPr>
                <w:rFonts w:ascii="Times New Roman" w:eastAsia="Times New Roman" w:hAnsi="Times New Roman" w:cs="David" w:hint="cs"/>
                <w:sz w:val="20"/>
                <w:szCs w:val="24"/>
                <w:rtl/>
                <w:lang w:eastAsia="he-IL"/>
              </w:rPr>
              <w:t>ורשבסקי</w:t>
            </w:r>
            <w:proofErr w:type="spellEnd"/>
            <w:r w:rsidR="001B2D3C">
              <w:rPr>
                <w:rFonts w:ascii="Times New Roman" w:eastAsia="Times New Roman" w:hAnsi="Times New Roman" w:cs="David" w:hint="cs"/>
                <w:sz w:val="20"/>
                <w:szCs w:val="24"/>
                <w:rtl/>
                <w:lang w:eastAsia="he-IL"/>
              </w:rPr>
              <w:t xml:space="preserve"> נגישות </w:t>
            </w:r>
            <w:proofErr w:type="spellStart"/>
            <w:r w:rsidR="001B2D3C">
              <w:rPr>
                <w:rFonts w:ascii="Times New Roman" w:eastAsia="Times New Roman" w:hAnsi="Times New Roman" w:cs="David" w:hint="cs"/>
                <w:sz w:val="20"/>
                <w:szCs w:val="24"/>
                <w:rtl/>
                <w:lang w:eastAsia="he-IL"/>
              </w:rPr>
              <w:t>בע</w:t>
            </w:r>
            <w:proofErr w:type="spellEnd"/>
            <w:r w:rsidR="001B2D3C">
              <w:rPr>
                <w:rFonts w:ascii="Times New Roman" w:eastAsia="Times New Roman" w:hAnsi="Times New Roman" w:cs="David" w:hint="cs"/>
                <w:sz w:val="20"/>
                <w:szCs w:val="24"/>
                <w:rtl/>
                <w:lang w:eastAsia="he-IL"/>
              </w:rPr>
              <w:t>''ם</w:t>
            </w:r>
          </w:ins>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5" w:author="גרמן קגנובסקי" w:date="2021-06-17T10:23:00Z">
            <w:r w:rsidR="001B2D3C" w:rsidRPr="00F3672F">
              <w:rPr>
                <w:rStyle w:val="PlaceholderText"/>
                <w:rtl/>
              </w:rPr>
              <w:t>[שם צד א]</w:t>
            </w:r>
          </w:ins>
        </w:sdtContent>
      </w:sdt>
    </w:p>
    <w:p w14:paraId="01BCC8C8" w14:textId="3E85603C"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426F4E83" w14:textId="5F0F7474"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3EB60843"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lastRenderedPageBreak/>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4323D7BA" w14:textId="6867C86E"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5117C6C6"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31695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AA39037"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FE064C0"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E85DA43"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EF71C28"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909A047"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415691A5"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311E3637"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F12BC8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D8BF52" w14:textId="7F1A0FD5"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 w:author="גרמן קגנובסקי" w:date="2021-06-17T10:22:00Z">
            <w:r w:rsidR="001B2D3C">
              <w:rPr>
                <w:rFonts w:ascii="Times New Roman" w:eastAsia="Times New Roman" w:hAnsi="Times New Roman" w:cs="David" w:hint="cs"/>
                <w:color w:val="00B0F0"/>
                <w:sz w:val="24"/>
                <w:szCs w:val="24"/>
                <w:rtl/>
                <w:lang w:eastAsia="he-IL"/>
              </w:rPr>
              <w:t>רעננה</w:t>
            </w:r>
          </w:ins>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FC5090">
            <w:rPr>
              <w:color w:val="00B0F0"/>
              <w:rtl/>
            </w:rPr>
            <w:t>[שם אתר]</w:t>
          </w:r>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 w:author="גרמן קגנובסקי" w:date="2021-06-17T10:22:00Z">
            <w:r w:rsidR="001B2D3C">
              <w:rPr>
                <w:rFonts w:ascii="Times New Roman" w:eastAsia="Times New Roman" w:hAnsi="Times New Roman" w:cs="David" w:hint="cs"/>
                <w:color w:val="00B0F0"/>
                <w:sz w:val="24"/>
                <w:szCs w:val="24"/>
                <w:rtl/>
              </w:rPr>
              <w:t>סביוני רעננה צפון</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23092E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810AF3" w14:textId="2B8018B4"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8" w:author="גרמן קגנובסקי" w:date="2021-06-17T10:25:00Z">
            <w:r w:rsidR="001B2D3C">
              <w:rPr>
                <w:rFonts w:ascii="Times New Roman" w:eastAsia="Times New Roman" w:hAnsi="Times New Roman" w:cs="David" w:hint="cs"/>
                <w:color w:val="008000"/>
                <w:sz w:val="24"/>
                <w:szCs w:val="24"/>
                <w:rtl/>
              </w:rPr>
              <w:t>רן/708</w:t>
            </w:r>
          </w:ins>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9" w:author="גרמן קגנובסקי" w:date="2021-06-17T10:25:00Z">
            <w:r w:rsidR="001B2D3C">
              <w:rPr>
                <w:rFonts w:ascii="Times New Roman" w:eastAsia="Times New Roman" w:hAnsi="Times New Roman" w:cs="David" w:hint="cs"/>
                <w:sz w:val="24"/>
                <w:szCs w:val="24"/>
                <w:rtl/>
                <w:lang w:eastAsia="he-IL"/>
              </w:rPr>
              <w:t>6585</w:t>
            </w:r>
          </w:ins>
        </w:sdtContent>
      </w:sdt>
      <w:r w:rsidRPr="00FC5090">
        <w:rPr>
          <w:rFonts w:ascii="Times New Roman" w:eastAsia="Times New Roman" w:hAnsi="Times New Roman" w:cs="David" w:hint="cs"/>
          <w:sz w:val="24"/>
          <w:szCs w:val="24"/>
          <w:rtl/>
          <w:lang w:eastAsia="he-IL"/>
        </w:rPr>
        <w:t>.</w:t>
      </w:r>
    </w:p>
    <w:p w14:paraId="7D8DF459" w14:textId="4BA6B934"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FC5090">
        <w:rPr>
          <w:rFonts w:ascii="Times New Roman" w:eastAsia="Times New Roman" w:hAnsi="Times New Roman" w:cs="David" w:hint="cs"/>
          <w:sz w:val="24"/>
          <w:szCs w:val="24"/>
          <w:rtl/>
          <w:lang w:eastAsia="he-IL"/>
        </w:rPr>
        <w:t>בתב"ע</w:t>
      </w:r>
      <w:proofErr w:type="spellEnd"/>
      <w:r w:rsidRPr="00FC5090">
        <w:rPr>
          <w:rFonts w:ascii="Times New Roman" w:eastAsia="Times New Roman" w:hAnsi="Times New Roman" w:cs="David" w:hint="cs"/>
          <w:sz w:val="24"/>
          <w:szCs w:val="24"/>
          <w:rtl/>
          <w:lang w:eastAsia="he-IL"/>
        </w:rPr>
        <w:t xml:space="preserve">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w:t>
      </w:r>
      <w:proofErr w:type="spellStart"/>
      <w:r w:rsidRPr="00FC5090">
        <w:rPr>
          <w:rFonts w:ascii="Times New Roman" w:eastAsia="Times New Roman" w:hAnsi="Times New Roman" w:cs="David" w:hint="cs"/>
          <w:sz w:val="24"/>
          <w:szCs w:val="24"/>
          <w:rtl/>
          <w:lang w:eastAsia="he-IL"/>
        </w:rPr>
        <w:t>בתב"ע</w:t>
      </w:r>
      <w:proofErr w:type="spellEnd"/>
      <w:r w:rsidRPr="00FC5090">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FC5090">
        <w:rPr>
          <w:rFonts w:ascii="Times New Roman" w:eastAsia="Times New Roman" w:hAnsi="Times New Roman" w:cs="David" w:hint="cs"/>
          <w:sz w:val="24"/>
          <w:szCs w:val="24"/>
          <w:rtl/>
          <w:lang w:eastAsia="he-IL"/>
        </w:rPr>
        <w:t>התב"ע</w:t>
      </w:r>
      <w:proofErr w:type="spellEnd"/>
      <w:r w:rsidRPr="00FC5090">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9E40613"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BC9D79A" w14:textId="3439E796"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 w:author="גרמן קגנובסקי" w:date="2021-06-17T10:22:00Z">
            <w:r w:rsidR="001B2D3C">
              <w:rPr>
                <w:rFonts w:ascii="Times New Roman" w:eastAsia="Times New Roman" w:hAnsi="Times New Roman" w:cs="David" w:hint="cs"/>
                <w:color w:val="008000"/>
                <w:sz w:val="24"/>
                <w:szCs w:val="24"/>
                <w:rtl/>
              </w:rPr>
              <w:t>רעננה</w:t>
            </w:r>
          </w:ins>
        </w:sdtContent>
      </w:sdt>
      <w:r w:rsidRPr="00FC5090">
        <w:rPr>
          <w:rFonts w:ascii="Times New Roman" w:eastAsia="Times New Roman" w:hAnsi="Times New Roman" w:cs="David" w:hint="cs"/>
          <w:color w:val="008000"/>
          <w:sz w:val="24"/>
          <w:szCs w:val="24"/>
          <w:rtl/>
        </w:rPr>
        <w:t>.</w:t>
      </w:r>
    </w:p>
    <w:p w14:paraId="1960FA7A"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3875D165"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1AEED693"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AA98CC" w14:textId="50735935"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גרמן קגנובסקי" w:date="2021-06-17T10:25:00Z">
            <w:r w:rsidR="001B2D3C">
              <w:rPr>
                <w:rFonts w:ascii="Times New Roman" w:eastAsia="Times New Roman" w:hAnsi="Times New Roman" w:cs="David" w:hint="cs"/>
                <w:sz w:val="24"/>
                <w:szCs w:val="24"/>
                <w:rtl/>
                <w:lang w:eastAsia="he-IL"/>
              </w:rPr>
              <w:t xml:space="preserve">גרמן קגנובסקי </w:t>
            </w:r>
          </w:ins>
        </w:sdtContent>
      </w:sdt>
    </w:p>
    <w:p w14:paraId="46B4AA5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561D65F" w14:textId="12A822B8"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lastRenderedPageBreak/>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w:t>
      </w:r>
      <w:proofErr w:type="spellStart"/>
      <w:r w:rsidR="00A61DF9" w:rsidRPr="00A61DF9">
        <w:rPr>
          <w:rFonts w:ascii="Times New Roman" w:eastAsia="Times New Roman" w:hAnsi="Times New Roman" w:cs="David"/>
          <w:sz w:val="24"/>
          <w:szCs w:val="24"/>
          <w:rtl/>
          <w:lang w:eastAsia="he-IL"/>
        </w:rPr>
        <w:t>מימד</w:t>
      </w:r>
      <w:proofErr w:type="spellEnd"/>
      <w:r w:rsidR="00A61DF9" w:rsidRPr="00A61DF9">
        <w:rPr>
          <w:rFonts w:ascii="Times New Roman" w:eastAsia="Times New Roman" w:hAnsi="Times New Roman" w:cs="David"/>
          <w:sz w:val="24"/>
          <w:szCs w:val="24"/>
          <w:rtl/>
          <w:lang w:eastAsia="he-IL"/>
        </w:rPr>
        <w:t xml:space="preserve">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569E894" w14:textId="423C8873"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7B0C6F72"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1C6805" w14:textId="6D89237B"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2" w:author="גרמן קגנובסקי" w:date="2021-06-17T10:26:00Z">
            <w:r w:rsidR="001B2D3C">
              <w:rPr>
                <w:rFonts w:ascii="Times New Roman" w:eastAsia="Times New Roman" w:hAnsi="Times New Roman" w:cs="David"/>
                <w:color w:val="008000"/>
                <w:sz w:val="24"/>
                <w:szCs w:val="24"/>
                <w:rtl/>
                <w:lang w:eastAsia="he-IL"/>
              </w:rPr>
              <w:t xml:space="preserve">אבי </w:t>
            </w:r>
            <w:proofErr w:type="spellStart"/>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w:t>
            </w:r>
          </w:ins>
        </w:sdtContent>
      </w:sdt>
    </w:p>
    <w:p w14:paraId="07CF482F" w14:textId="1B1FD56D"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FC5090">
            <w:rPr>
              <w:color w:val="00B0F0"/>
              <w:rtl/>
            </w:rPr>
            <w:t>[שדה נוסף 5]</w:t>
          </w:r>
        </w:sdtContent>
      </w:sdt>
    </w:p>
    <w:p w14:paraId="3610E7AD"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949EF4" w14:textId="6FA29212"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FC5090">
            <w:rPr>
              <w:color w:val="00B0F0"/>
              <w:rtl/>
            </w:rPr>
            <w:t>[שדה נוסף 6]</w:t>
          </w:r>
        </w:sdtContent>
      </w:sdt>
    </w:p>
    <w:p w14:paraId="7DA2DEF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4F976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446FE16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27BD16" w14:textId="10092DCE"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768DA817"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337675EA"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29659B6"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3CFC94CD"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lastRenderedPageBreak/>
        <w:t>ה.</w:t>
      </w:r>
      <w:r w:rsidRPr="00FC5090">
        <w:rPr>
          <w:rFonts w:ascii="Times New Roman" w:eastAsia="Times New Roman" w:hAnsi="Times New Roman" w:cs="David" w:hint="cs"/>
          <w:sz w:val="24"/>
          <w:szCs w:val="24"/>
          <w:rtl/>
          <w:lang w:eastAsia="he-IL"/>
        </w:rPr>
        <w:tab/>
        <w:t>ריכוז הוראות שנויים.</w:t>
      </w:r>
    </w:p>
    <w:p w14:paraId="40E555B6"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9160DC5"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174374D3" w14:textId="77777777" w:rsidTr="00FC5090">
        <w:tc>
          <w:tcPr>
            <w:tcW w:w="3366" w:type="dxa"/>
          </w:tcPr>
          <w:p w14:paraId="1E1B1290" w14:textId="77777777" w:rsidR="00FC5090" w:rsidRPr="00FC5090" w:rsidRDefault="007751EB"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C5090" w:rsidRPr="00FC5090">
                  <w:rPr>
                    <w:color w:val="00B0F0"/>
                    <w:rtl/>
                  </w:rPr>
                  <w:t>[אחוז השתתפות צד א]</w:t>
                </w:r>
              </w:sdtContent>
            </w:sdt>
          </w:p>
          <w:p w14:paraId="0FA3E98B"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1E433B10" w14:textId="77777777" w:rsidR="00FC5090" w:rsidRPr="00FC5090" w:rsidRDefault="00FC5090" w:rsidP="00FC5090">
            <w:pPr>
              <w:widowControl w:val="0"/>
              <w:spacing w:before="0" w:beforeAutospacing="0" w:after="0" w:afterAutospacing="0" w:line="240" w:lineRule="auto"/>
              <w:ind w:left="720"/>
              <w:outlineLvl w:val="2"/>
            </w:pPr>
          </w:p>
          <w:p w14:paraId="143D85D2"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1E58A96"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E025E5B"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2031F1D1"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E388A77" w14:textId="038F014F"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4A24D531" w14:textId="1579E8B1"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02138A1A"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42A5BDF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6B769C1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04F98B1" w14:textId="5E6C9BFB"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48A192E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798D37CD"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39A2A0C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מעליות </w:t>
      </w:r>
      <w:proofErr w:type="spellStart"/>
      <w:r w:rsidRPr="009C6F6C">
        <w:rPr>
          <w:rFonts w:ascii="Times New Roman" w:eastAsia="Times New Roman" w:hAnsi="Times New Roman" w:cs="David"/>
          <w:sz w:val="24"/>
          <w:szCs w:val="24"/>
          <w:rtl/>
          <w:lang w:eastAsia="he-IL"/>
        </w:rPr>
        <w:t>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roofErr w:type="spellEnd"/>
      <w:r w:rsidRPr="009C6F6C">
        <w:rPr>
          <w:rFonts w:ascii="Times New Roman" w:eastAsia="Times New Roman" w:hAnsi="Times New Roman" w:cs="David"/>
          <w:sz w:val="24"/>
          <w:szCs w:val="24"/>
          <w:rtl/>
          <w:lang w:eastAsia="he-IL"/>
        </w:rPr>
        <w:t>.</w:t>
      </w:r>
    </w:p>
    <w:p w14:paraId="2EFF6630"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16FFFC2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75785CC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258BE92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lastRenderedPageBreak/>
        <w:t>נגישות השירות.</w:t>
      </w:r>
    </w:p>
    <w:p w14:paraId="037C531D"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538D401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6CE1D52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2EBA341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386D662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57F462B8" w14:textId="1D51A1D2"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557C1F68"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15CDCE92" w14:textId="01A6F7EC"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137A7F33"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5D6E77EE"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lastRenderedPageBreak/>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1FBCC56"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63DAE824"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6008924E"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3E1A363"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4245D9C4"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w:t>
      </w:r>
      <w:proofErr w:type="spellStart"/>
      <w:r w:rsidRPr="009C6F6C">
        <w:rPr>
          <w:rFonts w:ascii="Times New Roman" w:eastAsia="Times New Roman" w:hAnsi="Times New Roman" w:cs="David" w:hint="cs"/>
          <w:sz w:val="24"/>
          <w:szCs w:val="24"/>
          <w:rtl/>
          <w:lang w:eastAsia="he-IL"/>
        </w:rPr>
        <w:t>מימד</w:t>
      </w:r>
      <w:proofErr w:type="spellEnd"/>
      <w:r w:rsidRPr="009C6F6C">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0CC01504"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3FF2E1A4"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63C72A57"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AB03CA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06147000"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5919577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3C3E25A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13" w:name="OLE_LINK1"/>
      <w:bookmarkStart w:id="14"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13"/>
    <w:bookmarkEnd w:id="14"/>
    <w:p w14:paraId="37388B28"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0F3F5C8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0CCE004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55ECD3E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798AC67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5BEBE8B7"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044BA48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lastRenderedPageBreak/>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64F28B2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47D244E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68A9CF38" w14:textId="6F28BCB1"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557F82D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17CC4B3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36EBBFA"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1A2E1960"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75902A26" w14:textId="6F81B2EE"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36ADEF70" w14:textId="2E359609"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49C76A70"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024B20D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738470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650AA13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3D8274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7668B120"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29601801" w14:textId="0153444B"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6685B01C"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31C2028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7AE7E582"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2D5C9EB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5541C14C" w14:textId="398423F5"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56A17340"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0ACF34A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4A2361F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A728AF6" w14:textId="725C606E"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w:t>
      </w:r>
      <w:r w:rsidRPr="009C6F6C">
        <w:rPr>
          <w:rFonts w:ascii="Times New Roman" w:eastAsia="Times New Roman" w:hAnsi="Times New Roman" w:cs="David" w:hint="cs"/>
          <w:sz w:val="24"/>
          <w:szCs w:val="24"/>
          <w:rtl/>
        </w:rPr>
        <w:lastRenderedPageBreak/>
        <w:t>מרגע ההזמנה ע"י צוות הפיקוח והניהול או כל גורם אחר מטעם המזמין.</w:t>
      </w:r>
    </w:p>
    <w:p w14:paraId="2749E2B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588BA78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00A5C09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71DAAB62"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6CEDCDD4"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79FE33BA"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28134E3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07ABB619"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6175A01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88A94D9" w14:textId="6B99F112"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777D3F84" w14:textId="0BC2387A"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w:t>
      </w:r>
      <w:proofErr w:type="spellStart"/>
      <w:r w:rsidRPr="009C6F6C">
        <w:rPr>
          <w:rFonts w:ascii="Times New Roman" w:eastAsia="Times New Roman" w:hAnsi="Times New Roman" w:cs="David"/>
          <w:sz w:val="24"/>
          <w:szCs w:val="24"/>
          <w:rtl/>
        </w:rPr>
        <w:t>הכל</w:t>
      </w:r>
      <w:proofErr w:type="spellEnd"/>
      <w:r w:rsidRPr="009C6F6C">
        <w:rPr>
          <w:rFonts w:ascii="Times New Roman" w:eastAsia="Times New Roman" w:hAnsi="Times New Roman" w:cs="David"/>
          <w:sz w:val="24"/>
          <w:szCs w:val="24"/>
          <w:rtl/>
        </w:rPr>
        <w:t xml:space="preserve"> כפי שיפורט בנספח ד'.</w:t>
      </w:r>
    </w:p>
    <w:p w14:paraId="1AFAA05E"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1BE701E7" w14:textId="4653D45D"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0840C6E6"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381B2013" w14:textId="08974E2F"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03AA4D6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3768FDE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1E06BD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29950AEB"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55D0929E"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D95888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2CA431D6"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218A374"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76436245"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21DD5B3" w14:textId="40BAD0E6"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1D9BE568"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00BC9529" w14:textId="4DB94CCD"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5DB2F938"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60FC372" w14:textId="19607DCD"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15C9B326"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5EA7E43"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3FFAB8CA"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108FFF51"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7F428968"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369E69D2"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764E6DAF"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39D2CEF5"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675A548F"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0F6ADDB3"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11C7D726"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A958C58"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1635E7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2CEC05C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5A76DA6" w14:textId="49FAB79E"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21CBBCE4"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01A3685"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8AA4EEE" w14:textId="6722708E" w:rsidR="00242A73" w:rsidRPr="00242A73" w:rsidRDefault="00242A73" w:rsidP="007751E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w:t>
      </w:r>
      <w:del w:id="15" w:author="גרמן קגנובסקי" w:date="2021-06-17T10:30:00Z">
        <w:r w:rsidRPr="00242A73" w:rsidDel="007751EB">
          <w:rPr>
            <w:rFonts w:ascii="Times New Roman" w:eastAsia="Times New Roman" w:hAnsi="Times New Roman" w:cs="David"/>
            <w:sz w:val="24"/>
            <w:szCs w:val="24"/>
            <w:rtl/>
            <w:lang w:eastAsia="he-IL"/>
          </w:rPr>
          <w:delText xml:space="preserve">_________ </w:delText>
        </w:r>
      </w:del>
      <w:ins w:id="16" w:author="גרמן קגנובסקי" w:date="2021-06-17T10:30:00Z">
        <w:r w:rsidR="007751EB">
          <w:rPr>
            <w:rFonts w:ascii="Times New Roman" w:eastAsia="Times New Roman" w:hAnsi="Times New Roman" w:cs="David" w:hint="cs"/>
            <w:sz w:val="24"/>
            <w:szCs w:val="24"/>
            <w:rtl/>
            <w:lang w:eastAsia="he-IL"/>
          </w:rPr>
          <w:t>40,000</w:t>
        </w:r>
        <w:r w:rsidR="007751EB" w:rsidRPr="00242A73">
          <w:rPr>
            <w:rFonts w:ascii="Times New Roman" w:eastAsia="Times New Roman" w:hAnsi="Times New Roman" w:cs="David"/>
            <w:sz w:val="24"/>
            <w:szCs w:val="24"/>
            <w:rtl/>
            <w:lang w:eastAsia="he-IL"/>
          </w:rPr>
          <w:t xml:space="preserve"> </w:t>
        </w:r>
      </w:ins>
      <w:r w:rsidRPr="00242A73">
        <w:rPr>
          <w:rFonts w:ascii="Times New Roman" w:eastAsia="Times New Roman" w:hAnsi="Times New Roman" w:cs="David"/>
          <w:sz w:val="24"/>
          <w:szCs w:val="24"/>
          <w:rtl/>
          <w:lang w:eastAsia="he-IL"/>
        </w:rPr>
        <w:t>ש"ח (במילים _</w:t>
      </w:r>
      <w:ins w:id="17" w:author="גרמן קגנובסקי" w:date="2021-06-17T10:30:00Z">
        <w:r w:rsidR="007751EB">
          <w:rPr>
            <w:rFonts w:ascii="Times New Roman" w:eastAsia="Times New Roman" w:hAnsi="Times New Roman" w:cs="David" w:hint="cs"/>
            <w:sz w:val="24"/>
            <w:szCs w:val="24"/>
            <w:rtl/>
            <w:lang w:eastAsia="he-IL"/>
          </w:rPr>
          <w:t xml:space="preserve">ארבעים אלף </w:t>
        </w:r>
      </w:ins>
      <w:del w:id="18" w:author="גרמן קגנובסקי" w:date="2021-06-17T10:30:00Z">
        <w:r w:rsidRPr="00242A73" w:rsidDel="007751EB">
          <w:rPr>
            <w:rFonts w:ascii="Times New Roman" w:eastAsia="Times New Roman" w:hAnsi="Times New Roman" w:cs="David"/>
            <w:sz w:val="24"/>
            <w:szCs w:val="24"/>
            <w:rtl/>
            <w:lang w:eastAsia="he-IL"/>
          </w:rPr>
          <w:delText>_____________</w:delText>
        </w:r>
      </w:del>
      <w:r w:rsidRPr="00242A73">
        <w:rPr>
          <w:rFonts w:ascii="Times New Roman" w:eastAsia="Times New Roman" w:hAnsi="Times New Roman" w:cs="David"/>
          <w:sz w:val="24"/>
          <w:szCs w:val="24"/>
          <w:rtl/>
          <w:lang w:eastAsia="he-IL"/>
        </w:rPr>
        <w:t xml:space="preserve">  ש"ח)</w:t>
      </w:r>
      <w:del w:id="19" w:author="גרמן קגנובסקי" w:date="2021-06-17T10:30:00Z">
        <w:r w:rsidRPr="00242A73" w:rsidDel="007751EB">
          <w:rPr>
            <w:rFonts w:ascii="Times New Roman" w:eastAsia="Times New Roman" w:hAnsi="Times New Roman" w:cs="David"/>
            <w:sz w:val="24"/>
            <w:szCs w:val="24"/>
            <w:rtl/>
            <w:lang w:eastAsia="he-IL"/>
          </w:rPr>
          <w:delText>לכל מבנה ראשוני</w:delText>
        </w:r>
      </w:del>
      <w:ins w:id="20" w:author="גרמן קגנובסקי" w:date="2021-06-17T10:30:00Z">
        <w:r w:rsidR="007751EB">
          <w:rPr>
            <w:rFonts w:ascii="Times New Roman" w:eastAsia="Times New Roman" w:hAnsi="Times New Roman" w:cs="David" w:hint="cs"/>
            <w:sz w:val="24"/>
            <w:szCs w:val="24"/>
            <w:rtl/>
            <w:lang w:eastAsia="he-IL"/>
          </w:rPr>
          <w:t>לפרויקט</w:t>
        </w:r>
      </w:ins>
      <w:r w:rsidRPr="00242A73">
        <w:rPr>
          <w:rFonts w:ascii="Times New Roman" w:eastAsia="Times New Roman" w:hAnsi="Times New Roman" w:cs="David"/>
          <w:sz w:val="24"/>
          <w:szCs w:val="24"/>
          <w:rtl/>
          <w:lang w:eastAsia="he-IL"/>
        </w:rPr>
        <w:t xml:space="preserve">. </w:t>
      </w:r>
    </w:p>
    <w:p w14:paraId="0DC1B729" w14:textId="4F34D119" w:rsidR="009C6F6C" w:rsidRPr="00242A73" w:rsidDel="007751EB" w:rsidRDefault="00242A73" w:rsidP="007751EB">
      <w:pPr>
        <w:widowControl w:val="0"/>
        <w:spacing w:before="120" w:beforeAutospacing="0" w:after="60" w:afterAutospacing="0" w:line="240" w:lineRule="auto"/>
        <w:ind w:left="1440" w:hanging="720"/>
        <w:jc w:val="both"/>
        <w:rPr>
          <w:del w:id="21" w:author="גרמן קגנובסקי" w:date="2021-06-17T10:30:00Z"/>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del w:id="22" w:author="גרמן קגנובסקי" w:date="2021-06-17T10:30:00Z">
        <w:r w:rsidRPr="00242A73" w:rsidDel="007751EB">
          <w:rPr>
            <w:rFonts w:ascii="Times New Roman" w:eastAsia="Times New Roman" w:hAnsi="Times New Roman" w:cs="David" w:hint="cs"/>
            <w:sz w:val="24"/>
            <w:szCs w:val="24"/>
            <w:rtl/>
            <w:lang w:eastAsia="he-IL"/>
          </w:rPr>
          <w:delText xml:space="preserve">תמורת ביצוע שירותי היועץ ישולם </w:delText>
        </w:r>
        <w:r w:rsidRPr="00242A73" w:rsidDel="007751EB">
          <w:rPr>
            <w:rFonts w:ascii="Times New Roman" w:eastAsia="Times New Roman" w:hAnsi="Times New Roman" w:cs="David"/>
            <w:sz w:val="24"/>
            <w:szCs w:val="24"/>
            <w:rtl/>
            <w:lang w:eastAsia="he-IL"/>
          </w:rPr>
          <w:delText xml:space="preserve">סכום קבוע ומוחלט של _________ ש"ח (במילים ______________  ש"ח) לכל מבנה חוזר. </w:delText>
        </w:r>
      </w:del>
    </w:p>
    <w:p w14:paraId="183D6807" w14:textId="384679B5" w:rsidR="00242A73" w:rsidRPr="009C6F6C" w:rsidDel="007751EB" w:rsidRDefault="00242A73" w:rsidP="007751EB">
      <w:pPr>
        <w:widowControl w:val="0"/>
        <w:spacing w:before="120" w:beforeAutospacing="0" w:after="60" w:afterAutospacing="0" w:line="240" w:lineRule="auto"/>
        <w:ind w:left="1440" w:hanging="720"/>
        <w:jc w:val="both"/>
        <w:rPr>
          <w:del w:id="23" w:author="גרמן קגנובסקי" w:date="2021-06-17T10:30:00Z"/>
          <w:rFonts w:ascii="Times New Roman" w:eastAsia="Times New Roman" w:hAnsi="Times New Roman" w:cs="David"/>
          <w:sz w:val="20"/>
          <w:szCs w:val="24"/>
          <w:rtl/>
          <w:lang w:eastAsia="he-IL"/>
        </w:rPr>
        <w:pPrChange w:id="24" w:author="גרמן קגנובסקי" w:date="2021-06-17T10:30:00Z">
          <w:pPr>
            <w:widowControl w:val="0"/>
            <w:spacing w:before="0" w:beforeAutospacing="0" w:after="0" w:afterAutospacing="0" w:line="240" w:lineRule="auto"/>
            <w:ind w:hanging="720"/>
            <w:jc w:val="both"/>
          </w:pPr>
        </w:pPrChange>
      </w:pPr>
    </w:p>
    <w:p w14:paraId="5B9C505F" w14:textId="601B2829" w:rsidR="009C6F6C" w:rsidRPr="009C6F6C" w:rsidDel="007751EB" w:rsidRDefault="00242A73" w:rsidP="007751EB">
      <w:pPr>
        <w:widowControl w:val="0"/>
        <w:spacing w:before="120" w:beforeAutospacing="0" w:after="60" w:afterAutospacing="0" w:line="240" w:lineRule="auto"/>
        <w:ind w:left="1440" w:hanging="720"/>
        <w:jc w:val="both"/>
        <w:rPr>
          <w:del w:id="25" w:author="גרמן קגנובסקי" w:date="2021-06-17T10:30:00Z"/>
          <w:rFonts w:ascii="Times New Roman" w:eastAsia="Times New Roman" w:hAnsi="Times New Roman" w:cs="David"/>
          <w:sz w:val="20"/>
          <w:szCs w:val="24"/>
          <w:rtl/>
          <w:lang w:eastAsia="he-IL"/>
        </w:rPr>
        <w:pPrChange w:id="26" w:author="גרמן קגנובסקי" w:date="2021-06-17T10:30:00Z">
          <w:pPr>
            <w:widowControl w:val="0"/>
            <w:spacing w:before="0" w:beforeAutospacing="0" w:after="0" w:afterAutospacing="0" w:line="240" w:lineRule="auto"/>
            <w:ind w:left="714" w:hanging="630"/>
            <w:jc w:val="both"/>
          </w:pPr>
        </w:pPrChange>
      </w:pPr>
      <w:del w:id="27" w:author="גרמן קגנובסקי" w:date="2021-06-17T10:30:00Z">
        <w:r w:rsidDel="007751EB">
          <w:rPr>
            <w:rFonts w:ascii="Times New Roman" w:eastAsia="Times New Roman" w:hAnsi="Times New Roman" w:cs="David" w:hint="cs"/>
            <w:sz w:val="20"/>
            <w:szCs w:val="24"/>
            <w:rtl/>
            <w:lang w:eastAsia="he-IL"/>
          </w:rPr>
          <w:delText>2</w:delText>
        </w:r>
        <w:r w:rsidR="009C6F6C" w:rsidRPr="009C6F6C" w:rsidDel="007751EB">
          <w:rPr>
            <w:rFonts w:ascii="Times New Roman" w:eastAsia="Times New Roman" w:hAnsi="Times New Roman" w:cs="David"/>
            <w:sz w:val="20"/>
            <w:szCs w:val="24"/>
            <w:rtl/>
            <w:lang w:eastAsia="he-IL"/>
          </w:rPr>
          <w:delText>.</w:delText>
        </w:r>
        <w:r w:rsidR="009C6F6C" w:rsidRPr="009C6F6C" w:rsidDel="007751EB">
          <w:rPr>
            <w:rFonts w:ascii="Times New Roman" w:eastAsia="Times New Roman" w:hAnsi="Times New Roman" w:cs="David"/>
            <w:sz w:val="20"/>
            <w:szCs w:val="24"/>
            <w:rtl/>
            <w:lang w:eastAsia="he-IL"/>
          </w:rPr>
          <w:tab/>
          <w:delText>למען הסר ספק:</w:delText>
        </w:r>
      </w:del>
    </w:p>
    <w:p w14:paraId="16C43A5C" w14:textId="0CE08E3B" w:rsidR="009C6F6C" w:rsidRPr="009C6F6C" w:rsidDel="007751EB" w:rsidRDefault="009C6F6C" w:rsidP="007751EB">
      <w:pPr>
        <w:widowControl w:val="0"/>
        <w:spacing w:before="120" w:beforeAutospacing="0" w:after="60" w:afterAutospacing="0" w:line="240" w:lineRule="auto"/>
        <w:ind w:left="1440" w:hanging="720"/>
        <w:jc w:val="both"/>
        <w:rPr>
          <w:del w:id="28" w:author="גרמן קגנובסקי" w:date="2021-06-17T10:30:00Z"/>
          <w:rFonts w:ascii="Times New Roman" w:eastAsia="Times New Roman" w:hAnsi="Times New Roman" w:cs="David"/>
          <w:sz w:val="20"/>
          <w:szCs w:val="24"/>
          <w:rtl/>
          <w:lang w:eastAsia="he-IL"/>
        </w:rPr>
        <w:pPrChange w:id="29" w:author="גרמן קגנובסקי" w:date="2021-06-17T10:30:00Z">
          <w:pPr>
            <w:widowControl w:val="0"/>
            <w:spacing w:before="0" w:beforeAutospacing="0" w:after="0" w:afterAutospacing="0" w:line="240" w:lineRule="auto"/>
            <w:ind w:hanging="720"/>
            <w:jc w:val="both"/>
          </w:pPr>
        </w:pPrChange>
      </w:pPr>
    </w:p>
    <w:p w14:paraId="00FF99D7" w14:textId="3F00000D" w:rsidR="009C6F6C" w:rsidRPr="009C6F6C" w:rsidDel="007751EB" w:rsidRDefault="00242A73" w:rsidP="007751EB">
      <w:pPr>
        <w:widowControl w:val="0"/>
        <w:spacing w:before="120" w:beforeAutospacing="0" w:after="60" w:afterAutospacing="0" w:line="240" w:lineRule="auto"/>
        <w:ind w:left="1440" w:hanging="720"/>
        <w:jc w:val="both"/>
        <w:rPr>
          <w:del w:id="30" w:author="גרמן קגנובסקי" w:date="2021-06-17T10:30:00Z"/>
          <w:rFonts w:ascii="Times New Roman" w:eastAsia="Times New Roman" w:hAnsi="Times New Roman" w:cs="David"/>
          <w:sz w:val="24"/>
          <w:szCs w:val="24"/>
          <w:rtl/>
        </w:rPr>
        <w:pPrChange w:id="31" w:author="גרמן קגנובסקי" w:date="2021-06-17T10:30:00Z">
          <w:pPr>
            <w:spacing w:before="0" w:beforeAutospacing="0" w:after="0" w:afterAutospacing="0" w:line="240" w:lineRule="auto"/>
            <w:ind w:left="1440" w:hanging="720"/>
            <w:jc w:val="both"/>
          </w:pPr>
        </w:pPrChange>
      </w:pPr>
      <w:del w:id="32" w:author="גרמן קגנובסקי" w:date="2021-06-17T10:30:00Z">
        <w:r w:rsidDel="007751EB">
          <w:rPr>
            <w:rFonts w:ascii="Times New Roman" w:eastAsia="Times New Roman" w:hAnsi="Times New Roman" w:cs="David" w:hint="cs"/>
            <w:sz w:val="24"/>
            <w:szCs w:val="24"/>
            <w:rtl/>
          </w:rPr>
          <w:delText>2</w:delText>
        </w:r>
        <w:r w:rsidR="009C6F6C" w:rsidRPr="009C6F6C" w:rsidDel="007751EB">
          <w:rPr>
            <w:rFonts w:ascii="Times New Roman" w:eastAsia="Times New Roman" w:hAnsi="Times New Roman" w:cs="David"/>
            <w:sz w:val="24"/>
            <w:szCs w:val="24"/>
            <w:rtl/>
          </w:rPr>
          <w:delText>.1</w:delText>
        </w:r>
        <w:r w:rsidR="009C6F6C" w:rsidRPr="009C6F6C" w:rsidDel="007751EB">
          <w:rPr>
            <w:rFonts w:ascii="Times New Roman" w:eastAsia="Times New Roman" w:hAnsi="Times New Roman" w:cs="David"/>
            <w:sz w:val="24"/>
            <w:szCs w:val="24"/>
            <w:rtl/>
          </w:rPr>
          <w:tab/>
          <w:delText>מובהר כי שכר ה</w:delText>
        </w:r>
        <w:r w:rsidR="00141D80" w:rsidDel="007751EB">
          <w:rPr>
            <w:rFonts w:ascii="Times New Roman" w:eastAsia="Times New Roman" w:hAnsi="Times New Roman" w:cs="David"/>
            <w:sz w:val="24"/>
            <w:szCs w:val="24"/>
            <w:rtl/>
          </w:rPr>
          <w:delText>יועץ</w:delText>
        </w:r>
        <w:r w:rsidR="009C6F6C" w:rsidRPr="009C6F6C" w:rsidDel="007751EB">
          <w:rPr>
            <w:rFonts w:ascii="Times New Roman" w:eastAsia="Times New Roman" w:hAnsi="Times New Roman" w:cs="David"/>
            <w:sz w:val="24"/>
            <w:szCs w:val="24"/>
            <w:rtl/>
          </w:rPr>
          <w:delText xml:space="preserve"> ומועדי התשלום הינם סופיים ומוחלטים, והם לא ישתנו מכל גורם שהו</w:delText>
        </w:r>
        <w:r w:rsidR="009C6F6C" w:rsidRPr="009C6F6C" w:rsidDel="007751EB">
          <w:rPr>
            <w:rFonts w:ascii="Times New Roman" w:eastAsia="Times New Roman" w:hAnsi="Times New Roman" w:cs="David" w:hint="cs"/>
            <w:sz w:val="24"/>
            <w:szCs w:val="24"/>
            <w:rtl/>
          </w:rPr>
          <w:delText xml:space="preserve">א כמפורט בסעיף 7 לחוזה. </w:delText>
        </w:r>
      </w:del>
    </w:p>
    <w:p w14:paraId="68BD8C58" w14:textId="7E0ECB22" w:rsidR="009C6F6C" w:rsidRPr="009C6F6C" w:rsidDel="007751EB" w:rsidRDefault="009C6F6C" w:rsidP="007751EB">
      <w:pPr>
        <w:widowControl w:val="0"/>
        <w:spacing w:before="120" w:beforeAutospacing="0" w:after="60" w:afterAutospacing="0" w:line="240" w:lineRule="auto"/>
        <w:ind w:left="1440" w:hanging="720"/>
        <w:jc w:val="both"/>
        <w:rPr>
          <w:del w:id="33" w:author="גרמן קגנובסקי" w:date="2021-06-17T10:30:00Z"/>
          <w:rFonts w:ascii="Times New Roman" w:eastAsia="Times New Roman" w:hAnsi="Times New Roman" w:cs="David"/>
          <w:sz w:val="24"/>
          <w:szCs w:val="24"/>
        </w:rPr>
        <w:pPrChange w:id="34" w:author="גרמן קגנובסקי" w:date="2021-06-17T10:30:00Z">
          <w:pPr>
            <w:spacing w:before="0" w:beforeAutospacing="0" w:after="0" w:afterAutospacing="0" w:line="240" w:lineRule="auto"/>
            <w:ind w:left="1440" w:hanging="720"/>
            <w:jc w:val="both"/>
          </w:pPr>
        </w:pPrChange>
      </w:pPr>
    </w:p>
    <w:p w14:paraId="4ABDF17F" w14:textId="042A9411" w:rsidR="009C6F6C" w:rsidRPr="009C6F6C" w:rsidDel="007751EB" w:rsidRDefault="00242A73" w:rsidP="007751EB">
      <w:pPr>
        <w:widowControl w:val="0"/>
        <w:spacing w:before="120" w:beforeAutospacing="0" w:after="60" w:afterAutospacing="0" w:line="240" w:lineRule="auto"/>
        <w:ind w:left="1440" w:hanging="720"/>
        <w:jc w:val="both"/>
        <w:rPr>
          <w:del w:id="35" w:author="גרמן קגנובסקי" w:date="2021-06-17T10:30:00Z"/>
          <w:rFonts w:ascii="Times New Roman" w:eastAsia="Times New Roman" w:hAnsi="Times New Roman" w:cs="David"/>
          <w:sz w:val="24"/>
          <w:szCs w:val="24"/>
          <w:rtl/>
        </w:rPr>
        <w:pPrChange w:id="36" w:author="גרמן קגנובסקי" w:date="2021-06-17T10:30:00Z">
          <w:pPr>
            <w:spacing w:before="0" w:beforeAutospacing="0" w:after="0" w:afterAutospacing="0" w:line="240" w:lineRule="auto"/>
            <w:ind w:left="1440" w:hanging="720"/>
            <w:jc w:val="both"/>
          </w:pPr>
        </w:pPrChange>
      </w:pPr>
      <w:del w:id="37" w:author="גרמן קגנובסקי" w:date="2021-06-17T10:30:00Z">
        <w:r w:rsidDel="007751EB">
          <w:rPr>
            <w:rFonts w:ascii="Times New Roman" w:eastAsia="Times New Roman" w:hAnsi="Times New Roman" w:cs="David" w:hint="cs"/>
            <w:sz w:val="24"/>
            <w:szCs w:val="24"/>
            <w:rtl/>
          </w:rPr>
          <w:delText>2</w:delText>
        </w:r>
        <w:r w:rsidR="009C6F6C" w:rsidRPr="009C6F6C" w:rsidDel="007751EB">
          <w:rPr>
            <w:rFonts w:ascii="Times New Roman" w:eastAsia="Times New Roman" w:hAnsi="Times New Roman" w:cs="David"/>
            <w:sz w:val="24"/>
            <w:szCs w:val="24"/>
            <w:rtl/>
          </w:rPr>
          <w:delText>.</w:delText>
        </w:r>
        <w:r w:rsidR="009C6F6C" w:rsidRPr="009C6F6C" w:rsidDel="007751EB">
          <w:rPr>
            <w:rFonts w:ascii="Times New Roman" w:eastAsia="Times New Roman" w:hAnsi="Times New Roman" w:cs="David" w:hint="cs"/>
            <w:sz w:val="24"/>
            <w:szCs w:val="24"/>
            <w:rtl/>
          </w:rPr>
          <w:delText>2</w:delText>
        </w:r>
        <w:r w:rsidR="009C6F6C" w:rsidRPr="009C6F6C" w:rsidDel="007751EB">
          <w:rPr>
            <w:rFonts w:ascii="Times New Roman" w:eastAsia="Times New Roman" w:hAnsi="Times New Roman" w:cs="David"/>
            <w:sz w:val="24"/>
            <w:szCs w:val="24"/>
            <w:rtl/>
          </w:rPr>
          <w:tab/>
          <w:delText>שכר ה</w:delText>
        </w:r>
        <w:r w:rsidR="00141D80" w:rsidDel="007751EB">
          <w:rPr>
            <w:rFonts w:ascii="Times New Roman" w:eastAsia="Times New Roman" w:hAnsi="Times New Roman" w:cs="David"/>
            <w:sz w:val="24"/>
            <w:szCs w:val="24"/>
            <w:rtl/>
          </w:rPr>
          <w:delText>יועץ</w:delText>
        </w:r>
        <w:r w:rsidR="009C6F6C" w:rsidRPr="009C6F6C" w:rsidDel="007751EB">
          <w:rPr>
            <w:rFonts w:ascii="Times New Roman" w:eastAsia="Times New Roman" w:hAnsi="Times New Roman" w:cs="David"/>
            <w:sz w:val="24"/>
            <w:szCs w:val="24"/>
            <w:rtl/>
          </w:rPr>
          <w:delText xml:space="preserve"> כולל את כל המפורט בחוזה על כל נספחיו, לרבות נספח ב'</w:delText>
        </w:r>
        <w:r w:rsidR="009C6F6C" w:rsidRPr="009C6F6C" w:rsidDel="007751EB">
          <w:rPr>
            <w:rFonts w:ascii="Times New Roman" w:eastAsia="Times New Roman" w:hAnsi="Times New Roman" w:cs="David" w:hint="cs"/>
            <w:sz w:val="24"/>
            <w:szCs w:val="24"/>
            <w:rtl/>
          </w:rPr>
          <w:delText xml:space="preserve"> ונספח ח'</w:delText>
        </w:r>
        <w:r w:rsidR="009C6F6C" w:rsidRPr="009C6F6C" w:rsidDel="007751EB">
          <w:rPr>
            <w:rFonts w:ascii="Times New Roman" w:eastAsia="Times New Roman" w:hAnsi="Times New Roman" w:cs="David"/>
            <w:sz w:val="24"/>
            <w:szCs w:val="24"/>
            <w:rtl/>
          </w:rPr>
          <w:delText>.</w:delText>
        </w:r>
      </w:del>
    </w:p>
    <w:p w14:paraId="73E67F28" w14:textId="707EEFDE" w:rsidR="009C6F6C" w:rsidRPr="009C6F6C" w:rsidDel="007751EB" w:rsidRDefault="009C6F6C" w:rsidP="007751EB">
      <w:pPr>
        <w:widowControl w:val="0"/>
        <w:spacing w:before="120" w:beforeAutospacing="0" w:after="60" w:afterAutospacing="0" w:line="240" w:lineRule="auto"/>
        <w:ind w:left="1440" w:hanging="720"/>
        <w:jc w:val="both"/>
        <w:rPr>
          <w:del w:id="38" w:author="גרמן קגנובסקי" w:date="2021-06-17T10:30:00Z"/>
          <w:rFonts w:ascii="Times New Roman" w:eastAsia="Times New Roman" w:hAnsi="Times New Roman" w:cs="David"/>
          <w:sz w:val="24"/>
          <w:szCs w:val="24"/>
          <w:rtl/>
        </w:rPr>
        <w:pPrChange w:id="39" w:author="גרמן קגנובסקי" w:date="2021-06-17T10:30:00Z">
          <w:pPr>
            <w:spacing w:before="0" w:beforeAutospacing="0" w:after="0" w:afterAutospacing="0" w:line="240" w:lineRule="auto"/>
            <w:ind w:left="1440" w:hanging="720"/>
            <w:jc w:val="both"/>
          </w:pPr>
        </w:pPrChange>
      </w:pPr>
    </w:p>
    <w:p w14:paraId="6CA9228E" w14:textId="74D09983" w:rsidR="009C6F6C" w:rsidRPr="009C6F6C" w:rsidDel="007751EB" w:rsidRDefault="00242A73" w:rsidP="007751EB">
      <w:pPr>
        <w:widowControl w:val="0"/>
        <w:spacing w:before="120" w:beforeAutospacing="0" w:after="60" w:afterAutospacing="0" w:line="240" w:lineRule="auto"/>
        <w:ind w:left="1440" w:hanging="720"/>
        <w:jc w:val="both"/>
        <w:rPr>
          <w:del w:id="40" w:author="גרמן קגנובסקי" w:date="2021-06-17T10:30:00Z"/>
          <w:rFonts w:ascii="Times New Roman" w:eastAsia="Times New Roman" w:hAnsi="Times New Roman" w:cs="David"/>
          <w:sz w:val="24"/>
          <w:szCs w:val="24"/>
          <w:rtl/>
        </w:rPr>
        <w:pPrChange w:id="41" w:author="גרמן קגנובסקי" w:date="2021-06-17T10:30:00Z">
          <w:pPr>
            <w:spacing w:before="0" w:beforeAutospacing="0" w:after="0" w:afterAutospacing="0" w:line="240" w:lineRule="auto"/>
            <w:ind w:left="1440" w:hanging="720"/>
            <w:jc w:val="both"/>
          </w:pPr>
        </w:pPrChange>
      </w:pPr>
      <w:del w:id="42" w:author="גרמן קגנובסקי" w:date="2021-06-17T10:30:00Z">
        <w:r w:rsidDel="007751EB">
          <w:rPr>
            <w:rFonts w:ascii="Times New Roman" w:eastAsia="Times New Roman" w:hAnsi="Times New Roman" w:cs="David" w:hint="cs"/>
            <w:sz w:val="24"/>
            <w:szCs w:val="24"/>
            <w:rtl/>
          </w:rPr>
          <w:delText>2.3</w:delText>
        </w:r>
        <w:r w:rsidR="009C6F6C" w:rsidRPr="009C6F6C" w:rsidDel="007751EB">
          <w:rPr>
            <w:rFonts w:ascii="Times New Roman" w:eastAsia="Times New Roman" w:hAnsi="Times New Roman" w:cs="David" w:hint="cs"/>
            <w:sz w:val="24"/>
            <w:szCs w:val="24"/>
            <w:rtl/>
          </w:rPr>
          <w:tab/>
        </w:r>
        <w:r w:rsidR="009C6F6C" w:rsidRPr="00242A73" w:rsidDel="007751EB">
          <w:rPr>
            <w:rFonts w:ascii="Times New Roman" w:eastAsia="Times New Roman" w:hAnsi="Times New Roman" w:cs="David"/>
            <w:sz w:val="24"/>
            <w:szCs w:val="24"/>
            <w:rtl/>
          </w:rPr>
          <w:delText>התמורה הינה סופית ולא תאושרנה תוספות שכר עקב שינויי תכנון בגלל התקדמות</w:delText>
        </w:r>
        <w:r w:rsidR="009C6F6C" w:rsidRPr="009C6F6C" w:rsidDel="007751EB">
          <w:rPr>
            <w:rFonts w:ascii="Times New Roman" w:eastAsia="Times New Roman" w:hAnsi="Times New Roman" w:cs="David"/>
            <w:sz w:val="24"/>
            <w:szCs w:val="24"/>
            <w:rtl/>
          </w:rPr>
          <w:delText xml:space="preserve"> התכנון של שאר היועצים</w:delText>
        </w:r>
        <w:r w:rsidR="009C6F6C" w:rsidRPr="009C6F6C" w:rsidDel="007751EB">
          <w:rPr>
            <w:rFonts w:ascii="Times New Roman" w:eastAsia="Times New Roman" w:hAnsi="Times New Roman" w:cs="David" w:hint="cs"/>
            <w:sz w:val="24"/>
            <w:szCs w:val="24"/>
            <w:rtl/>
          </w:rPr>
          <w:delText>.</w:delText>
        </w:r>
      </w:del>
    </w:p>
    <w:p w14:paraId="2F9F99B3" w14:textId="019E3539" w:rsidR="009C6F6C" w:rsidRPr="009C6F6C" w:rsidDel="007751EB" w:rsidRDefault="009C6F6C" w:rsidP="007751EB">
      <w:pPr>
        <w:widowControl w:val="0"/>
        <w:spacing w:before="120" w:beforeAutospacing="0" w:after="60" w:afterAutospacing="0" w:line="240" w:lineRule="auto"/>
        <w:ind w:left="1440" w:hanging="720"/>
        <w:jc w:val="both"/>
        <w:rPr>
          <w:del w:id="43" w:author="גרמן קגנובסקי" w:date="2021-06-17T10:30:00Z"/>
          <w:rFonts w:ascii="Times New Roman" w:eastAsia="Times New Roman" w:hAnsi="Times New Roman" w:cs="David"/>
          <w:sz w:val="24"/>
          <w:szCs w:val="24"/>
          <w:rtl/>
        </w:rPr>
        <w:pPrChange w:id="44" w:author="גרמן קגנובסקי" w:date="2021-06-17T10:30:00Z">
          <w:pPr>
            <w:spacing w:before="0" w:beforeAutospacing="0" w:after="0" w:afterAutospacing="0" w:line="240" w:lineRule="auto"/>
            <w:ind w:left="1440" w:hanging="720"/>
            <w:jc w:val="both"/>
          </w:pPr>
        </w:pPrChange>
      </w:pPr>
    </w:p>
    <w:p w14:paraId="18D82219" w14:textId="1223E2CC" w:rsidR="009C6F6C" w:rsidRPr="009C6F6C" w:rsidDel="007751EB" w:rsidRDefault="00242A73" w:rsidP="007751EB">
      <w:pPr>
        <w:widowControl w:val="0"/>
        <w:spacing w:before="120" w:beforeAutospacing="0" w:after="60" w:afterAutospacing="0" w:line="240" w:lineRule="auto"/>
        <w:ind w:left="1440" w:hanging="720"/>
        <w:jc w:val="both"/>
        <w:rPr>
          <w:del w:id="45" w:author="גרמן קגנובסקי" w:date="2021-06-17T10:30:00Z"/>
          <w:rFonts w:ascii="Times New Roman" w:eastAsia="Times New Roman" w:hAnsi="Times New Roman" w:cs="David"/>
          <w:sz w:val="24"/>
          <w:szCs w:val="24"/>
          <w:rtl/>
        </w:rPr>
        <w:pPrChange w:id="46" w:author="גרמן קגנובסקי" w:date="2021-06-17T10:30:00Z">
          <w:pPr>
            <w:spacing w:before="0" w:beforeAutospacing="0" w:after="0" w:afterAutospacing="0" w:line="240" w:lineRule="auto"/>
            <w:ind w:left="1440" w:hanging="720"/>
            <w:jc w:val="both"/>
          </w:pPr>
        </w:pPrChange>
      </w:pPr>
      <w:del w:id="47" w:author="גרמן קגנובסקי" w:date="2021-06-17T10:30:00Z">
        <w:r w:rsidDel="007751EB">
          <w:rPr>
            <w:rFonts w:ascii="Times New Roman" w:eastAsia="Times New Roman" w:hAnsi="Times New Roman" w:cs="David" w:hint="cs"/>
            <w:sz w:val="24"/>
            <w:szCs w:val="24"/>
            <w:rtl/>
          </w:rPr>
          <w:delText>2</w:delText>
        </w:r>
        <w:r w:rsidR="009C6F6C" w:rsidRPr="009C6F6C" w:rsidDel="007751EB">
          <w:rPr>
            <w:rFonts w:ascii="Times New Roman" w:eastAsia="Times New Roman" w:hAnsi="Times New Roman" w:cs="David" w:hint="cs"/>
            <w:sz w:val="24"/>
            <w:szCs w:val="24"/>
            <w:rtl/>
          </w:rPr>
          <w:delText>.4</w:delText>
        </w:r>
        <w:r w:rsidR="009C6F6C" w:rsidRPr="009C6F6C" w:rsidDel="007751EB">
          <w:rPr>
            <w:rFonts w:ascii="Times New Roman" w:eastAsia="Times New Roman" w:hAnsi="Times New Roman" w:cs="David" w:hint="cs"/>
            <w:sz w:val="24"/>
            <w:szCs w:val="24"/>
            <w:rtl/>
          </w:rPr>
          <w:tab/>
          <w:delText xml:space="preserve">על אף האמור בסעיף 3.1 לעיל, </w:delText>
        </w:r>
        <w:r w:rsidR="009C6F6C" w:rsidRPr="009C6F6C" w:rsidDel="007751EB">
          <w:rPr>
            <w:rFonts w:ascii="Times New Roman" w:eastAsia="Times New Roman" w:hAnsi="Times New Roman" w:cs="David"/>
            <w:sz w:val="24"/>
            <w:szCs w:val="24"/>
            <w:rtl/>
          </w:rPr>
          <w:delText xml:space="preserve">בקשות לתוספת שכר </w:delText>
        </w:r>
        <w:r w:rsidR="009C6F6C" w:rsidRPr="009C6F6C" w:rsidDel="007751EB">
          <w:rPr>
            <w:rFonts w:ascii="Times New Roman" w:eastAsia="Times New Roman" w:hAnsi="Times New Roman" w:cs="David" w:hint="cs"/>
            <w:sz w:val="24"/>
            <w:szCs w:val="24"/>
            <w:rtl/>
          </w:rPr>
          <w:delText>ידונו בתנאים כמפורט בסעיף 8 לחוזה בלבד.</w:delText>
        </w:r>
      </w:del>
    </w:p>
    <w:p w14:paraId="36A0EA28" w14:textId="05C060B7" w:rsidR="009C6F6C" w:rsidRPr="009C6F6C" w:rsidDel="007751EB" w:rsidRDefault="009C6F6C" w:rsidP="007751EB">
      <w:pPr>
        <w:widowControl w:val="0"/>
        <w:spacing w:before="120" w:beforeAutospacing="0" w:after="60" w:afterAutospacing="0" w:line="240" w:lineRule="auto"/>
        <w:ind w:left="1440" w:hanging="720"/>
        <w:jc w:val="both"/>
        <w:rPr>
          <w:del w:id="48" w:author="גרמן קגנובסקי" w:date="2021-06-17T10:30:00Z"/>
          <w:rFonts w:ascii="Times New Roman" w:eastAsia="Times New Roman" w:hAnsi="Times New Roman" w:cs="David"/>
          <w:sz w:val="24"/>
          <w:szCs w:val="24"/>
          <w:rtl/>
        </w:rPr>
        <w:pPrChange w:id="49" w:author="גרמן קגנובסקי" w:date="2021-06-17T10:30:00Z">
          <w:pPr>
            <w:spacing w:before="0" w:beforeAutospacing="0" w:after="0" w:afterAutospacing="0" w:line="240" w:lineRule="auto"/>
            <w:ind w:left="1440" w:hanging="720"/>
            <w:jc w:val="both"/>
          </w:pPr>
        </w:pPrChange>
      </w:pPr>
    </w:p>
    <w:p w14:paraId="5643C889" w14:textId="3FB6FC92" w:rsidR="009C6F6C" w:rsidRPr="009C6F6C" w:rsidDel="007751EB" w:rsidRDefault="00242A73" w:rsidP="007751EB">
      <w:pPr>
        <w:widowControl w:val="0"/>
        <w:spacing w:before="120" w:beforeAutospacing="0" w:after="60" w:afterAutospacing="0" w:line="240" w:lineRule="auto"/>
        <w:ind w:left="1440" w:hanging="720"/>
        <w:jc w:val="both"/>
        <w:rPr>
          <w:del w:id="50" w:author="גרמן קגנובסקי" w:date="2021-06-17T10:30:00Z"/>
          <w:rFonts w:ascii="Times New Roman" w:eastAsia="Times New Roman" w:hAnsi="Times New Roman" w:cs="David"/>
          <w:sz w:val="24"/>
          <w:szCs w:val="24"/>
          <w:rtl/>
        </w:rPr>
        <w:pPrChange w:id="51" w:author="גרמן קגנובסקי" w:date="2021-06-17T10:30:00Z">
          <w:pPr>
            <w:spacing w:before="0" w:beforeAutospacing="0" w:after="0" w:afterAutospacing="0" w:line="240" w:lineRule="auto"/>
            <w:ind w:left="1440" w:hanging="720"/>
            <w:jc w:val="both"/>
          </w:pPr>
        </w:pPrChange>
      </w:pPr>
      <w:del w:id="52" w:author="גרמן קגנובסקי" w:date="2021-06-17T10:30:00Z">
        <w:r w:rsidDel="007751EB">
          <w:rPr>
            <w:rFonts w:ascii="Times New Roman" w:eastAsia="Times New Roman" w:hAnsi="Times New Roman" w:cs="David" w:hint="cs"/>
            <w:sz w:val="24"/>
            <w:szCs w:val="24"/>
            <w:rtl/>
          </w:rPr>
          <w:delText>2.5</w:delText>
        </w:r>
        <w:r w:rsidR="009C6F6C" w:rsidRPr="009C6F6C" w:rsidDel="007751EB">
          <w:rPr>
            <w:rFonts w:ascii="Times New Roman" w:eastAsia="Times New Roman" w:hAnsi="Times New Roman" w:cs="David" w:hint="cs"/>
            <w:sz w:val="24"/>
            <w:szCs w:val="24"/>
            <w:rtl/>
          </w:rPr>
          <w:tab/>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01711EF8" w14:textId="77777777" w:rsidR="009C6F6C" w:rsidRPr="009C6F6C" w:rsidRDefault="009C6F6C" w:rsidP="007751EB">
      <w:pPr>
        <w:widowControl w:val="0"/>
        <w:spacing w:before="120" w:beforeAutospacing="0" w:after="60" w:afterAutospacing="0" w:line="240" w:lineRule="auto"/>
        <w:ind w:left="1440" w:hanging="720"/>
        <w:jc w:val="both"/>
        <w:rPr>
          <w:rFonts w:ascii="Times New Roman" w:eastAsia="Times New Roman" w:hAnsi="Times New Roman" w:cs="David"/>
          <w:sz w:val="24"/>
          <w:szCs w:val="24"/>
          <w:rtl/>
        </w:rPr>
        <w:pPrChange w:id="53" w:author="גרמן קגנובסקי" w:date="2021-06-17T10:30:00Z">
          <w:pPr>
            <w:spacing w:before="0" w:beforeAutospacing="0" w:after="0" w:afterAutospacing="0" w:line="240" w:lineRule="auto"/>
            <w:jc w:val="both"/>
          </w:pPr>
        </w:pPrChange>
      </w:pPr>
      <w:r w:rsidRPr="009C6F6C">
        <w:rPr>
          <w:rFonts w:ascii="Times New Roman" w:eastAsia="Times New Roman" w:hAnsi="Times New Roman" w:cs="David" w:hint="cs"/>
          <w:sz w:val="24"/>
          <w:szCs w:val="24"/>
          <w:rtl/>
        </w:rPr>
        <w:t xml:space="preserve"> </w:t>
      </w:r>
    </w:p>
    <w:p w14:paraId="6BBDB27C" w14:textId="549F3079"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67752732"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146DA0FA" w14:textId="723408AF"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4CC55B4E"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7B9E3B9" w14:textId="4B617409" w:rsidR="009C6F6C" w:rsidRPr="00242A73" w:rsidRDefault="00242A73" w:rsidP="00242A73">
      <w:pPr>
        <w:pStyle w:val="ListParagraph"/>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54" w:author="גרמן קגנובסקי" w:date="2021-06-17T10:24:00Z">
            <w:r w:rsidR="001B2D3C">
              <w:rPr>
                <w:rFonts w:hint="cs"/>
                <w:color w:val="008000"/>
                <w:rtl/>
              </w:rPr>
              <w:t>מדד המחירים לצרכן</w:t>
            </w:r>
          </w:ins>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55" w:author="גרמן קגנובסקי" w:date="2021-06-17T10:25:00Z">
            <w:r w:rsidR="001B2D3C">
              <w:rPr>
                <w:rFonts w:hint="cs"/>
                <w:color w:val="008000"/>
                <w:rtl/>
              </w:rPr>
              <w:t>בגין</w:t>
            </w:r>
          </w:ins>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3-31T00:00:00Z">
            <w:dateFormat w:val="dd/MM/yyyy"/>
            <w:lid w:val="he-IL"/>
            <w:storeMappedDataAs w:val="dateTime"/>
            <w:calendar w:val="gregorian"/>
          </w:date>
        </w:sdtPr>
        <w:sdtContent>
          <w:ins w:id="56" w:author="גרמן קגנובסקי" w:date="2021-06-17T10:25:00Z">
            <w:r w:rsidR="001B2D3C">
              <w:rPr>
                <w:rFonts w:hint="cs"/>
                <w:color w:val="008000"/>
                <w:rtl/>
              </w:rPr>
              <w:t>‏31/03/2020</w:t>
            </w:r>
          </w:ins>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57" w:author="גרמן קגנובסקי" w:date="2021-06-17T10:25:00Z">
            <w:r w:rsidR="001B2D3C">
              <w:rPr>
                <w:rFonts w:hint="cs"/>
                <w:color w:val="008000"/>
                <w:rtl/>
              </w:rPr>
              <w:t>223.7832</w:t>
            </w:r>
          </w:ins>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31622D1D"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1E698396" w14:textId="6E5F7ACC"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50E9C0F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329DD69F" w14:textId="241B73F4"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6C3F5F63"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563B39B2" w14:textId="44F9F6E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39214EAF"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AA6C3F2" w14:textId="5502FD98"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4DD4746D" w14:textId="5AB7D924"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6A83662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4DF36107" w14:textId="672A390C" w:rsidR="009C6F6C" w:rsidRPr="009C6F6C" w:rsidRDefault="009C6F6C" w:rsidP="009E43FA">
      <w:pPr>
        <w:spacing w:before="0" w:beforeAutospacing="0" w:after="0" w:afterAutospacing="0" w:line="360" w:lineRule="auto"/>
        <w:ind w:left="720"/>
        <w:rPr>
          <w:rFonts w:ascii="Times New Roman" w:eastAsia="Times New Roman" w:hAnsi="Times New Roman" w:cs="David"/>
          <w:sz w:val="24"/>
          <w:szCs w:val="24"/>
          <w:rtl/>
        </w:rPr>
        <w:pPrChange w:id="58" w:author="גרמן קגנובסקי" w:date="2021-06-17T10:33:00Z">
          <w:pPr>
            <w:spacing w:before="0" w:beforeAutospacing="0" w:after="0" w:afterAutospacing="0" w:line="360" w:lineRule="auto"/>
            <w:ind w:left="720"/>
          </w:pPr>
        </w:pPrChange>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 xml:space="preserve">לאחר </w:t>
      </w:r>
      <w:del w:id="59" w:author="גרמן קגנובסקי" w:date="2021-06-17T10:32:00Z">
        <w:r w:rsidRPr="009C6F6C" w:rsidDel="009E43FA">
          <w:rPr>
            <w:rFonts w:ascii="Times New Roman" w:eastAsia="Times New Roman" w:hAnsi="Times New Roman" w:cs="David"/>
            <w:sz w:val="24"/>
            <w:szCs w:val="24"/>
            <w:rtl/>
          </w:rPr>
          <w:delText>גמר הי</w:delText>
        </w:r>
        <w:r w:rsidRPr="009C6F6C" w:rsidDel="009E43FA">
          <w:rPr>
            <w:rFonts w:ascii="Times New Roman" w:eastAsia="Times New Roman" w:hAnsi="Times New Roman" w:cs="David" w:hint="cs"/>
            <w:sz w:val="24"/>
            <w:szCs w:val="24"/>
            <w:rtl/>
          </w:rPr>
          <w:delText>י</w:delText>
        </w:r>
        <w:r w:rsidRPr="009C6F6C" w:rsidDel="009E43FA">
          <w:rPr>
            <w:rFonts w:ascii="Times New Roman" w:eastAsia="Times New Roman" w:hAnsi="Times New Roman" w:cs="David"/>
            <w:sz w:val="24"/>
            <w:szCs w:val="24"/>
            <w:rtl/>
          </w:rPr>
          <w:delText>עוץ הסופי</w:delText>
        </w:r>
      </w:del>
      <w:ins w:id="60" w:author="גרמן קגנובסקי" w:date="2021-06-17T10:32:00Z">
        <w:r w:rsidR="009E43FA">
          <w:rPr>
            <w:rFonts w:ascii="Times New Roman" w:eastAsia="Times New Roman" w:hAnsi="Times New Roman" w:cs="David" w:hint="cs"/>
            <w:sz w:val="24"/>
            <w:szCs w:val="24"/>
            <w:rtl/>
          </w:rPr>
          <w:t>מתן חוות דעת לתכנית הגשה</w:t>
        </w:r>
      </w:ins>
      <w:r w:rsidRPr="009C6F6C">
        <w:rPr>
          <w:rFonts w:ascii="Times New Roman" w:eastAsia="Times New Roman" w:hAnsi="Times New Roman" w:cs="David"/>
          <w:sz w:val="24"/>
          <w:szCs w:val="24"/>
          <w:rtl/>
        </w:rPr>
        <w:tab/>
      </w:r>
      <w:del w:id="61" w:author="גרמן קגנובסקי" w:date="2021-06-17T10:33:00Z">
        <w:r w:rsidRPr="00FA2003" w:rsidDel="009E43FA">
          <w:rPr>
            <w:rFonts w:ascii="Times New Roman" w:eastAsia="Times New Roman" w:hAnsi="Times New Roman" w:cs="David"/>
            <w:sz w:val="24"/>
            <w:szCs w:val="24"/>
            <w:u w:val="dotted"/>
            <w:rtl/>
          </w:rPr>
          <w:tab/>
        </w:r>
        <w:r w:rsidRPr="00FA2003" w:rsidDel="009E43FA">
          <w:rPr>
            <w:rFonts w:ascii="Times New Roman" w:eastAsia="Times New Roman" w:hAnsi="Times New Roman" w:cs="David"/>
            <w:sz w:val="24"/>
            <w:szCs w:val="24"/>
            <w:u w:val="dotted"/>
            <w:rtl/>
          </w:rPr>
          <w:tab/>
        </w:r>
      </w:del>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del w:id="62" w:author="גרמן קגנובסקי" w:date="2021-06-17T10:32:00Z">
        <w:r w:rsidRPr="009C6F6C" w:rsidDel="009E43FA">
          <w:rPr>
            <w:rFonts w:ascii="Times New Roman" w:eastAsia="Times New Roman" w:hAnsi="Times New Roman" w:cs="David" w:hint="cs"/>
            <w:sz w:val="24"/>
            <w:szCs w:val="24"/>
            <w:rtl/>
          </w:rPr>
          <w:delText>20</w:delText>
        </w:r>
      </w:del>
      <w:ins w:id="63" w:author="גרמן קגנובסקי" w:date="2021-06-17T10:32:00Z">
        <w:r w:rsidR="009E43FA">
          <w:rPr>
            <w:rFonts w:ascii="Times New Roman" w:eastAsia="Times New Roman" w:hAnsi="Times New Roman" w:cs="David" w:hint="cs"/>
            <w:sz w:val="24"/>
            <w:szCs w:val="24"/>
            <w:rtl/>
          </w:rPr>
          <w:t>65</w:t>
        </w:r>
      </w:ins>
      <w:r w:rsidRPr="009C6F6C">
        <w:rPr>
          <w:rFonts w:ascii="Times New Roman" w:eastAsia="Times New Roman" w:hAnsi="Times New Roman" w:cs="David"/>
          <w:sz w:val="24"/>
          <w:szCs w:val="24"/>
          <w:rtl/>
        </w:rPr>
        <w:t>%</w:t>
      </w:r>
    </w:p>
    <w:p w14:paraId="0CDE287B" w14:textId="0D939D2C" w:rsidR="009C6F6C" w:rsidRPr="009C6F6C" w:rsidDel="009E43FA" w:rsidRDefault="009C6F6C" w:rsidP="009C6F6C">
      <w:pPr>
        <w:spacing w:before="0" w:beforeAutospacing="0" w:after="0" w:afterAutospacing="0" w:line="360" w:lineRule="auto"/>
        <w:ind w:left="720"/>
        <w:rPr>
          <w:del w:id="64" w:author="גרמן קגנובסקי" w:date="2021-06-17T10:32:00Z"/>
          <w:rFonts w:ascii="Times New Roman" w:eastAsia="Times New Roman" w:hAnsi="Times New Roman" w:cs="David"/>
          <w:sz w:val="24"/>
          <w:szCs w:val="24"/>
          <w:rtl/>
        </w:rPr>
      </w:pPr>
      <w:del w:id="65" w:author="גרמן קגנובסקי" w:date="2021-06-17T10:32:00Z">
        <w:r w:rsidRPr="009C6F6C" w:rsidDel="009E43FA">
          <w:rPr>
            <w:rFonts w:ascii="Times New Roman" w:eastAsia="Times New Roman" w:hAnsi="Times New Roman" w:cs="David"/>
            <w:sz w:val="24"/>
            <w:szCs w:val="24"/>
            <w:rtl/>
          </w:rPr>
          <w:delText>1.3</w:delText>
        </w:r>
        <w:r w:rsidRPr="009C6F6C" w:rsidDel="009E43FA">
          <w:rPr>
            <w:rFonts w:ascii="Times New Roman" w:eastAsia="Times New Roman" w:hAnsi="Times New Roman" w:cs="David"/>
            <w:sz w:val="24"/>
            <w:szCs w:val="24"/>
            <w:rtl/>
          </w:rPr>
          <w:tab/>
          <w:delText xml:space="preserve">לאחר גמר </w:delText>
        </w:r>
        <w:r w:rsidRPr="009C6F6C" w:rsidDel="009E43FA">
          <w:rPr>
            <w:rFonts w:ascii="Times New Roman" w:eastAsia="Times New Roman" w:hAnsi="Times New Roman" w:cs="David" w:hint="cs"/>
            <w:sz w:val="24"/>
            <w:szCs w:val="24"/>
            <w:rtl/>
          </w:rPr>
          <w:delText>הייעוץ המפורט</w:delText>
        </w:r>
        <w:r w:rsidRPr="00FA2003" w:rsidDel="009E43FA">
          <w:rPr>
            <w:rFonts w:ascii="Times New Roman" w:eastAsia="Times New Roman" w:hAnsi="Times New Roman" w:cs="David" w:hint="cs"/>
            <w:sz w:val="24"/>
            <w:szCs w:val="24"/>
            <w:u w:val="dotted"/>
            <w:rtl/>
          </w:rPr>
          <w:tab/>
        </w:r>
        <w:r w:rsidRPr="00FA2003" w:rsidDel="009E43FA">
          <w:rPr>
            <w:rFonts w:ascii="Times New Roman" w:eastAsia="Times New Roman" w:hAnsi="Times New Roman" w:cs="David"/>
            <w:sz w:val="24"/>
            <w:szCs w:val="24"/>
            <w:u w:val="dotted"/>
            <w:rtl/>
          </w:rPr>
          <w:tab/>
        </w:r>
        <w:r w:rsidRPr="00FA2003" w:rsidDel="009E43FA">
          <w:rPr>
            <w:rFonts w:ascii="Times New Roman" w:eastAsia="Times New Roman" w:hAnsi="Times New Roman" w:cs="David"/>
            <w:sz w:val="24"/>
            <w:szCs w:val="24"/>
            <w:u w:val="dotted"/>
            <w:rtl/>
          </w:rPr>
          <w:tab/>
        </w:r>
        <w:r w:rsidRPr="00FA2003" w:rsidDel="009E43FA">
          <w:rPr>
            <w:rFonts w:ascii="Times New Roman" w:eastAsia="Times New Roman" w:hAnsi="Times New Roman" w:cs="David"/>
            <w:sz w:val="24"/>
            <w:szCs w:val="24"/>
            <w:u w:val="dotted"/>
            <w:rtl/>
          </w:rPr>
          <w:tab/>
        </w:r>
        <w:r w:rsidRPr="00FA2003" w:rsidDel="009E43FA">
          <w:rPr>
            <w:rFonts w:ascii="Times New Roman" w:eastAsia="Times New Roman" w:hAnsi="Times New Roman" w:cs="David"/>
            <w:sz w:val="24"/>
            <w:szCs w:val="24"/>
            <w:u w:val="dotted"/>
            <w:rtl/>
          </w:rPr>
          <w:tab/>
        </w:r>
        <w:r w:rsidRPr="009C6F6C" w:rsidDel="009E43FA">
          <w:rPr>
            <w:rFonts w:ascii="Times New Roman" w:eastAsia="Times New Roman" w:hAnsi="Times New Roman" w:cs="David" w:hint="cs"/>
            <w:sz w:val="24"/>
            <w:szCs w:val="24"/>
            <w:rtl/>
          </w:rPr>
          <w:delText>40</w:delText>
        </w:r>
        <w:r w:rsidRPr="009C6F6C" w:rsidDel="009E43FA">
          <w:rPr>
            <w:rFonts w:ascii="Times New Roman" w:eastAsia="Times New Roman" w:hAnsi="Times New Roman" w:cs="David"/>
            <w:sz w:val="24"/>
            <w:szCs w:val="24"/>
            <w:rtl/>
          </w:rPr>
          <w:delText>%</w:delText>
        </w:r>
      </w:del>
    </w:p>
    <w:p w14:paraId="41C3AF7B" w14:textId="73DC1570" w:rsidR="009C6F6C" w:rsidRPr="009C6F6C" w:rsidDel="009E43FA" w:rsidRDefault="009C6F6C" w:rsidP="009C6F6C">
      <w:pPr>
        <w:spacing w:before="0" w:beforeAutospacing="0" w:after="0" w:afterAutospacing="0" w:line="360" w:lineRule="auto"/>
        <w:ind w:left="720"/>
        <w:rPr>
          <w:del w:id="66" w:author="גרמן קגנובסקי" w:date="2021-06-17T10:32:00Z"/>
          <w:rFonts w:ascii="Times New Roman" w:eastAsia="Times New Roman" w:hAnsi="Times New Roman" w:cs="David"/>
          <w:sz w:val="24"/>
          <w:szCs w:val="24"/>
          <w:rtl/>
        </w:rPr>
      </w:pPr>
      <w:del w:id="67" w:author="גרמן קגנובסקי" w:date="2021-06-17T10:32:00Z">
        <w:r w:rsidRPr="009C6F6C" w:rsidDel="009E43FA">
          <w:rPr>
            <w:rFonts w:ascii="Times New Roman" w:eastAsia="Times New Roman" w:hAnsi="Times New Roman" w:cs="David"/>
            <w:sz w:val="24"/>
            <w:szCs w:val="24"/>
            <w:rtl/>
          </w:rPr>
          <w:delText>1.4</w:delText>
        </w:r>
        <w:r w:rsidRPr="009C6F6C" w:rsidDel="009E43FA">
          <w:rPr>
            <w:rFonts w:ascii="Times New Roman" w:eastAsia="Times New Roman" w:hAnsi="Times New Roman" w:cs="David"/>
            <w:sz w:val="24"/>
            <w:szCs w:val="24"/>
            <w:rtl/>
          </w:rPr>
          <w:tab/>
          <w:delText>במהלך הפיקוח העליון</w:delText>
        </w:r>
        <w:r w:rsidRPr="00FA2003" w:rsidDel="009E43FA">
          <w:rPr>
            <w:rFonts w:ascii="Times New Roman" w:eastAsia="Times New Roman" w:hAnsi="Times New Roman" w:cs="David"/>
            <w:sz w:val="24"/>
            <w:szCs w:val="24"/>
            <w:u w:val="dotted"/>
            <w:rtl/>
          </w:rPr>
          <w:tab/>
        </w:r>
        <w:r w:rsidRPr="00FA2003" w:rsidDel="009E43FA">
          <w:rPr>
            <w:rFonts w:ascii="Times New Roman" w:eastAsia="Times New Roman" w:hAnsi="Times New Roman" w:cs="David"/>
            <w:sz w:val="24"/>
            <w:szCs w:val="24"/>
            <w:u w:val="dotted"/>
            <w:rtl/>
          </w:rPr>
          <w:tab/>
        </w:r>
        <w:r w:rsidRPr="00FA2003" w:rsidDel="009E43FA">
          <w:rPr>
            <w:rFonts w:ascii="Times New Roman" w:eastAsia="Times New Roman" w:hAnsi="Times New Roman" w:cs="David"/>
            <w:sz w:val="24"/>
            <w:szCs w:val="24"/>
            <w:u w:val="dotted"/>
            <w:rtl/>
          </w:rPr>
          <w:tab/>
        </w:r>
        <w:r w:rsidRPr="00FA2003" w:rsidDel="009E43FA">
          <w:rPr>
            <w:rFonts w:ascii="Times New Roman" w:eastAsia="Times New Roman" w:hAnsi="Times New Roman" w:cs="David"/>
            <w:sz w:val="24"/>
            <w:szCs w:val="24"/>
            <w:u w:val="dotted"/>
            <w:rtl/>
          </w:rPr>
          <w:tab/>
        </w:r>
        <w:r w:rsidRPr="00FA2003" w:rsidDel="009E43FA">
          <w:rPr>
            <w:rFonts w:ascii="Times New Roman" w:eastAsia="Times New Roman" w:hAnsi="Times New Roman" w:cs="David" w:hint="cs"/>
            <w:sz w:val="24"/>
            <w:szCs w:val="24"/>
            <w:u w:val="dotted"/>
            <w:rtl/>
          </w:rPr>
          <w:tab/>
        </w:r>
        <w:r w:rsidRPr="00FA2003" w:rsidDel="009E43FA">
          <w:rPr>
            <w:rFonts w:ascii="Times New Roman" w:eastAsia="Times New Roman" w:hAnsi="Times New Roman" w:cs="David"/>
            <w:sz w:val="24"/>
            <w:szCs w:val="24"/>
            <w:u w:val="dotted"/>
            <w:rtl/>
          </w:rPr>
          <w:tab/>
        </w:r>
        <w:r w:rsidRPr="009C6F6C" w:rsidDel="009E43FA">
          <w:rPr>
            <w:rFonts w:ascii="Times New Roman" w:eastAsia="Times New Roman" w:hAnsi="Times New Roman" w:cs="David" w:hint="cs"/>
            <w:sz w:val="24"/>
            <w:szCs w:val="24"/>
            <w:rtl/>
          </w:rPr>
          <w:delText>15</w:delText>
        </w:r>
        <w:r w:rsidRPr="009C6F6C" w:rsidDel="009E43FA">
          <w:rPr>
            <w:rFonts w:ascii="Times New Roman" w:eastAsia="Times New Roman" w:hAnsi="Times New Roman" w:cs="David"/>
            <w:sz w:val="24"/>
            <w:szCs w:val="24"/>
            <w:rtl/>
          </w:rPr>
          <w:delText>%</w:delText>
        </w:r>
      </w:del>
    </w:p>
    <w:p w14:paraId="0B2FCF63" w14:textId="5C97039B" w:rsidR="009C6F6C" w:rsidRPr="009C6F6C" w:rsidRDefault="009C6F6C" w:rsidP="009E43FA">
      <w:pPr>
        <w:spacing w:before="0" w:beforeAutospacing="0" w:after="0" w:afterAutospacing="0" w:line="360" w:lineRule="auto"/>
        <w:ind w:left="720"/>
        <w:rPr>
          <w:rFonts w:ascii="Times New Roman" w:eastAsia="Times New Roman" w:hAnsi="Times New Roman" w:cs="David"/>
          <w:sz w:val="24"/>
          <w:szCs w:val="24"/>
          <w:rtl/>
        </w:rPr>
        <w:pPrChange w:id="68" w:author="גרמן קגנובסקי" w:date="2021-06-17T10:33:00Z">
          <w:pPr>
            <w:spacing w:before="0" w:beforeAutospacing="0" w:after="0" w:afterAutospacing="0" w:line="360" w:lineRule="auto"/>
            <w:ind w:left="720"/>
          </w:pPr>
        </w:pPrChange>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 xml:space="preserve">לאחר </w:t>
      </w:r>
      <w:ins w:id="69" w:author="גרמן קגנובסקי" w:date="2021-06-17T10:32:00Z">
        <w:r w:rsidR="009E43FA">
          <w:rPr>
            <w:rFonts w:ascii="Times New Roman" w:eastAsia="Times New Roman" w:hAnsi="Times New Roman" w:cs="David" w:hint="cs"/>
            <w:sz w:val="24"/>
            <w:szCs w:val="24"/>
            <w:rtl/>
          </w:rPr>
          <w:t>מתן חוות דעת ל</w:t>
        </w:r>
      </w:ins>
      <w:del w:id="70" w:author="גרמן קגנובסקי" w:date="2021-06-17T10:32:00Z">
        <w:r w:rsidRPr="009C6F6C" w:rsidDel="009E43FA">
          <w:rPr>
            <w:rFonts w:ascii="Times New Roman" w:eastAsia="Times New Roman" w:hAnsi="Times New Roman" w:cs="David" w:hint="cs"/>
            <w:sz w:val="24"/>
            <w:szCs w:val="24"/>
            <w:rtl/>
          </w:rPr>
          <w:delText xml:space="preserve">קבלת </w:delText>
        </w:r>
      </w:del>
      <w:r w:rsidRPr="009C6F6C">
        <w:rPr>
          <w:rFonts w:ascii="Times New Roman" w:eastAsia="Times New Roman" w:hAnsi="Times New Roman" w:cs="David" w:hint="cs"/>
          <w:sz w:val="24"/>
          <w:szCs w:val="24"/>
          <w:rtl/>
        </w:rPr>
        <w:t>טופס 4 ואכלוס</w:t>
      </w:r>
      <w:r w:rsidR="00FA2003" w:rsidRPr="00FA2003">
        <w:rPr>
          <w:rFonts w:ascii="Times New Roman" w:eastAsia="Times New Roman" w:hAnsi="Times New Roman" w:cs="David" w:hint="cs"/>
          <w:sz w:val="24"/>
          <w:szCs w:val="24"/>
          <w:u w:val="dotted"/>
          <w:rtl/>
        </w:rPr>
        <w:t xml:space="preserve">     </w:t>
      </w:r>
      <w:del w:id="71" w:author="גרמן קגנובסקי" w:date="2021-06-17T10:33:00Z">
        <w:r w:rsidR="00FA2003" w:rsidRPr="00FA2003" w:rsidDel="009E43FA">
          <w:rPr>
            <w:rFonts w:ascii="Times New Roman" w:eastAsia="Times New Roman" w:hAnsi="Times New Roman" w:cs="David" w:hint="cs"/>
            <w:sz w:val="24"/>
            <w:szCs w:val="24"/>
            <w:u w:val="dotted"/>
            <w:rtl/>
          </w:rPr>
          <w:delText xml:space="preserve">           </w:delText>
        </w:r>
      </w:del>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del w:id="72" w:author="גרמן קגנובסקי" w:date="2021-06-17T10:33:00Z">
        <w:r w:rsidRPr="009C6F6C" w:rsidDel="009E43FA">
          <w:rPr>
            <w:rFonts w:ascii="Times New Roman" w:eastAsia="Times New Roman" w:hAnsi="Times New Roman" w:cs="David" w:hint="cs"/>
            <w:sz w:val="24"/>
            <w:szCs w:val="24"/>
            <w:rtl/>
          </w:rPr>
          <w:delText>5</w:delText>
        </w:r>
      </w:del>
      <w:ins w:id="73" w:author="גרמן קגנובסקי" w:date="2021-06-17T10:33:00Z">
        <w:r w:rsidR="009E43FA">
          <w:rPr>
            <w:rFonts w:ascii="Times New Roman" w:eastAsia="Times New Roman" w:hAnsi="Times New Roman" w:cs="David" w:hint="cs"/>
            <w:sz w:val="24"/>
            <w:szCs w:val="24"/>
            <w:rtl/>
          </w:rPr>
          <w:t>15</w:t>
        </w:r>
      </w:ins>
      <w:r w:rsidRPr="009C6F6C">
        <w:rPr>
          <w:rFonts w:ascii="Times New Roman" w:eastAsia="Times New Roman" w:hAnsi="Times New Roman" w:cs="David"/>
          <w:sz w:val="24"/>
          <w:szCs w:val="24"/>
          <w:rtl/>
        </w:rPr>
        <w:t>%</w:t>
      </w:r>
    </w:p>
    <w:p w14:paraId="4433CA4D"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11E4D4CD" w14:textId="5C034594"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12C4745F"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15B12752" w14:textId="68F96C92"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483E4137"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1758BF50" w14:textId="3CAD0BAD"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42B01BDB"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9297872"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46FEB017"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7AE78625"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1F1221AB"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A2003">
            <w:rPr>
              <w:color w:val="00B0F0"/>
              <w:rtl/>
            </w:rPr>
            <w:t>[תאריך חתימת חוזה]</w:t>
          </w:r>
        </w:sdtContent>
      </w:sdt>
      <w:r w:rsidRPr="00FA2003">
        <w:rPr>
          <w:rFonts w:ascii="Times New Roman" w:eastAsia="Times New Roman" w:hAnsi="Times New Roman" w:cs="David" w:hint="cs"/>
          <w:bCs/>
          <w:color w:val="FF0000"/>
          <w:sz w:val="24"/>
          <w:szCs w:val="24"/>
          <w:rtl/>
          <w:lang w:eastAsia="he-IL"/>
        </w:rPr>
        <w:br/>
      </w:r>
    </w:p>
    <w:p w14:paraId="15A26A13"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2CC2349" w14:textId="26653132" w:rsidR="00FA2003" w:rsidRPr="00FA2003" w:rsidRDefault="001B2D3C"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4" w:author="גרמן קגנובסקי" w:date="2021-06-17T10:23: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3C726CD4"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CC5DB88"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1D83B412"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09FCAD6"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6D356BB3"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71AAD0" w14:textId="2562FF96"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5"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6"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7"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64B2BFE8"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791906" w14:textId="0B9AF6D7"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8"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9" w:author="גרמן קגנובסקי" w:date="2021-06-17T10:22:00Z">
            <w:r w:rsidR="001B2D3C">
              <w:rPr>
                <w:rFonts w:ascii="Times New Roman" w:eastAsia="Times New Roman" w:hAnsi="Times New Roman" w:cs="David" w:hint="cs"/>
                <w:bCs/>
                <w:color w:val="008000"/>
                <w:sz w:val="24"/>
                <w:szCs w:val="24"/>
                <w:rtl/>
                <w:lang w:eastAsia="he-IL"/>
              </w:rPr>
              <w:t>סביוני רעננה צפון</w:t>
            </w:r>
          </w:ins>
        </w:sdtContent>
      </w:sdt>
      <w:r w:rsidRPr="00FA2003">
        <w:rPr>
          <w:rFonts w:ascii="Times New Roman" w:eastAsia="Times New Roman" w:hAnsi="Times New Roman" w:cs="David" w:hint="cs"/>
          <w:color w:val="008000"/>
          <w:sz w:val="24"/>
          <w:szCs w:val="24"/>
          <w:rtl/>
          <w:lang w:eastAsia="he-IL"/>
        </w:rPr>
        <w:t>.</w:t>
      </w:r>
    </w:p>
    <w:p w14:paraId="18C1CAA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894455" w14:textId="7B209984"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80"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760F69E3"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85E10B7" w14:textId="354637CA"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81"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5BB42202"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889854A"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ECB2433"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389AD6"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098C335"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859C53"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lastRenderedPageBreak/>
        <w:t>הנני מאשר כי התחייבויותיי הנ"ל תחולנה הן במהלך ביצוע הפרויקט והן לאחריו.</w:t>
      </w:r>
    </w:p>
    <w:p w14:paraId="63CAEE59"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B26B022"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16400675"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14484F4"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2CAD654D" w14:textId="027CB316"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82" w:author="גרמן קגנובסקי" w:date="2021-06-17T10:24:00Z">
            <w:r w:rsidR="001B2D3C">
              <w:rPr>
                <w:rFonts w:ascii="Times New Roman" w:eastAsia="Times New Roman" w:hAnsi="Times New Roman" w:cs="David" w:hint="cs"/>
                <w:sz w:val="20"/>
                <w:szCs w:val="24"/>
                <w:rtl/>
                <w:lang w:eastAsia="he-IL"/>
              </w:rPr>
              <w:t>ורשבסקי</w:t>
            </w:r>
            <w:proofErr w:type="spellEnd"/>
            <w:r w:rsidR="001B2D3C">
              <w:rPr>
                <w:rFonts w:ascii="Times New Roman" w:eastAsia="Times New Roman" w:hAnsi="Times New Roman" w:cs="David" w:hint="cs"/>
                <w:sz w:val="20"/>
                <w:szCs w:val="24"/>
                <w:rtl/>
                <w:lang w:eastAsia="he-IL"/>
              </w:rPr>
              <w:t xml:space="preserve"> נגישות </w:t>
            </w:r>
            <w:proofErr w:type="spellStart"/>
            <w:r w:rsidR="001B2D3C">
              <w:rPr>
                <w:rFonts w:ascii="Times New Roman" w:eastAsia="Times New Roman" w:hAnsi="Times New Roman" w:cs="David" w:hint="cs"/>
                <w:sz w:val="20"/>
                <w:szCs w:val="24"/>
                <w:rtl/>
                <w:lang w:eastAsia="he-IL"/>
              </w:rPr>
              <w:t>בע</w:t>
            </w:r>
            <w:proofErr w:type="spellEnd"/>
            <w:r w:rsidR="001B2D3C">
              <w:rPr>
                <w:rFonts w:ascii="Times New Roman" w:eastAsia="Times New Roman" w:hAnsi="Times New Roman" w:cs="David" w:hint="cs"/>
                <w:sz w:val="20"/>
                <w:szCs w:val="24"/>
                <w:rtl/>
                <w:lang w:eastAsia="he-IL"/>
              </w:rPr>
              <w:t>''ם</w:t>
            </w:r>
          </w:ins>
        </w:sdtContent>
      </w:sdt>
    </w:p>
    <w:p w14:paraId="1313FA97"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0812E81"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76E1AE74"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4AEE7CB2"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3A3294E7"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41872C66"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BF0DA8"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B1891CF"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89E81B3"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13E27F28"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334CDD0"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BC88BD0"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67A89017"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48ACA0EA"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21A613B1"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7B4E293D"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0091155B"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8ECF1D7"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5069E46"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9F2A837"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D2C1615"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F57DDC7"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8E3CCF9"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63B3058"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77BA692C"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196AC7A2" w14:textId="77777777" w:rsidTr="007751EB">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561A895"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E8D2FAC"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3776B86A" w14:textId="77777777" w:rsidTr="007751EB">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07945C7"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471F8E60" w14:textId="77777777" w:rsidTr="007751EB">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08D7B2B"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EBB1775"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A7FC07D"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2086535"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49057206" w14:textId="77777777" w:rsidTr="007751EB">
        <w:trPr>
          <w:trHeight w:val="551"/>
        </w:trPr>
        <w:tc>
          <w:tcPr>
            <w:tcW w:w="4068" w:type="dxa"/>
            <w:tcBorders>
              <w:top w:val="single" w:sz="4" w:space="0" w:color="auto"/>
              <w:left w:val="single" w:sz="4" w:space="0" w:color="auto"/>
              <w:bottom w:val="single" w:sz="4" w:space="0" w:color="auto"/>
              <w:right w:val="single" w:sz="4" w:space="0" w:color="auto"/>
            </w:tcBorders>
            <w:hideMark/>
          </w:tcPr>
          <w:p w14:paraId="20A5D6EA"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53280EA"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אפי מגורים בע"מ ו/או חברות אם ו/או חברות בנות ו/או חברות אחיות ו/או חברות קשורות חברות שלובות ו/או חברות קשורות ו/או כל חברה הנמנית בקבוצת </w:t>
            </w:r>
            <w:r w:rsidRPr="0009511C">
              <w:rPr>
                <w:rFonts w:ascii="David" w:eastAsia="Calibri" w:hAnsi="David" w:cs="David" w:hint="cs"/>
                <w:sz w:val="24"/>
                <w:szCs w:val="24"/>
                <w:rtl/>
                <w:lang w:eastAsia="he-IL"/>
              </w:rPr>
              <w:lastRenderedPageBreak/>
              <w:t>"אפריקה-ישראל"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D88436F"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שם</w:t>
            </w:r>
          </w:p>
        </w:tc>
        <w:tc>
          <w:tcPr>
            <w:tcW w:w="2176" w:type="dxa"/>
            <w:vMerge w:val="restart"/>
            <w:tcBorders>
              <w:top w:val="single" w:sz="4" w:space="0" w:color="auto"/>
              <w:left w:val="single" w:sz="4" w:space="0" w:color="auto"/>
              <w:bottom w:val="single" w:sz="4" w:space="0" w:color="auto"/>
              <w:right w:val="single" w:sz="4" w:space="0" w:color="auto"/>
            </w:tcBorders>
          </w:tcPr>
          <w:p w14:paraId="7F8FDC87"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p>
          <w:p w14:paraId="4D0C13C3"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35F0F42"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0D934A3"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p>
          <w:p w14:paraId="37C52D01"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25C4666"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03F84F2E" w14:textId="77777777" w:rsidTr="007751EB">
        <w:trPr>
          <w:trHeight w:val="571"/>
        </w:trPr>
        <w:tc>
          <w:tcPr>
            <w:tcW w:w="4068" w:type="dxa"/>
            <w:tcBorders>
              <w:top w:val="single" w:sz="4" w:space="0" w:color="auto"/>
              <w:left w:val="single" w:sz="4" w:space="0" w:color="auto"/>
              <w:bottom w:val="single" w:sz="4" w:space="0" w:color="auto"/>
              <w:right w:val="single" w:sz="4" w:space="0" w:color="auto"/>
            </w:tcBorders>
            <w:hideMark/>
          </w:tcPr>
          <w:p w14:paraId="70F42825"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61B4F6B8"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669E49B"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740080" w14:textId="77777777" w:rsidR="00AF1BE1" w:rsidRPr="0009511C" w:rsidRDefault="00AF1BE1" w:rsidP="007751E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440173" w14:textId="77777777" w:rsidR="00AF1BE1" w:rsidRPr="0009511C" w:rsidRDefault="00AF1BE1" w:rsidP="007751EB">
            <w:pPr>
              <w:spacing w:before="0" w:beforeAutospacing="0" w:after="0" w:afterAutospacing="0" w:line="256" w:lineRule="auto"/>
              <w:rPr>
                <w:rFonts w:ascii="David" w:eastAsia="Calibri" w:hAnsi="David" w:cs="David"/>
                <w:b/>
                <w:sz w:val="24"/>
                <w:szCs w:val="24"/>
                <w:lang w:eastAsia="he-IL"/>
              </w:rPr>
            </w:pPr>
          </w:p>
        </w:tc>
      </w:tr>
      <w:tr w:rsidR="00AF1BE1" w:rsidRPr="0009511C" w14:paraId="76F5909D" w14:textId="77777777" w:rsidTr="007751EB">
        <w:trPr>
          <w:trHeight w:val="391"/>
        </w:trPr>
        <w:tc>
          <w:tcPr>
            <w:tcW w:w="4068" w:type="dxa"/>
            <w:tcBorders>
              <w:top w:val="single" w:sz="4" w:space="0" w:color="auto"/>
              <w:left w:val="single" w:sz="4" w:space="0" w:color="auto"/>
              <w:bottom w:val="single" w:sz="4" w:space="0" w:color="auto"/>
              <w:right w:val="single" w:sz="4" w:space="0" w:color="auto"/>
            </w:tcBorders>
            <w:hideMark/>
          </w:tcPr>
          <w:p w14:paraId="6802463D"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A4D8AA5"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BCCB8C7" w14:textId="77777777" w:rsidR="00AF1BE1" w:rsidRPr="0009511C" w:rsidRDefault="00AF1BE1" w:rsidP="007751EB">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D98629" w14:textId="77777777" w:rsidR="00AF1BE1" w:rsidRPr="0009511C" w:rsidRDefault="00AF1BE1" w:rsidP="007751E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FC7A88" w14:textId="77777777" w:rsidR="00AF1BE1" w:rsidRPr="0009511C" w:rsidRDefault="00AF1BE1" w:rsidP="007751EB">
            <w:pPr>
              <w:spacing w:before="0" w:beforeAutospacing="0" w:after="0" w:afterAutospacing="0" w:line="256" w:lineRule="auto"/>
              <w:rPr>
                <w:rFonts w:ascii="David" w:eastAsia="Calibri" w:hAnsi="David" w:cs="David"/>
                <w:b/>
                <w:sz w:val="24"/>
                <w:szCs w:val="24"/>
                <w:lang w:eastAsia="he-IL"/>
              </w:rPr>
            </w:pPr>
          </w:p>
        </w:tc>
      </w:tr>
    </w:tbl>
    <w:p w14:paraId="45B9D5BD"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72AC2ED3" w14:textId="77777777" w:rsidTr="007751EB">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549937F"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7E3F646C" w14:textId="77777777" w:rsidTr="007751EB">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28D3DA0"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F820F66"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p w14:paraId="0B958197"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19946EA"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042364D"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2A2A20"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79EE045"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50E9E51"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CDC6ECE"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F93A576"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212FBCF6" w14:textId="77777777" w:rsidTr="007751EB">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0FC8B27" w14:textId="77777777" w:rsidR="00AF1BE1" w:rsidRPr="0009511C" w:rsidRDefault="00AF1BE1" w:rsidP="007751EB">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3734430" w14:textId="77777777" w:rsidR="00AF1BE1" w:rsidRPr="0009511C" w:rsidRDefault="00AF1BE1" w:rsidP="007751EB">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80BCA4B" w14:textId="77777777" w:rsidR="00AF1BE1" w:rsidRPr="0009511C" w:rsidRDefault="00AF1BE1" w:rsidP="007751EB">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75C6574" w14:textId="77777777" w:rsidR="00AF1BE1" w:rsidRPr="0009511C" w:rsidRDefault="00AF1BE1" w:rsidP="007751EB">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EACF48C" w14:textId="77777777" w:rsidR="00AF1BE1" w:rsidRPr="0009511C" w:rsidRDefault="00AF1BE1" w:rsidP="007751EB">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C2E7DCC"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E9CB3E7"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CAE98FC" w14:textId="77777777" w:rsidR="00AF1BE1" w:rsidRPr="0009511C" w:rsidRDefault="00AF1BE1" w:rsidP="007751EB">
            <w:pPr>
              <w:spacing w:before="0" w:beforeAutospacing="0" w:after="0" w:afterAutospacing="0" w:line="256" w:lineRule="auto"/>
              <w:rPr>
                <w:rFonts w:ascii="David" w:eastAsia="Calibri" w:hAnsi="David" w:cs="David"/>
                <w:sz w:val="24"/>
                <w:szCs w:val="24"/>
                <w:lang w:eastAsia="he-IL"/>
              </w:rPr>
            </w:pPr>
          </w:p>
        </w:tc>
      </w:tr>
      <w:tr w:rsidR="00AF1BE1" w:rsidRPr="0009511C" w14:paraId="709370D8" w14:textId="77777777" w:rsidTr="007751E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F70F2CC"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B1F563F"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C3C9C6F"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C4A1761"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16FC1E6"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76E7058"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2D8A700"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C8B8C55" w14:textId="77777777" w:rsidR="00AF1BE1" w:rsidRPr="0009511C" w:rsidRDefault="00AF1BE1" w:rsidP="007751E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6E7489BE" w14:textId="77777777" w:rsidTr="007751E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35CF1BF"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FB32026"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5E54400"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76E6096"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07C10E5"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2A0CFB9"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E4DBE54"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78B84DA" w14:textId="77777777" w:rsidR="00AF1BE1" w:rsidRPr="0009511C" w:rsidRDefault="00AF1BE1" w:rsidP="007751E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47849116" w14:textId="77777777" w:rsidTr="007751E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7D5231B"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6B077A3" w14:textId="77777777" w:rsidR="00AF1BE1" w:rsidRPr="0009511C" w:rsidRDefault="00AF1BE1" w:rsidP="007751EB">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AEA5DDE" w14:textId="77777777" w:rsidR="00AF1BE1" w:rsidRPr="0009511C" w:rsidRDefault="00AF1BE1" w:rsidP="007751EB">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C1FC339" w14:textId="77777777" w:rsidR="00AF1BE1" w:rsidRPr="0009511C" w:rsidRDefault="00AF1BE1" w:rsidP="007751EB">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99136AD" w14:textId="77777777" w:rsidR="00AF1BE1" w:rsidRPr="0009511C" w:rsidRDefault="00AF1BE1" w:rsidP="007751EB">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2EB63F0" w14:textId="77777777" w:rsidR="00AF1BE1" w:rsidRPr="0009511C" w:rsidRDefault="00AF1BE1" w:rsidP="007751EB">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B65C6E6" w14:textId="77777777" w:rsidR="00AF1BE1" w:rsidRPr="0009511C" w:rsidRDefault="00AF1BE1" w:rsidP="007751E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A8C6829" w14:textId="77777777" w:rsidR="00AF1BE1" w:rsidRPr="0009511C" w:rsidRDefault="00AF1BE1" w:rsidP="007751EB">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3BEC891"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5A8BAC17" w14:textId="77777777" w:rsidTr="007751EB">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92138C6"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66FEE00A" w14:textId="77777777" w:rsidTr="007751EB">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B55D5FB"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AE5C203"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27C3A96A" w14:textId="77777777" w:rsidTr="007751E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B50D9E3"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7AC0518C" w14:textId="77777777" w:rsidTr="007751EB">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8471A15" w14:textId="77777777" w:rsidR="00AF1BE1" w:rsidRPr="0009511C" w:rsidRDefault="00AF1BE1" w:rsidP="007751E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A066FE9"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590768C6" w14:textId="1C751519"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10AD34E7" w14:textId="77777777" w:rsidTr="007751E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DC2AE7F" w14:textId="77777777" w:rsidR="00971572" w:rsidRPr="0009511C" w:rsidRDefault="00971572" w:rsidP="007751E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971572" w:rsidRPr="0009511C" w14:paraId="44219BF5" w14:textId="77777777" w:rsidTr="007751EB">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FD33192" w14:textId="77777777" w:rsidR="00971572" w:rsidRPr="0009511C" w:rsidRDefault="00971572" w:rsidP="007751EB">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8526838"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3F05515C"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CEEC175" w14:textId="4B260EBC"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2A9C36DA"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E80A81B" w14:textId="4C566CE4"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"ח"</w:t>
      </w:r>
    </w:p>
    <w:p w14:paraId="48BDDE5D"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3708655C" w14:textId="7E977A29"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58255083"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A8EA67B"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3D957DF2"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2B0D8EC6"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422AFDF3"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065D19B7"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proofErr w:type="spellStart"/>
      <w:r w:rsidRPr="009C6F6C">
        <w:rPr>
          <w:rFonts w:ascii="Times New Roman" w:eastAsia="Times New Roman" w:hAnsi="Times New Roman" w:cs="David" w:hint="cs"/>
          <w:sz w:val="24"/>
          <w:szCs w:val="24"/>
          <w:rtl/>
          <w:lang w:eastAsia="he-IL"/>
        </w:rPr>
        <w:t>תוכניות</w:t>
      </w:r>
      <w:proofErr w:type="spellEnd"/>
      <w:r w:rsidRPr="009C6F6C">
        <w:rPr>
          <w:rFonts w:ascii="Times New Roman" w:eastAsia="Times New Roman" w:hAnsi="Times New Roman" w:cs="David" w:hint="cs"/>
          <w:sz w:val="24"/>
          <w:szCs w:val="24"/>
          <w:rtl/>
          <w:lang w:eastAsia="he-IL"/>
        </w:rPr>
        <w:t xml:space="preserve">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מעליות </w:t>
      </w:r>
      <w:proofErr w:type="spellStart"/>
      <w:r w:rsidRPr="009C6F6C">
        <w:rPr>
          <w:rFonts w:ascii="Times New Roman" w:eastAsia="Times New Roman" w:hAnsi="Times New Roman" w:cs="David"/>
          <w:sz w:val="24"/>
          <w:szCs w:val="24"/>
          <w:rtl/>
          <w:lang w:eastAsia="he-IL"/>
        </w:rPr>
        <w:t>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roofErr w:type="spellEnd"/>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3CB02B11"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4D70FDBF"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02C368A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D93519F"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37AF110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22C7F2C"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lastRenderedPageBreak/>
        <w:t xml:space="preserve">כל </w:t>
      </w:r>
      <w:proofErr w:type="spellStart"/>
      <w:r w:rsidRPr="009C6F6C">
        <w:rPr>
          <w:rFonts w:ascii="Times New Roman" w:eastAsia="Times New Roman" w:hAnsi="Times New Roman" w:cs="David"/>
          <w:sz w:val="24"/>
          <w:szCs w:val="24"/>
          <w:rtl/>
        </w:rPr>
        <w:t>תוכניות</w:t>
      </w:r>
      <w:proofErr w:type="spellEnd"/>
      <w:r w:rsidRPr="009C6F6C">
        <w:rPr>
          <w:rFonts w:ascii="Times New Roman" w:eastAsia="Times New Roman" w:hAnsi="Times New Roman" w:cs="David"/>
          <w:sz w:val="24"/>
          <w:szCs w:val="24"/>
          <w:rtl/>
        </w:rPr>
        <w:t xml:space="preserve"> הביצוע המתחייבות מכל תקן ודין לרבות אך לא רק מחלקיו השונים של ת"י 1547 – "תכניות ביצוע לבניינים ולעבודות פיתוח סביבתי".</w:t>
      </w:r>
    </w:p>
    <w:p w14:paraId="1017A81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7697F31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3E557B71"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2A5CA844"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3FAFF313"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C0CE67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5F300EE"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779B28"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880833"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AF6EFC"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6B4186F2" w14:textId="629B7E01" w:rsidR="00E1739D" w:rsidRPr="004F1866" w:rsidRDefault="007751EB"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3" w:author="גרמן קגנובסקי" w:date="2021-06-17T10:23:00Z">
            <w:r w:rsidR="001B2D3C">
              <w:rPr>
                <w:rFonts w:ascii="Times New Roman" w:eastAsia="Times New Roman" w:hAnsi="Times New Roman" w:cs="David" w:hint="cs"/>
                <w:color w:val="008000"/>
                <w:sz w:val="24"/>
                <w:szCs w:val="24"/>
                <w:rtl/>
                <w:lang w:eastAsia="he-IL"/>
              </w:rPr>
              <w:br/>
              <w:t>אפריקה ישראל מגורים בע"מ</w:t>
            </w:r>
            <w:r w:rsidR="001B2D3C">
              <w:rPr>
                <w:rFonts w:ascii="Times New Roman" w:eastAsia="Times New Roman" w:hAnsi="Times New Roman" w:cs="David" w:hint="cs"/>
                <w:color w:val="008000"/>
                <w:sz w:val="24"/>
                <w:szCs w:val="24"/>
                <w:rtl/>
                <w:lang w:eastAsia="he-IL"/>
              </w:rPr>
              <w:br/>
              <w:t>יוני נתניהו 1 ג' אור יהודה</w:t>
            </w:r>
            <w:r w:rsidR="001B2D3C">
              <w:rPr>
                <w:rFonts w:ascii="Times New Roman" w:eastAsia="Times New Roman" w:hAnsi="Times New Roman" w:cs="David" w:hint="cs"/>
                <w:color w:val="008000"/>
                <w:sz w:val="24"/>
                <w:szCs w:val="24"/>
                <w:rtl/>
                <w:lang w:eastAsia="he-IL"/>
              </w:rPr>
              <w:br/>
              <w:t>מ.ז 52-003476-0</w:t>
            </w:r>
            <w:r w:rsidR="001B2D3C">
              <w:rPr>
                <w:rFonts w:ascii="Times New Roman" w:eastAsia="Times New Roman" w:hAnsi="Times New Roman" w:cs="David" w:hint="cs"/>
                <w:color w:val="008000"/>
                <w:sz w:val="24"/>
                <w:szCs w:val="24"/>
                <w:rtl/>
                <w:lang w:eastAsia="he-IL"/>
              </w:rPr>
              <w:br/>
            </w:r>
          </w:ins>
        </w:sdtContent>
      </w:sdt>
      <w:r w:rsidR="00E1739D" w:rsidRPr="004F1866">
        <w:rPr>
          <w:rFonts w:ascii="Times New Roman" w:eastAsia="Times New Roman" w:hAnsi="Times New Roman" w:cs="David" w:hint="cs"/>
          <w:color w:val="008000"/>
          <w:sz w:val="24"/>
          <w:szCs w:val="24"/>
          <w:rtl/>
          <w:lang w:eastAsia="he-IL"/>
        </w:rPr>
        <w:br/>
      </w:r>
    </w:p>
    <w:p w14:paraId="4BE2E41B"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5A55B2C1"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B772E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BED045"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48B93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F54347" w14:textId="16E3BEC2"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84"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85" w:author="גרמן קגנובסקי" w:date="2021-06-17T10:22:00Z">
            <w:r w:rsidR="001B2D3C">
              <w:rPr>
                <w:rFonts w:ascii="Times New Roman" w:eastAsia="Times New Roman" w:hAnsi="Times New Roman" w:cs="David" w:hint="cs"/>
                <w:color w:val="008000"/>
                <w:sz w:val="24"/>
                <w:szCs w:val="24"/>
                <w:rtl/>
              </w:rPr>
              <w:t>ה</w:t>
            </w:r>
          </w:ins>
        </w:sdtContent>
      </w:sdt>
      <w:r w:rsidRPr="004F1866">
        <w:rPr>
          <w:rFonts w:ascii="Times New Roman" w:eastAsia="Times New Roman" w:hAnsi="Times New Roman" w:cs="David" w:hint="cs"/>
          <w:sz w:val="24"/>
          <w:szCs w:val="24"/>
          <w:rtl/>
          <w:lang w:eastAsia="he-IL"/>
        </w:rPr>
        <w:t xml:space="preserve">, מאשר בזאת שהעבודות הנ"ל </w:t>
      </w:r>
      <w:r w:rsidRPr="004F1866">
        <w:rPr>
          <w:rFonts w:ascii="Times New Roman" w:eastAsia="Times New Roman" w:hAnsi="Times New Roman" w:cs="David" w:hint="cs"/>
          <w:sz w:val="24"/>
          <w:szCs w:val="24"/>
          <w:rtl/>
          <w:lang w:eastAsia="he-IL"/>
        </w:rPr>
        <w:lastRenderedPageBreak/>
        <w:t>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4322B04B"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4D1FB40"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A07D19"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EC006B"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D90EF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21058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68DD20F8"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46B4A5"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8CDCA8"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73F9F424" w14:textId="113E8F65" w:rsidR="00E1739D" w:rsidRPr="004F1866" w:rsidRDefault="007751EB"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86"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p>
    <w:p w14:paraId="5718047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4F70E92E"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9AE6546"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727006EB"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EC65311" w14:textId="46BD9008"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296D8A05"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A54A94C" w14:textId="0BF3FDE1"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7" w:author="גרמן קגנובסקי" w:date="2021-06-17T10:23:00Z">
            <w:r w:rsidR="001B2D3C">
              <w:rPr>
                <w:rFonts w:ascii="Times New Roman" w:eastAsia="Times New Roman" w:hAnsi="Times New Roman" w:cs="David" w:hint="cs"/>
                <w:color w:val="008000"/>
                <w:sz w:val="24"/>
                <w:szCs w:val="24"/>
                <w:rtl/>
                <w:lang w:eastAsia="he-IL"/>
              </w:rPr>
              <w:br/>
              <w:t>אפריקה ישראל מגורים בע"מ</w:t>
            </w:r>
            <w:r w:rsidR="001B2D3C">
              <w:rPr>
                <w:rFonts w:ascii="Times New Roman" w:eastAsia="Times New Roman" w:hAnsi="Times New Roman" w:cs="David" w:hint="cs"/>
                <w:color w:val="008000"/>
                <w:sz w:val="24"/>
                <w:szCs w:val="24"/>
                <w:rtl/>
                <w:lang w:eastAsia="he-IL"/>
              </w:rPr>
              <w:br/>
              <w:t>יוני נתניהו 1 ג' אור יהודה</w:t>
            </w:r>
            <w:r w:rsidR="001B2D3C">
              <w:rPr>
                <w:rFonts w:ascii="Times New Roman" w:eastAsia="Times New Roman" w:hAnsi="Times New Roman" w:cs="David" w:hint="cs"/>
                <w:color w:val="008000"/>
                <w:sz w:val="24"/>
                <w:szCs w:val="24"/>
                <w:rtl/>
                <w:lang w:eastAsia="he-IL"/>
              </w:rPr>
              <w:br/>
              <w:t>מ.ז 52-003476-0</w:t>
            </w:r>
            <w:r w:rsidR="001B2D3C">
              <w:rPr>
                <w:rFonts w:ascii="Times New Roman" w:eastAsia="Times New Roman" w:hAnsi="Times New Roman" w:cs="David" w:hint="cs"/>
                <w:color w:val="008000"/>
                <w:sz w:val="24"/>
                <w:szCs w:val="24"/>
                <w:rtl/>
                <w:lang w:eastAsia="he-IL"/>
              </w:rPr>
              <w:br/>
            </w:r>
          </w:ins>
        </w:sdtContent>
      </w:sdt>
    </w:p>
    <w:p w14:paraId="4CEFAD6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DB949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4F1866">
        <w:rPr>
          <w:rFonts w:ascii="Times New Roman" w:eastAsia="Times New Roman" w:hAnsi="Times New Roman" w:cs="David" w:hint="cs"/>
          <w:sz w:val="24"/>
          <w:szCs w:val="24"/>
          <w:rtl/>
          <w:lang w:eastAsia="he-IL"/>
        </w:rPr>
        <w:t>ג.א.נ</w:t>
      </w:r>
      <w:proofErr w:type="spellEnd"/>
      <w:r w:rsidRPr="004F1866">
        <w:rPr>
          <w:rFonts w:ascii="Times New Roman" w:eastAsia="Times New Roman" w:hAnsi="Times New Roman" w:cs="David" w:hint="cs"/>
          <w:sz w:val="24"/>
          <w:szCs w:val="24"/>
          <w:rtl/>
          <w:lang w:eastAsia="he-IL"/>
        </w:rPr>
        <w:t>.,</w:t>
      </w:r>
    </w:p>
    <w:p w14:paraId="7FDF643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13FD7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w:t>
      </w:r>
      <w:proofErr w:type="spellStart"/>
      <w:r w:rsidRPr="004F1866">
        <w:rPr>
          <w:rFonts w:ascii="Times New Roman" w:eastAsia="Times New Roman" w:hAnsi="Times New Roman" w:cs="David" w:hint="cs"/>
          <w:sz w:val="24"/>
          <w:szCs w:val="24"/>
          <w:rtl/>
          <w:lang w:eastAsia="he-IL"/>
        </w:rPr>
        <w:t>להלן:"</w:t>
      </w:r>
      <w:r w:rsidRPr="004F1866">
        <w:rPr>
          <w:rFonts w:ascii="Times New Roman" w:eastAsia="Times New Roman" w:hAnsi="Times New Roman" w:cs="David" w:hint="cs"/>
          <w:b/>
          <w:bCs/>
          <w:sz w:val="24"/>
          <w:szCs w:val="24"/>
          <w:rtl/>
          <w:lang w:eastAsia="he-IL"/>
        </w:rPr>
        <w:t>היתרה</w:t>
      </w:r>
      <w:proofErr w:type="spellEnd"/>
      <w:r w:rsidRPr="004F1866">
        <w:rPr>
          <w:rFonts w:ascii="Times New Roman" w:eastAsia="Times New Roman" w:hAnsi="Times New Roman" w:cs="David" w:hint="cs"/>
          <w:b/>
          <w:bCs/>
          <w:sz w:val="24"/>
          <w:szCs w:val="24"/>
          <w:rtl/>
          <w:lang w:eastAsia="he-IL"/>
        </w:rPr>
        <w:t xml:space="preserve">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71EF079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A03B58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58BFF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lastRenderedPageBreak/>
        <w:t xml:space="preserve">ידוע לנו כי בכפוף להצהרתנו זו לעיל ולהלן, נמנעתם מלקזז מסכום היתרה הסופית, סכומים שלטענתכם, הייתם זכאים לקזז עפ"י החוזה הנ"ל. </w:t>
      </w:r>
    </w:p>
    <w:p w14:paraId="16C8FCD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79867B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CEFC3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AEC10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308E9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3DB67F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3117A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65F54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7B7E9B4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18A6F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23CA7BBF"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FA0755" w14:textId="0661B17E"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77F82383"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05775E6A"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4F6DCBDE" w14:textId="15CC9B3C"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88" w:author="גרמן קגנובסקי" w:date="2021-06-17T10:24:00Z">
            <w:r w:rsidR="001B2D3C">
              <w:rPr>
                <w:rFonts w:ascii="Times New Roman" w:eastAsia="Times New Roman" w:hAnsi="Times New Roman" w:cs="David"/>
                <w:color w:val="008000"/>
                <w:sz w:val="24"/>
                <w:szCs w:val="24"/>
                <w:rtl/>
                <w:lang w:eastAsia="he-IL"/>
              </w:rPr>
              <w:t>ורשבסקי</w:t>
            </w:r>
            <w:proofErr w:type="spellEnd"/>
            <w:r w:rsidR="001B2D3C">
              <w:rPr>
                <w:rFonts w:ascii="Times New Roman" w:eastAsia="Times New Roman" w:hAnsi="Times New Roman" w:cs="David"/>
                <w:color w:val="008000"/>
                <w:sz w:val="24"/>
                <w:szCs w:val="24"/>
                <w:rtl/>
                <w:lang w:eastAsia="he-IL"/>
              </w:rPr>
              <w:t xml:space="preserve"> נגישות </w:t>
            </w:r>
            <w:proofErr w:type="spellStart"/>
            <w:r w:rsidR="001B2D3C">
              <w:rPr>
                <w:rFonts w:ascii="Times New Roman" w:eastAsia="Times New Roman" w:hAnsi="Times New Roman" w:cs="David"/>
                <w:color w:val="008000"/>
                <w:sz w:val="24"/>
                <w:szCs w:val="24"/>
                <w:rtl/>
                <w:lang w:eastAsia="he-IL"/>
              </w:rPr>
              <w:t>בע</w:t>
            </w:r>
            <w:proofErr w:type="spellEnd"/>
            <w:r w:rsidR="001B2D3C">
              <w:rPr>
                <w:rFonts w:ascii="Times New Roman" w:eastAsia="Times New Roman" w:hAnsi="Times New Roman" w:cs="David"/>
                <w:color w:val="008000"/>
                <w:sz w:val="24"/>
                <w:szCs w:val="24"/>
                <w:rtl/>
                <w:lang w:eastAsia="he-IL"/>
              </w:rPr>
              <w:t>''ם</w:t>
            </w:r>
          </w:ins>
        </w:sdtContent>
      </w:sdt>
    </w:p>
    <w:p w14:paraId="4232E8C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619E28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15328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3F85A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31F7757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4F1866">
        <w:rPr>
          <w:rFonts w:ascii="Times New Roman" w:eastAsia="Times New Roman" w:hAnsi="Times New Roman" w:cs="David" w:hint="cs"/>
          <w:sz w:val="24"/>
          <w:szCs w:val="24"/>
          <w:rtl/>
          <w:lang w:eastAsia="he-IL"/>
        </w:rPr>
        <w:t>להלן:"</w:t>
      </w:r>
      <w:r w:rsidRPr="004F1866">
        <w:rPr>
          <w:rFonts w:ascii="Times New Roman" w:eastAsia="Times New Roman" w:hAnsi="Times New Roman" w:cs="David" w:hint="cs"/>
          <w:b/>
          <w:bCs/>
          <w:sz w:val="24"/>
          <w:szCs w:val="24"/>
          <w:rtl/>
          <w:lang w:eastAsia="he-IL"/>
        </w:rPr>
        <w:t>החברה</w:t>
      </w:r>
      <w:proofErr w:type="spellEnd"/>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D624499"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DEE90C7"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0434EB0D"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D2A1382"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23B4E7F" w14:textId="77777777" w:rsidR="00E1739D" w:rsidRPr="004F1866" w:rsidRDefault="00E1739D" w:rsidP="00E1739D">
      <w:pPr>
        <w:widowControl w:val="0"/>
        <w:spacing w:before="0" w:beforeAutospacing="0" w:after="0" w:afterAutospacing="0" w:line="240" w:lineRule="auto"/>
        <w:jc w:val="center"/>
        <w:outlineLvl w:val="7"/>
      </w:pPr>
    </w:p>
    <w:p w14:paraId="369C978B"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7751EB" w:rsidRDefault="007751EB" w:rsidP="00AF234B">
      <w:pPr>
        <w:spacing w:before="0" w:after="0" w:line="240" w:lineRule="auto"/>
      </w:pPr>
      <w:r>
        <w:separator/>
      </w:r>
    </w:p>
  </w:endnote>
  <w:endnote w:type="continuationSeparator" w:id="0">
    <w:p w14:paraId="04D8FD46" w14:textId="77777777" w:rsidR="007751EB" w:rsidRDefault="007751EB" w:rsidP="00AF234B">
      <w:pPr>
        <w:spacing w:before="0" w:after="0" w:line="240" w:lineRule="auto"/>
      </w:pPr>
      <w:r>
        <w:continuationSeparator/>
      </w:r>
    </w:p>
  </w:endnote>
  <w:endnote w:type="continuationNotice" w:id="1">
    <w:p w14:paraId="15B5D78A" w14:textId="77777777" w:rsidR="007751EB" w:rsidRDefault="007751E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0"/>
      <w:gridCol w:w="2810"/>
      <w:gridCol w:w="233"/>
      <w:gridCol w:w="1045"/>
      <w:gridCol w:w="1768"/>
    </w:tblGrid>
    <w:tr w:rsidR="007751EB" w:rsidRPr="00F9528C" w14:paraId="030C854C" w14:textId="77777777" w:rsidTr="007751EB">
      <w:tc>
        <w:tcPr>
          <w:tcW w:w="753" w:type="dxa"/>
        </w:tcPr>
        <w:p w14:paraId="06CF3555"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63DC223" w14:textId="3B79F18D" w:rsidR="007751EB" w:rsidRPr="00F9528C" w:rsidRDefault="007751EB" w:rsidP="007751EB">
              <w:pPr>
                <w:tabs>
                  <w:tab w:val="center" w:pos="4153"/>
                  <w:tab w:val="right" w:pos="8306"/>
                </w:tabs>
                <w:spacing w:before="0" w:after="0" w:line="240" w:lineRule="auto"/>
                <w:rPr>
                  <w:rFonts w:ascii="David" w:hAnsi="David"/>
                  <w:color w:val="00B0F0"/>
                  <w:sz w:val="20"/>
                  <w:szCs w:val="20"/>
                  <w:rtl/>
                </w:rPr>
              </w:pPr>
              <w:ins w:id="89" w:author="גרמן קגנובסקי" w:date="2021-06-17T10:22:00Z">
                <w:r>
                  <w:rPr>
                    <w:rFonts w:ascii="David" w:hAnsi="David"/>
                    <w:color w:val="00B0F0"/>
                    <w:sz w:val="20"/>
                    <w:szCs w:val="20"/>
                    <w:rtl/>
                  </w:rPr>
                  <w:t>סביוני רעננה צפון</w:t>
                </w:r>
              </w:ins>
            </w:p>
          </w:tc>
        </w:sdtContent>
      </w:sdt>
      <w:tc>
        <w:tcPr>
          <w:tcW w:w="2232" w:type="dxa"/>
        </w:tcPr>
        <w:p w14:paraId="1A4DA4C4" w14:textId="2647642D" w:rsidR="007751EB" w:rsidRPr="00F9528C" w:rsidRDefault="007751EB" w:rsidP="007751E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נגישות</w:t>
              </w:r>
            </w:sdtContent>
          </w:sdt>
        </w:p>
      </w:tc>
      <w:tc>
        <w:tcPr>
          <w:tcW w:w="236" w:type="dxa"/>
        </w:tcPr>
        <w:p w14:paraId="2FB6A3D5" w14:textId="77777777" w:rsidR="007751EB" w:rsidRPr="00F9528C" w:rsidRDefault="007751EB" w:rsidP="007751EB">
          <w:pPr>
            <w:tabs>
              <w:tab w:val="center" w:pos="4153"/>
              <w:tab w:val="right" w:pos="8306"/>
            </w:tabs>
            <w:spacing w:before="0" w:after="0" w:line="240" w:lineRule="auto"/>
            <w:rPr>
              <w:rFonts w:ascii="David" w:hAnsi="David"/>
              <w:sz w:val="16"/>
              <w:szCs w:val="16"/>
              <w:rtl/>
            </w:rPr>
          </w:pPr>
        </w:p>
      </w:tc>
      <w:tc>
        <w:tcPr>
          <w:tcW w:w="1129" w:type="dxa"/>
        </w:tcPr>
        <w:p w14:paraId="0CB7F7CD"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8AA29A6" w14:textId="77A5C7E8" w:rsidR="007751EB" w:rsidRPr="00F9528C" w:rsidRDefault="007751EB" w:rsidP="007751EB">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7751EB" w:rsidRPr="00F9528C" w14:paraId="14FEF012" w14:textId="77777777" w:rsidTr="007751EB">
      <w:tc>
        <w:tcPr>
          <w:tcW w:w="753" w:type="dxa"/>
        </w:tcPr>
        <w:p w14:paraId="12626CBC"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64F21DA5" w14:textId="7185DF72" w:rsidR="007751EB" w:rsidRPr="00F9528C" w:rsidRDefault="007751EB" w:rsidP="007751EB">
              <w:pPr>
                <w:tabs>
                  <w:tab w:val="center" w:pos="4153"/>
                  <w:tab w:val="right" w:pos="8306"/>
                </w:tabs>
                <w:spacing w:before="0" w:after="0" w:line="240" w:lineRule="auto"/>
                <w:rPr>
                  <w:rFonts w:ascii="David" w:hAnsi="David"/>
                  <w:color w:val="00B0F0"/>
                  <w:sz w:val="20"/>
                  <w:szCs w:val="20"/>
                  <w:rtl/>
                </w:rPr>
              </w:pPr>
              <w:proofErr w:type="spellStart"/>
              <w:ins w:id="90" w:author="גרמן קגנובסקי" w:date="2021-06-17T10:24:00Z">
                <w:r>
                  <w:rPr>
                    <w:rFonts w:ascii="David" w:hAnsi="David"/>
                    <w:color w:val="00B0F0"/>
                    <w:sz w:val="20"/>
                    <w:szCs w:val="20"/>
                    <w:rtl/>
                  </w:rPr>
                  <w:t>ורשבסקי</w:t>
                </w:r>
                <w:proofErr w:type="spellEnd"/>
                <w:r>
                  <w:rPr>
                    <w:rFonts w:ascii="David" w:hAnsi="David"/>
                    <w:color w:val="00B0F0"/>
                    <w:sz w:val="20"/>
                    <w:szCs w:val="20"/>
                    <w:rtl/>
                  </w:rPr>
                  <w:t xml:space="preserve"> נגישות </w:t>
                </w:r>
                <w:proofErr w:type="spellStart"/>
                <w:r>
                  <w:rPr>
                    <w:rFonts w:ascii="David" w:hAnsi="David"/>
                    <w:color w:val="00B0F0"/>
                    <w:sz w:val="20"/>
                    <w:szCs w:val="20"/>
                    <w:rtl/>
                  </w:rPr>
                  <w:t>בע</w:t>
                </w:r>
                <w:proofErr w:type="spellEnd"/>
                <w:r>
                  <w:rPr>
                    <w:rFonts w:ascii="David" w:hAnsi="David"/>
                    <w:color w:val="00B0F0"/>
                    <w:sz w:val="20"/>
                    <w:szCs w:val="20"/>
                    <w:rtl/>
                  </w:rPr>
                  <w:t>''ם</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751EB" w:rsidRPr="00F9528C" w14:paraId="31B147F9" w14:textId="77777777" w:rsidTr="007751EB">
            <w:trPr>
              <w:trHeight w:val="201"/>
            </w:trPr>
            <w:tc>
              <w:tcPr>
                <w:tcW w:w="926" w:type="dxa"/>
              </w:tcPr>
              <w:p w14:paraId="3768405F"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57A58E6" w14:textId="77777777" w:rsidR="007751EB" w:rsidRPr="00F9528C" w:rsidRDefault="007751EB" w:rsidP="007751EB">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922DBD1"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p>
      </w:tc>
      <w:tc>
        <w:tcPr>
          <w:tcW w:w="236" w:type="dxa"/>
        </w:tcPr>
        <w:p w14:paraId="4957E240"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p>
      </w:tc>
      <w:tc>
        <w:tcPr>
          <w:tcW w:w="1129" w:type="dxa"/>
        </w:tcPr>
        <w:p w14:paraId="4B8F9EDF"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FCEA0E2" w14:textId="77777777" w:rsidR="007751EB" w:rsidRPr="00F9528C" w:rsidRDefault="007751EB" w:rsidP="007751E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7751EB" w:rsidRPr="00F9528C" w14:paraId="394B64E5" w14:textId="77777777" w:rsidTr="007751EB">
      <w:trPr>
        <w:trHeight w:val="80"/>
      </w:trPr>
      <w:tc>
        <w:tcPr>
          <w:tcW w:w="753" w:type="dxa"/>
        </w:tcPr>
        <w:p w14:paraId="134CA095"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p>
      </w:tc>
      <w:tc>
        <w:tcPr>
          <w:tcW w:w="1883" w:type="dxa"/>
        </w:tcPr>
        <w:p w14:paraId="7DB936E3" w14:textId="77777777" w:rsidR="007751EB" w:rsidRPr="00F9528C" w:rsidRDefault="007751EB" w:rsidP="007751EB">
          <w:pPr>
            <w:tabs>
              <w:tab w:val="center" w:pos="4153"/>
              <w:tab w:val="right" w:pos="8306"/>
            </w:tabs>
            <w:spacing w:before="0" w:after="0" w:line="240" w:lineRule="auto"/>
            <w:rPr>
              <w:rFonts w:ascii="David" w:hAnsi="David"/>
              <w:color w:val="00B0F0"/>
              <w:sz w:val="20"/>
              <w:szCs w:val="20"/>
              <w:rtl/>
            </w:rPr>
          </w:pPr>
        </w:p>
      </w:tc>
      <w:tc>
        <w:tcPr>
          <w:tcW w:w="2232" w:type="dxa"/>
        </w:tcPr>
        <w:p w14:paraId="457B9C99"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p>
      </w:tc>
      <w:tc>
        <w:tcPr>
          <w:tcW w:w="236" w:type="dxa"/>
        </w:tcPr>
        <w:p w14:paraId="3233766B"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p>
      </w:tc>
      <w:tc>
        <w:tcPr>
          <w:tcW w:w="1129" w:type="dxa"/>
        </w:tcPr>
        <w:p w14:paraId="7B52C2BB"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p>
      </w:tc>
      <w:tc>
        <w:tcPr>
          <w:tcW w:w="2073" w:type="dxa"/>
        </w:tcPr>
        <w:p w14:paraId="3105744C" w14:textId="77777777" w:rsidR="007751EB" w:rsidRPr="00F9528C" w:rsidRDefault="007751EB" w:rsidP="007751EB">
          <w:pPr>
            <w:tabs>
              <w:tab w:val="center" w:pos="4153"/>
              <w:tab w:val="right" w:pos="8306"/>
            </w:tabs>
            <w:spacing w:before="0" w:after="0" w:line="240" w:lineRule="auto"/>
            <w:rPr>
              <w:rFonts w:ascii="David" w:hAnsi="David"/>
              <w:sz w:val="20"/>
              <w:szCs w:val="20"/>
              <w:rtl/>
            </w:rPr>
          </w:pPr>
        </w:p>
      </w:tc>
    </w:tr>
  </w:tbl>
  <w:p w14:paraId="38EF21BD" w14:textId="61E1655D" w:rsidR="007751EB" w:rsidRDefault="007751EB"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p w14:paraId="1EFA8890" w14:textId="77777777" w:rsidR="007751EB" w:rsidRPr="00406297" w:rsidRDefault="007751EB"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7751EB" w:rsidRDefault="007751EB" w:rsidP="00AF234B">
      <w:pPr>
        <w:spacing w:before="0" w:after="0" w:line="240" w:lineRule="auto"/>
      </w:pPr>
      <w:r>
        <w:separator/>
      </w:r>
    </w:p>
  </w:footnote>
  <w:footnote w:type="continuationSeparator" w:id="0">
    <w:p w14:paraId="30C24261" w14:textId="77777777" w:rsidR="007751EB" w:rsidRDefault="007751EB" w:rsidP="00AF234B">
      <w:pPr>
        <w:spacing w:before="0" w:after="0" w:line="240" w:lineRule="auto"/>
      </w:pPr>
      <w:r>
        <w:continuationSeparator/>
      </w:r>
    </w:p>
  </w:footnote>
  <w:footnote w:type="continuationNotice" w:id="1">
    <w:p w14:paraId="733299D5" w14:textId="77777777" w:rsidR="007751EB" w:rsidRDefault="007751EB">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Content>
      <w:p w14:paraId="44464BFC" w14:textId="54E0FD93" w:rsidR="007751EB" w:rsidRDefault="007751EB" w:rsidP="00CF334C">
        <w:pPr>
          <w:pStyle w:val="Header"/>
          <w:jc w:val="center"/>
        </w:pPr>
        <w:r>
          <w:fldChar w:fldCharType="begin"/>
        </w:r>
        <w:r>
          <w:instrText xml:space="preserve"> PAGE   \* MERGEFORMAT </w:instrText>
        </w:r>
        <w:r>
          <w:fldChar w:fldCharType="separate"/>
        </w:r>
        <w:r w:rsidR="00C031DC">
          <w:rPr>
            <w:noProof/>
            <w:rtl/>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revisionView w:markup="0"/>
  <w:trackRevisions/>
  <w:documentProtection w:edit="trackedChanges" w:enforcement="0"/>
  <w:defaultTabStop w:val="720"/>
  <w:characterSpacingControl w:val="doNotCompress"/>
  <w:hdrShapeDefaults>
    <o:shapedefaults v:ext="edit" spidmax="409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134C85"/>
    <w:rsid w:val="00141D80"/>
    <w:rsid w:val="001A0C3C"/>
    <w:rsid w:val="001A69D5"/>
    <w:rsid w:val="001B2D3C"/>
    <w:rsid w:val="001D4EC2"/>
    <w:rsid w:val="001F2342"/>
    <w:rsid w:val="00214ACF"/>
    <w:rsid w:val="00242A73"/>
    <w:rsid w:val="002436F3"/>
    <w:rsid w:val="00264D14"/>
    <w:rsid w:val="00272745"/>
    <w:rsid w:val="002804C1"/>
    <w:rsid w:val="002B2234"/>
    <w:rsid w:val="00406297"/>
    <w:rsid w:val="00543C3E"/>
    <w:rsid w:val="00552E11"/>
    <w:rsid w:val="005B6AFF"/>
    <w:rsid w:val="005D6E29"/>
    <w:rsid w:val="00650D2D"/>
    <w:rsid w:val="00666119"/>
    <w:rsid w:val="0072103C"/>
    <w:rsid w:val="007751EB"/>
    <w:rsid w:val="0087415E"/>
    <w:rsid w:val="008C64C6"/>
    <w:rsid w:val="00942177"/>
    <w:rsid w:val="00971572"/>
    <w:rsid w:val="009C6F6C"/>
    <w:rsid w:val="009E43FA"/>
    <w:rsid w:val="00A32BA1"/>
    <w:rsid w:val="00A42271"/>
    <w:rsid w:val="00A61DF9"/>
    <w:rsid w:val="00AB3A6A"/>
    <w:rsid w:val="00AF1BE1"/>
    <w:rsid w:val="00AF234B"/>
    <w:rsid w:val="00B404AC"/>
    <w:rsid w:val="00BD72C4"/>
    <w:rsid w:val="00BE17B4"/>
    <w:rsid w:val="00BF0AA7"/>
    <w:rsid w:val="00C031DC"/>
    <w:rsid w:val="00C81171"/>
    <w:rsid w:val="00C903A8"/>
    <w:rsid w:val="00CF334C"/>
    <w:rsid w:val="00D40F1E"/>
    <w:rsid w:val="00E1739D"/>
    <w:rsid w:val="00E679C7"/>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9C6F6C"/>
  </w:style>
  <w:style w:type="numbering" w:customStyle="1" w:styleId="NoList11">
    <w:name w:val="No List11"/>
    <w:next w:val="NoList"/>
    <w:semiHidden/>
    <w:rsid w:val="009C6F6C"/>
  </w:style>
  <w:style w:type="table" w:customStyle="1" w:styleId="11">
    <w:name w:val="רשת טבלה1"/>
    <w:basedOn w:val="TableNormal"/>
    <w:next w:val="TableGrid"/>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PlaceholderText"/>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PlaceholderText"/>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PlaceholderText"/>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PlaceholderText"/>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PlaceholderText"/>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PlaceholderText"/>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PlaceholderText"/>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PlaceholderText"/>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PlaceholderText"/>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PlaceholderText"/>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PlaceholderText"/>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PlaceholderText"/>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PlaceholderText"/>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PlaceholderText"/>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PlaceholderText"/>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PlaceholderText"/>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PlaceholderText"/>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PlaceholderText"/>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PlaceholderText"/>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PlaceholderText"/>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PlaceholderText"/>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PlaceholderText"/>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PlaceholderText"/>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PlaceholderText"/>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PlaceholderText"/>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PlaceholderText"/>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PlaceholderText"/>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PlaceholderText"/>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PlaceholderText"/>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PlaceholderText"/>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PlaceholderText"/>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PlaceholderText"/>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PlaceholderText"/>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PlaceholderText"/>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PlaceholderText"/>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PlaceholderText"/>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PlaceholderText"/>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PlaceholderText"/>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PlaceholderText"/>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PlaceholderText"/>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PlaceholderText"/>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72407"/>
    <w:rsid w:val="00223BF5"/>
    <w:rsid w:val="0032380B"/>
    <w:rsid w:val="003D3172"/>
    <w:rsid w:val="004401A3"/>
    <w:rsid w:val="006865A5"/>
    <w:rsid w:val="00874A5F"/>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נגישות" ma:contentTypeID="0x010100398782B37190B343ABC5A26867A4FDE21D00F15C0766E7BBA74F91280FA61907F651" ma:contentTypeVersion="175" ma:contentTypeDescription="" ma:contentTypeScope="" ma:versionID="1c5b65a852dbe5ef0a262b558e9329b4">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DF5871C5-E67B-4725-9A96-B6C43F258983}"/>
</file>

<file path=customXml/itemProps4.xml><?xml version="1.0" encoding="utf-8"?>
<ds:datastoreItem xmlns:ds="http://schemas.openxmlformats.org/officeDocument/2006/customXml" ds:itemID="{D523183D-63FD-46B4-9CFE-C7D0612343B3}"/>
</file>

<file path=customXml/itemProps5.xml><?xml version="1.0" encoding="utf-8"?>
<ds:datastoreItem xmlns:ds="http://schemas.openxmlformats.org/officeDocument/2006/customXml" ds:itemID="{C5DF3AB4-F559-45CB-9CB5-EEECA72EDFB4}"/>
</file>

<file path=customXml/itemProps6.xml><?xml version="1.0" encoding="utf-8"?>
<ds:datastoreItem xmlns:ds="http://schemas.openxmlformats.org/officeDocument/2006/customXml" ds:itemID="{AE75C525-EE6B-4CE4-BCFE-6A5BCA7A298A}"/>
</file>

<file path=docProps/app.xml><?xml version="1.0" encoding="utf-8"?>
<Properties xmlns="http://schemas.openxmlformats.org/officeDocument/2006/extended-properties" xmlns:vt="http://schemas.openxmlformats.org/officeDocument/2006/docPropsVTypes">
  <Template>Normal</Template>
  <TotalTime>4</TotalTime>
  <Pages>32</Pages>
  <Words>9491</Words>
  <Characters>47457</Characters>
  <Application>Microsoft Office Word</Application>
  <DocSecurity>0</DocSecurity>
  <Lines>395</Lines>
  <Paragraphs>113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גרמן קגנובסקי</cp:lastModifiedBy>
  <cp:revision>2</cp:revision>
  <cp:lastPrinted>2021-06-17T07:34:00Z</cp:lastPrinted>
  <dcterms:created xsi:type="dcterms:W3CDTF">2021-06-17T07:50:00Z</dcterms:created>
  <dcterms:modified xsi:type="dcterms:W3CDTF">2021-06-17T07:50:00Z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a5391848-9fc6-41b6-a390-b0cb34864391</vt:lpwstr>
  </property>
</Properties>
</file>