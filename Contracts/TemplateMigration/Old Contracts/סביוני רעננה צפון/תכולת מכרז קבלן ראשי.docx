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43A1F" w14:textId="77777777" w:rsidR="00D904AB" w:rsidDel="00110BDC" w:rsidRDefault="00D13DF9" w:rsidP="00D904AB">
      <w:pPr>
        <w:spacing w:before="0" w:beforeAutospacing="0" w:after="0" w:afterAutospacing="0" w:line="240" w:lineRule="auto"/>
        <w:ind w:left="720" w:right="175"/>
        <w:jc w:val="right"/>
        <w:rPr>
          <w:del w:id="0" w:author="מיה קאירי" w:date="2021-08-17T13:09:00Z"/>
          <w:rFonts w:ascii="David" w:eastAsia="Times New Roman" w:hAnsi="David" w:cs="רמת גן"/>
          <w:sz w:val="32"/>
          <w:szCs w:val="32"/>
          <w:u w:val="single"/>
          <w:rtl/>
        </w:rPr>
      </w:pPr>
      <w:ins w:id="1" w:author="גרמן קגנובסקי" w:date="2021-08-26T13:22:00Z">
        <w:r>
          <w:rPr>
            <w:rFonts w:ascii="David" w:eastAsia="Times New Roman" w:hAnsi="David" w:cs="רמת גן" w:hint="cs"/>
            <w:sz w:val="32"/>
            <w:szCs w:val="32"/>
            <w:u w:val="single"/>
            <w:rtl/>
          </w:rPr>
          <w:t xml:space="preserve">  </w:t>
        </w:r>
      </w:ins>
      <w:ins w:id="2" w:author="גרמן קגנובסקי" w:date="2021-08-29T12:42:00Z">
        <w:r w:rsidR="00AB1B89">
          <w:rPr>
            <w:rFonts w:ascii="David" w:eastAsia="Times New Roman" w:hAnsi="David" w:cs="רמת גן" w:hint="cs"/>
            <w:sz w:val="32"/>
            <w:szCs w:val="32"/>
            <w:u w:val="single"/>
            <w:rtl/>
          </w:rPr>
          <w:t>;</w:t>
        </w:r>
      </w:ins>
    </w:p>
    <w:p w14:paraId="2E767740"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5FD3E7A9" wp14:editId="5F6B1B61">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2">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9B0BD"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018DF803"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3E704B27"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74FFFC9E"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1B8B42D2"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488F2ADC" w14:textId="065367AA"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 w:author="גרמן קגנובסקי" w:date="2022-02-06T13:02:00Z">
            <w:r w:rsidR="0035513A">
              <w:rPr>
                <w:rFonts w:ascii="David" w:eastAsia="Times New Roman" w:hAnsi="David" w:cs="David"/>
                <w:b/>
                <w:bCs/>
                <w:sz w:val="32"/>
                <w:szCs w:val="32"/>
                <w:u w:val="single"/>
                <w:rtl/>
              </w:rPr>
              <w:t>סביוני רעננה צפון</w:t>
            </w:r>
          </w:ins>
        </w:sdtContent>
      </w:sdt>
    </w:p>
    <w:p w14:paraId="376C1915"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474B6637"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490B0854" w14:textId="53EC5CC3"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4" w:author="גרמן קגנובסקי" w:date="2022-02-06T13:02:00Z">
                  <w:r w:rsidR="0035513A">
                    <w:rPr>
                      <w:rFonts w:ascii="David" w:eastAsia="Times New Roman" w:hAnsi="David" w:cs="David" w:hint="cs"/>
                      <w:b/>
                      <w:bCs/>
                      <w:color w:val="000000"/>
                      <w:sz w:val="28"/>
                      <w:szCs w:val="28"/>
                      <w:u w:val="single"/>
                      <w:rtl/>
                    </w:rPr>
                    <w:t>סביוני רעננה צפון</w:t>
                  </w:r>
                </w:ins>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723678A4"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329D34C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53FFA118"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10D402E4"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307FB142"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2DBFEEF2"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373E75B5"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5D7B29F0"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BF2E41"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775E450F"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768C3B4B"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7CCBAD58"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CC607F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442CB0C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01877E0B"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5FB301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507159E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2793771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5F4BBA3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7732BCAB"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707CE84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02E7C4E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1078EAE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09D8100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0EC06A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9C734C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A401AB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84DE4A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5F4AA6E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DF1AEA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BC71CF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0AFA5D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2F0576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904B26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43E026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9EFC89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7EF0380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60A159B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28FB120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7567594"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955429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6E760B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576DEA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5C482B6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57B5982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C9B27E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0F27973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AE96C2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7E6252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32B0F4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5F5B15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4DA055F4"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B0E503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9F8696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CE0AE8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29589C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DD36B7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2CD80D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60D50AE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80F31D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D402EE4"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39F0CC9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5E5A8D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68A9D0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EB7622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5C3E0E25"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53B18B7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79C1F4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253D8C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5B08FC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189A42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86C817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shd w:val="clear" w:color="auto" w:fill="auto"/>
            <w:vAlign w:val="center"/>
            <w:hideMark/>
          </w:tcPr>
          <w:p w14:paraId="55AF2BE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C35662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DB7836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B6913C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392988F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97888B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0214FD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4900948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64F5D3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20B198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4382B3B" w14:textId="77777777" w:rsidR="00237720" w:rsidRPr="00E56613" w:rsidRDefault="00237720" w:rsidP="00237720">
            <w:pPr>
              <w:spacing w:before="0" w:beforeAutospacing="0" w:after="0" w:afterAutospacing="0" w:line="240" w:lineRule="auto"/>
              <w:rPr>
                <w:rFonts w:ascii="David" w:eastAsia="Times New Roman" w:hAnsi="David" w:cs="David"/>
                <w:b/>
                <w:bCs/>
              </w:rPr>
            </w:pPr>
            <w:bookmarkStart w:id="5" w:name="_GoBack" w:colFirst="3" w:colLast="3"/>
          </w:p>
        </w:tc>
        <w:tc>
          <w:tcPr>
            <w:tcW w:w="1884" w:type="dxa"/>
            <w:vMerge/>
            <w:tcBorders>
              <w:top w:val="nil"/>
              <w:left w:val="single" w:sz="4" w:space="0" w:color="auto"/>
              <w:bottom w:val="single" w:sz="4" w:space="0" w:color="000000"/>
              <w:right w:val="single" w:sz="4" w:space="0" w:color="auto"/>
            </w:tcBorders>
            <w:vAlign w:val="center"/>
            <w:hideMark/>
          </w:tcPr>
          <w:p w14:paraId="19DF4E1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6C402D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8AE430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604D671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4789C2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bookmarkEnd w:id="5"/>
      <w:tr w:rsidR="00237720" w:rsidRPr="00E56613" w14:paraId="0BEA1DD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EDEFA9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3B40C66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F07485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156DED1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352C945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0A44C94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E310090"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2F882078"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14526121"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3764F80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378C9BA8"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83C57D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2E01DA5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18215D2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52FE463A"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FD9025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433C040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70731F0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B7A99B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7967449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9BE2EA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60110E6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961FBF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0F0C840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16D0F8E5"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8EF8B3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48BCEDBC"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12F931F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7CFDD2E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3091A8E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F09D22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4E6D4E0A"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9E915E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2DFAE96F"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DDA13F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023D30B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0081CC1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E7F8DB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53A3E31"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5257C02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B73D1D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754602F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9ED949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4A6AB8F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B47314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0E5CEF2"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5670D01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40EAF62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10F288D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3797DC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26DBCA1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58E472B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F112C8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FC3B921"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B40F19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580A88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3CE6DA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151905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711BFA7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964169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5FB9898"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42A2271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61C374C0"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262D53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499CB23"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B12CDB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7B6BA53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6BAD71B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77EF56F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33E7F61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64D9427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7DD70B0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3DCF99F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60523AA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4DA1BD3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50E3B91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4B3FD13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6A48FC9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0D1045F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4458E54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2160B8C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169C5D1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07AB1B5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4A43802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1A97A1C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4625E15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מפרט ותכנון עקרוני של שוט אשפה וטיפול בו - יוכן ע"י הקבלן</w:t>
            </w:r>
            <w:r w:rsidRPr="00E56613">
              <w:rPr>
                <w:rFonts w:ascii="David" w:eastAsia="Times New Roman" w:hAnsi="David" w:cs="David" w:hint="cs"/>
                <w:rtl/>
              </w:rPr>
              <w:t>.</w:t>
            </w:r>
          </w:p>
          <w:p w14:paraId="36430AE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4506AF5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2C807704"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57629DF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D52A11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26B8ECEC"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0019EEF1"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7DF0405B"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04E1D4BB"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66AAB9D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3EA73D0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30DCEE9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362CF59C"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1F65CEB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1FB7DFB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C0DD01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8F4B1B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shd w:val="clear" w:color="auto" w:fill="auto"/>
            <w:vAlign w:val="center"/>
            <w:hideMark/>
          </w:tcPr>
          <w:p w14:paraId="0E52652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09FFD22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0F95B868"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75D72F4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5B3E575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01A991A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1448BFA"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1DBAE265"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258C0333"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07639273"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11F5EDDE"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22B317F2"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BAA5E8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61F9430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328E13A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479254D9"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7DD0181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333A026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37BED0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4413927"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653A609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0B97548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D8B1FC4"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53CDDD3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1BABDB9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2B144FE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54A2A28"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4940272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3D2C0A1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1F1611E3"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3D4E8A21"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0915EB5C"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28F2D3F5"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shd w:val="clear" w:color="auto" w:fill="auto"/>
            <w:hideMark/>
          </w:tcPr>
          <w:p w14:paraId="06BA25F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E4E2A0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07B0019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063A325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shd w:val="clear" w:color="auto" w:fill="auto"/>
            <w:vAlign w:val="center"/>
            <w:hideMark/>
          </w:tcPr>
          <w:p w14:paraId="01AABCD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0E1BD15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5C3A976D"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4ED01081"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6E048A7C"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2CB8EFF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4DDA5036"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4B44090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0C1B0A1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תכניות פיתוח</w:t>
            </w:r>
          </w:p>
        </w:tc>
        <w:tc>
          <w:tcPr>
            <w:tcW w:w="3124" w:type="dxa"/>
            <w:tcBorders>
              <w:left w:val="nil"/>
              <w:bottom w:val="nil"/>
              <w:right w:val="nil"/>
            </w:tcBorders>
            <w:shd w:val="clear" w:color="auto" w:fill="auto"/>
            <w:noWrap/>
            <w:vAlign w:val="bottom"/>
            <w:hideMark/>
          </w:tcPr>
          <w:p w14:paraId="045FD9B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6C2F4F5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97E0036"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3F419FD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39F0C58"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17A9801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CA47A7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אדריכלות פנים לשטחים ציבוריים</w:t>
            </w:r>
          </w:p>
        </w:tc>
        <w:tc>
          <w:tcPr>
            <w:tcW w:w="3124" w:type="dxa"/>
            <w:tcBorders>
              <w:top w:val="nil"/>
              <w:left w:val="nil"/>
              <w:bottom w:val="nil"/>
              <w:right w:val="nil"/>
            </w:tcBorders>
            <w:shd w:val="clear" w:color="auto" w:fill="auto"/>
            <w:noWrap/>
            <w:vAlign w:val="bottom"/>
            <w:hideMark/>
          </w:tcPr>
          <w:p w14:paraId="2CFB7F07"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744E7D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EE035A0"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31DAF5C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8149FAD"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0A3E806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AD086A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4CCA4D9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81092E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E9CC3A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A76448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2630676F"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9FCC63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14C40D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45600EF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12AB63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21FF6D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F09D00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467F7763"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313E3B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D129EC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5E62B300"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B79FE5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B60EEB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F4CC99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3FDF07B1"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A36D6C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4D9B8E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3F983DE1"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E8ABC2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9C9D542"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10B2FEC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DE514C0"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1859D84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9CADD0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068F43F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12E56E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57309B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F0714E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0DBA9AA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ACC726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04DC2E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623B819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1FE878D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470C64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4973C3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948008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A4A09F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56D6CB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1F1CCA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3445FB4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BC5213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9D0DFF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8ED63D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61C1DD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FB1F98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9BDA46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shd w:val="clear" w:color="auto" w:fill="auto"/>
            <w:vAlign w:val="center"/>
            <w:hideMark/>
          </w:tcPr>
          <w:p w14:paraId="3B57E0E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55BB23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42123F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D2BF2F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A150CC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499064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D931B5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shd w:val="clear" w:color="auto" w:fill="auto"/>
            <w:vAlign w:val="center"/>
            <w:hideMark/>
          </w:tcPr>
          <w:p w14:paraId="3F8D16B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2ACA42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89F107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66D610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D2FCFA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E3F68B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1A1A70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איכה"ס / בנייה ירוקה</w:t>
            </w:r>
          </w:p>
        </w:tc>
        <w:tc>
          <w:tcPr>
            <w:tcW w:w="3124" w:type="dxa"/>
            <w:tcBorders>
              <w:top w:val="nil"/>
              <w:left w:val="nil"/>
              <w:bottom w:val="nil"/>
              <w:right w:val="nil"/>
            </w:tcBorders>
            <w:shd w:val="clear" w:color="auto" w:fill="auto"/>
            <w:vAlign w:val="center"/>
            <w:hideMark/>
          </w:tcPr>
          <w:p w14:paraId="419169E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298526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4303A6A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94687A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1CF294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36E416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7D025B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6743F61B"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5456A1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72DB57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E1C6A1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31FF5D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C27E79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1EC708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26A6FC9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F34C9C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BB45D0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F97EF9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2CF981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10AD6E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7E3B51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15A5E96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8F8CBE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A07F39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162163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AFB52C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6A351D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288869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shd w:val="clear" w:color="auto" w:fill="auto"/>
            <w:vAlign w:val="center"/>
            <w:hideMark/>
          </w:tcPr>
          <w:p w14:paraId="7AA134A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56D37F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75EBA74"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3E18B5E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55084FA4"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AE41AC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BE4E43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p>
        </w:tc>
        <w:tc>
          <w:tcPr>
            <w:tcW w:w="3124" w:type="dxa"/>
            <w:tcBorders>
              <w:top w:val="nil"/>
              <w:left w:val="nil"/>
              <w:bottom w:val="single" w:sz="4" w:space="0" w:color="auto"/>
              <w:right w:val="nil"/>
            </w:tcBorders>
            <w:shd w:val="clear" w:color="auto" w:fill="auto"/>
            <w:vAlign w:val="center"/>
            <w:hideMark/>
          </w:tcPr>
          <w:p w14:paraId="7714FA15"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7ACAF67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1352D1BA" w14:textId="77777777" w:rsidTr="009B30C2">
        <w:trPr>
          <w:trHeight w:val="834"/>
        </w:trPr>
        <w:tc>
          <w:tcPr>
            <w:tcW w:w="754" w:type="dxa"/>
            <w:tcBorders>
              <w:top w:val="nil"/>
              <w:left w:val="single" w:sz="4" w:space="0" w:color="auto"/>
              <w:bottom w:val="single" w:sz="4" w:space="0" w:color="auto"/>
              <w:right w:val="single" w:sz="4" w:space="0" w:color="auto"/>
            </w:tcBorders>
            <w:shd w:val="clear" w:color="auto" w:fill="auto"/>
            <w:vAlign w:val="center"/>
            <w:hideMark/>
          </w:tcPr>
          <w:p w14:paraId="6823D206"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413D20DF"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6122EC0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13C6447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shd w:val="clear" w:color="auto" w:fill="auto"/>
            <w:vAlign w:val="center"/>
            <w:hideMark/>
          </w:tcPr>
          <w:p w14:paraId="383CE38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12F21754"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6C759E18" w14:textId="77777777" w:rsidR="00237720" w:rsidRDefault="00237720" w:rsidP="00237720">
            <w:pPr>
              <w:bidi w:val="0"/>
              <w:spacing w:before="0" w:beforeAutospacing="0" w:after="0" w:afterAutospacing="0" w:line="240" w:lineRule="auto"/>
              <w:rPr>
                <w:rFonts w:ascii="David" w:eastAsia="Times New Roman" w:hAnsi="David" w:cs="David"/>
              </w:rPr>
            </w:pPr>
          </w:p>
          <w:p w14:paraId="773F01D7" w14:textId="77777777" w:rsidR="00237720" w:rsidRDefault="00237720" w:rsidP="00237720">
            <w:pPr>
              <w:bidi w:val="0"/>
              <w:spacing w:before="0" w:beforeAutospacing="0" w:after="0" w:afterAutospacing="0" w:line="240" w:lineRule="auto"/>
              <w:rPr>
                <w:rFonts w:ascii="David" w:eastAsia="Times New Roman" w:hAnsi="David" w:cs="David"/>
              </w:rPr>
            </w:pPr>
          </w:p>
          <w:p w14:paraId="47369083"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6B4481C4"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lastRenderedPageBreak/>
        <w:t xml:space="preserve"> </w:t>
      </w:r>
    </w:p>
    <w:p w14:paraId="3E333B0F"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4E6D75D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84F305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FF6FD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273A32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47647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2E6EE4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4FA56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A89668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42F9B3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1627A2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9F4F69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5A5098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76C220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61CB5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4C2CB4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FFD5A9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589B0C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E50365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6414BF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0B606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7F037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8B4220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18B2D7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5BA81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E4C31E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C224F1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B40203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62073B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603DA8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CE2EC2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88A1A6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52324B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044C87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CB4F5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7B00C8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7DD995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B5099F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E2E654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4F02D8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D0EB07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7948FB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95A01B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D00F06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8142D6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1DF3B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D1CDCD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751516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5AD2E84"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0FDE6415"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61B2434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ECC103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59655B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362F12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5CA03F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206E74E" w14:textId="31FB30CE" w:rsidR="00237720" w:rsidRDefault="00D032EF" w:rsidP="00237720">
      <w:pPr>
        <w:spacing w:before="0" w:beforeAutospacing="0" w:after="0" w:afterAutospacing="0" w:line="240" w:lineRule="auto"/>
        <w:ind w:left="720" w:right="175"/>
        <w:jc w:val="center"/>
        <w:rPr>
          <w:rFonts w:ascii="David" w:eastAsia="Times New Roman" w:hAnsi="David" w:cs="David"/>
          <w:color w:val="000000"/>
        </w:rPr>
      </w:pPr>
      <w:ins w:id="6" w:author="גרמן קגנובסקי" w:date="2022-02-06T13:04:00Z">
        <w:r>
          <w:rPr>
            <w:rFonts w:ascii="David" w:eastAsia="Times New Roman" w:hAnsi="David" w:cs="David" w:hint="cs"/>
            <w:color w:val="000000"/>
            <w:rtl/>
          </w:rPr>
          <w:t>53800</w:t>
        </w:r>
      </w:ins>
    </w:p>
    <w:p w14:paraId="3DE48DC0"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drawing>
          <wp:inline distT="0" distB="0" distL="0" distR="0" wp14:anchorId="6AF330AD" wp14:editId="0E9F3CD6">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041EE69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3081725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10C6FF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0531047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4485350D"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45511C2C"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53B2A5C4"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078E2B9F"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742C16F3" w14:textId="102B1FCE"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 w:author="גרמן קגנובסקי" w:date="2022-02-06T13:02:00Z">
            <w:r w:rsidR="0035513A">
              <w:rPr>
                <w:rFonts w:ascii="David" w:eastAsia="Times New Roman" w:hAnsi="David" w:cs="David"/>
                <w:sz w:val="24"/>
                <w:szCs w:val="24"/>
                <w:rtl/>
              </w:rPr>
              <w:t>סביוני רעננה צפון</w:t>
            </w:r>
          </w:ins>
        </w:sdtContent>
      </w:sdt>
      <w:r w:rsidRPr="00E56613">
        <w:rPr>
          <w:rFonts w:ascii="David" w:eastAsia="Times New Roman" w:hAnsi="David" w:cs="David"/>
          <w:sz w:val="24"/>
          <w:szCs w:val="24"/>
          <w:rtl/>
        </w:rPr>
        <w:t xml:space="preserve"> </w:t>
      </w:r>
    </w:p>
    <w:p w14:paraId="5A795E37" w14:textId="77777777"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גרמן קגנובסקי" w:date="2021-09-02T10:42:00Z">
            <w:r w:rsidR="00D30251">
              <w:rPr>
                <w:rFonts w:ascii="David" w:eastAsia="Times New Roman" w:hAnsi="David" w:cs="David"/>
                <w:sz w:val="24"/>
                <w:szCs w:val="24"/>
                <w:rtl/>
              </w:rPr>
              <w:t>רעננה</w:t>
            </w:r>
          </w:ins>
        </w:sdtContent>
      </w:sdt>
      <w:r w:rsidRPr="00E56613">
        <w:rPr>
          <w:rFonts w:ascii="David" w:eastAsia="Times New Roman" w:hAnsi="David" w:cs="David"/>
          <w:sz w:val="24"/>
          <w:szCs w:val="24"/>
          <w:rtl/>
        </w:rPr>
        <w:t xml:space="preserve"> </w:t>
      </w:r>
    </w:p>
    <w:p w14:paraId="7D203A38" w14:textId="53FA5174"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גרמן קגנובסקי" w:date="2021-09-02T10:46:00Z">
            <w:r w:rsidR="007356E8">
              <w:rPr>
                <w:rFonts w:ascii="David" w:eastAsia="Times New Roman" w:hAnsi="David" w:cs="David" w:hint="cs"/>
                <w:sz w:val="24"/>
                <w:szCs w:val="24"/>
                <w:rtl/>
              </w:rPr>
              <w:t>רנ/708</w:t>
            </w:r>
          </w:ins>
        </w:sdtContent>
      </w:sdt>
    </w:p>
    <w:p w14:paraId="5866792B" w14:textId="0B46C8EE"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גרמן קגנובסקי" w:date="2022-02-06T13:01:00Z">
            <w:r w:rsidR="009C7B00">
              <w:rPr>
                <w:rFonts w:ascii="David" w:eastAsia="Times New Roman" w:hAnsi="David" w:cs="David" w:hint="cs"/>
                <w:sz w:val="24"/>
                <w:szCs w:val="24"/>
                <w:rtl/>
              </w:rPr>
              <w:t xml:space="preserve"> גוש 6585 חלקה 151</w:t>
            </w:r>
          </w:ins>
        </w:sdtContent>
      </w:sdt>
    </w:p>
    <w:p w14:paraId="6E434627" w14:textId="145C79E4"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כתובת : </w:t>
      </w:r>
      <w:ins w:id="11" w:author="גרמן קגנובסקי" w:date="2021-09-02T10:56:00Z">
        <w:r w:rsidR="003D6BC6">
          <w:rPr>
            <w:rFonts w:ascii="David" w:eastAsia="Times New Roman" w:hAnsi="David" w:cs="David" w:hint="cs"/>
            <w:sz w:val="24"/>
            <w:szCs w:val="24"/>
            <w:rtl/>
          </w:rPr>
          <w:t xml:space="preserve">הכלנית 2, רעננה </w:t>
        </w:r>
      </w:ins>
      <w:r>
        <w:rPr>
          <w:rFonts w:ascii="David" w:eastAsia="Times New Roman" w:hAnsi="David" w:cs="David" w:hint="cs"/>
          <w:sz w:val="24"/>
          <w:szCs w:val="24"/>
          <w:rtl/>
        </w:rPr>
        <w:t>__________________</w:t>
      </w:r>
    </w:p>
    <w:p w14:paraId="25E736B6"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322AB75D"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2BC93D0F"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62382CD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01DC78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17CEE3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0CCBD0E"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97D979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22CEC4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070F54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87F4377"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54C2AC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61232D8"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3354970"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E4EED4F"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4F2BC35"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0F2AF2D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DB283FB"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447E33A3"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388FCD0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FB882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6475E16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954CF1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659A42D5"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6A02C12A"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06B955A8"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0F17C901"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1E86DCF8"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36D7D303"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10C6E76B"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39A8B8BB"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18C3B501"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27039D63"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50B9B761"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7FBCEAF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D8EE0B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3D4ED3E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424D49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63FD304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331D1D6"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294BC18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A4B45A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14BB4B8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04DD85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571F21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2F62922A"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738E155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D4D03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7B45B24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BD4A91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68673E1A"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5BC6637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64E33F1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7CF78A20"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3F7ADFBE"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67E64813"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0867E8C2"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p>
    <w:p w14:paraId="15590484"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130EEB9C"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3E71873B"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245DA7D2"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37FBDE69"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549021AF"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3869119D"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31D5821D"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66ED5059"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393060EA"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1002D125"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571E2DA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3BC9C51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469A0ADF"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1E9FE3DB"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76F5100A"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3275346A"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556885D2"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25E2B5CA"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0564BA76"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0451FD9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587935BB"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3D0F3E85"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0CDE4A43" w14:textId="7E743E05"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סיור באתר העבודות יתקיים ביום_______ בשעה  _________. הסברים נוספים ניתן לקבל אצל מנהל הפרויקט, מר </w:t>
      </w:r>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12" w:author="גרמן קגנובסקי" w:date="2021-09-02T10:49:00Z">
            <w:r w:rsidR="007356E8">
              <w:rPr>
                <w:rFonts w:ascii="Times New Roman" w:eastAsia="Times New Roman" w:hAnsi="Times New Roman" w:cs="David" w:hint="cs"/>
                <w:sz w:val="24"/>
                <w:szCs w:val="24"/>
                <w:rtl/>
              </w:rPr>
              <w:t xml:space="preserve">גרמן קגנובסקי </w:t>
            </w:r>
          </w:ins>
        </w:sdtContent>
      </w:sdt>
      <w:r w:rsidRPr="00E56613">
        <w:rPr>
          <w:rFonts w:ascii="Times New Roman" w:eastAsia="Times New Roman" w:hAnsi="Times New Roman" w:cs="David" w:hint="cs"/>
          <w:sz w:val="24"/>
          <w:szCs w:val="24"/>
          <w:rtl/>
        </w:rPr>
        <w:t>.</w:t>
      </w:r>
    </w:p>
    <w:p w14:paraId="46D3ACEE"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419DEFF7"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630BB7D6"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5398762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1AFA18E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079A222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3F1BCEB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28D4FE1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0E24B57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1533CE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615512A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17B8B61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242E06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14B51E3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035577E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0E4C04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62B1B0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5D29B0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0B9184B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89CB339"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5E9476A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098186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65EC919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3F9B135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B41FE1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6DBCCFF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7F83A90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78F91BA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07A7D8D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D35DEC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26B181F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2D3C79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119D6E3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F99CC7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2A468AB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F45386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4D915C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C8FA9B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0E6E382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56D213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36A0D84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3971C8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672F1C7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56514B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61D8B5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1C552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19F403B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140050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500D03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1E3A139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50D43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58F6487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B467A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59D79EE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4DD4BE8D" w14:textId="77777777" w:rsidTr="00E56613">
        <w:tc>
          <w:tcPr>
            <w:tcW w:w="566" w:type="dxa"/>
            <w:shd w:val="clear" w:color="auto" w:fill="auto"/>
          </w:tcPr>
          <w:p w14:paraId="3FF8DD1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947746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55498F9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215D36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1A5C819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69E56AC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13D759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41AFB6E6" w14:textId="77777777" w:rsidTr="00E56613">
        <w:tc>
          <w:tcPr>
            <w:tcW w:w="566" w:type="dxa"/>
            <w:shd w:val="clear" w:color="auto" w:fill="auto"/>
          </w:tcPr>
          <w:p w14:paraId="759F16D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733D0ED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086F90B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3B0ECBD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61134E8" w14:textId="77777777" w:rsidTr="00E56613">
        <w:tc>
          <w:tcPr>
            <w:tcW w:w="566" w:type="dxa"/>
            <w:shd w:val="clear" w:color="auto" w:fill="auto"/>
          </w:tcPr>
          <w:p w14:paraId="0D0878B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190AB75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B27DE9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539429B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44875C59" w14:textId="77777777" w:rsidTr="00E56613">
        <w:tc>
          <w:tcPr>
            <w:tcW w:w="566" w:type="dxa"/>
            <w:shd w:val="clear" w:color="auto" w:fill="auto"/>
          </w:tcPr>
          <w:p w14:paraId="0D27A9E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45AE0C6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11EFDE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5CFF2DA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36E331DA" w14:textId="77777777" w:rsidTr="00E56613">
        <w:tc>
          <w:tcPr>
            <w:tcW w:w="566" w:type="dxa"/>
            <w:shd w:val="clear" w:color="auto" w:fill="auto"/>
          </w:tcPr>
          <w:p w14:paraId="17EEA5C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395A051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D82996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2644C26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1B24F304" w14:textId="77777777" w:rsidTr="00E56613">
        <w:tc>
          <w:tcPr>
            <w:tcW w:w="566" w:type="dxa"/>
            <w:shd w:val="clear" w:color="auto" w:fill="auto"/>
          </w:tcPr>
          <w:p w14:paraId="44FC4DC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1E401C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1C8B072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1C9F023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738B9DA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4E2C92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1EF62E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6563C99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403A33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13E8AA2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5FD56E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lastRenderedPageBreak/>
        <w:t>______________________________________________________________</w:t>
      </w:r>
    </w:p>
    <w:p w14:paraId="19FF91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7C8E4ED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7A72B5B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1DB1144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D62CA1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1EEE0D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43388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80175D3"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7B11F6CA"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7B35AD19"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553E92E3"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5C96039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02141AF0"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585A1851"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1363BEF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74A0A9B1"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529AE775"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1BAE4C99"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08BD3BF0"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5EB11C0F"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4B8E5C4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7771D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57926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98944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7DEC6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E2AEF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5E1BA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356E5C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BABC0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1CCD24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9ABD7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06F287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371583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E522C2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744C1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975D6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E8075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26EC41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E65696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389F72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EDB5F6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0E68F0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09353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4B51A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874E74"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69D97E1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57C85E2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3CCFDCE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5B27C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D1188D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4BB2C2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9A50E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A1E7B3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6AE4B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5D64A7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F320A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239733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1054A0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2F530C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35E25F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E3CB4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6F9318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ED51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5F25E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3EF7C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B438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AE3A5B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A5984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74850D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51191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E3BBBC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49EAA6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FB788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B4C71D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EB937C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29D96D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2B1D11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AAF1E4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B2A13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31E0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79F0C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D17191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A2BACC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8F309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471D5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3C82D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B7376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78F25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9691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5C953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AD62C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6CDDC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C851A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574A7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4D1860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50EEA7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44EA9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E847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1725A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B0BD7D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638BE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FBC78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72199DA"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2F17E89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434272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27A31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76A8FFF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4C6FEF8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D442D28"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B855D0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064FAFF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3A1D597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12FDE47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3131EEC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63A27B2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6B5B2A6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2375D9AE"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B2CA739"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7B182CB1"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69776D39"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25A60557"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D27A814"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2568006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1E52480"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6EB6003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73417C6"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0480EB43"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0CE2522"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5F73613E"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86663D5"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3B10DA31"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108F4E4A"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64BB211B"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9F1F9CC"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53090404"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BEBDF81"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42EA075E"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729812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E4BC2F9"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3B83D18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4B0AFB3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555E6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0912757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243077E6" w14:textId="13B0070A"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3" w:author="גרמן קגנובסקי" w:date="2022-02-06T13:02:00Z">
            <w:r w:rsidR="0035513A">
              <w:rPr>
                <w:rFonts w:ascii="Times New Roman" w:eastAsia="Times New Roman" w:hAnsi="Times New Roman" w:cs="David" w:hint="cs"/>
                <w:b/>
                <w:bCs/>
                <w:snapToGrid w:val="0"/>
                <w:sz w:val="24"/>
                <w:szCs w:val="24"/>
                <w:u w:val="single"/>
                <w:rtl/>
              </w:rPr>
              <w:t>סביוני רעננה צפון</w:t>
            </w:r>
          </w:ins>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4" w:author="גרמן קגנובסקי" w:date="2021-09-02T10:42:00Z">
            <w:r w:rsidR="00D30251">
              <w:rPr>
                <w:rFonts w:ascii="Times New Roman" w:eastAsia="Times New Roman" w:hAnsi="Times New Roman" w:cs="David" w:hint="cs"/>
                <w:b/>
                <w:bCs/>
                <w:snapToGrid w:val="0"/>
                <w:sz w:val="24"/>
                <w:szCs w:val="24"/>
                <w:u w:val="single"/>
                <w:rtl/>
              </w:rPr>
              <w:t>רעננה</w:t>
            </w:r>
          </w:ins>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ins w:id="15" w:author="גרמן קגנובסקי" w:date="2021-09-02T10:42:00Z">
            <w:r w:rsidR="00D30251">
              <w:rPr>
                <w:rFonts w:ascii="Times New Roman" w:eastAsia="Times New Roman" w:hAnsi="Times New Roman" w:cs="David" w:hint="cs"/>
                <w:b/>
                <w:bCs/>
                <w:snapToGrid w:val="0"/>
                <w:sz w:val="24"/>
                <w:szCs w:val="24"/>
                <w:u w:val="single"/>
                <w:rtl/>
              </w:rPr>
              <w:t xml:space="preserve">רעננה </w:t>
            </w:r>
          </w:ins>
        </w:sdtContent>
      </w:sdt>
    </w:p>
    <w:p w14:paraId="72747217"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7849DDC1"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44CD29A0"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0DC2CA5A"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04D98F67"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295F1871"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0397F77"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78DBDEF4"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260537F8"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3140EC5A"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2B80892"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092D94A5"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34AC3BFC"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4E85F54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420AB79"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745EF747"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A415314"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371D22D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3CFA18C"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7F755E35"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4AC1C40"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69C4AC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92CB19C"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02A68FC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4AE5B009"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689F29B4"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3D0FC677"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213DA889"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5577596C"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5EAE7347"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65894BF9" w14:textId="2CF2E62A"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6" w:author="גרמן קגנובסקי" w:date="2022-02-06T13:02:00Z">
            <w:r w:rsidR="0035513A">
              <w:rPr>
                <w:rFonts w:ascii="Times New Roman" w:eastAsia="Times New Roman" w:hAnsi="Times New Roman" w:cs="David" w:hint="cs"/>
                <w:b/>
                <w:bCs/>
                <w:sz w:val="26"/>
                <w:szCs w:val="26"/>
                <w:u w:val="single"/>
                <w:rtl/>
              </w:rPr>
              <w:t>סביוני רעננה צפון</w:t>
            </w:r>
          </w:ins>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5F347FD9"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7C19935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2B1ED3A1" w14:textId="77777777" w:rsidTr="00E56613">
        <w:trPr>
          <w:gridAfter w:val="1"/>
          <w:wAfter w:w="16" w:type="dxa"/>
          <w:trHeight w:val="181"/>
        </w:trPr>
        <w:tc>
          <w:tcPr>
            <w:tcW w:w="9118" w:type="dxa"/>
            <w:gridSpan w:val="5"/>
            <w:vAlign w:val="bottom"/>
          </w:tcPr>
          <w:p w14:paraId="7C36D6A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5ED4F74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2ACC3FBB" w14:textId="77777777" w:rsidTr="00E56613">
        <w:trPr>
          <w:gridAfter w:val="1"/>
          <w:wAfter w:w="16" w:type="dxa"/>
        </w:trPr>
        <w:tc>
          <w:tcPr>
            <w:tcW w:w="765" w:type="dxa"/>
            <w:vAlign w:val="center"/>
          </w:tcPr>
          <w:p w14:paraId="58A99ED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7E40097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79B7956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12ECAB8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1C7E0D2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38633905" w14:textId="77777777" w:rsidTr="00E56613">
        <w:trPr>
          <w:gridAfter w:val="1"/>
          <w:wAfter w:w="16" w:type="dxa"/>
        </w:trPr>
        <w:tc>
          <w:tcPr>
            <w:tcW w:w="765" w:type="dxa"/>
          </w:tcPr>
          <w:p w14:paraId="78B5AE3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6CEA5B0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75B3524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העבודות יבוצעו בהתאם למפורט במפרט המיוחד המצורף, התשריטים המגדירים את תחום העבודה הפאושלי ובהתאם לאמור בהסכם, לרבות בין היתר הביסוס, מתקני החימום מסוג דקוהיט 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7B68E1F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01B2593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2145BC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211DD3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260D53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7DF411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AD1FBF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4BBBA9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0F25C3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CC7B11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3E2CCA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ED0F25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0EEA44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E208D7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1DFA9A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C7C57F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9467E1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05FDB0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6EA17F0" w14:textId="77777777" w:rsidTr="00E56613">
        <w:tc>
          <w:tcPr>
            <w:tcW w:w="6860" w:type="dxa"/>
            <w:gridSpan w:val="4"/>
            <w:tcBorders>
              <w:bottom w:val="single" w:sz="4" w:space="0" w:color="auto"/>
            </w:tcBorders>
          </w:tcPr>
          <w:p w14:paraId="518F509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6 המבנים חניונים והפיתוח – מחיר סופי</w:t>
            </w:r>
          </w:p>
        </w:tc>
        <w:tc>
          <w:tcPr>
            <w:tcW w:w="2274" w:type="dxa"/>
            <w:gridSpan w:val="2"/>
            <w:tcBorders>
              <w:bottom w:val="single" w:sz="4" w:space="0" w:color="auto"/>
            </w:tcBorders>
          </w:tcPr>
          <w:p w14:paraId="0214115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18D06A67" w14:textId="77777777" w:rsidTr="00E56613">
        <w:tc>
          <w:tcPr>
            <w:tcW w:w="9134" w:type="dxa"/>
            <w:gridSpan w:val="6"/>
            <w:tcBorders>
              <w:bottom w:val="single" w:sz="4" w:space="0" w:color="auto"/>
            </w:tcBorders>
          </w:tcPr>
          <w:p w14:paraId="6DA52A2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44F147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2E8902FF" w14:textId="77777777" w:rsidTr="00E56613">
        <w:tc>
          <w:tcPr>
            <w:tcW w:w="6860" w:type="dxa"/>
            <w:gridSpan w:val="4"/>
            <w:tcBorders>
              <w:top w:val="single" w:sz="4" w:space="0" w:color="auto"/>
              <w:left w:val="nil"/>
              <w:bottom w:val="single" w:sz="4" w:space="0" w:color="auto"/>
              <w:right w:val="nil"/>
            </w:tcBorders>
          </w:tcPr>
          <w:p w14:paraId="0E8EB72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1416175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52A08E2E" w14:textId="77777777" w:rsidTr="00E56613">
        <w:tc>
          <w:tcPr>
            <w:tcW w:w="9134" w:type="dxa"/>
            <w:gridSpan w:val="6"/>
            <w:tcBorders>
              <w:top w:val="single" w:sz="4" w:space="0" w:color="auto"/>
            </w:tcBorders>
          </w:tcPr>
          <w:p w14:paraId="5944CD8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3F8E56B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אך לכל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בניינים והחניון שמתחתם ולרבות הפיתוח הצמוד, בנפרד,  לפי פרקים:</w:t>
            </w:r>
          </w:p>
        </w:tc>
      </w:tr>
      <w:tr w:rsidR="00E56613" w:rsidRPr="00E56613" w14:paraId="2E6FD8DD" w14:textId="77777777" w:rsidTr="00E56613">
        <w:trPr>
          <w:gridAfter w:val="1"/>
          <w:wAfter w:w="16" w:type="dxa"/>
        </w:trPr>
        <w:tc>
          <w:tcPr>
            <w:tcW w:w="765" w:type="dxa"/>
          </w:tcPr>
          <w:p w14:paraId="747B584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3AF7306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3809B71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67C2B47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3393214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53899CB" w14:textId="77777777" w:rsidTr="00E56613">
        <w:trPr>
          <w:gridAfter w:val="1"/>
          <w:wAfter w:w="16" w:type="dxa"/>
        </w:trPr>
        <w:tc>
          <w:tcPr>
            <w:tcW w:w="765" w:type="dxa"/>
          </w:tcPr>
          <w:p w14:paraId="13DF61B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BB5662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791BCAF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3A47455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הבטון עבור ביסוס ושלד המבנים כולל חיפויי האבן, לרבות עב' איטום וכיוצ"ב</w:t>
            </w:r>
          </w:p>
        </w:tc>
        <w:tc>
          <w:tcPr>
            <w:tcW w:w="850" w:type="dxa"/>
          </w:tcPr>
          <w:p w14:paraId="5B3D11E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0E55E5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A6197D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D09B65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8A609A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4CCBC1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D5853D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095FDD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691CF98" w14:textId="77777777" w:rsidTr="00E56613">
        <w:trPr>
          <w:gridAfter w:val="1"/>
          <w:wAfter w:w="16" w:type="dxa"/>
        </w:trPr>
        <w:tc>
          <w:tcPr>
            <w:tcW w:w="765" w:type="dxa"/>
          </w:tcPr>
          <w:p w14:paraId="2770D57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EBB06F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5806CA1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178362B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וכיוצ"ב</w:t>
            </w:r>
          </w:p>
        </w:tc>
        <w:tc>
          <w:tcPr>
            <w:tcW w:w="850" w:type="dxa"/>
          </w:tcPr>
          <w:p w14:paraId="266FE81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E26B43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DDD366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4A7C76F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23EBC28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5B4520F" w14:textId="77777777" w:rsidTr="00E56613">
        <w:trPr>
          <w:gridAfter w:val="1"/>
          <w:wAfter w:w="16" w:type="dxa"/>
        </w:trPr>
        <w:tc>
          <w:tcPr>
            <w:tcW w:w="765" w:type="dxa"/>
          </w:tcPr>
          <w:p w14:paraId="42D5AFF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1ACB937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0EE4C05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8B4162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FC2F81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835CBC0" w14:textId="77777777" w:rsidTr="00E56613">
        <w:trPr>
          <w:gridAfter w:val="1"/>
          <w:wAfter w:w="16" w:type="dxa"/>
        </w:trPr>
        <w:tc>
          <w:tcPr>
            <w:tcW w:w="765" w:type="dxa"/>
          </w:tcPr>
          <w:p w14:paraId="51BD032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5B2E089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חשמל מ"ג, מ"נ ותקשורת לרבות מתקני החימום מסוג דקוהיט</w:t>
            </w:r>
          </w:p>
        </w:tc>
        <w:tc>
          <w:tcPr>
            <w:tcW w:w="850" w:type="dxa"/>
          </w:tcPr>
          <w:p w14:paraId="100C6F8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81EA23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5A422FE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473315B" w14:textId="77777777" w:rsidTr="00E56613">
        <w:trPr>
          <w:gridAfter w:val="1"/>
          <w:wAfter w:w="16" w:type="dxa"/>
        </w:trPr>
        <w:tc>
          <w:tcPr>
            <w:tcW w:w="765" w:type="dxa"/>
          </w:tcPr>
          <w:p w14:paraId="02D65C1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2.5</w:t>
            </w:r>
          </w:p>
        </w:tc>
        <w:tc>
          <w:tcPr>
            <w:tcW w:w="4678" w:type="dxa"/>
          </w:tcPr>
          <w:p w14:paraId="7498BCC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228FA60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BE1CCE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07FDDF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7EE82E6" w14:textId="77777777" w:rsidTr="00E56613">
        <w:trPr>
          <w:gridAfter w:val="1"/>
          <w:wAfter w:w="16" w:type="dxa"/>
        </w:trPr>
        <w:tc>
          <w:tcPr>
            <w:tcW w:w="765" w:type="dxa"/>
          </w:tcPr>
          <w:p w14:paraId="32396E1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60412FC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 מעקות וכד'</w:t>
            </w:r>
          </w:p>
        </w:tc>
        <w:tc>
          <w:tcPr>
            <w:tcW w:w="850" w:type="dxa"/>
          </w:tcPr>
          <w:p w14:paraId="3FD229A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C94AF0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F0B84B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825230C" w14:textId="77777777" w:rsidTr="00E56613">
        <w:trPr>
          <w:gridAfter w:val="1"/>
          <w:wAfter w:w="16" w:type="dxa"/>
        </w:trPr>
        <w:tc>
          <w:tcPr>
            <w:tcW w:w="765" w:type="dxa"/>
          </w:tcPr>
          <w:p w14:paraId="04206A2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6A942CC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5186E8B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F9AC28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F26375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20C68D9" w14:textId="77777777" w:rsidTr="00E56613">
        <w:trPr>
          <w:gridAfter w:val="1"/>
          <w:wAfter w:w="16" w:type="dxa"/>
        </w:trPr>
        <w:tc>
          <w:tcPr>
            <w:tcW w:w="765" w:type="dxa"/>
          </w:tcPr>
          <w:p w14:paraId="73BE708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6BEFDDD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6C1E18B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9A6B9F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C39D77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4959F83" w14:textId="77777777" w:rsidTr="00E56613">
        <w:trPr>
          <w:gridAfter w:val="1"/>
          <w:wAfter w:w="16" w:type="dxa"/>
        </w:trPr>
        <w:tc>
          <w:tcPr>
            <w:tcW w:w="765" w:type="dxa"/>
          </w:tcPr>
          <w:p w14:paraId="311EF45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0B8FBD1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2455066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CE34CF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70DB99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DAF0E48" w14:textId="77777777" w:rsidTr="00E56613">
        <w:tc>
          <w:tcPr>
            <w:tcW w:w="6293" w:type="dxa"/>
            <w:gridSpan w:val="3"/>
          </w:tcPr>
          <w:p w14:paraId="4B152D4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המבנים חניונים והפיתוח הצמוד – מחיר סופי</w:t>
            </w:r>
          </w:p>
        </w:tc>
        <w:tc>
          <w:tcPr>
            <w:tcW w:w="2841" w:type="dxa"/>
            <w:gridSpan w:val="3"/>
          </w:tcPr>
          <w:p w14:paraId="0676914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5FA9E100" w14:textId="77777777" w:rsidTr="00E56613">
        <w:tc>
          <w:tcPr>
            <w:tcW w:w="9134" w:type="dxa"/>
            <w:gridSpan w:val="6"/>
          </w:tcPr>
          <w:p w14:paraId="0FC3A55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1329AF45"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41359D9E"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602B3784" w14:textId="77777777" w:rsidTr="00E56613">
        <w:trPr>
          <w:trHeight w:val="343"/>
        </w:trPr>
        <w:tc>
          <w:tcPr>
            <w:tcW w:w="9133" w:type="dxa"/>
            <w:gridSpan w:val="5"/>
          </w:tcPr>
          <w:p w14:paraId="40EC8F0A"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4E3847E7" w14:textId="77777777"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הפאושלי הנ"ל  לפי שלבים/חלקי מבנה לכל </w:t>
            </w:r>
            <w:r w:rsidRPr="00E56613">
              <w:rPr>
                <w:rFonts w:ascii="David" w:eastAsia="Times New Roman" w:hAnsi="David" w:cs="David" w:hint="cs"/>
                <w:b/>
                <w:bCs/>
                <w:sz w:val="24"/>
                <w:szCs w:val="24"/>
                <w:rtl/>
              </w:rPr>
              <w:t>____</w:t>
            </w:r>
            <w:r w:rsidRPr="00E56613">
              <w:rPr>
                <w:rFonts w:ascii="David" w:eastAsia="Times New Roman" w:hAnsi="David" w:cs="David"/>
                <w:b/>
                <w:bCs/>
                <w:sz w:val="24"/>
                <w:szCs w:val="24"/>
                <w:rtl/>
              </w:rPr>
              <w:t xml:space="preserve"> בניינים בנפרד:</w:t>
            </w:r>
          </w:p>
        </w:tc>
      </w:tr>
      <w:tr w:rsidR="00E56613" w:rsidRPr="00E56613" w14:paraId="6237E639" w14:textId="77777777" w:rsidTr="00E56613">
        <w:trPr>
          <w:trHeight w:val="373"/>
        </w:trPr>
        <w:tc>
          <w:tcPr>
            <w:tcW w:w="769" w:type="dxa"/>
          </w:tcPr>
          <w:p w14:paraId="74FDB18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4391259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325C1B0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12868B9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4EA6708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67B8E70D" w14:textId="77777777" w:rsidTr="00E56613">
        <w:trPr>
          <w:trHeight w:val="1014"/>
        </w:trPr>
        <w:tc>
          <w:tcPr>
            <w:tcW w:w="769" w:type="dxa"/>
          </w:tcPr>
          <w:p w14:paraId="15880A3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1EFD0DA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 והמחסנים הצמודים לדירות  מס' 1 בכל בניין, פירי המעליות, עד גמר מלא ועד בכלל.</w:t>
            </w:r>
          </w:p>
        </w:tc>
        <w:tc>
          <w:tcPr>
            <w:tcW w:w="850" w:type="dxa"/>
          </w:tcPr>
          <w:p w14:paraId="6D020E3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2E9586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4CF17F9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1FEF5E6" w14:textId="77777777" w:rsidTr="00E56613">
        <w:trPr>
          <w:trHeight w:val="1793"/>
        </w:trPr>
        <w:tc>
          <w:tcPr>
            <w:tcW w:w="769" w:type="dxa"/>
          </w:tcPr>
          <w:p w14:paraId="3B84BFB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lastRenderedPageBreak/>
              <w:t>3.2</w:t>
            </w:r>
          </w:p>
        </w:tc>
        <w:tc>
          <w:tcPr>
            <w:tcW w:w="4678" w:type="dxa"/>
          </w:tcPr>
          <w:p w14:paraId="6EBC32E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2 בניין מגורים בין 3  קומות ועליית גג מתקרת החניון ומעלה על כל המרכיבים לרבות עבודות הפיתוח הצמוד עד גמר מלא קבלת טופס 4 / תעודת גמר, מסירה לדיירים ובדק.</w:t>
            </w:r>
          </w:p>
        </w:tc>
        <w:tc>
          <w:tcPr>
            <w:tcW w:w="850" w:type="dxa"/>
          </w:tcPr>
          <w:p w14:paraId="44F9130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25B77A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2A0A8E3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4CC8469" w14:textId="77777777" w:rsidTr="00E56613">
        <w:tc>
          <w:tcPr>
            <w:tcW w:w="769" w:type="dxa"/>
          </w:tcPr>
          <w:p w14:paraId="5D2C668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0B66FB9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2  המבנים חניונים והפיתוח הצמוד – מחיר סופי</w:t>
            </w:r>
          </w:p>
        </w:tc>
        <w:tc>
          <w:tcPr>
            <w:tcW w:w="3686" w:type="dxa"/>
            <w:gridSpan w:val="3"/>
          </w:tcPr>
          <w:p w14:paraId="08CE13C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4D9061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6AFBAEE0" w14:textId="77777777" w:rsidTr="00E56613">
        <w:tc>
          <w:tcPr>
            <w:tcW w:w="769" w:type="dxa"/>
          </w:tcPr>
          <w:p w14:paraId="6500B65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67600DB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5470AF73"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0207B429"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7C973327"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4F924A18"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3A314CE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106090D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הנשעות על ידי קבלן אחר. </w:t>
      </w:r>
    </w:p>
    <w:p w14:paraId="63A0534D"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18A8A5B7"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עמלת הקבלן בגין ביצוע עבודות באמצעות קבלנים מיוחדים תהא 6% ממחיר עבודות אילו, כאמור, למעט התקנת מטבחים ו/או דיקוהיט שלגביהן לא תשולם כל תוספת.</w:t>
      </w:r>
    </w:p>
    <w:p w14:paraId="18EA10CF"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669398EF"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475EEA75"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1F5557F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281D0AF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7D3B0E01"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5D953FDC"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41BFD2BC"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77043AC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84FE53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43372403" wp14:editId="356D564A">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C1A6C9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0CC4BA7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723155D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69B8172A" w14:textId="440C50BD"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7" w:author="גרמן קגנובסקי" w:date="2022-02-06T13:00:00Z">
            <w:r w:rsidR="00D30522">
              <w:rPr>
                <w:rFonts w:ascii="David" w:eastAsia="Times New Roman" w:hAnsi="David" w:cs="David"/>
                <w:b/>
                <w:bCs/>
                <w:sz w:val="28"/>
                <w:szCs w:val="28"/>
                <w:rtl/>
              </w:rPr>
              <w:t>יצחק שטרן ושות בעמ</w:t>
            </w:r>
          </w:ins>
        </w:sdtContent>
      </w:sdt>
    </w:p>
    <w:p w14:paraId="565D874A"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3E942E7F" wp14:editId="55C8A144">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79C5096A" w14:textId="77777777" w:rsidR="009C7B00" w:rsidRDefault="009C7B00" w:rsidP="00E56613">
                            <w:pPr>
                              <w:jc w:val="center"/>
                              <w:rPr>
                                <w:sz w:val="24"/>
                                <w:szCs w:val="24"/>
                                <w:rtl/>
                              </w:rPr>
                            </w:pPr>
                          </w:p>
                          <w:p w14:paraId="17072A43" w14:textId="77777777" w:rsidR="009C7B00" w:rsidRDefault="009C7B00" w:rsidP="00E56613">
                            <w:pPr>
                              <w:jc w:val="center"/>
                              <w:rPr>
                                <w:sz w:val="24"/>
                                <w:szCs w:val="24"/>
                                <w:rtl/>
                              </w:rPr>
                            </w:pPr>
                          </w:p>
                          <w:p w14:paraId="08ECFE78" w14:textId="77777777" w:rsidR="009C7B00" w:rsidRDefault="009C7B00" w:rsidP="00E56613">
                            <w:pPr>
                              <w:jc w:val="center"/>
                              <w:rPr>
                                <w:sz w:val="24"/>
                                <w:szCs w:val="24"/>
                                <w:rtl/>
                              </w:rPr>
                            </w:pPr>
                            <w:r w:rsidRPr="00422E7D">
                              <w:rPr>
                                <w:rFonts w:hint="cs"/>
                                <w:sz w:val="24"/>
                                <w:szCs w:val="24"/>
                                <w:rtl/>
                              </w:rPr>
                              <w:t xml:space="preserve">הדמיית הפרויקט </w:t>
                            </w:r>
                          </w:p>
                          <w:p w14:paraId="06EB08EE" w14:textId="77777777" w:rsidR="009C7B00" w:rsidRDefault="009C7B00"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E942E7F"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79C5096A" w14:textId="77777777" w:rsidR="009C7B00" w:rsidRDefault="009C7B00" w:rsidP="00E56613">
                      <w:pPr>
                        <w:jc w:val="center"/>
                        <w:rPr>
                          <w:sz w:val="24"/>
                          <w:szCs w:val="24"/>
                          <w:rtl/>
                        </w:rPr>
                      </w:pPr>
                    </w:p>
                    <w:p w14:paraId="17072A43" w14:textId="77777777" w:rsidR="009C7B00" w:rsidRDefault="009C7B00" w:rsidP="00E56613">
                      <w:pPr>
                        <w:jc w:val="center"/>
                        <w:rPr>
                          <w:sz w:val="24"/>
                          <w:szCs w:val="24"/>
                          <w:rtl/>
                        </w:rPr>
                      </w:pPr>
                    </w:p>
                    <w:p w14:paraId="08ECFE78" w14:textId="77777777" w:rsidR="009C7B00" w:rsidRDefault="009C7B00" w:rsidP="00E56613">
                      <w:pPr>
                        <w:jc w:val="center"/>
                        <w:rPr>
                          <w:sz w:val="24"/>
                          <w:szCs w:val="24"/>
                          <w:rtl/>
                        </w:rPr>
                      </w:pPr>
                      <w:r w:rsidRPr="00422E7D">
                        <w:rPr>
                          <w:rFonts w:hint="cs"/>
                          <w:sz w:val="24"/>
                          <w:szCs w:val="24"/>
                          <w:rtl/>
                        </w:rPr>
                        <w:t xml:space="preserve">הדמיית הפרויקט </w:t>
                      </w:r>
                    </w:p>
                    <w:p w14:paraId="06EB08EE" w14:textId="77777777" w:rsidR="009C7B00" w:rsidRDefault="009C7B00" w:rsidP="00E56613"/>
                  </w:txbxContent>
                </v:textbox>
                <w10:wrap type="square"/>
              </v:shape>
            </w:pict>
          </mc:Fallback>
        </mc:AlternateContent>
      </w:r>
    </w:p>
    <w:p w14:paraId="5D1C0456"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16DF4B02"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0F4D578F"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2524B589" w14:textId="1A572FBD"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8" w:author="גרמן קגנובסקי" w:date="2022-02-06T13:02:00Z">
            <w:r w:rsidR="0035513A">
              <w:rPr>
                <w:rFonts w:ascii="David" w:eastAsia="Times New Roman" w:hAnsi="David" w:cs="David"/>
                <w:sz w:val="26"/>
                <w:szCs w:val="26"/>
                <w:rtl/>
              </w:rPr>
              <w:t>סביוני רעננה צפון</w:t>
            </w:r>
          </w:ins>
        </w:sdtContent>
      </w:sdt>
    </w:p>
    <w:p w14:paraId="0C54FF2C"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9" w:author="גרמן קגנובסקי" w:date="2021-09-02T10:42:00Z">
            <w:r w:rsidR="00D30251">
              <w:rPr>
                <w:rFonts w:ascii="David" w:eastAsia="Times New Roman" w:hAnsi="David" w:cs="David"/>
                <w:sz w:val="26"/>
                <w:szCs w:val="26"/>
                <w:rtl/>
              </w:rPr>
              <w:t>רעננה</w:t>
            </w:r>
          </w:ins>
        </w:sdtContent>
      </w:sdt>
    </w:p>
    <w:p w14:paraId="33CDE984"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0" w:author="גרמן קגנובסקי" w:date="2021-09-02T10:42:00Z">
            <w:r w:rsidR="00D30251">
              <w:rPr>
                <w:rFonts w:ascii="David" w:eastAsia="Times New Roman" w:hAnsi="David" w:cs="David"/>
                <w:sz w:val="26"/>
                <w:szCs w:val="26"/>
                <w:rtl/>
              </w:rPr>
              <w:t xml:space="preserve">רעננה </w:t>
            </w:r>
          </w:ins>
        </w:sdtContent>
      </w:sdt>
    </w:p>
    <w:p w14:paraId="7D843F12" w14:textId="47E08C21"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21" w:author="גרמן קגנובסקי" w:date="2022-02-06T13:01:00Z">
            <w:r w:rsidR="009C7B00">
              <w:rPr>
                <w:rFonts w:ascii="David" w:eastAsia="Times New Roman" w:hAnsi="David" w:cs="David"/>
                <w:sz w:val="26"/>
                <w:szCs w:val="26"/>
                <w:rtl/>
              </w:rPr>
              <w:t xml:space="preserve"> גוש 6585 חלקה 151</w:t>
            </w:r>
          </w:ins>
        </w:sdtContent>
      </w:sdt>
    </w:p>
    <w:p w14:paraId="557498BD" w14:textId="6803570F"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כתובת: </w:t>
      </w:r>
      <w:ins w:id="22" w:author="גרמן קגנובסקי" w:date="2021-09-02T11:21:00Z">
        <w:r w:rsidR="009E72B8">
          <w:rPr>
            <w:rFonts w:ascii="David" w:eastAsia="Times New Roman" w:hAnsi="David" w:cs="David" w:hint="cs"/>
            <w:sz w:val="26"/>
            <w:szCs w:val="26"/>
            <w:rtl/>
          </w:rPr>
          <w:t>הכלניות 2, רעננה</w:t>
        </w:r>
      </w:ins>
    </w:p>
    <w:p w14:paraId="75146698"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2AB0D08D"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5C3D8A76"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3FF5B785"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08E3D4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BD2F14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667F8BC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6235BA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57F7B71"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16AF883A"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709DB4E"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002F2F0F"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2D2CFF42"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2495248" w14:textId="70D95A29"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7T00:00:00Z">
            <w:dateFormat w:val="dd/MM/yyyy"/>
            <w:lid w:val="he-IL"/>
            <w:storeMappedDataAs w:val="dateTime"/>
            <w:calendar w:val="gregorian"/>
          </w:date>
        </w:sdtPr>
        <w:sdtEndPr>
          <w:rPr>
            <w:rFonts w:hint="cs"/>
          </w:rPr>
        </w:sdtEndPr>
        <w:sdtContent>
          <w:ins w:id="23" w:author="גרמן קגנובסקי" w:date="2022-02-06T12:55:00Z">
            <w:r w:rsidR="007A4D95">
              <w:rPr>
                <w:rFonts w:ascii="Times New Roman" w:eastAsia="Times New Roman" w:hAnsi="Times New Roman" w:cs="David" w:hint="cs"/>
                <w:color w:val="800080"/>
                <w:sz w:val="24"/>
                <w:szCs w:val="24"/>
                <w:rtl/>
                <w:lang w:eastAsia="he-IL"/>
              </w:rPr>
              <w:t>‏07/02/2022</w:t>
            </w:r>
          </w:ins>
        </w:sdtContent>
      </w:sdt>
    </w:p>
    <w:p w14:paraId="41E66B13"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FA6865A"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727D0B5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422961AC"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894E591" w14:textId="61D3487E" w:rsidR="004A28B6" w:rsidRPr="00876F47" w:rsidRDefault="007356E8"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ins w:id="24" w:author="גרמן קגנובסקי" w:date="2021-09-02T10:49:00Z">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ins>
        </w:p>
      </w:sdtContent>
    </w:sdt>
    <w:p w14:paraId="1337BC9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5C4B1A03"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4831DC86"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3BE5EF0D"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7F108E8D"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3939A658" w14:textId="49024B6E" w:rsidR="004A28B6" w:rsidRDefault="009C7B00"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25" w:author="גרמן קגנובסקי" w:date="2022-02-06T13:00:00Z">
            <w:r w:rsidR="00D30522">
              <w:rPr>
                <w:rFonts w:ascii="Times New Roman" w:eastAsia="Times New Roman" w:hAnsi="Times New Roman" w:cs="David"/>
                <w:color w:val="800080"/>
                <w:sz w:val="24"/>
                <w:szCs w:val="24"/>
                <w:rtl/>
              </w:rPr>
              <w:br/>
              <w:t>יצחק שטרן ושות בעמ</w:t>
            </w:r>
            <w:r w:rsidR="00D30522">
              <w:rPr>
                <w:rFonts w:ascii="Times New Roman" w:eastAsia="Times New Roman" w:hAnsi="Times New Roman" w:cs="David"/>
                <w:color w:val="800080"/>
                <w:sz w:val="24"/>
                <w:szCs w:val="24"/>
                <w:rtl/>
              </w:rPr>
              <w:br/>
              <w:t>הצמיחה 1 תד 333 יקנעם עלית 2069205</w:t>
            </w:r>
            <w:r w:rsidR="00D30522">
              <w:rPr>
                <w:rFonts w:ascii="Times New Roman" w:eastAsia="Times New Roman" w:hAnsi="Times New Roman" w:cs="David"/>
                <w:color w:val="800080"/>
                <w:sz w:val="24"/>
                <w:szCs w:val="24"/>
                <w:rtl/>
              </w:rPr>
              <w:br/>
              <w:t>510934409</w:t>
            </w:r>
            <w:r w:rsidR="00D30522">
              <w:rPr>
                <w:rFonts w:ascii="Times New Roman" w:eastAsia="Times New Roman" w:hAnsi="Times New Roman" w:cs="David"/>
                <w:color w:val="800080"/>
                <w:sz w:val="24"/>
                <w:szCs w:val="24"/>
                <w:rtl/>
              </w:rPr>
              <w:br/>
            </w:r>
          </w:ins>
        </w:sdtContent>
      </w:sdt>
    </w:p>
    <w:p w14:paraId="73AF3FD4"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25309B42"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54C0F48A"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09722981"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7BAEE565"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7FA341F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352748C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F1FA0E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3B6BC67C"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30AA485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0FA6A59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72ABC1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0D7D8C7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482F5E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4F210ACB"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41A7E018"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604CC41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7C0BC29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6A349D40"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7F819941"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29E1603B"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46357699"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0C13AA25"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697309C2"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7D4A39C7"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2397937C"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0901D032"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259CC0F8"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09A3A36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65C0F19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60251F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120FCF4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38F4FA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2BF06FD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200978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2BC2D86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CF4117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6A4F420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7DA5A032"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5FF963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4931FC11"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D9FF45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1C6D711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D9958A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6EE9CBF6"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1A42946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07440CF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8B1EF2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3D310822"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D11CD1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4EF5521B"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345BA77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3B34F313"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795DEE20"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238533BE"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481ECC13"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6087DCC0"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572CA883"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67497F9B"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09B14B3B"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719FDBD1"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1CC0C269"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29EEF5C3"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4F56F57B"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56146000"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66B3C48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19884C49"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1CE3580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8B5A1CB"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4B0CD5FE"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467A44A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5BA9345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5495D0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6A8369B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E7BF2A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041850E7"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33E460C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5B62326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6134470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2D9688F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0310BA35"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33C4344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091599E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CBD055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1A8186D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61F739F"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2FA3827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2ED0D1B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C09519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2C8AC81F"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632C19B0"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2DE25945"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5F8767D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68A83AD0"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18E519E0"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281E77D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33E79E2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57AA7F4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42E29DF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0AD2E34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5765C66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76792C5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21A6038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78E245A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1B97224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100B25D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16B82C8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32904AE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649715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131ED53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20E5684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1BDF585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624C0F6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1AF8363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3F45AF1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6F5B7CB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23CB82F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516D2B4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642331CA"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353A062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0E0AABA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4A6738C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74FAC6D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53AC2DE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0F69EF7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6E14FF1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368C465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3E74529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0F91983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5F8A422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56181AB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75C5F52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465B0A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2DACAEA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54B40997"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19E0BB0D"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5D74A95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5F91D46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788E9D8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23D442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536BF0A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EFCB6E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70025DAA"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25D02C2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3E3BD06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7B7DF2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03F7E6A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5858839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56BBFE8F"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0521863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7226FD1D"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5CC93B8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2EFD2C1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1905E5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5A802B7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210316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4242EBBE"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C5AB6E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5F26EB4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31D8B5D"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4F7856EF"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56ABFB3F"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הצהרות הקבלן </w:t>
      </w:r>
    </w:p>
    <w:p w14:paraId="1ED2735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0AA0513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4359493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35A4AF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49FC032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6413072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49063E4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F90253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27EFF59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3BAD501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2E6389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55165944"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556B601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13515F4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3C08D8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7D02DF2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72384E02"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7515976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585DAA1F"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1C545C8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6B6E64C8"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051D404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4E377B65"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4185B3D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415163B9"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6A6B8C8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3AFA9BC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3B3672B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32DAA48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08E699A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11A2320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באחריות הקבלן לוודא התאמה בין מסמכי התכנון של המתכננים והיועצים לבין עצמם לרבות בינם לבין התכניות שיוכנו באחריותו כאמור 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16660884"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63617ED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2E4C554D"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4171383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2F86C6F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608BA68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6881719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48EFD68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3405814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523DA69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222D876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הקבלן ידאג להעברת הצהרה חתומה ע"י הממונה על הבטיחות בדבר היעדר יחסי עובד מעביד בינו לבין המזמין בנוסח המצ"ב כנספח 3.1.19 לחוזה זה.</w:t>
      </w:r>
    </w:p>
    <w:p w14:paraId="47AFBD3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3BFA3E5F"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0A378B1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0FE0D81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FCF9EB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1B078AB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0B61AB4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3CF5AFD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3867C98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00AA6A7B"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24C3938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7DFF674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4A29EDD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459627A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2C7BDD4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26E4BBB2"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001596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3ECFB80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41D3EF2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7A8AD31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3AD0A8A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1E2778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180FD7E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32DB51F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22E4A41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38789A2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05BF2ED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127522C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32C343D8"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080E875E"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306BE915"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36D98C7E"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52EF8AA6"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4AA6EA1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006EF110"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3B22A697"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3B5DB60A"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151D7201"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25AB581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395E7DD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90F3A2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58371D8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5755801"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11BDF788"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FCDD5B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68D18A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7DF8E2C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0214AD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2840932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05983AD"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151D552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215849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5302E48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3105D8E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485FB352"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1A6F259C"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35029CD3"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40472B9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0560DB2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6FC4856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613F255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4E87B7B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479EF9A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38DBB11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5F2689A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647B25D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63671A4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0567A44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74152D9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6B842F0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490E4DD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44CDAAB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211A23D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02DEADC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הראשונה בבניין ומסתיימת בחלוף 3 חודשים מאז או עם מסירת כל הדירות בבניין לרוכשיהן ו/או למזמין, לפי המאוחר מביניהם.</w:t>
      </w:r>
    </w:p>
    <w:p w14:paraId="33BD72A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05E33AF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795A1A9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10BA7B7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5D1FDDBF"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2A8ACDD7"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2A0788B3"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7E13FB76"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5FA2E629"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07649C5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39CDBF12"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2527E1BE"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060C057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1639D4F0"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43AAAB97"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0585A6BC"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735A3CD5"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67DC9C9B"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1570CF7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23D2A91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63ADDA67"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1FA095B5"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6E9C16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752B111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103BCB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60FF36A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39E07EB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746AB28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3C4F18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417034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08A46AF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26A75414"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7C51436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5493B2D7"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140B5A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6A858F72"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20DD091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5AB1A64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6C457245"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3F3DB7E7"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3DC4F60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4820487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1988946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27B1525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58AF9151"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6266AA7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17A763FD"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0BB3ADF1"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07249F8A"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23093253"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32DC4E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48C32959"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021627C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26FFEA96"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42D73D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5657CE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01A3676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74C3AB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11A92E1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225A54C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7E72BB5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128903A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2D5D96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7A54300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0AC322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7AFF599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311DE20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27437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1F905B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000D506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19D26E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38F5C54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479DF3C0"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119CF4E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4D6C07D3"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4475158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5AC88B4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5A9400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7AE23DE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546E9A7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3229B5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0515A4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2A5F233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1ED69B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2A2957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0F191E0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51A09C0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198E6A9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079C2FF3"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0DE831E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1FCE4BD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484085C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6E58AA6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5A8E61C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234ABF6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059E9D2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30FFB1D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5C575D2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1E9E64C9"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D8D39E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6DF326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2411AB4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54E45899"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5727B9F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2A158D59"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17DC62A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7CC179E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256E9F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1FFA67F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64736E4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3B59B9A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7C346082"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00674C73"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15EC76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B8DB1F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75F1C4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570A73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46EF7C8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6C88073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398A15E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01775D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5B46A5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404F1B0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35CD4C9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FFFFD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3AA508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68378FB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3690885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1CB41E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4DAD168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04456B4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7630FB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01CEC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00B954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60E8B2C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5A1EC28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691972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1041372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30EE9416"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4BB3E88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4FED84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65F75D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5DDCE1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7DBC9B5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479F69C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49AA2B7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20537B0F"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3DA4B2B6"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7268B5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3613507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1E02BA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69C22E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5986DE5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260CDB3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5641BE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3348E8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0EFCC80C"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12933A5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35320E79"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5C61FCE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362F94D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5A6EBA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64F78C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07C3324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666D53F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0B3B1A1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756421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1D69A421"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78CA4CA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03EB3ACD"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723B6A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6C7046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2A504C3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6589D4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73A7DE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0A1B199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4CB19BD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54B41C6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1CB1CB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6BE8DA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5F2386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70F70B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5089298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390ABC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6BEC0E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5A016A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0371C6D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3EE543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7C5B5DD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582BE0DD"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265E5D8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0D368BF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00A5262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5AB482D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5A0BB36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0DEDE75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7AD17AB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515D33C4"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7F97C1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7BD775D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13D13EFC"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5D69F6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452B2BB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2438E5C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35D38BB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0FA29F9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6CD1A7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421090D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10920B6F"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4DCD6E0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5D03C28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744BDFFB"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1DDC9FF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33F088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2DB0F6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78DF3E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27625883"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02EA6AB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60DA3A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044B68E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5C052C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4D7EAE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100C4521"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41C4CA52"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359282A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50AA485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2FA5C9A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063617A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643587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749772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711BDEC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553ECDC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65689EB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799D8308"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2AB8BEB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0C7979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B39E9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67B9D9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5FCF03A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23CCBE8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00B5B0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553D79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326CBBB0"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10692D5A"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2DFD841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71C0B773"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094A9BDC"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0E49FBC0"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474BAA66"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3CD4E6F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EAE733E"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1587EA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1A4061C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32F2DEF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2A615A6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73D576EE"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5F40890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49D612C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349B6DC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49D047E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56647C5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6802A0E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47E441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1AB639F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5BDAA4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6DDEFE0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1EC5739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17F068A9"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7CEBD8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7ECDA2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31EA7D9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0BE0E6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4E04AFE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24DD1D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51AFE69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642E2684"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598872DD"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62AB6B1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653927C7"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CB7DAE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1454BE8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21F3F1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w:t>
      </w:r>
      <w:r w:rsidRPr="00E56613">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E56613">
        <w:rPr>
          <w:rFonts w:ascii="David" w:eastAsia="Times New Roman" w:hAnsi="David" w:cs="David"/>
          <w:b/>
          <w:bCs/>
          <w:sz w:val="24"/>
          <w:szCs w:val="24"/>
          <w:rtl/>
        </w:rPr>
        <w:t>"פוליסת העבודות"</w:t>
      </w:r>
      <w:r w:rsidRPr="00E56613">
        <w:rPr>
          <w:rFonts w:ascii="David" w:eastAsia="Times New Roman" w:hAnsi="David" w:cs="David"/>
          <w:sz w:val="24"/>
          <w:szCs w:val="24"/>
          <w:rtl/>
        </w:rPr>
        <w:t>).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תנאי הפוליסה לא יפחתו מתנאי הפוליסה לביטוח כל הסיכונים עבודות קבלניות "מגדלביט" במהדורתה הרלוונטית למועד עריכת הביטוח.</w:t>
      </w:r>
    </w:p>
    <w:p w14:paraId="53C4A967"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תכלול את הקבלן וקבלני המשנה מטעמו כמבוטחים נוספים.</w:t>
      </w:r>
    </w:p>
    <w:p w14:paraId="3AA3AFE8"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34A028CE"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הפוליסה תעמוד לעיון הקבלן במשרדי המזמין.</w:t>
      </w:r>
    </w:p>
    <w:p w14:paraId="7F4A3249"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5C78175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0624A2DA"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ab/>
      </w:r>
    </w:p>
    <w:p w14:paraId="46883FC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16.2.</w:t>
      </w:r>
      <w:r w:rsidRPr="00E56613">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 (שלושה פרומיל) משווי העבודות. </w:t>
      </w:r>
      <w:r w:rsidRPr="00E56613">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740403D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9155388"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22327A39"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p>
    <w:p w14:paraId="0587B32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16.3.</w:t>
      </w:r>
      <w:r w:rsidRPr="00E56613">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41F1905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6B3B9FB7"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16.4.</w:t>
      </w:r>
      <w:r w:rsidRPr="00E56613">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696B1335"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p>
    <w:p w14:paraId="4BCCCF77"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0B3FE1B3"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2CC23ED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16.5.</w:t>
      </w:r>
      <w:r w:rsidRPr="00E56613">
        <w:rPr>
          <w:rFonts w:ascii="David" w:eastAsia="Times New Roman" w:hAnsi="David" w:cs="David"/>
          <w:sz w:val="24"/>
          <w:szCs w:val="24"/>
          <w:rtl/>
        </w:rPr>
        <w:tab/>
        <w:t>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32F2458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36324F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16.6.</w:t>
      </w:r>
      <w:r w:rsidRPr="00E56613">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לשלם למזמין את עלות השבת גבולות האחריות לקדמותם.</w:t>
      </w:r>
    </w:p>
    <w:p w14:paraId="5D8CE88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1C2292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16.7.</w:t>
      </w:r>
      <w:r w:rsidRPr="00E56613">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10B0FB3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70A2E64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16.8.</w:t>
      </w:r>
      <w:r w:rsidRPr="00E56613">
        <w:rPr>
          <w:rFonts w:ascii="David" w:eastAsia="Times New Roman" w:hAnsi="David" w:cs="David"/>
          <w:sz w:val="24"/>
          <w:szCs w:val="24"/>
          <w:rtl/>
        </w:rPr>
        <w:tab/>
        <w:t xml:space="preserve">למען הסר ספק, מובהר כי המזמין יהא רשאי, על פי שיקול דעתו המוחלט ובתאום עם הקבלן, להגדיל ו/או להפחית את היקף הכיסויים ו/או הסכומים בפוליסה, והקבלן מוחל על כל טענה ו/או דרישה מכל מין או סוג שהוא בקשר להגדלה ו/או להפחתה כאמור. </w:t>
      </w:r>
    </w:p>
    <w:p w14:paraId="3468BBC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30F7E17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16.9.</w:t>
      </w:r>
      <w:r w:rsidRPr="00E56613">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E56613">
        <w:rPr>
          <w:rFonts w:ascii="David" w:eastAsia="Times New Roman" w:hAnsi="David" w:cs="David"/>
          <w:b/>
          <w:bCs/>
          <w:sz w:val="24"/>
          <w:szCs w:val="24"/>
          <w:rtl/>
        </w:rPr>
        <w:t>"ביטוחי הקבלן"</w:t>
      </w:r>
      <w:r w:rsidRPr="00E56613">
        <w:rPr>
          <w:rFonts w:ascii="David" w:eastAsia="Times New Roman" w:hAnsi="David" w:cs="David"/>
          <w:sz w:val="24"/>
          <w:szCs w:val="24"/>
          <w:rtl/>
        </w:rPr>
        <w:t>):-</w:t>
      </w:r>
    </w:p>
    <w:p w14:paraId="3091397F"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E577781"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והכול כמפורט בסעיף 1 לאישור עריכת הביטוח המצורף להסכם זה </w:t>
      </w:r>
      <w:r w:rsidRPr="00E56613">
        <w:rPr>
          <w:rFonts w:ascii="David" w:eastAsia="Times New Roman" w:hAnsi="David" w:cs="David"/>
          <w:sz w:val="24"/>
          <w:szCs w:val="24"/>
          <w:u w:val="single"/>
          <w:rtl/>
        </w:rPr>
        <w:t>כנספח 3.1.14</w:t>
      </w:r>
      <w:r w:rsidRPr="00E56613">
        <w:rPr>
          <w:rFonts w:ascii="David" w:eastAsia="Times New Roman" w:hAnsi="David" w:cs="David"/>
          <w:sz w:val="24"/>
          <w:szCs w:val="24"/>
          <w:rtl/>
        </w:rPr>
        <w:t xml:space="preserve">, והמהווה חלק בלתי נפרד ממנו (להלן: </w:t>
      </w:r>
      <w:r w:rsidRPr="00E56613">
        <w:rPr>
          <w:rFonts w:ascii="David" w:eastAsia="Times New Roman" w:hAnsi="David" w:cs="David"/>
          <w:b/>
          <w:bCs/>
          <w:sz w:val="24"/>
          <w:szCs w:val="24"/>
          <w:rtl/>
        </w:rPr>
        <w:t>"אישור עריכת ביטוחי הקבלן"</w:t>
      </w:r>
      <w:r w:rsidRPr="00E56613">
        <w:rPr>
          <w:rFonts w:ascii="David" w:eastAsia="Times New Roman" w:hAnsi="David" w:cs="David"/>
          <w:sz w:val="24"/>
          <w:szCs w:val="24"/>
          <w:rtl/>
        </w:rPr>
        <w:t>).</w:t>
      </w:r>
    </w:p>
    <w:p w14:paraId="0C907CD0" w14:textId="77777777" w:rsidR="00E56613" w:rsidRPr="00E56613" w:rsidRDefault="00E56613" w:rsidP="00E56613">
      <w:pPr>
        <w:spacing w:before="0" w:beforeAutospacing="0" w:after="0" w:afterAutospacing="0" w:line="240" w:lineRule="auto"/>
        <w:ind w:left="730"/>
        <w:jc w:val="both"/>
        <w:rPr>
          <w:rFonts w:ascii="David" w:eastAsia="Times New Roman" w:hAnsi="David" w:cs="David"/>
          <w:sz w:val="24"/>
          <w:szCs w:val="24"/>
          <w:rtl/>
        </w:rPr>
      </w:pPr>
    </w:p>
    <w:p w14:paraId="1E10EF16"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המכאני ההנדסי המובא על ידו לאתר ו/או המשמש את הקבלן לצורך ביצוע העבודות, כמפורט בסעיף 2 לאישור עריכת ביטוחי הקבלן.</w:t>
      </w:r>
    </w:p>
    <w:p w14:paraId="0AB0E953"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3FF3CFD2"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07788DC0" w14:textId="77777777" w:rsidR="00E56613" w:rsidRPr="00E56613" w:rsidRDefault="00E56613" w:rsidP="00E56613">
      <w:pPr>
        <w:keepNext/>
        <w:spacing w:before="0" w:beforeAutospacing="0" w:after="0" w:afterAutospacing="0" w:line="240" w:lineRule="auto"/>
        <w:ind w:left="2160"/>
        <w:jc w:val="center"/>
        <w:outlineLvl w:val="0"/>
        <w:rPr>
          <w:rFonts w:ascii="David" w:eastAsia="Times New Roman" w:hAnsi="David" w:cs="David"/>
          <w:b/>
          <w:bCs/>
          <w:sz w:val="24"/>
          <w:szCs w:val="24"/>
          <w:rtl/>
        </w:rPr>
      </w:pPr>
    </w:p>
    <w:p w14:paraId="36E2A5CA" w14:textId="77777777" w:rsidR="00E56613" w:rsidRPr="00E56613" w:rsidRDefault="00E56613" w:rsidP="00E56613">
      <w:pPr>
        <w:keepNext/>
        <w:spacing w:before="0" w:beforeAutospacing="0" w:after="0" w:afterAutospacing="0" w:line="240" w:lineRule="auto"/>
        <w:ind w:left="2160" w:hanging="720"/>
        <w:outlineLvl w:val="0"/>
        <w:rPr>
          <w:rFonts w:ascii="David" w:eastAsia="Times New Roman" w:hAnsi="David" w:cs="David"/>
          <w:b/>
          <w:bCs/>
          <w:sz w:val="24"/>
          <w:szCs w:val="24"/>
          <w:rtl/>
        </w:rPr>
      </w:pPr>
      <w:r w:rsidRPr="00E56613">
        <w:rPr>
          <w:rFonts w:ascii="David" w:eastAsia="Times New Roman" w:hAnsi="David" w:cs="David"/>
          <w:sz w:val="24"/>
          <w:szCs w:val="24"/>
          <w:rtl/>
        </w:rPr>
        <w:t>ד.</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2FFF0236"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למרות האמור, מוסכם כי הקבלן רשאי שלא לערוך את הביטוחים האמורים </w:t>
      </w:r>
      <w:r w:rsidRPr="00E56613">
        <w:rPr>
          <w:rFonts w:ascii="David" w:eastAsia="Times New Roman" w:hAnsi="David" w:cs="David"/>
          <w:sz w:val="24"/>
          <w:szCs w:val="24"/>
          <w:rtl/>
        </w:rPr>
        <w:tab/>
        <w:t xml:space="preserve">בס"ק (א) ו-(ב) דלעיל, במלואם או בחלקם ובלבד שהפטור כאמור בסעיף </w:t>
      </w:r>
      <w:r w:rsidRPr="00E56613">
        <w:rPr>
          <w:rFonts w:ascii="David" w:eastAsia="Times New Roman" w:hAnsi="David" w:cs="David"/>
          <w:sz w:val="24"/>
          <w:szCs w:val="24"/>
          <w:rtl/>
        </w:rPr>
        <w:tab/>
        <w:t>16.14 להלן יחול כאילו נערכו הביטוחים האמורים במלואם.</w:t>
      </w:r>
    </w:p>
    <w:p w14:paraId="6504A490"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E2A051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16.10.</w:t>
      </w:r>
      <w:r w:rsidRPr="00E56613">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2D117EC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33A2A4F"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16.11.</w:t>
      </w:r>
      <w:r w:rsidRPr="00E56613">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3.1.14),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3975D62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78A4FAD1"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מתחייב לוודא כי ביטוחי הקבלן יחודשו מעת לעת ויהיה בתוקף לאורך כל תקופת ההסכם ו/או העבודות (המאוחר מביניהן).</w:t>
      </w:r>
      <w:r w:rsidRPr="00E56613">
        <w:rPr>
          <w:rFonts w:ascii="David" w:eastAsia="Times New Roman" w:hAnsi="David" w:cs="David"/>
          <w:sz w:val="24"/>
          <w:szCs w:val="24"/>
          <w:rtl/>
        </w:rPr>
        <w:tab/>
      </w:r>
    </w:p>
    <w:p w14:paraId="6C3718A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p>
    <w:p w14:paraId="18BA0B9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ו/או כל עוד מתבצעות עבודות (המאוחר מביניהם).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345BBE5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3EA17CE0"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16.12.</w:t>
      </w:r>
      <w:r w:rsidRPr="00E56613">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5440677A"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5CEA5D0"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16.13.</w:t>
      </w:r>
      <w:r w:rsidRPr="00E56613">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לשפות את המזמין בגין אחריותו למעשי ו/או מחדלי הקבלן, בכפוף לסעיף אחריות צולבת.</w:t>
      </w:r>
    </w:p>
    <w:p w14:paraId="23BBE505"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A4DBD17"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16.14.</w:t>
      </w:r>
      <w:r w:rsidRPr="00E56613">
        <w:rPr>
          <w:rFonts w:ascii="David" w:eastAsia="Times New Roman" w:hAnsi="David" w:cs="David"/>
          <w:sz w:val="24"/>
          <w:szCs w:val="24"/>
          <w:rtl/>
        </w:rPr>
        <w:tab/>
        <w:t>הקבלן פוטר את המזמין ו/או הבאים מטעמו וכן את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xml:space="preserve">")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135C181D"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p>
    <w:p w14:paraId="4F15D4A5" w14:textId="77777777" w:rsidR="00E56613" w:rsidRPr="00E56613" w:rsidRDefault="00E56613" w:rsidP="00E56613">
      <w:pPr>
        <w:spacing w:before="0" w:beforeAutospacing="0" w:after="12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138B9C0E"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6DEE7DF4"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             האמור לעיל בדבר פטור מאחריות לא יחול לטובת אדם שגרם לנזק בזדון.</w:t>
      </w:r>
    </w:p>
    <w:p w14:paraId="7162F4AC"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C514E3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16.15.</w:t>
      </w:r>
      <w:r w:rsidRPr="00E56613">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563264D4"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6652F28E"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16.16.</w:t>
      </w:r>
      <w:r w:rsidRPr="00E56613">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17300DC0" w14:textId="77777777" w:rsidR="00E56613" w:rsidRPr="00E56613" w:rsidRDefault="00E56613" w:rsidP="00E56613">
      <w:pPr>
        <w:spacing w:before="0" w:beforeAutospacing="0" w:after="0" w:afterAutospacing="0" w:line="240" w:lineRule="auto"/>
        <w:ind w:left="720"/>
        <w:jc w:val="center"/>
        <w:rPr>
          <w:rFonts w:ascii="David" w:eastAsia="Times New Roman" w:hAnsi="David" w:cs="David"/>
          <w:b/>
          <w:bCs/>
          <w:sz w:val="24"/>
          <w:szCs w:val="24"/>
          <w:highlight w:val="green"/>
          <w:rtl/>
        </w:rPr>
      </w:pPr>
    </w:p>
    <w:p w14:paraId="298C424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4D6D11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401F530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0CC0922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52B2AF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2BF0FA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56CDB0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2C0ABF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336963A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6D2038B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082D59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4EE03D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0BAC035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610948D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3C3B71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4F8A040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7CC8E3E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41DC9FB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47E8E8C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4D361ED0"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3048DE37"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7681B6D9"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69509EF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54F0290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1C61BD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CB7F1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67C0EA5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6EEA3AE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2AE2BE6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57B06E6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268779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363C8E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4C3BE0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302F5F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24724E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503DB592"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6A6B7D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38AD163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6339F5AC"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4192C27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363A45A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748F51B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393EB3D8"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358641B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7A9387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08B7D1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0EE936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23E492E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12E35C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374EBC1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629334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445D39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4775759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002E0C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019CF6B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7DB1CDC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292F56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180F419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1C52E68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3362081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52DCD4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7CE2B835"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20C1B71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חומרים וטיב בצוע</w:t>
      </w:r>
    </w:p>
    <w:p w14:paraId="429A1F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2DA4834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B4CA4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66625D3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669F08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7E2864A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6EA9D1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03C99C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688425D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30ADAF0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1220A9A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0A18A2F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6E31966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7F63ED18"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378B9F5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26C9C8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1BBEC62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00C4CCD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18F2481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21C37B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3604C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00703F6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6D3C9D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496E084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D4044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459CC22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29D1C6F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6FCA8EF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48DAFA5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13C28B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295CB1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640A0F4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70F8840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08EF23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5941BA9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499F68D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0385552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2D214F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71FD5FA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204A660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6138D96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CF953D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6411DF2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1CABC8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053863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5F5C15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6AAE4E3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BFB4B2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327DFED7"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26A64D6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ארבעה העתקים מהתכניות ימסרו לקבלן ללא תשלום. כל עותק נוסף שיידרש יוכן על חשבון הקבלן.</w:t>
      </w:r>
    </w:p>
    <w:p w14:paraId="54F362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ההוראות הבאות תחולנה על כל התכניות, השרטוטים, הפרטים והמסמכים שימסרו לקבלן למטרת העבודות:-</w:t>
      </w:r>
    </w:p>
    <w:p w14:paraId="1822F14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0F8FD6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1C2DDA3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261A3E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57D269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3E16D4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0CD3B22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306556C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3AC00D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74C855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448874C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41F5822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028F46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4D99DDC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22DE3E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42FEE4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47850E7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568966F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7040DD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03876F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7DD62B4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1C47348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72B73B6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7A6F54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1C1A1F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31329BE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D933086"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12B975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6FDB7E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529066B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08C1442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795FBB6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68A4F2D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1B0645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5AA44BC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6BFD330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6B9B131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3738564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07521A6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73CB1DD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5244545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2265417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18E19C0"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637E9D3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0B61FEE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497BC4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2C2FFB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47C803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5F487DF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7B162A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1C74D6C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4960AE77"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1D11F61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551A37DA"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69DD972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74FDE2F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4AF9892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620F9294"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0A7729C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88BAF3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41CD6942"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004BDD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796EC76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29E580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647730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4B956953"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3DF6648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307A6A0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63434F9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2851FA2D"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6BF7566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0ABAA74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35AF299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1BDAD8C0"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35BA0A41"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3D28248C"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480EECE5"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7FA2E57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2749924C"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4C7E2A87"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1F324A5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675BE35E"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4B2E8A94"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53872C2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03B5AC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6BAAB6D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0F35CA8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1DA73D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33FFF01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7CA9616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090B03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06A1EAC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0CB85B5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1794CE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42D34E6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3F73023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A2887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3FEB56D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42703E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67298C2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3FF3113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6AE7F1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5F39CC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477A24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33DE23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6C02860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7DCD4E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2DE035E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0D818BA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3DD87019"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33513969"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4E14522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7CA16AC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578B2E3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1179A611"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02E48D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151DF1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38BB79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0B3FDF1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2C5D74B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1852FBF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42987B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6ED848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7A5AE4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0BFDE331"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260181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22D8B08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6DF7F27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5C1EBD5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225380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787D9D7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60F6FF3"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19465EEC"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3BB44C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0EEA1F6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46C4A71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014BC9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537BDF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524B36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2A704401"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2FEDAE2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4C3E2B0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0805EC9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6651003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4C81344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13BECDB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19E714D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51164AE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5F4443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58DE7F8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6AD066A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57FF802B"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7FE4C78F"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06C8C64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5F6AE85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2360DA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559BF8A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5B9E02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57D36D7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651BADE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71EB1C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63AF8E6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60F7778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10B0B1D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65A4138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628DC3E9"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73A19F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1A6C2EFF"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4353AFB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7C882F4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0F8BB5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7DCE2E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69D78D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0D6F42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004EAB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65129A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15B0E786" w14:textId="77777777" w:rsidR="00E56613" w:rsidRDefault="00E56613" w:rsidP="00237720">
      <w:pPr>
        <w:numPr>
          <w:ilvl w:val="1"/>
          <w:numId w:val="24"/>
        </w:numPr>
        <w:spacing w:before="120" w:beforeAutospacing="0" w:after="120" w:afterAutospacing="0" w:line="240" w:lineRule="auto"/>
        <w:ind w:left="964" w:hanging="567"/>
        <w:jc w:val="both"/>
        <w:outlineLvl w:val="1"/>
        <w:rPr>
          <w:ins w:id="26" w:author="מיה קאירי" w:date="2021-08-17T13:09:00Z"/>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3EAEAC43" w14:textId="77777777" w:rsidR="00110BDC" w:rsidRDefault="00110BDC">
      <w:pPr>
        <w:numPr>
          <w:ilvl w:val="1"/>
          <w:numId w:val="24"/>
        </w:numPr>
        <w:spacing w:before="120" w:beforeAutospacing="0" w:after="120" w:afterAutospacing="0" w:line="240" w:lineRule="auto"/>
        <w:ind w:left="964" w:hanging="567"/>
        <w:jc w:val="both"/>
        <w:outlineLvl w:val="1"/>
        <w:rPr>
          <w:ins w:id="27" w:author="מיה קאירי" w:date="2021-08-17T13:10:00Z"/>
          <w:rFonts w:ascii="David" w:hAnsi="David"/>
          <w:b/>
          <w:i/>
          <w:snapToGrid w:val="0"/>
          <w:sz w:val="26"/>
          <w:szCs w:val="24"/>
        </w:rPr>
        <w:pPrChange w:id="28" w:author="מיה קאירי" w:date="2021-08-17T13:09:00Z">
          <w:pPr>
            <w:pStyle w:val="ListParagraph"/>
            <w:numPr>
              <w:numId w:val="24"/>
            </w:numPr>
            <w:spacing w:before="120" w:after="120"/>
            <w:ind w:left="435" w:hanging="435"/>
          </w:pPr>
        </w:pPrChange>
      </w:pPr>
      <w:ins w:id="29" w:author="מיה קאירי" w:date="2021-08-17T13:09:00Z">
        <w:r w:rsidRPr="00110BDC">
          <w:rPr>
            <w:rFonts w:ascii="David" w:eastAsia="Times New Roman" w:hAnsi="David" w:cs="David"/>
            <w:b/>
            <w:i/>
            <w:snapToGrid w:val="0"/>
            <w:sz w:val="26"/>
            <w:szCs w:val="24"/>
            <w:rtl/>
            <w:rPrChange w:id="30" w:author="מיה קאירי" w:date="2021-08-17T13:09:00Z">
              <w:rPr>
                <w:rFonts w:ascii="Arial" w:hAnsi="Arial" w:cs="Arial"/>
                <w:b/>
                <w:bCs/>
                <w:i/>
                <w:iCs/>
                <w:snapToGrid w:val="0"/>
                <w:color w:val="FF0000"/>
                <w:rtl/>
              </w:rPr>
            </w:rPrChange>
          </w:rPr>
          <w:t>הצדדים מסכימים ומאשרים כי התשלום עבור שירותי הניהול והאחזקה של הבניין, ביחס לכלל הדירות בבניין, בגין החודשיים הראשונים ממועד אכלוס הדירה הראשונה בבניין - יהא באחריותו ועל חשבונו של הקבלן הראשי.</w:t>
        </w:r>
      </w:ins>
    </w:p>
    <w:p w14:paraId="4E13631A" w14:textId="77777777" w:rsidR="00D61873" w:rsidRPr="00110BDC" w:rsidRDefault="00D61873">
      <w:pPr>
        <w:spacing w:before="120" w:beforeAutospacing="0" w:after="120" w:afterAutospacing="0" w:line="240" w:lineRule="auto"/>
        <w:ind w:left="964"/>
        <w:jc w:val="both"/>
        <w:outlineLvl w:val="1"/>
        <w:rPr>
          <w:ins w:id="31" w:author="מיה קאירי" w:date="2021-08-17T13:09:00Z"/>
          <w:rFonts w:ascii="David" w:hAnsi="David" w:cs="David"/>
          <w:b/>
          <w:i/>
          <w:snapToGrid w:val="0"/>
          <w:sz w:val="26"/>
          <w:szCs w:val="24"/>
          <w:rtl/>
          <w:rPrChange w:id="32" w:author="מיה קאירי" w:date="2021-08-17T13:09:00Z">
            <w:rPr>
              <w:ins w:id="33" w:author="מיה קאירי" w:date="2021-08-17T13:09:00Z"/>
              <w:rFonts w:ascii="Arial" w:hAnsi="Arial" w:cs="Arial"/>
              <w:b/>
              <w:bCs/>
              <w:i/>
              <w:iCs/>
              <w:snapToGrid w:val="0"/>
              <w:color w:val="FF0000"/>
              <w:rtl/>
            </w:rPr>
          </w:rPrChange>
        </w:rPr>
        <w:pPrChange w:id="34" w:author="מיה קאירי" w:date="2021-08-17T13:10:00Z">
          <w:pPr>
            <w:pStyle w:val="ListParagraph"/>
            <w:numPr>
              <w:numId w:val="24"/>
            </w:numPr>
            <w:spacing w:before="120" w:after="120"/>
            <w:ind w:left="435" w:hanging="435"/>
          </w:pPr>
        </w:pPrChange>
      </w:pPr>
    </w:p>
    <w:p w14:paraId="58CDB156" w14:textId="77777777" w:rsidR="00110BDC" w:rsidRPr="00E56613" w:rsidDel="00D61873" w:rsidRDefault="00110BDC" w:rsidP="00237720">
      <w:pPr>
        <w:numPr>
          <w:ilvl w:val="1"/>
          <w:numId w:val="24"/>
        </w:numPr>
        <w:spacing w:before="120" w:beforeAutospacing="0" w:after="120" w:afterAutospacing="0" w:line="240" w:lineRule="auto"/>
        <w:ind w:left="964" w:hanging="567"/>
        <w:jc w:val="both"/>
        <w:outlineLvl w:val="1"/>
        <w:rPr>
          <w:del w:id="35" w:author="מיה קאירי" w:date="2021-08-17T13:09:00Z"/>
          <w:rFonts w:ascii="David" w:eastAsia="Times New Roman" w:hAnsi="David" w:cs="David"/>
          <w:b/>
          <w:i/>
          <w:snapToGrid w:val="0"/>
          <w:sz w:val="26"/>
          <w:szCs w:val="24"/>
          <w:rtl/>
        </w:rPr>
      </w:pPr>
    </w:p>
    <w:p w14:paraId="661928BA" w14:textId="77777777" w:rsidR="00E56613" w:rsidRPr="00E56613" w:rsidDel="00D61873" w:rsidRDefault="00E56613" w:rsidP="00E56613">
      <w:pPr>
        <w:spacing w:before="120" w:beforeAutospacing="0" w:after="120" w:afterAutospacing="0" w:line="240" w:lineRule="auto"/>
        <w:ind w:left="360"/>
        <w:jc w:val="both"/>
        <w:outlineLvl w:val="1"/>
        <w:rPr>
          <w:del w:id="36" w:author="מיה קאירי" w:date="2021-08-17T13:10:00Z"/>
          <w:rFonts w:ascii="David" w:eastAsia="Times New Roman" w:hAnsi="David" w:cs="David"/>
          <w:b/>
          <w:i/>
          <w:snapToGrid w:val="0"/>
          <w:sz w:val="26"/>
          <w:szCs w:val="24"/>
        </w:rPr>
      </w:pPr>
    </w:p>
    <w:p w14:paraId="6E3C446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191925A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74C5F91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69F1D28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7D256F1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2024739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3174445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546EDCE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3C1D6A34"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4F80100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7EF3ACC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6538AFD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4ABE27F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7C1001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0D0EC74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0AFEF23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719DF2A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5372DAF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784812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7FFB66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6AA216C9"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6751160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2CC6F1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6736DE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3EF442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3B9E55C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444EC7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1D5223F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733B5176"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45B110AE"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34D9C3F2"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213EE1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045DA307"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1743E78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3154743"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025B917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0DE71CBB"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7645D76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0654E00"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796E50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1807E4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01E86866"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4BF9C4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47E707BA"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052049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42A5398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79D415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46DFA6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0D083F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1067203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5F4C106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041D6C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77C8D58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6EB4325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11FD45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3C5E05A6"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7E0B85F8"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1B1F850A"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33F938C"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590C1D34"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40C92856"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001D39EC"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7C43BB91"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4D7FA9A7"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59C5D2F"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4AAFB508"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51C0CF65"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CE1273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14AA3470"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60AA5CDD"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02B982A0"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21D4DCA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E22237F"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7EB8C9C0"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1220CC74"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נספח 3.1.1 </w:t>
      </w:r>
    </w:p>
    <w:p w14:paraId="0F5041CE"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14F9302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6B8805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5F1F4F7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F391A6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5CB6601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B906209" w14:textId="54870832" w:rsidR="00E56613" w:rsidRPr="00E56613" w:rsidRDefault="00E56613" w:rsidP="00833094">
      <w:pPr>
        <w:spacing w:before="0" w:beforeAutospacing="0" w:after="0" w:afterAutospacing="0" w:line="240" w:lineRule="auto"/>
        <w:ind w:left="2268" w:hanging="1701"/>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7" w:author="גרמן קגנובסקי" w:date="2022-02-06T13:02:00Z">
            <w:r w:rsidR="0035513A">
              <w:rPr>
                <w:rFonts w:ascii="David" w:eastAsia="Times New Roman" w:hAnsi="David" w:cs="David"/>
                <w:snapToGrid w:val="0"/>
                <w:color w:val="000000"/>
                <w:sz w:val="24"/>
                <w:szCs w:val="24"/>
                <w:rtl/>
              </w:rPr>
              <w:t>סביוני רעננה צפון</w:t>
            </w:r>
          </w:ins>
        </w:sdtContent>
      </w:sdt>
      <w:r w:rsidRPr="00E56613">
        <w:rPr>
          <w:rFonts w:ascii="David" w:eastAsia="Times New Roman" w:hAnsi="David" w:cs="David"/>
          <w:snapToGrid w:val="0"/>
          <w:color w:val="000000"/>
          <w:sz w:val="24"/>
          <w:szCs w:val="24"/>
          <w:rtl/>
        </w:rPr>
        <w:t xml:space="preserve"> המתוכנן ברח' </w:t>
      </w:r>
      <w:del w:id="38" w:author="גרמן קגנובסקי" w:date="2021-09-02T11:34:00Z">
        <w:r w:rsidRPr="00E56613" w:rsidDel="00833094">
          <w:rPr>
            <w:rFonts w:ascii="David" w:eastAsia="Times New Roman" w:hAnsi="David" w:cs="David"/>
            <w:snapToGrid w:val="0"/>
            <w:color w:val="000000"/>
            <w:sz w:val="24"/>
            <w:szCs w:val="24"/>
            <w:rtl/>
          </w:rPr>
          <w:delText xml:space="preserve">__________ </w:delText>
        </w:r>
      </w:del>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39" w:author="גרמן קגנובסקי" w:date="2022-02-06T13:01:00Z">
            <w:r w:rsidR="009C7B00">
              <w:rPr>
                <w:rFonts w:ascii="David" w:eastAsia="Times New Roman" w:hAnsi="David" w:cs="David"/>
                <w:snapToGrid w:val="0"/>
                <w:color w:val="008000"/>
                <w:sz w:val="24"/>
                <w:szCs w:val="24"/>
                <w:rtl/>
              </w:rPr>
              <w:t xml:space="preserve"> גוש 6585 חלקה 151</w:t>
            </w:r>
          </w:ins>
        </w:sdtContent>
      </w:sdt>
      <w:r w:rsidRPr="00E56613">
        <w:rPr>
          <w:rFonts w:ascii="David" w:eastAsia="Times New Roman" w:hAnsi="David" w:cs="David"/>
          <w:snapToGrid w:val="0"/>
          <w:color w:val="000000"/>
          <w:sz w:val="24"/>
          <w:szCs w:val="24"/>
          <w:rtl/>
        </w:rPr>
        <w:t xml:space="preserve"> ואשר עתיד להתבצע בשלבים הבאים:</w:t>
      </w:r>
    </w:p>
    <w:p w14:paraId="4D0DE8C2" w14:textId="7D4AEBDF" w:rsidR="00E56613" w:rsidRPr="00E56613" w:rsidRDefault="00E56613" w:rsidP="00833094">
      <w:pPr>
        <w:spacing w:before="0" w:beforeAutospacing="0" w:after="0" w:afterAutospacing="0" w:line="240" w:lineRule="auto"/>
        <w:ind w:left="2268"/>
        <w:jc w:val="both"/>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 xml:space="preserve">שלב א' </w:t>
      </w:r>
      <w:r w:rsidRPr="00E56613">
        <w:rPr>
          <w:rFonts w:ascii="David" w:eastAsia="Times New Roman" w:hAnsi="David" w:cs="David"/>
          <w:snapToGrid w:val="0"/>
          <w:color w:val="000000"/>
          <w:sz w:val="24"/>
          <w:szCs w:val="24"/>
        </w:rPr>
        <w:t>–</w:t>
      </w:r>
      <w:r w:rsidRPr="00E56613">
        <w:rPr>
          <w:rFonts w:ascii="David" w:eastAsia="Times New Roman" w:hAnsi="David" w:cs="David"/>
          <w:snapToGrid w:val="0"/>
          <w:color w:val="000000"/>
          <w:sz w:val="24"/>
          <w:szCs w:val="24"/>
          <w:rtl/>
        </w:rPr>
        <w:t xml:space="preserve"> בניית מפלס קומת קרקע תחתונה הכוללת בין היתר חניות, מחסנים וחדרים טכניים בתחום בנינים </w:t>
      </w:r>
      <w:del w:id="40" w:author="גרמן קגנובסקי" w:date="2021-09-02T11:36:00Z">
        <w:r w:rsidRPr="00E56613" w:rsidDel="00833094">
          <w:rPr>
            <w:rFonts w:ascii="David" w:eastAsia="Times New Roman" w:hAnsi="David" w:cs="David"/>
            <w:snapToGrid w:val="0"/>
            <w:color w:val="000000"/>
            <w:sz w:val="24"/>
            <w:szCs w:val="24"/>
            <w:rtl/>
          </w:rPr>
          <w:delText xml:space="preserve">מס' __ ו-__. בניית בנין מגורים מס' __  </w:delText>
        </w:r>
      </w:del>
      <w:r w:rsidRPr="00E56613">
        <w:rPr>
          <w:rFonts w:ascii="David" w:eastAsia="Times New Roman" w:hAnsi="David" w:cs="David"/>
          <w:snapToGrid w:val="0"/>
          <w:color w:val="000000"/>
          <w:sz w:val="24"/>
          <w:szCs w:val="24"/>
          <w:rtl/>
        </w:rPr>
        <w:t>ופיתוח צמוד.</w:t>
      </w:r>
    </w:p>
    <w:p w14:paraId="29A72D20" w14:textId="5FBAF6BB" w:rsidR="00E56613" w:rsidRPr="00E56613" w:rsidDel="00833094" w:rsidRDefault="00E56613" w:rsidP="00E56613">
      <w:pPr>
        <w:spacing w:before="0" w:beforeAutospacing="0" w:after="0" w:afterAutospacing="0" w:line="240" w:lineRule="auto"/>
        <w:ind w:left="2268"/>
        <w:jc w:val="both"/>
        <w:rPr>
          <w:del w:id="41" w:author="גרמן קגנובסקי" w:date="2021-09-02T11:36:00Z"/>
          <w:rFonts w:ascii="David" w:eastAsia="Times New Roman" w:hAnsi="David" w:cs="David"/>
          <w:snapToGrid w:val="0"/>
          <w:sz w:val="24"/>
          <w:szCs w:val="24"/>
          <w:rtl/>
        </w:rPr>
      </w:pPr>
      <w:del w:id="42" w:author="גרמן קגנובסקי" w:date="2021-09-02T11:36:00Z">
        <w:r w:rsidRPr="00E56613" w:rsidDel="00833094">
          <w:rPr>
            <w:rFonts w:ascii="David" w:eastAsia="Times New Roman" w:hAnsi="David" w:cs="David"/>
            <w:snapToGrid w:val="0"/>
            <w:color w:val="000000"/>
            <w:sz w:val="24"/>
            <w:szCs w:val="24"/>
            <w:rtl/>
          </w:rPr>
          <w:delText>שלב ב' -  בניית בנין מגורים מס'____, פיתוח צמוד ו____________.</w:delText>
        </w:r>
      </w:del>
    </w:p>
    <w:p w14:paraId="0D7AE584"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3EC3B7F8" w14:textId="2FDF5315" w:rsidR="00E56613" w:rsidRPr="00E56613" w:rsidRDefault="00E56613" w:rsidP="00436BCE">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 xml:space="preserve">בכתובת: </w:t>
      </w:r>
      <w:ins w:id="43" w:author="גרמן קגנובסקי" w:date="2021-09-02T11:36:00Z">
        <w:r w:rsidR="00833094">
          <w:rPr>
            <w:rFonts w:ascii="David" w:eastAsia="Times New Roman" w:hAnsi="David" w:cs="David" w:hint="cs"/>
            <w:bCs/>
            <w:sz w:val="26"/>
            <w:szCs w:val="26"/>
            <w:u w:val="single"/>
            <w:rtl/>
          </w:rPr>
          <w:t xml:space="preserve">הכלנית 2, רעננה </w:t>
        </w:r>
      </w:ins>
      <w:r w:rsidR="00436BCE" w:rsidRPr="004739EA">
        <w:rPr>
          <w:rFonts w:ascii="David" w:eastAsia="Times New Roman" w:hAnsi="David" w:cs="David" w:hint="cs"/>
          <w:bCs/>
          <w:sz w:val="26"/>
          <w:szCs w:val="26"/>
          <w:u w:val="single"/>
          <w:rtl/>
        </w:rPr>
        <w:t xml:space="preserve">                            </w:t>
      </w:r>
      <w:r w:rsidRPr="00E56613">
        <w:rPr>
          <w:rFonts w:ascii="David" w:eastAsia="Times New Roman" w:hAnsi="David" w:cs="David"/>
          <w:snapToGrid w:val="0"/>
          <w:sz w:val="24"/>
          <w:szCs w:val="24"/>
          <w:rtl/>
        </w:rPr>
        <w:t>וכמתואר בחוזה זה ובנספחיו.</w:t>
      </w:r>
    </w:p>
    <w:p w14:paraId="757575B7"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3631D867" w14:textId="79B181AC"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44" w:author="גרמן קגנובסקי" w:date="2022-02-06T13:05:00Z">
            <w:r w:rsidR="00D032EF">
              <w:rPr>
                <w:rFonts w:ascii="Times New Roman" w:eastAsia="Times New Roman" w:hAnsi="Times New Roman" w:cs="David"/>
                <w:color w:val="008000"/>
                <w:sz w:val="24"/>
                <w:szCs w:val="24"/>
                <w:rtl/>
              </w:rPr>
              <w:t>מדד תשומות הבניה</w:t>
            </w:r>
          </w:ins>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10-31T00:00:00Z">
            <w:dateFormat w:val="dd/MM/yyyy"/>
            <w:lid w:val="he-IL"/>
            <w:storeMappedDataAs w:val="dateTime"/>
            <w:calendar w:val="gregorian"/>
          </w:date>
        </w:sdtPr>
        <w:sdtContent>
          <w:ins w:id="45" w:author="גרמן קגנובסקי" w:date="2022-02-06T13:05:00Z">
            <w:r w:rsidR="00D032EF">
              <w:rPr>
                <w:rFonts w:ascii="Times New Roman" w:eastAsia="Times New Roman" w:hAnsi="Times New Roman" w:cs="David" w:hint="cs"/>
                <w:color w:val="008000"/>
                <w:sz w:val="24"/>
                <w:szCs w:val="24"/>
                <w:rtl/>
              </w:rPr>
              <w:t>‏31/10/2021</w:t>
            </w:r>
          </w:ins>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w:t>
      </w:r>
    </w:p>
    <w:p w14:paraId="3147C90D"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29F8C533"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47B20853"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13F626FB"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654221F4"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351D8561"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489297C1"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3AD4A5D3"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0AEA59E9"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5B87F358"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098F5D8D"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5C0490E2"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363723D1"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46" w:author="גרמן קגנובסקי" w:date="2021-09-02T10:42:00Z">
            <w:r w:rsidR="00D30251">
              <w:rPr>
                <w:rFonts w:ascii="David" w:eastAsia="Times New Roman" w:hAnsi="David" w:cs="David"/>
                <w:bCs/>
                <w:color w:val="008000"/>
                <w:sz w:val="26"/>
                <w:szCs w:val="26"/>
                <w:rtl/>
              </w:rPr>
              <w:t xml:space="preserve">רעננה </w:t>
            </w:r>
          </w:ins>
        </w:sdtContent>
      </w:sdt>
    </w:p>
    <w:p w14:paraId="7C65CA1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807956C" w14:textId="03248C04"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xml:space="preserve">: </w:t>
      </w:r>
      <w:ins w:id="47" w:author="גרמן קגנובסקי" w:date="2021-09-02T11:36:00Z">
        <w:r w:rsidR="00833094">
          <w:rPr>
            <w:rFonts w:ascii="David" w:eastAsia="Times New Roman" w:hAnsi="David" w:cs="David" w:hint="cs"/>
            <w:snapToGrid w:val="0"/>
            <w:sz w:val="24"/>
            <w:szCs w:val="24"/>
            <w:rtl/>
          </w:rPr>
          <w:t>אחים מרגולים בע''מ</w:t>
        </w:r>
      </w:ins>
      <w:r w:rsidR="003B5FE4">
        <w:rPr>
          <w:rFonts w:ascii="David" w:eastAsia="Times New Roman" w:hAnsi="David" w:cs="David" w:hint="cs"/>
          <w:snapToGrid w:val="0"/>
          <w:sz w:val="24"/>
          <w:szCs w:val="24"/>
          <w:rtl/>
        </w:rPr>
        <w:t>_________________</w:t>
      </w:r>
    </w:p>
    <w:p w14:paraId="05FC36D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7CF969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31D0EE3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374F287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2CF51F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16874AB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5F492E5B"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158452E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106CDC0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B40F0C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4561B0A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4FC3A10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1F0594FD"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343162A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65A2C270"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300A22B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0FE3CDF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3161F2C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15AC431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0C95BD8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6795333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61DACE3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22273E1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56861E8C"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724EB60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50AAFEB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AFAA532" w14:textId="7E69BBD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ins w:id="48" w:author="גרמן קגנובסקי" w:date="2022-02-06T13:04:00Z">
            <w:r w:rsidR="00D032EF">
              <w:rPr>
                <w:rFonts w:ascii="David" w:eastAsia="Times New Roman" w:hAnsi="David" w:cs="David"/>
                <w:snapToGrid w:val="0"/>
                <w:color w:val="008000"/>
                <w:sz w:val="24"/>
                <w:szCs w:val="24"/>
                <w:rtl/>
              </w:rPr>
              <w:t>145538000</w:t>
            </w:r>
          </w:ins>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Content>
          <w:ins w:id="49" w:author="גרמן קגנובסקי" w:date="2022-02-06T13:04:00Z">
            <w:r w:rsidR="00D032EF">
              <w:rPr>
                <w:rFonts w:ascii="David" w:eastAsia="Times New Roman" w:hAnsi="David" w:cs="David"/>
                <w:snapToGrid w:val="0"/>
                <w:color w:val="008000"/>
                <w:sz w:val="24"/>
                <w:szCs w:val="24"/>
                <w:rtl/>
              </w:rPr>
              <w:t>ש"ח</w:t>
            </w:r>
          </w:ins>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0CA04C8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CA496F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1400C8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212D2A27"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5CB6D9D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6DD08F88"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751F409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4AFE38E0"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15D8B6A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35E2FC6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FF8F06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6C2C619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DA9799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69AB2AB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66928E9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1F75F89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0BCEDE1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1A2A463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62D542A3"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2A6A551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4C4E053A"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682B67A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המרתפים הוא __חודשים ממועד צו התחלת עבודה.</w:t>
      </w:r>
    </w:p>
    <w:p w14:paraId="64351703"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1 הוא __ חודשים ממועד צו התחלת עבודה.</w:t>
      </w:r>
    </w:p>
    <w:p w14:paraId="63C0ACA6"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2 הוא __ חודשים ממועד צו התחלת עבודה</w:t>
      </w:r>
    </w:p>
    <w:p w14:paraId="71AC3EF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3 הוא __חודשים ממועד צו התחלת עבודה.</w:t>
      </w:r>
    </w:p>
    <w:p w14:paraId="77F92BDA" w14:textId="2C1C2722" w:rsidR="00E56613" w:rsidRPr="00E56613" w:rsidDel="00833094" w:rsidRDefault="00E56613" w:rsidP="00E56613">
      <w:pPr>
        <w:spacing w:before="0" w:beforeAutospacing="0" w:after="0" w:afterAutospacing="0" w:line="240" w:lineRule="auto"/>
        <w:ind w:left="567"/>
        <w:jc w:val="both"/>
        <w:rPr>
          <w:del w:id="50" w:author="גרמן קגנובסקי" w:date="2021-09-02T11:37:00Z"/>
          <w:rFonts w:ascii="David" w:eastAsia="Times New Roman" w:hAnsi="David" w:cs="David"/>
          <w:snapToGrid w:val="0"/>
          <w:sz w:val="24"/>
          <w:szCs w:val="24"/>
          <w:rtl/>
        </w:rPr>
      </w:pPr>
      <w:del w:id="51" w:author="גרמן קגנובסקי" w:date="2021-09-02T11:37:00Z">
        <w:r w:rsidRPr="00E56613" w:rsidDel="00833094">
          <w:rPr>
            <w:rFonts w:ascii="David" w:eastAsia="Times New Roman" w:hAnsi="David" w:cs="David"/>
            <w:snapToGrid w:val="0"/>
            <w:sz w:val="24"/>
            <w:szCs w:val="24"/>
            <w:rtl/>
          </w:rPr>
          <w:delText>פרק הזמן להשלמת בנין מס' 4 הוא __ חודשים ממועד צו התחלת עבודה.</w:delText>
        </w:r>
      </w:del>
    </w:p>
    <w:p w14:paraId="2D143006"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7A832A52"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חדר השנאים וחדר הבזק – למועד שיאפשר חבור חשמל וטלפון לבניינים ולדירות למועד אכלוסם. </w:t>
      </w:r>
    </w:p>
    <w:p w14:paraId="14FB8B52"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111C8243"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0DBE040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DAD698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10B5D927"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2B586BB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7A29D87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3262773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68564E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467CFAE3"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43B1B1CD"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12FEEF6D"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5933D5EE"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34A2E12E"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67A573C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5156AF5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591A2F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3F253844"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11EC697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קומה לדוגמא בכל אחד מבניינים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דירה לדוגמא בסמוך למבנה המכירות.</w:t>
      </w:r>
    </w:p>
    <w:p w14:paraId="3595B44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4B3198F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- 0.30%.</w:t>
      </w:r>
    </w:p>
    <w:p w14:paraId="48C592F8"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5EA4152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57CB4F1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DA5A60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46DF4CBC"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7F8F9B3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43437649"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0E1DA39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2218AB5F" w14:textId="77777777" w:rsidR="003B5FE4" w:rsidRDefault="003B5FE4" w:rsidP="003B5FE4">
          <w:pPr>
            <w:widowControl w:val="0"/>
            <w:spacing w:before="0" w:beforeAutospacing="0" w:after="0" w:afterAutospacing="0" w:line="240" w:lineRule="auto"/>
            <w:ind w:left="746"/>
          </w:pPr>
          <w:r w:rsidRPr="006323AD">
            <w:rPr>
              <w:rStyle w:val="AutoFieldsChar"/>
              <w:color w:val="00B0F0"/>
              <w:rtl/>
            </w:rPr>
            <w:t>[אחוז השתתפות צד א]</w:t>
          </w:r>
        </w:p>
      </w:sdtContent>
    </w:sdt>
    <w:p w14:paraId="2773301C"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0909586C"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4691EE31"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76BA82A"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81F2F59"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F6825E0"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981D338"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34910B2C"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3B666C2E"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6350E857"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31EE4452"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3.1.11</w:t>
      </w:r>
    </w:p>
    <w:p w14:paraId="1CBFDB27"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07472716"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4FB32825"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2717F347"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5CDCAA7B"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0AD7C0A3" w14:textId="77777777" w:rsidTr="0059524A">
        <w:trPr>
          <w:trHeight w:val="435"/>
        </w:trPr>
        <w:tc>
          <w:tcPr>
            <w:tcW w:w="566" w:type="dxa"/>
          </w:tcPr>
          <w:p w14:paraId="188519A9"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45362E3A"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4A984C00"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4FA8692D"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1F056024" w14:textId="77777777" w:rsidTr="0059524A">
        <w:trPr>
          <w:trHeight w:val="435"/>
        </w:trPr>
        <w:tc>
          <w:tcPr>
            <w:tcW w:w="566" w:type="dxa"/>
            <w:vAlign w:val="center"/>
          </w:tcPr>
          <w:p w14:paraId="1205E62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075B8E8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5E77D6D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67AC5D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476E71CE" w14:textId="77777777" w:rsidTr="0059524A">
        <w:trPr>
          <w:trHeight w:val="435"/>
        </w:trPr>
        <w:tc>
          <w:tcPr>
            <w:tcW w:w="566" w:type="dxa"/>
            <w:vAlign w:val="center"/>
          </w:tcPr>
          <w:p w14:paraId="2C46090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15D594C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3DBA8A5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858F2F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4DA1247E" w14:textId="77777777" w:rsidTr="0059524A">
        <w:trPr>
          <w:trHeight w:val="435"/>
        </w:trPr>
        <w:tc>
          <w:tcPr>
            <w:tcW w:w="566" w:type="dxa"/>
            <w:vAlign w:val="center"/>
          </w:tcPr>
          <w:p w14:paraId="7310D7E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6836D017"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19D9FE3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AFA411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6C8F5698" w14:textId="77777777" w:rsidTr="0059524A">
        <w:trPr>
          <w:trHeight w:val="435"/>
        </w:trPr>
        <w:tc>
          <w:tcPr>
            <w:tcW w:w="566" w:type="dxa"/>
            <w:vAlign w:val="center"/>
          </w:tcPr>
          <w:p w14:paraId="3A01D4A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7347230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0B182ED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9C8EF4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1097C065" w14:textId="77777777" w:rsidTr="0059524A">
        <w:trPr>
          <w:trHeight w:val="435"/>
        </w:trPr>
        <w:tc>
          <w:tcPr>
            <w:tcW w:w="566" w:type="dxa"/>
            <w:vAlign w:val="center"/>
          </w:tcPr>
          <w:p w14:paraId="51F9F81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7DAF28F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43C4CA0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6F865C8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37D98253" w14:textId="77777777" w:rsidTr="0059524A">
        <w:trPr>
          <w:trHeight w:val="435"/>
        </w:trPr>
        <w:tc>
          <w:tcPr>
            <w:tcW w:w="566" w:type="dxa"/>
            <w:vAlign w:val="center"/>
          </w:tcPr>
          <w:p w14:paraId="28BC9C2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66BFB6F2"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63DA4AE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4877D2A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672615B4" w14:textId="77777777" w:rsidTr="0059524A">
        <w:trPr>
          <w:trHeight w:val="435"/>
        </w:trPr>
        <w:tc>
          <w:tcPr>
            <w:tcW w:w="566" w:type="dxa"/>
            <w:vAlign w:val="center"/>
          </w:tcPr>
          <w:p w14:paraId="2E69775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1F13AEC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5125CDC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2544D4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0A529B5C" w14:textId="77777777" w:rsidTr="0059524A">
        <w:trPr>
          <w:trHeight w:val="435"/>
        </w:trPr>
        <w:tc>
          <w:tcPr>
            <w:tcW w:w="566" w:type="dxa"/>
            <w:vAlign w:val="center"/>
          </w:tcPr>
          <w:p w14:paraId="3B1B83F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29A271F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57FA3B3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5BF635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0F9FD953" w14:textId="77777777" w:rsidTr="0059524A">
        <w:trPr>
          <w:trHeight w:val="435"/>
        </w:trPr>
        <w:tc>
          <w:tcPr>
            <w:tcW w:w="566" w:type="dxa"/>
            <w:vAlign w:val="center"/>
          </w:tcPr>
          <w:p w14:paraId="1E1EC5F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1D9DF272"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4F6AC51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4E18271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0438D2CD" w14:textId="77777777" w:rsidTr="0059524A">
        <w:trPr>
          <w:trHeight w:val="435"/>
        </w:trPr>
        <w:tc>
          <w:tcPr>
            <w:tcW w:w="566" w:type="dxa"/>
            <w:vAlign w:val="center"/>
          </w:tcPr>
          <w:p w14:paraId="0260FB5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5D96858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728C845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13BE3D0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58F3C6BA" w14:textId="77777777" w:rsidTr="0059524A">
        <w:trPr>
          <w:trHeight w:val="435"/>
        </w:trPr>
        <w:tc>
          <w:tcPr>
            <w:tcW w:w="566" w:type="dxa"/>
            <w:vAlign w:val="center"/>
          </w:tcPr>
          <w:p w14:paraId="12FBA2F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5AA8BDA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1681295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41B5E0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66C80EC9" w14:textId="77777777" w:rsidTr="0059524A">
        <w:trPr>
          <w:trHeight w:val="435"/>
        </w:trPr>
        <w:tc>
          <w:tcPr>
            <w:tcW w:w="566" w:type="dxa"/>
            <w:vAlign w:val="center"/>
          </w:tcPr>
          <w:p w14:paraId="1B1BBBC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120015A5" w14:textId="077A0691"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ins w:id="52" w:author="גרמן קגנובסקי" w:date="2021-09-02T11:12:00Z">
              <w:r w:rsidR="006D2176">
                <w:rPr>
                  <w:rFonts w:ascii="David" w:eastAsia="Times New Roman" w:hAnsi="David" w:cs="David" w:hint="cs"/>
                  <w:sz w:val="24"/>
                  <w:szCs w:val="24"/>
                  <w:rtl/>
                </w:rPr>
                <w:t xml:space="preserve"> ופיתוח</w:t>
              </w:r>
            </w:ins>
          </w:p>
        </w:tc>
        <w:tc>
          <w:tcPr>
            <w:tcW w:w="1418" w:type="dxa"/>
            <w:noWrap/>
            <w:vAlign w:val="center"/>
          </w:tcPr>
          <w:p w14:paraId="284B059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6121BFC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10D1AC43" w14:textId="77777777" w:rsidTr="0059524A">
        <w:trPr>
          <w:trHeight w:val="435"/>
        </w:trPr>
        <w:tc>
          <w:tcPr>
            <w:tcW w:w="566" w:type="dxa"/>
            <w:vAlign w:val="center"/>
          </w:tcPr>
          <w:p w14:paraId="23EC23C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3524DB8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62060B1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1CE4CE7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3A340EBD" w14:textId="77777777" w:rsidTr="0059524A">
        <w:trPr>
          <w:trHeight w:val="435"/>
        </w:trPr>
        <w:tc>
          <w:tcPr>
            <w:tcW w:w="566" w:type="dxa"/>
            <w:vAlign w:val="center"/>
          </w:tcPr>
          <w:p w14:paraId="56CA3193"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25DCA6D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1CF8BF0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0DC42E6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08C03554" w14:textId="77777777" w:rsidTr="0059524A">
        <w:trPr>
          <w:trHeight w:val="435"/>
        </w:trPr>
        <w:tc>
          <w:tcPr>
            <w:tcW w:w="566" w:type="dxa"/>
            <w:vAlign w:val="center"/>
          </w:tcPr>
          <w:p w14:paraId="7A2637C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2736ECA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01221D1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14C29AF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50CA8196"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3DA442E"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67764B10"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02A810D"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39A59A34"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21198580"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6B233359"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075D1D9"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030036B2"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3A3EFB5E"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1D3E218A"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7399742F"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0E51E0B4"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610B3319"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05B42206"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6A89EEC8"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489A6E1C"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677F00E3"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22DB7303" w14:textId="77777777" w:rsidTr="0059524A">
        <w:trPr>
          <w:trHeight w:val="211"/>
        </w:trPr>
        <w:tc>
          <w:tcPr>
            <w:tcW w:w="404" w:type="dxa"/>
            <w:tcBorders>
              <w:top w:val="nil"/>
              <w:left w:val="single" w:sz="4" w:space="0" w:color="auto"/>
              <w:bottom w:val="single" w:sz="4" w:space="0" w:color="auto"/>
              <w:right w:val="single" w:sz="4" w:space="0" w:color="auto"/>
            </w:tcBorders>
          </w:tcPr>
          <w:p w14:paraId="762623D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303AEA9E"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5F4789A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5679FA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207AD21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6D0E5A50" w14:textId="77777777" w:rsidTr="0059524A">
        <w:trPr>
          <w:trHeight w:val="315"/>
        </w:trPr>
        <w:tc>
          <w:tcPr>
            <w:tcW w:w="404" w:type="dxa"/>
            <w:tcBorders>
              <w:top w:val="nil"/>
              <w:left w:val="single" w:sz="4" w:space="0" w:color="auto"/>
              <w:bottom w:val="single" w:sz="4" w:space="0" w:color="auto"/>
              <w:right w:val="single" w:sz="4" w:space="0" w:color="auto"/>
            </w:tcBorders>
          </w:tcPr>
          <w:p w14:paraId="57D7F0B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23A5F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647E80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64064FF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6135EE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74B7D54A" w14:textId="77777777" w:rsidTr="0059524A">
        <w:trPr>
          <w:trHeight w:val="315"/>
        </w:trPr>
        <w:tc>
          <w:tcPr>
            <w:tcW w:w="404" w:type="dxa"/>
            <w:tcBorders>
              <w:top w:val="nil"/>
              <w:left w:val="single" w:sz="4" w:space="0" w:color="auto"/>
              <w:bottom w:val="single" w:sz="4" w:space="0" w:color="auto"/>
              <w:right w:val="single" w:sz="4" w:space="0" w:color="auto"/>
            </w:tcBorders>
          </w:tcPr>
          <w:p w14:paraId="5AAB91E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308C82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02F318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2EC625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01855FC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9F7C691" w14:textId="77777777" w:rsidTr="0059524A">
        <w:trPr>
          <w:trHeight w:val="315"/>
        </w:trPr>
        <w:tc>
          <w:tcPr>
            <w:tcW w:w="404" w:type="dxa"/>
            <w:tcBorders>
              <w:top w:val="nil"/>
              <w:left w:val="single" w:sz="4" w:space="0" w:color="auto"/>
              <w:bottom w:val="single" w:sz="4" w:space="0" w:color="auto"/>
              <w:right w:val="single" w:sz="4" w:space="0" w:color="auto"/>
            </w:tcBorders>
          </w:tcPr>
          <w:p w14:paraId="4B7E781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D1C14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02F0A01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643AE11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41D9C2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D6FC3F9" w14:textId="77777777" w:rsidTr="0059524A">
        <w:trPr>
          <w:trHeight w:val="315"/>
        </w:trPr>
        <w:tc>
          <w:tcPr>
            <w:tcW w:w="404" w:type="dxa"/>
            <w:tcBorders>
              <w:top w:val="nil"/>
              <w:left w:val="single" w:sz="4" w:space="0" w:color="auto"/>
              <w:bottom w:val="single" w:sz="4" w:space="0" w:color="auto"/>
              <w:right w:val="single" w:sz="4" w:space="0" w:color="auto"/>
            </w:tcBorders>
          </w:tcPr>
          <w:p w14:paraId="11899D3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76025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6E8EBB9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74BF705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6F4677D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770FF96" w14:textId="77777777" w:rsidTr="0059524A">
        <w:trPr>
          <w:trHeight w:val="315"/>
        </w:trPr>
        <w:tc>
          <w:tcPr>
            <w:tcW w:w="404" w:type="dxa"/>
            <w:tcBorders>
              <w:top w:val="nil"/>
              <w:left w:val="single" w:sz="4" w:space="0" w:color="auto"/>
              <w:bottom w:val="single" w:sz="4" w:space="0" w:color="auto"/>
              <w:right w:val="single" w:sz="4" w:space="0" w:color="auto"/>
            </w:tcBorders>
          </w:tcPr>
          <w:p w14:paraId="43BE1E1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F9460B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2A4E636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C4959F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450E0F6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3A0D98D" w14:textId="77777777" w:rsidTr="0059524A">
        <w:trPr>
          <w:trHeight w:val="315"/>
        </w:trPr>
        <w:tc>
          <w:tcPr>
            <w:tcW w:w="404" w:type="dxa"/>
            <w:tcBorders>
              <w:top w:val="nil"/>
              <w:left w:val="single" w:sz="4" w:space="0" w:color="auto"/>
              <w:bottom w:val="single" w:sz="4" w:space="0" w:color="auto"/>
              <w:right w:val="single" w:sz="4" w:space="0" w:color="auto"/>
            </w:tcBorders>
          </w:tcPr>
          <w:p w14:paraId="550A074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CC68E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68429A5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5E27339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20F35F6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40225C2" w14:textId="77777777" w:rsidTr="0059524A">
        <w:trPr>
          <w:trHeight w:val="315"/>
        </w:trPr>
        <w:tc>
          <w:tcPr>
            <w:tcW w:w="404" w:type="dxa"/>
            <w:tcBorders>
              <w:top w:val="nil"/>
              <w:left w:val="single" w:sz="4" w:space="0" w:color="auto"/>
              <w:bottom w:val="single" w:sz="4" w:space="0" w:color="auto"/>
              <w:right w:val="single" w:sz="4" w:space="0" w:color="auto"/>
            </w:tcBorders>
          </w:tcPr>
          <w:p w14:paraId="3CC6C0D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FE141B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6FA3C1A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784832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04CFD3E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A394756" w14:textId="77777777" w:rsidTr="0059524A">
        <w:trPr>
          <w:trHeight w:val="315"/>
        </w:trPr>
        <w:tc>
          <w:tcPr>
            <w:tcW w:w="404" w:type="dxa"/>
            <w:tcBorders>
              <w:top w:val="nil"/>
              <w:left w:val="single" w:sz="4" w:space="0" w:color="auto"/>
              <w:bottom w:val="single" w:sz="4" w:space="0" w:color="auto"/>
              <w:right w:val="single" w:sz="4" w:space="0" w:color="auto"/>
            </w:tcBorders>
          </w:tcPr>
          <w:p w14:paraId="516F443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498C96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64740D1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32762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28F1403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50EF9A5" w14:textId="77777777" w:rsidTr="0059524A">
        <w:trPr>
          <w:trHeight w:val="315"/>
        </w:trPr>
        <w:tc>
          <w:tcPr>
            <w:tcW w:w="404" w:type="dxa"/>
            <w:tcBorders>
              <w:top w:val="nil"/>
              <w:left w:val="single" w:sz="4" w:space="0" w:color="auto"/>
              <w:bottom w:val="single" w:sz="4" w:space="0" w:color="auto"/>
              <w:right w:val="single" w:sz="4" w:space="0" w:color="auto"/>
            </w:tcBorders>
          </w:tcPr>
          <w:p w14:paraId="1272816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DB8AC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7A6916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C8169F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7BCAFB1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10F6AE3" w14:textId="77777777" w:rsidTr="0059524A">
        <w:trPr>
          <w:trHeight w:val="315"/>
        </w:trPr>
        <w:tc>
          <w:tcPr>
            <w:tcW w:w="404" w:type="dxa"/>
            <w:tcBorders>
              <w:top w:val="nil"/>
              <w:left w:val="single" w:sz="4" w:space="0" w:color="auto"/>
              <w:bottom w:val="single" w:sz="4" w:space="0" w:color="auto"/>
              <w:right w:val="single" w:sz="4" w:space="0" w:color="auto"/>
            </w:tcBorders>
          </w:tcPr>
          <w:p w14:paraId="1A8BFE9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7B2C3E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7012D8C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1E130BE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5BBD87C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F2D3D1B" w14:textId="77777777" w:rsidTr="0059524A">
        <w:trPr>
          <w:trHeight w:val="315"/>
        </w:trPr>
        <w:tc>
          <w:tcPr>
            <w:tcW w:w="404" w:type="dxa"/>
            <w:tcBorders>
              <w:top w:val="nil"/>
              <w:left w:val="single" w:sz="4" w:space="0" w:color="auto"/>
              <w:bottom w:val="single" w:sz="4" w:space="0" w:color="auto"/>
              <w:right w:val="single" w:sz="4" w:space="0" w:color="auto"/>
            </w:tcBorders>
          </w:tcPr>
          <w:p w14:paraId="17844EC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9CEC04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1BB2F5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B88BDA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07E1740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113ABC1" w14:textId="77777777" w:rsidTr="0059524A">
        <w:trPr>
          <w:trHeight w:val="315"/>
        </w:trPr>
        <w:tc>
          <w:tcPr>
            <w:tcW w:w="404" w:type="dxa"/>
            <w:tcBorders>
              <w:top w:val="nil"/>
              <w:left w:val="single" w:sz="4" w:space="0" w:color="auto"/>
              <w:bottom w:val="single" w:sz="4" w:space="0" w:color="auto"/>
              <w:right w:val="single" w:sz="4" w:space="0" w:color="auto"/>
            </w:tcBorders>
          </w:tcPr>
          <w:p w14:paraId="358E2BB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A3015E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11C3F8A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26272D6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4805C99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19E7B74" w14:textId="77777777" w:rsidTr="0059524A">
        <w:trPr>
          <w:trHeight w:val="315"/>
        </w:trPr>
        <w:tc>
          <w:tcPr>
            <w:tcW w:w="404" w:type="dxa"/>
            <w:tcBorders>
              <w:top w:val="nil"/>
              <w:left w:val="single" w:sz="4" w:space="0" w:color="auto"/>
              <w:bottom w:val="single" w:sz="4" w:space="0" w:color="auto"/>
              <w:right w:val="single" w:sz="4" w:space="0" w:color="auto"/>
            </w:tcBorders>
          </w:tcPr>
          <w:p w14:paraId="0AB0D54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CF3715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6250014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324ED9F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160D91C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67F234F" w14:textId="77777777" w:rsidTr="0059524A">
        <w:trPr>
          <w:trHeight w:val="315"/>
        </w:trPr>
        <w:tc>
          <w:tcPr>
            <w:tcW w:w="404" w:type="dxa"/>
            <w:tcBorders>
              <w:top w:val="nil"/>
              <w:left w:val="single" w:sz="4" w:space="0" w:color="auto"/>
              <w:bottom w:val="single" w:sz="4" w:space="0" w:color="auto"/>
              <w:right w:val="single" w:sz="4" w:space="0" w:color="auto"/>
            </w:tcBorders>
          </w:tcPr>
          <w:p w14:paraId="57F2C3C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74E147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2975062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0979107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047924A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A35D9B3" w14:textId="77777777" w:rsidTr="0059524A">
        <w:trPr>
          <w:trHeight w:val="315"/>
        </w:trPr>
        <w:tc>
          <w:tcPr>
            <w:tcW w:w="404" w:type="dxa"/>
            <w:tcBorders>
              <w:top w:val="nil"/>
              <w:left w:val="single" w:sz="4" w:space="0" w:color="auto"/>
              <w:bottom w:val="single" w:sz="4" w:space="0" w:color="auto"/>
              <w:right w:val="single" w:sz="4" w:space="0" w:color="auto"/>
            </w:tcBorders>
          </w:tcPr>
          <w:p w14:paraId="467A59F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EDAA2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048DDC0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513E5C9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6073169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6FAEA9DE" w14:textId="77777777" w:rsidTr="0059524A">
        <w:trPr>
          <w:trHeight w:val="315"/>
        </w:trPr>
        <w:tc>
          <w:tcPr>
            <w:tcW w:w="404" w:type="dxa"/>
            <w:tcBorders>
              <w:top w:val="nil"/>
              <w:left w:val="single" w:sz="4" w:space="0" w:color="auto"/>
              <w:bottom w:val="single" w:sz="4" w:space="0" w:color="auto"/>
              <w:right w:val="single" w:sz="4" w:space="0" w:color="auto"/>
            </w:tcBorders>
          </w:tcPr>
          <w:p w14:paraId="3EED68C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4D8FEA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03ADD8C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3F63410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5DC1D2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800B7E4" w14:textId="77777777" w:rsidTr="0059524A">
        <w:trPr>
          <w:trHeight w:val="315"/>
        </w:trPr>
        <w:tc>
          <w:tcPr>
            <w:tcW w:w="404" w:type="dxa"/>
            <w:tcBorders>
              <w:top w:val="nil"/>
              <w:left w:val="single" w:sz="4" w:space="0" w:color="auto"/>
              <w:bottom w:val="single" w:sz="4" w:space="0" w:color="auto"/>
              <w:right w:val="single" w:sz="4" w:space="0" w:color="auto"/>
            </w:tcBorders>
          </w:tcPr>
          <w:p w14:paraId="1AB7A32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1FC0D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0D9FCA8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628CE9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268A703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DF71AA1" w14:textId="77777777" w:rsidTr="0059524A">
        <w:trPr>
          <w:trHeight w:val="315"/>
        </w:trPr>
        <w:tc>
          <w:tcPr>
            <w:tcW w:w="404" w:type="dxa"/>
            <w:tcBorders>
              <w:top w:val="nil"/>
              <w:left w:val="single" w:sz="4" w:space="0" w:color="auto"/>
              <w:bottom w:val="single" w:sz="4" w:space="0" w:color="auto"/>
              <w:right w:val="single" w:sz="4" w:space="0" w:color="auto"/>
            </w:tcBorders>
          </w:tcPr>
          <w:p w14:paraId="3E9B769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D21C47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4379FC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9D369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7E7F8AA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FA6B2F4" w14:textId="77777777" w:rsidTr="0059524A">
        <w:trPr>
          <w:trHeight w:val="315"/>
        </w:trPr>
        <w:tc>
          <w:tcPr>
            <w:tcW w:w="404" w:type="dxa"/>
            <w:tcBorders>
              <w:top w:val="nil"/>
              <w:left w:val="single" w:sz="4" w:space="0" w:color="auto"/>
              <w:bottom w:val="single" w:sz="4" w:space="0" w:color="auto"/>
              <w:right w:val="single" w:sz="4" w:space="0" w:color="auto"/>
            </w:tcBorders>
          </w:tcPr>
          <w:p w14:paraId="0BC59D5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7318FA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0362033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622147B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31CA0EC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2ED0DFE" w14:textId="77777777" w:rsidTr="0059524A">
        <w:trPr>
          <w:trHeight w:val="315"/>
        </w:trPr>
        <w:tc>
          <w:tcPr>
            <w:tcW w:w="404" w:type="dxa"/>
            <w:tcBorders>
              <w:top w:val="nil"/>
              <w:left w:val="single" w:sz="4" w:space="0" w:color="auto"/>
              <w:bottom w:val="single" w:sz="4" w:space="0" w:color="auto"/>
              <w:right w:val="single" w:sz="4" w:space="0" w:color="auto"/>
            </w:tcBorders>
          </w:tcPr>
          <w:p w14:paraId="292C045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8B0802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463181F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74535E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3D59A3C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8882F11" w14:textId="77777777" w:rsidTr="0059524A">
        <w:trPr>
          <w:trHeight w:val="315"/>
        </w:trPr>
        <w:tc>
          <w:tcPr>
            <w:tcW w:w="404" w:type="dxa"/>
            <w:tcBorders>
              <w:top w:val="nil"/>
              <w:left w:val="single" w:sz="4" w:space="0" w:color="auto"/>
              <w:bottom w:val="single" w:sz="4" w:space="0" w:color="auto"/>
              <w:right w:val="single" w:sz="4" w:space="0" w:color="auto"/>
            </w:tcBorders>
          </w:tcPr>
          <w:p w14:paraId="4B3E970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B35960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11C96F4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77BDA28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4110B1F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226CD9C6" w14:textId="77777777" w:rsidTr="0059524A">
        <w:trPr>
          <w:trHeight w:val="315"/>
        </w:trPr>
        <w:tc>
          <w:tcPr>
            <w:tcW w:w="404" w:type="dxa"/>
            <w:tcBorders>
              <w:top w:val="nil"/>
              <w:left w:val="single" w:sz="4" w:space="0" w:color="auto"/>
              <w:bottom w:val="single" w:sz="4" w:space="0" w:color="auto"/>
              <w:right w:val="single" w:sz="4" w:space="0" w:color="auto"/>
            </w:tcBorders>
          </w:tcPr>
          <w:p w14:paraId="5B826CF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59A94F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0650EC9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6992480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2BE2448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630F8DA" w14:textId="77777777" w:rsidTr="0059524A">
        <w:trPr>
          <w:trHeight w:val="315"/>
        </w:trPr>
        <w:tc>
          <w:tcPr>
            <w:tcW w:w="404" w:type="dxa"/>
            <w:tcBorders>
              <w:top w:val="nil"/>
              <w:left w:val="single" w:sz="4" w:space="0" w:color="auto"/>
              <w:bottom w:val="single" w:sz="4" w:space="0" w:color="auto"/>
              <w:right w:val="single" w:sz="4" w:space="0" w:color="auto"/>
            </w:tcBorders>
          </w:tcPr>
          <w:p w14:paraId="44EB40C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020961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4D2BBA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219E33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4D1ABF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758197EE" w14:textId="77777777" w:rsidTr="0059524A">
        <w:trPr>
          <w:trHeight w:val="315"/>
        </w:trPr>
        <w:tc>
          <w:tcPr>
            <w:tcW w:w="404" w:type="dxa"/>
            <w:tcBorders>
              <w:top w:val="nil"/>
              <w:left w:val="single" w:sz="4" w:space="0" w:color="auto"/>
              <w:bottom w:val="single" w:sz="4" w:space="0" w:color="auto"/>
              <w:right w:val="single" w:sz="4" w:space="0" w:color="auto"/>
            </w:tcBorders>
          </w:tcPr>
          <w:p w14:paraId="6FC77FE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382064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3E3696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F3A55C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0BF949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23C7414" w14:textId="77777777" w:rsidTr="0059524A">
        <w:trPr>
          <w:trHeight w:val="315"/>
        </w:trPr>
        <w:tc>
          <w:tcPr>
            <w:tcW w:w="404" w:type="dxa"/>
            <w:tcBorders>
              <w:top w:val="nil"/>
              <w:left w:val="single" w:sz="4" w:space="0" w:color="auto"/>
              <w:bottom w:val="single" w:sz="4" w:space="0" w:color="auto"/>
              <w:right w:val="single" w:sz="4" w:space="0" w:color="auto"/>
            </w:tcBorders>
          </w:tcPr>
          <w:p w14:paraId="07AE896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DA560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4C238FC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B4EBBF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668D352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13F2E12" w14:textId="77777777" w:rsidTr="0059524A">
        <w:trPr>
          <w:trHeight w:val="315"/>
        </w:trPr>
        <w:tc>
          <w:tcPr>
            <w:tcW w:w="404" w:type="dxa"/>
            <w:tcBorders>
              <w:top w:val="nil"/>
              <w:left w:val="single" w:sz="4" w:space="0" w:color="auto"/>
              <w:bottom w:val="single" w:sz="4" w:space="0" w:color="auto"/>
              <w:right w:val="single" w:sz="4" w:space="0" w:color="auto"/>
            </w:tcBorders>
          </w:tcPr>
          <w:p w14:paraId="743E007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9A520A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1EE2D33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7ECE3E1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4932143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710D129" w14:textId="77777777" w:rsidTr="0059524A">
        <w:trPr>
          <w:trHeight w:val="315"/>
        </w:trPr>
        <w:tc>
          <w:tcPr>
            <w:tcW w:w="404" w:type="dxa"/>
            <w:tcBorders>
              <w:top w:val="nil"/>
              <w:left w:val="single" w:sz="4" w:space="0" w:color="auto"/>
              <w:bottom w:val="single" w:sz="4" w:space="0" w:color="auto"/>
              <w:right w:val="single" w:sz="4" w:space="0" w:color="auto"/>
            </w:tcBorders>
          </w:tcPr>
          <w:p w14:paraId="0FD72E1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0F57F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60AE2FA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56768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3B2289E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4E43B98A" w14:textId="77777777" w:rsidTr="0059524A">
        <w:trPr>
          <w:trHeight w:val="315"/>
        </w:trPr>
        <w:tc>
          <w:tcPr>
            <w:tcW w:w="404" w:type="dxa"/>
            <w:tcBorders>
              <w:top w:val="nil"/>
              <w:left w:val="single" w:sz="4" w:space="0" w:color="auto"/>
              <w:bottom w:val="single" w:sz="4" w:space="0" w:color="auto"/>
              <w:right w:val="single" w:sz="4" w:space="0" w:color="auto"/>
            </w:tcBorders>
          </w:tcPr>
          <w:p w14:paraId="1B34E9D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7FC803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0CCF183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7FE0E13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712C5EF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1731C99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C0E586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D623F0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6027FAEB" w14:textId="77777777" w:rsidTr="0059524A">
        <w:trPr>
          <w:trHeight w:val="315"/>
        </w:trPr>
        <w:tc>
          <w:tcPr>
            <w:tcW w:w="7960" w:type="dxa"/>
            <w:gridSpan w:val="5"/>
            <w:noWrap/>
            <w:vAlign w:val="bottom"/>
          </w:tcPr>
          <w:p w14:paraId="3D18169B"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29C6A09B" w14:textId="77777777" w:rsidTr="0059524A">
        <w:trPr>
          <w:trHeight w:val="255"/>
        </w:trPr>
        <w:tc>
          <w:tcPr>
            <w:tcW w:w="7960" w:type="dxa"/>
            <w:gridSpan w:val="5"/>
            <w:noWrap/>
            <w:vAlign w:val="bottom"/>
          </w:tcPr>
          <w:p w14:paraId="78D1F59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t>המטריצות יתואמו עם מנהל הפרויקט על פי מאפייניו של כל פרויקט</w:t>
            </w:r>
          </w:p>
        </w:tc>
      </w:tr>
      <w:tr w:rsidR="00E56613" w:rsidRPr="00E56613" w14:paraId="21567D35" w14:textId="77777777" w:rsidTr="0059524A">
        <w:trPr>
          <w:trHeight w:val="315"/>
        </w:trPr>
        <w:tc>
          <w:tcPr>
            <w:tcW w:w="7960" w:type="dxa"/>
            <w:gridSpan w:val="5"/>
            <w:noWrap/>
            <w:vAlign w:val="bottom"/>
          </w:tcPr>
          <w:p w14:paraId="440C278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19BEB372"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E0E0F1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4C654E4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6578D5B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67AC3BE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5582E60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6EDF719D"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43F6D24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6EEE2B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4202576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7D6E6650" w14:textId="77777777" w:rsidTr="0059524A">
        <w:trPr>
          <w:trHeight w:val="255"/>
        </w:trPr>
        <w:tc>
          <w:tcPr>
            <w:tcW w:w="0" w:type="auto"/>
            <w:vMerge/>
            <w:tcBorders>
              <w:top w:val="nil"/>
              <w:left w:val="single" w:sz="8" w:space="0" w:color="auto"/>
              <w:bottom w:val="single" w:sz="8" w:space="0" w:color="000000"/>
              <w:right w:val="nil"/>
            </w:tcBorders>
            <w:vAlign w:val="center"/>
          </w:tcPr>
          <w:p w14:paraId="0D168F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8CA1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F2EEA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75ED0C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21F2DF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382A141" w14:textId="77777777" w:rsidTr="0059524A">
        <w:trPr>
          <w:trHeight w:val="255"/>
        </w:trPr>
        <w:tc>
          <w:tcPr>
            <w:tcW w:w="0" w:type="auto"/>
            <w:vMerge/>
            <w:tcBorders>
              <w:top w:val="nil"/>
              <w:left w:val="single" w:sz="8" w:space="0" w:color="auto"/>
              <w:bottom w:val="single" w:sz="8" w:space="0" w:color="000000"/>
              <w:right w:val="nil"/>
            </w:tcBorders>
            <w:vAlign w:val="center"/>
          </w:tcPr>
          <w:p w14:paraId="0F5812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0C055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D9711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1777B6C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66AC1A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79AA099F" w14:textId="77777777" w:rsidTr="0059524A">
        <w:trPr>
          <w:trHeight w:val="255"/>
        </w:trPr>
        <w:tc>
          <w:tcPr>
            <w:tcW w:w="0" w:type="auto"/>
            <w:vMerge/>
            <w:tcBorders>
              <w:top w:val="nil"/>
              <w:left w:val="single" w:sz="8" w:space="0" w:color="auto"/>
              <w:bottom w:val="single" w:sz="8" w:space="0" w:color="000000"/>
              <w:right w:val="nil"/>
            </w:tcBorders>
            <w:vAlign w:val="center"/>
          </w:tcPr>
          <w:p w14:paraId="757130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54E7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E5475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692130B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3957D5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4AB512AE" w14:textId="77777777" w:rsidTr="0059524A">
        <w:trPr>
          <w:trHeight w:val="270"/>
        </w:trPr>
        <w:tc>
          <w:tcPr>
            <w:tcW w:w="0" w:type="auto"/>
            <w:vMerge/>
            <w:tcBorders>
              <w:top w:val="nil"/>
              <w:left w:val="single" w:sz="8" w:space="0" w:color="auto"/>
              <w:bottom w:val="single" w:sz="8" w:space="0" w:color="000000"/>
              <w:right w:val="nil"/>
            </w:tcBorders>
            <w:vAlign w:val="center"/>
          </w:tcPr>
          <w:p w14:paraId="0B401E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CE04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3B9682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180F681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221996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4D96369"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F9A75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03A521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10696F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749D46BC"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2C76E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D826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A49DFC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3F1AC9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01A010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69469176"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0AF9D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C3718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8BA293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8CB2B5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3549BF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6C99D57D"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34744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025F8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BB87D0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FA0A90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0181D3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E646991"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64A020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FDAA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7760A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66DDF8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00245F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83BF64C"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3D328A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050D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77E626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536D555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24706E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CF43EB9"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7F646CD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4AB06C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6D4E392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786A6181" w14:textId="77777777" w:rsidTr="0059524A">
        <w:trPr>
          <w:trHeight w:val="255"/>
        </w:trPr>
        <w:tc>
          <w:tcPr>
            <w:tcW w:w="0" w:type="auto"/>
            <w:vMerge/>
            <w:tcBorders>
              <w:top w:val="nil"/>
              <w:left w:val="single" w:sz="8" w:space="0" w:color="auto"/>
              <w:bottom w:val="single" w:sz="8" w:space="0" w:color="000000"/>
              <w:right w:val="nil"/>
            </w:tcBorders>
            <w:vAlign w:val="center"/>
          </w:tcPr>
          <w:p w14:paraId="711735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6182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1D77A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2752E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3492A2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692023B" w14:textId="77777777" w:rsidTr="0059524A">
        <w:trPr>
          <w:trHeight w:val="255"/>
        </w:trPr>
        <w:tc>
          <w:tcPr>
            <w:tcW w:w="0" w:type="auto"/>
            <w:vMerge/>
            <w:tcBorders>
              <w:top w:val="nil"/>
              <w:left w:val="single" w:sz="8" w:space="0" w:color="auto"/>
              <w:bottom w:val="single" w:sz="8" w:space="0" w:color="000000"/>
              <w:right w:val="nil"/>
            </w:tcBorders>
            <w:vAlign w:val="center"/>
          </w:tcPr>
          <w:p w14:paraId="242B8E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610ED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427875E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24FFE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71F2B1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BD3C4C4" w14:textId="77777777" w:rsidTr="0059524A">
        <w:trPr>
          <w:trHeight w:val="255"/>
        </w:trPr>
        <w:tc>
          <w:tcPr>
            <w:tcW w:w="0" w:type="auto"/>
            <w:vMerge/>
            <w:tcBorders>
              <w:top w:val="nil"/>
              <w:left w:val="single" w:sz="8" w:space="0" w:color="auto"/>
              <w:bottom w:val="single" w:sz="8" w:space="0" w:color="000000"/>
              <w:right w:val="nil"/>
            </w:tcBorders>
            <w:vAlign w:val="center"/>
          </w:tcPr>
          <w:p w14:paraId="2A6C58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97C4F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0F790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47BD0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5CE9AE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38894FE" w14:textId="77777777" w:rsidTr="0059524A">
        <w:trPr>
          <w:trHeight w:val="255"/>
        </w:trPr>
        <w:tc>
          <w:tcPr>
            <w:tcW w:w="0" w:type="auto"/>
            <w:vMerge/>
            <w:tcBorders>
              <w:top w:val="nil"/>
              <w:left w:val="single" w:sz="8" w:space="0" w:color="auto"/>
              <w:bottom w:val="single" w:sz="8" w:space="0" w:color="000000"/>
              <w:right w:val="nil"/>
            </w:tcBorders>
            <w:vAlign w:val="center"/>
          </w:tcPr>
          <w:p w14:paraId="56303A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342A7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F2D7F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F75CC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3525BB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502E78F2" w14:textId="77777777" w:rsidTr="0059524A">
        <w:trPr>
          <w:trHeight w:val="255"/>
        </w:trPr>
        <w:tc>
          <w:tcPr>
            <w:tcW w:w="0" w:type="auto"/>
            <w:vMerge/>
            <w:tcBorders>
              <w:top w:val="nil"/>
              <w:left w:val="single" w:sz="8" w:space="0" w:color="auto"/>
              <w:bottom w:val="single" w:sz="8" w:space="0" w:color="000000"/>
              <w:right w:val="nil"/>
            </w:tcBorders>
            <w:vAlign w:val="center"/>
          </w:tcPr>
          <w:p w14:paraId="29C88A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62DE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5004B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757487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0A829F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884B99F" w14:textId="77777777" w:rsidTr="0059524A">
        <w:trPr>
          <w:trHeight w:val="270"/>
        </w:trPr>
        <w:tc>
          <w:tcPr>
            <w:tcW w:w="0" w:type="auto"/>
            <w:vMerge/>
            <w:tcBorders>
              <w:top w:val="nil"/>
              <w:left w:val="single" w:sz="8" w:space="0" w:color="auto"/>
              <w:bottom w:val="single" w:sz="8" w:space="0" w:color="000000"/>
              <w:right w:val="nil"/>
            </w:tcBorders>
            <w:vAlign w:val="center"/>
          </w:tcPr>
          <w:p w14:paraId="21E2CE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51DD3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345512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3EA493B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4AC2A6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FD3D9BF"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6D1CB6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3973E7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E8CEFA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35BAA5DD"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2D5578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EAD0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55379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2E604DC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3F9442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F33E7C7"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5479E5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35329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086877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2AAA8E1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6C193C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B838B6F"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254F83F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7685E6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09DA6C9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30F596BA" w14:textId="77777777" w:rsidTr="0059524A">
        <w:trPr>
          <w:trHeight w:val="255"/>
        </w:trPr>
        <w:tc>
          <w:tcPr>
            <w:tcW w:w="0" w:type="auto"/>
            <w:vMerge/>
            <w:tcBorders>
              <w:top w:val="nil"/>
              <w:left w:val="single" w:sz="8" w:space="0" w:color="auto"/>
              <w:bottom w:val="nil"/>
              <w:right w:val="single" w:sz="4" w:space="0" w:color="auto"/>
            </w:tcBorders>
            <w:vAlign w:val="center"/>
          </w:tcPr>
          <w:p w14:paraId="2088E0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3E2759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69A93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730EFC3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20EFF7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59A53FEE" w14:textId="77777777" w:rsidTr="0059524A">
        <w:trPr>
          <w:trHeight w:val="255"/>
        </w:trPr>
        <w:tc>
          <w:tcPr>
            <w:tcW w:w="0" w:type="auto"/>
            <w:vMerge/>
            <w:tcBorders>
              <w:top w:val="nil"/>
              <w:left w:val="single" w:sz="8" w:space="0" w:color="auto"/>
              <w:bottom w:val="nil"/>
              <w:right w:val="single" w:sz="4" w:space="0" w:color="auto"/>
            </w:tcBorders>
            <w:vAlign w:val="center"/>
          </w:tcPr>
          <w:p w14:paraId="58A439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F30A5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785716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0128D5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22C423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3BDC8B7D" w14:textId="77777777" w:rsidTr="0059524A">
        <w:trPr>
          <w:trHeight w:val="255"/>
        </w:trPr>
        <w:tc>
          <w:tcPr>
            <w:tcW w:w="0" w:type="auto"/>
            <w:vMerge/>
            <w:tcBorders>
              <w:top w:val="nil"/>
              <w:left w:val="single" w:sz="8" w:space="0" w:color="auto"/>
              <w:bottom w:val="nil"/>
              <w:right w:val="single" w:sz="4" w:space="0" w:color="auto"/>
            </w:tcBorders>
            <w:vAlign w:val="center"/>
          </w:tcPr>
          <w:p w14:paraId="33926E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3B6F9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6D8CB2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499C5C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0EA06F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2CAE8B0" w14:textId="77777777" w:rsidTr="0059524A">
        <w:trPr>
          <w:trHeight w:val="255"/>
        </w:trPr>
        <w:tc>
          <w:tcPr>
            <w:tcW w:w="0" w:type="auto"/>
            <w:vMerge/>
            <w:tcBorders>
              <w:top w:val="nil"/>
              <w:left w:val="single" w:sz="8" w:space="0" w:color="auto"/>
              <w:bottom w:val="nil"/>
              <w:right w:val="single" w:sz="4" w:space="0" w:color="auto"/>
            </w:tcBorders>
            <w:vAlign w:val="center"/>
          </w:tcPr>
          <w:p w14:paraId="16E012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D2AF0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6350F1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35F7B9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7114B7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1AB25EC3" w14:textId="77777777" w:rsidTr="0059524A">
        <w:trPr>
          <w:trHeight w:val="255"/>
        </w:trPr>
        <w:tc>
          <w:tcPr>
            <w:tcW w:w="0" w:type="auto"/>
            <w:vMerge/>
            <w:tcBorders>
              <w:top w:val="nil"/>
              <w:left w:val="single" w:sz="8" w:space="0" w:color="auto"/>
              <w:bottom w:val="nil"/>
              <w:right w:val="single" w:sz="4" w:space="0" w:color="auto"/>
            </w:tcBorders>
            <w:vAlign w:val="center"/>
          </w:tcPr>
          <w:p w14:paraId="7D4D7E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0FA06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2DE2A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1001334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191A22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A7AF2FE" w14:textId="77777777" w:rsidTr="0059524A">
        <w:trPr>
          <w:trHeight w:val="270"/>
        </w:trPr>
        <w:tc>
          <w:tcPr>
            <w:tcW w:w="0" w:type="auto"/>
            <w:vMerge/>
            <w:tcBorders>
              <w:top w:val="nil"/>
              <w:left w:val="single" w:sz="8" w:space="0" w:color="auto"/>
              <w:bottom w:val="nil"/>
              <w:right w:val="single" w:sz="4" w:space="0" w:color="auto"/>
            </w:tcBorders>
            <w:vAlign w:val="center"/>
          </w:tcPr>
          <w:p w14:paraId="47EA0C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8F308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EAA4B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062A0FD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16AEC9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B586A40"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69C8E69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5B442E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61AFABA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577CB877"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9F0F1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B6E2D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3CDDB54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20813EA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194DC4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7D41B7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6BD89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0554A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323F4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55F95D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3F046C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D65DBB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F2F5E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73FC7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54CC6B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15320A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2D1799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5675E75"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47ABC6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3DD1C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74A9E0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341ECB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1C7CA8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94CC513"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199F9A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AF60A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6BFA8B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05C1E04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79C5EE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51312B2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07CFB303"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651CC1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B1056E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6CE33BC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647A1DC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3BD57AAB"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0691A6A9"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4613391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6A8291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2E1213E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45BDADB1"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CB367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9A5DF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B88E3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D80AF7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3CD801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048E32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8BD29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BE487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9224D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3FD0E5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0E1B16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6451942F"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73FBC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31CC5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1D7C6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DF7468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525A11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AF364E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28AEA8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F8A4B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76EB0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C86679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0B3FD5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04CF4739"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67366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43537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8ABBE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FAC598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71F2A5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68BC2216"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EEC0D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0CFDA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20F473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CFD4D4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7C8A82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BE40C33"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1474A6C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5A2F9C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6F9F434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78458EF7"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B4D6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294A0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ADFE4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A48A4E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4FEAA8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0ADE675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F8A93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24063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B28CC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0726E70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7A78E4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3E444F9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12EF8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208D1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7481B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4526BD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4900C9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025F1CE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DADA0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8FA0A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5B7A61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00F7927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34BAEE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37C84C6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5E387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4CFD5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444CE7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5549AD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068858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3A9B191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A289A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2B3AE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22E9F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31AB2F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0F5493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5DDE2A6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B1D80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5E550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293C5A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0B6832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3765F7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59B212B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F0DD7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11830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5812862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318338D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F84A9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F78ED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D42DF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97AF56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6D24A2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76CBC89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227B1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7CA79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D9A33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2FAE69B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511A3E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1F4F1F6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2DA84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41229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7DAA7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3A5E2D5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49FD8E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0743D95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973B6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72403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B940E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A0EC5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53C6A8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74FEACC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0F4A1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3E6E0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B3CFB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4D82D32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2EEA7E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63F626AD"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6936EC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B1B59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6333C87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549E9C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06B5D79"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536B61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4EF4FB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2771B64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628BAAA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EDB8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DD6C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48D525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C9BF38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25DB20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D3EF8B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31E67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07F8C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835D4A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42C592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1465B7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52AC8D2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3D80D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2980C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E1EE6A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284A9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3664C3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7155A9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0AFA3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12D9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72BDE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8FBF02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743A2E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9108BA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940C7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52E29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26F1B25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15302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08A04F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E3F2302"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5ACA77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45F46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76121E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302DDAA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6A2952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073679D"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72ED7B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0B169F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7DEF4D3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025DD54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65AEA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E0E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7FBC32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707A09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14D31F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2D76729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4CC10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8F09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164A10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2C8212B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1513A3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5C2530C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1652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59CF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2B7274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60EBF67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575B14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E57663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9CDCF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79EA0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6B7CFB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34D55DB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7877FD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DCA91A0"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9FA2D4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3DA774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5C23A05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198CD3C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F41A2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4051B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2FB78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6457134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7B8ADE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2BE301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AA495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71057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90B40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FC86AA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46B116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216FB5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5471F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4A249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0E9CC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3447C1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3FE2FD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1CC5405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6B607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03AAA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5B8CE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4DD306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33A003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C9266A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64173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0A8C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7CECF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13F941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5C63D2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259B32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77934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E549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3A51D4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0511BD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72A516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6AD9BF03"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63AC6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DDBC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3086BD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3C2ACD2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510C95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3E81D53E"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15DE8ECE"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1619422A"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620C0A1D"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02ECF7F8"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67F35104"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57F19B1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AD8A65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147148CC"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590265CB"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4C07F29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C9C6BB3"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7C77FA7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21CFA1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57E62A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5E01D023"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7DC9E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5BD34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56A6AC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5341B9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1B7B23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2B00F7A5"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69AB7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88007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62A874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738A1F0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14D42E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30014721"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F294D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E83C3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FDE60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011D714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618E6D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A609F47"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3C1281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D11F8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257C7F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343CB55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806DD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A2BCE06"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7CB580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5EFC30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BD0F3F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7114539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D8BBC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4BB4D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00A428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34A938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5AF12B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7550E45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3D849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B813A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779C39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3F4549A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6027E3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8AA730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B55F6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BCCBC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85F66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EE669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185825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853F2E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E0BC6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4BECF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729F2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F4DE1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69D5C0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CFB6CD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79AC9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380D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49753E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1ED3DA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756208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9ACD05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48B4A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B5D4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0A762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08A680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78C49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7FAD0BC"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5C1BD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49A2D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39DBAE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3BD255F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0F38FA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B3DBAF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C2687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3D2CE7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EB9069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4316FD59"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A39C0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4A7B3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09657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12A6E0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270342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1667E996"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40225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15E29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472CEB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5370DA4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2B73D9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46E1F01C"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B78D6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CC3F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7AF24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351224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1402B4E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0AABE251"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4C529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AE470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28ABC8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613EEEA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4656CA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4BFBF1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F15FF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09F266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358123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0CD5B1E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B13B4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DFC60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5FBF3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5DCBDA6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70872C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CA50BA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D1632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9C14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19CED8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2F5ED7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6477A2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13B170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2BC60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FCC2B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6A37D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90DD1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122144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3E6ED0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2EF75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78E03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4E289C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06F800D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7345B2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38BE93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D20F7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4B9F8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7D7DB9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B34274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7AD334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9B3CE43"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797F97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EF39B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52AD50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5DEACC5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3ADB2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51FC8B2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77C535BC"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072199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144CEDA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66460F2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28C07C8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7B75F85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16F1B3F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3AB718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432FD2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CA23C5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1F10D3C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190F2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0AD48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52CF84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E2DE2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4166C7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4C3E00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39A06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706FA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1CF3C4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164801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637619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4A96056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97679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110F7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42FC31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00F44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44CEBF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75C7C18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859B0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3D07E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08D6D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CA5804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1435FA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83CF37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B5775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4F81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62637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4330D1F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42F3A6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0D0C8DF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553C6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9F44E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C6568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953D46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2008CF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50F69E5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5AEB5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7738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AB3671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6F8705D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29F903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67BEB29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024D4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FF855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506B2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5CE9AE4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0BD0E3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4EF3AE92"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9D623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713F4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63A2EAB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7C130F3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023BE6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3C10B45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57CFA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6AA5F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611D72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41BEBE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4DB1E0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BC3605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7E2EE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7ED4B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56B10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6771C0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11FC6B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5B424E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152EB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2172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F3E12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0B58347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51E127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CE5CE4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AF955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A3F47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8B188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3DCF070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4A4D27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74A8FEA5"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7286D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4ECD9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5D6B6E6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7D77275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5F2DA1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787C261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23DF7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3C8C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3F6AD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497A0FB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6AB9E4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4E9215EB"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4DCE6F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940E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20855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74D1051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1BE5A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62BF7A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55FA6B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518CC7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0BE0E0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181D344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FC7CF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F699C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19E77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476A1C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4CD811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4B33FD9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36C73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2865D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7C22A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4ED5E7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7F250B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19636F6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49424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252E1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0B3C9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C4513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7113A3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1DA4056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6B4E3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476A1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61874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34C63A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1497C6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1EF00D9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86F6C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5B092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200BD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17A59A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7DCF90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3FF2F7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A46CB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FF7F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4CBA68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636690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106815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58ACADA"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FCC9C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A0BE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0CC765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589A304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2E3C2C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B6DC39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894FD8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16CE6F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88AAF2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42B71AB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CF5EE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1D4DC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E1316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2D518D1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2C9DF4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EBE812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587E6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9D9D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EBCCD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6C290D0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7DE67F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DC4E54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D6D57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6BF31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FD564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088020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365FA1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874BD1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559CAC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69F51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590B56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2309AFF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45B0BD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21880290"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79D71FE8"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5"/>
          <w:headerReference w:type="default" r:id="rId16"/>
          <w:footerReference w:type="default" r:id="rId17"/>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3DDE6004"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4CF000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חשבון מס' :</w:t>
            </w:r>
          </w:p>
          <w:p w14:paraId="2E3F5E86"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501A060F"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11673C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409A056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6FCE131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4FBE341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4EE02F5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984FB2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4DA45CF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358E457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2E0CD8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68C479C6"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17164B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4D6103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1DC120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15187F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67DBAC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716D7C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10608A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62BA41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1E6EBF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19A579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7C3A7F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6B2DAF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52A706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6CBFA7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0F768C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520690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60D296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09ED25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69BBE8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B5443A2"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548087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61DE33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245C1DD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7CF21C1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6F2DA8A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45AAFA8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4B5A2FB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5DE540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3ED7BC0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7555D31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789075D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5906B55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7168AA6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575DB6F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4140E64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71CF867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4165638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69A93BF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1C6D61F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8FDB32D"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5AB35D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2E23DF9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31457F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23BC4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DEFE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E595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49793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5F893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3DB2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5F54E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EC172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E4B5C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C2780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26645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87242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276D4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3B2DC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FBF47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82C5D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95F1C24" w14:textId="77777777" w:rsidTr="00E56613">
        <w:trPr>
          <w:trHeight w:val="255"/>
        </w:trPr>
        <w:tc>
          <w:tcPr>
            <w:tcW w:w="0" w:type="auto"/>
            <w:vMerge/>
            <w:tcBorders>
              <w:top w:val="single" w:sz="4" w:space="0" w:color="auto"/>
              <w:left w:val="single" w:sz="8" w:space="0" w:color="auto"/>
              <w:bottom w:val="nil"/>
              <w:right w:val="nil"/>
            </w:tcBorders>
            <w:vAlign w:val="center"/>
          </w:tcPr>
          <w:p w14:paraId="77CF86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F6071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61DDA6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F3694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BD9FA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459D9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6055F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73127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B420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03D5B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CDE99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C2BE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42586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EA450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0B359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B88F2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FCF56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02EEB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73009B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E479E02" w14:textId="77777777" w:rsidTr="00E56613">
        <w:trPr>
          <w:trHeight w:val="255"/>
        </w:trPr>
        <w:tc>
          <w:tcPr>
            <w:tcW w:w="0" w:type="auto"/>
            <w:vMerge/>
            <w:tcBorders>
              <w:top w:val="single" w:sz="4" w:space="0" w:color="auto"/>
              <w:left w:val="single" w:sz="8" w:space="0" w:color="auto"/>
              <w:bottom w:val="nil"/>
              <w:right w:val="nil"/>
            </w:tcBorders>
            <w:vAlign w:val="center"/>
          </w:tcPr>
          <w:p w14:paraId="50C79B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498B7D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41D13F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8B16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F13F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19AB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EDC0F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4E3A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200C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F9D59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27AEA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088F1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0B0CC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9A2D7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73799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B1424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ECD7E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C7976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AC3A2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94F22E6" w14:textId="77777777" w:rsidTr="00E56613">
        <w:trPr>
          <w:trHeight w:val="255"/>
        </w:trPr>
        <w:tc>
          <w:tcPr>
            <w:tcW w:w="0" w:type="auto"/>
            <w:vMerge/>
            <w:tcBorders>
              <w:top w:val="single" w:sz="4" w:space="0" w:color="auto"/>
              <w:left w:val="single" w:sz="8" w:space="0" w:color="auto"/>
              <w:bottom w:val="nil"/>
              <w:right w:val="nil"/>
            </w:tcBorders>
            <w:vAlign w:val="center"/>
          </w:tcPr>
          <w:p w14:paraId="6C8568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50D864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02E5D6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65611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EDDD8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FBCCA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A858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D4B05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218E2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BFBB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97C04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5D16F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EA167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1183E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A2B26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7D9B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1B92F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853BE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FB261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8C9AE17"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BFACF3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FEC15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F0647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EFF87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BF4BB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6CEE2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9CEB9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AA44B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6C0447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B335A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C3559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5BC02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8C81F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060D1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D4743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41EE12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53C38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24E16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210C6D45"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0C2872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06C764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2A667A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7C4C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9B69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2B5E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6D7BF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DD323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7FFEB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FFB0D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D3488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3554B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A3389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61C71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C36C4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C184F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BACA7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9A580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D304D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259C2BA" w14:textId="77777777" w:rsidTr="00E56613">
        <w:trPr>
          <w:trHeight w:val="255"/>
        </w:trPr>
        <w:tc>
          <w:tcPr>
            <w:tcW w:w="0" w:type="auto"/>
            <w:vMerge/>
            <w:tcBorders>
              <w:top w:val="nil"/>
              <w:left w:val="single" w:sz="8" w:space="0" w:color="auto"/>
              <w:bottom w:val="single" w:sz="4" w:space="0" w:color="auto"/>
              <w:right w:val="nil"/>
            </w:tcBorders>
            <w:vAlign w:val="center"/>
          </w:tcPr>
          <w:p w14:paraId="74C8A7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0E075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4E09FB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00761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626CC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98D2C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7EEF1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4A704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659AD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94F2F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DE49C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650B0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08C0D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7EEB6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BCFAB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F4F3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82D4C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CCCCD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7FDE5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C94DB6E" w14:textId="77777777" w:rsidTr="00E56613">
        <w:trPr>
          <w:trHeight w:val="255"/>
        </w:trPr>
        <w:tc>
          <w:tcPr>
            <w:tcW w:w="0" w:type="auto"/>
            <w:vMerge/>
            <w:tcBorders>
              <w:top w:val="nil"/>
              <w:left w:val="single" w:sz="8" w:space="0" w:color="auto"/>
              <w:bottom w:val="single" w:sz="4" w:space="0" w:color="auto"/>
              <w:right w:val="nil"/>
            </w:tcBorders>
            <w:vAlign w:val="center"/>
          </w:tcPr>
          <w:p w14:paraId="28903D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081044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308D61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ADB5E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CC935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E1C1D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79A71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AF842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10F97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E3703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F998C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10B725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5D188A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11845C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1DE55A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2BC9D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18FED6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0366B8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16BAEF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71150BC" w14:textId="77777777" w:rsidTr="00E56613">
        <w:trPr>
          <w:trHeight w:val="255"/>
        </w:trPr>
        <w:tc>
          <w:tcPr>
            <w:tcW w:w="0" w:type="auto"/>
            <w:vMerge/>
            <w:tcBorders>
              <w:top w:val="nil"/>
              <w:left w:val="single" w:sz="8" w:space="0" w:color="auto"/>
              <w:bottom w:val="single" w:sz="4" w:space="0" w:color="auto"/>
              <w:right w:val="nil"/>
            </w:tcBorders>
            <w:vAlign w:val="center"/>
          </w:tcPr>
          <w:p w14:paraId="15B2D8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93192F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4DDFF2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3646A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E6822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5C063E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6A617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CDC74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0721B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4A80C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3DE529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1B8238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DAF1C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71F793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41DD2A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CA247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89453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4D6706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047BA9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D0A89FD"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0E52FD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20C7D9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2DEE07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FACAE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3EB950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664E1F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E1DAE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3B1DB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494D4D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35ACF1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46B7D1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14DF68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59C2BF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1F2766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59813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763DD6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D4E69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0435BF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385C62D6"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3C64A1E3"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B4880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37845E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6C3B60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3CFB82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17D350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20B774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390543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1A0CDFA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7AEDC9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F4DF7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3D185C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6AA9CA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0ED6BB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ED75B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6DE39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1650FB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3BC5B9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2B6384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23E8FD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71727EF2"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BA346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41C7F5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2F212DF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26EC9AF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5E00FD5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6703109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7BA0A74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5D3F407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5E99DDA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FD8BB7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489B8FE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12EB7C9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6F16614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489EA6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0970ECF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4C3ED2C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21293ED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465B8A9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40E0218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99BC21C"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507CFA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659E4D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051BA7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0EC7D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B9747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5AE4F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B3807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8A2A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2809C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B073F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013B4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EF9DF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2EF86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9FDAB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3A326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13C2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2143F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DD22A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2A39B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721A7B1" w14:textId="77777777" w:rsidTr="00E56613">
        <w:trPr>
          <w:trHeight w:val="255"/>
        </w:trPr>
        <w:tc>
          <w:tcPr>
            <w:tcW w:w="0" w:type="auto"/>
            <w:vMerge/>
            <w:tcBorders>
              <w:top w:val="single" w:sz="4" w:space="0" w:color="auto"/>
              <w:left w:val="single" w:sz="8" w:space="0" w:color="auto"/>
              <w:bottom w:val="nil"/>
              <w:right w:val="nil"/>
            </w:tcBorders>
            <w:vAlign w:val="center"/>
          </w:tcPr>
          <w:p w14:paraId="17729B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2C20DC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099748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BD6CB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A4F87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814F9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7A23A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5B348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9F74E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F8AFC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1F96A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881DD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9130B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AAF8F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C22A7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7FE7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DD9A2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513942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1CC89C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13119B4" w14:textId="77777777" w:rsidTr="00E56613">
        <w:trPr>
          <w:trHeight w:val="255"/>
        </w:trPr>
        <w:tc>
          <w:tcPr>
            <w:tcW w:w="0" w:type="auto"/>
            <w:vMerge/>
            <w:tcBorders>
              <w:top w:val="single" w:sz="4" w:space="0" w:color="auto"/>
              <w:left w:val="single" w:sz="8" w:space="0" w:color="auto"/>
              <w:bottom w:val="nil"/>
              <w:right w:val="nil"/>
            </w:tcBorders>
            <w:vAlign w:val="center"/>
          </w:tcPr>
          <w:p w14:paraId="412B0A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B2EF79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43DC15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3830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FA81B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F440C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0A8BC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5328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3EE5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8E7CD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FD56D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9D3A9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81178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13E6A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27BBB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FD418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BFB6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3D33E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1A079D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9164B59" w14:textId="77777777" w:rsidTr="00E56613">
        <w:trPr>
          <w:trHeight w:val="255"/>
        </w:trPr>
        <w:tc>
          <w:tcPr>
            <w:tcW w:w="0" w:type="auto"/>
            <w:vMerge/>
            <w:tcBorders>
              <w:top w:val="single" w:sz="4" w:space="0" w:color="auto"/>
              <w:left w:val="single" w:sz="8" w:space="0" w:color="auto"/>
              <w:bottom w:val="nil"/>
              <w:right w:val="nil"/>
            </w:tcBorders>
            <w:vAlign w:val="center"/>
          </w:tcPr>
          <w:p w14:paraId="43B3D3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4CD548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34311C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B1205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D5E20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F1BAB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385FB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6155A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3984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5A851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53C98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0B563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9AFEB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CDED6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BC588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42404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4D473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567C1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86B57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EA76596"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375540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C8C6D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25AF8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70E58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C5F49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E8A52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B8802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BDC59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F57FB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D65EF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A91A9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10E7E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422A7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082D7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69E2F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2D9566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79700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6FFCE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769AF2D1"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66F0F6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53019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613D01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C6206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79920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87CD4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7E87E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D579A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4C7A1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97CBC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14F31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62624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04BF5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D0C1F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52A9C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EB586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4E61F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B4821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94B3E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6DBAFD7" w14:textId="77777777" w:rsidTr="00E56613">
        <w:trPr>
          <w:trHeight w:val="255"/>
        </w:trPr>
        <w:tc>
          <w:tcPr>
            <w:tcW w:w="0" w:type="auto"/>
            <w:vMerge/>
            <w:tcBorders>
              <w:top w:val="nil"/>
              <w:left w:val="single" w:sz="8" w:space="0" w:color="auto"/>
              <w:bottom w:val="nil"/>
              <w:right w:val="nil"/>
            </w:tcBorders>
            <w:vAlign w:val="center"/>
          </w:tcPr>
          <w:p w14:paraId="316227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D98D3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0AE7F3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F707C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96BA1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11830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81653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B7F63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115B8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94906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18EF5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472A1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CAB38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F9D57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22BA5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8B42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C8B00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B95AA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7A8EE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761DD0C" w14:textId="77777777" w:rsidTr="00E56613">
        <w:trPr>
          <w:trHeight w:val="255"/>
        </w:trPr>
        <w:tc>
          <w:tcPr>
            <w:tcW w:w="0" w:type="auto"/>
            <w:vMerge/>
            <w:tcBorders>
              <w:top w:val="nil"/>
              <w:left w:val="single" w:sz="8" w:space="0" w:color="auto"/>
              <w:bottom w:val="nil"/>
              <w:right w:val="nil"/>
            </w:tcBorders>
            <w:vAlign w:val="center"/>
          </w:tcPr>
          <w:p w14:paraId="34F583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9B543E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49FB2C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3DB38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C21EA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3B82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003E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E5FBE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A2CD9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5AC54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F2FDA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9D77E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B12CD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B51D6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D8C7D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BCF8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9881E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60108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0B6FF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42BDC8D" w14:textId="77777777" w:rsidTr="00E56613">
        <w:trPr>
          <w:trHeight w:val="255"/>
        </w:trPr>
        <w:tc>
          <w:tcPr>
            <w:tcW w:w="0" w:type="auto"/>
            <w:vMerge/>
            <w:tcBorders>
              <w:top w:val="nil"/>
              <w:left w:val="single" w:sz="8" w:space="0" w:color="auto"/>
              <w:bottom w:val="nil"/>
              <w:right w:val="nil"/>
            </w:tcBorders>
            <w:vAlign w:val="center"/>
          </w:tcPr>
          <w:p w14:paraId="7069EF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B1E68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4893E8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40D0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A9A69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0D9FF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638CC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C0BF0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12394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D0284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49667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90D90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85B90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BD283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5FA45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D5250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9E568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0E4FC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BBFB2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B676E88"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1B903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1D4F0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1279E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7F6A3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BF5E8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3EEF7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198C2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5B8E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F6D24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9225C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63311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040C6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01CD0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C8562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42106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1F877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40485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3C8668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1A080CA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41DB4EA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724DAE97"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565DF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04386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399A50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6FFE45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08CFCA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2694ED5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3A6222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61D591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93276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001B1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5BF17C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A4569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3FD6B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1C1FAA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5E424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1C6BCB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6E77A6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7F4DEE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6BB0A2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0D8BDEAE"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292FD7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2B65AB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767802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74F4D19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6F1998B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4403D4D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208C6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05A3807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6C83826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0C2FC12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1F12C8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2E92238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37697C0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64C738A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49D48BD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7A06CED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723AE0D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57D1130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0AD44C9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1EA0A99"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49EA83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4B6C6D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32F5EA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F28D7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7CEE3D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5AAA3B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FC7D3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019CC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8C7BE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61DA25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8E2EB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047569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2767FA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5B074F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427D01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0C271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4E8CCB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0A7653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7873EA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DADED48" w14:textId="77777777" w:rsidTr="00E56613">
        <w:trPr>
          <w:trHeight w:val="255"/>
        </w:trPr>
        <w:tc>
          <w:tcPr>
            <w:tcW w:w="0" w:type="auto"/>
            <w:vMerge/>
            <w:tcBorders>
              <w:top w:val="single" w:sz="4" w:space="0" w:color="auto"/>
              <w:left w:val="single" w:sz="4" w:space="0" w:color="auto"/>
              <w:bottom w:val="nil"/>
              <w:right w:val="nil"/>
            </w:tcBorders>
            <w:vAlign w:val="center"/>
          </w:tcPr>
          <w:p w14:paraId="5AA546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119FE1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3D96C8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CA88D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946D6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D91A5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774CC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6DF6E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4A446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D2B83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96BFD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6EDF7F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F35D4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1F3853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4ED56B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C99B0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F2706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772EE9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5DC871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3C19B00" w14:textId="77777777" w:rsidTr="00E56613">
        <w:trPr>
          <w:trHeight w:val="255"/>
        </w:trPr>
        <w:tc>
          <w:tcPr>
            <w:tcW w:w="0" w:type="auto"/>
            <w:vMerge/>
            <w:tcBorders>
              <w:top w:val="single" w:sz="4" w:space="0" w:color="auto"/>
              <w:left w:val="single" w:sz="4" w:space="0" w:color="auto"/>
              <w:bottom w:val="nil"/>
              <w:right w:val="nil"/>
            </w:tcBorders>
            <w:vAlign w:val="center"/>
          </w:tcPr>
          <w:p w14:paraId="4474CA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F7A5DD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246E56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00CB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1990D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7B59C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D3F8D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3715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E3439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48597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4244D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FBC29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09A26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4BA69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E685E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4EE5B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735E1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90B61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4A908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026CF03" w14:textId="77777777" w:rsidTr="00E56613">
        <w:trPr>
          <w:trHeight w:val="255"/>
        </w:trPr>
        <w:tc>
          <w:tcPr>
            <w:tcW w:w="0" w:type="auto"/>
            <w:vMerge/>
            <w:tcBorders>
              <w:top w:val="single" w:sz="4" w:space="0" w:color="auto"/>
              <w:left w:val="single" w:sz="4" w:space="0" w:color="auto"/>
              <w:bottom w:val="nil"/>
              <w:right w:val="nil"/>
            </w:tcBorders>
            <w:vAlign w:val="center"/>
          </w:tcPr>
          <w:p w14:paraId="0563FC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7CE5ED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7319D1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09446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372BF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421E3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32D59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DC349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57F5DC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0E0AE2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5298E8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4F16EE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3DC215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59C7B0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5CDE04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C54D3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6D43AD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585838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B6DD8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3D5B9B4"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7BE08F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70F443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5E091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34575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AC90D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E1278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5AE96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5DEA2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91D6D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91046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071E3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0C30B5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3AF1A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F9F6D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241AE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CBED9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0B0A6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3F407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2AB47B13"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4941FEC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03D8616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1F1D73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7F703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A42C3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E4DF9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06632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BADF2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4D9F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BD9BD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B4ADD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2172E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E6F2C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A077F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CB242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A10C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67573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2D57F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37CED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4F22EAC" w14:textId="77777777" w:rsidTr="00E56613">
        <w:trPr>
          <w:trHeight w:val="255"/>
        </w:trPr>
        <w:tc>
          <w:tcPr>
            <w:tcW w:w="0" w:type="auto"/>
            <w:vMerge/>
            <w:tcBorders>
              <w:top w:val="nil"/>
              <w:left w:val="single" w:sz="8" w:space="0" w:color="auto"/>
              <w:bottom w:val="nil"/>
              <w:right w:val="nil"/>
            </w:tcBorders>
            <w:vAlign w:val="center"/>
          </w:tcPr>
          <w:p w14:paraId="68E255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E093C0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534FA0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0C264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C9577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D24F1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D551B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50EC7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2F79E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08E77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49725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594EE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D9CBB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0D00D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8AF83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047B3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9BD4B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1E0B20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BDA68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38FBAFE" w14:textId="77777777" w:rsidTr="00E56613">
        <w:trPr>
          <w:trHeight w:val="255"/>
        </w:trPr>
        <w:tc>
          <w:tcPr>
            <w:tcW w:w="0" w:type="auto"/>
            <w:vMerge/>
            <w:tcBorders>
              <w:top w:val="nil"/>
              <w:left w:val="single" w:sz="8" w:space="0" w:color="auto"/>
              <w:bottom w:val="nil"/>
              <w:right w:val="nil"/>
            </w:tcBorders>
            <w:vAlign w:val="center"/>
          </w:tcPr>
          <w:p w14:paraId="09F565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653650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685684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A1957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9367A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0307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14D49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D051F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9179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EECB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71099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E2B1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DBA60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213E4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025FB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C2688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D4010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DCEB4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DE0C9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7D0DE9D" w14:textId="77777777" w:rsidTr="00E56613">
        <w:trPr>
          <w:trHeight w:val="255"/>
        </w:trPr>
        <w:tc>
          <w:tcPr>
            <w:tcW w:w="0" w:type="auto"/>
            <w:vMerge/>
            <w:tcBorders>
              <w:top w:val="nil"/>
              <w:left w:val="single" w:sz="8" w:space="0" w:color="auto"/>
              <w:bottom w:val="nil"/>
              <w:right w:val="nil"/>
            </w:tcBorders>
            <w:vAlign w:val="center"/>
          </w:tcPr>
          <w:p w14:paraId="1C0586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AFE249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22CFA9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B0EB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550B7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49EB3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74ACC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842C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A55F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40C7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F34E2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ADFB7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392A1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B40F1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56DB4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C003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D5562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FA397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1EDB8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5316970"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2F91CF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9D98A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9B258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9F9E0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3231B1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77BE8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7884F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36F68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40421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D96BF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B45AC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1B077A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8E9E3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0FB6A3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CBBEA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01A79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2B138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33DD8B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63A6D82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41A22C4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2BF7B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6DEB4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38C326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319F48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6B9D6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625BD6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84929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9C66F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3CAE3B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32255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5734AD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AE4DB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58D18F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7A6AEE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7343BE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08F05B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07EDEC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4D9321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207EF5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5BAF3F4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0588A2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65D800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2A9558A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3E76A63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68D3FBA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276AF85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4DC4CE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1222DE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5EB47F2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4D7E254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7B69CEA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252A4BD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62AC492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067F330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58D5C04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1B3D4B3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197C43E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4F456EC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35B77FD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6859306"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6D1A81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CEC79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06FA0B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19C13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B948A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C9639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A34FB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D9363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5754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34906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399AC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97A63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744C1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3D1B5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F3D7B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4AB2F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65036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1E4FFF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E18BF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51EBB5D" w14:textId="77777777" w:rsidTr="00E56613">
        <w:trPr>
          <w:trHeight w:val="255"/>
        </w:trPr>
        <w:tc>
          <w:tcPr>
            <w:tcW w:w="0" w:type="auto"/>
            <w:vMerge/>
            <w:tcBorders>
              <w:top w:val="single" w:sz="4" w:space="0" w:color="auto"/>
              <w:left w:val="single" w:sz="8" w:space="0" w:color="auto"/>
              <w:bottom w:val="nil"/>
              <w:right w:val="nil"/>
            </w:tcBorders>
            <w:vAlign w:val="center"/>
          </w:tcPr>
          <w:p w14:paraId="1D660B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EE32B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1C0124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2DD7D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61F81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1A78E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4143F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7DF10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39A36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E3578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46401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BA61E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EDC51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51D9E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C54E6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022D5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35C57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89CC7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1A1BE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626A45D" w14:textId="77777777" w:rsidTr="00E56613">
        <w:trPr>
          <w:trHeight w:val="255"/>
        </w:trPr>
        <w:tc>
          <w:tcPr>
            <w:tcW w:w="0" w:type="auto"/>
            <w:vMerge/>
            <w:tcBorders>
              <w:top w:val="single" w:sz="4" w:space="0" w:color="auto"/>
              <w:left w:val="single" w:sz="8" w:space="0" w:color="auto"/>
              <w:bottom w:val="nil"/>
              <w:right w:val="nil"/>
            </w:tcBorders>
            <w:vAlign w:val="center"/>
          </w:tcPr>
          <w:p w14:paraId="7706B7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7C610B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647C51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06132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BDBDE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CE91C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5FB2F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54E0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33351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2BEFE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44685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06BB5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F1109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BA0DB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51B1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BB24C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239AA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95ECD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504D9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1207338" w14:textId="77777777" w:rsidTr="00E56613">
        <w:trPr>
          <w:trHeight w:val="255"/>
        </w:trPr>
        <w:tc>
          <w:tcPr>
            <w:tcW w:w="0" w:type="auto"/>
            <w:vMerge/>
            <w:tcBorders>
              <w:top w:val="single" w:sz="4" w:space="0" w:color="auto"/>
              <w:left w:val="single" w:sz="8" w:space="0" w:color="auto"/>
              <w:bottom w:val="nil"/>
              <w:right w:val="nil"/>
            </w:tcBorders>
            <w:vAlign w:val="center"/>
          </w:tcPr>
          <w:p w14:paraId="037C5C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4FB36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4465CE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0BFFD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05D2E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1CEBC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31C6A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3C73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E2911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89821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F5A08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C1108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483CB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F1524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91510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81BF3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36240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B531F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EDD76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267111F"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34F107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DB12A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0A9E6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104D3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312701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06D96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742C9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83F41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DB8BF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3966E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D070F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2EB8E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1D40E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3F468F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0EE95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2BF880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7677F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89FB8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47088AE8"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2DC5CC6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83FB8B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F9E969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20391E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E00C7C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EFCB8A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04450E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7DFB7C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C99562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18B2C1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327A6A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33234C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81EBE4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E75C44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6F739D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5B0B4C5D"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75721450"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348237E6"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02A74FB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67A90AA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6B537B88"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5B7D817F"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78DDCCAF"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700256D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24C9C3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4EE498C8"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7CB70D15"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157DE86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1A4A529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304E94F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51B6819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6196ED0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760FF79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5D9A31B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7F72665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62CCF32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6B99914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7D668C9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622D0B6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751C047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1F6E317A" w14:textId="77777777" w:rsidTr="00865F43">
        <w:trPr>
          <w:trHeight w:val="315"/>
        </w:trPr>
        <w:tc>
          <w:tcPr>
            <w:tcW w:w="4642" w:type="dxa"/>
            <w:tcBorders>
              <w:top w:val="nil"/>
              <w:left w:val="single" w:sz="8" w:space="0" w:color="auto"/>
              <w:bottom w:val="single" w:sz="4" w:space="0" w:color="auto"/>
              <w:right w:val="single" w:sz="4" w:space="0" w:color="auto"/>
            </w:tcBorders>
          </w:tcPr>
          <w:p w14:paraId="32C6103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7367F1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75BAFD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219377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15EC9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6017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6804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A80B8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734D9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17D93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99EFF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3BB8B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CE50B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09E489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CF6AC65" w14:textId="77777777" w:rsidTr="00865F43">
        <w:trPr>
          <w:trHeight w:val="315"/>
        </w:trPr>
        <w:tc>
          <w:tcPr>
            <w:tcW w:w="4642" w:type="dxa"/>
            <w:tcBorders>
              <w:top w:val="nil"/>
              <w:left w:val="single" w:sz="8" w:space="0" w:color="auto"/>
              <w:bottom w:val="single" w:sz="4" w:space="0" w:color="auto"/>
              <w:right w:val="single" w:sz="4" w:space="0" w:color="auto"/>
            </w:tcBorders>
          </w:tcPr>
          <w:p w14:paraId="616CD16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26AA9C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7A5262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5988E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AF10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2297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D2D1F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2A98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293E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5C9DD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2106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4303F0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0940D7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789CF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2895169" w14:textId="77777777" w:rsidTr="00865F43">
        <w:trPr>
          <w:trHeight w:val="315"/>
        </w:trPr>
        <w:tc>
          <w:tcPr>
            <w:tcW w:w="4642" w:type="dxa"/>
            <w:tcBorders>
              <w:top w:val="nil"/>
              <w:left w:val="single" w:sz="8" w:space="0" w:color="auto"/>
              <w:bottom w:val="single" w:sz="4" w:space="0" w:color="auto"/>
              <w:right w:val="single" w:sz="4" w:space="0" w:color="auto"/>
            </w:tcBorders>
          </w:tcPr>
          <w:p w14:paraId="3E4050E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446C2F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0566C7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3001A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61863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0AF29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AD43B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B07B4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9A76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DD067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22E6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8EC99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D044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BED88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2FEFF07" w14:textId="77777777" w:rsidTr="00865F43">
        <w:trPr>
          <w:trHeight w:val="315"/>
        </w:trPr>
        <w:tc>
          <w:tcPr>
            <w:tcW w:w="4642" w:type="dxa"/>
            <w:tcBorders>
              <w:top w:val="nil"/>
              <w:left w:val="single" w:sz="8" w:space="0" w:color="auto"/>
              <w:bottom w:val="single" w:sz="4" w:space="0" w:color="auto"/>
              <w:right w:val="single" w:sz="4" w:space="0" w:color="auto"/>
            </w:tcBorders>
          </w:tcPr>
          <w:p w14:paraId="2904F83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3EB261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5C6060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8620D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4A5FD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EF325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0FFDC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BA55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5D52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283C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AAEA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E838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C26A7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57ACC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CD5A972" w14:textId="77777777" w:rsidTr="00865F43">
        <w:trPr>
          <w:trHeight w:val="315"/>
        </w:trPr>
        <w:tc>
          <w:tcPr>
            <w:tcW w:w="4642" w:type="dxa"/>
            <w:tcBorders>
              <w:top w:val="nil"/>
              <w:left w:val="single" w:sz="8" w:space="0" w:color="auto"/>
              <w:bottom w:val="single" w:sz="4" w:space="0" w:color="auto"/>
              <w:right w:val="single" w:sz="4" w:space="0" w:color="auto"/>
            </w:tcBorders>
          </w:tcPr>
          <w:p w14:paraId="5B8A70F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691C30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797AEC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BCE58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622A3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E9A9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40714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9B85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6937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9293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3A15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4DE1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C0E2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3C237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CD0F135" w14:textId="77777777" w:rsidTr="00865F43">
        <w:trPr>
          <w:trHeight w:val="315"/>
        </w:trPr>
        <w:tc>
          <w:tcPr>
            <w:tcW w:w="4642" w:type="dxa"/>
            <w:tcBorders>
              <w:top w:val="nil"/>
              <w:left w:val="single" w:sz="8" w:space="0" w:color="auto"/>
              <w:bottom w:val="single" w:sz="4" w:space="0" w:color="auto"/>
              <w:right w:val="single" w:sz="4" w:space="0" w:color="auto"/>
            </w:tcBorders>
          </w:tcPr>
          <w:p w14:paraId="7BD2212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474EAB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301597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760FE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F137D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B372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44F29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BEE78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68567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D454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AB14E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110B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BE9C6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2817E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E3ACEA4" w14:textId="77777777" w:rsidTr="00865F43">
        <w:trPr>
          <w:trHeight w:val="345"/>
        </w:trPr>
        <w:tc>
          <w:tcPr>
            <w:tcW w:w="4642" w:type="dxa"/>
            <w:tcBorders>
              <w:top w:val="nil"/>
              <w:left w:val="single" w:sz="8" w:space="0" w:color="auto"/>
              <w:bottom w:val="single" w:sz="4" w:space="0" w:color="auto"/>
              <w:right w:val="single" w:sz="4" w:space="0" w:color="auto"/>
            </w:tcBorders>
          </w:tcPr>
          <w:p w14:paraId="76C27F0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1E911F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406766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DFE7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DB814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9EE32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2068D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6312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3C79F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3D82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BDB2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E6829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D0761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F40A6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F22916F" w14:textId="77777777" w:rsidTr="00865F43">
        <w:trPr>
          <w:trHeight w:val="315"/>
        </w:trPr>
        <w:tc>
          <w:tcPr>
            <w:tcW w:w="4642" w:type="dxa"/>
            <w:tcBorders>
              <w:top w:val="nil"/>
              <w:left w:val="single" w:sz="8" w:space="0" w:color="auto"/>
              <w:bottom w:val="single" w:sz="4" w:space="0" w:color="auto"/>
              <w:right w:val="single" w:sz="4" w:space="0" w:color="auto"/>
            </w:tcBorders>
          </w:tcPr>
          <w:p w14:paraId="311664C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432457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64508C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1208E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17C5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FF740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B6F9D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4091D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CB40F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D290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FA42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C741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8178C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A836E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B21160A" w14:textId="77777777" w:rsidTr="00865F43">
        <w:trPr>
          <w:trHeight w:val="315"/>
        </w:trPr>
        <w:tc>
          <w:tcPr>
            <w:tcW w:w="4642" w:type="dxa"/>
            <w:tcBorders>
              <w:top w:val="nil"/>
              <w:left w:val="single" w:sz="8" w:space="0" w:color="auto"/>
              <w:bottom w:val="single" w:sz="4" w:space="0" w:color="auto"/>
              <w:right w:val="single" w:sz="4" w:space="0" w:color="auto"/>
            </w:tcBorders>
          </w:tcPr>
          <w:p w14:paraId="6C325AE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62D6AC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609668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2829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0D927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5BD9A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5D6AE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7E50B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9048E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EE24C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AA379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C70BE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477F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DF8C1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F983934" w14:textId="77777777" w:rsidTr="00865F43">
        <w:trPr>
          <w:trHeight w:val="345"/>
        </w:trPr>
        <w:tc>
          <w:tcPr>
            <w:tcW w:w="4642" w:type="dxa"/>
            <w:tcBorders>
              <w:top w:val="nil"/>
              <w:left w:val="single" w:sz="8" w:space="0" w:color="auto"/>
              <w:bottom w:val="single" w:sz="4" w:space="0" w:color="auto"/>
              <w:right w:val="single" w:sz="4" w:space="0" w:color="auto"/>
            </w:tcBorders>
          </w:tcPr>
          <w:p w14:paraId="2F57544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4447F4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76FC6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62200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703A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858F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3CD9C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1F6A5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3D46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BE6A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FC7D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F57CA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FF6C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2E613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B54809A" w14:textId="77777777" w:rsidTr="00865F43">
        <w:trPr>
          <w:trHeight w:val="315"/>
        </w:trPr>
        <w:tc>
          <w:tcPr>
            <w:tcW w:w="4642" w:type="dxa"/>
            <w:tcBorders>
              <w:top w:val="nil"/>
              <w:left w:val="single" w:sz="8" w:space="0" w:color="auto"/>
              <w:bottom w:val="single" w:sz="4" w:space="0" w:color="auto"/>
              <w:right w:val="single" w:sz="4" w:space="0" w:color="auto"/>
            </w:tcBorders>
          </w:tcPr>
          <w:p w14:paraId="7DD75741"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493B50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039A69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5C99D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A974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9D70B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9DDCD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D2C37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4E1B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8F7E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EA06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FFCD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6FFD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96038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D11B764" w14:textId="77777777" w:rsidTr="00865F43">
        <w:trPr>
          <w:trHeight w:val="315"/>
        </w:trPr>
        <w:tc>
          <w:tcPr>
            <w:tcW w:w="4642" w:type="dxa"/>
            <w:tcBorders>
              <w:top w:val="nil"/>
              <w:left w:val="single" w:sz="8" w:space="0" w:color="auto"/>
              <w:bottom w:val="single" w:sz="4" w:space="0" w:color="auto"/>
              <w:right w:val="single" w:sz="4" w:space="0" w:color="auto"/>
            </w:tcBorders>
          </w:tcPr>
          <w:p w14:paraId="03D6814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5729E8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7DB8B0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14EDD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8A8A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2F927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B7739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7D3D5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C1CB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9FF3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4A82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8BA2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F4E4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DF50D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D69AAD5" w14:textId="77777777" w:rsidTr="00865F43">
        <w:trPr>
          <w:trHeight w:val="315"/>
        </w:trPr>
        <w:tc>
          <w:tcPr>
            <w:tcW w:w="4642" w:type="dxa"/>
            <w:tcBorders>
              <w:top w:val="nil"/>
              <w:left w:val="single" w:sz="8" w:space="0" w:color="auto"/>
              <w:bottom w:val="single" w:sz="4" w:space="0" w:color="auto"/>
              <w:right w:val="single" w:sz="4" w:space="0" w:color="auto"/>
            </w:tcBorders>
          </w:tcPr>
          <w:p w14:paraId="3BB548A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34AFFF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5ED7DF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A96B2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243F7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83E2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29453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6119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23C3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1630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4497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E76F9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5CF7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A9627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29B248D" w14:textId="77777777" w:rsidTr="00865F43">
        <w:trPr>
          <w:trHeight w:val="315"/>
        </w:trPr>
        <w:tc>
          <w:tcPr>
            <w:tcW w:w="4642" w:type="dxa"/>
            <w:tcBorders>
              <w:top w:val="nil"/>
              <w:left w:val="single" w:sz="8" w:space="0" w:color="auto"/>
              <w:bottom w:val="single" w:sz="4" w:space="0" w:color="auto"/>
              <w:right w:val="single" w:sz="4" w:space="0" w:color="auto"/>
            </w:tcBorders>
          </w:tcPr>
          <w:p w14:paraId="59CBA42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7464CF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5A6C99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349F7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7B648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6F6FD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C58BB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1409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BC39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F7D0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FFE9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B65B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4EC18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06EB8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2FD0D51" w14:textId="77777777" w:rsidTr="00865F43">
        <w:trPr>
          <w:trHeight w:val="315"/>
        </w:trPr>
        <w:tc>
          <w:tcPr>
            <w:tcW w:w="4642" w:type="dxa"/>
            <w:tcBorders>
              <w:top w:val="nil"/>
              <w:left w:val="single" w:sz="8" w:space="0" w:color="auto"/>
              <w:bottom w:val="single" w:sz="4" w:space="0" w:color="auto"/>
              <w:right w:val="single" w:sz="4" w:space="0" w:color="auto"/>
            </w:tcBorders>
          </w:tcPr>
          <w:p w14:paraId="44D62F8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67E952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7D0E4B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863AE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33251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71B1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0A6ED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EF525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B143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47057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E330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AC1B6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795D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F044C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9060524" w14:textId="77777777" w:rsidTr="00865F43">
        <w:trPr>
          <w:trHeight w:val="315"/>
        </w:trPr>
        <w:tc>
          <w:tcPr>
            <w:tcW w:w="4642" w:type="dxa"/>
            <w:tcBorders>
              <w:top w:val="nil"/>
              <w:left w:val="single" w:sz="8" w:space="0" w:color="auto"/>
              <w:bottom w:val="single" w:sz="4" w:space="0" w:color="auto"/>
              <w:right w:val="single" w:sz="4" w:space="0" w:color="auto"/>
            </w:tcBorders>
          </w:tcPr>
          <w:p w14:paraId="60F498D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229773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272B4D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433ECB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B07D8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6FDEB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64918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31A6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4C1FE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152CD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090F5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41FE1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61A7A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0C88E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5A2A44AA" w14:textId="77777777" w:rsidTr="00865F43">
        <w:trPr>
          <w:trHeight w:val="315"/>
        </w:trPr>
        <w:tc>
          <w:tcPr>
            <w:tcW w:w="4642" w:type="dxa"/>
            <w:tcBorders>
              <w:top w:val="nil"/>
              <w:left w:val="single" w:sz="8" w:space="0" w:color="auto"/>
              <w:bottom w:val="single" w:sz="4" w:space="0" w:color="auto"/>
              <w:right w:val="single" w:sz="4" w:space="0" w:color="auto"/>
            </w:tcBorders>
          </w:tcPr>
          <w:p w14:paraId="5700127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38D137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4D509B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870CA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A0575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E6A28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9C0B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26FF8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8C94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823CA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01FB5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802E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757F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9B970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0C39D8D"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22990AE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6443C4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16D8AC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1152B2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2C9715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3B2DD9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8FF1C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E07BC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9DA22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07407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E48EF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7F26B1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A7168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3BC8C8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936AFA0" w14:textId="77777777" w:rsidTr="00865F43">
        <w:trPr>
          <w:trHeight w:val="315"/>
        </w:trPr>
        <w:tc>
          <w:tcPr>
            <w:tcW w:w="4642" w:type="dxa"/>
            <w:tcBorders>
              <w:top w:val="nil"/>
              <w:left w:val="single" w:sz="8" w:space="0" w:color="auto"/>
              <w:bottom w:val="single" w:sz="4" w:space="0" w:color="auto"/>
              <w:right w:val="single" w:sz="4" w:space="0" w:color="auto"/>
            </w:tcBorders>
          </w:tcPr>
          <w:p w14:paraId="0B7FDE2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437A2C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411A40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73349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905F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9B39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63EC9F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7B5A7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EEC9C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647A7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60238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E365F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6EC2C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D6EA8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61FC488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65C8CFB3"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2677D7E9"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5EA2D03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271A041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2C1C2F8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50588FA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708C07A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470E99E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16327C0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29CBBA0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07ABA67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5F1CC3A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6D8A6A2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72184D5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295CBCE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338A98CC" w14:textId="77777777" w:rsidTr="00865F43">
        <w:trPr>
          <w:trHeight w:val="315"/>
        </w:trPr>
        <w:tc>
          <w:tcPr>
            <w:tcW w:w="5060" w:type="dxa"/>
            <w:tcBorders>
              <w:top w:val="nil"/>
              <w:left w:val="single" w:sz="8" w:space="0" w:color="auto"/>
              <w:bottom w:val="single" w:sz="4" w:space="0" w:color="auto"/>
              <w:right w:val="single" w:sz="4" w:space="0" w:color="auto"/>
            </w:tcBorders>
          </w:tcPr>
          <w:p w14:paraId="63D4ECA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7A88A3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66E9F3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82E9D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6141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08EE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4EB39F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BF76E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E50D3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DDB25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B456B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13D0B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DF39A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56B61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5A7442D9" w14:textId="77777777" w:rsidTr="00865F43">
        <w:trPr>
          <w:trHeight w:val="315"/>
        </w:trPr>
        <w:tc>
          <w:tcPr>
            <w:tcW w:w="5060" w:type="dxa"/>
            <w:tcBorders>
              <w:top w:val="nil"/>
              <w:left w:val="single" w:sz="8" w:space="0" w:color="auto"/>
              <w:bottom w:val="single" w:sz="4" w:space="0" w:color="auto"/>
              <w:right w:val="single" w:sz="4" w:space="0" w:color="auto"/>
            </w:tcBorders>
          </w:tcPr>
          <w:p w14:paraId="671488A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19CC22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47421D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4E713D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52B2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A10F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CA42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76FBD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BF29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4B4ED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FFA4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9537E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33187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E3962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6702A9F" w14:textId="77777777" w:rsidTr="00865F43">
        <w:trPr>
          <w:trHeight w:val="315"/>
        </w:trPr>
        <w:tc>
          <w:tcPr>
            <w:tcW w:w="5060" w:type="dxa"/>
            <w:tcBorders>
              <w:top w:val="nil"/>
              <w:left w:val="single" w:sz="8" w:space="0" w:color="auto"/>
              <w:bottom w:val="single" w:sz="4" w:space="0" w:color="auto"/>
              <w:right w:val="single" w:sz="4" w:space="0" w:color="auto"/>
            </w:tcBorders>
          </w:tcPr>
          <w:p w14:paraId="393577C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53407A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6BA7D0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FF85B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5CC09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F8EB2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305A5B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5632A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86E06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FEB7C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821F7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6A10E7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599710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0A91CC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0DE3D23E" w14:textId="77777777" w:rsidTr="00865F43">
        <w:trPr>
          <w:trHeight w:val="315"/>
        </w:trPr>
        <w:tc>
          <w:tcPr>
            <w:tcW w:w="5060" w:type="dxa"/>
            <w:tcBorders>
              <w:top w:val="nil"/>
              <w:left w:val="single" w:sz="8" w:space="0" w:color="auto"/>
              <w:bottom w:val="single" w:sz="4" w:space="0" w:color="auto"/>
              <w:right w:val="single" w:sz="4" w:space="0" w:color="auto"/>
            </w:tcBorders>
          </w:tcPr>
          <w:p w14:paraId="681FCCE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2704D4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7F58DB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0EE62B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285D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A9DBC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5F70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871EB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5719F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2F735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0D565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59787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1371C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A4D98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572A030" w14:textId="77777777" w:rsidTr="00865F43">
        <w:trPr>
          <w:trHeight w:val="315"/>
        </w:trPr>
        <w:tc>
          <w:tcPr>
            <w:tcW w:w="5060" w:type="dxa"/>
            <w:tcBorders>
              <w:top w:val="nil"/>
              <w:left w:val="single" w:sz="8" w:space="0" w:color="auto"/>
              <w:bottom w:val="single" w:sz="4" w:space="0" w:color="auto"/>
              <w:right w:val="single" w:sz="4" w:space="0" w:color="auto"/>
            </w:tcBorders>
          </w:tcPr>
          <w:p w14:paraId="780551E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7F2368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0C70AE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59E6BE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41AD7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4B926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E1823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F199C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4934C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1FC05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C6930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A69A7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25E11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DC54E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6F99B2EB" w14:textId="77777777" w:rsidTr="00865F43">
        <w:trPr>
          <w:trHeight w:val="315"/>
        </w:trPr>
        <w:tc>
          <w:tcPr>
            <w:tcW w:w="5060" w:type="dxa"/>
            <w:tcBorders>
              <w:top w:val="nil"/>
              <w:left w:val="single" w:sz="8" w:space="0" w:color="auto"/>
              <w:bottom w:val="single" w:sz="4" w:space="0" w:color="auto"/>
              <w:right w:val="single" w:sz="4" w:space="0" w:color="auto"/>
            </w:tcBorders>
          </w:tcPr>
          <w:p w14:paraId="59782F2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72B68D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606874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25AD6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1E7D3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B22A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F1F4A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0E769A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715D4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B84E7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4A731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D1A33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14141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1F8C97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49F22319" w14:textId="77777777" w:rsidTr="00865F43">
        <w:trPr>
          <w:trHeight w:val="315"/>
        </w:trPr>
        <w:tc>
          <w:tcPr>
            <w:tcW w:w="5060" w:type="dxa"/>
            <w:tcBorders>
              <w:top w:val="nil"/>
              <w:left w:val="single" w:sz="8" w:space="0" w:color="auto"/>
              <w:bottom w:val="single" w:sz="4" w:space="0" w:color="auto"/>
              <w:right w:val="single" w:sz="4" w:space="0" w:color="auto"/>
            </w:tcBorders>
          </w:tcPr>
          <w:p w14:paraId="7671D36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07C84E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2A7EC2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C02F8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90FA6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86A57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2B3FF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E6124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FB71C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EBD44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DEB21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0795C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ACFE7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64FC9B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214FABB4" w14:textId="77777777" w:rsidTr="00865F43">
        <w:trPr>
          <w:trHeight w:val="330"/>
        </w:trPr>
        <w:tc>
          <w:tcPr>
            <w:tcW w:w="5060" w:type="dxa"/>
            <w:tcBorders>
              <w:top w:val="nil"/>
              <w:left w:val="single" w:sz="8" w:space="0" w:color="auto"/>
              <w:bottom w:val="single" w:sz="8" w:space="0" w:color="auto"/>
              <w:right w:val="single" w:sz="4" w:space="0" w:color="auto"/>
            </w:tcBorders>
          </w:tcPr>
          <w:p w14:paraId="69395A2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5845B0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049834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5E1716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36D9C3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5B3E10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77126B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18B11A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D4822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355C7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CE322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0AA39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0D5E7D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7D0E1B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68EC270C" w14:textId="77777777" w:rsidTr="00865F43">
        <w:trPr>
          <w:trHeight w:val="315"/>
        </w:trPr>
        <w:tc>
          <w:tcPr>
            <w:tcW w:w="5060" w:type="dxa"/>
            <w:tcBorders>
              <w:top w:val="nil"/>
              <w:left w:val="single" w:sz="8" w:space="0" w:color="auto"/>
              <w:bottom w:val="single" w:sz="8" w:space="0" w:color="auto"/>
              <w:right w:val="single" w:sz="8" w:space="0" w:color="000000"/>
            </w:tcBorders>
          </w:tcPr>
          <w:p w14:paraId="087AD7B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6BB200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26D8DE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46A2DD1D"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71096EA2"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4839F9D6"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11E6398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03F4EEAF"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73326201"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6EE6A357"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21153EDD"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47195A4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32AA611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4D5C7C4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7017F14D"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61910471"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13644B6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09AE6F6A"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6AC1A7EB"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66755363"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3E0CF66D"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125677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1A43D87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37D493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711F94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6394643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ED6238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81E6BD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21C7AA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699A97E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341899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253D50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051FAA7C"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2ADC1B1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5907CB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1B2127E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2055D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2CEBCA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27DD6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464D17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AC4C36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9894C5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CD573B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448D28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8C263DC"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747DB35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155597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0FA1D8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4EF1E5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30FB0F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2A8946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6F5A671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7A32A26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038CD5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056B4E8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3C5FFB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4DEFD21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045BA88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4B5E0E2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251BB5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48CFC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FB628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A4FA1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BE9A2D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D19BBD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0F492D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32C27A29"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0B129E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27A0482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4AFBAD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344082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29D62AF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83AFEE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A51AE1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A90C8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F5C510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39E060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05973F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552056D"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69D54FF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376A4F4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046F999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48638D3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2E2E727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6EB25F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61D290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7BD0F9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B0C30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DB463B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C6261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A8AE2D0"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6A6F6C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6E55CB0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6C5B38E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02A353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4ECC339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AE4C5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57EC02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A9E6C0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AA292B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9E473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C23F5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DB6A692"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4D2C1057"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2E7BBE16"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5C381BB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6F8C57D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7613499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CFC235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FE3AA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C0077F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907092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DF6456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BD24BE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786A7E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3211E2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588ECCA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794F1BA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6AE3E95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447AD61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77502F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EFF447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1F2BD2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84E9FC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B53D09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975CEA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B85361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3E50A49"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44C86E8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5845335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71CF8B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42384F4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5462F9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09C4A5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6DC8B9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5E45C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4AA49A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3D8B4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AF087AA"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0798B2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71DBBC0B"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15C9D54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7B07D2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761793F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954A3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74D23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54B779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B371BD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C34E8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4D56E2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C6AD72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891845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718FA425"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2E9920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438AECD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43AC2A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3EE848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7037C65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26C1071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5639F79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8DB32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5C3F1DE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0FF9B3E9"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29CD8BED"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4D7DCDF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6E52CEB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79D17B2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46F63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054DCC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2A6C3B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2B016D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868B5C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4139B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2F3499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32ABB4C4"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7977AE7C"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7F6DB7C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2F2FC9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5756B67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34A408E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13F5FC1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5ED5532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38E3D39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1739FC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6A0A15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7B597A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71598F26"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004282AC"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129BAE3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79765F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4D4DABC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37C4FF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1B7AD57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25D2F3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BE864A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7D6982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3AE24F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5ACC796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02177E4B" w14:textId="77777777" w:rsidTr="00E56613">
        <w:trPr>
          <w:trHeight w:val="270"/>
          <w:jc w:val="center"/>
        </w:trPr>
        <w:tc>
          <w:tcPr>
            <w:tcW w:w="13342" w:type="dxa"/>
            <w:gridSpan w:val="11"/>
            <w:noWrap/>
            <w:vAlign w:val="bottom"/>
          </w:tcPr>
          <w:p w14:paraId="13D589E3"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7227E376"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5A54B8E5"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7F46052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3C3FAEF6"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751726B3" w14:textId="77777777" w:rsidTr="00E56613">
        <w:trPr>
          <w:trHeight w:val="255"/>
          <w:jc w:val="center"/>
        </w:trPr>
        <w:tc>
          <w:tcPr>
            <w:tcW w:w="13342" w:type="dxa"/>
            <w:gridSpan w:val="11"/>
            <w:noWrap/>
            <w:vAlign w:val="bottom"/>
          </w:tcPr>
          <w:p w14:paraId="7F4E2CBC"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ED2CBF2" w14:textId="77777777" w:rsidTr="00E56613">
        <w:trPr>
          <w:trHeight w:val="570"/>
          <w:jc w:val="center"/>
        </w:trPr>
        <w:tc>
          <w:tcPr>
            <w:tcW w:w="13342" w:type="dxa"/>
            <w:gridSpan w:val="11"/>
            <w:vAlign w:val="bottom"/>
          </w:tcPr>
          <w:p w14:paraId="14348B5B"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2C066870" w14:textId="77777777" w:rsidTr="00E56613">
        <w:trPr>
          <w:trHeight w:val="255"/>
          <w:jc w:val="center"/>
        </w:trPr>
        <w:tc>
          <w:tcPr>
            <w:tcW w:w="13342" w:type="dxa"/>
            <w:gridSpan w:val="11"/>
            <w:noWrap/>
            <w:vAlign w:val="bottom"/>
          </w:tcPr>
          <w:p w14:paraId="37E6CAFF"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0CE15553"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3B931351"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3.1.12 </w:t>
      </w:r>
    </w:p>
    <w:p w14:paraId="1458CCD1"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2DB61EDB"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3ECA827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9FCC17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096B3B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0796A64" w14:textId="3E8B01A4" w:rsidR="00865F43" w:rsidRDefault="007356E8" w:rsidP="00865F43">
          <w:pPr>
            <w:widowControl w:val="0"/>
            <w:spacing w:before="0" w:beforeAutospacing="0" w:after="0" w:afterAutospacing="0" w:line="240" w:lineRule="auto"/>
            <w:jc w:val="both"/>
          </w:pPr>
          <w:ins w:id="59" w:author="גרמן קגנובסקי" w:date="2021-09-02T10:49: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CF3625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101129B5"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7D79C6C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3CB2804" w14:textId="4B9B3FBF"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0" w:author="גרמן קגנובסקי" w:date="2022-02-06T13:00:00Z">
            <w:r w:rsidR="00D30522">
              <w:rPr>
                <w:rFonts w:ascii="Times New Roman" w:eastAsia="Times New Roman" w:hAnsi="Times New Roman" w:cs="David"/>
                <w:color w:val="008000"/>
                <w:sz w:val="24"/>
                <w:szCs w:val="24"/>
                <w:rtl/>
                <w:lang w:eastAsia="he-IL"/>
              </w:rPr>
              <w:t>יצחק שטרן ושות בעמ</w:t>
            </w:r>
          </w:ins>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63CB00F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DF1B41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3C96A97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AEF8B8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52C973D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56DF43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363EDE8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4EB1D1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6AC7922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53E049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3742A71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30FEFF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6575F12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8B1733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A9E874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3EB7CD50"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2C4C43D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04D3576A"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6289E28B" wp14:editId="5EC4E94D">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78A5B"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3ACD3BD9"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6E7DD27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6C0008E1"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58617E12"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2F2E6CC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3.1.13 </w:t>
      </w:r>
    </w:p>
    <w:p w14:paraId="230EF76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1035718D"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D51E6D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7A12B8C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3B4773F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F37FA08"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17FED0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03B61E5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7CB774F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50EA41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3DB8B12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71723AD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647C04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49A8B8A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8C12D2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5EEBB8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429D6CB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C6031D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165205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1F972AB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54D5D7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40632D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7CD95D8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9E6BA9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390CBF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44ED4A1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E3F8D19"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4714DBE3"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06446B3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9D19EA2"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49BF602D"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DD9887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2D545F0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18CF1CD7"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5C921089"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6A914CF5"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342302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7D3DA6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1276DA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20A6A4D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40DB72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0D3802C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8CE405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5B87131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7F4FA4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3C325F3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37BB09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6B33B65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9E6840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5B635CA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DE64C4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5709494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A4D5B4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24B3598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F7E8CB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04E978A4"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0BC5E07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41418B4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0A89E0C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66817AB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104E072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1C74B431"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431738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82AA118"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672EA63"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1196BB8C"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5EA5ACB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t>נספח 3.1.14</w:t>
      </w:r>
    </w:p>
    <w:p w14:paraId="14DF0368"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4A925EFC"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6C52B7D8"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3C63D28E"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5C915971"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4F21254F"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5A118B2" w14:textId="2FA3C242" w:rsidR="00865F43" w:rsidRDefault="007356E8"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61" w:author="גרמן קגנובסקי" w:date="2021-09-02T10:49: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503D4C10"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5A9BF520"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2C17BB5F"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257BF0D3" w14:textId="5672F2D0"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2" w:author="גרמן קגנובסקי" w:date="2022-02-06T13:00:00Z">
            <w:r w:rsidR="00D30522">
              <w:rPr>
                <w:rFonts w:ascii="David" w:eastAsia="Times New Roman" w:hAnsi="David" w:cs="David"/>
                <w:b/>
                <w:bCs/>
                <w:snapToGrid w:val="0"/>
                <w:color w:val="0000FF"/>
                <w:sz w:val="24"/>
                <w:szCs w:val="24"/>
                <w:rtl/>
              </w:rPr>
              <w:t>יצחק שטרן ושות בעמ</w:t>
            </w:r>
          </w:ins>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7T00:00:00Z">
            <w:dateFormat w:val="dd/MM/yyyy"/>
            <w:lid w:val="he-IL"/>
            <w:storeMappedDataAs w:val="dateTime"/>
            <w:calendar w:val="gregorian"/>
          </w:date>
        </w:sdtPr>
        <w:sdtContent>
          <w:ins w:id="63" w:author="גרמן קגנובסקי" w:date="2022-02-06T12:55:00Z">
            <w:r w:rsidR="007A4D95">
              <w:rPr>
                <w:rFonts w:ascii="David" w:eastAsia="Times New Roman" w:hAnsi="David" w:cs="David" w:hint="cs"/>
                <w:b/>
                <w:bCs/>
                <w:snapToGrid w:val="0"/>
                <w:color w:val="0000FF"/>
                <w:sz w:val="24"/>
                <w:szCs w:val="24"/>
                <w:rtl/>
              </w:rPr>
              <w:t>‏07/02/2022</w:t>
            </w:r>
          </w:ins>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ins w:id="64" w:author="גרמן קגנובסקי" w:date="2022-02-06T13:02:00Z">
            <w:r w:rsidR="0035513A">
              <w:rPr>
                <w:rFonts w:ascii="David" w:eastAsia="Times New Roman" w:hAnsi="David" w:cs="David"/>
                <w:b/>
                <w:bCs/>
                <w:snapToGrid w:val="0"/>
                <w:sz w:val="24"/>
                <w:szCs w:val="24"/>
                <w:rtl/>
              </w:rPr>
              <w:t>סביוני רעננה צפון</w:t>
            </w:r>
          </w:ins>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5" w:author="גרמן קגנובסקי" w:date="2021-09-02T10:42:00Z">
            <w:r w:rsidR="00D30251">
              <w:rPr>
                <w:rFonts w:ascii="David" w:eastAsia="Times New Roman" w:hAnsi="David" w:cs="David" w:hint="cs"/>
                <w:b/>
                <w:bCs/>
                <w:snapToGrid w:val="0"/>
                <w:sz w:val="24"/>
                <w:szCs w:val="24"/>
                <w:rtl/>
              </w:rPr>
              <w:t>רעננה</w:t>
            </w:r>
          </w:ins>
        </w:sdtContent>
      </w:sdt>
      <w:r w:rsidRPr="00CC5444">
        <w:rPr>
          <w:rFonts w:ascii="David" w:eastAsia="Times New Roman" w:hAnsi="David" w:cs="David"/>
          <w:b/>
          <w:bCs/>
          <w:snapToGrid w:val="0"/>
          <w:sz w:val="24"/>
          <w:szCs w:val="24"/>
          <w:rtl/>
        </w:rPr>
        <w:t>(להלן: "העבודות", "האתר", ו/או "ההסכם", בהתאמה, לפי העניין)</w:t>
      </w:r>
    </w:p>
    <w:p w14:paraId="1ED282CE"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0CF0DC80"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0F47CEC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50D5601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4D364F6"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5CD503B6"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72FC4EDB"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546A1D6B"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05F78770"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041386F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C2C8850"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5376712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1E0BEF7"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260AC7A0"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0698F9F5"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35B9D24B"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34C55A1E"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121F06B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B508D51"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6C4A2E2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4DA2E57"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7130B038"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73E554D8"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3FF4D017"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2DDFD24E"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7E93CCE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728C091"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41703DE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A0304AF"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30D7718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542B64F1"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1FCC5907"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7D803576"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3A8FDA7E"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3BBDD988"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7D4F145D"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5DCD2B72"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23089167"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1ABEDFDB"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79E9A52"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0A92F364"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428FEE43"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26B45D4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06A4314"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379C468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149C6F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662AE2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12BEC48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B86A8F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80D33E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D8DE47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7835DA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5AC01F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2D4532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6869A4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4D9FFA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A3132F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C7CCEEC"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6B1B1F8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0A96730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48C8023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C0947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B17450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6C0D40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r w:rsidRPr="00E56613">
        <w:rPr>
          <w:rFonts w:ascii="David" w:eastAsia="Times New Roman" w:hAnsi="David" w:cs="David"/>
          <w:b/>
          <w:bCs/>
          <w:sz w:val="24"/>
          <w:szCs w:val="24"/>
          <w:u w:val="single"/>
          <w:rtl/>
        </w:rPr>
        <w:t>נספח 3.1.15</w:t>
      </w:r>
    </w:p>
    <w:p w14:paraId="3E939F69" w14:textId="77777777" w:rsidR="00152923" w:rsidRPr="00152923" w:rsidRDefault="00152923" w:rsidP="00152923">
      <w:pPr>
        <w:pStyle w:val="Title"/>
        <w:rPr>
          <w:rFonts w:ascii="David" w:eastAsia="Calibri" w:hAnsi="David"/>
          <w:b/>
          <w:sz w:val="24"/>
          <w:szCs w:val="24"/>
          <w:rtl/>
        </w:rPr>
      </w:pPr>
      <w:r w:rsidRPr="00152923">
        <w:rPr>
          <w:rFonts w:ascii="David" w:eastAsia="Calibri" w:hAnsi="David"/>
          <w:b/>
          <w:sz w:val="24"/>
          <w:szCs w:val="24"/>
          <w:rtl/>
        </w:rPr>
        <w:t xml:space="preserve">הסכם נטילת ייצוג </w:t>
      </w:r>
    </w:p>
    <w:p w14:paraId="40574AD3"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6FDE45A9"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3D234966"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0DC3A234" w14:textId="6E81E55F"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6" w:author="גרמן קגנובסקי" w:date="2021-09-02T10:49:00Z">
            <w:r w:rsidR="007356E8">
              <w:rPr>
                <w:rFonts w:ascii="David" w:eastAsia="Times New Roman" w:hAnsi="David" w:cs="David"/>
                <w:b/>
                <w:bCs/>
                <w:snapToGrid w:val="0"/>
                <w:sz w:val="24"/>
                <w:szCs w:val="24"/>
                <w:rtl/>
              </w:rPr>
              <w:br/>
              <w:t>אפריקה ישראל מגורים בע"מ</w:t>
            </w:r>
            <w:r w:rsidR="007356E8">
              <w:rPr>
                <w:rFonts w:ascii="David" w:eastAsia="Times New Roman" w:hAnsi="David" w:cs="David"/>
                <w:b/>
                <w:bCs/>
                <w:snapToGrid w:val="0"/>
                <w:sz w:val="24"/>
                <w:szCs w:val="24"/>
                <w:rtl/>
              </w:rPr>
              <w:br/>
              <w:t>יוני נתניהו 1 ג' אור יהודה</w:t>
            </w:r>
            <w:r w:rsidR="007356E8">
              <w:rPr>
                <w:rFonts w:ascii="David" w:eastAsia="Times New Roman" w:hAnsi="David" w:cs="David"/>
                <w:b/>
                <w:bCs/>
                <w:snapToGrid w:val="0"/>
                <w:sz w:val="24"/>
                <w:szCs w:val="24"/>
                <w:rtl/>
              </w:rPr>
              <w:br/>
              <w:t>מ.ז 52-003476-0</w:t>
            </w:r>
            <w:r w:rsidR="007356E8">
              <w:rPr>
                <w:rFonts w:ascii="David" w:eastAsia="Times New Roman" w:hAnsi="David" w:cs="David"/>
                <w:b/>
                <w:bCs/>
                <w:snapToGrid w:val="0"/>
                <w:sz w:val="24"/>
                <w:szCs w:val="24"/>
                <w:rtl/>
              </w:rPr>
              <w:br/>
            </w:r>
          </w:ins>
        </w:sdtContent>
      </w:sdt>
    </w:p>
    <w:p w14:paraId="253257B2"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175B00FD"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19419BAA" w14:textId="78AD2076"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7" w:author="גרמן קגנובסקי" w:date="2022-02-06T13:00:00Z">
            <w:r w:rsidR="00D30522">
              <w:rPr>
                <w:rFonts w:ascii="David" w:eastAsia="Times New Roman" w:hAnsi="David" w:cs="David"/>
                <w:b/>
                <w:bCs/>
                <w:snapToGrid w:val="0"/>
                <w:sz w:val="24"/>
                <w:szCs w:val="24"/>
                <w:rtl/>
              </w:rPr>
              <w:t>יצחק שטרן ושות בעמ</w:t>
            </w:r>
          </w:ins>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04FD939D"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0F14B31F"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282871DF" w14:textId="1DEFDF2E"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7T00:00:00Z">
            <w:dateFormat w:val="dd/MM/yyyy"/>
            <w:lid w:val="he-IL"/>
            <w:storeMappedDataAs w:val="dateTime"/>
            <w:calendar w:val="gregorian"/>
          </w:date>
        </w:sdtPr>
        <w:sdtContent>
          <w:ins w:id="68" w:author="גרמן קגנובסקי" w:date="2022-02-06T12:55:00Z">
            <w:r w:rsidR="007A4D95">
              <w:rPr>
                <w:rFonts w:ascii="David" w:eastAsia="Times New Roman" w:hAnsi="David" w:cs="David" w:hint="cs"/>
                <w:sz w:val="24"/>
                <w:szCs w:val="24"/>
                <w:rtl/>
              </w:rPr>
              <w:t>‏07/02/2022</w:t>
            </w:r>
          </w:ins>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9" w:author="גרמן קגנובסקי" w:date="2022-02-06T13:02:00Z">
            <w:r w:rsidR="0035513A">
              <w:rPr>
                <w:rFonts w:ascii="David" w:eastAsia="Times New Roman" w:hAnsi="David" w:cs="David"/>
                <w:sz w:val="24"/>
                <w:szCs w:val="24"/>
                <w:rtl/>
              </w:rPr>
              <w:t>סביוני רעננה צפון</w:t>
            </w:r>
          </w:ins>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32A54809"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09C95AD0"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0CAD935D"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79FB1A4B"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312CA256"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185C9715"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331CD24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73BCAD5C"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28539703"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29D519D8"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6F4D3F72"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0187D94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53A80D34"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710F6080"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75F60748"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7A824DD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73F2091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275400F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5CB6BBF5"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69557BDF"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F7DFA00"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6EEC7943"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0F4E014"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4D44FF8F"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6B0CF5CD"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1462684E" w14:textId="77777777" w:rsidTr="00152923">
        <w:trPr>
          <w:trHeight w:val="1134"/>
        </w:trPr>
        <w:tc>
          <w:tcPr>
            <w:tcW w:w="3203" w:type="dxa"/>
            <w:tcMar>
              <w:top w:w="0" w:type="dxa"/>
              <w:left w:w="108" w:type="dxa"/>
              <w:bottom w:w="0" w:type="dxa"/>
              <w:right w:w="108" w:type="dxa"/>
            </w:tcMar>
            <w:hideMark/>
          </w:tcPr>
          <w:p w14:paraId="6B3EB181"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5F2CA1C4"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4E46B870"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0A1E9188"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51C1D703"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1E48467D" w14:textId="77777777" w:rsidR="00152923" w:rsidRPr="00152923" w:rsidRDefault="00152923" w:rsidP="00152923">
      <w:pPr>
        <w:spacing w:before="0" w:beforeAutospacing="0" w:after="0" w:afterAutospacing="0" w:line="240" w:lineRule="auto"/>
        <w:rPr>
          <w:rFonts w:ascii="Calibri" w:eastAsia="Calibri" w:hAnsi="Calibri" w:cs="Calibri"/>
        </w:rPr>
      </w:pPr>
    </w:p>
    <w:p w14:paraId="55C4EE31"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7EF2C442"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42601ED9"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7C8C42D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BEE4F4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06386B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5332DD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72363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95F2A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A89FBDA"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 xml:space="preserve">נספח 3.1.16  </w:t>
      </w:r>
    </w:p>
    <w:p w14:paraId="4A8FD394"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0AB4B880"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5216B0E9"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4B8DAD2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5381765" w14:textId="3BFAF2F3" w:rsidR="00E56613" w:rsidRPr="00E56613" w:rsidRDefault="007356E8"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ins w:id="70" w:author="גרמן קגנובסקי" w:date="2021-09-02T10:49:00Z">
            <w:r>
              <w:rPr>
                <w:rFonts w:ascii="David" w:eastAsia="Times New Roman" w:hAnsi="David" w:cs="David"/>
                <w:color w:val="008000"/>
                <w:sz w:val="24"/>
                <w:szCs w:val="24"/>
                <w:rtl/>
              </w:rPr>
              <w:br/>
              <w:t>אפריקה ישראל מגורים בע"מ</w:t>
            </w:r>
            <w:r>
              <w:rPr>
                <w:rFonts w:ascii="David" w:eastAsia="Times New Roman" w:hAnsi="David" w:cs="David"/>
                <w:color w:val="008000"/>
                <w:sz w:val="24"/>
                <w:szCs w:val="24"/>
                <w:rtl/>
              </w:rPr>
              <w:br/>
              <w:t>יוני נתניהו 1 ג' אור יהודה</w:t>
            </w:r>
            <w:r>
              <w:rPr>
                <w:rFonts w:ascii="David" w:eastAsia="Times New Roman" w:hAnsi="David" w:cs="David"/>
                <w:color w:val="008000"/>
                <w:sz w:val="24"/>
                <w:szCs w:val="24"/>
                <w:rtl/>
              </w:rPr>
              <w:br/>
              <w:t>מ.ז 52-003476-0</w:t>
            </w:r>
            <w:r>
              <w:rPr>
                <w:rFonts w:ascii="David" w:eastAsia="Times New Roman" w:hAnsi="David" w:cs="David"/>
                <w:color w:val="008000"/>
                <w:sz w:val="24"/>
                <w:szCs w:val="24"/>
                <w:rtl/>
              </w:rPr>
              <w:br/>
            </w:r>
          </w:ins>
        </w:p>
      </w:sdtContent>
    </w:sdt>
    <w:p w14:paraId="23E644F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3EFEE2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369019C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1397EF8" w14:textId="6ACC20BA"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1" w:author="גרמן קגנובסקי" w:date="2021-09-02T10:42:00Z">
            <w:r w:rsidR="00D30251">
              <w:rPr>
                <w:rFonts w:ascii="David" w:eastAsia="Times New Roman" w:hAnsi="David" w:cs="David"/>
                <w:color w:val="008000"/>
                <w:sz w:val="24"/>
                <w:szCs w:val="24"/>
                <w:rtl/>
              </w:rPr>
              <w:t>רעננה</w:t>
            </w:r>
          </w:ins>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7T00:00:00Z">
            <w:dateFormat w:val="dd/MM/yyyy"/>
            <w:lid w:val="he-IL"/>
            <w:storeMappedDataAs w:val="dateTime"/>
            <w:calendar w:val="gregorian"/>
          </w:date>
        </w:sdtPr>
        <w:sdtContent>
          <w:ins w:id="72" w:author="גרמן קגנובסקי" w:date="2022-02-06T12:55:00Z">
            <w:r w:rsidR="007A4D95">
              <w:rPr>
                <w:rFonts w:ascii="David" w:eastAsia="Times New Roman" w:hAnsi="David" w:cs="David" w:hint="cs"/>
                <w:color w:val="008000"/>
                <w:sz w:val="24"/>
                <w:szCs w:val="24"/>
                <w:rtl/>
              </w:rPr>
              <w:t>‏07/02/2022</w:t>
            </w:r>
          </w:ins>
        </w:sdtContent>
      </w:sdt>
      <w:r w:rsidRPr="00E56613">
        <w:rPr>
          <w:rFonts w:ascii="David" w:eastAsia="Times New Roman" w:hAnsi="David" w:cs="David"/>
          <w:sz w:val="24"/>
          <w:szCs w:val="24"/>
          <w:rtl/>
        </w:rPr>
        <w:t xml:space="preserve">או עבור חלקן כמפורט להלן: </w:t>
      </w:r>
    </w:p>
    <w:p w14:paraId="25C8D93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25420D1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1FDEE3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35A8CEA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0BF319"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6D79BC2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235101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8B74B65"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2AD46A7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3204113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114821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6ACF2E1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92795E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6EAF64DC"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59BD3BDD"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4BAE758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7EDEEF7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49959002"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09C2663C"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01D8C68B"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7445858E"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2A21883C"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637422B6"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96493C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228731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771E39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2734FB3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36961AE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79343B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79ACDD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8D716E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E959FE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D24965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FA7982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B863F8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40130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D25FB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53FC3B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A450C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5FA27C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8D5055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F3B953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BD8C72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65E2C3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5D41C0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543A8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B5A13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5F759A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D375A6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92CE4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E000C2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2DEFAF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F4F155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F1D61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AEE80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8082CC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CABD9F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7D6A21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0161F4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BB9EF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3760B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856C9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3A30A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0C5C64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E55648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CFF09E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F2BCD5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E70739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B0E650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46B83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E1563A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59BEEE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A29F96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751AF3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BAF5A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6E84A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8E48A2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29417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5307E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A635DA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10C6148"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52FCAE9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נספח 3.1.18</w:t>
      </w:r>
    </w:p>
    <w:p w14:paraId="42C1DF59"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22A22323"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412ACC55"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21EDB1D2"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36CB9012"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3A62C0A8"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7985B6C2"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19C1267E"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21EE668C"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51E0DA3B"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3A20ED5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1C3CF4C6"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69871A2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7F045722"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648FC04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9D0CA5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9EF8EA6" w14:textId="7333F508" w:rsidR="00E56613" w:rsidRPr="00E56613" w:rsidRDefault="007356E8" w:rsidP="00E56613">
          <w:pPr>
            <w:spacing w:before="0" w:beforeAutospacing="0" w:after="0" w:afterAutospacing="0" w:line="240" w:lineRule="auto"/>
            <w:jc w:val="both"/>
            <w:rPr>
              <w:rFonts w:ascii="David" w:eastAsia="Times New Roman" w:hAnsi="David" w:cs="David"/>
              <w:snapToGrid w:val="0"/>
              <w:color w:val="008000"/>
              <w:sz w:val="24"/>
              <w:szCs w:val="24"/>
              <w:rtl/>
            </w:rPr>
          </w:pPr>
          <w:ins w:id="73" w:author="גרמן קגנובסקי" w:date="2021-09-02T10:49:00Z">
            <w:r>
              <w:rPr>
                <w:rFonts w:ascii="David" w:eastAsia="Times New Roman" w:hAnsi="David" w:cs="David"/>
                <w:snapToGrid w:val="0"/>
                <w:color w:val="008000"/>
                <w:sz w:val="24"/>
                <w:szCs w:val="24"/>
                <w:rtl/>
              </w:rPr>
              <w:br/>
              <w:t>אפריקה ישראל מגורים בע"מ</w:t>
            </w:r>
            <w:r>
              <w:rPr>
                <w:rFonts w:ascii="David" w:eastAsia="Times New Roman" w:hAnsi="David" w:cs="David"/>
                <w:snapToGrid w:val="0"/>
                <w:color w:val="008000"/>
                <w:sz w:val="24"/>
                <w:szCs w:val="24"/>
                <w:rtl/>
              </w:rPr>
              <w:br/>
              <w:t>יוני נתניהו 1 ג' אור יהודה</w:t>
            </w:r>
            <w:r>
              <w:rPr>
                <w:rFonts w:ascii="David" w:eastAsia="Times New Roman" w:hAnsi="David" w:cs="David"/>
                <w:snapToGrid w:val="0"/>
                <w:color w:val="008000"/>
                <w:sz w:val="24"/>
                <w:szCs w:val="24"/>
                <w:rtl/>
              </w:rPr>
              <w:br/>
              <w:t>מ.ז 52-003476-0</w:t>
            </w:r>
            <w:r>
              <w:rPr>
                <w:rFonts w:ascii="David" w:eastAsia="Times New Roman" w:hAnsi="David" w:cs="David"/>
                <w:snapToGrid w:val="0"/>
                <w:color w:val="008000"/>
                <w:sz w:val="24"/>
                <w:szCs w:val="24"/>
                <w:rtl/>
              </w:rPr>
              <w:br/>
            </w:r>
          </w:ins>
        </w:p>
      </w:sdtContent>
    </w:sdt>
    <w:p w14:paraId="564059B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7DBF5C8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14EBCE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4B2CE5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4AA32F0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14F312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61E4FD6"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4" w:author="גרמן קגנובסקי" w:date="2021-09-02T10:42:00Z">
            <w:r w:rsidR="00D30251">
              <w:rPr>
                <w:rFonts w:ascii="David" w:eastAsia="Times New Roman" w:hAnsi="David" w:cs="David"/>
                <w:b/>
                <w:bCs/>
                <w:snapToGrid w:val="0"/>
                <w:sz w:val="24"/>
                <w:szCs w:val="24"/>
                <w:u w:val="single"/>
                <w:rtl/>
              </w:rPr>
              <w:t>רעננה</w:t>
            </w:r>
          </w:ins>
        </w:sdtContent>
      </w:sdt>
    </w:p>
    <w:p w14:paraId="53E9791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ED84C7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5" w:author="גרמן קגנובסקי" w:date="2021-09-02T10:42:00Z">
            <w:r w:rsidR="00D30251">
              <w:rPr>
                <w:rFonts w:ascii="David" w:eastAsia="Times New Roman" w:hAnsi="David" w:cs="David"/>
                <w:snapToGrid w:val="0"/>
                <w:color w:val="008000"/>
                <w:sz w:val="24"/>
                <w:szCs w:val="24"/>
                <w:rtl/>
              </w:rPr>
              <w:t>רעננה</w:t>
            </w:r>
          </w:ins>
        </w:sdtContent>
      </w:sdt>
    </w:p>
    <w:p w14:paraId="0AFA3F8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D64172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43D814D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3A483BA" w14:textId="16A6B3BD"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6" w:author="גרמן קגנובסקי" w:date="2022-02-06T13:00:00Z">
            <w:r w:rsidR="00D30522">
              <w:rPr>
                <w:rFonts w:ascii="David" w:eastAsia="Times New Roman" w:hAnsi="David" w:cs="David"/>
                <w:snapToGrid w:val="0"/>
                <w:color w:val="008000"/>
                <w:sz w:val="24"/>
                <w:szCs w:val="24"/>
                <w:rtl/>
              </w:rPr>
              <w:t>יצחק שטרן ושות בעמ</w:t>
            </w:r>
          </w:ins>
        </w:sdtContent>
      </w:sdt>
      <w:r w:rsidRPr="00E56613">
        <w:rPr>
          <w:rFonts w:ascii="David" w:eastAsia="Times New Roman" w:hAnsi="David" w:cs="David"/>
          <w:snapToGrid w:val="0"/>
          <w:sz w:val="24"/>
          <w:szCs w:val="24"/>
          <w:rtl/>
        </w:rPr>
        <w:t xml:space="preserve"> (הקבלן) בלבד.</w:t>
      </w:r>
    </w:p>
    <w:p w14:paraId="695E479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0EC6D1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921653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134DDB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42AEDE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DF4AB4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E5AA046"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05C37819"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36E30251"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3DDCAFD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t xml:space="preserve">נספח 3.1.24 </w:t>
      </w:r>
    </w:p>
    <w:p w14:paraId="5652EA2D"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45EEB21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7132EBD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498EFFA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DF3AF3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5895DE98"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0889529A"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17328835"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08A01DD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01A49620"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21FE9C5"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3D58017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743DCBF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01C7E4F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6CA84806"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0EDFFC0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41D46E0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0D8E32C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233EB82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382BDBC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059A534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0C7AA92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58B84AD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311C9FE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322F53C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5CAE0AF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1BE710A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0A77951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28A0525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29831D5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260A18C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6C6579A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0BF838E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4CABFC4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7CF98A5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0C3C994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BCFF2E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43A69323"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68676BEC"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62A41E24"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4D252A03"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25C9944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414928F3"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2EB4D9F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B1B34A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0DBF7C34"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060C9DDA"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2D106832"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697A224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0D80D429"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2257D36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1E5509B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F621396"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 w14:paraId="30962920" w14:textId="542B961D" w:rsidR="00E56613" w:rsidRPr="00E56613" w:rsidRDefault="00D3052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ins w:id="77" w:author="גרמן קגנובסקי" w:date="2022-02-06T13:00:00Z">
            <w:r>
              <w:rPr>
                <w:rFonts w:ascii="David" w:eastAsia="Times New Roman" w:hAnsi="David" w:cs="David"/>
                <w:snapToGrid w:val="0"/>
                <w:sz w:val="24"/>
                <w:szCs w:val="24"/>
                <w:u w:val="single"/>
                <w:rtl/>
              </w:rPr>
              <w:t>יצחק שטרן ושות בעמ</w:t>
            </w:r>
          </w:ins>
        </w:p>
      </w:sdtContent>
    </w:sdt>
    <w:p w14:paraId="0BB47CF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262B602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6915AAFC"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7F4D836C"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5BB7CC6E"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352A7E1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A3401F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83B15E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0DC3FDD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32EEAA9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0912B87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E3ACE9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21148D9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2C89853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32C79BBE"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2EAE93E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7A6DC50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602BDCB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0DBFC74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14CC45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4915E7E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686E1A4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62F3DB3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402D54E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61FC55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2BE1774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03A9201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0A4077D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6641F4A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0B5489E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53C5DAE"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37E2BD7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08B759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512B094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7B0EF5E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07FD73D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2151EAEE"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5EAE6E8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64D3D2A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2D44B8F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079B2D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17CE3E9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5E43FCF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714BC4C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02C9D41A"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13DAA504"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45F94D71"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081CC15E"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5232FA68"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08BD37A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5E0CF3A2"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31EB7242"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308B10BD"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620DF66E"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4CB3B6A6"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t xml:space="preserve"> </w:t>
      </w:r>
      <w:r w:rsidRPr="00E56613">
        <w:rPr>
          <w:rFonts w:ascii="David" w:eastAsia="Times New Roman" w:hAnsi="David" w:cs="David"/>
          <w:b/>
          <w:bCs/>
          <w:snapToGrid w:val="0"/>
          <w:sz w:val="26"/>
          <w:szCs w:val="24"/>
          <w:u w:val="single"/>
          <w:rtl/>
        </w:rPr>
        <w:t>נספח 3.1.26</w:t>
      </w:r>
    </w:p>
    <w:p w14:paraId="2572CC3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011C9AD"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0572CE50" w14:textId="5D0DC220"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8" w:author="גרמן קגנובסקי" w:date="2022-02-06T13:02:00Z">
            <w:r w:rsidR="0035513A">
              <w:rPr>
                <w:rFonts w:ascii="David" w:eastAsia="Times New Roman" w:hAnsi="David" w:cs="David"/>
                <w:b/>
                <w:bCs/>
                <w:color w:val="800080"/>
                <w:sz w:val="24"/>
                <w:szCs w:val="24"/>
                <w:u w:val="single"/>
                <w:rtl/>
              </w:rPr>
              <w:t>סביוני רעננה צפון</w:t>
            </w:r>
          </w:ins>
        </w:sdtContent>
      </w:sdt>
    </w:p>
    <w:p w14:paraId="20618C1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47E43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360BAD23"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78FDDB4C"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3DD2ECAB"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5FCE31EA"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045DB707"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1A4332EE"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1F058E75"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336E89C"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C8674C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2D3BA4EE"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64330ABC"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152FCB0E"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658D9C1E"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04AB2868"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3539DAC6"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078AB23A"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6EE41BCE"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400BABA4"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AC48B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0129381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3518A156" w14:textId="77777777" w:rsidTr="00E56613">
        <w:tc>
          <w:tcPr>
            <w:tcW w:w="567" w:type="dxa"/>
            <w:tcBorders>
              <w:top w:val="single" w:sz="4" w:space="0" w:color="auto"/>
              <w:left w:val="single" w:sz="4" w:space="0" w:color="auto"/>
              <w:bottom w:val="single" w:sz="4" w:space="0" w:color="auto"/>
              <w:right w:val="single" w:sz="4" w:space="0" w:color="auto"/>
            </w:tcBorders>
          </w:tcPr>
          <w:p w14:paraId="2559D53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0254CF4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0A9FF22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0C3666D2" w14:textId="77777777" w:rsidTr="00E56613">
        <w:tc>
          <w:tcPr>
            <w:tcW w:w="567" w:type="dxa"/>
            <w:tcBorders>
              <w:top w:val="single" w:sz="4" w:space="0" w:color="auto"/>
              <w:left w:val="single" w:sz="4" w:space="0" w:color="auto"/>
              <w:bottom w:val="single" w:sz="4" w:space="0" w:color="auto"/>
              <w:right w:val="single" w:sz="4" w:space="0" w:color="auto"/>
            </w:tcBorders>
          </w:tcPr>
          <w:p w14:paraId="0CF2420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44DCCF8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6613447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61417ED7" w14:textId="77777777" w:rsidTr="00E56613">
        <w:tc>
          <w:tcPr>
            <w:tcW w:w="567" w:type="dxa"/>
            <w:tcBorders>
              <w:top w:val="single" w:sz="4" w:space="0" w:color="auto"/>
              <w:left w:val="single" w:sz="4" w:space="0" w:color="auto"/>
              <w:bottom w:val="single" w:sz="4" w:space="0" w:color="auto"/>
              <w:right w:val="single" w:sz="4" w:space="0" w:color="auto"/>
            </w:tcBorders>
          </w:tcPr>
          <w:p w14:paraId="1E1334B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61DB4E8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3560E51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13D24A2" w14:textId="77777777" w:rsidTr="00E56613">
        <w:tc>
          <w:tcPr>
            <w:tcW w:w="567" w:type="dxa"/>
            <w:tcBorders>
              <w:top w:val="single" w:sz="4" w:space="0" w:color="auto"/>
              <w:left w:val="single" w:sz="4" w:space="0" w:color="auto"/>
              <w:bottom w:val="single" w:sz="4" w:space="0" w:color="auto"/>
              <w:right w:val="single" w:sz="4" w:space="0" w:color="auto"/>
            </w:tcBorders>
          </w:tcPr>
          <w:p w14:paraId="28ABF5F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6808DCB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3708A20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063A876E" w14:textId="77777777" w:rsidTr="00E56613">
        <w:tc>
          <w:tcPr>
            <w:tcW w:w="567" w:type="dxa"/>
            <w:tcBorders>
              <w:top w:val="single" w:sz="4" w:space="0" w:color="auto"/>
              <w:left w:val="single" w:sz="4" w:space="0" w:color="auto"/>
              <w:bottom w:val="single" w:sz="4" w:space="0" w:color="auto"/>
              <w:right w:val="single" w:sz="4" w:space="0" w:color="auto"/>
            </w:tcBorders>
          </w:tcPr>
          <w:p w14:paraId="01B3543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57B3658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184ABCD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00FC5D5" w14:textId="77777777" w:rsidTr="00E56613">
        <w:tc>
          <w:tcPr>
            <w:tcW w:w="567" w:type="dxa"/>
            <w:tcBorders>
              <w:top w:val="single" w:sz="4" w:space="0" w:color="auto"/>
              <w:left w:val="single" w:sz="4" w:space="0" w:color="auto"/>
              <w:bottom w:val="single" w:sz="4" w:space="0" w:color="auto"/>
              <w:right w:val="single" w:sz="4" w:space="0" w:color="auto"/>
            </w:tcBorders>
          </w:tcPr>
          <w:p w14:paraId="0E6A30D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1AE0BCE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3ABC2CC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70D9126F" w14:textId="77777777" w:rsidTr="00E56613">
        <w:tc>
          <w:tcPr>
            <w:tcW w:w="567" w:type="dxa"/>
            <w:tcBorders>
              <w:top w:val="single" w:sz="4" w:space="0" w:color="auto"/>
              <w:left w:val="single" w:sz="4" w:space="0" w:color="auto"/>
              <w:bottom w:val="single" w:sz="4" w:space="0" w:color="auto"/>
              <w:right w:val="single" w:sz="4" w:space="0" w:color="auto"/>
            </w:tcBorders>
          </w:tcPr>
          <w:p w14:paraId="582564E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2D9CDAA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757DA96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4E256D2"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52A51EB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2399209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4483F1D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048AF3CA" w14:textId="77777777" w:rsidTr="00E56613">
        <w:tc>
          <w:tcPr>
            <w:tcW w:w="567" w:type="dxa"/>
            <w:tcBorders>
              <w:top w:val="single" w:sz="4" w:space="0" w:color="auto"/>
              <w:left w:val="single" w:sz="4" w:space="0" w:color="auto"/>
              <w:bottom w:val="single" w:sz="4" w:space="0" w:color="auto"/>
              <w:right w:val="single" w:sz="4" w:space="0" w:color="auto"/>
            </w:tcBorders>
          </w:tcPr>
          <w:p w14:paraId="4A297E3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34DC129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79C137E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BFD0EB3" w14:textId="77777777" w:rsidTr="00E56613">
        <w:tc>
          <w:tcPr>
            <w:tcW w:w="567" w:type="dxa"/>
            <w:tcBorders>
              <w:top w:val="single" w:sz="4" w:space="0" w:color="auto"/>
              <w:left w:val="single" w:sz="4" w:space="0" w:color="auto"/>
              <w:bottom w:val="single" w:sz="4" w:space="0" w:color="auto"/>
              <w:right w:val="single" w:sz="4" w:space="0" w:color="auto"/>
            </w:tcBorders>
          </w:tcPr>
          <w:p w14:paraId="61B72F8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4BA708C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6208F07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9540D38" w14:textId="77777777" w:rsidTr="00E56613">
        <w:tc>
          <w:tcPr>
            <w:tcW w:w="567" w:type="dxa"/>
            <w:tcBorders>
              <w:top w:val="single" w:sz="4" w:space="0" w:color="auto"/>
              <w:left w:val="single" w:sz="4" w:space="0" w:color="auto"/>
              <w:bottom w:val="single" w:sz="4" w:space="0" w:color="auto"/>
              <w:right w:val="single" w:sz="4" w:space="0" w:color="auto"/>
            </w:tcBorders>
          </w:tcPr>
          <w:p w14:paraId="06298ED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035AAA1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483B630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F00E2FC" w14:textId="77777777" w:rsidTr="00E56613">
        <w:tc>
          <w:tcPr>
            <w:tcW w:w="567" w:type="dxa"/>
            <w:tcBorders>
              <w:top w:val="single" w:sz="4" w:space="0" w:color="auto"/>
              <w:left w:val="single" w:sz="4" w:space="0" w:color="auto"/>
              <w:bottom w:val="single" w:sz="4" w:space="0" w:color="auto"/>
              <w:right w:val="single" w:sz="4" w:space="0" w:color="auto"/>
            </w:tcBorders>
          </w:tcPr>
          <w:p w14:paraId="188BDDD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48CB037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2F5084B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280A541" w14:textId="77777777" w:rsidTr="00E56613">
        <w:tc>
          <w:tcPr>
            <w:tcW w:w="567" w:type="dxa"/>
            <w:tcBorders>
              <w:top w:val="single" w:sz="4" w:space="0" w:color="auto"/>
              <w:left w:val="single" w:sz="4" w:space="0" w:color="auto"/>
              <w:bottom w:val="single" w:sz="4" w:space="0" w:color="auto"/>
              <w:right w:val="single" w:sz="4" w:space="0" w:color="auto"/>
            </w:tcBorders>
          </w:tcPr>
          <w:p w14:paraId="2010AA5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3A63F92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2859A7A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BBF3CE9" w14:textId="77777777" w:rsidTr="00E56613">
        <w:tc>
          <w:tcPr>
            <w:tcW w:w="567" w:type="dxa"/>
            <w:tcBorders>
              <w:top w:val="single" w:sz="4" w:space="0" w:color="auto"/>
              <w:left w:val="single" w:sz="4" w:space="0" w:color="auto"/>
              <w:bottom w:val="single" w:sz="4" w:space="0" w:color="auto"/>
              <w:right w:val="single" w:sz="4" w:space="0" w:color="auto"/>
            </w:tcBorders>
          </w:tcPr>
          <w:p w14:paraId="6C50795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664AF5E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64C9C6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A48B875" w14:textId="77777777" w:rsidTr="00E56613">
        <w:tc>
          <w:tcPr>
            <w:tcW w:w="567" w:type="dxa"/>
            <w:tcBorders>
              <w:top w:val="single" w:sz="4" w:space="0" w:color="auto"/>
              <w:left w:val="single" w:sz="4" w:space="0" w:color="auto"/>
              <w:bottom w:val="single" w:sz="4" w:space="0" w:color="auto"/>
              <w:right w:val="single" w:sz="4" w:space="0" w:color="auto"/>
            </w:tcBorders>
          </w:tcPr>
          <w:p w14:paraId="629070D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5A46AD4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6472FC5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A8B3E07" w14:textId="77777777" w:rsidTr="00E56613">
        <w:tc>
          <w:tcPr>
            <w:tcW w:w="567" w:type="dxa"/>
            <w:tcBorders>
              <w:top w:val="single" w:sz="4" w:space="0" w:color="auto"/>
              <w:left w:val="single" w:sz="4" w:space="0" w:color="auto"/>
              <w:bottom w:val="single" w:sz="4" w:space="0" w:color="auto"/>
              <w:right w:val="single" w:sz="4" w:space="0" w:color="auto"/>
            </w:tcBorders>
          </w:tcPr>
          <w:p w14:paraId="42D9223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1F027D4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3D8D232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390B9D63" w14:textId="77777777" w:rsidTr="00E56613">
        <w:tc>
          <w:tcPr>
            <w:tcW w:w="567" w:type="dxa"/>
            <w:tcBorders>
              <w:top w:val="single" w:sz="4" w:space="0" w:color="auto"/>
              <w:left w:val="single" w:sz="4" w:space="0" w:color="auto"/>
              <w:bottom w:val="single" w:sz="4" w:space="0" w:color="auto"/>
              <w:right w:val="single" w:sz="4" w:space="0" w:color="auto"/>
            </w:tcBorders>
          </w:tcPr>
          <w:p w14:paraId="7AD773B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367F709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520F891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070E81EA" w14:textId="77777777" w:rsidTr="00E56613">
        <w:tc>
          <w:tcPr>
            <w:tcW w:w="567" w:type="dxa"/>
            <w:tcBorders>
              <w:top w:val="single" w:sz="4" w:space="0" w:color="auto"/>
              <w:left w:val="single" w:sz="4" w:space="0" w:color="auto"/>
              <w:bottom w:val="single" w:sz="4" w:space="0" w:color="auto"/>
              <w:right w:val="single" w:sz="4" w:space="0" w:color="auto"/>
            </w:tcBorders>
          </w:tcPr>
          <w:p w14:paraId="0DA1AAD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0E24E09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37C7CCF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529A963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0F82B71F"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24B7D7A3"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3BD8449C" w14:textId="2D7C9BB5"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79" w:author="גרמן קגנובסקי" w:date="2022-02-06T13:05:00Z">
            <w:r w:rsidR="00D032EF">
              <w:rPr>
                <w:rFonts w:ascii="David" w:eastAsia="Times New Roman" w:hAnsi="David" w:cs="David"/>
                <w:color w:val="000080"/>
                <w:sz w:val="24"/>
                <w:szCs w:val="24"/>
                <w:rtl/>
              </w:rPr>
              <w:t>מדד תשומות הבניה</w:t>
            </w:r>
          </w:ins>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AD35D2" w:rsidRPr="00AD35D2">
            <w:rPr>
              <w:rStyle w:val="PlaceholderText"/>
              <w:color w:val="00B0F0"/>
              <w:rtl/>
            </w:rPr>
            <w:t>[מדד בגין/ידוע - כותרת]</w:t>
          </w:r>
        </w:sdtContent>
      </w:sdt>
      <w:r w:rsidRPr="00E56613">
        <w:rPr>
          <w:rFonts w:ascii="David" w:eastAsia="Times New Roman" w:hAnsi="David" w:cs="David"/>
          <w:sz w:val="24"/>
          <w:szCs w:val="24"/>
          <w:rtl/>
        </w:rPr>
        <w:t xml:space="preserve"> </w:t>
      </w:r>
    </w:p>
    <w:p w14:paraId="72CCD794" w14:textId="5E6FBEF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10-31T00:00:00Z">
            <w:dateFormat w:val="dd/MM/yyyy"/>
            <w:lid w:val="he-IL"/>
            <w:storeMappedDataAs w:val="dateTime"/>
            <w:calendar w:val="gregorian"/>
          </w:date>
        </w:sdtPr>
        <w:sdtContent>
          <w:ins w:id="80" w:author="גרמן קגנובסקי" w:date="2022-02-06T13:05:00Z">
            <w:r w:rsidR="00D032EF">
              <w:rPr>
                <w:rFonts w:ascii="David" w:eastAsia="Times New Roman" w:hAnsi="David" w:cs="David" w:hint="cs"/>
                <w:color w:val="000080"/>
                <w:sz w:val="24"/>
                <w:szCs w:val="24"/>
                <w:rtl/>
              </w:rPr>
              <w:t>‏31/10/2021</w:t>
            </w:r>
          </w:ins>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AD35D2">
            <w:rPr>
              <w:rStyle w:val="PlaceholderText"/>
              <w:color w:val="00B0F0"/>
              <w:rtl/>
            </w:rPr>
            <w:t>[נקודות מדד]</w:t>
          </w:r>
        </w:sdtContent>
      </w:sdt>
      <w:r w:rsidR="00E56613" w:rsidRPr="00E56613">
        <w:rPr>
          <w:rFonts w:ascii="David" w:eastAsia="Times New Roman" w:hAnsi="David" w:cs="David"/>
          <w:sz w:val="24"/>
          <w:szCs w:val="24"/>
          <w:rtl/>
        </w:rPr>
        <w:t xml:space="preserve"> נקודות.</w:t>
      </w:r>
    </w:p>
    <w:p w14:paraId="377750D6"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7764F62F"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77455E1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3B384DE3"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7A10BEB9"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6F71C76D"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7AFC832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443F5D6F"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4DF03A13"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13F0C113"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162BA509"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2367076A"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4294296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90426B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3F4ED27D"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4DEDD73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3866D9C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5CBCD3D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53171227"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37204D77"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6D48AC4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180584F9"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26CAF709"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5373DF0C"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1F40B3D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104008D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039FC965"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23FDDE6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t>נספח 3.1.27</w:t>
      </w:r>
    </w:p>
    <w:p w14:paraId="5D496CB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64DD29EF"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139E9429" w14:textId="389B0C4E"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1" w:author="גרמן קגנובסקי" w:date="2022-02-06T13:02:00Z">
            <w:r w:rsidR="0035513A">
              <w:rPr>
                <w:rFonts w:ascii="David" w:eastAsia="Times New Roman" w:hAnsi="David" w:cs="David"/>
                <w:b/>
                <w:bCs/>
                <w:color w:val="800080"/>
                <w:sz w:val="24"/>
                <w:szCs w:val="24"/>
                <w:u w:val="single"/>
                <w:rtl/>
              </w:rPr>
              <w:t>סביוני רעננה צפון</w:t>
            </w:r>
          </w:ins>
        </w:sdtContent>
      </w:sdt>
    </w:p>
    <w:p w14:paraId="45A6B6AC"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27BAACCB"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3F83A61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388778A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402B7BC6"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5F38391D"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0AF3F3B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4BDA6A35"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5295736"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6E0371EE"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1536A3F6"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6C3CC87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72E27A1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75733CBD"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60EE244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2AF1CCB9"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19479965"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6AD4766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73CF4EE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73127C3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2734E9EF"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33FF2B19"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5F253D8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32B6C0B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280BB6F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6477326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4BD6030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6C3FA47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609589E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63D740F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53E562AF"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2207AA91"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1B27521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4E853F4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תכניות מאושרות ע"י היזם/מפרטי המכר לרוכשים, מיחידות ברוחב משתנה. </w:t>
      </w:r>
    </w:p>
    <w:p w14:paraId="68D886F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55BE903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0AAF69B2"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067691B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0DC1720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514027C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2542975F"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06B5D315"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086F8F9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3AE562B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0D08B07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2165AE1A"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54D4E71F"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06B37BA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2E9ADADB"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05CAD7B5"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51C1ED8E"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17C34046"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38856F2F"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720728ED"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17B9F78C"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545A7B9E"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2E453A5C" w14:textId="3F195756"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82" w:author="גרמן קגנובסקי" w:date="2022-02-06T13:05:00Z">
            <w:r w:rsidR="00D032EF">
              <w:rPr>
                <w:rFonts w:ascii="David" w:eastAsia="Times New Roman" w:hAnsi="David" w:cs="David"/>
                <w:color w:val="000080"/>
                <w:sz w:val="24"/>
                <w:szCs w:val="24"/>
                <w:rtl/>
              </w:rPr>
              <w:t>מדד תשומות הבניה</w:t>
            </w:r>
          </w:ins>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AD35D2">
            <w:rPr>
              <w:rStyle w:val="PlaceholderText"/>
              <w:color w:val="00B0F0"/>
              <w:rtl/>
            </w:rPr>
            <w:t>[מדד בגין/ידוע - כותרת]</w:t>
          </w:r>
        </w:sdtContent>
      </w:sdt>
      <w:r w:rsidRPr="00E56613">
        <w:rPr>
          <w:rFonts w:ascii="David" w:eastAsia="Times New Roman" w:hAnsi="David" w:cs="David"/>
          <w:sz w:val="24"/>
          <w:szCs w:val="24"/>
          <w:rtl/>
        </w:rPr>
        <w:t xml:space="preserve"> </w:t>
      </w:r>
    </w:p>
    <w:p w14:paraId="30DCACB8" w14:textId="1B5A436E"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10-31T00:00:00Z">
            <w:dateFormat w:val="dd/MM/yyyy"/>
            <w:lid w:val="he-IL"/>
            <w:storeMappedDataAs w:val="dateTime"/>
            <w:calendar w:val="gregorian"/>
          </w:date>
        </w:sdtPr>
        <w:sdtContent>
          <w:ins w:id="83" w:author="גרמן קגנובסקי" w:date="2022-02-06T13:05:00Z">
            <w:r w:rsidR="00D032EF">
              <w:rPr>
                <w:rFonts w:ascii="David" w:eastAsia="Times New Roman" w:hAnsi="David" w:cs="David" w:hint="cs"/>
                <w:color w:val="000080"/>
                <w:sz w:val="24"/>
                <w:szCs w:val="24"/>
                <w:rtl/>
              </w:rPr>
              <w:t>‏31/10/2021</w:t>
            </w:r>
          </w:ins>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AD35D2">
            <w:rPr>
              <w:rStyle w:val="PlaceholderText"/>
              <w:color w:val="00B0F0"/>
              <w:rtl/>
            </w:rPr>
            <w:t>[נקודות מדד]</w:t>
          </w:r>
        </w:sdtContent>
      </w:sdt>
      <w:r w:rsidRPr="00E56613">
        <w:rPr>
          <w:rFonts w:ascii="David" w:eastAsia="Times New Roman" w:hAnsi="David" w:cs="David"/>
          <w:sz w:val="24"/>
          <w:szCs w:val="24"/>
          <w:rtl/>
        </w:rPr>
        <w:t xml:space="preserve"> נקודות.</w:t>
      </w:r>
    </w:p>
    <w:p w14:paraId="1CDAEBC2"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15932DF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A5666CB"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6FB25754"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27CD2CB3"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05389A2F"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677FB7AB"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29B5F69C"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4C29032"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7722999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56C18DF"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F02C7CE"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48B7E46E"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51C32B73"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4766AC4D"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48ECD16D"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402B1911"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506D6C2E"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10DBF3BC"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612230A9"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77B1BA87"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t>נספח 3.1.28</w:t>
      </w:r>
    </w:p>
    <w:p w14:paraId="784DC5E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5AAE084E"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61818CFF" w14:textId="4DB6949B"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4" w:author="גרמן קגנובסקי" w:date="2022-02-06T13:02:00Z">
            <w:r w:rsidR="0035513A">
              <w:rPr>
                <w:rFonts w:ascii="David" w:eastAsia="Times New Roman" w:hAnsi="David" w:cs="David"/>
                <w:b/>
                <w:bCs/>
                <w:color w:val="800080"/>
                <w:sz w:val="24"/>
                <w:szCs w:val="24"/>
                <w:u w:val="single"/>
                <w:rtl/>
              </w:rPr>
              <w:t>סביוני רעננה צפון</w:t>
            </w:r>
          </w:ins>
        </w:sdtContent>
      </w:sdt>
    </w:p>
    <w:p w14:paraId="420B0BB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CCD8010"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32B6C712"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28FFCE8A"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78A3452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2AA175F0"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0F3640A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2F5AC638"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87328BC"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4EE9EB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514AE9CE"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41F86731"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719B9718"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79005AD1"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1DA901BC"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77B43BDF"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5869CB2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6DA37BC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33D118C7"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77B051D9"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4240DD94"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4D81586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76290E8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201F4A34"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6B6E7BCA"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088FD87E"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117100AA"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373337A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2EAB67E"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4167DBC9"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486789F5"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472450F9"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5743398C"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4903889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79B4BA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0BB19D0F"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37E3110E"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1D12204D"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5B6DF81F"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24D4A869"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0D4D943F"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743CEF07"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60AADDF2"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1611773D"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37182F56"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35DCB75B"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6F72F1F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27B9EE72"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22FD512D"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6B1FE2F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41522F36" w14:textId="50069CD0" w:rsidR="00C96B78" w:rsidRPr="00C96B78" w:rsidRDefault="00C96B78" w:rsidP="00C96B78">
      <w:pPr>
        <w:pStyle w:val="ListParagraph"/>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85" w:author="גרמן קגנובסקי" w:date="2022-02-06T13:05:00Z">
            <w:r w:rsidR="00D032EF">
              <w:rPr>
                <w:rFonts w:ascii="David" w:hAnsi="David"/>
                <w:color w:val="000080"/>
                <w:sz w:val="24"/>
                <w:szCs w:val="24"/>
                <w:rtl/>
              </w:rPr>
              <w:t>מדד תשומות הבניה</w:t>
            </w:r>
          </w:ins>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C96B78">
            <w:rPr>
              <w:rStyle w:val="PlaceholderText"/>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10-31T00:00:00Z">
            <w:dateFormat w:val="dd/MM/yyyy"/>
            <w:lid w:val="he-IL"/>
            <w:storeMappedDataAs w:val="dateTime"/>
            <w:calendar w:val="gregorian"/>
          </w:date>
        </w:sdtPr>
        <w:sdtContent>
          <w:ins w:id="86" w:author="גרמן קגנובסקי" w:date="2022-02-06T13:05:00Z">
            <w:r w:rsidR="00D032EF">
              <w:rPr>
                <w:rFonts w:hint="cs"/>
                <w:color w:val="000080"/>
                <w:sz w:val="24"/>
                <w:szCs w:val="24"/>
                <w:rtl/>
              </w:rPr>
              <w:t>‏31/10/2021</w:t>
            </w:r>
          </w:ins>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C96B78">
            <w:rPr>
              <w:rStyle w:val="PlaceholderText"/>
              <w:color w:val="00B0F0"/>
              <w:sz w:val="24"/>
              <w:szCs w:val="24"/>
              <w:rtl/>
            </w:rPr>
            <w:t>[נקודות מדד]</w:t>
          </w:r>
        </w:sdtContent>
      </w:sdt>
      <w:r w:rsidRPr="00C96B78">
        <w:rPr>
          <w:rFonts w:ascii="David" w:hAnsi="David"/>
          <w:sz w:val="24"/>
          <w:szCs w:val="24"/>
          <w:rtl/>
        </w:rPr>
        <w:t xml:space="preserve"> נקודות.</w:t>
      </w:r>
    </w:p>
    <w:p w14:paraId="08EA079B" w14:textId="77777777" w:rsidR="00E56613" w:rsidRPr="00C96B78" w:rsidRDefault="00E56613" w:rsidP="00C96B78">
      <w:pPr>
        <w:pStyle w:val="ListParagraph"/>
        <w:numPr>
          <w:ilvl w:val="0"/>
          <w:numId w:val="11"/>
        </w:numPr>
        <w:rPr>
          <w:rFonts w:ascii="David" w:hAnsi="David"/>
          <w:sz w:val="24"/>
          <w:szCs w:val="24"/>
          <w:rtl/>
        </w:rPr>
      </w:pPr>
      <w:r w:rsidRPr="00C96B78">
        <w:rPr>
          <w:rFonts w:ascii="David" w:hAnsi="David"/>
          <w:b/>
          <w:bCs/>
          <w:sz w:val="24"/>
          <w:szCs w:val="24"/>
          <w:u w:val="single"/>
          <w:rtl/>
        </w:rPr>
        <w:t>ערבויות</w:t>
      </w:r>
    </w:p>
    <w:p w14:paraId="153288BF"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4EB4CD25"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092EE268"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66B05AB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1694FB65"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6C7D0E2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149504C7"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33E4FDAB"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72E44583"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3A4B9BDD"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01A74F1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0A911A98"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7BB5DD6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0AFBE039"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7BD5A91E"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4EC5EFDD"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1A8FD6D1"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1B30C820"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397A2FF1"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1F8E12DC"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28764163"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5BB7470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212CF678"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54F8170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4C988C0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13401D78"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t>נספח 3.1.29</w:t>
      </w:r>
    </w:p>
    <w:p w14:paraId="1DB737E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18E91C79"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41F6093A" w14:textId="4DFD42C0"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7" w:author="גרמן קגנובסקי" w:date="2022-02-06T13:02:00Z">
            <w:r w:rsidR="0035513A">
              <w:rPr>
                <w:rFonts w:ascii="David" w:eastAsia="Times New Roman" w:hAnsi="David" w:cs="David"/>
                <w:b/>
                <w:bCs/>
                <w:color w:val="800080"/>
                <w:sz w:val="24"/>
                <w:szCs w:val="24"/>
                <w:u w:val="single"/>
                <w:rtl/>
              </w:rPr>
              <w:t>סביוני רעננה צפון</w:t>
            </w:r>
          </w:ins>
        </w:sdtContent>
      </w:sdt>
    </w:p>
    <w:p w14:paraId="16CCC38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876A4A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A978FDC"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7376A1B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925FB0A"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311C6C4D"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2A738C4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D881F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5FFA1B9"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1AEC15B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E0AE43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32E171F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0DDEBB5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34C50C6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679E6E6"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0D9BB55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29895FEB"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631778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2C2BED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041F5D2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24552F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788DE97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741D61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3C001C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810469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t>נספח 3.1.30</w:t>
      </w:r>
    </w:p>
    <w:p w14:paraId="5371FEC1"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57470668"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5ACDAAE2"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1F21778C"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61F3E85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6525FB9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7D31DED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7D3DE7A4"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4AEC783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6CCB9BC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5A243965"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3ABACDB4"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2B724F74"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5B5EDF8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61B2BF7F"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2169497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5F3474B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7A6F189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130FB0A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5BF8AEF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6E5C16D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5DE4EDED"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3288836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3A24D16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3181C92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5B0F0FF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6BE39FE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1679B3A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55EE3F5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3000205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0FE513C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62357EC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394D9A4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71250EB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35B1F8F7"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07A8F307"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77FF81B"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נספח 3.1.33</w:t>
      </w:r>
    </w:p>
    <w:p w14:paraId="035E163A"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4B8770A2"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25F8CE38"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550C0C3D"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4A3E6E74"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5820405D"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68522306"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321684F5"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24F77470"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443AA077"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182ABC6A"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3A8AF76A"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00426D3C"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0F655477"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3D661F84"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11D3DB56"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079229C5"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0D590E89"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2C8F587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3.1.35</w:t>
      </w:r>
    </w:p>
    <w:p w14:paraId="1240A32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54BF8FD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53FE1D4C"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3FB6BFD5" wp14:editId="60EA19FB">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56B6BF8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BDF875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958363B"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1825213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w:t>
      </w:r>
      <w:r w:rsidRPr="00E56613">
        <w:rPr>
          <w:rFonts w:ascii="David" w:eastAsia="Times New Roman" w:hAnsi="David" w:cs="David" w:hint="cs"/>
          <w:b/>
          <w:bCs/>
          <w:sz w:val="24"/>
          <w:szCs w:val="24"/>
          <w:u w:val="single"/>
          <w:rtl/>
        </w:rPr>
        <w:t>6</w:t>
      </w:r>
    </w:p>
    <w:p w14:paraId="637731A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6EB81613" w14:textId="77777777" w:rsidR="00E56613" w:rsidRPr="00E56613" w:rsidRDefault="00E56613" w:rsidP="00967621">
      <w:pPr>
        <w:spacing w:before="0" w:beforeAutospacing="0" w:after="0" w:afterAutospacing="0" w:line="360" w:lineRule="auto"/>
        <w:jc w:val="center"/>
        <w:rPr>
          <w:rFonts w:ascii="David" w:eastAsia="Times New Roman" w:hAnsi="David" w:cs="David"/>
          <w:sz w:val="24"/>
          <w:szCs w:val="24"/>
          <w:rtl/>
        </w:rPr>
      </w:pPr>
      <w:r w:rsidRPr="00967621">
        <w:rPr>
          <w:rFonts w:ascii="David" w:eastAsia="Times New Roman" w:hAnsi="David" w:cs="David" w:hint="cs"/>
          <w:sz w:val="24"/>
          <w:szCs w:val="24"/>
          <w:highlight w:val="yellow"/>
          <w:rtl/>
        </w:rPr>
        <w:t>המסמך שמור בנתיב הבא:</w:t>
      </w:r>
      <w:r w:rsidR="00C96B78" w:rsidRPr="00967621">
        <w:rPr>
          <w:rFonts w:ascii="David" w:eastAsia="Times New Roman" w:hAnsi="David" w:cs="David"/>
          <w:sz w:val="24"/>
          <w:szCs w:val="24"/>
          <w:highlight w:val="yellow"/>
          <w:rtl/>
        </w:rPr>
        <w:t xml:space="preserve"> סטנדרט פרוי</w:t>
      </w:r>
      <w:r w:rsidRPr="00967621">
        <w:rPr>
          <w:rFonts w:ascii="David" w:eastAsia="Times New Roman" w:hAnsi="David" w:cs="David"/>
          <w:sz w:val="24"/>
          <w:szCs w:val="24"/>
          <w:highlight w:val="yellow"/>
          <w:rtl/>
        </w:rPr>
        <w:t>קטים</w:t>
      </w:r>
      <w:r w:rsidRPr="00967621">
        <w:rPr>
          <w:rFonts w:ascii="David" w:eastAsia="Times New Roman" w:hAnsi="David" w:cs="David" w:hint="cs"/>
          <w:sz w:val="24"/>
          <w:szCs w:val="24"/>
          <w:highlight w:val="yellow"/>
          <w:rtl/>
        </w:rPr>
        <w:t xml:space="preserve"> \</w:t>
      </w:r>
      <w:r w:rsidRPr="00967621">
        <w:rPr>
          <w:rFonts w:ascii="David" w:eastAsia="Times New Roman" w:hAnsi="David" w:cs="David"/>
          <w:sz w:val="24"/>
          <w:szCs w:val="24"/>
          <w:highlight w:val="yellow"/>
        </w:rPr>
        <w:t>I\Residence\Engineering</w:t>
      </w:r>
    </w:p>
    <w:p w14:paraId="2733CB4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0909CCF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5809E53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t xml:space="preserve">נספח 3.1.41 </w:t>
      </w:r>
    </w:p>
    <w:p w14:paraId="0EAB70F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621A2CA4"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0FF39697" wp14:editId="0EE4E19F">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212F7927"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3547A463"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187A2DED"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2240AD46"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2644178B"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1D48036B"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6EB7E421"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1FB7B20A"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6535DA69"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E08D17F"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1359EFCC"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C5125D8"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025CD46"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540CF5E"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2603A4B"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30A90D5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60727283"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21A0019B"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126A4E0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133F6D22"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034A72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5A2A323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D668A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7F7A2110"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0B5364D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194F5F19"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15000C44"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3DE33970"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511F420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3734ACD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7AD73A3F"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2DE27F0B"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6530A21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15C6FEB6"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0E2641FE"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6CBE77C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6204EFB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26D402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64422D7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59D73B9E"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7DB03E2A" wp14:editId="6D4DD44E">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117133C"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5D49C1C8"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719BFF74"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08A3F14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6B756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7982BC2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277889DF"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564DECE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068733C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0BDA913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B02CE9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15BC533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74D249F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426B62E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2CBE860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2429487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5ECCAE8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6D4F5F1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18FF88C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1E2E7C7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786A33C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1D5142D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517F15F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1379897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389BFFB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53AEB72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70B4FD3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6A6289E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6151773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0D56CB4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55C11DE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6CA5598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1E692AE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439F87B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5A25EF8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7C63513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093024F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1706099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DAAD01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CFE650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6760FB0"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3A44A67C"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76B3AAD3"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65AD614D"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477AC28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B85A30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0CC82F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20C9DAE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7ADFDC8E"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1D317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FFF821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382D85F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5DD6A8B3" wp14:editId="0F12B851">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5E114"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5C35B45F" wp14:editId="13557C27">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A2EB3"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4578383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51889D43" wp14:editId="0105FCEB">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34BD3"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301111F0"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19E9DF0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3C1D19C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371ECA3"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48FF5CC"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1D538A7"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BEB123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426C6FC"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EAC86D0"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BBCCE86"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54BD95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9DE101D"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71CE7C7"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AF47C76"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0577311"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25E60F7F"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05ED3715"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866E017"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5DC47439" wp14:editId="54AB9908">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DAFCCCA"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7C5033BA"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2BDD585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591C4B6"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2434572E"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07014A1E"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57852289"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298AC01B"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4AF8999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3E28D7C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3FEB91D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B45B73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4C91E2D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13B723C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73E33C9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6F983D6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3E787C7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2F4B0E2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6D6A1DB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1B020C5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38A0DF0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0E9976A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3068927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36C8D8B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522EE8BA"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6CA31843"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47E6A35F"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7616560A"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51EFB85D"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7480B600"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08D325A0"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275715E9"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תכניות ביצוע בפועל.</w:t>
      </w:r>
    </w:p>
    <w:p w14:paraId="52F05A9E"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69D14A78"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1D22CD17"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5B22A99F"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5BD2106D"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24CD135F"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6A6CDAF5"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6D18D2BA"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6C590EB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2F96B17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4321F49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08B256E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CBD696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982AF0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81620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3F999EA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036726F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4D6B4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0185A9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157C1E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561AA38B" wp14:editId="5700EAF4">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82FAC"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59427C37" wp14:editId="66A42132">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BF749"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419A657D" wp14:editId="5B343C95">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8FA76"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3EB752A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19E9A070"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32BCBA23"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3.1.43</w:t>
      </w:r>
    </w:p>
    <w:p w14:paraId="0D3D9534"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0E91A01E"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03B8698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4B5369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46FBEA7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95EA6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4F18241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C2D79F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27AD035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336648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75FEB2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702303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3A01439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D8AD0D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317BCCC2"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756B0ED5"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2724F1D9"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4F5EDE09"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0578CEB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069E4AD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01A9310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2CBCCF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6F82E24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B2F3B6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2E0672B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486C05A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7322182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7E05A8B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3A26942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750E790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4744F73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3. </w:t>
      </w:r>
      <w:r w:rsidRPr="00E56613">
        <w:rPr>
          <w:rFonts w:ascii="Times New Roman" w:eastAsia="Times New Roman" w:hAnsi="Times New Roman" w:cs="David" w:hint="cs"/>
          <w:b/>
          <w:bCs/>
          <w:sz w:val="24"/>
          <w:szCs w:val="24"/>
          <w:u w:val="single"/>
          <w:rtl/>
          <w:lang w:eastAsia="he-IL"/>
        </w:rPr>
        <w:t>גגון הגנה</w:t>
      </w:r>
    </w:p>
    <w:p w14:paraId="3BCD3A3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B3F617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598BEED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6857C1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9A7E35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08CA045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91413E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224C70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69854B7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9AE354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6B3EE57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6F51B8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642E176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5745CDC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BF4E8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6D78CA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DFE161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27A1B4F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1A7337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066DC1E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BB5AAA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436133F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0313CDD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9CCB10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2CAF75E4"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624A865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6010A1A1"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91578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47AF41C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297ACE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58825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498D31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48A64DF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2F090885"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0898945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6080502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3590EED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1427B128"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1C4197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6B1173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179242DA"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611B5E5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7200065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05FF979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396826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6B97B708"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3655A305"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0E5BCD10"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2D694E8"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2D1B8E08"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1524853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3517BE04"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6AE15EE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6303317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0C8C8E6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073FAA7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307A33D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5B22F4C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1548F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369C067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1AAFDC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679A48C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24E7A50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5B3057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1FE56C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F89659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150AAD3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5A3F7A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0E600E3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60D4FC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17BB822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0F7CF6B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4811E7E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1FA7AC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314634A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D5E182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DD22A5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2AF749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017CF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C80E9E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9ADD0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81E044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297BEA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27943B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12693E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005AE8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5058387"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7F93B000"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0"/>
      <w:footerReference w:type="default" r:id="rId21"/>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E29BD7" w14:textId="77777777" w:rsidR="009C7B00" w:rsidRDefault="009C7B00" w:rsidP="00AF234B">
      <w:pPr>
        <w:spacing w:before="0" w:after="0" w:line="240" w:lineRule="auto"/>
      </w:pPr>
      <w:r>
        <w:separator/>
      </w:r>
    </w:p>
  </w:endnote>
  <w:endnote w:type="continuationSeparator" w:id="0">
    <w:p w14:paraId="5A17D998" w14:textId="77777777" w:rsidR="009C7B00" w:rsidRDefault="009C7B00" w:rsidP="00AF234B">
      <w:pPr>
        <w:spacing w:before="0" w:after="0" w:line="240" w:lineRule="auto"/>
      </w:pPr>
      <w:r>
        <w:continuationSeparator/>
      </w:r>
    </w:p>
  </w:endnote>
  <w:endnote w:type="continuationNotice" w:id="1">
    <w:p w14:paraId="01A97A0C" w14:textId="77777777" w:rsidR="009C7B00" w:rsidRDefault="009C7B0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C7B00" w:rsidRPr="002B6EAB" w14:paraId="1CE16BA0" w14:textId="77777777" w:rsidTr="00967621">
      <w:tc>
        <w:tcPr>
          <w:tcW w:w="810" w:type="dxa"/>
        </w:tcPr>
        <w:p w14:paraId="1155944F"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71261650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1B275A04" w14:textId="52F61CC9" w:rsidR="009C7B00" w:rsidRPr="002B6EAB" w:rsidRDefault="0035513A" w:rsidP="00967621">
              <w:pPr>
                <w:tabs>
                  <w:tab w:val="center" w:pos="4153"/>
                  <w:tab w:val="right" w:pos="8306"/>
                </w:tabs>
                <w:spacing w:before="0" w:after="0" w:line="240" w:lineRule="auto"/>
                <w:rPr>
                  <w:rFonts w:ascii="David" w:hAnsi="David"/>
                  <w:color w:val="00B0F0"/>
                  <w:sz w:val="20"/>
                  <w:szCs w:val="20"/>
                  <w:rtl/>
                </w:rPr>
              </w:pPr>
              <w:ins w:id="53" w:author="גרמן קגנובסקי" w:date="2022-02-06T13:02:00Z">
                <w:r>
                  <w:rPr>
                    <w:rFonts w:ascii="David" w:hAnsi="David"/>
                    <w:color w:val="00B0F0"/>
                    <w:sz w:val="20"/>
                    <w:szCs w:val="20"/>
                    <w:rtl/>
                  </w:rPr>
                  <w:t>סביוני רעננה צפון</w:t>
                </w:r>
              </w:ins>
            </w:p>
          </w:tc>
        </w:sdtContent>
      </w:sdt>
      <w:tc>
        <w:tcPr>
          <w:tcW w:w="2810" w:type="dxa"/>
        </w:tcPr>
        <w:p w14:paraId="4FB51196"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95628706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קבלן ראשי כללי</w:t>
              </w:r>
            </w:sdtContent>
          </w:sdt>
        </w:p>
      </w:tc>
      <w:tc>
        <w:tcPr>
          <w:tcW w:w="233" w:type="dxa"/>
        </w:tcPr>
        <w:p w14:paraId="707081EE" w14:textId="77777777" w:rsidR="009C7B00" w:rsidRPr="002B6EAB" w:rsidRDefault="009C7B00" w:rsidP="00967621">
          <w:pPr>
            <w:tabs>
              <w:tab w:val="center" w:pos="4153"/>
              <w:tab w:val="right" w:pos="8306"/>
            </w:tabs>
            <w:spacing w:before="0" w:after="0" w:line="240" w:lineRule="auto"/>
            <w:rPr>
              <w:rFonts w:ascii="David" w:hAnsi="David"/>
              <w:sz w:val="16"/>
              <w:szCs w:val="16"/>
              <w:rtl/>
            </w:rPr>
          </w:pPr>
        </w:p>
      </w:tc>
      <w:tc>
        <w:tcPr>
          <w:tcW w:w="1044" w:type="dxa"/>
        </w:tcPr>
        <w:p w14:paraId="27356A85"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206871895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74428E3" w14:textId="113FEFB4" w:rsidR="009C7B00" w:rsidRPr="002B6EAB" w:rsidRDefault="009C7B00" w:rsidP="00967621">
              <w:pPr>
                <w:tabs>
                  <w:tab w:val="center" w:pos="4153"/>
                  <w:tab w:val="right" w:pos="8306"/>
                </w:tabs>
                <w:spacing w:before="0" w:after="0" w:line="240" w:lineRule="auto"/>
                <w:rPr>
                  <w:rFonts w:ascii="David" w:hAnsi="David"/>
                  <w:sz w:val="20"/>
                  <w:szCs w:val="20"/>
                  <w:rtl/>
                </w:rPr>
              </w:pPr>
              <w:del w:id="54" w:author="גרמן קגנובסקי" w:date="2022-02-06T12:49:00Z">
                <w:r w:rsidDel="007D0DD7">
                  <w:rPr>
                    <w:rFonts w:ascii="David" w:hAnsi="David" w:hint="cs"/>
                    <w:sz w:val="20"/>
                    <w:szCs w:val="20"/>
                  </w:rPr>
                  <w:delText>CONT-5-716</w:delText>
                </w:r>
              </w:del>
              <w:ins w:id="55" w:author="גרמן קגנובסקי" w:date="2022-02-06T12:49:00Z">
                <w:r>
                  <w:rPr>
                    <w:rFonts w:ascii="David" w:hAnsi="David" w:hint="cs"/>
                    <w:sz w:val="20"/>
                    <w:szCs w:val="20"/>
                  </w:rPr>
                  <w:t>CO</w:t>
                </w:r>
                <w:r>
                  <w:rPr>
                    <w:rFonts w:ascii="David" w:hAnsi="David" w:hint="cs"/>
                    <w:sz w:val="20"/>
                    <w:szCs w:val="20"/>
                    <w:rtl/>
                  </w:rPr>
                  <w:t>NT-10-2112</w:t>
                </w:r>
              </w:ins>
            </w:p>
          </w:tc>
        </w:sdtContent>
      </w:sdt>
    </w:tr>
    <w:tr w:rsidR="009C7B00" w:rsidRPr="002B6EAB" w14:paraId="0F60D1C9" w14:textId="77777777" w:rsidTr="00967621">
      <w:tc>
        <w:tcPr>
          <w:tcW w:w="810" w:type="dxa"/>
        </w:tcPr>
        <w:p w14:paraId="0EEAA6D4"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90999238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5B0ED45A" w14:textId="042861A4" w:rsidR="009C7B00" w:rsidRPr="002B6EAB" w:rsidRDefault="009C7B00" w:rsidP="00967621">
              <w:pPr>
                <w:tabs>
                  <w:tab w:val="center" w:pos="4153"/>
                  <w:tab w:val="right" w:pos="8306"/>
                </w:tabs>
                <w:spacing w:before="0" w:after="0" w:line="240" w:lineRule="auto"/>
                <w:rPr>
                  <w:rFonts w:ascii="David" w:hAnsi="David"/>
                  <w:color w:val="00B0F0"/>
                  <w:sz w:val="20"/>
                  <w:szCs w:val="20"/>
                  <w:rtl/>
                </w:rPr>
              </w:pPr>
              <w:ins w:id="56" w:author="גרמן קגנובסקי" w:date="2022-02-06T13:00:00Z">
                <w:r>
                  <w:rPr>
                    <w:rFonts w:ascii="David" w:hAnsi="David"/>
                    <w:color w:val="00B0F0"/>
                    <w:sz w:val="20"/>
                    <w:szCs w:val="20"/>
                    <w:rtl/>
                  </w:rPr>
                  <w:t>יצחק שטרן ושות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C7B00" w:rsidRPr="002B6EAB" w14:paraId="0C898194" w14:textId="77777777" w:rsidTr="00967621">
            <w:trPr>
              <w:trHeight w:val="201"/>
            </w:trPr>
            <w:tc>
              <w:tcPr>
                <w:tcW w:w="926" w:type="dxa"/>
              </w:tcPr>
              <w:p w14:paraId="62F56985"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59723974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BDDF193" w14:textId="3D38C18A" w:rsidR="009C7B00" w:rsidRPr="002B6EAB" w:rsidRDefault="009C7B00" w:rsidP="00967621">
                    <w:pPr>
                      <w:tabs>
                        <w:tab w:val="center" w:pos="4153"/>
                        <w:tab w:val="right" w:pos="8306"/>
                      </w:tabs>
                      <w:spacing w:before="0" w:after="0" w:line="240" w:lineRule="auto"/>
                      <w:ind w:left="1" w:hanging="1"/>
                      <w:rPr>
                        <w:rFonts w:ascii="David" w:hAnsi="David"/>
                        <w:color w:val="00B0F0"/>
                        <w:sz w:val="20"/>
                        <w:szCs w:val="20"/>
                        <w:rtl/>
                      </w:rPr>
                    </w:pPr>
                    <w:ins w:id="57" w:author="גרמן קגנובסקי" w:date="2022-02-06T12:50:00Z">
                      <w:r>
                        <w:rPr>
                          <w:rFonts w:ascii="David" w:hAnsi="David"/>
                          <w:color w:val="00B0F0"/>
                          <w:sz w:val="20"/>
                          <w:szCs w:val="20"/>
                          <w:rtl/>
                        </w:rPr>
                        <w:t>0.2</w:t>
                      </w:r>
                    </w:ins>
                  </w:p>
                </w:tc>
              </w:sdtContent>
            </w:sdt>
          </w:tr>
        </w:tbl>
        <w:p w14:paraId="123CB0E8"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233" w:type="dxa"/>
        </w:tcPr>
        <w:p w14:paraId="3D5B7937"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1044" w:type="dxa"/>
        </w:tcPr>
        <w:p w14:paraId="79461103"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10079EB9" w14:textId="1455B144" w:rsidR="009C7B00" w:rsidRPr="002B6EAB" w:rsidRDefault="009C7B00"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84301074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58" w:author="גרמן קגנובסקי" w:date="2022-02-06T12:50:00Z">
                <w:r>
                  <w:rPr>
                    <w:rFonts w:ascii="David" w:hAnsi="David"/>
                    <w:sz w:val="20"/>
                    <w:szCs w:val="20"/>
                    <w:rtl/>
                  </w:rPr>
                  <w:t>3;#</w:t>
                </w:r>
                <w:r>
                  <w:rPr>
                    <w:rFonts w:ascii="David" w:hAnsi="David"/>
                    <w:sz w:val="20"/>
                    <w:szCs w:val="20"/>
                  </w:rPr>
                  <w:t>Draft</w:t>
                </w:r>
              </w:ins>
            </w:sdtContent>
          </w:sdt>
        </w:p>
      </w:tc>
    </w:tr>
    <w:tr w:rsidR="009C7B00" w:rsidRPr="002B6EAB" w14:paraId="45EFC5B9" w14:textId="77777777" w:rsidTr="00967621">
      <w:trPr>
        <w:trHeight w:val="80"/>
      </w:trPr>
      <w:tc>
        <w:tcPr>
          <w:tcW w:w="810" w:type="dxa"/>
        </w:tcPr>
        <w:p w14:paraId="105CD6CD"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1646" w:type="dxa"/>
        </w:tcPr>
        <w:p w14:paraId="54A93496" w14:textId="77777777" w:rsidR="009C7B00" w:rsidRPr="002B6EAB" w:rsidRDefault="009C7B00"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7A534E95"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233" w:type="dxa"/>
        </w:tcPr>
        <w:p w14:paraId="68FAA024"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1044" w:type="dxa"/>
        </w:tcPr>
        <w:p w14:paraId="71DE6236"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c>
        <w:tcPr>
          <w:tcW w:w="1763" w:type="dxa"/>
        </w:tcPr>
        <w:p w14:paraId="7B6AA959" w14:textId="77777777" w:rsidR="009C7B00" w:rsidRPr="002B6EAB" w:rsidRDefault="009C7B00" w:rsidP="00967621">
          <w:pPr>
            <w:tabs>
              <w:tab w:val="center" w:pos="4153"/>
              <w:tab w:val="right" w:pos="8306"/>
            </w:tabs>
            <w:spacing w:before="0" w:after="0" w:line="240" w:lineRule="auto"/>
            <w:rPr>
              <w:rFonts w:ascii="David" w:hAnsi="David"/>
              <w:sz w:val="20"/>
              <w:szCs w:val="20"/>
              <w:rtl/>
            </w:rPr>
          </w:pPr>
        </w:p>
      </w:tc>
    </w:tr>
  </w:tbl>
  <w:p w14:paraId="1A8136EE" w14:textId="77777777" w:rsidR="009C7B00" w:rsidRDefault="009C7B00" w:rsidP="00CD183F">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C7B00" w:rsidRPr="003D5B2E" w14:paraId="627E154E" w14:textId="77777777" w:rsidTr="003D5B2E">
      <w:tc>
        <w:tcPr>
          <w:tcW w:w="810" w:type="dxa"/>
        </w:tcPr>
        <w:p w14:paraId="6717917B"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0E35008A" w14:textId="78A64970" w:rsidR="009C7B00" w:rsidRPr="003D5B2E" w:rsidRDefault="0035513A" w:rsidP="003D5B2E">
              <w:pPr>
                <w:tabs>
                  <w:tab w:val="center" w:pos="4153"/>
                  <w:tab w:val="right" w:pos="8306"/>
                </w:tabs>
                <w:spacing w:before="0" w:after="0" w:line="240" w:lineRule="auto"/>
                <w:rPr>
                  <w:rFonts w:ascii="David" w:hAnsi="David"/>
                  <w:color w:val="00B0F0"/>
                  <w:sz w:val="20"/>
                  <w:szCs w:val="20"/>
                  <w:rtl/>
                </w:rPr>
              </w:pPr>
              <w:ins w:id="88" w:author="גרמן קגנובסקי" w:date="2022-02-06T13:02:00Z">
                <w:r>
                  <w:rPr>
                    <w:rFonts w:ascii="David" w:hAnsi="David"/>
                    <w:color w:val="00B0F0"/>
                    <w:sz w:val="20"/>
                    <w:szCs w:val="20"/>
                    <w:rtl/>
                  </w:rPr>
                  <w:t>סביוני רעננה צפון</w:t>
                </w:r>
              </w:ins>
            </w:p>
          </w:tc>
        </w:sdtContent>
      </w:sdt>
      <w:tc>
        <w:tcPr>
          <w:tcW w:w="2810" w:type="dxa"/>
        </w:tcPr>
        <w:p w14:paraId="22627458"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קבלן ראשי כללי</w:t>
              </w:r>
            </w:sdtContent>
          </w:sdt>
        </w:p>
      </w:tc>
      <w:tc>
        <w:tcPr>
          <w:tcW w:w="233" w:type="dxa"/>
        </w:tcPr>
        <w:p w14:paraId="36160F03" w14:textId="77777777" w:rsidR="009C7B00" w:rsidRPr="003D5B2E" w:rsidRDefault="009C7B00" w:rsidP="003D5B2E">
          <w:pPr>
            <w:tabs>
              <w:tab w:val="center" w:pos="4153"/>
              <w:tab w:val="right" w:pos="8306"/>
            </w:tabs>
            <w:spacing w:before="0" w:after="0" w:line="240" w:lineRule="auto"/>
            <w:rPr>
              <w:rFonts w:ascii="David" w:hAnsi="David"/>
              <w:sz w:val="16"/>
              <w:szCs w:val="16"/>
              <w:rtl/>
            </w:rPr>
          </w:pPr>
        </w:p>
      </w:tc>
      <w:tc>
        <w:tcPr>
          <w:tcW w:w="1044" w:type="dxa"/>
        </w:tcPr>
        <w:p w14:paraId="074AC507"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A755656" w14:textId="6B637DB7" w:rsidR="009C7B00" w:rsidRPr="003D5B2E" w:rsidRDefault="009C7B00" w:rsidP="003D5B2E">
              <w:pPr>
                <w:tabs>
                  <w:tab w:val="center" w:pos="4153"/>
                  <w:tab w:val="right" w:pos="8306"/>
                </w:tabs>
                <w:spacing w:before="0" w:after="0" w:line="240" w:lineRule="auto"/>
                <w:rPr>
                  <w:rFonts w:ascii="David" w:hAnsi="David"/>
                  <w:sz w:val="20"/>
                  <w:szCs w:val="20"/>
                  <w:rtl/>
                </w:rPr>
              </w:pPr>
              <w:del w:id="89" w:author="גרמן קגנובסקי" w:date="2022-02-06T12:49:00Z">
                <w:r w:rsidDel="007D0DD7">
                  <w:rPr>
                    <w:rFonts w:ascii="David" w:hAnsi="David" w:hint="cs"/>
                    <w:sz w:val="20"/>
                    <w:szCs w:val="20"/>
                  </w:rPr>
                  <w:delText>CONT-5-716</w:delText>
                </w:r>
              </w:del>
              <w:ins w:id="90" w:author="גרמן קגנובסקי" w:date="2022-02-06T12:49:00Z">
                <w:r>
                  <w:rPr>
                    <w:rFonts w:ascii="David" w:hAnsi="David" w:hint="cs"/>
                    <w:sz w:val="20"/>
                    <w:szCs w:val="20"/>
                  </w:rPr>
                  <w:t>CO</w:t>
                </w:r>
                <w:r>
                  <w:rPr>
                    <w:rFonts w:ascii="David" w:hAnsi="David" w:hint="cs"/>
                    <w:sz w:val="20"/>
                    <w:szCs w:val="20"/>
                    <w:rtl/>
                  </w:rPr>
                  <w:t>NT-10-2112</w:t>
                </w:r>
              </w:ins>
            </w:p>
          </w:tc>
        </w:sdtContent>
      </w:sdt>
    </w:tr>
    <w:tr w:rsidR="009C7B00" w:rsidRPr="003D5B2E" w14:paraId="074FE59A" w14:textId="77777777" w:rsidTr="003D5B2E">
      <w:tc>
        <w:tcPr>
          <w:tcW w:w="810" w:type="dxa"/>
        </w:tcPr>
        <w:p w14:paraId="1A04390A"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2F0CF718" w14:textId="48B44D1C" w:rsidR="009C7B00" w:rsidRPr="003D5B2E" w:rsidRDefault="009C7B00" w:rsidP="003D5B2E">
              <w:pPr>
                <w:tabs>
                  <w:tab w:val="center" w:pos="4153"/>
                  <w:tab w:val="right" w:pos="8306"/>
                </w:tabs>
                <w:spacing w:before="0" w:after="0" w:line="240" w:lineRule="auto"/>
                <w:rPr>
                  <w:rFonts w:ascii="David" w:hAnsi="David"/>
                  <w:color w:val="00B0F0"/>
                  <w:sz w:val="20"/>
                  <w:szCs w:val="20"/>
                  <w:rtl/>
                </w:rPr>
              </w:pPr>
              <w:ins w:id="91" w:author="גרמן קגנובסקי" w:date="2022-02-06T13:00:00Z">
                <w:r>
                  <w:rPr>
                    <w:rFonts w:ascii="David" w:hAnsi="David"/>
                    <w:color w:val="00B0F0"/>
                    <w:sz w:val="20"/>
                    <w:szCs w:val="20"/>
                    <w:rtl/>
                  </w:rPr>
                  <w:t>יצחק שטרן ושות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C7B00" w:rsidRPr="003D5B2E" w14:paraId="09764CB4" w14:textId="77777777" w:rsidTr="00E56613">
            <w:trPr>
              <w:trHeight w:val="201"/>
            </w:trPr>
            <w:tc>
              <w:tcPr>
                <w:tcW w:w="926" w:type="dxa"/>
              </w:tcPr>
              <w:p w14:paraId="1F7031FB"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E3A30FE" w14:textId="7BE77677" w:rsidR="009C7B00" w:rsidRPr="003D5B2E" w:rsidRDefault="009C7B00" w:rsidP="003D5B2E">
                    <w:pPr>
                      <w:tabs>
                        <w:tab w:val="center" w:pos="4153"/>
                        <w:tab w:val="right" w:pos="8306"/>
                      </w:tabs>
                      <w:spacing w:before="0" w:after="0" w:line="240" w:lineRule="auto"/>
                      <w:ind w:left="1" w:hanging="1"/>
                      <w:rPr>
                        <w:rFonts w:ascii="David" w:hAnsi="David"/>
                        <w:color w:val="00B0F0"/>
                        <w:sz w:val="20"/>
                        <w:szCs w:val="20"/>
                        <w:rtl/>
                      </w:rPr>
                    </w:pPr>
                    <w:ins w:id="92" w:author="גרמן קגנובסקי" w:date="2022-02-06T12:50:00Z">
                      <w:r>
                        <w:rPr>
                          <w:rFonts w:ascii="David" w:hAnsi="David"/>
                          <w:color w:val="00B0F0"/>
                          <w:sz w:val="20"/>
                          <w:szCs w:val="20"/>
                          <w:rtl/>
                        </w:rPr>
                        <w:t>0.2</w:t>
                      </w:r>
                    </w:ins>
                  </w:p>
                </w:tc>
              </w:sdtContent>
            </w:sdt>
          </w:tr>
        </w:tbl>
        <w:p w14:paraId="1A69535C"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233" w:type="dxa"/>
        </w:tcPr>
        <w:p w14:paraId="55AFAC37"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1044" w:type="dxa"/>
        </w:tcPr>
        <w:p w14:paraId="4F6E91DF"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5FDEF452" w14:textId="20DE52A5" w:rsidR="009C7B00" w:rsidRPr="003D5B2E" w:rsidRDefault="009C7B00"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93" w:author="גרמן קגנובסקי" w:date="2022-02-06T12:50:00Z">
                <w:r>
                  <w:rPr>
                    <w:rFonts w:ascii="David" w:hAnsi="David"/>
                    <w:sz w:val="20"/>
                    <w:szCs w:val="20"/>
                    <w:rtl/>
                  </w:rPr>
                  <w:t>3;#</w:t>
                </w:r>
                <w:r>
                  <w:rPr>
                    <w:rFonts w:ascii="David" w:hAnsi="David"/>
                    <w:sz w:val="20"/>
                    <w:szCs w:val="20"/>
                  </w:rPr>
                  <w:t>Draft</w:t>
                </w:r>
              </w:ins>
            </w:sdtContent>
          </w:sdt>
        </w:p>
      </w:tc>
    </w:tr>
    <w:tr w:rsidR="009C7B00" w:rsidRPr="003D5B2E" w14:paraId="74146DDA" w14:textId="77777777" w:rsidTr="003D5B2E">
      <w:trPr>
        <w:trHeight w:val="80"/>
      </w:trPr>
      <w:tc>
        <w:tcPr>
          <w:tcW w:w="810" w:type="dxa"/>
        </w:tcPr>
        <w:p w14:paraId="1F28096F"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1646" w:type="dxa"/>
        </w:tcPr>
        <w:p w14:paraId="5DFE9B8C" w14:textId="77777777" w:rsidR="009C7B00" w:rsidRPr="003D5B2E" w:rsidRDefault="009C7B00"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BA23ADB"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233" w:type="dxa"/>
        </w:tcPr>
        <w:p w14:paraId="69B893BC"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1044" w:type="dxa"/>
        </w:tcPr>
        <w:p w14:paraId="69088BA1"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c>
        <w:tcPr>
          <w:tcW w:w="1763" w:type="dxa"/>
        </w:tcPr>
        <w:p w14:paraId="07E194C1" w14:textId="77777777" w:rsidR="009C7B00" w:rsidRPr="003D5B2E" w:rsidRDefault="009C7B00" w:rsidP="003D5B2E">
          <w:pPr>
            <w:tabs>
              <w:tab w:val="center" w:pos="4153"/>
              <w:tab w:val="right" w:pos="8306"/>
            </w:tabs>
            <w:spacing w:before="0" w:after="0" w:line="240" w:lineRule="auto"/>
            <w:rPr>
              <w:rFonts w:ascii="David" w:hAnsi="David"/>
              <w:sz w:val="20"/>
              <w:szCs w:val="20"/>
              <w:rtl/>
            </w:rPr>
          </w:pPr>
        </w:p>
      </w:tc>
    </w:tr>
  </w:tbl>
  <w:p w14:paraId="4EC737CF" w14:textId="77777777" w:rsidR="009C7B00" w:rsidRPr="003D5B2E" w:rsidRDefault="009C7B00"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F9376" w14:textId="77777777" w:rsidR="009C7B00" w:rsidRDefault="009C7B00" w:rsidP="00AF234B">
      <w:pPr>
        <w:spacing w:before="0" w:after="0" w:line="240" w:lineRule="auto"/>
      </w:pPr>
      <w:r>
        <w:separator/>
      </w:r>
    </w:p>
  </w:footnote>
  <w:footnote w:type="continuationSeparator" w:id="0">
    <w:p w14:paraId="4DD85CA0" w14:textId="77777777" w:rsidR="009C7B00" w:rsidRDefault="009C7B00" w:rsidP="00AF234B">
      <w:pPr>
        <w:spacing w:before="0" w:after="0" w:line="240" w:lineRule="auto"/>
      </w:pPr>
      <w:r>
        <w:continuationSeparator/>
      </w:r>
    </w:p>
  </w:footnote>
  <w:footnote w:type="continuationNotice" w:id="1">
    <w:p w14:paraId="6F20A7D9" w14:textId="77777777" w:rsidR="009C7B00" w:rsidRDefault="009C7B0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E52F3" w14:textId="77777777" w:rsidR="009C7B00" w:rsidRDefault="009C7B00" w:rsidP="00E56613">
    <w:pPr>
      <w:pStyle w:val="Header"/>
      <w:framePr w:wrap="around" w:vAnchor="text" w:h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70E68E" w14:textId="77777777" w:rsidR="009C7B00" w:rsidRDefault="009C7B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2C6228" w14:textId="77777777" w:rsidR="009C7B00" w:rsidRDefault="009C7B00"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2B1AF2BF" w14:textId="77777777" w:rsidR="009C7B00" w:rsidRDefault="009C7B00" w:rsidP="00CF334C">
        <w:pPr>
          <w:pStyle w:val="Header"/>
          <w:jc w:val="center"/>
        </w:pPr>
        <w:r>
          <w:fldChar w:fldCharType="begin"/>
        </w:r>
        <w:r>
          <w:instrText xml:space="preserve"> PAGE   \* MERGEFORMAT </w:instrText>
        </w:r>
        <w:r>
          <w:fldChar w:fldCharType="separate"/>
        </w:r>
        <w:r w:rsidR="00F17575">
          <w:rPr>
            <w:noProof/>
            <w:rtl/>
          </w:rPr>
          <w:t>121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15:restartNumberingAfterBreak="0">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5"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6"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8" w15:restartNumberingAfterBreak="0">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19"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26" w15:restartNumberingAfterBreak="0">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29" w15:restartNumberingAfterBreak="0">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1"/>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10"/>
  </w:num>
  <w:num w:numId="24">
    <w:abstractNumId w:val="13"/>
  </w:num>
  <w:num w:numId="25">
    <w:abstractNumId w:val="29"/>
  </w:num>
  <w:num w:numId="26">
    <w:abstractNumId w:val="8"/>
  </w:num>
  <w:num w:numId="27">
    <w:abstractNumId w:val="7"/>
  </w:num>
  <w:num w:numId="28">
    <w:abstractNumId w:val="5"/>
  </w:num>
  <w:num w:numId="29">
    <w:abstractNumId w:val="26"/>
  </w:num>
  <w:num w:numId="30">
    <w:abstractNumId w:val="3"/>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יה קאירי">
    <w15:presenceInfo w15:providerId="AD" w15:userId="S-1-5-21-1915107579-1707952165-794563710-13577"/>
  </w15:person>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40EDB"/>
    <w:rsid w:val="000525E5"/>
    <w:rsid w:val="000925B9"/>
    <w:rsid w:val="000F5BD1"/>
    <w:rsid w:val="00110BDC"/>
    <w:rsid w:val="00134C85"/>
    <w:rsid w:val="00152923"/>
    <w:rsid w:val="001607C8"/>
    <w:rsid w:val="0016188F"/>
    <w:rsid w:val="00165E87"/>
    <w:rsid w:val="001A0C3C"/>
    <w:rsid w:val="001A64F5"/>
    <w:rsid w:val="001A69D5"/>
    <w:rsid w:val="001B14FD"/>
    <w:rsid w:val="001F50AB"/>
    <w:rsid w:val="00201F06"/>
    <w:rsid w:val="00214ACF"/>
    <w:rsid w:val="00237720"/>
    <w:rsid w:val="00345EDB"/>
    <w:rsid w:val="0035513A"/>
    <w:rsid w:val="0037469F"/>
    <w:rsid w:val="00377752"/>
    <w:rsid w:val="0038219B"/>
    <w:rsid w:val="003B5FE4"/>
    <w:rsid w:val="003C30D7"/>
    <w:rsid w:val="003D5B2E"/>
    <w:rsid w:val="003D6BC6"/>
    <w:rsid w:val="00436BCE"/>
    <w:rsid w:val="00436E45"/>
    <w:rsid w:val="00450CD1"/>
    <w:rsid w:val="0047052D"/>
    <w:rsid w:val="004739EA"/>
    <w:rsid w:val="004809D5"/>
    <w:rsid w:val="004A28B6"/>
    <w:rsid w:val="004A3746"/>
    <w:rsid w:val="004A6E07"/>
    <w:rsid w:val="004C5851"/>
    <w:rsid w:val="005047EF"/>
    <w:rsid w:val="00552E11"/>
    <w:rsid w:val="00553FFB"/>
    <w:rsid w:val="00593DF5"/>
    <w:rsid w:val="0059524A"/>
    <w:rsid w:val="005C5D10"/>
    <w:rsid w:val="00641007"/>
    <w:rsid w:val="006503BD"/>
    <w:rsid w:val="00666119"/>
    <w:rsid w:val="00686F0A"/>
    <w:rsid w:val="006D2176"/>
    <w:rsid w:val="0072103C"/>
    <w:rsid w:val="007356E8"/>
    <w:rsid w:val="00762722"/>
    <w:rsid w:val="00776496"/>
    <w:rsid w:val="007A2932"/>
    <w:rsid w:val="007A2B62"/>
    <w:rsid w:val="007A4D95"/>
    <w:rsid w:val="007C2BCD"/>
    <w:rsid w:val="007C2C6F"/>
    <w:rsid w:val="007D0DD7"/>
    <w:rsid w:val="007E46A2"/>
    <w:rsid w:val="00833094"/>
    <w:rsid w:val="00865F43"/>
    <w:rsid w:val="00876FA7"/>
    <w:rsid w:val="008B0ACF"/>
    <w:rsid w:val="008C64C6"/>
    <w:rsid w:val="008F1370"/>
    <w:rsid w:val="00913564"/>
    <w:rsid w:val="00936C35"/>
    <w:rsid w:val="00942177"/>
    <w:rsid w:val="00967621"/>
    <w:rsid w:val="009B30C2"/>
    <w:rsid w:val="009C7B00"/>
    <w:rsid w:val="009E72B8"/>
    <w:rsid w:val="00A06D7B"/>
    <w:rsid w:val="00A42271"/>
    <w:rsid w:val="00AB1B89"/>
    <w:rsid w:val="00AC04FE"/>
    <w:rsid w:val="00AD35D2"/>
    <w:rsid w:val="00AF234B"/>
    <w:rsid w:val="00BD72C4"/>
    <w:rsid w:val="00BE17B4"/>
    <w:rsid w:val="00C24089"/>
    <w:rsid w:val="00C96B78"/>
    <w:rsid w:val="00CA65CB"/>
    <w:rsid w:val="00CC5444"/>
    <w:rsid w:val="00CD183F"/>
    <w:rsid w:val="00CD6E5A"/>
    <w:rsid w:val="00CE0A1F"/>
    <w:rsid w:val="00CE1CB0"/>
    <w:rsid w:val="00CF334C"/>
    <w:rsid w:val="00CF7A18"/>
    <w:rsid w:val="00D032EF"/>
    <w:rsid w:val="00D13DF9"/>
    <w:rsid w:val="00D1726F"/>
    <w:rsid w:val="00D30251"/>
    <w:rsid w:val="00D30522"/>
    <w:rsid w:val="00D61873"/>
    <w:rsid w:val="00D904AB"/>
    <w:rsid w:val="00DC3D24"/>
    <w:rsid w:val="00DC5FD7"/>
    <w:rsid w:val="00DD032F"/>
    <w:rsid w:val="00DE118F"/>
    <w:rsid w:val="00E56613"/>
    <w:rsid w:val="00E679C7"/>
    <w:rsid w:val="00E74841"/>
    <w:rsid w:val="00EB50C8"/>
    <w:rsid w:val="00EC37B6"/>
    <w:rsid w:val="00ED380F"/>
    <w:rsid w:val="00EF43A0"/>
    <w:rsid w:val="00F17575"/>
    <w:rsid w:val="00F239A0"/>
    <w:rsid w:val="00F77C53"/>
    <w:rsid w:val="00F865A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4:docId w14:val="5FECE35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Heading9">
    <w:name w:val="heading 9"/>
    <w:basedOn w:val="Normal"/>
    <w:next w:val="Normal"/>
    <w:link w:val="Heading9Char"/>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0">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1">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2">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rsid w:val="00E56613"/>
    <w:rPr>
      <w:rFonts w:ascii="Arial" w:eastAsia="Times New Roman" w:hAnsi="Arial" w:cs="Arial"/>
    </w:rPr>
  </w:style>
  <w:style w:type="numbering" w:customStyle="1" w:styleId="12">
    <w:name w:val="ללא רשימה1"/>
    <w:next w:val="NoList"/>
    <w:semiHidden/>
    <w:rsid w:val="00E56613"/>
  </w:style>
  <w:style w:type="paragraph" w:customStyle="1" w:styleId="Header3">
    <w:name w:val="Header3"/>
    <w:basedOn w:val="Normal"/>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BodyText3">
    <w:name w:val="Body Text 3"/>
    <w:basedOn w:val="Normal"/>
    <w:link w:val="BodyText3Char"/>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rsid w:val="00E56613"/>
    <w:rPr>
      <w:rFonts w:ascii="Times New Roman" w:eastAsia="Times New Roman" w:hAnsi="Times New Roman" w:cs="David"/>
      <w:sz w:val="20"/>
      <w:szCs w:val="24"/>
    </w:rPr>
  </w:style>
  <w:style w:type="paragraph" w:styleId="Subtitle">
    <w:name w:val="Subtitle"/>
    <w:basedOn w:val="Normal"/>
    <w:link w:val="SubtitleChar"/>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rsid w:val="00E56613"/>
    <w:rPr>
      <w:rFonts w:ascii="Times New Roman" w:eastAsia="Times New Roman" w:hAnsi="Times New Roman" w:cs="David"/>
      <w:b/>
      <w:bCs/>
      <w:sz w:val="25"/>
      <w:szCs w:val="25"/>
    </w:rPr>
  </w:style>
  <w:style w:type="paragraph" w:customStyle="1" w:styleId="level1">
    <w:name w:val="level1"/>
    <w:basedOn w:val="Normal"/>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3">
    <w:name w:val="כניסה בגוף טקסט1"/>
    <w:basedOn w:val="Normal"/>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Normal"/>
    <w:rsid w:val="00E56613"/>
    <w:pPr>
      <w:bidi w:val="0"/>
      <w:spacing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BodyTextIndentChar">
    <w:name w:val="Body Text Indent Char"/>
    <w:basedOn w:val="DefaultParagraphFont"/>
    <w:link w:val="BodyTextIndent"/>
    <w:rsid w:val="00E56613"/>
    <w:rPr>
      <w:rFonts w:ascii="Times New Roman" w:eastAsia="Times New Roman" w:hAnsi="Times New Roman" w:cs="David"/>
      <w:sz w:val="26"/>
      <w:szCs w:val="26"/>
    </w:rPr>
  </w:style>
  <w:style w:type="paragraph" w:customStyle="1" w:styleId="Normal1">
    <w:name w:val="Normal 1"/>
    <w:basedOn w:val="Normal"/>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4">
    <w:name w:val="ממסופר1"/>
    <w:basedOn w:val="Normal"/>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3">
    <w:name w:val="תוכן הפקס"/>
    <w:rsid w:val="00E56613"/>
    <w:rPr>
      <w:rFonts w:cs="Times New Roman"/>
    </w:rPr>
  </w:style>
  <w:style w:type="paragraph" w:styleId="CommentText">
    <w:name w:val="annotation text"/>
    <w:basedOn w:val="Normal"/>
    <w:link w:val="CommentTextChar"/>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CommentTextChar">
    <w:name w:val="Comment Text Char"/>
    <w:basedOn w:val="DefaultParagraphFont"/>
    <w:link w:val="CommentText"/>
    <w:semiHidden/>
    <w:rsid w:val="00E56613"/>
    <w:rPr>
      <w:rFonts w:ascii="Times New Roman" w:eastAsia="Times New Roman" w:hAnsi="Times New Roman" w:cs="David"/>
      <w:sz w:val="20"/>
      <w:szCs w:val="20"/>
    </w:rPr>
  </w:style>
  <w:style w:type="paragraph" w:styleId="CommentSubject">
    <w:name w:val="annotation subject"/>
    <w:basedOn w:val="CommentText"/>
    <w:next w:val="CommentText"/>
    <w:link w:val="CommentSubjectChar"/>
    <w:semiHidden/>
    <w:rsid w:val="00E56613"/>
    <w:rPr>
      <w:b/>
      <w:bCs/>
    </w:rPr>
  </w:style>
  <w:style w:type="character" w:customStyle="1" w:styleId="CommentSubjectChar">
    <w:name w:val="Comment Subject Char"/>
    <w:basedOn w:val="CommentTextChar"/>
    <w:link w:val="CommentSubject"/>
    <w:semiHidden/>
    <w:rsid w:val="00E56613"/>
    <w:rPr>
      <w:rFonts w:ascii="Times New Roman" w:eastAsia="Times New Roman" w:hAnsi="Times New Roman" w:cs="David"/>
      <w:b/>
      <w:bCs/>
      <w:sz w:val="20"/>
      <w:szCs w:val="20"/>
    </w:rPr>
  </w:style>
  <w:style w:type="paragraph" w:customStyle="1" w:styleId="15">
    <w:name w:val="פיסקת רשימה1"/>
    <w:basedOn w:val="Normal"/>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Normal"/>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Normal"/>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
    <w:name w:val="רשת טבלה2"/>
    <w:basedOn w:val="TableNormal"/>
    <w:next w:val="TableGrid"/>
    <w:rsid w:val="00E56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CommentReference">
    <w:name w:val="annotation reference"/>
    <w:rsid w:val="00E56613"/>
    <w:rPr>
      <w:sz w:val="16"/>
      <w:szCs w:val="16"/>
    </w:rPr>
  </w:style>
  <w:style w:type="paragraph" w:customStyle="1" w:styleId="big-header">
    <w:name w:val="big-header"/>
    <w:basedOn w:val="Normal"/>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Normal"/>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DefaultParagraphFont"/>
    <w:rsid w:val="0002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23" Type="http://schemas.microsoft.com/office/2011/relationships/people" Target="people.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5.emf"/><Relationship Id="rId22" Type="http://schemas.openxmlformats.org/officeDocument/2006/relationships/fontTable" Target="fontTable.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PlaceholderText"/>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PlaceholderText"/>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PlaceholderText"/>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PlaceholderText"/>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PlaceholderText"/>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PlaceholderText"/>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PlaceholderText"/>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PlaceholderText"/>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PlaceholderText"/>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PlaceholderText"/>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PlaceholderText"/>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PlaceholderText"/>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PlaceholderText"/>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PlaceholderText"/>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PlaceholderText"/>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PlaceholderText"/>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PlaceholderText"/>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PlaceholderText"/>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PlaceholderText"/>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PlaceholderText"/>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PlaceholderText"/>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PlaceholderText"/>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PlaceholderText"/>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PlaceholderText"/>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PlaceholderText"/>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PlaceholderText"/>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PlaceholderText"/>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PlaceholderText"/>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PlaceholderText"/>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PlaceholderText"/>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PlaceholderText"/>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PlaceholderText"/>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PlaceholderText"/>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PlaceholderText"/>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PlaceholderText"/>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PlaceholderText"/>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PlaceholderText"/>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PlaceholderText"/>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PlaceholderText"/>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PlaceholderText"/>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PlaceholderText"/>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PlaceholderText"/>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PlaceholderText"/>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PlaceholderText"/>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PlaceholderText"/>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PlaceholderText"/>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PlaceholderText"/>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PlaceholderText"/>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PlaceholderText"/>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PlaceholderText"/>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PlaceholderText"/>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PlaceholderText"/>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PlaceholderText"/>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PlaceholderText"/>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PlaceholderText"/>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PlaceholderText"/>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PlaceholderText"/>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PlaceholderText"/>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PlaceholderText"/>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PlaceholderText"/>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PlaceholderText"/>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PlaceholderText"/>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PlaceholderText"/>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PlaceholderText"/>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51BB0"/>
    <w:rsid w:val="001547DC"/>
    <w:rsid w:val="002B6FF2"/>
    <w:rsid w:val="0032380B"/>
    <w:rsid w:val="003C671A"/>
    <w:rsid w:val="004861AC"/>
    <w:rsid w:val="004E4E37"/>
    <w:rsid w:val="005F169F"/>
    <w:rsid w:val="00657539"/>
    <w:rsid w:val="006865A5"/>
    <w:rsid w:val="006F4F3E"/>
    <w:rsid w:val="007401A6"/>
    <w:rsid w:val="007A5198"/>
    <w:rsid w:val="009837A9"/>
    <w:rsid w:val="00AB74EE"/>
    <w:rsid w:val="00B12807"/>
    <w:rsid w:val="00BA1EE0"/>
    <w:rsid w:val="00BB6840"/>
    <w:rsid w:val="00CF2645"/>
    <w:rsid w:val="00F14AA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69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BA9B1B7D-6B96-4F1A-B869-8BD0F5CDB5DD}"/>
</file>

<file path=customXml/itemProps4.xml><?xml version="1.0" encoding="utf-8"?>
<ds:datastoreItem xmlns:ds="http://schemas.openxmlformats.org/officeDocument/2006/customXml" ds:itemID="{0DD2215F-5963-45AB-AAAB-AA53ED9E8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72F6F3-9795-44E3-AD02-AC90AAA6128D}">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9967</TotalTime>
  <Pages>140</Pages>
  <Words>41844</Words>
  <Characters>209223</Characters>
  <Application>Microsoft Office Word</Application>
  <DocSecurity>0</DocSecurity>
  <Lines>1743</Lines>
  <Paragraphs>501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250566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7</cp:revision>
  <dcterms:created xsi:type="dcterms:W3CDTF">2021-08-26T10:08:00Z</dcterms:created>
  <dcterms:modified xsi:type="dcterms:W3CDTF">2022-02-06T11:07:00Z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5b5ec6c7-8dfb-490f-bc07-aa37a789da5d</vt:lpwstr>
  </property>
</Properties>
</file>