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59DF1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CF273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20C1A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B2C90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D656A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BC700F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C7DA5D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i/>
          <w:iCs/>
          <w:noProof/>
          <w:sz w:val="24"/>
          <w:szCs w:val="24"/>
        </w:rPr>
        <w:drawing>
          <wp:inline distT="0" distB="0" distL="0" distR="0" wp14:anchorId="27D1CA9D" wp14:editId="3656B7F0">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B50820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A98F43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DF0D73"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13B237"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A8E616"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8FA871"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3DD7B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חוזה יועץ אקוסטיקה</w:t>
      </w:r>
    </w:p>
    <w:p w14:paraId="298920E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BF47A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2DC64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1CC3D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913F4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36827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37844A"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7DAF74E" w14:textId="77777777" w:rsidR="003C30D7" w:rsidRPr="00B27B4C" w:rsidRDefault="00637461"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גרמן קגנובסקי" w:date="2020-12-22T17:27:00Z">
            <w:r>
              <w:rPr>
                <w:rFonts w:ascii="Times New Roman" w:eastAsia="Times New Roman" w:hAnsi="Times New Roman" w:cs="David"/>
                <w:bCs/>
                <w:sz w:val="32"/>
                <w:szCs w:val="32"/>
                <w:u w:val="single"/>
                <w:rtl/>
                <w:lang w:eastAsia="he-IL"/>
              </w:rPr>
              <w:t xml:space="preserve">סביוני רעננה </w:t>
            </w:r>
          </w:ins>
        </w:p>
      </w:sdtContent>
    </w:sdt>
    <w:p w14:paraId="664E3ECE"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2CC4C03" w14:textId="77777777" w:rsidR="003C30D7" w:rsidRPr="00B27B4C" w:rsidRDefault="00637461"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גרמן קגנובסקי" w:date="2020-12-22T17:28:00Z">
            <w:r>
              <w:rPr>
                <w:rFonts w:ascii="Times New Roman" w:eastAsia="Times New Roman" w:hAnsi="Times New Roman" w:cs="David"/>
                <w:bCs/>
                <w:sz w:val="32"/>
                <w:szCs w:val="32"/>
                <w:u w:val="single"/>
                <w:rtl/>
                <w:lang w:eastAsia="he-IL"/>
              </w:rPr>
              <w:t xml:space="preserve">רעננה </w:t>
            </w:r>
          </w:ins>
        </w:p>
      </w:sdtContent>
    </w:sdt>
    <w:p w14:paraId="528CED80"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801C3F"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C8611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40D49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298C8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0052A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6EF0E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1CEF3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12D3C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5319E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14F3D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DAE81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07105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0B1D8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7936F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3E509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A56C0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2DCF2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704AF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F8594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86663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0D23C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2164A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20183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4DC7E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F9CAA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E0EA5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8B254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2229E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AE483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15B3A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9A2506"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sidR="000F5BD1">
        <w:rPr>
          <w:rFonts w:ascii="Times New Roman" w:eastAsia="Times New Roman" w:hAnsi="Times New Roman" w:cs="David" w:hint="cs"/>
          <w:bCs/>
          <w:i/>
          <w:iCs/>
          <w:sz w:val="32"/>
          <w:szCs w:val="32"/>
          <w:u w:val="single"/>
          <w:rtl/>
          <w:lang w:eastAsia="he-IL"/>
        </w:rPr>
        <w:t xml:space="preserve"> </w:t>
      </w:r>
      <w:r w:rsidR="000F5BD1" w:rsidRPr="00776496">
        <w:rPr>
          <w:rFonts w:ascii="Times New Roman" w:eastAsia="Times New Roman" w:hAnsi="Times New Roman" w:cs="David" w:hint="cs"/>
          <w:bCs/>
          <w:sz w:val="32"/>
          <w:szCs w:val="32"/>
          <w:u w:val="single"/>
          <w:rtl/>
          <w:lang w:eastAsia="he-IL"/>
        </w:rPr>
        <w:t>אקוסטיקה</w:t>
      </w:r>
    </w:p>
    <w:p w14:paraId="198B2DB9"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0B65E42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7DAD126061D047E2B25F3BCF3A7171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C30D7">
            <w:rPr>
              <w:rStyle w:val="AutoFieldsChar"/>
              <w:color w:val="00B0F0"/>
              <w:rtl/>
            </w:rPr>
            <w:t>[תאריך חתימת חוזה]</w:t>
          </w:r>
        </w:sdtContent>
      </w:sdt>
    </w:p>
    <w:p w14:paraId="5EEF879C" w14:textId="77777777" w:rsidR="00776496" w:rsidRPr="00776496"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26324FC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32B528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0A82C0" w14:textId="77777777" w:rsidR="00776496" w:rsidRPr="00776496"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0977014F181400BBD6654B27E03DF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0E46DB17" w14:textId="3CF06549" w:rsidR="00776496" w:rsidRPr="00776496" w:rsidRDefault="00962261" w:rsidP="00776496">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גרמן קגנובסקי" w:date="2021-01-13T16:13:00Z">
            <w:r>
              <w:rPr>
                <w:rFonts w:ascii="Times New Roman" w:eastAsia="Times New Roman" w:hAnsi="Times New Roman" w:cs="David"/>
                <w:color w:val="800080"/>
                <w:sz w:val="24"/>
                <w:szCs w:val="24"/>
                <w:rtl/>
              </w:rP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ins>
        </w:p>
      </w:sdtContent>
    </w:sdt>
    <w:p w14:paraId="4F4FC4F1"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4243253F"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24F8B79B"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4A8875A"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005D83E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46CDD4280F5E4534A56013B5158263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E9AFB3C" w14:textId="67FC86BB" w:rsidR="00776496" w:rsidRPr="00776496" w:rsidRDefault="00637461" w:rsidP="00962261">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del w:id="3" w:author="גרמן קגנובסקי" w:date="2021-01-13T16:13:00Z">
            <w:r w:rsidDel="00962261">
              <w:rPr>
                <w:rFonts w:ascii="Times New Roman" w:eastAsia="Times New Roman" w:hAnsi="Times New Roman" w:cs="David"/>
                <w:color w:val="800080"/>
                <w:sz w:val="24"/>
                <w:szCs w:val="24"/>
                <w:rtl/>
              </w:rPr>
              <w:br/>
            </w:r>
          </w:del>
          <w:ins w:id="4" w:author="גרמן קגנובסקי" w:date="2021-01-13T16:13:00Z">
            <w:r w:rsidR="00962261">
              <w:rPr>
                <w:rFonts w:ascii="Times New Roman" w:eastAsia="Times New Roman" w:hAnsi="Times New Roman" w:cs="David"/>
                <w:color w:val="800080"/>
                <w:sz w:val="24"/>
                <w:szCs w:val="24"/>
                <w:rtl/>
              </w:rPr>
              <w:t>מ.ג יועצים לאקוסטיקה בע"מ</w:t>
            </w:r>
            <w:r w:rsidR="00962261">
              <w:rPr>
                <w:rFonts w:ascii="Times New Roman" w:eastAsia="Times New Roman" w:hAnsi="Times New Roman" w:cs="David"/>
                <w:color w:val="800080"/>
                <w:sz w:val="24"/>
                <w:szCs w:val="24"/>
                <w:rtl/>
              </w:rPr>
              <w:br/>
            </w:r>
          </w:ins>
          <w:ins w:id="5" w:author="גרמן קגנובסקי" w:date="2021-01-17T15:37:00Z">
            <w:r w:rsidR="00962261">
              <w:rPr>
                <w:rFonts w:ascii="Times New Roman" w:eastAsia="Times New Roman" w:hAnsi="Times New Roman" w:cs="David" w:hint="cs"/>
                <w:color w:val="800080"/>
                <w:sz w:val="24"/>
                <w:szCs w:val="24"/>
                <w:rtl/>
              </w:rPr>
              <w:t>השופטים 1</w:t>
            </w:r>
          </w:ins>
          <w:ins w:id="6" w:author="גרמן קגנובסקי" w:date="2021-01-13T16:13:00Z">
            <w:r w:rsidR="00962261">
              <w:rPr>
                <w:rFonts w:ascii="Times New Roman" w:eastAsia="Times New Roman" w:hAnsi="Times New Roman" w:cs="David"/>
                <w:color w:val="800080"/>
                <w:sz w:val="24"/>
                <w:szCs w:val="24"/>
                <w:rtl/>
              </w:rPr>
              <w:t xml:space="preserve"> הרצליה</w:t>
            </w:r>
            <w:r w:rsidR="00962261">
              <w:rPr>
                <w:rFonts w:ascii="Times New Roman" w:eastAsia="Times New Roman" w:hAnsi="Times New Roman" w:cs="David"/>
                <w:color w:val="800080"/>
                <w:sz w:val="24"/>
                <w:szCs w:val="24"/>
                <w:rtl/>
              </w:rPr>
              <w:br/>
              <w:t>ח.פ. 51069421</w:t>
            </w:r>
            <w:r w:rsidR="00962261">
              <w:rPr>
                <w:rFonts w:ascii="Times New Roman" w:eastAsia="Times New Roman" w:hAnsi="Times New Roman" w:cs="David"/>
                <w:color w:val="800080"/>
                <w:sz w:val="24"/>
                <w:szCs w:val="24"/>
                <w:rtl/>
              </w:rPr>
              <w:br/>
            </w:r>
          </w:ins>
        </w:p>
      </w:sdtContent>
    </w:sdt>
    <w:p w14:paraId="3AA4E200"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627EDA83"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3791BC7E"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CF8ECA3" w14:textId="77777777" w:rsidR="00776496" w:rsidRPr="00776496"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249B1244" w14:textId="77777777" w:rsidR="00776496" w:rsidRPr="00776496"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lastRenderedPageBreak/>
        <w:t>לפיכך הותנה והוסכם בין הצדדים כדלקמן:</w:t>
      </w:r>
    </w:p>
    <w:p w14:paraId="6C1887A7"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0419006A" w14:textId="77777777" w:rsidR="00776496" w:rsidRPr="00776496"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4E31A7F7"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205972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0B85A17F"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0913A3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7E720DF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788F98D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7E79313"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4A021C70"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E09DB0A"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6B24ED1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2A9739D"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39C50E19"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7BABA89"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שירותי</w:t>
      </w:r>
    </w:p>
    <w:p w14:paraId="3193085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70B4B58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5FA4921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84A5F7"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6DFBE0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89454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7D341DA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36317A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B8EC56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4F3887B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46BB5C42"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1CCF3595"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הוראה של רשות מוסמכת בתוקף סמכותה על פי הדין.</w:t>
      </w:r>
    </w:p>
    <w:p w14:paraId="5447544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F799FC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07F4848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4A8C9E4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FA02FCF"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0F56C5E9"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0EF3277B"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13E5721"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6FA13E5D"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17E26A87"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41D7084"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58726FFD"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393F164D"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44475633"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7FC2AE47"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6AA4CC22"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lastRenderedPageBreak/>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4F381562"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599330F"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14893D9"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רשימת התכניות והמסמכים שעל היועץ להנפיק.</w:t>
      </w:r>
    </w:p>
    <w:p w14:paraId="685CDE05"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4DBE5F20" w14:textId="77777777" w:rsidR="00776496" w:rsidRPr="00776496"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1B542B64"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שירותי היועץ</w:t>
      </w:r>
    </w:p>
    <w:p w14:paraId="071149D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3D4B4F0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0D2435D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4132083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3773008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51E7F1E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4A37902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50A2A16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0A15E55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050B67E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219D34E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w:t>
      </w:r>
      <w:r w:rsidRPr="00776496">
        <w:rPr>
          <w:rFonts w:ascii="Times New Roman" w:eastAsia="Times New Roman" w:hAnsi="Times New Roman" w:cs="David"/>
          <w:sz w:val="24"/>
          <w:szCs w:val="24"/>
          <w:rtl/>
          <w:lang w:eastAsia="he-IL"/>
        </w:rPr>
        <w:lastRenderedPageBreak/>
        <w:t xml:space="preserve">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27042A3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65D32EDB"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71B962F8"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7016B50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322B03B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373B46C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7817D17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44CC3F90"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AAF561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6386CE4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45A55C4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73D1F6BE"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58F3C6E4"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1B21FA0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01810F20"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4F2DDD6C"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2D9444D0"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2C20B6EE"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7E169A5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442C835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7AB7FBE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7F48599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w:t>
      </w:r>
      <w:r w:rsidRPr="00776496">
        <w:rPr>
          <w:rFonts w:ascii="Times New Roman" w:eastAsia="Times New Roman" w:hAnsi="Times New Roman" w:cs="David"/>
          <w:sz w:val="24"/>
          <w:szCs w:val="24"/>
          <w:rtl/>
          <w:lang w:eastAsia="he-IL"/>
        </w:rPr>
        <w:lastRenderedPageBreak/>
        <w:t>ככל שהדבר יידרש.</w:t>
      </w:r>
    </w:p>
    <w:p w14:paraId="15A29D9A"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1A84CE07"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73E0950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09C2B12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0D13A74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4605DEEF"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מהקבלנים מלטעון </w:t>
      </w:r>
      <w:r w:rsidRPr="00776496">
        <w:rPr>
          <w:rFonts w:ascii="Times New Roman" w:eastAsia="Times New Roman" w:hAnsi="Times New Roman" w:cs="David"/>
          <w:sz w:val="24"/>
          <w:szCs w:val="24"/>
          <w:rtl/>
          <w:lang w:eastAsia="he-IL"/>
        </w:rPr>
        <w:lastRenderedPageBreak/>
        <w:t>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6A4645DF"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4F36E0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29D1D41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71C281B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4DF76A5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27B7D7F0" w14:textId="77777777" w:rsidR="00776496" w:rsidRPr="00776496"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52E3D27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090E665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0877FCA8"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7E247A97" w14:textId="77777777" w:rsid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87FF096" w14:textId="77777777" w:rsidR="00F865AA" w:rsidRPr="00776496" w:rsidRDefault="00F865AA"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F3D7C8A"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34DF9000"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7FA42FFB"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58D1A42C"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7D940CB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33B8B56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5014F4A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4EF9C31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5EBF2EB0"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676EF92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שליחויות.</w:t>
      </w:r>
    </w:p>
    <w:p w14:paraId="2758C6CD"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3CF6F7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17F38BD6"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5484A4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7156BF8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27FEF610"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w:t>
      </w:r>
      <w:r w:rsidRPr="00776496">
        <w:rPr>
          <w:rFonts w:ascii="Times New Roman" w:eastAsia="Times New Roman" w:hAnsi="Times New Roman" w:cs="David"/>
          <w:sz w:val="24"/>
          <w:szCs w:val="24"/>
          <w:rtl/>
          <w:lang w:eastAsia="he-IL"/>
        </w:rPr>
        <w:lastRenderedPageBreak/>
        <w:t>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B32910F" w14:textId="77777777" w:rsidR="00776496" w:rsidRP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DF3F711"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735A228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3EAE58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4574B2F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הנובעים מ:</w:t>
      </w:r>
    </w:p>
    <w:p w14:paraId="2903047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באומדן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73CF861F"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7B59503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C68337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348B271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59673C13" w14:textId="77777777" w:rsidR="00776496" w:rsidRPr="00776496" w:rsidRDefault="00776496" w:rsidP="00776496">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687890DF"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אחריות וביטוח</w:t>
      </w:r>
    </w:p>
    <w:p w14:paraId="745AB165" w14:textId="77777777" w:rsidR="00B67F92" w:rsidRPr="00013687" w:rsidRDefault="00B67F92" w:rsidP="00B67F92">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6546F98" w14:textId="77777777" w:rsidR="00B67F92" w:rsidRPr="00013687" w:rsidRDefault="00B67F92" w:rsidP="00B67F92">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049F676" w14:textId="77777777" w:rsidR="00B67F92" w:rsidRPr="00013687" w:rsidRDefault="00B67F92" w:rsidP="00B67F92">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080B0FC" w14:textId="77777777" w:rsidR="00B67F92" w:rsidRPr="00013687" w:rsidRDefault="00B67F92" w:rsidP="00B67F92">
      <w:pPr>
        <w:pStyle w:val="a2"/>
        <w:numPr>
          <w:ilvl w:val="1"/>
          <w:numId w:val="1"/>
        </w:numPr>
        <w:ind w:right="0"/>
        <w:rPr>
          <w:rFonts w:eastAsia="Times New Roman" w:cs="David"/>
          <w:color w:val="auto"/>
          <w:szCs w:val="24"/>
        </w:rPr>
      </w:pPr>
      <w:r w:rsidRPr="00013687">
        <w:rPr>
          <w:rFonts w:eastAsia="Times New Roman" w:cs="David"/>
          <w:color w:val="auto"/>
          <w:szCs w:val="24"/>
          <w:rtl/>
        </w:rPr>
        <w:lastRenderedPageBreak/>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54127C27"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431CCC4"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5896AEB" w14:textId="77777777" w:rsidR="00B67F92" w:rsidRPr="00013687"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3D7B2E7" w14:textId="77777777" w:rsidR="00B67F92" w:rsidRDefault="00B67F92" w:rsidP="00B67F92">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4F73995"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B68F805"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04FFD16E"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651214F1"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מוסכם בזאת, כי ליועץ לא תהיה כל טענה כלפי המזמין או מי מטעם המזמין, בכל הקשור לגבולות האחריות כאמור.</w:t>
      </w:r>
    </w:p>
    <w:p w14:paraId="01BA534C"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641A33BE"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5C3FF583"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1CBA8C3E"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3BA2DE58"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238BC2B"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w:t>
      </w:r>
      <w:r>
        <w:rPr>
          <w:rFonts w:ascii="Times New Roman" w:eastAsia="Times New Roman" w:hAnsi="Times New Roman" w:cs="David" w:hint="cs"/>
          <w:sz w:val="20"/>
          <w:szCs w:val="24"/>
          <w:rtl/>
          <w:lang w:eastAsia="he-IL"/>
        </w:rPr>
        <w:lastRenderedPageBreak/>
        <w:t xml:space="preserve">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0597B489"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7F5A970"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671F3F9"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CA95978" w14:textId="77777777" w:rsidR="00B67F92" w:rsidRPr="00A4205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7DA2B67" w14:textId="77777777" w:rsidR="00776496" w:rsidRPr="00776496"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7C01452"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אספקת תכניות</w:t>
      </w:r>
    </w:p>
    <w:p w14:paraId="6ED831A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lastRenderedPageBreak/>
        <w:t xml:space="preserve">ימסור היועץ למזמין מיד לפי דרישתו כל תכניות, ובכללן, תכניות ומסמכים המנויים ברשימה המצ"ב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לתכניות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76F6BA4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7254F62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40743792"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584AA30"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לא יהיה זכאי לכל תשלום נוסף בעד תכניות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0D81DE9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זכות הקניין בכל התכניות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4A44F097"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51CEB15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w:t>
      </w:r>
      <w:r w:rsidRPr="00776496">
        <w:rPr>
          <w:rFonts w:ascii="Times New Roman" w:eastAsia="Times New Roman" w:hAnsi="Times New Roman" w:cs="David"/>
          <w:color w:val="000000"/>
          <w:sz w:val="24"/>
          <w:szCs w:val="24"/>
          <w:rtl/>
          <w:lang w:eastAsia="he-IL"/>
        </w:rPr>
        <w:lastRenderedPageBreak/>
        <w:t>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017714D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5066CCE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2CF832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0016188F" w:rsidRPr="00776496">
        <w:rPr>
          <w:rFonts w:ascii="Times New Roman" w:eastAsia="Times New Roman" w:hAnsi="Times New Roman" w:cs="David" w:hint="cs"/>
          <w:sz w:val="24"/>
          <w:szCs w:val="24"/>
          <w:rtl/>
          <w:lang w:eastAsia="he-IL"/>
        </w:rPr>
        <w:t>ייש</w:t>
      </w:r>
      <w:r w:rsidR="0016188F"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3DE6335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34BC2A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w:t>
      </w:r>
      <w:r w:rsidRPr="00776496">
        <w:rPr>
          <w:rFonts w:ascii="Times New Roman" w:eastAsia="Times New Roman" w:hAnsi="Times New Roman" w:cs="David"/>
          <w:color w:val="000000"/>
          <w:sz w:val="24"/>
          <w:szCs w:val="24"/>
          <w:rtl/>
          <w:lang w:eastAsia="he-IL"/>
        </w:rPr>
        <w:lastRenderedPageBreak/>
        <w:t>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C786AA5"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42A02930"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558E9D6"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F0F7097"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E5F0D05"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7F83738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70F4AFED"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760E10DA"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14A981D8"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45E6FEAE"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49C5306D"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2CDFAFE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C6CC0E9"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13316BC3"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69FFC565"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14449E51"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את הוראת סעיף 7.5 לעיל.</w:t>
      </w:r>
    </w:p>
    <w:p w14:paraId="277A4F1C"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נבצר מהיועץ או מהמנהל הראשי לקיים את ה</w:t>
      </w:r>
      <w:r w:rsidRPr="00776496">
        <w:rPr>
          <w:rFonts w:ascii="Times New Roman" w:eastAsia="Times New Roman" w:hAnsi="Times New Roman" w:cs="David" w:hint="cs"/>
          <w:sz w:val="24"/>
          <w:szCs w:val="24"/>
          <w:rtl/>
          <w:lang w:eastAsia="he-IL"/>
        </w:rPr>
        <w:t xml:space="preserve">וראות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lastRenderedPageBreak/>
        <w:t>מסיבת מחלה או מכל סיבה אחרת שהיא. מבלי לפגוע בכלליות 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לפעולה משפטית או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שירותי היועץ או אם ארע אירוע דומה.</w:t>
      </w:r>
    </w:p>
    <w:p w14:paraId="1A39BC2B"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חל שינוי בהחזקת המניות ו/או בהרכב המנהלים של היועץ.</w:t>
      </w:r>
    </w:p>
    <w:p w14:paraId="33F46CAD"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42FA0562"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0CAD66F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73537D1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64F4105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w:t>
      </w:r>
      <w:r w:rsidRPr="00776496">
        <w:rPr>
          <w:rFonts w:ascii="Times New Roman" w:eastAsia="Times New Roman" w:hAnsi="Times New Roman" w:cs="David"/>
          <w:sz w:val="24"/>
          <w:szCs w:val="24"/>
          <w:rtl/>
          <w:lang w:eastAsia="he-IL"/>
        </w:rPr>
        <w:lastRenderedPageBreak/>
        <w:t>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022399A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ACB1A9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4CC750FF"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157B1E15" w14:textId="77777777" w:rsidR="00776496" w:rsidRPr="00776496" w:rsidRDefault="00776496" w:rsidP="00776496">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F3DBE22"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6EB3E22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05F8278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1C0FFC7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2C5640F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04064F39"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0119DFE1"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8AE679F"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5CA1109" w14:textId="77777777" w:rsidR="00776496" w:rsidRPr="00776496"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23FC5625"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2281950C"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603FAB66"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059F512F"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4BFA257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67CBC5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 xml:space="preserve">על פי כל דין, ינקוט היועץ בכל אמצעי </w:t>
      </w:r>
      <w:r w:rsidRPr="00776496">
        <w:rPr>
          <w:rFonts w:ascii="Times New Roman" w:eastAsia="Times New Roman" w:hAnsi="Times New Roman" w:cs="David"/>
          <w:sz w:val="24"/>
          <w:szCs w:val="24"/>
          <w:rtl/>
          <w:lang w:eastAsia="he-IL"/>
        </w:rPr>
        <w:lastRenderedPageBreak/>
        <w:t>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0A53567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3A27DCEE"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265372ED"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6A6CA71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65540C81"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64708C33"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מסירתם לידי יועץ אחר, והינו </w:t>
      </w:r>
      <w:r w:rsidRPr="00776496">
        <w:rPr>
          <w:rFonts w:ascii="Times New Roman" w:eastAsia="Times New Roman" w:hAnsi="Times New Roman" w:cs="David"/>
          <w:sz w:val="24"/>
          <w:szCs w:val="24"/>
          <w:rtl/>
          <w:lang w:eastAsia="he-IL"/>
        </w:rPr>
        <w:lastRenderedPageBreak/>
        <w:t>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4CBF6A7A"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66649E0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3D0ED52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7D14CB07"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1BDC7C7"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08A5D71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5D385C6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563CA75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6FED887A"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0699AD88"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0A2DB99"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12CF6855"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9E23FF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37BDFF8A" w14:textId="77777777" w:rsidR="00776496" w:rsidRPr="00776496"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w:t>
      </w:r>
      <w:r w:rsidRPr="00776496">
        <w:rPr>
          <w:rFonts w:ascii="Times New Roman" w:eastAsia="Times New Roman" w:hAnsi="Times New Roman" w:cs="David"/>
          <w:sz w:val="24"/>
          <w:szCs w:val="24"/>
          <w:rtl/>
          <w:lang w:eastAsia="he-IL"/>
        </w:rPr>
        <w:lastRenderedPageBreak/>
        <w:t>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0F012C2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3B08620F"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4BA6BDA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56C59DB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764008E2" w14:textId="77777777" w:rsidR="00776496"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11A1C80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838D3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7FCC1957" w14:textId="77777777" w:rsidR="00776496" w:rsidRPr="00776496" w:rsidRDefault="00776496" w:rsidP="0077649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3F51391" w14:textId="77777777" w:rsidR="003C30D7" w:rsidRPr="00B27B4C" w:rsidRDefault="003C30D7" w:rsidP="003C30D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BFC9057" w14:textId="77777777" w:rsidR="003C30D7" w:rsidRPr="00B27B4C" w:rsidRDefault="003C30D7" w:rsidP="000525E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96EA0741A5D49E6A1A230C71F84CE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 w:author="גרמן קגנובסקי" w:date="2020-12-22T17:29:00Z">
            <w:r w:rsidR="00637461">
              <w:rPr>
                <w:rFonts w:ascii="Times New Roman" w:eastAsia="Times New Roman" w:hAnsi="Times New Roman" w:cs="David"/>
                <w:color w:val="00B0F0"/>
                <w:sz w:val="20"/>
                <w:szCs w:val="24"/>
                <w:u w:val="single"/>
                <w:rtl/>
                <w:lang w:eastAsia="he-IL"/>
              </w:rPr>
              <w:t>מ.ג יועצים לאקוסטיקה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9A633EA2D34438B9D923D909FE54F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8" w:author="גרמן קגנובסקי" w:date="2020-12-22T17:28:00Z">
            <w:r w:rsidR="00637461" w:rsidRPr="000E16FF">
              <w:rPr>
                <w:rStyle w:val="PlaceholderText"/>
                <w:rtl/>
              </w:rPr>
              <w:t>[שם צד א]</w:t>
            </w:r>
          </w:ins>
        </w:sdtContent>
      </w:sdt>
    </w:p>
    <w:p w14:paraId="233A64AD" w14:textId="77777777" w:rsidR="003C30D7" w:rsidRPr="00B27B4C"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234F91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45DD8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51220C"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793E63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F30313" w14:textId="77777777" w:rsidR="003C30D7"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8C9D3DB"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1D15E6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1ED008"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11FBB78"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967A809"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8A63903"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BE601ED"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1E4D922" w14:textId="77777777" w:rsidR="003C30D7"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36AC6E5" w14:textId="77777777" w:rsidR="003C30D7" w:rsidRPr="00B27B4C"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25CF4FE"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0F5BD1">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32F77C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1326BF" w14:textId="6E029888" w:rsidR="003C30D7" w:rsidRPr="00B27B4C" w:rsidRDefault="003C30D7" w:rsidP="00E52B0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w:t>
      </w:r>
      <w:ins w:id="9" w:author="גרמן קגנובסקי" w:date="2021-01-21T13:33:00Z">
        <w:r w:rsidR="00E52B0F">
          <w:rPr>
            <w:rFonts w:ascii="Times New Roman" w:eastAsia="Times New Roman" w:hAnsi="Times New Roman" w:cs="David" w:hint="cs"/>
            <w:sz w:val="24"/>
            <w:szCs w:val="24"/>
            <w:rtl/>
            <w:lang w:eastAsia="he-IL"/>
          </w:rPr>
          <w:t xml:space="preserve">150 </w:t>
        </w:r>
      </w:ins>
      <w:r w:rsidRPr="00B27B4C">
        <w:rPr>
          <w:rFonts w:ascii="Times New Roman" w:eastAsia="Times New Roman" w:hAnsi="Times New Roman" w:cs="David" w:hint="cs"/>
          <w:sz w:val="24"/>
          <w:szCs w:val="24"/>
          <w:rtl/>
          <w:lang w:eastAsia="he-IL"/>
        </w:rPr>
        <w:t xml:space="preserve">יחידות דיור, </w:t>
      </w:r>
      <w:ins w:id="10" w:author="גרמן קגנובסקי" w:date="2021-01-21T13:33:00Z">
        <w:r w:rsidR="00E52B0F">
          <w:rPr>
            <w:rFonts w:ascii="Times New Roman" w:eastAsia="Times New Roman" w:hAnsi="Times New Roman" w:cs="David" w:hint="cs"/>
            <w:sz w:val="24"/>
            <w:szCs w:val="24"/>
            <w:rtl/>
            <w:lang w:eastAsia="he-IL"/>
          </w:rPr>
          <w:t xml:space="preserve">500 מ''ר </w:t>
        </w:r>
      </w:ins>
      <w:r w:rsidRPr="00B27B4C">
        <w:rPr>
          <w:rFonts w:ascii="Times New Roman" w:eastAsia="Times New Roman" w:hAnsi="Times New Roman" w:cs="David" w:hint="cs"/>
          <w:sz w:val="24"/>
          <w:szCs w:val="24"/>
          <w:rtl/>
          <w:lang w:eastAsia="he-IL"/>
        </w:rPr>
        <w:t xml:space="preserve">שטחי מסחר </w:t>
      </w:r>
      <w:del w:id="11" w:author="גרמן קגנובסקי" w:date="2021-01-21T13:34:00Z">
        <w:r w:rsidRPr="00B27B4C" w:rsidDel="00E52B0F">
          <w:rPr>
            <w:rFonts w:ascii="Times New Roman" w:eastAsia="Times New Roman" w:hAnsi="Times New Roman" w:cs="David" w:hint="cs"/>
            <w:sz w:val="24"/>
            <w:szCs w:val="24"/>
            <w:rtl/>
            <w:lang w:eastAsia="he-IL"/>
          </w:rPr>
          <w:delText xml:space="preserve">ומשרדים, </w:delText>
        </w:r>
      </w:del>
      <w:bookmarkStart w:id="12" w:name="_GoBack"/>
      <w:bookmarkEnd w:id="12"/>
      <w:r w:rsidRPr="00B27B4C">
        <w:rPr>
          <w:rFonts w:ascii="Times New Roman" w:eastAsia="Times New Roman" w:hAnsi="Times New Roman" w:cs="David" w:hint="cs"/>
          <w:sz w:val="24"/>
          <w:szCs w:val="24"/>
          <w:rtl/>
          <w:lang w:eastAsia="he-IL"/>
        </w:rPr>
        <w:t>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97E78B9B2BFC40CE81A9DE93FA7072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3" w:author="גרמן קגנובסקי" w:date="2020-12-22T17:28:00Z">
            <w:r w:rsidR="00637461">
              <w:rPr>
                <w:rFonts w:ascii="Times New Roman" w:eastAsia="Times New Roman" w:hAnsi="Times New Roman" w:cs="David" w:hint="cs"/>
                <w:color w:val="00B0F0"/>
                <w:sz w:val="24"/>
                <w:szCs w:val="24"/>
                <w:rtl/>
                <w:lang w:eastAsia="he-IL"/>
              </w:rPr>
              <w:t>רעננה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6900E73301154F08901943BD0C54E2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4" w:author="גרמן קגנובסקי" w:date="2020-12-22T17:28:00Z">
            <w:r w:rsidR="00637461">
              <w:rPr>
                <w:rFonts w:ascii="Times New Roman" w:eastAsia="Times New Roman" w:hAnsi="Times New Roman" w:cs="David" w:hint="cs"/>
                <w:color w:val="00B0F0"/>
                <w:sz w:val="24"/>
                <w:szCs w:val="24"/>
                <w:rtl/>
              </w:rPr>
              <w:t xml:space="preserve">רעננה </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B36AF8F9EEC44F1B1C529706EEF2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5" w:author="גרמן קגנובסקי" w:date="2020-12-22T17:27:00Z">
            <w:r w:rsidR="00637461">
              <w:rPr>
                <w:rFonts w:ascii="Times New Roman" w:eastAsia="Times New Roman" w:hAnsi="Times New Roman" w:cs="David" w:hint="cs"/>
                <w:color w:val="00B0F0"/>
                <w:sz w:val="24"/>
                <w:szCs w:val="24"/>
                <w:rtl/>
              </w:rPr>
              <w:t xml:space="preserve">סביוני רעננה </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CC2473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334DBF"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4F38A50127C4229B943868A6E8CBF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6" w:author="גרמן קגנובסקי" w:date="2020-12-22T17:35:00Z">
            <w:r w:rsidR="00637461">
              <w:rPr>
                <w:rFonts w:ascii="Times New Roman" w:eastAsia="Times New Roman" w:hAnsi="Times New Roman" w:cs="David" w:hint="cs"/>
                <w:color w:val="008000"/>
                <w:sz w:val="24"/>
                <w:szCs w:val="24"/>
                <w:rtl/>
              </w:rPr>
              <w:t>רן/708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7" w:author="גרמן קגנובסקי" w:date="2020-12-22T17:34:00Z">
            <w:r w:rsidR="00637461">
              <w:rPr>
                <w:rFonts w:ascii="Times New Roman" w:eastAsia="Times New Roman" w:hAnsi="Times New Roman" w:cs="David" w:hint="cs"/>
                <w:sz w:val="24"/>
                <w:szCs w:val="24"/>
                <w:rtl/>
                <w:lang w:eastAsia="he-IL"/>
              </w:rPr>
              <w:t>6585</w:t>
            </w:r>
          </w:ins>
        </w:sdtContent>
      </w:sdt>
      <w:r w:rsidRPr="00B27B4C">
        <w:rPr>
          <w:rFonts w:ascii="Times New Roman" w:eastAsia="Times New Roman" w:hAnsi="Times New Roman" w:cs="David" w:hint="cs"/>
          <w:sz w:val="24"/>
          <w:szCs w:val="24"/>
          <w:rtl/>
          <w:lang w:eastAsia="he-IL"/>
        </w:rPr>
        <w:t>.</w:t>
      </w:r>
    </w:p>
    <w:p w14:paraId="5F3A4B69"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A6BEFBB"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9D8CB0C"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BF331C552F4D26853D9A8BF61E98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8" w:author="גרמן קגנובסקי" w:date="2020-12-22T17:28:00Z">
            <w:r w:rsidR="00637461">
              <w:rPr>
                <w:rFonts w:ascii="Times New Roman" w:eastAsia="Times New Roman" w:hAnsi="Times New Roman" w:cs="David" w:hint="cs"/>
                <w:color w:val="008000"/>
                <w:sz w:val="24"/>
                <w:szCs w:val="24"/>
                <w:rtl/>
              </w:rPr>
              <w:t>רעננה</w:t>
            </w:r>
          </w:ins>
        </w:sdtContent>
      </w:sdt>
      <w:r w:rsidRPr="00B27B4C">
        <w:rPr>
          <w:rFonts w:ascii="Times New Roman" w:eastAsia="Times New Roman" w:hAnsi="Times New Roman" w:cs="David" w:hint="cs"/>
          <w:color w:val="008000"/>
          <w:sz w:val="24"/>
          <w:szCs w:val="24"/>
          <w:rtl/>
        </w:rPr>
        <w:t>.</w:t>
      </w:r>
    </w:p>
    <w:p w14:paraId="0CF27DB4"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FF0000"/>
          <w:sz w:val="24"/>
          <w:szCs w:val="24"/>
          <w:rtl/>
        </w:rPr>
      </w:pPr>
    </w:p>
    <w:p w14:paraId="4DCD1D0F"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0E0AAE7"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0953AE" w14:textId="3E7235D3" w:rsidR="003C30D7" w:rsidRPr="00B27B4C" w:rsidRDefault="003C30D7" w:rsidP="0005086A">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9" w:author="גרמן קגנובסקי" w:date="2021-01-18T17:47:00Z">
            <w:r w:rsidR="0005086A">
              <w:rPr>
                <w:rFonts w:ascii="Times New Roman" w:eastAsia="Times New Roman" w:hAnsi="Times New Roman" w:cs="David" w:hint="cs"/>
                <w:sz w:val="24"/>
                <w:szCs w:val="24"/>
                <w:rtl/>
                <w:lang w:eastAsia="he-IL"/>
              </w:rPr>
              <w:t xml:space="preserve">גרמן קגנובסקי </w:t>
            </w:r>
          </w:ins>
        </w:sdtContent>
      </w:sdt>
    </w:p>
    <w:p w14:paraId="3EDC2C67"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FA03E5E" w14:textId="77777777" w:rsidR="003C30D7" w:rsidRPr="00DE0948"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185528B" w14:textId="77777777" w:rsidR="003C30D7" w:rsidRPr="00B27B4C"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52BC99C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2863533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7D01A3" w14:textId="68FA81BB" w:rsidR="003C30D7" w:rsidRPr="00B27B4C" w:rsidRDefault="003C30D7" w:rsidP="0005086A">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61026C7F3AC4C33A2E6421B46848F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20" w:author="גרמן קגנובסקי" w:date="2021-01-18T17:47:00Z">
            <w:r w:rsidR="0005086A">
              <w:rPr>
                <w:rFonts w:ascii="Times New Roman" w:eastAsia="Times New Roman" w:hAnsi="Times New Roman" w:cs="David" w:hint="cs"/>
                <w:color w:val="008000"/>
                <w:sz w:val="24"/>
                <w:szCs w:val="24"/>
                <w:rtl/>
                <w:lang w:eastAsia="he-IL"/>
              </w:rPr>
              <w:t xml:space="preserve">אינג' שמעון גרינבוים </w:t>
            </w:r>
          </w:ins>
        </w:sdtContent>
      </w:sdt>
    </w:p>
    <w:p w14:paraId="27B47FB7" w14:textId="77777777" w:rsidR="003C30D7" w:rsidRPr="00B27B4C"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6B09F123946445819A657C551A80FB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52945D7B"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D314E6"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5069D0FA7984FB9B74E843DC8304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5CD56D8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D7DA2B"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DD95C5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B862B5"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AAF6FDA"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762DD94"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6DB595F"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8006CDA"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35CAAC9" w14:textId="77777777" w:rsidR="003C30D7" w:rsidRPr="00B27B4C"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5108E5B" w14:textId="77777777" w:rsidR="003C30D7"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14:paraId="07534454" w14:textId="77777777" w:rsidTr="00DC5FD7">
        <w:trPr>
          <w:trHeight w:val="80"/>
        </w:trPr>
        <w:tc>
          <w:tcPr>
            <w:tcW w:w="3366" w:type="dxa"/>
          </w:tcPr>
          <w:p w14:paraId="3731E86A" w14:textId="77777777" w:rsidR="003C30D7" w:rsidRDefault="00E52B0F"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DDA09DD6094423391CFE371BC1459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3C30D7" w:rsidRPr="00E95AE9">
                  <w:rPr>
                    <w:rStyle w:val="PlaceholderText"/>
                    <w:color w:val="00B0F0"/>
                    <w:rtl/>
                  </w:rPr>
                  <w:t>[אחוז השתתפות צד א]</w:t>
                </w:r>
              </w:sdtContent>
            </w:sdt>
          </w:p>
          <w:p w14:paraId="10ADFC8F"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DBEA973" w14:textId="77777777" w:rsidR="003C30D7" w:rsidRDefault="003C30D7" w:rsidP="006503BD">
            <w:pPr>
              <w:widowControl w:val="0"/>
              <w:spacing w:before="0" w:beforeAutospacing="0" w:after="0" w:afterAutospacing="0" w:line="240" w:lineRule="auto"/>
              <w:ind w:left="720"/>
              <w:outlineLvl w:val="2"/>
            </w:pPr>
          </w:p>
          <w:p w14:paraId="1677A720"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0710BDB" w14:textId="77777777" w:rsidR="00776496" w:rsidRPr="00776496" w:rsidRDefault="00776496"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2BE09306" w14:textId="77777777" w:rsidR="003C30D7" w:rsidRDefault="003C30D7"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1750513"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1509712"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BC08054"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307FAD8"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42F12B2" w14:textId="77777777" w:rsidR="00F865AA" w:rsidRDefault="00F865AA"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4CED3BE3" w14:textId="77777777" w:rsidR="00776496" w:rsidRPr="00776496" w:rsidRDefault="00776496"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lastRenderedPageBreak/>
        <w:t>נספח "ב"</w:t>
      </w:r>
    </w:p>
    <w:p w14:paraId="441F4BCE"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7FABFD97"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w:t>
      </w:r>
      <w:r w:rsidRPr="00776496">
        <w:rPr>
          <w:rFonts w:ascii="Times New Roman" w:eastAsia="Times New Roman" w:hAnsi="Times New Roman" w:cs="David"/>
          <w:sz w:val="24"/>
          <w:szCs w:val="24"/>
          <w:rtl/>
        </w:rPr>
        <w:tab/>
      </w:r>
      <w:r w:rsidRPr="00776496">
        <w:rPr>
          <w:rFonts w:ascii="Times New Roman" w:eastAsia="Times New Roman" w:hAnsi="Times New Roman" w:cs="David"/>
          <w:b/>
          <w:bCs/>
          <w:sz w:val="24"/>
          <w:szCs w:val="24"/>
          <w:u w:val="single"/>
          <w:rtl/>
        </w:rPr>
        <w:t>כללי</w:t>
      </w:r>
      <w:r w:rsidRPr="00776496">
        <w:rPr>
          <w:rFonts w:ascii="Times New Roman" w:eastAsia="Times New Roman" w:hAnsi="Times New Roman" w:cs="David"/>
          <w:sz w:val="24"/>
          <w:szCs w:val="24"/>
          <w:rtl/>
        </w:rPr>
        <w:t>:</w:t>
      </w:r>
    </w:p>
    <w:p w14:paraId="042C8F4F"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p>
    <w:p w14:paraId="3C826A25"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722ED9DE"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0A68FDFB" w14:textId="77777777" w:rsidR="00776496" w:rsidRPr="00776496"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78E4420C"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67C6CB94" w14:textId="77777777" w:rsidR="00776496" w:rsidRPr="00776496"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507CEB78"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2.</w:t>
      </w:r>
      <w:r w:rsidRPr="00776496">
        <w:rPr>
          <w:rFonts w:ascii="Times New Roman" w:eastAsia="Times New Roman" w:hAnsi="Times New Roman" w:cs="David"/>
          <w:sz w:val="24"/>
          <w:szCs w:val="24"/>
          <w:rtl/>
        </w:rPr>
        <w:tab/>
      </w:r>
      <w:r w:rsidRPr="00776496">
        <w:rPr>
          <w:rFonts w:ascii="Times New Roman" w:eastAsia="Times New Roman" w:hAnsi="Times New Roman" w:cs="David" w:hint="cs"/>
          <w:b/>
          <w:bCs/>
          <w:sz w:val="24"/>
          <w:szCs w:val="24"/>
          <w:u w:val="single"/>
          <w:rtl/>
        </w:rPr>
        <w:t>פרוט הש</w:t>
      </w:r>
      <w:r w:rsidR="0016188F">
        <w:rPr>
          <w:rFonts w:ascii="Times New Roman" w:eastAsia="Times New Roman" w:hAnsi="Times New Roman" w:cs="David" w:hint="cs"/>
          <w:b/>
          <w:bCs/>
          <w:sz w:val="24"/>
          <w:szCs w:val="24"/>
          <w:u w:val="single"/>
          <w:rtl/>
        </w:rPr>
        <w:t>י</w:t>
      </w:r>
      <w:r w:rsidRPr="00776496">
        <w:rPr>
          <w:rFonts w:ascii="Times New Roman" w:eastAsia="Times New Roman" w:hAnsi="Times New Roman" w:cs="David" w:hint="cs"/>
          <w:b/>
          <w:bCs/>
          <w:sz w:val="24"/>
          <w:szCs w:val="24"/>
          <w:u w:val="single"/>
          <w:rtl/>
        </w:rPr>
        <w:t>רותים וש</w:t>
      </w:r>
      <w:r w:rsidRPr="00776496">
        <w:rPr>
          <w:rFonts w:ascii="Times New Roman" w:eastAsia="Times New Roman" w:hAnsi="Times New Roman" w:cs="David"/>
          <w:b/>
          <w:bCs/>
          <w:sz w:val="24"/>
          <w:szCs w:val="24"/>
          <w:u w:val="single"/>
          <w:rtl/>
        </w:rPr>
        <w:t>לבי העבודה ההנדסית</w:t>
      </w:r>
      <w:r w:rsidRPr="00776496">
        <w:rPr>
          <w:rFonts w:ascii="Times New Roman" w:eastAsia="Times New Roman" w:hAnsi="Times New Roman" w:cs="David" w:hint="cs"/>
          <w:sz w:val="24"/>
          <w:szCs w:val="24"/>
          <w:rtl/>
        </w:rPr>
        <w:t>:</w:t>
      </w:r>
    </w:p>
    <w:p w14:paraId="63623A5A" w14:textId="77777777" w:rsidR="00776496" w:rsidRPr="00776496"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4A656DC7" w14:textId="77777777" w:rsidR="00776496" w:rsidRPr="00776496"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2.1</w:t>
      </w:r>
      <w:r w:rsidRPr="00776496">
        <w:rPr>
          <w:rFonts w:ascii="Times New Roman" w:eastAsia="Times New Roman" w:hAnsi="Times New Roman" w:cs="David"/>
          <w:sz w:val="24"/>
          <w:szCs w:val="24"/>
          <w:rtl/>
        </w:rPr>
        <w:tab/>
        <w:t>יעוץ כללי בהנדסת אקוסטיקה:</w:t>
      </w:r>
    </w:p>
    <w:p w14:paraId="30315864"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7018B9C9"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בדיקת איכות הצליל וטיב השמיעה בחללים שונים.</w:t>
      </w:r>
    </w:p>
    <w:p w14:paraId="7F9C3C77"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27C8A987"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בדיקה והערכה של מטרדי רעש שונים.</w:t>
      </w:r>
    </w:p>
    <w:p w14:paraId="581C631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412CC16"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702C5A8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09AEF5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ד.</w:t>
      </w:r>
      <w:r w:rsidRPr="00776496">
        <w:rPr>
          <w:rFonts w:ascii="Times New Roman" w:eastAsia="Times New Roman" w:hAnsi="Times New Roman" w:cs="David" w:hint="cs"/>
          <w:sz w:val="24"/>
          <w:szCs w:val="24"/>
          <w:rtl/>
        </w:rPr>
        <w:tab/>
        <w:t xml:space="preserve">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w:t>
      </w:r>
      <w:r w:rsidRPr="00776496">
        <w:rPr>
          <w:rFonts w:ascii="Times New Roman" w:eastAsia="Times New Roman" w:hAnsi="Times New Roman" w:cs="David" w:hint="cs"/>
          <w:sz w:val="24"/>
          <w:szCs w:val="24"/>
          <w:rtl/>
        </w:rPr>
        <w:lastRenderedPageBreak/>
        <w:t>רעש מרבית מציוד שיותקן בבניינים וכד' ו/או לבחירת המיגון האקוסטי.</w:t>
      </w:r>
    </w:p>
    <w:p w14:paraId="02DDFE0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9674FC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 וכד' לשם בחירת המיקום המועדף להצבת הציוד ו/או לבחירת המיגון האקוסטי.</w:t>
      </w:r>
    </w:p>
    <w:p w14:paraId="2B6B403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C8C133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ו.</w:t>
      </w:r>
      <w:r w:rsidRPr="00776496">
        <w:rPr>
          <w:rFonts w:ascii="Times New Roman" w:eastAsia="Times New Roman" w:hAnsi="Times New Roman" w:cs="David" w:hint="cs"/>
          <w:sz w:val="24"/>
          <w:szCs w:val="24"/>
          <w:rtl/>
        </w:rPr>
        <w:tab/>
        <w:t>התייחסו</w:t>
      </w:r>
      <w:r w:rsidRPr="00776496">
        <w:rPr>
          <w:rFonts w:ascii="Times New Roman" w:eastAsia="Times New Roman" w:hAnsi="Times New Roman" w:cs="David" w:hint="eastAsia"/>
          <w:sz w:val="24"/>
          <w:szCs w:val="24"/>
          <w:rtl/>
        </w:rPr>
        <w:t>ת</w:t>
      </w:r>
      <w:r w:rsidRPr="00776496">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776496">
        <w:rPr>
          <w:rFonts w:ascii="Times New Roman" w:eastAsia="Times New Roman" w:hAnsi="Times New Roman" w:cs="David" w:hint="eastAsia"/>
          <w:sz w:val="24"/>
          <w:szCs w:val="24"/>
          <w:rtl/>
        </w:rPr>
        <w:t>ד</w:t>
      </w:r>
      <w:r w:rsidRPr="00776496">
        <w:rPr>
          <w:rFonts w:ascii="Times New Roman" w:eastAsia="Times New Roman" w:hAnsi="Times New Roman" w:cs="David" w:hint="cs"/>
          <w:sz w:val="24"/>
          <w:szCs w:val="24"/>
          <w:rtl/>
        </w:rPr>
        <w:t xml:space="preserve"> הנדרשים בת"י 1004.</w:t>
      </w:r>
    </w:p>
    <w:p w14:paraId="34CA018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4A90B4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מסירת הנחיות למניעת מטרדי רעש מהמעליות ומחדרי המכונות והציוד לדירות המגורים, כך שתובטח עמידה בדרישות ת"י 1004 חלק 3.</w:t>
      </w:r>
    </w:p>
    <w:p w14:paraId="24238DD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3048D0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ח.</w:t>
      </w:r>
      <w:r w:rsidRPr="00776496">
        <w:rPr>
          <w:rFonts w:ascii="Times New Roman" w:eastAsia="Times New Roman" w:hAnsi="Times New Roman" w:cs="David" w:hint="cs"/>
          <w:sz w:val="24"/>
          <w:szCs w:val="24"/>
          <w:rtl/>
        </w:rPr>
        <w:tab/>
        <w:t>המלצה על פרטים להצבת מכונות לרבות משאבות מים ובידודן ולטיפול בקולטנים ובצינורות מי גשם, כדי למנוע מטרדי רעש מהם,</w:t>
      </w:r>
      <w:r w:rsidR="0016188F">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במטרה להבטיח עמידה בערכי הבידוד הנדרשים בת"י 1418.</w:t>
      </w:r>
    </w:p>
    <w:p w14:paraId="60A21F6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69C7E0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המלצה לטפול האקוסטי הנדרש במפוחי אוורור (על גגות,</w:t>
      </w:r>
      <w:r w:rsidR="006503BD">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במרתפי חניה וכו') כדי למנוע מטרדי רעש מהם, במטרה להבטיח עמידה בקריטריונים שנקבעו ע"י המשרד לאיכות הסביבה.</w:t>
      </w:r>
    </w:p>
    <w:p w14:paraId="7C9CA75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0CBAC2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lastRenderedPageBreak/>
        <w:t>י.</w:t>
      </w:r>
      <w:r w:rsidRPr="00776496">
        <w:rPr>
          <w:rFonts w:ascii="Times New Roman" w:eastAsia="Times New Roman" w:hAnsi="Times New Roman" w:cs="David" w:hint="cs"/>
          <w:sz w:val="24"/>
          <w:szCs w:val="24"/>
          <w:rtl/>
        </w:rPr>
        <w:tab/>
        <w:t>מסירת המלצות לאופן  הטיפול האקוסטי הנדרש בחדרי גנרטורים, כדי למנוע מטרדי רעש וכדי להבטיח עמידה בדרישות התקנות למניעת מפגעים (רעש בלתי סביר), התש"ן - 1990.</w:t>
      </w:r>
    </w:p>
    <w:p w14:paraId="409883B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602407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יא.</w:t>
      </w:r>
      <w:r w:rsidRPr="00776496">
        <w:rPr>
          <w:rFonts w:ascii="Times New Roman" w:eastAsia="Times New Roman" w:hAnsi="Times New Roman" w:cs="David" w:hint="cs"/>
          <w:sz w:val="24"/>
          <w:szCs w:val="24"/>
          <w:rtl/>
        </w:rPr>
        <w:tab/>
        <w:t>מסירת המלצות לאופן  הטיפול האקוסטי הנדרש בחדרי מצנח אשפה קומתי חדר דחסנית אשפה, וכל מערכות המצנח האשפה והדחסנית, כדי למנוע מטרדי רעש וכדי להבטיח עמידה בדרישות התקנות למניעת מפגעים (רעש בלתי סביר), התש"ן - 1990.</w:t>
      </w:r>
    </w:p>
    <w:p w14:paraId="0F6F595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DC4199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7171A7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3C5F01D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3D5D72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5DAB5199"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10664C67"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2.2</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מוקדם:</w:t>
      </w:r>
    </w:p>
    <w:p w14:paraId="3F8DBB86"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p>
    <w:p w14:paraId="3B5FCEA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6588E298"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4F69C4F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27B56F0D"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76721837" w14:textId="77777777" w:rsidR="00776496" w:rsidRPr="00776496"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lastRenderedPageBreak/>
        <w:t>ג.</w:t>
      </w:r>
      <w:r w:rsidRPr="00776496">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776496">
        <w:rPr>
          <w:rFonts w:ascii="Times New Roman" w:eastAsia="Times New Roman" w:hAnsi="Times New Roman" w:cs="David" w:hint="cs"/>
          <w:sz w:val="24"/>
          <w:szCs w:val="24"/>
          <w:rtl/>
        </w:rPr>
        <w:t>, לרבות שרטוטים עקרוניים</w:t>
      </w:r>
      <w:r w:rsidRPr="00776496">
        <w:rPr>
          <w:rFonts w:ascii="Times New Roman" w:eastAsia="Times New Roman" w:hAnsi="Times New Roman" w:cs="David"/>
          <w:sz w:val="24"/>
          <w:szCs w:val="24"/>
          <w:rtl/>
        </w:rPr>
        <w:t>.</w:t>
      </w:r>
    </w:p>
    <w:p w14:paraId="1217F5A9"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3C381BA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 ובמידת הצורך הכנת אומדן משוער לביצועם.</w:t>
      </w:r>
    </w:p>
    <w:p w14:paraId="4F89A58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EA0911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וכו'.</w:t>
      </w:r>
    </w:p>
    <w:p w14:paraId="20EB507D"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7E7B8E2B"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2.3</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סופי:</w:t>
      </w:r>
    </w:p>
    <w:p w14:paraId="650A01C1"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4BF225F3"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23A6B72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4DCCAE14"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403F127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4EB4AAA9"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0403F52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26E0B841"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16095C59"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002887C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2DEE38D6"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w:t>
      </w:r>
      <w:r w:rsidRPr="00776496">
        <w:rPr>
          <w:rFonts w:ascii="Times New Roman" w:eastAsia="Times New Roman" w:hAnsi="Times New Roman" w:cs="David"/>
          <w:sz w:val="24"/>
          <w:szCs w:val="24"/>
          <w:rtl/>
        </w:rPr>
        <w:tab/>
        <w:t>בדיקת התאמת התכניות, המוגשות ע"י היועצים לרשויות ולגורמים אחרים, להמלצות כאמור.</w:t>
      </w:r>
    </w:p>
    <w:p w14:paraId="2707252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58297FB1"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ו.</w:t>
      </w:r>
      <w:r w:rsidRPr="00776496">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שיון לביצוע הפרויקט</w:t>
      </w:r>
      <w:r w:rsidRPr="00776496">
        <w:rPr>
          <w:rFonts w:ascii="Times New Roman" w:eastAsia="Times New Roman" w:hAnsi="Times New Roman" w:cs="David" w:hint="cs"/>
          <w:sz w:val="24"/>
          <w:szCs w:val="24"/>
          <w:rtl/>
        </w:rPr>
        <w:t xml:space="preserve"> (ככל וי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דרש ע"י הרשויות)</w:t>
      </w:r>
      <w:r w:rsidRPr="00776496">
        <w:rPr>
          <w:rFonts w:ascii="Times New Roman" w:eastAsia="Times New Roman" w:hAnsi="Times New Roman" w:cs="David"/>
          <w:sz w:val="24"/>
          <w:szCs w:val="24"/>
          <w:rtl/>
        </w:rPr>
        <w:t>.</w:t>
      </w:r>
    </w:p>
    <w:p w14:paraId="4B14956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6FB52E31"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ז.</w:t>
      </w:r>
      <w:r w:rsidRPr="00776496">
        <w:rPr>
          <w:rFonts w:ascii="Times New Roman" w:eastAsia="Times New Roman" w:hAnsi="Times New Roman" w:cs="David"/>
          <w:sz w:val="24"/>
          <w:szCs w:val="24"/>
          <w:rtl/>
        </w:rPr>
        <w:tab/>
        <w:t>חתימה על מסמכי התכנון המוגשים לרשויות, כיועץ האקוסטיקה.</w:t>
      </w:r>
    </w:p>
    <w:p w14:paraId="14BA0577"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3F705CD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ח.</w:t>
      </w:r>
      <w:r w:rsidRPr="00776496">
        <w:rPr>
          <w:rFonts w:ascii="Times New Roman" w:eastAsia="Times New Roman" w:hAnsi="Times New Roman" w:cs="David"/>
          <w:sz w:val="24"/>
          <w:szCs w:val="24"/>
          <w:rtl/>
        </w:rPr>
        <w:tab/>
        <w:t>הכנסת תיקונים ושינויים בתכניות, בחישובים וביתר המסמכים האמורים לפי דרישת הרשויות המוסמכות, בתיאום עם היועצים ובאישור המזמין.</w:t>
      </w:r>
    </w:p>
    <w:p w14:paraId="54A700FE"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25DDFC66"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השתתפות בישיבות צוות התכנון כאמור בסעיף 2.2 ו' לעיל.</w:t>
      </w:r>
    </w:p>
    <w:p w14:paraId="50288CA7"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 xml:space="preserve">  </w:t>
      </w:r>
    </w:p>
    <w:p w14:paraId="3EA8B3F7"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p>
    <w:p w14:paraId="690CE7A4"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2.4</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בשלבי התכנון המפורט של הפרויקט:</w:t>
      </w:r>
    </w:p>
    <w:p w14:paraId="2F1F6169"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61E8C30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398E9AC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D4260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מתן המלצות בכתב ליועצים ולמזמין, לתכנון המפורט של המבנה או חלק ממנו ולתכנון פרטי המבנה וסביבתו.</w:t>
      </w:r>
    </w:p>
    <w:p w14:paraId="1BC37F56"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5F8C0D6"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230AAD3B"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BA481F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בדיקת התאמת התכניות המפורטות של היועצים להמלצות היועץ ולאישורי הרשויות המוסמכות בנושאי אקוסטיקה.</w:t>
      </w:r>
    </w:p>
    <w:p w14:paraId="211A5F75"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BCCE20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הכנת נתונים והמלצות בכתב ליועצים להכנת מפרטים וכתבי כמויות ולאומדן תקציבי מפורט בנושא האקוסטיקה.</w:t>
      </w:r>
    </w:p>
    <w:p w14:paraId="4E08B855"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F9463C7"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מתן אשור בכתב לתוכניות לביצוע של היועצים.</w:t>
      </w:r>
    </w:p>
    <w:p w14:paraId="3AC4AD6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63CEF4F"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השתתפות בישיבות צוות התכנון כאמור בסעיף 2.2 ו' לעיל.</w:t>
      </w:r>
    </w:p>
    <w:p w14:paraId="0AB56798"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53E70A"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ח</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69D36D01"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F09C1A9"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4576BBA"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2.5</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u w:val="single"/>
          <w:rtl/>
          <w:lang w:eastAsia="he-IL"/>
        </w:rPr>
        <w:t>פיקוח עליון בשלב ביצוע המבנה ומערכותיו:</w:t>
      </w:r>
    </w:p>
    <w:p w14:paraId="08CC97D0"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2BE8C6DA" w14:textId="5C2148D2" w:rsidR="00776496" w:rsidRPr="00776496" w:rsidRDefault="00776496" w:rsidP="0005086A">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התכנון</w:t>
      </w:r>
      <w:del w:id="21" w:author="גרמן קגנובסקי" w:date="2021-01-18T17:43:00Z">
        <w:r w:rsidRPr="00776496" w:rsidDel="0005086A">
          <w:rPr>
            <w:rFonts w:ascii="Times New Roman" w:eastAsia="Times New Roman" w:hAnsi="Times New Roman" w:cs="David"/>
            <w:sz w:val="24"/>
            <w:szCs w:val="24"/>
            <w:rtl/>
            <w:lang w:eastAsia="he-IL"/>
          </w:rPr>
          <w:delText xml:space="preserve">, </w:delText>
        </w:r>
      </w:del>
      <w:ins w:id="22" w:author="גרמן קגנובסקי" w:date="2021-01-18T17:43:00Z">
        <w:r w:rsidR="0005086A">
          <w:rPr>
            <w:rFonts w:ascii="Times New Roman" w:eastAsia="Times New Roman" w:hAnsi="Times New Roman" w:cs="David" w:hint="cs"/>
            <w:sz w:val="24"/>
            <w:szCs w:val="24"/>
            <w:rtl/>
            <w:lang w:eastAsia="he-IL"/>
          </w:rPr>
          <w:t>.</w:t>
        </w:r>
      </w:ins>
      <w:del w:id="23" w:author="גרמן קגנובסקי" w:date="2021-01-18T17:43:00Z">
        <w:r w:rsidRPr="00776496" w:rsidDel="0005086A">
          <w:rPr>
            <w:rFonts w:ascii="Times New Roman" w:eastAsia="Times New Roman" w:hAnsi="Times New Roman" w:cs="David"/>
            <w:sz w:val="24"/>
            <w:szCs w:val="24"/>
            <w:rtl/>
            <w:lang w:eastAsia="he-IL"/>
          </w:rPr>
          <w:delText xml:space="preserve">לרבות בצוע בדיקות אקוסטיות באמצעות מכשירי מדידה ע"פ תקנים ישראליים (ובהעדר תקנים ישראליים עפ"י תקנים </w:delText>
        </w:r>
        <w:r w:rsidRPr="00776496" w:rsidDel="0005086A">
          <w:rPr>
            <w:rFonts w:ascii="Times New Roman" w:eastAsia="Times New Roman" w:hAnsi="Times New Roman" w:cs="David" w:hint="cs"/>
            <w:sz w:val="24"/>
            <w:szCs w:val="24"/>
            <w:rtl/>
            <w:lang w:eastAsia="he-IL"/>
          </w:rPr>
          <w:delText>אירופאיים</w:delText>
        </w:r>
        <w:r w:rsidRPr="00776496" w:rsidDel="0005086A">
          <w:rPr>
            <w:rFonts w:ascii="Times New Roman" w:eastAsia="Times New Roman" w:hAnsi="Times New Roman" w:cs="David"/>
            <w:sz w:val="24"/>
            <w:szCs w:val="24"/>
            <w:rtl/>
            <w:lang w:eastAsia="he-IL"/>
          </w:rPr>
          <w:delText xml:space="preserve"> או תקנים אמריקאיים), נ</w:delText>
        </w:r>
        <w:r w:rsidR="0016188F" w:rsidDel="0005086A">
          <w:rPr>
            <w:rFonts w:ascii="Times New Roman" w:eastAsia="Times New Roman" w:hAnsi="Times New Roman" w:cs="David" w:hint="cs"/>
            <w:sz w:val="24"/>
            <w:szCs w:val="24"/>
            <w:rtl/>
            <w:lang w:eastAsia="he-IL"/>
          </w:rPr>
          <w:delText>י</w:delText>
        </w:r>
        <w:r w:rsidRPr="00776496" w:rsidDel="0005086A">
          <w:rPr>
            <w:rFonts w:ascii="Times New Roman" w:eastAsia="Times New Roman" w:hAnsi="Times New Roman" w:cs="David"/>
            <w:sz w:val="24"/>
            <w:szCs w:val="24"/>
            <w:rtl/>
            <w:lang w:eastAsia="he-IL"/>
          </w:rPr>
          <w:delText>תוח תוצאות הבדיקות, ובמקרה הצורך הכנת פרטים נוספים ומתן</w:delText>
        </w:r>
      </w:del>
      <w:r w:rsidRPr="00776496">
        <w:rPr>
          <w:rFonts w:ascii="Times New Roman" w:eastAsia="Times New Roman" w:hAnsi="Times New Roman" w:cs="David"/>
          <w:sz w:val="24"/>
          <w:szCs w:val="24"/>
          <w:rtl/>
          <w:lang w:eastAsia="he-IL"/>
        </w:rPr>
        <w:t xml:space="preserve"> </w:t>
      </w:r>
      <w:del w:id="24" w:author="גרמן קגנובסקי" w:date="2021-01-18T17:43:00Z">
        <w:r w:rsidRPr="00776496" w:rsidDel="0005086A">
          <w:rPr>
            <w:rFonts w:ascii="Times New Roman" w:eastAsia="Times New Roman" w:hAnsi="Times New Roman" w:cs="David"/>
            <w:sz w:val="24"/>
            <w:szCs w:val="24"/>
            <w:rtl/>
            <w:lang w:eastAsia="he-IL"/>
          </w:rPr>
          <w:delText>הנחיות להשגת התוצאות הדרושות.</w:delText>
        </w:r>
      </w:del>
    </w:p>
    <w:p w14:paraId="1C216D31"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966BC07"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הדרכה ומתן הסברים למפקח באתר, בתיאום עם היועצים.</w:t>
      </w:r>
    </w:p>
    <w:p w14:paraId="05484079"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FDE12F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458A394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C3ADA2"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 xml:space="preserve">יעוץ למזמין והשתתפות בבירורים עם הקבלן בזמן ביצוע </w:t>
      </w:r>
      <w:r w:rsidRPr="00776496">
        <w:rPr>
          <w:rFonts w:ascii="Times New Roman" w:eastAsia="Times New Roman" w:hAnsi="Times New Roman" w:cs="David"/>
          <w:sz w:val="24"/>
          <w:szCs w:val="24"/>
          <w:rtl/>
          <w:lang w:eastAsia="he-IL"/>
        </w:rPr>
        <w:lastRenderedPageBreak/>
        <w:t>המבנה, בתיאום עם היועצים, בבעיות האקוסטיקה.</w:t>
      </w:r>
    </w:p>
    <w:p w14:paraId="07E90815"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1E7B425"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00F6B0DC"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2EB8AFE"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713FE60C"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B695368"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ז.</w:t>
      </w:r>
      <w:r w:rsidRPr="00776496">
        <w:rPr>
          <w:rFonts w:ascii="Times New Roman" w:eastAsia="Times New Roman" w:hAnsi="Times New Roman" w:cs="David"/>
          <w:sz w:val="24"/>
          <w:szCs w:val="24"/>
          <w:rtl/>
          <w:lang w:eastAsia="he-IL"/>
        </w:rPr>
        <w:tab/>
        <w:t>הכנת וחתימה על כל מסמך שי</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דרש ע"י הרשויות מהיועץ במהלך הבצוע, </w:t>
      </w:r>
    </w:p>
    <w:p w14:paraId="52B1945F"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אשור לחיבור הפרויקט למערכות, ועל אשור לאכלוס ולתעודת גמר.</w:t>
      </w:r>
    </w:p>
    <w:p w14:paraId="0195E751"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ED7C9FE"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w:t>
      </w:r>
      <w:r w:rsidRPr="00776496">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676CFE9F"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5B710DF9"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ט.</w:t>
      </w:r>
      <w:r w:rsidRPr="00776496">
        <w:rPr>
          <w:rFonts w:ascii="Times New Roman" w:eastAsia="Times New Roman" w:hAnsi="Times New Roman" w:cs="David"/>
          <w:sz w:val="24"/>
          <w:szCs w:val="24"/>
          <w:rtl/>
          <w:lang w:eastAsia="he-IL"/>
        </w:rPr>
        <w:tab/>
        <w:t>בגמר העבודות יגיש היועץ לנציג המזמין הצהרה, בנוסח נספח ט', כי בדק את בי</w:t>
      </w:r>
      <w:r w:rsidR="0016188F">
        <w:rPr>
          <w:rFonts w:ascii="Times New Roman" w:eastAsia="Times New Roman" w:hAnsi="Times New Roman" w:cs="David"/>
          <w:sz w:val="24"/>
          <w:szCs w:val="24"/>
          <w:rtl/>
          <w:lang w:eastAsia="he-IL"/>
        </w:rPr>
        <w:t>צוע העבודות, מצא אותן תואמות לת</w:t>
      </w:r>
      <w:r w:rsidRPr="00776496">
        <w:rPr>
          <w:rFonts w:ascii="Times New Roman" w:eastAsia="Times New Roman" w:hAnsi="Times New Roman" w:cs="David"/>
          <w:sz w:val="24"/>
          <w:szCs w:val="24"/>
          <w:rtl/>
          <w:lang w:eastAsia="he-IL"/>
        </w:rPr>
        <w:t>כניותיו ולתקנים מחייבים וכי בוצעו לשביעות רצונו.</w:t>
      </w:r>
    </w:p>
    <w:p w14:paraId="1B31FF19"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ללא הצהרה זו לא תשולם ליועץ יתרת שכרו עבור פקוח עליון.</w:t>
      </w:r>
    </w:p>
    <w:p w14:paraId="68141C4D"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68E94FB"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776496">
        <w:rPr>
          <w:rFonts w:ascii="Times New Roman" w:eastAsia="Times New Roman" w:hAnsi="Times New Roman" w:cs="David" w:hint="cs"/>
          <w:sz w:val="24"/>
          <w:szCs w:val="24"/>
          <w:rtl/>
          <w:lang w:eastAsia="he-IL"/>
        </w:rPr>
        <w:t xml:space="preserve">, לרבות ביצוע בדיקות אקוסטיות באמצעות מכשירי מדידה עפ"י תקנים ישראליים (ובהעדר תקנים ישראליים עפ"י תקנים אירופאיים או תקנים </w:t>
      </w:r>
      <w:r w:rsidR="000F5BD1" w:rsidRPr="00776496">
        <w:rPr>
          <w:rFonts w:ascii="Times New Roman" w:eastAsia="Times New Roman" w:hAnsi="Times New Roman" w:cs="David" w:hint="cs"/>
          <w:sz w:val="24"/>
          <w:szCs w:val="24"/>
          <w:rtl/>
          <w:lang w:eastAsia="he-IL"/>
        </w:rPr>
        <w:t>אמריקאים</w:t>
      </w:r>
      <w:r w:rsidRPr="00776496">
        <w:rPr>
          <w:rFonts w:ascii="Times New Roman" w:eastAsia="Times New Roman" w:hAnsi="Times New Roman" w:cs="David" w:hint="cs"/>
          <w:sz w:val="24"/>
          <w:szCs w:val="24"/>
          <w:rtl/>
          <w:lang w:eastAsia="he-IL"/>
        </w:rPr>
        <w:t>), ניתוח תוצאות הבדיקה והגשת דו"חות מסכמים וחוות דעת.</w:t>
      </w:r>
    </w:p>
    <w:p w14:paraId="06F64751"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311A91A5"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יא.</w:t>
      </w:r>
      <w:r w:rsidRPr="00776496">
        <w:rPr>
          <w:rFonts w:ascii="Times New Roman" w:eastAsia="Times New Roman" w:hAnsi="Times New Roman" w:cs="David"/>
          <w:sz w:val="24"/>
          <w:szCs w:val="24"/>
          <w:rtl/>
          <w:lang w:eastAsia="he-IL"/>
        </w:rPr>
        <w:tab/>
        <w:t xml:space="preserve">השתתפות עם המזמין בהגנה בפני תביעות בקשר עם תכנון </w:t>
      </w:r>
      <w:r w:rsidRPr="00776496">
        <w:rPr>
          <w:rFonts w:ascii="Times New Roman" w:eastAsia="Times New Roman" w:hAnsi="Times New Roman" w:cs="David"/>
          <w:sz w:val="24"/>
          <w:szCs w:val="24"/>
          <w:rtl/>
          <w:lang w:eastAsia="he-IL"/>
        </w:rPr>
        <w:lastRenderedPageBreak/>
        <w:t xml:space="preserve">ובצוע </w:t>
      </w:r>
    </w:p>
    <w:p w14:paraId="635228A7"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הפרויקט.</w:t>
      </w:r>
    </w:p>
    <w:p w14:paraId="61EE73F8"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13E3E11D"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p>
    <w:p w14:paraId="283FDE38" w14:textId="77777777" w:rsidR="00776496" w:rsidRPr="00776496"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3.</w:t>
      </w:r>
      <w:r w:rsidRPr="00776496">
        <w:rPr>
          <w:rFonts w:ascii="Times New Roman" w:eastAsia="Times New Roman" w:hAnsi="Times New Roman" w:cs="David"/>
          <w:sz w:val="24"/>
          <w:szCs w:val="24"/>
          <w:rtl/>
          <w:lang w:eastAsia="he-I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353CC52A" w14:textId="77777777" w:rsidR="00776496" w:rsidRPr="00776496"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7764A649" w14:textId="77777777" w:rsidR="00776496" w:rsidRPr="00776496"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4.</w:t>
      </w:r>
      <w:r w:rsidRPr="00776496">
        <w:rPr>
          <w:rFonts w:ascii="Times New Roman" w:eastAsia="Times New Roman" w:hAnsi="Times New Roman" w:cs="David"/>
          <w:sz w:val="24"/>
          <w:szCs w:val="24"/>
          <w:rtl/>
          <w:lang w:eastAsia="he-IL"/>
        </w:rPr>
        <w:tab/>
        <w:t>נציג המזמין רשאי להזמין מהיועץ את כל שלבי העבודות המפורטות בנספח זה ו/או חלק מהן ו/או עבודות נוספות להן הכל כפי שיפורט בנספח ד'.</w:t>
      </w:r>
    </w:p>
    <w:p w14:paraId="6B4C2A0A"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3F5B4A5"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4201740" w14:textId="77777777" w:rsidR="00776496" w:rsidRPr="00776496"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sz w:val="24"/>
          <w:szCs w:val="25"/>
          <w:rtl/>
        </w:rPr>
        <w:br w:type="page"/>
      </w:r>
      <w:r w:rsidRPr="00776496">
        <w:rPr>
          <w:rFonts w:ascii="Times New Roman" w:eastAsia="Times New Roman" w:hAnsi="Times New Roman" w:cs="David"/>
          <w:bCs/>
          <w:sz w:val="24"/>
          <w:szCs w:val="24"/>
          <w:u w:val="single"/>
          <w:rtl/>
          <w:lang w:eastAsia="he-IL"/>
        </w:rPr>
        <w:lastRenderedPageBreak/>
        <w:t xml:space="preserve">נספח </w:t>
      </w:r>
      <w:r w:rsidR="006503BD">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sidR="006503BD">
        <w:rPr>
          <w:rFonts w:ascii="Times New Roman" w:eastAsia="Times New Roman" w:hAnsi="Times New Roman" w:cs="David" w:hint="cs"/>
          <w:bCs/>
          <w:sz w:val="24"/>
          <w:szCs w:val="24"/>
          <w:u w:val="single"/>
          <w:rtl/>
          <w:lang w:eastAsia="he-IL"/>
        </w:rPr>
        <w:t>'</w:t>
      </w:r>
    </w:p>
    <w:p w14:paraId="3E28CF0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9A7AF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476CE7A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0067F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2A0FDD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7537FBA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BDEC8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3427735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81E13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59AB10A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AA4CD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2A5328E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54FA5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7E159075" w14:textId="77777777" w:rsidR="00DE118F" w:rsidRPr="00DE118F"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00DE118F" w:rsidRPr="00DE118F">
        <w:rPr>
          <w:rFonts w:ascii="Times New Roman" w:eastAsia="Times New Roman" w:hAnsi="Times New Roman" w:cs="David"/>
          <w:b/>
          <w:bCs/>
          <w:sz w:val="24"/>
          <w:szCs w:val="24"/>
          <w:u w:val="single"/>
          <w:rtl/>
          <w:lang w:eastAsia="he-IL"/>
        </w:rPr>
        <w:lastRenderedPageBreak/>
        <w:t xml:space="preserve">נספח </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ד</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w:t>
      </w:r>
    </w:p>
    <w:p w14:paraId="1C53CE12" w14:textId="77777777" w:rsidR="00DE118F" w:rsidRP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56153BDD" w14:textId="77777777" w:rsidR="00DE118F" w:rsidRPr="00DE118F"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7A67763"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00DE118F"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183ECC3C" w14:textId="77777777" w:rsidR="00DE118F" w:rsidRPr="00DE118F" w:rsidRDefault="00DE118F" w:rsidP="00637461">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1.1</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סכום קבוע ומוחלט של ____</w:t>
      </w:r>
      <w:ins w:id="25" w:author="גרמן קגנובסקי" w:date="2020-12-22T17:36:00Z">
        <w:r w:rsidR="00637461">
          <w:rPr>
            <w:rFonts w:ascii="Times New Roman" w:eastAsia="Times New Roman" w:hAnsi="Times New Roman" w:cs="David" w:hint="cs"/>
            <w:sz w:val="24"/>
            <w:szCs w:val="24"/>
            <w:rtl/>
            <w:lang w:eastAsia="he-IL"/>
          </w:rPr>
          <w:t>28,000</w:t>
        </w:r>
      </w:ins>
      <w:r w:rsidRPr="00DE118F">
        <w:rPr>
          <w:rFonts w:ascii="Times New Roman" w:eastAsia="Times New Roman" w:hAnsi="Times New Roman" w:cs="David"/>
          <w:sz w:val="24"/>
          <w:szCs w:val="24"/>
          <w:rtl/>
          <w:lang w:eastAsia="he-IL"/>
        </w:rPr>
        <w:t>_____ ש"ח (במילים ___</w:t>
      </w:r>
      <w:ins w:id="26" w:author="גרמן קגנובסקי" w:date="2020-12-22T17:37:00Z">
        <w:r w:rsidR="00637461">
          <w:rPr>
            <w:rFonts w:ascii="Times New Roman" w:eastAsia="Times New Roman" w:hAnsi="Times New Roman" w:cs="David" w:hint="cs"/>
            <w:sz w:val="24"/>
            <w:szCs w:val="24"/>
            <w:rtl/>
            <w:lang w:eastAsia="he-IL"/>
          </w:rPr>
          <w:t>עשרים ושמונת אלפים</w:t>
        </w:r>
      </w:ins>
      <w:r w:rsidRPr="00DE118F">
        <w:rPr>
          <w:rFonts w:ascii="Times New Roman" w:eastAsia="Times New Roman" w:hAnsi="Times New Roman" w:cs="David"/>
          <w:sz w:val="24"/>
          <w:szCs w:val="24"/>
          <w:rtl/>
          <w:lang w:eastAsia="he-IL"/>
        </w:rPr>
        <w:t xml:space="preserve">___________  ש"ח)לכל </w:t>
      </w:r>
      <w:ins w:id="27" w:author="גרמן קגנובסקי" w:date="2020-12-22T17:37:00Z">
        <w:r w:rsidR="00637461">
          <w:rPr>
            <w:rFonts w:ascii="Times New Roman" w:eastAsia="Times New Roman" w:hAnsi="Times New Roman" w:cs="David" w:hint="cs"/>
            <w:sz w:val="24"/>
            <w:szCs w:val="24"/>
            <w:rtl/>
            <w:lang w:eastAsia="he-IL"/>
          </w:rPr>
          <w:t>הפרויקט</w:t>
        </w:r>
      </w:ins>
      <w:del w:id="28" w:author="גרמן קגנובסקי" w:date="2020-12-22T17:37:00Z">
        <w:r w:rsidRPr="00DE118F" w:rsidDel="00637461">
          <w:rPr>
            <w:rFonts w:ascii="Times New Roman" w:eastAsia="Times New Roman" w:hAnsi="Times New Roman" w:cs="David"/>
            <w:sz w:val="24"/>
            <w:szCs w:val="24"/>
            <w:rtl/>
            <w:lang w:eastAsia="he-IL"/>
          </w:rPr>
          <w:delText xml:space="preserve">מבנה ראשוני. </w:delText>
        </w:r>
      </w:del>
    </w:p>
    <w:p w14:paraId="3C2DE746"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1.2</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480E3B3A"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6502EEE5"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3C93A454"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ראשוני - המבנה שהוקם לראשונה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w:t>
      </w:r>
    </w:p>
    <w:p w14:paraId="0713FBE4"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24B31759"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חוזר - מבנה נוסף המוקם בשלמותו או בחלקו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059369AF"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034A0278" w14:textId="77777777" w:rsidR="00DE118F" w:rsidRPr="00DE118F" w:rsidRDefault="00DE118F" w:rsidP="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1A980300F04C4FC0BCEA037E756BB3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DE118F">
            <w:rPr>
              <w:color w:val="00B0F0"/>
              <w:rtl/>
            </w:rPr>
            <w:t>[סוג מדד כותרת]</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7045976CD194C5BA4AD8C9B248A3A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8ED13C1A9344B54A1C353AD1AE471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AF0D4ED730E64191805A30F2927EB1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w:t>
      </w:r>
      <w:r w:rsidRPr="00DE118F">
        <w:rPr>
          <w:rFonts w:ascii="Times New Roman" w:eastAsia="Times New Roman" w:hAnsi="Times New Roman" w:cs="David" w:hint="cs"/>
          <w:sz w:val="24"/>
          <w:szCs w:val="24"/>
          <w:rtl/>
          <w:lang w:eastAsia="he-IL"/>
        </w:rPr>
        <w:lastRenderedPageBreak/>
        <w:t>הידוע ביום הגשת כל חשבון.</w:t>
      </w:r>
    </w:p>
    <w:p w14:paraId="494D694B" w14:textId="77777777" w:rsidR="00DE118F" w:rsidRPr="00DE118F"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39CD48D3"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DE118F" w:rsidRPr="00DE118F">
        <w:rPr>
          <w:rFonts w:ascii="Times New Roman" w:eastAsia="Times New Roman" w:hAnsi="Times New Roman" w:cs="David"/>
          <w:sz w:val="24"/>
          <w:szCs w:val="24"/>
          <w:rtl/>
          <w:lang w:eastAsia="he-IL"/>
        </w:rPr>
        <w:tab/>
        <w:t>למען הסר ספק:</w:t>
      </w:r>
    </w:p>
    <w:p w14:paraId="136FAAAF"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3DF3C1DB"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מובהר כי 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4B60D6EF"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5D2269A3"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0C3B71C0"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5F879CED"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709C298E"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1F31749"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5D1182C"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19922DB"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7ADB0159"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ECFB2B6" w14:textId="77777777" w:rsidR="00F865AA"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107C1DD" w14:textId="77777777" w:rsidR="00776496" w:rsidRPr="00776496"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"ה"</w:t>
      </w:r>
    </w:p>
    <w:p w14:paraId="61A51BA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622530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3DD8BF7D"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F36E6DE"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38439EED" w14:textId="77777777" w:rsidR="006503BD" w:rsidRPr="00B27B4C" w:rsidRDefault="006503BD" w:rsidP="006503BD">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1534C07E" w14:textId="77777777" w:rsidR="00776496" w:rsidRPr="00776496" w:rsidRDefault="00776496" w:rsidP="006503BD">
      <w:pPr>
        <w:widowControl w:val="0"/>
        <w:spacing w:before="0" w:beforeAutospacing="0" w:after="0" w:afterAutospacing="0" w:line="360" w:lineRule="auto"/>
        <w:jc w:val="both"/>
        <w:rPr>
          <w:rFonts w:ascii="Times New Roman" w:eastAsia="Times New Roman" w:hAnsi="Times New Roman" w:cs="David"/>
          <w:sz w:val="24"/>
          <w:szCs w:val="24"/>
          <w:rtl/>
        </w:rPr>
      </w:pPr>
    </w:p>
    <w:p w14:paraId="23C965CF"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עבור הכנת חוות דעת סביבתית:</w:t>
      </w:r>
    </w:p>
    <w:p w14:paraId="00538D58"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 xml:space="preserve">לאחר מסירת חוות דעת ראשונית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40%</w:t>
      </w:r>
    </w:p>
    <w:p w14:paraId="206225F6" w14:textId="77777777" w:rsidR="00776496" w:rsidRPr="00776496" w:rsidRDefault="006503BD" w:rsidP="00776496">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ab/>
        <w:t>ב.</w:t>
      </w:r>
      <w:r>
        <w:rPr>
          <w:rFonts w:ascii="Times New Roman" w:eastAsia="Times New Roman" w:hAnsi="Times New Roman" w:cs="David"/>
          <w:sz w:val="24"/>
          <w:szCs w:val="24"/>
          <w:rtl/>
        </w:rPr>
        <w:tab/>
        <w:t xml:space="preserve">לאחר אישור הרשויות </w:t>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hint="cs"/>
          <w:sz w:val="24"/>
          <w:szCs w:val="24"/>
          <w:u w:val="dotted"/>
          <w:rtl/>
        </w:rPr>
        <w:tab/>
      </w:r>
      <w:r w:rsidR="00776496" w:rsidRPr="006503BD">
        <w:rPr>
          <w:rFonts w:ascii="Times New Roman" w:eastAsia="Times New Roman" w:hAnsi="Times New Roman" w:cs="David"/>
          <w:sz w:val="24"/>
          <w:szCs w:val="24"/>
          <w:u w:val="dotted"/>
          <w:rtl/>
        </w:rPr>
        <w:tab/>
      </w:r>
      <w:r w:rsidR="00776496" w:rsidRPr="00776496">
        <w:rPr>
          <w:rFonts w:ascii="Times New Roman" w:eastAsia="Times New Roman" w:hAnsi="Times New Roman" w:cs="David"/>
          <w:sz w:val="24"/>
          <w:szCs w:val="24"/>
          <w:rtl/>
        </w:rPr>
        <w:t>40%</w:t>
      </w:r>
    </w:p>
    <w:p w14:paraId="705722A9"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לאחר גמר ה</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יעוץ הסופי </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20%</w:t>
      </w:r>
    </w:p>
    <w:p w14:paraId="59D9A2E1"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sz w:val="24"/>
          <w:szCs w:val="24"/>
          <w:rtl/>
        </w:rPr>
      </w:pPr>
    </w:p>
    <w:p w14:paraId="0D4A8AC0"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עבור יעוץ לתכנון מבנה מגורים:</w:t>
      </w:r>
    </w:p>
    <w:p w14:paraId="7FB9A8A2"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עוץ המוקדם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30%</w:t>
      </w:r>
    </w:p>
    <w:p w14:paraId="10875A99"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ב.</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עוץ בשלבי התכנון המפורט של המבנה</w:t>
      </w:r>
    </w:p>
    <w:p w14:paraId="33AB49EB" w14:textId="77777777" w:rsidR="00776496" w:rsidRPr="00776496" w:rsidRDefault="00776496" w:rsidP="00776496">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 xml:space="preserve">וקבלת אישור היחידה לאיכות הסביבה לצורך </w:t>
      </w:r>
    </w:p>
    <w:p w14:paraId="4D3F87E6" w14:textId="77777777" w:rsidR="00776496" w:rsidRPr="00776496" w:rsidRDefault="00776496" w:rsidP="006503BD">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קבלת היתר בניה</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t>40%</w:t>
      </w:r>
    </w:p>
    <w:p w14:paraId="194D5FFE"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 xml:space="preserve">במהלך הפקוח העליון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15%</w:t>
      </w:r>
    </w:p>
    <w:p w14:paraId="48685A2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ד.</w:t>
      </w:r>
      <w:r w:rsidRPr="00776496">
        <w:rPr>
          <w:rFonts w:ascii="Times New Roman" w:eastAsia="Times New Roman" w:hAnsi="Times New Roman" w:cs="David"/>
          <w:sz w:val="24"/>
          <w:szCs w:val="24"/>
          <w:rtl/>
        </w:rPr>
        <w:tab/>
        <w:t xml:space="preserve">לאחר גמר השתתפות בסיורי ביקורת של גורמי </w:t>
      </w:r>
    </w:p>
    <w:p w14:paraId="665783ED"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איכות הסביבה</w:t>
      </w:r>
      <w:r w:rsidRPr="00776496">
        <w:rPr>
          <w:rFonts w:ascii="Times New Roman" w:eastAsia="Times New Roman" w:hAnsi="Times New Roman" w:cs="David" w:hint="cs"/>
          <w:sz w:val="24"/>
          <w:szCs w:val="24"/>
          <w:rtl/>
        </w:rPr>
        <w:t xml:space="preserve"> </w:t>
      </w:r>
      <w:r w:rsidRPr="00776496">
        <w:rPr>
          <w:rFonts w:ascii="Times New Roman" w:eastAsia="Times New Roman" w:hAnsi="Times New Roman" w:cs="David"/>
          <w:sz w:val="24"/>
          <w:szCs w:val="24"/>
          <w:rtl/>
        </w:rPr>
        <w:t xml:space="preserve">ו/או רשויות אחרות למתן אשור </w:t>
      </w:r>
    </w:p>
    <w:p w14:paraId="466CFB4E"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lastRenderedPageBreak/>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לאכלוס והסדרת אישור זה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10%</w:t>
      </w:r>
    </w:p>
    <w:p w14:paraId="5DF1C1DD"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ה.</w:t>
      </w:r>
      <w:r w:rsidRPr="00776496">
        <w:rPr>
          <w:rFonts w:ascii="Times New Roman" w:eastAsia="Times New Roman" w:hAnsi="Times New Roman" w:cs="David"/>
          <w:sz w:val="24"/>
          <w:szCs w:val="24"/>
          <w:rtl/>
        </w:rPr>
        <w:tab/>
        <w:t xml:space="preserve">לאחר סיום התחייבויות היועץ לפי הסכם זה, השתתפות </w:t>
      </w:r>
    </w:p>
    <w:p w14:paraId="1EA73605"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rtl/>
        </w:rPr>
        <w:tab/>
        <w:t xml:space="preserve">בסיור ביקורת של גורמי איכות הסביבה ו/או רשויות </w:t>
      </w:r>
    </w:p>
    <w:p w14:paraId="0FD02587"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אחרות למתן תעודת גמר, הסדרת אישור זה ואישור </w:t>
      </w:r>
    </w:p>
    <w:p w14:paraId="3F3C5900"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היו</w:t>
      </w:r>
      <w:r w:rsidR="0016188F">
        <w:rPr>
          <w:rFonts w:ascii="Times New Roman" w:eastAsia="Times New Roman" w:hAnsi="Times New Roman" w:cs="David"/>
          <w:sz w:val="24"/>
          <w:szCs w:val="24"/>
          <w:rtl/>
        </w:rPr>
        <w:t>עץ בכתב לביצוע העבודות בהתאם לת</w:t>
      </w:r>
      <w:r w:rsidRPr="00776496">
        <w:rPr>
          <w:rFonts w:ascii="Times New Roman" w:eastAsia="Times New Roman" w:hAnsi="Times New Roman" w:cs="David"/>
          <w:sz w:val="24"/>
          <w:szCs w:val="24"/>
          <w:rtl/>
        </w:rPr>
        <w:t>כניותיו,</w:t>
      </w:r>
    </w:p>
    <w:p w14:paraId="092F2E3E"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הנחיותיו, </w:t>
      </w:r>
      <w:r w:rsidR="006503BD">
        <w:rPr>
          <w:rFonts w:ascii="Times New Roman" w:eastAsia="Times New Roman" w:hAnsi="Times New Roman" w:cs="David"/>
          <w:sz w:val="24"/>
          <w:szCs w:val="24"/>
          <w:rtl/>
        </w:rPr>
        <w:t xml:space="preserve">תקנים רלוונטיים ולשביעות רצונו </w:t>
      </w:r>
      <w:r w:rsidRPr="006503BD">
        <w:rPr>
          <w:rFonts w:ascii="Times New Roman" w:eastAsia="Times New Roman" w:hAnsi="Times New Roman" w:cs="David"/>
          <w:sz w:val="24"/>
          <w:szCs w:val="24"/>
          <w:u w:val="dotted"/>
          <w:rtl/>
        </w:rPr>
        <w:tab/>
      </w:r>
      <w:r w:rsidR="006503BD" w:rsidRPr="006503BD">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5%</w:t>
      </w:r>
      <w:r w:rsidR="006503BD">
        <w:rPr>
          <w:rFonts w:ascii="Times New Roman" w:eastAsia="Times New Roman" w:hAnsi="Times New Roman" w:cs="David" w:hint="cs"/>
          <w:sz w:val="24"/>
          <w:szCs w:val="24"/>
          <w:rtl/>
        </w:rPr>
        <w:t xml:space="preserve">  </w:t>
      </w:r>
    </w:p>
    <w:p w14:paraId="720DC0CF"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color w:val="008000"/>
          <w:sz w:val="24"/>
          <w:szCs w:val="24"/>
        </w:rPr>
      </w:pPr>
    </w:p>
    <w:p w14:paraId="14AABF8F"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75839C40"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550E3225"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1CA688B0"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3BD69A36" w14:textId="77777777" w:rsidR="00776496" w:rsidRPr="00776496" w:rsidRDefault="00776496" w:rsidP="00776496">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32E6CE07"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5B7AB629" w14:textId="77777777" w:rsidR="0047052D" w:rsidRPr="00672C76"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0047052D" w:rsidRPr="00B27B4C">
        <w:rPr>
          <w:rFonts w:ascii="Times New Roman" w:eastAsia="Times New Roman" w:hAnsi="Times New Roman" w:cs="David" w:hint="cs"/>
          <w:bCs/>
          <w:sz w:val="20"/>
          <w:szCs w:val="24"/>
          <w:u w:val="single"/>
          <w:rtl/>
          <w:lang w:eastAsia="he-IL"/>
        </w:rPr>
        <w:lastRenderedPageBreak/>
        <w:t xml:space="preserve">נספח </w:t>
      </w:r>
      <w:r w:rsidR="0047052D">
        <w:rPr>
          <w:rFonts w:ascii="Times New Roman" w:eastAsia="Times New Roman" w:hAnsi="Times New Roman" w:cs="David" w:hint="cs"/>
          <w:bCs/>
          <w:sz w:val="20"/>
          <w:szCs w:val="24"/>
          <w:u w:val="single"/>
          <w:rtl/>
          <w:lang w:eastAsia="he-IL"/>
        </w:rPr>
        <w:t>"</w:t>
      </w:r>
      <w:r w:rsidR="0047052D" w:rsidRPr="00B27B4C">
        <w:rPr>
          <w:rFonts w:ascii="Times New Roman" w:eastAsia="Times New Roman" w:hAnsi="Times New Roman" w:cs="David" w:hint="cs"/>
          <w:bCs/>
          <w:sz w:val="20"/>
          <w:szCs w:val="24"/>
          <w:u w:val="single"/>
          <w:rtl/>
          <w:lang w:eastAsia="he-IL"/>
        </w:rPr>
        <w:t>ו'</w:t>
      </w:r>
      <w:r w:rsidR="0047052D">
        <w:rPr>
          <w:rFonts w:ascii="Times New Roman" w:eastAsia="Times New Roman" w:hAnsi="Times New Roman" w:cs="David" w:hint="cs"/>
          <w:bCs/>
          <w:sz w:val="20"/>
          <w:szCs w:val="24"/>
          <w:u w:val="single"/>
          <w:rtl/>
          <w:lang w:eastAsia="he-IL"/>
        </w:rPr>
        <w:t>'</w:t>
      </w:r>
    </w:p>
    <w:p w14:paraId="0DAB3803" w14:textId="77777777" w:rsidR="0047052D" w:rsidRPr="00B27B4C"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361531E23870456589267DD18D342C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7C907AE4"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3E77665CA3F746DB9331937BED4D58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DC778AF" w14:textId="2CD12008" w:rsidR="0047052D" w:rsidRPr="00B27B4C" w:rsidRDefault="00962261"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9" w:author="גרמן קגנובסקי" w:date="2021-01-13T16:13:00Z">
            <w:r>
              <w:rPr>
                <w:rFonts w:ascii="Times New Roman" w:eastAsia="Times New Roman" w:hAnsi="Times New Roman" w:cs="David"/>
                <w:color w:val="008000"/>
                <w:sz w:val="24"/>
                <w:szCs w:val="24"/>
                <w:rtl/>
                <w:lang w:eastAsia="he-IL"/>
              </w:rP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786DB527"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3CB825F"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1552AE3"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B5B1F08" w14:textId="77777777" w:rsidR="0047052D" w:rsidRPr="00B27B4C"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1C24436"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BF77FA"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2CCD45A924BB4D26B6447FD8A61A19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0" w:author="גרמן קגנובסקי" w:date="2020-12-22T17:29:00Z">
            <w:r w:rsidR="00637461">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D40BA5ACAEEC4688B6353EF97D6B21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1" w:author="גרמן קגנובסקי" w:date="2020-12-22T17:29:00Z">
            <w:r w:rsidR="00637461">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B99F3B8C5174F1C9D57AC5AD4FECE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2" w:author="גרמן קגנובסקי" w:date="2020-12-22T17:29:00Z">
            <w:r w:rsidR="00637461">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06A79AF"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FCADA1B"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1112D760C764EC49EEF7CD1EB021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3" w:author="גרמן קגנובסקי" w:date="2020-12-22T17:29:00Z">
            <w:r w:rsidR="00637461">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אקוסטיקה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FC686EE624A4E21B875BF07B94B2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4" w:author="גרמן קגנובסקי" w:date="2020-12-22T17:27:00Z">
            <w:r w:rsidR="00637461">
              <w:rPr>
                <w:rFonts w:ascii="Times New Roman" w:eastAsia="Times New Roman" w:hAnsi="Times New Roman" w:cs="David" w:hint="cs"/>
                <w:bCs/>
                <w:color w:val="008000"/>
                <w:sz w:val="24"/>
                <w:szCs w:val="24"/>
                <w:rtl/>
                <w:lang w:eastAsia="he-IL"/>
              </w:rPr>
              <w:t xml:space="preserve">סביוני רעננה </w:t>
            </w:r>
          </w:ins>
        </w:sdtContent>
      </w:sdt>
      <w:r w:rsidRPr="00B27B4C">
        <w:rPr>
          <w:rFonts w:ascii="Times New Roman" w:eastAsia="Times New Roman" w:hAnsi="Times New Roman" w:cs="David" w:hint="cs"/>
          <w:color w:val="008000"/>
          <w:sz w:val="24"/>
          <w:szCs w:val="24"/>
          <w:rtl/>
          <w:lang w:eastAsia="he-IL"/>
        </w:rPr>
        <w:t>.</w:t>
      </w:r>
    </w:p>
    <w:p w14:paraId="041E2C1B"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48EC9AC"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FB786AC6DE2480B95DED651F5889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5" w:author="גרמן קגנובסקי" w:date="2020-12-22T17:29:00Z">
            <w:r w:rsidR="00637461">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4DB985C"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770E933" w14:textId="77777777" w:rsidR="0047052D" w:rsidRPr="00B27B4C"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w:t>
      </w:r>
      <w:r w:rsidRPr="009130F0">
        <w:rPr>
          <w:rFonts w:ascii="Times New Roman" w:eastAsia="Times New Roman" w:hAnsi="Times New Roman" w:cs="David" w:hint="cs"/>
          <w:sz w:val="24"/>
          <w:szCs w:val="24"/>
          <w:rtl/>
          <w:lang w:eastAsia="he-IL"/>
        </w:rPr>
        <w:lastRenderedPageBreak/>
        <w:t xml:space="preserve">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C194998EA8843C2A1330557BCA125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6" w:author="גרמן קגנובסקי" w:date="2020-12-22T17:29:00Z">
            <w:r w:rsidR="00637461">
              <w:rPr>
                <w:rFonts w:ascii="Times New Roman" w:eastAsia="Times New Roman" w:hAnsi="Times New Roman" w:cs="David"/>
                <w:color w:val="008000"/>
                <w:sz w:val="24"/>
                <w:szCs w:val="24"/>
                <w:rtl/>
                <w:lang w:eastAsia="he-IL"/>
              </w:rPr>
              <w:t>מ.ג יועצים לאקוסטיקה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1AF12F6"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4771B25"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85921A0"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E6BD708"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A253AED"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527B07"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44688B9"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0F7D820"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F2B494B" w14:textId="77777777" w:rsidR="0047052D" w:rsidRPr="00435A20" w:rsidRDefault="0047052D" w:rsidP="0047052D">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AA7C43F"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120846C" w14:textId="77777777" w:rsidR="0047052D" w:rsidRPr="000525E5"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sidR="000525E5">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3CE408825F01415A9486FA1F8F914E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7" w:author="גרמן קגנובסקי" w:date="2020-12-22T17:29:00Z">
            <w:r w:rsidR="00637461">
              <w:rPr>
                <w:rFonts w:ascii="Times New Roman" w:eastAsia="Times New Roman" w:hAnsi="Times New Roman" w:cs="David" w:hint="cs"/>
                <w:color w:val="00B0F0"/>
                <w:sz w:val="24"/>
                <w:szCs w:val="24"/>
                <w:u w:val="single"/>
                <w:rtl/>
                <w:lang w:eastAsia="he-IL"/>
              </w:rPr>
              <w:t>מ.ג יועצים לאקוסטיקה בע"מ</w:t>
            </w:r>
          </w:ins>
        </w:sdtContent>
      </w:sdt>
    </w:p>
    <w:p w14:paraId="1784ED6B" w14:textId="77777777" w:rsidR="0047052D"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194CE9A"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4C6D4A5"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7AD88A97"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049BC16" w14:textId="77777777" w:rsidR="0047052D" w:rsidRPr="00B27B4C"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7C1944D" w14:textId="77777777" w:rsidR="00F865AA" w:rsidRDefault="00F865AA"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28630E90" w14:textId="77777777" w:rsidR="0047052D" w:rsidRDefault="0047052D"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3273D0" w14:textId="77777777" w:rsidR="00B67F92" w:rsidRPr="00232692" w:rsidRDefault="00B67F92" w:rsidP="00B67F92">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991FA08" w14:textId="77777777" w:rsidR="00B67F92" w:rsidRPr="0009511C" w:rsidRDefault="00B67F92" w:rsidP="00B67F92">
      <w:pPr>
        <w:widowControl w:val="0"/>
        <w:spacing w:before="0" w:beforeAutospacing="0" w:after="0" w:afterAutospacing="0" w:line="240" w:lineRule="auto"/>
        <w:jc w:val="center"/>
        <w:rPr>
          <w:rFonts w:ascii="David" w:eastAsia="Times New Roman" w:hAnsi="David" w:cs="David"/>
          <w:sz w:val="24"/>
          <w:szCs w:val="24"/>
          <w:lang w:eastAsia="he-IL"/>
        </w:rPr>
      </w:pPr>
    </w:p>
    <w:p w14:paraId="5031EE54" w14:textId="77777777" w:rsidR="00B67F92" w:rsidRPr="002419E5" w:rsidRDefault="00B67F92" w:rsidP="00B67F92">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2690FC29" w14:textId="77777777" w:rsidR="00B67F92" w:rsidRPr="0009511C" w:rsidRDefault="00B67F92" w:rsidP="00B67F92">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3267D19"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1699F782"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2BB8FE62"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303CC5E"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w:t>
      </w:r>
      <w:r w:rsidRPr="0009511C">
        <w:rPr>
          <w:rFonts w:ascii="David" w:eastAsia="Calibri" w:hAnsi="David" w:cs="David" w:hint="cs"/>
          <w:sz w:val="24"/>
          <w:szCs w:val="24"/>
          <w:rtl/>
        </w:rPr>
        <w:lastRenderedPageBreak/>
        <w:t>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3C41906"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4500E427"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4E3D9870"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2C0DEC96"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D39FF8C"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50D7B86"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148791B"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45AC7D8"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Pr>
          <w:rFonts w:ascii="Times New Roman" w:eastAsia="Times New Roman" w:hAnsi="Times New Roman" w:cs="David"/>
          <w:bCs/>
          <w:sz w:val="20"/>
          <w:szCs w:val="24"/>
          <w:u w:val="single"/>
          <w:rtl/>
          <w:lang w:eastAsia="he-IL"/>
        </w:rPr>
        <w:br w:type="page"/>
      </w:r>
    </w:p>
    <w:p w14:paraId="49B16470" w14:textId="77777777" w:rsidR="00B67F92" w:rsidRPr="002419E5"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566F4A7"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49C48DF3" w14:textId="77777777" w:rsidR="00B67F92" w:rsidRPr="00400B84" w:rsidRDefault="00B67F92" w:rsidP="00B67F9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67F92" w:rsidRPr="0009511C" w14:paraId="3D3EDBB0" w14:textId="77777777" w:rsidTr="00962261">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486709B"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49AAF2C"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B67F92" w:rsidRPr="0009511C" w14:paraId="2E4B0792" w14:textId="77777777" w:rsidTr="00962261">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F7ECB53"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67F92" w:rsidRPr="0009511C" w14:paraId="0E7AD8EF" w14:textId="77777777" w:rsidTr="00962261">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F6E2C68"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0AA4662"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F5AE4B5"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D04DC0F"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B67F92" w:rsidRPr="0009511C" w14:paraId="3EB62376" w14:textId="77777777" w:rsidTr="00962261">
        <w:trPr>
          <w:trHeight w:val="551"/>
        </w:trPr>
        <w:tc>
          <w:tcPr>
            <w:tcW w:w="4068" w:type="dxa"/>
            <w:tcBorders>
              <w:top w:val="single" w:sz="4" w:space="0" w:color="auto"/>
              <w:left w:val="single" w:sz="4" w:space="0" w:color="auto"/>
              <w:bottom w:val="single" w:sz="4" w:space="0" w:color="auto"/>
              <w:right w:val="single" w:sz="4" w:space="0" w:color="auto"/>
            </w:tcBorders>
            <w:hideMark/>
          </w:tcPr>
          <w:p w14:paraId="19E1061E"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8B476B3"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E3AAE01"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C325BAA" w14:textId="77777777" w:rsidR="00B67F92" w:rsidRPr="0009511C" w:rsidRDefault="00B67F92" w:rsidP="00962261">
            <w:pPr>
              <w:spacing w:before="0" w:beforeAutospacing="0" w:after="0" w:afterAutospacing="0" w:line="240" w:lineRule="auto"/>
              <w:ind w:left="50" w:right="78"/>
              <w:rPr>
                <w:rFonts w:ascii="David" w:eastAsia="Calibri" w:hAnsi="David" w:cs="David"/>
                <w:b/>
                <w:sz w:val="24"/>
                <w:szCs w:val="24"/>
                <w:rtl/>
                <w:lang w:eastAsia="he-IL"/>
              </w:rPr>
            </w:pPr>
          </w:p>
          <w:p w14:paraId="12F379FA" w14:textId="77777777" w:rsidR="00B67F92" w:rsidRPr="0009511C" w:rsidRDefault="00B67F92" w:rsidP="0096226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219B30E8" w14:textId="77777777" w:rsidR="00B67F92" w:rsidRPr="0009511C" w:rsidRDefault="00B67F92" w:rsidP="00962261">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9AFF9E3" w14:textId="77777777" w:rsidR="00B67F92" w:rsidRPr="0009511C" w:rsidRDefault="00B67F92" w:rsidP="00962261">
            <w:pPr>
              <w:spacing w:before="0" w:beforeAutospacing="0" w:after="0" w:afterAutospacing="0" w:line="240" w:lineRule="auto"/>
              <w:ind w:left="50" w:right="78"/>
              <w:rPr>
                <w:rFonts w:ascii="David" w:eastAsia="Calibri" w:hAnsi="David" w:cs="David"/>
                <w:b/>
                <w:sz w:val="24"/>
                <w:szCs w:val="24"/>
                <w:rtl/>
                <w:lang w:eastAsia="he-IL"/>
              </w:rPr>
            </w:pPr>
          </w:p>
          <w:p w14:paraId="4F126FDA" w14:textId="77777777" w:rsidR="00B67F92" w:rsidRPr="0009511C" w:rsidRDefault="00B67F92" w:rsidP="0096226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1159D7BD" w14:textId="77777777" w:rsidR="00B67F92" w:rsidRPr="0009511C" w:rsidRDefault="00B67F92" w:rsidP="00962261">
            <w:pPr>
              <w:spacing w:before="0" w:beforeAutospacing="0" w:after="0" w:afterAutospacing="0" w:line="240" w:lineRule="auto"/>
              <w:ind w:left="50" w:right="78"/>
              <w:rPr>
                <w:rFonts w:ascii="David" w:eastAsia="Calibri" w:hAnsi="David" w:cs="David"/>
                <w:b/>
                <w:sz w:val="24"/>
                <w:szCs w:val="24"/>
                <w:rtl/>
                <w:lang w:eastAsia="he-IL"/>
              </w:rPr>
            </w:pPr>
          </w:p>
        </w:tc>
      </w:tr>
      <w:tr w:rsidR="00B67F92" w:rsidRPr="0009511C" w14:paraId="493AF974" w14:textId="77777777" w:rsidTr="00962261">
        <w:trPr>
          <w:trHeight w:val="571"/>
        </w:trPr>
        <w:tc>
          <w:tcPr>
            <w:tcW w:w="4068" w:type="dxa"/>
            <w:tcBorders>
              <w:top w:val="single" w:sz="4" w:space="0" w:color="auto"/>
              <w:left w:val="single" w:sz="4" w:space="0" w:color="auto"/>
              <w:bottom w:val="single" w:sz="4" w:space="0" w:color="auto"/>
              <w:right w:val="single" w:sz="4" w:space="0" w:color="auto"/>
            </w:tcBorders>
            <w:hideMark/>
          </w:tcPr>
          <w:p w14:paraId="6C7B2960"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4BEF3AF7"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33B5EF92"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B485B5" w14:textId="77777777" w:rsidR="00B67F92" w:rsidRPr="0009511C" w:rsidRDefault="00B67F92" w:rsidP="0096226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7A7081" w14:textId="77777777" w:rsidR="00B67F92" w:rsidRPr="0009511C" w:rsidRDefault="00B67F92" w:rsidP="00962261">
            <w:pPr>
              <w:spacing w:before="0" w:beforeAutospacing="0" w:after="0" w:afterAutospacing="0" w:line="256" w:lineRule="auto"/>
              <w:rPr>
                <w:rFonts w:ascii="David" w:eastAsia="Calibri" w:hAnsi="David" w:cs="David"/>
                <w:b/>
                <w:sz w:val="24"/>
                <w:szCs w:val="24"/>
                <w:lang w:eastAsia="he-IL"/>
              </w:rPr>
            </w:pPr>
          </w:p>
        </w:tc>
      </w:tr>
      <w:tr w:rsidR="00B67F92" w:rsidRPr="0009511C" w14:paraId="75919F5E" w14:textId="77777777" w:rsidTr="00962261">
        <w:trPr>
          <w:trHeight w:val="391"/>
        </w:trPr>
        <w:tc>
          <w:tcPr>
            <w:tcW w:w="4068" w:type="dxa"/>
            <w:tcBorders>
              <w:top w:val="single" w:sz="4" w:space="0" w:color="auto"/>
              <w:left w:val="single" w:sz="4" w:space="0" w:color="auto"/>
              <w:bottom w:val="single" w:sz="4" w:space="0" w:color="auto"/>
              <w:right w:val="single" w:sz="4" w:space="0" w:color="auto"/>
            </w:tcBorders>
            <w:hideMark/>
          </w:tcPr>
          <w:p w14:paraId="7680A2E4"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FF5F72B"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A180DA7" w14:textId="77777777" w:rsidR="00B67F92" w:rsidRPr="0009511C" w:rsidRDefault="00B67F92" w:rsidP="00962261">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D0A21F" w14:textId="77777777" w:rsidR="00B67F92" w:rsidRPr="0009511C" w:rsidRDefault="00B67F92" w:rsidP="0096226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E87307" w14:textId="77777777" w:rsidR="00B67F92" w:rsidRPr="0009511C" w:rsidRDefault="00B67F92" w:rsidP="00962261">
            <w:pPr>
              <w:spacing w:before="0" w:beforeAutospacing="0" w:after="0" w:afterAutospacing="0" w:line="256" w:lineRule="auto"/>
              <w:rPr>
                <w:rFonts w:ascii="David" w:eastAsia="Calibri" w:hAnsi="David" w:cs="David"/>
                <w:b/>
                <w:sz w:val="24"/>
                <w:szCs w:val="24"/>
                <w:lang w:eastAsia="he-IL"/>
              </w:rPr>
            </w:pPr>
          </w:p>
        </w:tc>
      </w:tr>
    </w:tbl>
    <w:p w14:paraId="6E9BD274" w14:textId="77777777" w:rsidR="00B67F92" w:rsidRPr="0009511C" w:rsidRDefault="00B67F92" w:rsidP="00B67F92">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67F92" w:rsidRPr="0009511C" w14:paraId="0884788C" w14:textId="77777777" w:rsidTr="00962261">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AE5AF56"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B67F92" w:rsidRPr="0009511C" w14:paraId="30670A03" w14:textId="77777777" w:rsidTr="00962261">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D11418A"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A0C2B30"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p>
          <w:p w14:paraId="3FE1CB65"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444BE60"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C485D29"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2AEA80"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C730D0A"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4C7F8A0"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699CA40"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4F0AE99"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B67F92" w:rsidRPr="0009511C" w14:paraId="3183CF3B" w14:textId="77777777" w:rsidTr="00962261">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BF7D42D" w14:textId="77777777" w:rsidR="00B67F92" w:rsidRPr="0009511C" w:rsidRDefault="00B67F92" w:rsidP="00962261">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D93C04D" w14:textId="77777777" w:rsidR="00B67F92" w:rsidRPr="0009511C" w:rsidRDefault="00B67F92" w:rsidP="00962261">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84530D9" w14:textId="77777777" w:rsidR="00B67F92" w:rsidRPr="0009511C" w:rsidRDefault="00B67F92" w:rsidP="00962261">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16FDDCE" w14:textId="77777777" w:rsidR="00B67F92" w:rsidRPr="0009511C" w:rsidRDefault="00B67F92" w:rsidP="00962261">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B9D1408" w14:textId="77777777" w:rsidR="00B67F92" w:rsidRPr="0009511C" w:rsidRDefault="00B67F92" w:rsidP="00962261">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4165BD7"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8CDEDFE"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F300D87" w14:textId="77777777" w:rsidR="00B67F92" w:rsidRPr="0009511C" w:rsidRDefault="00B67F92" w:rsidP="00962261">
            <w:pPr>
              <w:spacing w:before="0" w:beforeAutospacing="0" w:after="0" w:afterAutospacing="0" w:line="256" w:lineRule="auto"/>
              <w:rPr>
                <w:rFonts w:ascii="David" w:eastAsia="Calibri" w:hAnsi="David" w:cs="David"/>
                <w:sz w:val="24"/>
                <w:szCs w:val="24"/>
                <w:lang w:eastAsia="he-IL"/>
              </w:rPr>
            </w:pPr>
          </w:p>
        </w:tc>
      </w:tr>
      <w:tr w:rsidR="00B67F92" w:rsidRPr="0009511C" w14:paraId="37626C96" w14:textId="77777777" w:rsidTr="0096226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8B1E673"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BE27F5A"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B3C74AA"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95476D8"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8603B8C"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ED94618"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062F791"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FC017EA" w14:textId="77777777" w:rsidR="00B67F92" w:rsidRPr="0009511C" w:rsidRDefault="00B67F92" w:rsidP="00962261">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B67F92" w:rsidRPr="0009511C" w14:paraId="3FA29540" w14:textId="77777777" w:rsidTr="0096226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5EC9307"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lastRenderedPageBreak/>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FD159E4"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D7284AD"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D58BCA3"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0498040"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EC9D237"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F92864F"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3376821" w14:textId="77777777" w:rsidR="00B67F92" w:rsidRPr="0009511C" w:rsidRDefault="00B67F92" w:rsidP="00962261">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B67F92" w:rsidRPr="0009511C" w14:paraId="2718D322" w14:textId="77777777" w:rsidTr="0096226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B449B3B"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203FE3F" w14:textId="77777777" w:rsidR="00B67F92" w:rsidRPr="0009511C" w:rsidRDefault="00B67F92" w:rsidP="00962261">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E3DB299" w14:textId="77777777" w:rsidR="00B67F92" w:rsidRPr="0009511C" w:rsidRDefault="00B67F92" w:rsidP="00962261">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FF946DD" w14:textId="77777777" w:rsidR="00B67F92" w:rsidRPr="0009511C" w:rsidRDefault="00B67F92" w:rsidP="00962261">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920575D" w14:textId="77777777" w:rsidR="00B67F92" w:rsidRPr="0009511C" w:rsidRDefault="00B67F92" w:rsidP="00962261">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8C464C6" w14:textId="77777777" w:rsidR="00B67F92" w:rsidRPr="0009511C" w:rsidRDefault="00B67F92" w:rsidP="00962261">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15ADF8A" w14:textId="77777777" w:rsidR="00B67F92" w:rsidRPr="0009511C" w:rsidRDefault="00B67F92" w:rsidP="0096226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63E8249" w14:textId="77777777" w:rsidR="00B67F92" w:rsidRPr="0009511C" w:rsidRDefault="00B67F92" w:rsidP="00962261">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7E68840F" w14:textId="77777777" w:rsidR="00B67F92" w:rsidRPr="0009511C" w:rsidRDefault="00B67F92" w:rsidP="00B67F92">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09511C" w14:paraId="160C5C2F" w14:textId="77777777" w:rsidTr="00962261">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A9F22F2" w14:textId="77777777" w:rsidR="00B67F92" w:rsidRPr="0009511C" w:rsidRDefault="00B67F92" w:rsidP="0096226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B67F92" w:rsidRPr="0009511C" w14:paraId="72CED8A4" w14:textId="77777777" w:rsidTr="00962261">
        <w:trPr>
          <w:trHeight w:val="798"/>
        </w:trPr>
        <w:tc>
          <w:tcPr>
            <w:tcW w:w="11530" w:type="dxa"/>
            <w:tcBorders>
              <w:top w:val="single" w:sz="4" w:space="0" w:color="auto"/>
              <w:left w:val="single" w:sz="4" w:space="0" w:color="auto"/>
              <w:bottom w:val="single" w:sz="4" w:space="0" w:color="auto"/>
              <w:right w:val="single" w:sz="4" w:space="0" w:color="auto"/>
            </w:tcBorders>
            <w:hideMark/>
          </w:tcPr>
          <w:p w14:paraId="73392860" w14:textId="77777777" w:rsidR="00B67F92" w:rsidRPr="0009511C" w:rsidRDefault="00B67F92" w:rsidP="0096226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045A0FD5" w14:textId="77777777" w:rsidR="00B67F92" w:rsidRPr="0009511C" w:rsidRDefault="00B67F92" w:rsidP="00B67F92">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09511C" w14:paraId="304FAADF" w14:textId="77777777" w:rsidTr="0096226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E1E026C" w14:textId="77777777" w:rsidR="00B67F92" w:rsidRPr="0009511C" w:rsidRDefault="00B67F92" w:rsidP="00962261">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B67F92" w:rsidRPr="0009511C" w14:paraId="6ECF231B" w14:textId="77777777" w:rsidTr="00962261">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B5B0B58" w14:textId="77777777" w:rsidR="00B67F92" w:rsidRPr="0009511C" w:rsidRDefault="00B67F92" w:rsidP="0096226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B82B1A1"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7FE539D6"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C286D" w:rsidRPr="0009511C" w14:paraId="58AC1DA8" w14:textId="77777777" w:rsidTr="0096226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7E8CA78" w14:textId="77777777" w:rsidR="00BC286D" w:rsidRPr="0009511C" w:rsidRDefault="00BC286D" w:rsidP="0096226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C286D" w:rsidRPr="0009511C" w14:paraId="722BBBA3" w14:textId="77777777" w:rsidTr="00962261">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DFA9B7C" w14:textId="77777777" w:rsidR="00BC286D" w:rsidRPr="0009511C" w:rsidRDefault="00BC286D" w:rsidP="00962261">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2CA4305"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7479D262" w14:textId="77777777" w:rsidR="00B67F92" w:rsidRPr="0009511C" w:rsidRDefault="00B67F92" w:rsidP="00B67F92">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0088E2F4"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E776D1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6A15CB4" w14:textId="77777777" w:rsidR="00BC286D" w:rsidRDefault="00BC286D"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576E5E10"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"ח"</w:t>
      </w:r>
    </w:p>
    <w:p w14:paraId="401B66ED"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רשימת התכניות והמסמכים שעל היועץ להנפיק</w:t>
      </w:r>
    </w:p>
    <w:p w14:paraId="76486723"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776496">
        <w:rPr>
          <w:rFonts w:ascii="Times New Roman" w:eastAsia="Times New Roman" w:hAnsi="Times New Roman" w:cs="David"/>
          <w:sz w:val="25"/>
          <w:szCs w:val="25"/>
          <w:rtl/>
        </w:rPr>
        <w:t>מסמך זה מהווה השלמה לנספח ב' ואינו גורע ממנו</w:t>
      </w:r>
    </w:p>
    <w:p w14:paraId="52A9B023"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52D70375"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1DAC8A0E"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7F38F9CC"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1.</w:t>
      </w:r>
      <w:r w:rsidRPr="00776496">
        <w:rPr>
          <w:rFonts w:ascii="Times New Roman" w:eastAsia="Times New Roman" w:hAnsi="Times New Roman" w:cs="David"/>
          <w:sz w:val="20"/>
          <w:szCs w:val="24"/>
          <w:rtl/>
          <w:lang w:eastAsia="he-IL"/>
        </w:rPr>
        <w:tab/>
        <w:t>דו"חות בדיקה והנחיות ליועצים.</w:t>
      </w:r>
    </w:p>
    <w:p w14:paraId="47D40896"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2C5A378A"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2.</w:t>
      </w:r>
      <w:r w:rsidRPr="00776496">
        <w:rPr>
          <w:rFonts w:ascii="Times New Roman" w:eastAsia="Times New Roman" w:hAnsi="Times New Roman" w:cs="David"/>
          <w:sz w:val="20"/>
          <w:szCs w:val="24"/>
          <w:rtl/>
          <w:lang w:eastAsia="he-IL"/>
        </w:rPr>
        <w:tab/>
        <w:t>פרטי בצוע לאלמנטים אקוסטיים.</w:t>
      </w:r>
    </w:p>
    <w:p w14:paraId="1C1162D5"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6209339C"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3.</w:t>
      </w:r>
      <w:r w:rsidRPr="00776496">
        <w:rPr>
          <w:rFonts w:ascii="Times New Roman" w:eastAsia="Times New Roman" w:hAnsi="Times New Roman" w:cs="David"/>
          <w:sz w:val="20"/>
          <w:szCs w:val="24"/>
          <w:rtl/>
          <w:lang w:eastAsia="he-IL"/>
        </w:rPr>
        <w:tab/>
        <w:t>חוות דעת סביבתית.</w:t>
      </w:r>
    </w:p>
    <w:p w14:paraId="160DC449" w14:textId="77777777" w:rsidR="00776496" w:rsidRPr="00776496"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292FEB7A"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4.</w:t>
      </w:r>
      <w:r w:rsidRPr="00776496">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2E6981AF"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20A0F2AA"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5.</w:t>
      </w:r>
      <w:r w:rsidRPr="00776496">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598A204C"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2305FAD3"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6.</w:t>
      </w:r>
      <w:r w:rsidRPr="00776496">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377423C1"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7D8C784E" w14:textId="77777777" w:rsidR="00776496" w:rsidRPr="00776496"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lastRenderedPageBreak/>
        <w:t>כל המסמכים והתכניות יערכו בשפה העברית.</w:t>
      </w:r>
    </w:p>
    <w:p w14:paraId="10F03655" w14:textId="77777777" w:rsidR="00776496" w:rsidRPr="00776496"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A61273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C2ADFC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3D8550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D429EB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FCEF28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139D83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327926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028B25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44E988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63EA3F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C24758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DBC694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01F57A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D71942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94C8B5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88A118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3CF0CC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929487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FCDDCD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79DF540" w14:textId="77777777" w:rsidR="00F865AA"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1D68D9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F029E9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289E9CF" w14:textId="77777777" w:rsidR="0047052D" w:rsidRPr="00B27B4C"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1FDB6878"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F4374E6"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9E862F7"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29552E"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B58912"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585CB2"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6E8EB63" w14:textId="70FEB422" w:rsidR="0047052D" w:rsidRPr="00B27B4C" w:rsidRDefault="00E52B0F"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0AB1B5CE8EC4FC894B182051809D5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8" w:author="גרמן קגנובסקי" w:date="2021-01-13T16:13:00Z">
            <w:r w:rsidR="00962261">
              <w:rPr>
                <w:rFonts w:ascii="Times New Roman" w:eastAsia="Times New Roman" w:hAnsi="Times New Roman" w:cs="David" w:hint="cs"/>
                <w:color w:val="008000"/>
                <w:sz w:val="24"/>
                <w:szCs w:val="24"/>
                <w:rtl/>
                <w:lang w:eastAsia="he-IL"/>
              </w:rPr>
              <w:t>אפריקה ישראל מגורים בע"מ</w:t>
            </w:r>
            <w:r w:rsidR="00962261">
              <w:rPr>
                <w:rFonts w:ascii="Times New Roman" w:eastAsia="Times New Roman" w:hAnsi="Times New Roman" w:cs="David" w:hint="cs"/>
                <w:color w:val="008000"/>
                <w:sz w:val="24"/>
                <w:szCs w:val="24"/>
                <w:rtl/>
                <w:lang w:eastAsia="he-IL"/>
              </w:rPr>
              <w:br/>
              <w:t>יוני נתניהו 1 ג' אור יהודה</w:t>
            </w:r>
            <w:r w:rsidR="00962261">
              <w:rPr>
                <w:rFonts w:ascii="Times New Roman" w:eastAsia="Times New Roman" w:hAnsi="Times New Roman" w:cs="David" w:hint="cs"/>
                <w:color w:val="008000"/>
                <w:sz w:val="24"/>
                <w:szCs w:val="24"/>
                <w:rtl/>
                <w:lang w:eastAsia="he-IL"/>
              </w:rPr>
              <w:br/>
              <w:t>מ.ז 52-003476-0</w:t>
            </w:r>
            <w:r w:rsidR="00962261">
              <w:rPr>
                <w:rFonts w:ascii="Times New Roman" w:eastAsia="Times New Roman" w:hAnsi="Times New Roman" w:cs="David" w:hint="cs"/>
                <w:color w:val="008000"/>
                <w:sz w:val="24"/>
                <w:szCs w:val="24"/>
                <w:rtl/>
                <w:lang w:eastAsia="he-IL"/>
              </w:rPr>
              <w:br/>
            </w:r>
          </w:ins>
        </w:sdtContent>
      </w:sdt>
      <w:r w:rsidR="0047052D" w:rsidRPr="00B27B4C">
        <w:rPr>
          <w:rFonts w:ascii="Times New Roman" w:eastAsia="Times New Roman" w:hAnsi="Times New Roman" w:cs="David" w:hint="cs"/>
          <w:color w:val="008000"/>
          <w:sz w:val="24"/>
          <w:szCs w:val="24"/>
          <w:rtl/>
          <w:lang w:eastAsia="he-IL"/>
        </w:rPr>
        <w:br/>
      </w:r>
      <w:r w:rsidR="0047052D" w:rsidRPr="00B27B4C">
        <w:rPr>
          <w:rFonts w:ascii="Times New Roman" w:eastAsia="Times New Roman" w:hAnsi="Times New Roman" w:cs="David" w:hint="cs"/>
          <w:sz w:val="24"/>
          <w:szCs w:val="24"/>
          <w:rtl/>
          <w:lang w:eastAsia="he-IL"/>
        </w:rPr>
        <w:t>(</w:t>
      </w:r>
      <w:r w:rsidR="0047052D" w:rsidRPr="009E0EE6">
        <w:rPr>
          <w:rFonts w:ascii="Times New Roman" w:eastAsia="Times New Roman" w:hAnsi="Times New Roman" w:cs="David" w:hint="cs"/>
          <w:sz w:val="24"/>
          <w:szCs w:val="24"/>
          <w:rtl/>
          <w:lang w:eastAsia="he-IL"/>
        </w:rPr>
        <w:t>המזמין)</w:t>
      </w:r>
    </w:p>
    <w:p w14:paraId="709AFCD2"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E1E58D"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92FFD01"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10A04B3"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863321A" w14:textId="485004B9" w:rsidR="0047052D" w:rsidRPr="00B27B4C"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5A2C37A5F6840058F8A4526810996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9" w:author="גרמן קגנובסקי" w:date="2020-12-22T17:29:00Z">
            <w:r w:rsidR="00637461">
              <w:rPr>
                <w:rFonts w:ascii="Times New Roman" w:eastAsia="Times New Roman" w:hAnsi="Times New Roman" w:cs="David"/>
                <w:color w:val="008000"/>
                <w:sz w:val="24"/>
                <w:szCs w:val="24"/>
                <w:rtl/>
                <w:lang w:eastAsia="he-IL"/>
              </w:rPr>
              <w:t>מ.ג יועצים לאקוסטיקה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BE57B55393D4028B58DAA3C2234A4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40" w:author="גרמן קגנובסקי" w:date="2020-12-22T17:28:00Z">
            <w:r w:rsidR="00637461">
              <w:rPr>
                <w:rFonts w:ascii="Times New Roman" w:eastAsia="Times New Roman" w:hAnsi="Times New Roman" w:cs="David"/>
                <w:color w:val="008000"/>
                <w:sz w:val="24"/>
                <w:szCs w:val="24"/>
                <w:rtl/>
                <w:lang w:eastAsia="he-IL"/>
              </w:rPr>
              <w:t xml:space="preserve">רעננה </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BA4C947B5F245029BAE57D340C71C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41" w:author="גרמן קגנובסקי" w:date="2021-01-21T13:32:00Z">
            <w:r w:rsidR="00E52B0F">
              <w:rPr>
                <w:rFonts w:ascii="Times New Roman" w:eastAsia="Times New Roman" w:hAnsi="Times New Roman" w:cs="David" w:hint="cs"/>
                <w:color w:val="008000"/>
                <w:sz w:val="24"/>
                <w:szCs w:val="24"/>
                <w:rtl/>
              </w:rPr>
              <w:t>150 יח''ד ומסחר על גבי חניון תת קרקעי</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085D8A8"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9D543E7"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9AC876"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095083"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629A90"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FD07283" w14:textId="77777777" w:rsidR="0047052D"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AC5CA28"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E92DB5"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8B5609"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709CF2" w14:textId="77777777" w:rsidR="0047052D" w:rsidRPr="00B27B4C"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341A530" w14:textId="77777777" w:rsidR="0047052D" w:rsidRPr="00B27B4C" w:rsidRDefault="00E52B0F"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B90A7F11875E41999E0B7397EB7FEE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2" w:author="גרמן קגנובסקי" w:date="2020-12-22T17:29:00Z">
            <w:r w:rsidR="00637461">
              <w:rPr>
                <w:rFonts w:ascii="Times New Roman" w:eastAsia="Times New Roman" w:hAnsi="Times New Roman" w:cs="David" w:hint="cs"/>
                <w:color w:val="00B0F0"/>
                <w:sz w:val="24"/>
                <w:szCs w:val="24"/>
                <w:u w:val="single"/>
                <w:rtl/>
                <w:lang w:eastAsia="he-IL"/>
              </w:rPr>
              <w:t>מ.ג יועצים לאקוסטיקה בע"מ</w:t>
            </w:r>
          </w:ins>
        </w:sdtContent>
      </w:sdt>
    </w:p>
    <w:p w14:paraId="686B01E5"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C3497C3"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8AF116C"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F3C2032"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0ABEE57"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450CD1">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4EE340B8" w14:textId="77777777" w:rsidR="0047052D" w:rsidRPr="00B27B4C"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F36A6C3" w14:textId="50B396A6"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5D782C552E241A4851EC4F17AD109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43" w:author="גרמן קגנובסקי" w:date="2021-01-13T16:13:00Z">
            <w:r w:rsidR="00962261">
              <w:rPr>
                <w:rFonts w:ascii="Times New Roman" w:eastAsia="Times New Roman" w:hAnsi="Times New Roman" w:cs="David" w:hint="cs"/>
                <w:color w:val="008000"/>
                <w:sz w:val="24"/>
                <w:szCs w:val="24"/>
                <w:rtl/>
                <w:lang w:eastAsia="he-IL"/>
              </w:rPr>
              <w:t>אפריקה ישראל מגורים בע"מ</w:t>
            </w:r>
            <w:r w:rsidR="00962261">
              <w:rPr>
                <w:rFonts w:ascii="Times New Roman" w:eastAsia="Times New Roman" w:hAnsi="Times New Roman" w:cs="David" w:hint="cs"/>
                <w:color w:val="008000"/>
                <w:sz w:val="24"/>
                <w:szCs w:val="24"/>
                <w:rtl/>
                <w:lang w:eastAsia="he-IL"/>
              </w:rPr>
              <w:br/>
              <w:t>יוני נתניהו 1 ג' אור יהודה</w:t>
            </w:r>
            <w:r w:rsidR="00962261">
              <w:rPr>
                <w:rFonts w:ascii="Times New Roman" w:eastAsia="Times New Roman" w:hAnsi="Times New Roman" w:cs="David" w:hint="cs"/>
                <w:color w:val="008000"/>
                <w:sz w:val="24"/>
                <w:szCs w:val="24"/>
                <w:rtl/>
                <w:lang w:eastAsia="he-IL"/>
              </w:rPr>
              <w:br/>
              <w:t>מ.ז 52-003476-0</w:t>
            </w:r>
            <w:r w:rsidR="00962261">
              <w:rPr>
                <w:rFonts w:ascii="Times New Roman" w:eastAsia="Times New Roman" w:hAnsi="Times New Roman" w:cs="David" w:hint="cs"/>
                <w:color w:val="008000"/>
                <w:sz w:val="24"/>
                <w:szCs w:val="24"/>
                <w:rtl/>
                <w:lang w:eastAsia="he-IL"/>
              </w:rPr>
              <w:br/>
            </w:r>
          </w:ins>
        </w:sdtContent>
      </w:sdt>
    </w:p>
    <w:p w14:paraId="6EA8717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15A7F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0CDA72F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78862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69C31DCD46F448ABBF2EF2FD85A2C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4" w:author="גרמן קגנובסקי" w:date="2020-12-22T17:28:00Z">
            <w:r w:rsidR="00637461">
              <w:rPr>
                <w:rFonts w:ascii="Times New Roman" w:eastAsia="Times New Roman" w:hAnsi="Times New Roman" w:cs="David" w:hint="cs"/>
                <w:color w:val="008000"/>
                <w:sz w:val="24"/>
                <w:szCs w:val="24"/>
                <w:rtl/>
                <w:lang w:eastAsia="he-IL"/>
              </w:rPr>
              <w:t xml:space="preserve">רעננה </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7BF4CC9E29E44578BFD96AF406CD05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1C06B8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DE8F0B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67161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9C81F8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D6DE1A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B7656D9"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מצהירים כי בחשבונות שהוגשו על ידינו ואשר אושרו על ידכם, לא נפלה טעות כלשהי, הם מדויקים ומעודכנים, נערכו כיאות ובדרך חשבונאית נכונה </w:t>
      </w:r>
      <w:r w:rsidRPr="00B27B4C">
        <w:rPr>
          <w:rFonts w:ascii="Times New Roman" w:eastAsia="Times New Roman" w:hAnsi="Times New Roman" w:cs="David" w:hint="cs"/>
          <w:sz w:val="24"/>
          <w:szCs w:val="24"/>
          <w:rtl/>
          <w:lang w:eastAsia="he-IL"/>
        </w:rPr>
        <w:lastRenderedPageBreak/>
        <w:t>ומתאימה.</w:t>
      </w:r>
    </w:p>
    <w:p w14:paraId="65EEAFDA"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0DD230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E966FEF"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C50DED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582C99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57C384B"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883C9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A8907D4" w14:textId="77777777" w:rsidR="0047052D" w:rsidRPr="00B27B4C"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5FE38D8"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04D76E5F" w14:textId="77777777" w:rsidR="000F5BD1"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7B1D2F4"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BF6CD6E"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633D94B" w14:textId="77777777" w:rsidR="0047052D" w:rsidRPr="009130F0"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742A3647E3BB4D21B2E8A6DA4F0C2B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5" w:author="גרמן קגנובסקי" w:date="2020-12-22T17:29:00Z">
            <w:r w:rsidR="00637461">
              <w:rPr>
                <w:rFonts w:ascii="Times New Roman" w:eastAsia="Times New Roman" w:hAnsi="Times New Roman" w:cs="David" w:hint="cs"/>
                <w:color w:val="00B0F0"/>
                <w:sz w:val="24"/>
                <w:szCs w:val="24"/>
                <w:u w:val="single"/>
                <w:rtl/>
                <w:lang w:eastAsia="he-IL"/>
              </w:rPr>
              <w:t>מ.ג יועצים לאקוסטיקה בע"מ</w:t>
            </w:r>
          </w:ins>
        </w:sdtContent>
      </w:sdt>
    </w:p>
    <w:p w14:paraId="2E23CE0A" w14:textId="77777777" w:rsidR="0047052D"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EA42D86" w14:textId="77777777" w:rsidR="000F5BD1" w:rsidRPr="00B27B4C"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B7349F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EA66B9"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B738BC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AC5BFC3" w14:textId="77777777" w:rsidR="0047052D" w:rsidRPr="00B27B4C"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F5A6280" w14:textId="77777777" w:rsidR="0047052D" w:rsidRPr="00B27B4C"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98186FE" w14:textId="77777777" w:rsidR="0047052D" w:rsidRPr="00B27B4C"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924847B" w14:textId="77777777" w:rsidR="0047052D" w:rsidRPr="00B27B4C"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8FB4417"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A70054A"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6687C70A"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01EBBEB3" w14:textId="77777777" w:rsidR="0047052D" w:rsidRPr="00B27B4C" w:rsidRDefault="0047052D" w:rsidP="0047052D">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BFF9A5D"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7E5FAB" w14:textId="77777777" w:rsidR="00962261" w:rsidRDefault="00962261" w:rsidP="00AF234B">
      <w:pPr>
        <w:spacing w:before="0" w:after="0" w:line="240" w:lineRule="auto"/>
      </w:pPr>
      <w:r>
        <w:separator/>
      </w:r>
    </w:p>
  </w:endnote>
  <w:endnote w:type="continuationSeparator" w:id="0">
    <w:p w14:paraId="595CC2E9" w14:textId="77777777" w:rsidR="00962261" w:rsidRDefault="00962261" w:rsidP="00AF234B">
      <w:pPr>
        <w:spacing w:before="0" w:after="0" w:line="240" w:lineRule="auto"/>
      </w:pPr>
      <w:r>
        <w:continuationSeparator/>
      </w:r>
    </w:p>
  </w:endnote>
  <w:endnote w:type="continuationNotice" w:id="1">
    <w:p w14:paraId="77BC5467" w14:textId="77777777" w:rsidR="00962261" w:rsidRDefault="0096226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charset w:val="B1"/>
    <w:family w:val="swiss"/>
    <w:pitch w:val="variable"/>
    <w:sig w:usb0="00000800"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962261" w:rsidRPr="003D5B2E" w14:paraId="597BF2A7" w14:textId="77777777" w:rsidTr="003D5B2E">
      <w:tc>
        <w:tcPr>
          <w:tcW w:w="810" w:type="dxa"/>
        </w:tcPr>
        <w:p w14:paraId="581D69F8" w14:textId="77777777" w:rsidR="00962261" w:rsidRPr="003D5B2E" w:rsidRDefault="0096226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7B7735D1" w14:textId="77777777" w:rsidR="00962261" w:rsidRPr="003D5B2E" w:rsidRDefault="00962261" w:rsidP="003D5B2E">
              <w:pPr>
                <w:tabs>
                  <w:tab w:val="center" w:pos="4153"/>
                  <w:tab w:val="right" w:pos="8306"/>
                </w:tabs>
                <w:spacing w:before="0" w:after="0" w:line="240" w:lineRule="auto"/>
                <w:rPr>
                  <w:rFonts w:ascii="David" w:hAnsi="David"/>
                  <w:color w:val="00B0F0"/>
                  <w:sz w:val="20"/>
                  <w:szCs w:val="20"/>
                  <w:rtl/>
                </w:rPr>
              </w:pPr>
              <w:ins w:id="46" w:author="גרמן קגנובסקי" w:date="2020-12-22T17:27:00Z">
                <w:r>
                  <w:rPr>
                    <w:rFonts w:ascii="David" w:hAnsi="David"/>
                    <w:color w:val="00B0F0"/>
                    <w:sz w:val="20"/>
                    <w:szCs w:val="20"/>
                    <w:rtl/>
                  </w:rPr>
                  <w:t xml:space="preserve">סביוני רעננה </w:t>
                </w:r>
              </w:ins>
            </w:p>
          </w:tc>
        </w:sdtContent>
      </w:sdt>
      <w:tc>
        <w:tcPr>
          <w:tcW w:w="2810" w:type="dxa"/>
        </w:tcPr>
        <w:p w14:paraId="27589441" w14:textId="77777777" w:rsidR="00962261" w:rsidRPr="003D5B2E" w:rsidRDefault="0096226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אקוסטיקה</w:t>
              </w:r>
            </w:sdtContent>
          </w:sdt>
        </w:p>
      </w:tc>
      <w:tc>
        <w:tcPr>
          <w:tcW w:w="233" w:type="dxa"/>
        </w:tcPr>
        <w:p w14:paraId="0C3C48E0" w14:textId="77777777" w:rsidR="00962261" w:rsidRPr="003D5B2E" w:rsidRDefault="00962261" w:rsidP="003D5B2E">
          <w:pPr>
            <w:tabs>
              <w:tab w:val="center" w:pos="4153"/>
              <w:tab w:val="right" w:pos="8306"/>
            </w:tabs>
            <w:spacing w:before="0" w:after="0" w:line="240" w:lineRule="auto"/>
            <w:rPr>
              <w:rFonts w:ascii="David" w:hAnsi="David"/>
              <w:sz w:val="16"/>
              <w:szCs w:val="16"/>
              <w:rtl/>
            </w:rPr>
          </w:pPr>
        </w:p>
      </w:tc>
      <w:tc>
        <w:tcPr>
          <w:tcW w:w="1044" w:type="dxa"/>
        </w:tcPr>
        <w:p w14:paraId="7FC462E2" w14:textId="77777777" w:rsidR="00962261" w:rsidRPr="003D5B2E" w:rsidRDefault="00962261"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2C126A12" w14:textId="6AF30BD6" w:rsidR="00962261" w:rsidRPr="003D5B2E" w:rsidRDefault="00962261" w:rsidP="003D5B2E">
              <w:pPr>
                <w:tabs>
                  <w:tab w:val="center" w:pos="4153"/>
                  <w:tab w:val="right" w:pos="8306"/>
                </w:tabs>
                <w:spacing w:before="0" w:after="0" w:line="240" w:lineRule="auto"/>
                <w:rPr>
                  <w:rFonts w:ascii="David" w:hAnsi="David"/>
                  <w:sz w:val="20"/>
                  <w:szCs w:val="20"/>
                  <w:rtl/>
                </w:rPr>
              </w:pPr>
              <w:del w:id="47" w:author="גרמן קגנובסקי" w:date="2021-01-13T16:13:00Z">
                <w:r w:rsidDel="00962261">
                  <w:rPr>
                    <w:rFonts w:ascii="David" w:hAnsi="David" w:hint="cs"/>
                    <w:sz w:val="20"/>
                    <w:szCs w:val="20"/>
                  </w:rPr>
                  <w:delText>CONT-5-657</w:delText>
                </w:r>
              </w:del>
              <w:ins w:id="48" w:author="גרמן קגנובסקי" w:date="2021-01-13T16:13:00Z">
                <w:r>
                  <w:rPr>
                    <w:rFonts w:ascii="David" w:hAnsi="David" w:hint="cs"/>
                    <w:sz w:val="20"/>
                    <w:szCs w:val="20"/>
                  </w:rPr>
                  <w:t>CO</w:t>
                </w:r>
                <w:r>
                  <w:rPr>
                    <w:rFonts w:ascii="David" w:hAnsi="David" w:hint="cs"/>
                    <w:sz w:val="20"/>
                    <w:szCs w:val="20"/>
                    <w:rtl/>
                  </w:rPr>
                  <w:t>NT-10-1999</w:t>
                </w:r>
              </w:ins>
            </w:p>
          </w:tc>
        </w:sdtContent>
      </w:sdt>
    </w:tr>
    <w:tr w:rsidR="00962261" w:rsidRPr="003D5B2E" w14:paraId="1F83CEED" w14:textId="77777777" w:rsidTr="003D5B2E">
      <w:tc>
        <w:tcPr>
          <w:tcW w:w="810" w:type="dxa"/>
        </w:tcPr>
        <w:p w14:paraId="0318E0C4" w14:textId="77777777" w:rsidR="00962261" w:rsidRPr="003D5B2E" w:rsidRDefault="0096226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6C73687C" w14:textId="77777777" w:rsidR="00962261" w:rsidRPr="003D5B2E" w:rsidRDefault="00962261" w:rsidP="003D5B2E">
              <w:pPr>
                <w:tabs>
                  <w:tab w:val="center" w:pos="4153"/>
                  <w:tab w:val="right" w:pos="8306"/>
                </w:tabs>
                <w:spacing w:before="0" w:after="0" w:line="240" w:lineRule="auto"/>
                <w:rPr>
                  <w:rFonts w:ascii="David" w:hAnsi="David"/>
                  <w:color w:val="00B0F0"/>
                  <w:sz w:val="20"/>
                  <w:szCs w:val="20"/>
                  <w:rtl/>
                </w:rPr>
              </w:pPr>
              <w:ins w:id="49" w:author="גרמן קגנובסקי" w:date="2020-12-22T17:29:00Z">
                <w:r>
                  <w:rPr>
                    <w:rFonts w:ascii="David" w:hAnsi="David"/>
                    <w:color w:val="00B0F0"/>
                    <w:sz w:val="20"/>
                    <w:szCs w:val="20"/>
                    <w:rtl/>
                  </w:rPr>
                  <w:t>מ.ג יועצים לאקוסטיקה בע"מ</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62261" w:rsidRPr="003D5B2E" w14:paraId="165B2598" w14:textId="77777777" w:rsidTr="00962261">
            <w:trPr>
              <w:trHeight w:val="201"/>
            </w:trPr>
            <w:tc>
              <w:tcPr>
                <w:tcW w:w="926" w:type="dxa"/>
              </w:tcPr>
              <w:p w14:paraId="227C607A" w14:textId="77777777" w:rsidR="00962261" w:rsidRPr="003D5B2E" w:rsidRDefault="0096226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88DE371" w14:textId="406EE35F" w:rsidR="00962261" w:rsidRPr="003D5B2E" w:rsidRDefault="00E52B0F" w:rsidP="003D5B2E">
                    <w:pPr>
                      <w:tabs>
                        <w:tab w:val="center" w:pos="4153"/>
                        <w:tab w:val="right" w:pos="8306"/>
                      </w:tabs>
                      <w:spacing w:before="0" w:after="0" w:line="240" w:lineRule="auto"/>
                      <w:ind w:left="1" w:hanging="1"/>
                      <w:rPr>
                        <w:rFonts w:ascii="David" w:hAnsi="David"/>
                        <w:color w:val="00B0F0"/>
                        <w:sz w:val="20"/>
                        <w:szCs w:val="20"/>
                        <w:rtl/>
                      </w:rPr>
                    </w:pPr>
                    <w:ins w:id="50" w:author="גרמן קגנובסקי" w:date="2021-01-21T13:31:00Z">
                      <w:r>
                        <w:rPr>
                          <w:rFonts w:ascii="David" w:hAnsi="David"/>
                          <w:color w:val="00B0F0"/>
                          <w:sz w:val="20"/>
                          <w:szCs w:val="20"/>
                          <w:rtl/>
                        </w:rPr>
                        <w:t>0.4</w:t>
                      </w:r>
                    </w:ins>
                  </w:p>
                </w:tc>
              </w:sdtContent>
            </w:sdt>
          </w:tr>
        </w:tbl>
        <w:p w14:paraId="41BDECE5" w14:textId="77777777" w:rsidR="00962261" w:rsidRPr="003D5B2E" w:rsidRDefault="00962261" w:rsidP="003D5B2E">
          <w:pPr>
            <w:tabs>
              <w:tab w:val="center" w:pos="4153"/>
              <w:tab w:val="right" w:pos="8306"/>
            </w:tabs>
            <w:spacing w:before="0" w:after="0" w:line="240" w:lineRule="auto"/>
            <w:rPr>
              <w:rFonts w:ascii="David" w:hAnsi="David"/>
              <w:sz w:val="20"/>
              <w:szCs w:val="20"/>
              <w:rtl/>
            </w:rPr>
          </w:pPr>
        </w:p>
      </w:tc>
      <w:tc>
        <w:tcPr>
          <w:tcW w:w="233" w:type="dxa"/>
        </w:tcPr>
        <w:p w14:paraId="2E35DB45" w14:textId="77777777" w:rsidR="00962261" w:rsidRPr="003D5B2E" w:rsidRDefault="00962261" w:rsidP="003D5B2E">
          <w:pPr>
            <w:tabs>
              <w:tab w:val="center" w:pos="4153"/>
              <w:tab w:val="right" w:pos="8306"/>
            </w:tabs>
            <w:spacing w:before="0" w:after="0" w:line="240" w:lineRule="auto"/>
            <w:rPr>
              <w:rFonts w:ascii="David" w:hAnsi="David"/>
              <w:sz w:val="20"/>
              <w:szCs w:val="20"/>
              <w:rtl/>
            </w:rPr>
          </w:pPr>
        </w:p>
      </w:tc>
      <w:tc>
        <w:tcPr>
          <w:tcW w:w="1044" w:type="dxa"/>
        </w:tcPr>
        <w:p w14:paraId="6329A3E1" w14:textId="77777777" w:rsidR="00962261" w:rsidRPr="003D5B2E" w:rsidRDefault="0096226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4F80E952" w14:textId="7BA7667D" w:rsidR="00962261" w:rsidRPr="003D5B2E" w:rsidRDefault="00E52B0F"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51" w:author="גרמן קגנובסקי" w:date="2021-01-17T15:37:00Z">
                <w:r w:rsidR="00962261">
                  <w:rPr>
                    <w:rFonts w:ascii="David" w:hAnsi="David"/>
                    <w:sz w:val="20"/>
                    <w:szCs w:val="20"/>
                    <w:rtl/>
                  </w:rPr>
                  <w:t>3;#</w:t>
                </w:r>
                <w:r w:rsidR="00962261">
                  <w:rPr>
                    <w:rFonts w:ascii="David" w:hAnsi="David"/>
                    <w:sz w:val="20"/>
                    <w:szCs w:val="20"/>
                  </w:rPr>
                  <w:t>Draft</w:t>
                </w:r>
              </w:ins>
            </w:sdtContent>
          </w:sdt>
        </w:p>
      </w:tc>
    </w:tr>
    <w:tr w:rsidR="00962261" w:rsidRPr="003D5B2E" w14:paraId="554E0F27" w14:textId="77777777" w:rsidTr="003D5B2E">
      <w:trPr>
        <w:trHeight w:val="80"/>
      </w:trPr>
      <w:tc>
        <w:tcPr>
          <w:tcW w:w="810" w:type="dxa"/>
        </w:tcPr>
        <w:p w14:paraId="1EA60F4D" w14:textId="77777777" w:rsidR="00962261" w:rsidRPr="003D5B2E" w:rsidRDefault="00962261" w:rsidP="003D5B2E">
          <w:pPr>
            <w:tabs>
              <w:tab w:val="center" w:pos="4153"/>
              <w:tab w:val="right" w:pos="8306"/>
            </w:tabs>
            <w:spacing w:before="0" w:after="0" w:line="240" w:lineRule="auto"/>
            <w:rPr>
              <w:rFonts w:ascii="David" w:hAnsi="David"/>
              <w:sz w:val="20"/>
              <w:szCs w:val="20"/>
              <w:rtl/>
            </w:rPr>
          </w:pPr>
        </w:p>
      </w:tc>
      <w:tc>
        <w:tcPr>
          <w:tcW w:w="1646" w:type="dxa"/>
        </w:tcPr>
        <w:p w14:paraId="63A5AF19" w14:textId="77777777" w:rsidR="00962261" w:rsidRPr="003D5B2E" w:rsidRDefault="00962261"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663B3FC6" w14:textId="77777777" w:rsidR="00962261" w:rsidRPr="003D5B2E" w:rsidRDefault="00962261" w:rsidP="003D5B2E">
          <w:pPr>
            <w:tabs>
              <w:tab w:val="center" w:pos="4153"/>
              <w:tab w:val="right" w:pos="8306"/>
            </w:tabs>
            <w:spacing w:before="0" w:after="0" w:line="240" w:lineRule="auto"/>
            <w:rPr>
              <w:rFonts w:ascii="David" w:hAnsi="David"/>
              <w:sz w:val="20"/>
              <w:szCs w:val="20"/>
              <w:rtl/>
            </w:rPr>
          </w:pPr>
        </w:p>
      </w:tc>
      <w:tc>
        <w:tcPr>
          <w:tcW w:w="233" w:type="dxa"/>
        </w:tcPr>
        <w:p w14:paraId="0A0A8C23" w14:textId="77777777" w:rsidR="00962261" w:rsidRPr="003D5B2E" w:rsidRDefault="00962261" w:rsidP="003D5B2E">
          <w:pPr>
            <w:tabs>
              <w:tab w:val="center" w:pos="4153"/>
              <w:tab w:val="right" w:pos="8306"/>
            </w:tabs>
            <w:spacing w:before="0" w:after="0" w:line="240" w:lineRule="auto"/>
            <w:rPr>
              <w:rFonts w:ascii="David" w:hAnsi="David"/>
              <w:sz w:val="20"/>
              <w:szCs w:val="20"/>
              <w:rtl/>
            </w:rPr>
          </w:pPr>
        </w:p>
      </w:tc>
      <w:tc>
        <w:tcPr>
          <w:tcW w:w="1044" w:type="dxa"/>
        </w:tcPr>
        <w:p w14:paraId="51AEE232" w14:textId="77777777" w:rsidR="00962261" w:rsidRPr="003D5B2E" w:rsidRDefault="00962261" w:rsidP="003D5B2E">
          <w:pPr>
            <w:tabs>
              <w:tab w:val="center" w:pos="4153"/>
              <w:tab w:val="right" w:pos="8306"/>
            </w:tabs>
            <w:spacing w:before="0" w:after="0" w:line="240" w:lineRule="auto"/>
            <w:rPr>
              <w:rFonts w:ascii="David" w:hAnsi="David"/>
              <w:sz w:val="20"/>
              <w:szCs w:val="20"/>
              <w:rtl/>
            </w:rPr>
          </w:pPr>
        </w:p>
      </w:tc>
      <w:tc>
        <w:tcPr>
          <w:tcW w:w="1763" w:type="dxa"/>
        </w:tcPr>
        <w:p w14:paraId="3D287CF1" w14:textId="77777777" w:rsidR="00962261" w:rsidRPr="003D5B2E" w:rsidRDefault="00962261" w:rsidP="003D5B2E">
          <w:pPr>
            <w:tabs>
              <w:tab w:val="center" w:pos="4153"/>
              <w:tab w:val="right" w:pos="8306"/>
            </w:tabs>
            <w:spacing w:before="0" w:after="0" w:line="240" w:lineRule="auto"/>
            <w:rPr>
              <w:rFonts w:ascii="David" w:hAnsi="David"/>
              <w:sz w:val="20"/>
              <w:szCs w:val="20"/>
              <w:rtl/>
            </w:rPr>
          </w:pPr>
        </w:p>
      </w:tc>
    </w:tr>
  </w:tbl>
  <w:p w14:paraId="2EA830B2" w14:textId="77777777" w:rsidR="00962261" w:rsidRPr="003D5B2E" w:rsidRDefault="00962261"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8010A1" w14:textId="77777777" w:rsidR="00962261" w:rsidRDefault="00962261" w:rsidP="00AF234B">
      <w:pPr>
        <w:spacing w:before="0" w:after="0" w:line="240" w:lineRule="auto"/>
      </w:pPr>
      <w:r>
        <w:separator/>
      </w:r>
    </w:p>
  </w:footnote>
  <w:footnote w:type="continuationSeparator" w:id="0">
    <w:p w14:paraId="24F1BCF2" w14:textId="77777777" w:rsidR="00962261" w:rsidRDefault="00962261" w:rsidP="00AF234B">
      <w:pPr>
        <w:spacing w:before="0" w:after="0" w:line="240" w:lineRule="auto"/>
      </w:pPr>
      <w:r>
        <w:continuationSeparator/>
      </w:r>
    </w:p>
  </w:footnote>
  <w:footnote w:type="continuationNotice" w:id="1">
    <w:p w14:paraId="01DF9A32" w14:textId="77777777" w:rsidR="00962261" w:rsidRDefault="00962261">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03DC5260" w14:textId="77777777" w:rsidR="00962261" w:rsidRDefault="00962261" w:rsidP="00CF334C">
        <w:pPr>
          <w:pStyle w:val="Header"/>
          <w:jc w:val="center"/>
        </w:pPr>
        <w:r>
          <w:fldChar w:fldCharType="begin"/>
        </w:r>
        <w:r>
          <w:instrText xml:space="preserve"> PAGE   \* MERGEFORMAT </w:instrText>
        </w:r>
        <w:r>
          <w:fldChar w:fldCharType="separate"/>
        </w:r>
        <w:r w:rsidR="00E52B0F">
          <w:rPr>
            <w:noProof/>
            <w:rtl/>
          </w:rPr>
          <w:t>23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3"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
  </w:num>
  <w:num w:numId="14">
    <w:abstractNumId w:val="10"/>
  </w:num>
  <w:num w:numId="15">
    <w:abstractNumId w:val="20"/>
  </w:num>
  <w:num w:numId="16">
    <w:abstractNumId w:val="25"/>
  </w:num>
  <w:num w:numId="17">
    <w:abstractNumId w:val="4"/>
  </w:num>
  <w:num w:numId="18">
    <w:abstractNumId w:val="9"/>
  </w:num>
  <w:num w:numId="19">
    <w:abstractNumId w:val="12"/>
  </w:num>
  <w:num w:numId="20">
    <w:abstractNumId w:val="11"/>
  </w:num>
  <w:num w:numId="21">
    <w:abstractNumId w:val="15"/>
  </w:num>
  <w:num w:numId="22">
    <w:abstractNumId w:val="14"/>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startOverride w:val="1"/>
    </w:lvlOverride>
  </w:num>
  <w:num w:numId="29">
    <w:abstractNumId w:val="3"/>
  </w:num>
  <w:num w:numId="30">
    <w:abstractNumId w:val="6"/>
  </w:num>
  <w:num w:numId="31">
    <w:abstractNumId w:val="19"/>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trackRevisions/>
  <w:documentProtection w:edit="trackedChanges"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086A"/>
    <w:rsid w:val="000525E5"/>
    <w:rsid w:val="000F5BD1"/>
    <w:rsid w:val="00134C85"/>
    <w:rsid w:val="001607C8"/>
    <w:rsid w:val="0016188F"/>
    <w:rsid w:val="00165E87"/>
    <w:rsid w:val="00194437"/>
    <w:rsid w:val="001A0C3C"/>
    <w:rsid w:val="001A69D5"/>
    <w:rsid w:val="001B14FD"/>
    <w:rsid w:val="00201F06"/>
    <w:rsid w:val="00214ACF"/>
    <w:rsid w:val="003C30D7"/>
    <w:rsid w:val="003D5B2E"/>
    <w:rsid w:val="00450CD1"/>
    <w:rsid w:val="0047052D"/>
    <w:rsid w:val="005047EF"/>
    <w:rsid w:val="00552E11"/>
    <w:rsid w:val="00637461"/>
    <w:rsid w:val="006503BD"/>
    <w:rsid w:val="00666119"/>
    <w:rsid w:val="006A27FA"/>
    <w:rsid w:val="0072103C"/>
    <w:rsid w:val="00776496"/>
    <w:rsid w:val="007E46A2"/>
    <w:rsid w:val="008C64C6"/>
    <w:rsid w:val="00942177"/>
    <w:rsid w:val="00962261"/>
    <w:rsid w:val="009A193F"/>
    <w:rsid w:val="00A06D7B"/>
    <w:rsid w:val="00A42271"/>
    <w:rsid w:val="00AC04FE"/>
    <w:rsid w:val="00AF234B"/>
    <w:rsid w:val="00B17F97"/>
    <w:rsid w:val="00B67F92"/>
    <w:rsid w:val="00BC286D"/>
    <w:rsid w:val="00BD72C4"/>
    <w:rsid w:val="00BE17B4"/>
    <w:rsid w:val="00CA65CB"/>
    <w:rsid w:val="00CF334C"/>
    <w:rsid w:val="00CF7A18"/>
    <w:rsid w:val="00D07A6D"/>
    <w:rsid w:val="00DC5FD7"/>
    <w:rsid w:val="00DE118F"/>
    <w:rsid w:val="00E52B0F"/>
    <w:rsid w:val="00E53E76"/>
    <w:rsid w:val="00E679C7"/>
    <w:rsid w:val="00EC37B6"/>
    <w:rsid w:val="00ED380F"/>
    <w:rsid w:val="00F417EC"/>
    <w:rsid w:val="00F865A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9C190E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76496"/>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776496"/>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776496"/>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776496"/>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776496"/>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776496"/>
    <w:rPr>
      <w:rFonts w:ascii="Calibri" w:eastAsia="Times New Roman" w:hAnsi="Calibri" w:cs="Arial"/>
      <w:i/>
      <w:iCs/>
      <w:sz w:val="24"/>
      <w:szCs w:val="24"/>
      <w:lang w:eastAsia="he-IL"/>
    </w:rPr>
  </w:style>
  <w:style w:type="numbering" w:customStyle="1" w:styleId="NoList1">
    <w:name w:val="No List1"/>
    <w:next w:val="NoList"/>
    <w:semiHidden/>
    <w:rsid w:val="00776496"/>
  </w:style>
  <w:style w:type="paragraph" w:customStyle="1" w:styleId="Heading11">
    <w:name w:val="Heading 11"/>
    <w:basedOn w:val="Normal"/>
    <w:next w:val="Normal"/>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76496"/>
    <w:rPr>
      <w:rFonts w:ascii="Times New Roman" w:eastAsia="Times New Roman" w:hAnsi="Times New Roman" w:cs="David"/>
      <w:sz w:val="20"/>
      <w:szCs w:val="24"/>
      <w:lang w:eastAsia="he-IL"/>
    </w:rPr>
  </w:style>
  <w:style w:type="paragraph" w:styleId="Title">
    <w:name w:val="Title"/>
    <w:basedOn w:val="Normal"/>
    <w:link w:val="TitleChar"/>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BlockText">
    <w:name w:val="Block Text"/>
    <w:basedOn w:val="Normal"/>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76496"/>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76496"/>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76496"/>
    <w:rPr>
      <w:rFonts w:ascii="Tahoma" w:eastAsia="Times New Roman" w:hAnsi="Tahoma" w:cs="Tahoma"/>
      <w:sz w:val="16"/>
      <w:szCs w:val="16"/>
      <w:lang w:eastAsia="he-IL"/>
    </w:rPr>
  </w:style>
  <w:style w:type="paragraph" w:customStyle="1" w:styleId="a">
    <w:name w:val="סגנון"/>
    <w:basedOn w:val="Normal"/>
    <w:next w:val="BlockText"/>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776496"/>
    <w:rPr>
      <w:rFonts w:cs="Times New Roman"/>
    </w:rPr>
  </w:style>
  <w:style w:type="paragraph" w:styleId="DocumentMap">
    <w:name w:val="Document Map"/>
    <w:basedOn w:val="Normal"/>
    <w:link w:val="DocumentMapChar"/>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776496"/>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776496"/>
    <w:pPr>
      <w:tabs>
        <w:tab w:val="left" w:pos="2880"/>
        <w:tab w:val="left" w:pos="5220"/>
        <w:tab w:val="left" w:pos="7740"/>
      </w:tabs>
      <w:ind w:left="360"/>
    </w:pPr>
    <w:rPr>
      <w:sz w:val="22"/>
      <w:szCs w:val="22"/>
    </w:rPr>
  </w:style>
  <w:style w:type="paragraph" w:customStyle="1" w:styleId="10">
    <w:name w:val="חתימה קו 1 נקודות"/>
    <w:basedOn w:val="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PlaceholderText"/>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PlaceholderText"/>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PlaceholderText"/>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PlaceholderText"/>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PlaceholderText"/>
              <w:rtl/>
            </w:rPr>
            <w:t>[שם אתר]</w:t>
          </w:r>
        </w:p>
      </w:docPartBody>
    </w:docPart>
    <w:docPart>
      <w:docPartPr>
        <w:name w:val="97E78B9B2BFC40CE81A9DE93FA7072A6"/>
        <w:category>
          <w:name w:val="כללי"/>
          <w:gallery w:val="placeholder"/>
        </w:category>
        <w:types>
          <w:type w:val="bbPlcHdr"/>
        </w:types>
        <w:behaviors>
          <w:behavior w:val="content"/>
        </w:behaviors>
        <w:guid w:val="{5124B601-D4CD-4A5A-91A6-9BA2AC6E8719}"/>
      </w:docPartPr>
      <w:docPartBody>
        <w:p w:rsidR="007401A6" w:rsidRDefault="007401A6" w:rsidP="007401A6">
          <w:pPr>
            <w:pStyle w:val="97E78B9B2BFC40CE81A9DE93FA7072A6"/>
          </w:pPr>
          <w:r w:rsidRPr="003059F5">
            <w:rPr>
              <w:rStyle w:val="PlaceholderText"/>
              <w:rtl/>
            </w:rPr>
            <w:t>[רשות מקומית]</w:t>
          </w:r>
        </w:p>
      </w:docPartBody>
    </w:docPart>
    <w:docPart>
      <w:docPartPr>
        <w:name w:val="6900E73301154F08901943BD0C54E26C"/>
        <w:category>
          <w:name w:val="כללי"/>
          <w:gallery w:val="placeholder"/>
        </w:category>
        <w:types>
          <w:type w:val="bbPlcHdr"/>
        </w:types>
        <w:behaviors>
          <w:behavior w:val="content"/>
        </w:behaviors>
        <w:guid w:val="{ADEAC5B7-08CD-4D6C-A944-CD6B14790785}"/>
      </w:docPartPr>
      <w:docPartBody>
        <w:p w:rsidR="007401A6" w:rsidRDefault="007401A6" w:rsidP="007401A6">
          <w:pPr>
            <w:pStyle w:val="6900E73301154F08901943BD0C54E26C"/>
          </w:pPr>
          <w:r w:rsidRPr="003059F5">
            <w:rPr>
              <w:rStyle w:val="PlaceholderText"/>
              <w:rtl/>
            </w:rPr>
            <w:t>[שם אתר]</w:t>
          </w:r>
        </w:p>
      </w:docPartBody>
    </w:docPart>
    <w:docPart>
      <w:docPartPr>
        <w:name w:val="5B36AF8F9EEC44F1B1C529706EEF2EC8"/>
        <w:category>
          <w:name w:val="כללי"/>
          <w:gallery w:val="placeholder"/>
        </w:category>
        <w:types>
          <w:type w:val="bbPlcHdr"/>
        </w:types>
        <w:behaviors>
          <w:behavior w:val="content"/>
        </w:behaviors>
        <w:guid w:val="{311CA8CB-B2A4-4824-A349-F96004C00757}"/>
      </w:docPartPr>
      <w:docPartBody>
        <w:p w:rsidR="007401A6" w:rsidRDefault="007401A6" w:rsidP="007401A6">
          <w:pPr>
            <w:pStyle w:val="5B36AF8F9EEC44F1B1C529706EEF2EC8"/>
          </w:pPr>
          <w:r w:rsidRPr="003059F5">
            <w:rPr>
              <w:rStyle w:val="PlaceholderText"/>
              <w:rtl/>
            </w:rPr>
            <w:t>[שם הפרויקט]</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PlaceholderText"/>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PlaceholderText"/>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PlaceholderText"/>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PlaceholderText"/>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PlaceholderText"/>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PlaceholderText"/>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PlaceholderText"/>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PlaceholderText"/>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PlaceholderText"/>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PlaceholderText"/>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PlaceholderText"/>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PlaceholderText"/>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PlaceholderText"/>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PlaceholderText"/>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PlaceholderText"/>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PlaceholderText"/>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PlaceholderText"/>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PlaceholderText"/>
              <w:rtl/>
            </w:rPr>
            <w:t>[שם ספק]</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PlaceholderText"/>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PlaceholderText"/>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PlaceholderText"/>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PlaceholderText"/>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PlaceholderText"/>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PlaceholderText"/>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PlaceholderText"/>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PlaceholderText"/>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PlaceholderText"/>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PlaceholderText"/>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PlaceholderText"/>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PlaceholderText"/>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PlaceholderText"/>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PlaceholderText"/>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PlaceholderText"/>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charset w:val="B1"/>
    <w:family w:val="swiss"/>
    <w:pitch w:val="variable"/>
    <w:sig w:usb0="00000800"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B6FF2"/>
    <w:rsid w:val="0032380B"/>
    <w:rsid w:val="005E1323"/>
    <w:rsid w:val="006865A5"/>
    <w:rsid w:val="006F4F3E"/>
    <w:rsid w:val="007401A6"/>
    <w:rsid w:val="009837A9"/>
    <w:rsid w:val="00BB6840"/>
    <w:rsid w:val="00CF2645"/>
    <w:rsid w:val="00E43F67"/>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438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אקוסטיקה" ma:contentTypeID="0x010100398782B37190B343ABC5A26867A4FDE2110071C85F1850132349A9565C16C688F04D" ma:contentTypeVersion="175" ma:contentTypeDescription="" ma:contentTypeScope="" ma:versionID="2f357e39e1d83a71d04934e774595fd9">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7EBB7385-838C-4423-A82D-0718643C36B6}"/>
</file>

<file path=customXml/itemProps4.xml><?xml version="1.0" encoding="utf-8"?>
<ds:datastoreItem xmlns:ds="http://schemas.openxmlformats.org/officeDocument/2006/customXml" ds:itemID="{81709D4C-33DC-48CC-AC7E-130A245806EE}">
  <ds:schemaRefs>
    <ds:schemaRef ds:uri="http://schemas.microsoft.com/sharepoint/v3"/>
    <ds:schemaRef ds:uri="http://purl.org/dc/terms/"/>
    <ds:schemaRef ds:uri="http://schemas.microsoft.com/office/2006/documentManagement/types"/>
    <ds:schemaRef ds:uri="http://purl.org/dc/dcmitype/"/>
    <ds:schemaRef ds:uri="e82e0497-401b-493b-ab66-61f85c09ed30"/>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customXml/itemProps5.xml><?xml version="1.0" encoding="utf-8"?>
<ds:datastoreItem xmlns:ds="http://schemas.openxmlformats.org/officeDocument/2006/customXml" ds:itemID="{CDEDA940-78A1-45EF-94CC-45D3AEFC4D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7315</TotalTime>
  <Pages>45</Pages>
  <Words>9506</Words>
  <Characters>47534</Characters>
  <Application>Microsoft Office Word</Application>
  <DocSecurity>0</DocSecurity>
  <Lines>396</Lines>
  <Paragraphs>113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56927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7</cp:revision>
  <cp:lastPrinted>2021-01-17T13:28:00Z</cp:lastPrinted>
  <dcterms:created xsi:type="dcterms:W3CDTF">2020-12-22T15:26:00Z</dcterms:created>
  <dcterms:modified xsi:type="dcterms:W3CDTF">2021-01-21T11:34:00Z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c9d0efb0-07fa-498e-a58c-dc6a18daf5b9</vt:lpwstr>
  </property>
</Properties>
</file>