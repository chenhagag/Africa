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FC277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hint="cs"/>
          <w:sz w:val="20"/>
          <w:szCs w:val="24"/>
          <w:rtl/>
          <w:lang w:eastAsia="he-IL"/>
        </w:rPr>
      </w:pPr>
      <w:bookmarkStart w:id="0" w:name="_GoBack"/>
      <w:bookmarkEnd w:id="0"/>
    </w:p>
    <w:p w14:paraId="2B826DE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BDF10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D4A4C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C1930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73314C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DB0822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B27B4C">
        <w:rPr>
          <w:rFonts w:ascii="Times New Roman" w:eastAsia="Times New Roman" w:hAnsi="Times New Roman" w:cs="David"/>
          <w:bCs/>
          <w:i/>
          <w:iCs/>
          <w:noProof/>
          <w:sz w:val="32"/>
          <w:szCs w:val="32"/>
        </w:rPr>
        <w:drawing>
          <wp:inline distT="0" distB="0" distL="0" distR="0" wp14:anchorId="5ACCC795" wp14:editId="7D117837">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77D57D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EA0FA13"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A6929B"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5306C5"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3791D3"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E238D2"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AAC31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5A0ABA9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A53B5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E3A9C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D5E2FB11E27461699B18A2C3AD332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9F4A084" w14:textId="77777777" w:rsidR="00B27B4C" w:rsidRPr="00B27B4C" w:rsidRDefault="009A76AA"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גרמן קגנובסקי" w:date="2020-04-22T14:52:00Z">
            <w:r>
              <w:rPr>
                <w:rFonts w:ascii="Times New Roman" w:eastAsia="Times New Roman" w:hAnsi="Times New Roman" w:cs="David" w:hint="cs"/>
                <w:bCs/>
                <w:sz w:val="32"/>
                <w:szCs w:val="32"/>
                <w:u w:val="single"/>
                <w:rtl/>
                <w:lang w:eastAsia="he-IL"/>
              </w:rPr>
              <w:t>סביוני  רעננה  צפון</w:t>
            </w:r>
          </w:ins>
        </w:p>
      </w:sdtContent>
    </w:sdt>
    <w:p w14:paraId="28BEB96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E69DE22633C49118C6503665113EF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7DB68E7" w14:textId="77777777" w:rsidR="00B27B4C" w:rsidRPr="00B27B4C" w:rsidRDefault="009A76AA"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גרמן קגנובסקי" w:date="2020-04-22T14:52:00Z">
            <w:r>
              <w:rPr>
                <w:rFonts w:ascii="Times New Roman" w:eastAsia="Times New Roman" w:hAnsi="Times New Roman" w:cs="David" w:hint="cs"/>
                <w:bCs/>
                <w:sz w:val="32"/>
                <w:szCs w:val="32"/>
                <w:u w:val="single"/>
                <w:rtl/>
                <w:lang w:eastAsia="he-IL"/>
              </w:rPr>
              <w:t>סביוני רעננה צפון</w:t>
            </w:r>
          </w:ins>
        </w:p>
      </w:sdtContent>
    </w:sdt>
    <w:p w14:paraId="77544081"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763B85D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8AF91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832C7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4EB3A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4E7A9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C0B3F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C3DEE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4BCA5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9D635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F7BE7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52C33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188CC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DD2F5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6E0B4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B3613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A513D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F79E1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7890A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5133C6"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7A3C114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6D6F2B7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CE3D623" w14:textId="77777777"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E8BEC85241D046D68AC5F22A80C30D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7B1B1C" w:rsidRPr="000D1F3D">
            <w:rPr>
              <w:rStyle w:val="PlaceholderText"/>
              <w:color w:val="00B0F0"/>
              <w:rtl/>
            </w:rPr>
            <w:t>[תאריך חתימת חוזה]</w:t>
          </w:r>
        </w:sdtContent>
      </w:sdt>
    </w:p>
    <w:p w14:paraId="2B9AEF6E"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71E02C5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0112C1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DD45FC4"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77339812"/>
        <w:placeholder>
          <w:docPart w:val="109F14DBB3B44212801A6E51997517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76AC902" w14:textId="6D23DF73" w:rsidR="00B27B4C" w:rsidRPr="00B27B4C" w:rsidRDefault="009A76AA" w:rsidP="009A76AA">
          <w:pPr>
            <w:pStyle w:val="a2"/>
            <w:jc w:val="center"/>
            <w:rPr>
              <w:color w:val="008000"/>
              <w:rtl/>
            </w:rPr>
          </w:pPr>
          <w:del w:id="3" w:author="גרמן קגנובסקי" w:date="2020-04-22T14:53:00Z">
            <w:r w:rsidDel="009A76AA">
              <w:rPr>
                <w:color w:val="800080"/>
                <w:rtl/>
              </w:rPr>
              <w:br/>
            </w:r>
          </w:del>
          <w:ins w:id="4" w:author="גרמן קגנובסקי" w:date="2020-04-22T14:53:00Z">
            <w:r>
              <w:rPr>
                <w:rFonts w:hint="cs"/>
                <w:color w:val="800080"/>
                <w:rtl/>
              </w:rPr>
              <w:t xml:space="preserve">אפריקה-ישראל </w:t>
            </w:r>
          </w:ins>
          <w:ins w:id="5" w:author="גרמן קגנובסקי" w:date="2020-04-22T17:26:00Z">
            <w:r w:rsidR="008E08C4">
              <w:rPr>
                <w:rFonts w:hint="cs"/>
                <w:color w:val="800080"/>
                <w:rtl/>
              </w:rPr>
              <w:t xml:space="preserve">מגורים </w:t>
            </w:r>
          </w:ins>
          <w:proofErr w:type="spellStart"/>
          <w:ins w:id="6" w:author="גרמן קגנובסקי" w:date="2020-04-22T14:53:00Z">
            <w:r>
              <w:rPr>
                <w:rFonts w:hint="cs"/>
                <w:color w:val="800080"/>
                <w:rtl/>
              </w:rPr>
              <w:t>בע</w:t>
            </w:r>
            <w:proofErr w:type="spellEnd"/>
            <w:r>
              <w:rPr>
                <w:rFonts w:hint="cs"/>
                <w:color w:val="800080"/>
                <w:rtl/>
              </w:rPr>
              <w:t>''מ, מ.ח. 520034760</w:t>
            </w:r>
            <w:r>
              <w:rPr>
                <w:color w:val="800080"/>
                <w:rtl/>
              </w:rPr>
              <w:br/>
            </w:r>
            <w:r>
              <w:rPr>
                <w:rFonts w:hint="cs"/>
                <w:color w:val="800080"/>
                <w:rtl/>
              </w:rPr>
              <w:t xml:space="preserve">מרח' יהונתן נתניהו 7ג', אור יהודה </w:t>
            </w:r>
          </w:ins>
        </w:p>
      </w:sdtContent>
    </w:sdt>
    <w:p w14:paraId="26AE0D4C"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7E40DF9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19CEB2E5"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9B1CB97" w14:textId="77777777" w:rsidR="00B27B4C" w:rsidRPr="00EE48BB" w:rsidRDefault="00B27B4C" w:rsidP="009A76AA">
      <w:pPr>
        <w:widowControl w:val="0"/>
        <w:tabs>
          <w:tab w:val="left" w:pos="5187"/>
        </w:tabs>
        <w:spacing w:before="0" w:beforeAutospacing="0" w:after="0" w:afterAutospacing="0" w:line="240" w:lineRule="auto"/>
        <w:ind w:left="3600" w:right="2977" w:firstLine="737"/>
        <w:outlineLvl w:val="1"/>
        <w:rPr>
          <w:rStyle w:val="PlaceholderText"/>
          <w:color w:val="00B0F0"/>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PlaceholderText"/>
            <w:color w:val="00B0F0"/>
            <w:rtl/>
          </w:rPr>
          <w:alias w:val="צדדים נוספים"/>
          <w:tag w:val="cntTzadB_x002C__x0020_cntTzadC_x002C__x0020_cntTzadD"/>
          <w:id w:val="-363826986"/>
          <w:placeholder>
            <w:docPart w:val="5B75EA75CC0D41979BD0B3DA82FFA0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del w:id="7" w:author="גרמן קגנובסקי" w:date="2020-04-22T14:55:00Z">
            <w:r w:rsidR="009A76AA" w:rsidDel="009A76AA">
              <w:rPr>
                <w:rStyle w:val="PlaceholderText"/>
                <w:color w:val="00B0F0"/>
                <w:rtl/>
              </w:rPr>
              <w:br/>
            </w:r>
          </w:del>
          <w:ins w:id="8" w:author="גרמן קגנובסקי" w:date="2020-04-22T14:55:00Z">
            <w:r w:rsidR="009A76AA">
              <w:rPr>
                <w:rStyle w:val="PlaceholderText"/>
                <w:rFonts w:hint="cs"/>
                <w:color w:val="00B0F0"/>
                <w:rtl/>
              </w:rPr>
              <w:t xml:space="preserve">צמיר אדריכלים ומתכנני ערים </w:t>
            </w:r>
            <w:proofErr w:type="spellStart"/>
            <w:r w:rsidR="009A76AA">
              <w:rPr>
                <w:rStyle w:val="PlaceholderText"/>
                <w:rFonts w:hint="cs"/>
                <w:color w:val="00B0F0"/>
                <w:rtl/>
              </w:rPr>
              <w:t>בע</w:t>
            </w:r>
            <w:proofErr w:type="spellEnd"/>
            <w:r w:rsidR="009A76AA">
              <w:rPr>
                <w:rStyle w:val="PlaceholderText"/>
                <w:rFonts w:hint="cs"/>
                <w:color w:val="00B0F0"/>
                <w:rtl/>
              </w:rPr>
              <w:t>''מ,</w:t>
            </w:r>
            <w:r w:rsidR="009A76AA">
              <w:rPr>
                <w:rStyle w:val="PlaceholderText"/>
                <w:color w:val="00B0F0"/>
                <w:rtl/>
              </w:rPr>
              <w:br/>
            </w:r>
            <w:r w:rsidR="009A76AA">
              <w:rPr>
                <w:rStyle w:val="PlaceholderText"/>
                <w:rFonts w:hint="cs"/>
                <w:color w:val="00B0F0"/>
                <w:rtl/>
              </w:rPr>
              <w:t>ח.פ. 511623282,</w:t>
            </w:r>
          </w:ins>
          <w:r w:rsidR="009A76AA">
            <w:rPr>
              <w:rStyle w:val="PlaceholderText"/>
              <w:color w:val="00B0F0"/>
              <w:rtl/>
            </w:rPr>
            <w:br/>
          </w:r>
          <w:ins w:id="9" w:author="גרמן קגנובסקי" w:date="2020-04-22T14:55:00Z">
            <w:r w:rsidR="009A76AA">
              <w:rPr>
                <w:rStyle w:val="PlaceholderText"/>
                <w:rFonts w:hint="cs"/>
                <w:color w:val="00B0F0"/>
                <w:rtl/>
              </w:rPr>
              <w:t>רח' היזמה 3 , טירת הכרמל</w:t>
            </w:r>
          </w:ins>
        </w:sdtContent>
      </w:sdt>
    </w:p>
    <w:p w14:paraId="24DC35E0" w14:textId="77777777"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F0B99EF" w14:textId="77777777"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6B1D2B35"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590F71BC"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08B1F46"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43BA270"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6ED36CA4"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3FFBB422"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למונחים הבאים יהא הפרוש הנקוב </w:t>
      </w:r>
      <w:proofErr w:type="spellStart"/>
      <w:r w:rsidRPr="00B27B4C">
        <w:rPr>
          <w:rFonts w:ascii="Times New Roman" w:eastAsia="Times New Roman" w:hAnsi="Times New Roman" w:cs="David"/>
          <w:sz w:val="20"/>
          <w:szCs w:val="24"/>
          <w:rtl/>
          <w:lang w:eastAsia="he-IL"/>
        </w:rPr>
        <w:t>בצידם</w:t>
      </w:r>
      <w:proofErr w:type="spellEnd"/>
      <w:r w:rsidRPr="00B27B4C">
        <w:rPr>
          <w:rFonts w:ascii="Times New Roman" w:eastAsia="Times New Roman" w:hAnsi="Times New Roman" w:cs="David"/>
          <w:sz w:val="20"/>
          <w:szCs w:val="24"/>
          <w:rtl/>
          <w:lang w:eastAsia="he-IL"/>
        </w:rPr>
        <w:t xml:space="preserve"> דהיינו:</w:t>
      </w:r>
    </w:p>
    <w:p w14:paraId="363A4D33"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5B076F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0DD1C37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449A4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"התכנית" </w:t>
      </w:r>
      <w:r w:rsidRPr="00B27B4C">
        <w:rPr>
          <w:rFonts w:ascii="Times New Roman" w:eastAsia="Times New Roman" w:hAnsi="Times New Roman" w:cs="David"/>
          <w:sz w:val="20"/>
          <w:szCs w:val="24"/>
          <w:rtl/>
          <w:lang w:eastAsia="he-IL"/>
        </w:rPr>
        <w:t>/</w:t>
      </w:r>
    </w:p>
    <w:p w14:paraId="39E04F4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6D4EC97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9480B4"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161A272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5D9C28"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63C547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38234D3"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התכניות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55314E5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F96D7E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38E5047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44E943B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43D882D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1FB85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FEF935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4F4FB4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155897E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C7585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34951E5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57BA6299"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4657AC0"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6422D23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E695B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770A673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6527A69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D2ECC7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4765DFDF"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2A4A392B"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C7FE13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50EFD67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1C038B31"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EFFA939"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410BC20E"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7B205E76"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23D4CABB"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35723722"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79B9ECF6"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6CC4A2DC"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4EA8B7C0"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רשימת התכניות והמסמכים שעל המתכנן להנפיק.</w:t>
      </w:r>
    </w:p>
    <w:p w14:paraId="399E14E5"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00946E5C"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595A78B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7ED6E92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15BAE06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w:t>
      </w:r>
      <w:proofErr w:type="spellEnd"/>
      <w:r w:rsidRPr="00B27B4C">
        <w:rPr>
          <w:rFonts w:ascii="Times New Roman" w:eastAsia="Times New Roman" w:hAnsi="Times New Roman" w:cs="David"/>
          <w:sz w:val="20"/>
          <w:szCs w:val="24"/>
          <w:rtl/>
          <w:lang w:eastAsia="he-IL"/>
        </w:rPr>
        <w:t xml:space="preserve">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3D3F661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443D8E8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08918DA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p>
    <w:p w14:paraId="52F4643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04B540F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3889F2F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1F39A54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התכניות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B27B4C">
        <w:rPr>
          <w:rFonts w:ascii="Times New Roman" w:eastAsia="Times New Roman" w:hAnsi="Times New Roman" w:cs="David"/>
          <w:sz w:val="20"/>
          <w:szCs w:val="24"/>
          <w:rtl/>
          <w:lang w:eastAsia="he-IL"/>
        </w:rPr>
        <w:t>הכל</w:t>
      </w:r>
      <w:proofErr w:type="spellEnd"/>
      <w:r w:rsidRPr="00B27B4C">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018732B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התכניות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3AB19C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4ABD7FE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62E1E2DE"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w:t>
      </w:r>
      <w:proofErr w:type="spellStart"/>
      <w:r w:rsidRPr="00B27B4C">
        <w:rPr>
          <w:rFonts w:ascii="Times New Roman" w:eastAsia="Times New Roman" w:hAnsi="Times New Roman" w:cs="David" w:hint="cs"/>
          <w:sz w:val="20"/>
          <w:szCs w:val="24"/>
          <w:rtl/>
          <w:lang w:eastAsia="he-IL"/>
        </w:rPr>
        <w:t>רמדורנט</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של </w:t>
      </w:r>
      <w:proofErr w:type="spellStart"/>
      <w:r w:rsidRPr="00B27B4C">
        <w:rPr>
          <w:rFonts w:ascii="Times New Roman" w:eastAsia="Times New Roman" w:hAnsi="Times New Roman" w:cs="David"/>
          <w:sz w:val="20"/>
          <w:szCs w:val="24"/>
          <w:rtl/>
          <w:lang w:eastAsia="he-IL"/>
        </w:rPr>
        <w:t>רמדור</w:t>
      </w:r>
      <w:proofErr w:type="spellEnd"/>
      <w:r w:rsidRPr="00B27B4C">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0EC93FD5"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59A2986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4DBDB94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hint="cs"/>
          <w:b/>
          <w:sz w:val="20"/>
          <w:szCs w:val="24"/>
          <w:rtl/>
          <w:lang w:eastAsia="he-IL"/>
        </w:rPr>
        <w:t>,</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27AB1E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380829E9" w14:textId="77777777" w:rsidR="00B27B4C" w:rsidRP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2C3CA990"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E41C29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BD30D6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5AB6B7A8"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2EB0968D"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478C75FD"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729751C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322974E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תיקונים לתכניות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7B774099"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28F616A2"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w:t>
      </w:r>
      <w:proofErr w:type="spellStart"/>
      <w:r w:rsidRPr="00B27B4C">
        <w:rPr>
          <w:rFonts w:ascii="Times New Roman" w:eastAsia="Times New Roman" w:hAnsi="Times New Roman" w:cs="David"/>
          <w:sz w:val="20"/>
          <w:szCs w:val="24"/>
          <w:rtl/>
          <w:lang w:eastAsia="he-IL"/>
        </w:rPr>
        <w:t>ליתן</w:t>
      </w:r>
      <w:proofErr w:type="spellEnd"/>
      <w:r w:rsidRPr="00B27B4C">
        <w:rPr>
          <w:rFonts w:ascii="Times New Roman" w:eastAsia="Times New Roman" w:hAnsi="Times New Roman" w:cs="David"/>
          <w:sz w:val="20"/>
          <w:szCs w:val="24"/>
          <w:rtl/>
          <w:lang w:eastAsia="he-IL"/>
        </w:rPr>
        <w:t xml:space="preserve">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03CF11C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39EAD43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00DC2DA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19D03A2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6454E0B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73E7277"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התכניות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21B9F914"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7695306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546FE6B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63F2028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6578993"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יתר הגורמים, מותנות בכך שיסופקו להם כל התכניות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77459D6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44B43975"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510D0A7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C56F2E2"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קיבל תכניות,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EB0B3C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השירות ואת משך הדחייה.</w:t>
      </w:r>
    </w:p>
    <w:p w14:paraId="4BED8D85"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735AF1F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0300A77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B25058D"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6652C817"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0D31158"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0C4D218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hint="cs"/>
          <w:b/>
          <w:sz w:val="20"/>
          <w:szCs w:val="24"/>
          <w:rtl/>
          <w:lang w:eastAsia="he-IL"/>
        </w:rPr>
        <w:t xml:space="preserve">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060C199A"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193EEF75"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1E750C0F"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0B5C69E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73577D3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E6B669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794BB74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68C3D5F8" w14:textId="77777777" w:rsid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ins w:id="10" w:author="גרמן קגנובסקי" w:date="2020-04-22T14:57:00Z"/>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שליחויות.</w:t>
      </w:r>
    </w:p>
    <w:p w14:paraId="3BF47292" w14:textId="77777777" w:rsidR="009A76AA" w:rsidRPr="00B27B4C" w:rsidRDefault="009A76AA"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ins w:id="11" w:author="גרמן קגנובסקי" w:date="2020-04-22T14:57:00Z">
        <w:r>
          <w:rPr>
            <w:rFonts w:ascii="Times New Roman" w:eastAsia="Times New Roman" w:hAnsi="Times New Roman" w:cs="David" w:hint="cs"/>
            <w:sz w:val="20"/>
            <w:szCs w:val="24"/>
            <w:rtl/>
            <w:lang w:eastAsia="he-IL"/>
          </w:rPr>
          <w:t>שכר היועצי</w:t>
        </w:r>
        <w:r>
          <w:rPr>
            <w:rFonts w:ascii="Times New Roman" w:eastAsia="Times New Roman" w:hAnsi="Times New Roman" w:cs="David" w:hint="eastAsia"/>
            <w:sz w:val="20"/>
            <w:szCs w:val="24"/>
            <w:rtl/>
            <w:lang w:eastAsia="he-IL"/>
          </w:rPr>
          <w:t>ם</w:t>
        </w:r>
        <w:r>
          <w:rPr>
            <w:rFonts w:ascii="Times New Roman" w:eastAsia="Times New Roman" w:hAnsi="Times New Roman" w:cs="David" w:hint="cs"/>
            <w:sz w:val="20"/>
            <w:szCs w:val="24"/>
            <w:rtl/>
            <w:lang w:eastAsia="he-IL"/>
          </w:rPr>
          <w:t xml:space="preserve"> ומתכננים.</w:t>
        </w:r>
      </w:ins>
    </w:p>
    <w:p w14:paraId="2BDC1EF6"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w:t>
      </w:r>
      <w:proofErr w:type="spellStart"/>
      <w:r w:rsidRPr="00B27B4C">
        <w:rPr>
          <w:rFonts w:ascii="Times New Roman" w:eastAsia="Times New Roman" w:hAnsi="Times New Roman" w:cs="David"/>
          <w:sz w:val="20"/>
          <w:szCs w:val="24"/>
          <w:rtl/>
          <w:lang w:eastAsia="he-IL"/>
        </w:rPr>
        <w:t>רמדורנט</w:t>
      </w:r>
      <w:proofErr w:type="spellEnd"/>
      <w:r w:rsidRPr="00B27B4C">
        <w:rPr>
          <w:rFonts w:ascii="Times New Roman" w:eastAsia="Times New Roman" w:hAnsi="Times New Roman" w:cs="David"/>
          <w:sz w:val="20"/>
          <w:szCs w:val="24"/>
          <w:rtl/>
          <w:lang w:eastAsia="he-IL"/>
        </w:rPr>
        <w:t xml:space="preserve">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69C87A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B27B4C">
        <w:rPr>
          <w:rFonts w:ascii="Times New Roman" w:eastAsia="Times New Roman" w:hAnsi="Times New Roman" w:cs="David"/>
          <w:sz w:val="20"/>
          <w:szCs w:val="24"/>
          <w:rtl/>
          <w:lang w:eastAsia="he-IL"/>
        </w:rPr>
        <w:t>לשלמם</w:t>
      </w:r>
      <w:proofErr w:type="spellEnd"/>
      <w:r w:rsidRPr="00B27B4C">
        <w:rPr>
          <w:rFonts w:ascii="Times New Roman" w:eastAsia="Times New Roman" w:hAnsi="Times New Roman" w:cs="David"/>
          <w:sz w:val="20"/>
          <w:szCs w:val="24"/>
          <w:rtl/>
          <w:lang w:eastAsia="he-IL"/>
        </w:rPr>
        <w:t xml:space="preserve">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2E0BF12C"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משלבי שירותי המתכנן 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1B2FFBF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1AE27B3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7D9EAFB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w:t>
      </w:r>
      <w:r w:rsidRPr="00B27B4C">
        <w:rPr>
          <w:rFonts w:ascii="Times New Roman" w:eastAsia="Times New Roman" w:hAnsi="Times New Roman" w:cs="David"/>
          <w:sz w:val="20"/>
          <w:szCs w:val="24"/>
          <w:rtl/>
          <w:lang w:eastAsia="he-IL"/>
        </w:rPr>
        <w:lastRenderedPageBreak/>
        <w:t xml:space="preserve">באישור.  </w:t>
      </w:r>
    </w:p>
    <w:p w14:paraId="4BC72604"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320A4617"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F2FA3A4" w14:textId="77777777" w:rsidR="00B27B4C" w:rsidRPr="008D7965" w:rsidRDefault="00B27B4C" w:rsidP="009A76A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D7965">
        <w:rPr>
          <w:rFonts w:ascii="Times New Roman" w:eastAsia="Times New Roman" w:hAnsi="Times New Roman" w:cs="David"/>
          <w:sz w:val="20"/>
          <w:szCs w:val="24"/>
          <w:rtl/>
          <w:lang w:eastAsia="he-IL"/>
        </w:rPr>
        <w:t xml:space="preserve">נדרשו השינויים לאחר שלב התכנון </w:t>
      </w:r>
      <w:del w:id="12" w:author="גרמן קגנובסקי" w:date="2020-04-22T14:58:00Z">
        <w:r w:rsidRPr="008D7965" w:rsidDel="009A76AA">
          <w:rPr>
            <w:rFonts w:ascii="Times New Roman" w:eastAsia="Times New Roman" w:hAnsi="Times New Roman" w:cs="David"/>
            <w:sz w:val="20"/>
            <w:szCs w:val="24"/>
            <w:rtl/>
            <w:lang w:eastAsia="he-IL"/>
          </w:rPr>
          <w:delText xml:space="preserve">המפורט </w:delText>
        </w:r>
      </w:del>
      <w:r w:rsidRPr="008D7965">
        <w:rPr>
          <w:rFonts w:ascii="Times New Roman" w:eastAsia="Times New Roman" w:hAnsi="Times New Roman" w:cs="David"/>
          <w:sz w:val="20"/>
          <w:szCs w:val="24"/>
          <w:rtl/>
          <w:lang w:eastAsia="he-IL"/>
        </w:rPr>
        <w:t>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w:t>
      </w:r>
      <w:proofErr w:type="spellStart"/>
      <w:r w:rsidRPr="008D7965">
        <w:rPr>
          <w:rFonts w:ascii="Times New Roman" w:eastAsia="Times New Roman" w:hAnsi="Times New Roman" w:cs="David" w:hint="cs"/>
          <w:b/>
          <w:sz w:val="20"/>
          <w:szCs w:val="24"/>
          <w:rtl/>
          <w:lang w:eastAsia="he-IL"/>
        </w:rPr>
        <w:t>המצ"ב</w:t>
      </w:r>
      <w:proofErr w:type="spellEnd"/>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ins w:id="13" w:author="גרמן קגנובסקי" w:date="2020-04-22T14:59:00Z">
        <w:r w:rsidR="009A76AA">
          <w:rPr>
            <w:rFonts w:ascii="Times New Roman" w:eastAsia="Times New Roman" w:hAnsi="Times New Roman" w:cs="David" w:hint="cs"/>
            <w:sz w:val="20"/>
            <w:szCs w:val="24"/>
            <w:rtl/>
            <w:lang w:eastAsia="he-IL"/>
          </w:rPr>
          <w:t xml:space="preserve"> הובהר בזאת כ</w:t>
        </w:r>
      </w:ins>
      <w:ins w:id="14" w:author="גרמן קגנובסקי" w:date="2020-04-22T15:00:00Z">
        <w:r w:rsidR="009A76AA">
          <w:rPr>
            <w:rFonts w:ascii="Times New Roman" w:eastAsia="Times New Roman" w:hAnsi="Times New Roman" w:cs="David" w:hint="cs"/>
            <w:sz w:val="20"/>
            <w:szCs w:val="24"/>
            <w:rtl/>
            <w:lang w:eastAsia="he-IL"/>
          </w:rPr>
          <w:t xml:space="preserve">י </w:t>
        </w:r>
      </w:ins>
      <w:ins w:id="15" w:author="גרמן קגנובסקי" w:date="2020-04-22T14:59:00Z">
        <w:r w:rsidR="009A76AA">
          <w:rPr>
            <w:rFonts w:ascii="Times New Roman" w:eastAsia="Times New Roman" w:hAnsi="Times New Roman" w:cs="David" w:hint="cs"/>
            <w:sz w:val="20"/>
            <w:szCs w:val="24"/>
            <w:rtl/>
            <w:lang w:eastAsia="he-IL"/>
          </w:rPr>
          <w:t xml:space="preserve">הפיצוי בגין השינויים האמורים </w:t>
        </w:r>
      </w:ins>
      <w:proofErr w:type="spellStart"/>
      <w:ins w:id="16" w:author="גרמן קגנובסקי" w:date="2020-04-22T15:00:00Z">
        <w:r w:rsidR="009A76AA">
          <w:rPr>
            <w:rFonts w:ascii="Times New Roman" w:eastAsia="Times New Roman" w:hAnsi="Times New Roman" w:cs="David" w:hint="cs"/>
            <w:sz w:val="20"/>
            <w:szCs w:val="24"/>
            <w:rtl/>
            <w:lang w:eastAsia="he-IL"/>
          </w:rPr>
          <w:t>בס''ק</w:t>
        </w:r>
        <w:proofErr w:type="spellEnd"/>
        <w:r w:rsidR="009A76AA">
          <w:rPr>
            <w:rFonts w:ascii="Times New Roman" w:eastAsia="Times New Roman" w:hAnsi="Times New Roman" w:cs="David" w:hint="cs"/>
            <w:sz w:val="20"/>
            <w:szCs w:val="24"/>
            <w:rtl/>
            <w:lang w:eastAsia="he-IL"/>
          </w:rPr>
          <w:t xml:space="preserve"> זה לא יהיה גדול מעלות תשלום השלב שנקבע בנספח ה'.</w:t>
        </w:r>
      </w:ins>
    </w:p>
    <w:p w14:paraId="71A5A8C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7B48270A" w14:textId="77777777" w:rsidR="00B27B4C" w:rsidRPr="00B27B4C" w:rsidRDefault="00B27B4C" w:rsidP="000E67B8">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קוי בתכנון ו/או באומדן של המתכנן</w:t>
      </w:r>
      <w:del w:id="17" w:author="גרמן קגנובסקי" w:date="2020-04-22T15:02:00Z">
        <w:r w:rsidRPr="00B27B4C" w:rsidDel="000E67B8">
          <w:rPr>
            <w:rFonts w:ascii="Times New Roman" w:eastAsia="Times New Roman" w:hAnsi="Times New Roman" w:cs="David"/>
            <w:sz w:val="20"/>
            <w:szCs w:val="24"/>
            <w:rtl/>
            <w:lang w:eastAsia="he-IL"/>
          </w:rPr>
          <w:delText xml:space="preserve"> </w:delText>
        </w:r>
        <w:r w:rsidRPr="00B27B4C" w:rsidDel="000E67B8">
          <w:rPr>
            <w:rFonts w:ascii="Times New Roman" w:eastAsia="Times New Roman" w:hAnsi="Times New Roman" w:cs="David" w:hint="cs"/>
            <w:sz w:val="20"/>
            <w:szCs w:val="24"/>
            <w:rtl/>
            <w:lang w:eastAsia="he-IL"/>
          </w:rPr>
          <w:delText>ו/</w:delText>
        </w:r>
        <w:r w:rsidRPr="00B27B4C" w:rsidDel="000E67B8">
          <w:rPr>
            <w:rFonts w:ascii="Times New Roman" w:eastAsia="Times New Roman" w:hAnsi="Times New Roman" w:cs="David"/>
            <w:sz w:val="20"/>
            <w:szCs w:val="24"/>
            <w:rtl/>
            <w:lang w:eastAsia="he-IL"/>
          </w:rPr>
          <w:delText>או של היועצים</w:delText>
        </w:r>
      </w:del>
      <w:r w:rsidRPr="00B27B4C">
        <w:rPr>
          <w:rFonts w:ascii="Times New Roman" w:eastAsia="Times New Roman" w:hAnsi="Times New Roman" w:cs="David"/>
          <w:sz w:val="20"/>
          <w:szCs w:val="24"/>
          <w:rtl/>
          <w:lang w:eastAsia="he-IL"/>
        </w:rPr>
        <w:t>.</w:t>
      </w:r>
    </w:p>
    <w:p w14:paraId="1A0EA18C" w14:textId="77777777" w:rsidR="00B27B4C" w:rsidRPr="00B27B4C" w:rsidRDefault="00B27B4C" w:rsidP="000E67B8">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w:t>
      </w:r>
      <w:del w:id="18" w:author="גרמן קגנובסקי" w:date="2020-04-22T15:02:00Z">
        <w:r w:rsidRPr="00B27B4C" w:rsidDel="000E67B8">
          <w:rPr>
            <w:rFonts w:ascii="Times New Roman" w:eastAsia="Times New Roman" w:hAnsi="Times New Roman" w:cs="David"/>
            <w:sz w:val="20"/>
            <w:szCs w:val="24"/>
            <w:rtl/>
            <w:lang w:eastAsia="he-IL"/>
          </w:rPr>
          <w:delText xml:space="preserve"> ביותר</w:delText>
        </w:r>
      </w:del>
      <w:r w:rsidRPr="00B27B4C">
        <w:rPr>
          <w:rFonts w:ascii="Times New Roman" w:eastAsia="Times New Roman" w:hAnsi="Times New Roman" w:cs="David"/>
          <w:sz w:val="20"/>
          <w:szCs w:val="24"/>
          <w:rtl/>
          <w:lang w:eastAsia="he-IL"/>
        </w:rPr>
        <w:t>.</w:t>
      </w:r>
    </w:p>
    <w:p w14:paraId="3E583587"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90A4253" w14:textId="77777777" w:rsidR="00B27B4C" w:rsidRDefault="00B27B4C" w:rsidP="00013687">
      <w:pPr>
        <w:widowControl w:val="0"/>
        <w:numPr>
          <w:ilvl w:val="2"/>
          <w:numId w:val="1"/>
        </w:numPr>
        <w:tabs>
          <w:tab w:val="num" w:pos="1507"/>
        </w:tabs>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השינויים מתחייבים מדרישת רשויות מוסמכות. </w:t>
      </w:r>
    </w:p>
    <w:p w14:paraId="799F5286"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702DDFD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להכין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עבור רוכשים שיבקשו זאת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AF1B418" w14:textId="77777777" w:rsidR="00B27B4C" w:rsidRDefault="00B27B4C"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מחיר השינויים ותנאי התשלום בגין תכנון השינויים </w:t>
      </w:r>
      <w:r w:rsidRPr="00B27B4C">
        <w:rPr>
          <w:rFonts w:ascii="Times New Roman" w:eastAsia="Times New Roman" w:hAnsi="Times New Roman" w:cs="David" w:hint="cs"/>
          <w:sz w:val="20"/>
          <w:szCs w:val="24"/>
          <w:rtl/>
          <w:lang w:eastAsia="he-IL"/>
        </w:rPr>
        <w:t xml:space="preserve">כאמור, </w:t>
      </w:r>
      <w:r w:rsidRPr="00B27B4C">
        <w:rPr>
          <w:rFonts w:ascii="Times New Roman" w:eastAsia="Times New Roman" w:hAnsi="Times New Roman" w:cs="David"/>
          <w:sz w:val="20"/>
          <w:szCs w:val="24"/>
          <w:rtl/>
          <w:lang w:eastAsia="he-IL"/>
        </w:rPr>
        <w:t>יסוכמו בין המתכנן לרוכשים. המתכנן יתקשר עם הרוכש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בענ</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ין קביעת מחיר השינויים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תובא בפני המנהל והוא יהיה המוסמך להכריע בה.</w:t>
      </w:r>
    </w:p>
    <w:p w14:paraId="1596C6FA" w14:textId="77777777" w:rsidR="00013687" w:rsidRDefault="00013687"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545C1885" w14:textId="77777777" w:rsidR="00013687" w:rsidRDefault="00013687"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6C258CE4" w14:textId="77777777" w:rsidR="00B27B4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אחריות וביטוח</w:t>
      </w:r>
    </w:p>
    <w:p w14:paraId="779AFA37" w14:textId="77777777"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F7E05B2"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70AD3EED" w14:textId="77777777" w:rsidR="00013687" w:rsidRPr="00013687" w:rsidRDefault="00013687" w:rsidP="00013687">
      <w:pPr>
        <w:pStyle w:val="a3"/>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153EBF4"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4B8FD22C"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77EB65A" w14:textId="77777777"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lastRenderedPageBreak/>
        <w:t>ביטוח</w:t>
      </w:r>
    </w:p>
    <w:p w14:paraId="032688C5" w14:textId="77777777" w:rsidR="00B27B4C" w:rsidRPr="00B27B4C" w:rsidRDefault="00B27B4C" w:rsidP="0044641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sidR="00446416">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78599A85" w14:textId="77777777" w:rsidR="00B27B4C" w:rsidRPr="00B27B4C" w:rsidRDefault="00B27B4C" w:rsidP="0001368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sidR="00013687">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sidR="00013687">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2089DFED" w14:textId="77777777" w:rsidR="00B27B4C" w:rsidRPr="00B27B4C" w:rsidRDefault="00B27B4C" w:rsidP="0001368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sidR="00013687">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sidR="00013687">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sidR="00013687">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sidR="00013687">
        <w:rPr>
          <w:rFonts w:ascii="Times New Roman" w:eastAsia="Times New Roman" w:hAnsi="Times New Roman" w:cs="David" w:hint="cs"/>
          <w:sz w:val="20"/>
          <w:szCs w:val="24"/>
          <w:rtl/>
          <w:lang w:eastAsia="he-IL"/>
        </w:rPr>
        <w:t>).</w:t>
      </w:r>
    </w:p>
    <w:p w14:paraId="64603806" w14:textId="77777777" w:rsidR="00B27B4C" w:rsidRPr="00B27B4C" w:rsidRDefault="00B27B4C" w:rsidP="0001368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sidR="00013687">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sidR="00013687">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5A522F78" w14:textId="77777777" w:rsidR="00B27B4C" w:rsidRPr="00B27B4C" w:rsidRDefault="00B27B4C" w:rsidP="0001368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sidR="00013687">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1DF40103" w14:textId="77777777" w:rsidR="00B27B4C" w:rsidRPr="00B27B4C" w:rsidRDefault="00B27B4C" w:rsidP="0001368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sidR="00013687">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34D79194" w14:textId="77777777" w:rsidR="00B27B4C" w:rsidRPr="00B27B4C" w:rsidRDefault="00B27B4C" w:rsidP="0001368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sidR="00013687">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sidR="00013687">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sidR="00013687">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sidR="00013687">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4CF8AB2A" w14:textId="77777777" w:rsidR="00B27B4C" w:rsidRPr="00B27B4C" w:rsidRDefault="00013687" w:rsidP="00013687">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00B27B4C"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7ACB4046"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אספקת תכניות</w:t>
      </w:r>
    </w:p>
    <w:p w14:paraId="626DAB5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לתכניות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24536128" w14:textId="4428363F" w:rsidR="00B27B4C" w:rsidRPr="00B27B4C" w:rsidRDefault="00B27B4C" w:rsidP="008640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w:t>
      </w:r>
      <w:del w:id="19" w:author="גרמן קגנובסקי" w:date="2020-04-23T13:59:00Z">
        <w:r w:rsidRPr="00B27B4C" w:rsidDel="008640E1">
          <w:rPr>
            <w:rFonts w:ascii="Times New Roman" w:eastAsia="Times New Roman" w:hAnsi="Times New Roman" w:cs="David"/>
            <w:sz w:val="20"/>
            <w:szCs w:val="24"/>
            <w:rtl/>
            <w:lang w:eastAsia="he-IL"/>
          </w:rPr>
          <w:delText xml:space="preserve"> והב</w:delText>
        </w:r>
        <w:r w:rsidRPr="00B27B4C" w:rsidDel="008640E1">
          <w:rPr>
            <w:rFonts w:ascii="Times New Roman" w:eastAsia="Times New Roman" w:hAnsi="Times New Roman" w:cs="David" w:hint="cs"/>
            <w:sz w:val="20"/>
            <w:szCs w:val="24"/>
            <w:rtl/>
            <w:lang w:eastAsia="he-IL"/>
          </w:rPr>
          <w:delText>י</w:delText>
        </w:r>
        <w:r w:rsidRPr="00B27B4C" w:rsidDel="008640E1">
          <w:rPr>
            <w:rFonts w:ascii="Times New Roman" w:eastAsia="Times New Roman" w:hAnsi="Times New Roman" w:cs="David"/>
            <w:sz w:val="20"/>
            <w:szCs w:val="24"/>
            <w:rtl/>
            <w:lang w:eastAsia="he-IL"/>
          </w:rPr>
          <w:delText>צוע</w:delText>
        </w:r>
      </w:del>
      <w:r w:rsidRPr="00B27B4C">
        <w:rPr>
          <w:rFonts w:ascii="Times New Roman" w:eastAsia="Times New Roman" w:hAnsi="Times New Roman" w:cs="David"/>
          <w:sz w:val="20"/>
          <w:szCs w:val="24"/>
          <w:rtl/>
          <w:lang w:eastAsia="he-IL"/>
        </w:rPr>
        <w:t xml:space="preserve"> הסופי </w:t>
      </w:r>
      <w:del w:id="20" w:author="גרמן קגנובסקי" w:date="2020-04-23T13:59:00Z">
        <w:r w:rsidRPr="00B27B4C" w:rsidDel="008640E1">
          <w:rPr>
            <w:rFonts w:ascii="Times New Roman" w:eastAsia="Times New Roman" w:hAnsi="Times New Roman" w:cs="David"/>
            <w:sz w:val="20"/>
            <w:szCs w:val="24"/>
            <w:rtl/>
            <w:lang w:eastAsia="he-IL"/>
          </w:rPr>
          <w:delText xml:space="preserve">בשטח </w:delText>
        </w:r>
        <w:r w:rsidRPr="00B27B4C" w:rsidDel="008640E1">
          <w:rPr>
            <w:rFonts w:ascii="Times New Roman" w:eastAsia="Times New Roman" w:hAnsi="Times New Roman" w:cs="David"/>
            <w:color w:val="000000"/>
            <w:sz w:val="20"/>
            <w:szCs w:val="24"/>
            <w:lang w:eastAsia="he-IL"/>
          </w:rPr>
          <w:delText>(AS MADE</w:delText>
        </w:r>
      </w:del>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p>
    <w:p w14:paraId="2DC2FD9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B27B4C">
        <w:rPr>
          <w:rFonts w:ascii="Times New Roman" w:eastAsia="Times New Roman" w:hAnsi="Times New Roman" w:cs="David"/>
          <w:sz w:val="20"/>
          <w:szCs w:val="24"/>
          <w:rtl/>
          <w:lang w:eastAsia="he-IL"/>
        </w:rPr>
        <w:t>הכל</w:t>
      </w:r>
      <w:proofErr w:type="spellEnd"/>
      <w:r w:rsidRPr="00B27B4C">
        <w:rPr>
          <w:rFonts w:ascii="Times New Roman" w:eastAsia="Times New Roman" w:hAnsi="Times New Roman" w:cs="David"/>
          <w:sz w:val="20"/>
          <w:szCs w:val="24"/>
          <w:rtl/>
          <w:lang w:eastAsia="he-IL"/>
        </w:rPr>
        <w:t xml:space="preserve"> לפי העניין.</w:t>
      </w:r>
    </w:p>
    <w:p w14:paraId="2C88782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A77582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לא יהיה זכאי לכל תשלום נוסף בעד תכניות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1F7C8E2E"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זכות הקניין בכל התכניות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B27B4C">
        <w:rPr>
          <w:rFonts w:ascii="Times New Roman" w:eastAsia="Times New Roman" w:hAnsi="Times New Roman" w:cs="David"/>
          <w:sz w:val="20"/>
          <w:szCs w:val="24"/>
          <w:rtl/>
          <w:lang w:eastAsia="he-IL"/>
        </w:rPr>
        <w:t>לשנותן</w:t>
      </w:r>
      <w:proofErr w:type="spellEnd"/>
      <w:r w:rsidRPr="00B27B4C">
        <w:rPr>
          <w:rFonts w:ascii="Times New Roman" w:eastAsia="Times New Roman" w:hAnsi="Times New Roman" w:cs="David"/>
          <w:sz w:val="20"/>
          <w:szCs w:val="24"/>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8674A4A"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lastRenderedPageBreak/>
        <w:t>מעמד המתכנן</w:t>
      </w:r>
    </w:p>
    <w:p w14:paraId="7D99A89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0AE65D9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 xml:space="preserve">י הדין ו/או </w:t>
      </w:r>
      <w:proofErr w:type="spellStart"/>
      <w:r w:rsidRPr="00B27B4C">
        <w:rPr>
          <w:rFonts w:ascii="Times New Roman" w:eastAsia="Times New Roman" w:hAnsi="Times New Roman" w:cs="David"/>
          <w:color w:val="000000"/>
          <w:sz w:val="24"/>
          <w:szCs w:val="24"/>
          <w:rtl/>
          <w:lang w:eastAsia="he-IL"/>
        </w:rPr>
        <w:t>מכח</w:t>
      </w:r>
      <w:proofErr w:type="spellEnd"/>
      <w:r w:rsidRPr="00B27B4C">
        <w:rPr>
          <w:rFonts w:ascii="Times New Roman" w:eastAsia="Times New Roman" w:hAnsi="Times New Roman" w:cs="David"/>
          <w:color w:val="000000"/>
          <w:sz w:val="24"/>
          <w:szCs w:val="24"/>
          <w:rtl/>
          <w:lang w:eastAsia="he-IL"/>
        </w:rPr>
        <w:t xml:space="preserve"> צו הרחבה ו/או </w:t>
      </w:r>
      <w:proofErr w:type="spellStart"/>
      <w:r w:rsidRPr="00B27B4C">
        <w:rPr>
          <w:rFonts w:ascii="Times New Roman" w:eastAsia="Times New Roman" w:hAnsi="Times New Roman" w:cs="David"/>
          <w:color w:val="000000"/>
          <w:sz w:val="24"/>
          <w:szCs w:val="24"/>
          <w:rtl/>
          <w:lang w:eastAsia="he-IL"/>
        </w:rPr>
        <w:t>מכח</w:t>
      </w:r>
      <w:proofErr w:type="spellEnd"/>
      <w:r w:rsidRPr="00B27B4C">
        <w:rPr>
          <w:rFonts w:ascii="Times New Roman" w:eastAsia="Times New Roman" w:hAnsi="Times New Roman" w:cs="David"/>
          <w:color w:val="000000"/>
          <w:sz w:val="24"/>
          <w:szCs w:val="24"/>
          <w:rtl/>
          <w:lang w:eastAsia="he-IL"/>
        </w:rPr>
        <w:t xml:space="preserve"> הסכם כלשהו על עובד</w:t>
      </w:r>
      <w:r w:rsidRPr="00B27B4C">
        <w:rPr>
          <w:rFonts w:ascii="Times New Roman" w:eastAsia="Times New Roman" w:hAnsi="Times New Roman" w:cs="David" w:hint="cs"/>
          <w:sz w:val="20"/>
          <w:szCs w:val="24"/>
          <w:rtl/>
          <w:lang w:eastAsia="he-IL"/>
        </w:rPr>
        <w:t>.</w:t>
      </w:r>
    </w:p>
    <w:p w14:paraId="42A01E9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w:t>
      </w:r>
      <w:proofErr w:type="spellStart"/>
      <w:r w:rsidRPr="00B27B4C">
        <w:rPr>
          <w:rFonts w:ascii="Times New Roman" w:eastAsia="Times New Roman" w:hAnsi="Times New Roman" w:cs="David" w:hint="cs"/>
          <w:color w:val="000000"/>
          <w:sz w:val="24"/>
          <w:szCs w:val="24"/>
          <w:rtl/>
          <w:lang w:eastAsia="he-IL"/>
        </w:rPr>
        <w:t>שלוחיו</w:t>
      </w:r>
      <w:proofErr w:type="spellEnd"/>
      <w:r w:rsidRPr="00B27B4C">
        <w:rPr>
          <w:rFonts w:ascii="Times New Roman" w:eastAsia="Times New Roman" w:hAnsi="Times New Roman" w:cs="David" w:hint="cs"/>
          <w:color w:val="000000"/>
          <w:sz w:val="24"/>
          <w:szCs w:val="24"/>
          <w:rtl/>
          <w:lang w:eastAsia="he-IL"/>
        </w:rPr>
        <w:t xml:space="preserve">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3C1CF4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w:t>
      </w:r>
      <w:proofErr w:type="spellStart"/>
      <w:r w:rsidRPr="00B27B4C">
        <w:rPr>
          <w:rFonts w:ascii="Times New Roman" w:eastAsia="Times New Roman" w:hAnsi="Times New Roman" w:cs="David"/>
          <w:sz w:val="20"/>
          <w:szCs w:val="24"/>
          <w:rtl/>
          <w:lang w:eastAsia="he-IL"/>
        </w:rPr>
        <w:t>ישא</w:t>
      </w:r>
      <w:proofErr w:type="spellEnd"/>
      <w:r w:rsidRPr="00B27B4C">
        <w:rPr>
          <w:rFonts w:ascii="Times New Roman" w:eastAsia="Times New Roman" w:hAnsi="Times New Roman" w:cs="David"/>
          <w:sz w:val="20"/>
          <w:szCs w:val="24"/>
          <w:rtl/>
          <w:lang w:eastAsia="he-IL"/>
        </w:rPr>
        <w:t xml:space="preserve"> לבדו </w:t>
      </w:r>
      <w:r w:rsidRPr="00B27B4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0D38F9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DC304D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1D9E1582" w14:textId="77777777"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54ABEECC"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62F4E86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68842DD3"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-7</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p>
    <w:p w14:paraId="31DEEE44"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50676EC9"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2B11E4D2"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688410E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2D8A164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584CABA"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אחד מהמקרים הבאים:</w:t>
      </w:r>
    </w:p>
    <w:p w14:paraId="726218DC"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3860A137"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6E158708"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את הוראת סעיף 7.5 לעיל.</w:t>
      </w:r>
    </w:p>
    <w:p w14:paraId="4AEA25C2"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נבצר מהמתכנן או מהמנהל הראשי לקיים את ה</w:t>
      </w:r>
      <w:r w:rsidRPr="00B27B4C">
        <w:rPr>
          <w:rFonts w:ascii="Times New Roman" w:eastAsia="Times New Roman" w:hAnsi="Times New Roman" w:cs="David" w:hint="cs"/>
          <w:sz w:val="20"/>
          <w:szCs w:val="24"/>
          <w:rtl/>
          <w:lang w:eastAsia="he-IL"/>
        </w:rPr>
        <w:t xml:space="preserve">וראות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לפעולה משפטית או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שירותי המתכנן או אם ארע אירוע דומה.</w:t>
      </w:r>
    </w:p>
    <w:p w14:paraId="13B75407"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חל שינוי בהחזקת המניות ו/או בהרכב המנהלים של המתכנן.</w:t>
      </w:r>
    </w:p>
    <w:p w14:paraId="7B1F4E21"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B055407"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16757D1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344DA30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2173B6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F279C1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D9C3928" w14:textId="77777777" w:rsidR="00B27B4C" w:rsidRPr="00B27B4C" w:rsidRDefault="00B27B4C" w:rsidP="000E67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w:t>
      </w:r>
      <w:ins w:id="21" w:author="גרמן קגנובסקי" w:date="2020-04-22T15:04:00Z">
        <w:r w:rsidR="000E67B8">
          <w:rPr>
            <w:rFonts w:ascii="Times New Roman" w:eastAsia="Times New Roman" w:hAnsi="Times New Roman" w:cs="David" w:hint="cs"/>
            <w:sz w:val="20"/>
            <w:szCs w:val="24"/>
            <w:rtl/>
            <w:lang w:eastAsia="he-IL"/>
          </w:rPr>
          <w:t xml:space="preserve"> עד 100,000 ( מאה אלף )</w:t>
        </w:r>
      </w:ins>
      <w:ins w:id="22" w:author="גרמן קגנובסקי" w:date="2020-04-22T15:06:00Z">
        <w:r w:rsidR="000E67B8">
          <w:rPr>
            <w:rFonts w:ascii="Times New Roman" w:eastAsia="Times New Roman" w:hAnsi="Times New Roman" w:cs="David" w:hint="cs"/>
            <w:sz w:val="20"/>
            <w:szCs w:val="24"/>
            <w:rtl/>
            <w:lang w:eastAsia="he-IL"/>
          </w:rPr>
          <w:t xml:space="preserve"> </w:t>
        </w:r>
        <w:proofErr w:type="spellStart"/>
        <w:r w:rsidR="000E67B8">
          <w:rPr>
            <w:rFonts w:ascii="Times New Roman" w:eastAsia="Times New Roman" w:hAnsi="Times New Roman" w:cs="David" w:hint="cs"/>
            <w:sz w:val="20"/>
            <w:szCs w:val="24"/>
            <w:rtl/>
            <w:lang w:eastAsia="he-IL"/>
          </w:rPr>
          <w:t>ש''ח</w:t>
        </w:r>
      </w:ins>
      <w:proofErr w:type="spellEnd"/>
      <w:r w:rsidRPr="00B27B4C">
        <w:rPr>
          <w:rFonts w:ascii="Times New Roman" w:eastAsia="Times New Roman" w:hAnsi="Times New Roman" w:cs="David"/>
          <w:sz w:val="20"/>
          <w:szCs w:val="24"/>
          <w:rtl/>
          <w:lang w:eastAsia="he-IL"/>
        </w:rPr>
        <w:t xml:space="preserve">, </w:t>
      </w:r>
      <w:del w:id="23" w:author="גרמן קגנובסקי" w:date="2020-04-22T15:03:00Z">
        <w:r w:rsidRPr="00B27B4C" w:rsidDel="000E67B8">
          <w:rPr>
            <w:rFonts w:ascii="Times New Roman" w:eastAsia="Times New Roman" w:hAnsi="Times New Roman" w:cs="David"/>
            <w:sz w:val="20"/>
            <w:szCs w:val="24"/>
            <w:rtl/>
            <w:lang w:eastAsia="he-IL"/>
          </w:rPr>
          <w:delText xml:space="preserve">בתוספת 15% </w:delText>
        </w:r>
      </w:del>
      <w:r w:rsidRPr="00B27B4C">
        <w:rPr>
          <w:rFonts w:ascii="Times New Roman" w:eastAsia="Times New Roman" w:hAnsi="Times New Roman" w:cs="David"/>
          <w:sz w:val="20"/>
          <w:szCs w:val="24"/>
          <w:rtl/>
          <w:lang w:eastAsia="he-IL"/>
        </w:rPr>
        <w:t>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ins w:id="24" w:author="גרמן קגנובסקי" w:date="2020-04-22T15:04:00Z">
        <w:r w:rsidR="000E67B8">
          <w:rPr>
            <w:rFonts w:ascii="Times New Roman" w:eastAsia="Times New Roman" w:hAnsi="Times New Roman" w:cs="David" w:hint="cs"/>
            <w:sz w:val="20"/>
            <w:szCs w:val="24"/>
            <w:rtl/>
            <w:lang w:eastAsia="he-IL"/>
          </w:rPr>
          <w:t xml:space="preserve"> ומבלי לגרוע מיתר זכויות המזמין </w:t>
        </w:r>
        <w:proofErr w:type="spellStart"/>
        <w:r w:rsidR="000E67B8">
          <w:rPr>
            <w:rFonts w:ascii="Times New Roman" w:eastAsia="Times New Roman" w:hAnsi="Times New Roman" w:cs="David" w:hint="cs"/>
            <w:sz w:val="20"/>
            <w:szCs w:val="24"/>
            <w:rtl/>
            <w:lang w:eastAsia="he-IL"/>
          </w:rPr>
          <w:t>עפ</w:t>
        </w:r>
        <w:proofErr w:type="spellEnd"/>
        <w:r w:rsidR="000E67B8">
          <w:rPr>
            <w:rFonts w:ascii="Times New Roman" w:eastAsia="Times New Roman" w:hAnsi="Times New Roman" w:cs="David" w:hint="cs"/>
            <w:sz w:val="20"/>
            <w:szCs w:val="24"/>
            <w:rtl/>
            <w:lang w:eastAsia="he-IL"/>
          </w:rPr>
          <w:t>''י הוראות חוזה זה</w:t>
        </w:r>
      </w:ins>
      <w:r w:rsidRPr="00B27B4C">
        <w:rPr>
          <w:rFonts w:ascii="Times New Roman" w:eastAsia="Times New Roman" w:hAnsi="Times New Roman" w:cs="David"/>
          <w:sz w:val="20"/>
          <w:szCs w:val="24"/>
          <w:rtl/>
          <w:lang w:eastAsia="he-IL"/>
        </w:rPr>
        <w:t>.</w:t>
      </w:r>
    </w:p>
    <w:p w14:paraId="4D4997DC"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1B53B515" w14:textId="77777777" w:rsidR="00B27B4C" w:rsidRPr="000E67B8"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5569827"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lastRenderedPageBreak/>
        <w:t>העברת זכויות</w:t>
      </w:r>
    </w:p>
    <w:p w14:paraId="161812D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3497B9E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3BC430D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70931C2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56ABA86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26980DF"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7481969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2A7C20AA"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6FDD792"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0343F6A0"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615911E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11059C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B5030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w:t>
      </w:r>
      <w:proofErr w:type="spellStart"/>
      <w:r w:rsidRPr="00B27B4C">
        <w:rPr>
          <w:rFonts w:ascii="Times New Roman" w:eastAsia="Times New Roman" w:hAnsi="Times New Roman" w:cs="David" w:hint="cs"/>
          <w:sz w:val="20"/>
          <w:szCs w:val="24"/>
          <w:rtl/>
          <w:lang w:eastAsia="he-IL"/>
        </w:rPr>
        <w:t>שלוחיו</w:t>
      </w:r>
      <w:proofErr w:type="spellEnd"/>
      <w:r w:rsidRPr="00B27B4C">
        <w:rPr>
          <w:rFonts w:ascii="Times New Roman" w:eastAsia="Times New Roman" w:hAnsi="Times New Roman" w:cs="David" w:hint="cs"/>
          <w:sz w:val="20"/>
          <w:szCs w:val="24"/>
          <w:rtl/>
          <w:lang w:eastAsia="he-IL"/>
        </w:rPr>
        <w:t xml:space="preserve">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2E658EF0"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092964DB"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140EECF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1BA59D8B"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3B99A0DB"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FBCD6B7"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5A85E63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5DDD037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p>
    <w:p w14:paraId="02DA3337"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7EB6FB1"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6E28A14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ins w:id="25" w:author="גרמן קגנובסקי" w:date="2020-04-22T15:05:00Z">
        <w:r w:rsidR="000E67B8">
          <w:rPr>
            <w:rFonts w:ascii="Times New Roman" w:eastAsia="Times New Roman" w:hAnsi="Times New Roman" w:cs="David" w:hint="cs"/>
            <w:sz w:val="20"/>
            <w:szCs w:val="24"/>
            <w:rtl/>
            <w:lang w:eastAsia="he-IL"/>
          </w:rPr>
          <w:t xml:space="preserve"> עד 100,000 (מאה אלף </w:t>
        </w:r>
      </w:ins>
      <w:ins w:id="26" w:author="גרמן קגנובסקי" w:date="2020-04-22T15:06:00Z">
        <w:r w:rsidR="000E67B8">
          <w:rPr>
            <w:rFonts w:ascii="Times New Roman" w:eastAsia="Times New Roman" w:hAnsi="Times New Roman" w:cs="David" w:hint="cs"/>
            <w:sz w:val="20"/>
            <w:szCs w:val="24"/>
            <w:rtl/>
            <w:lang w:eastAsia="he-IL"/>
          </w:rPr>
          <w:t xml:space="preserve">) </w:t>
        </w:r>
        <w:proofErr w:type="spellStart"/>
        <w:r w:rsidR="000E67B8">
          <w:rPr>
            <w:rFonts w:ascii="Times New Roman" w:eastAsia="Times New Roman" w:hAnsi="Times New Roman" w:cs="David" w:hint="cs"/>
            <w:sz w:val="20"/>
            <w:szCs w:val="24"/>
            <w:rtl/>
            <w:lang w:eastAsia="he-IL"/>
          </w:rPr>
          <w:t>ש''ח</w:t>
        </w:r>
        <w:proofErr w:type="spellEnd"/>
        <w:r w:rsidR="000E67B8">
          <w:rPr>
            <w:rFonts w:ascii="Times New Roman" w:eastAsia="Times New Roman" w:hAnsi="Times New Roman" w:cs="David" w:hint="cs"/>
            <w:sz w:val="20"/>
            <w:szCs w:val="24"/>
            <w:rtl/>
            <w:lang w:eastAsia="he-IL"/>
          </w:rPr>
          <w:t xml:space="preserve"> בכפוף להוראות </w:t>
        </w:r>
        <w:proofErr w:type="spellStart"/>
        <w:r w:rsidR="000E67B8">
          <w:rPr>
            <w:rFonts w:ascii="Times New Roman" w:eastAsia="Times New Roman" w:hAnsi="Times New Roman" w:cs="David" w:hint="cs"/>
            <w:sz w:val="20"/>
            <w:szCs w:val="24"/>
            <w:rtl/>
            <w:lang w:eastAsia="he-IL"/>
          </w:rPr>
          <w:t>ס''ק</w:t>
        </w:r>
        <w:proofErr w:type="spellEnd"/>
        <w:r w:rsidR="000E67B8">
          <w:rPr>
            <w:rFonts w:ascii="Times New Roman" w:eastAsia="Times New Roman" w:hAnsi="Times New Roman" w:cs="David" w:hint="cs"/>
            <w:sz w:val="20"/>
            <w:szCs w:val="24"/>
            <w:rtl/>
            <w:lang w:eastAsia="he-IL"/>
          </w:rPr>
          <w:t xml:space="preserve"> 12.8 לעיל</w:t>
        </w:r>
      </w:ins>
      <w:r w:rsidRPr="00B27B4C">
        <w:rPr>
          <w:rFonts w:ascii="Times New Roman" w:eastAsia="Times New Roman" w:hAnsi="Times New Roman" w:cs="David"/>
          <w:sz w:val="20"/>
          <w:szCs w:val="24"/>
          <w:rtl/>
          <w:lang w:eastAsia="he-IL"/>
        </w:rPr>
        <w:t>.</w:t>
      </w:r>
    </w:p>
    <w:p w14:paraId="27C1338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9E2728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w:t>
      </w:r>
      <w:proofErr w:type="spellStart"/>
      <w:r w:rsidRPr="00B27B4C">
        <w:rPr>
          <w:rFonts w:ascii="Times New Roman" w:eastAsia="Times New Roman" w:hAnsi="Times New Roman" w:cs="David"/>
          <w:sz w:val="20"/>
          <w:szCs w:val="24"/>
          <w:rtl/>
          <w:lang w:eastAsia="he-IL"/>
        </w:rPr>
        <w:t>כויתור</w:t>
      </w:r>
      <w:proofErr w:type="spellEnd"/>
      <w:r w:rsidRPr="00B27B4C">
        <w:rPr>
          <w:rFonts w:ascii="Times New Roman" w:eastAsia="Times New Roman" w:hAnsi="Times New Roman" w:cs="David"/>
          <w:sz w:val="20"/>
          <w:szCs w:val="24"/>
          <w:rtl/>
          <w:lang w:eastAsia="he-IL"/>
        </w:rPr>
        <w:t xml:space="preserve">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proofErr w:type="spellStart"/>
      <w:r w:rsidRPr="00B27B4C">
        <w:rPr>
          <w:rFonts w:ascii="Times New Roman" w:eastAsia="Times New Roman" w:hAnsi="Times New Roman" w:cs="David"/>
          <w:sz w:val="20"/>
          <w:szCs w:val="24"/>
          <w:rtl/>
          <w:lang w:eastAsia="he-IL"/>
        </w:rPr>
        <w:t>כויתור</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3F504629"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05A077AD"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81BE716"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617D1C85"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7BBF8F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B27B4C">
        <w:rPr>
          <w:rFonts w:ascii="Times New Roman" w:eastAsia="Times New Roman" w:hAnsi="Times New Roman" w:cs="David"/>
          <w:sz w:val="24"/>
          <w:szCs w:val="24"/>
          <w:rtl/>
          <w:lang w:eastAsia="he-IL"/>
        </w:rPr>
        <w:t>לס"ק</w:t>
      </w:r>
      <w:proofErr w:type="spellEnd"/>
      <w:r w:rsidRPr="00B27B4C">
        <w:rPr>
          <w:rFonts w:ascii="Times New Roman" w:eastAsia="Times New Roman" w:hAnsi="Times New Roman" w:cs="David"/>
          <w:sz w:val="24"/>
          <w:szCs w:val="24"/>
          <w:rtl/>
          <w:lang w:eastAsia="he-IL"/>
        </w:rPr>
        <w:t xml:space="preserve"> זה.</w:t>
      </w:r>
    </w:p>
    <w:p w14:paraId="214A6BEE"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3F1B414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3A44D5D"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13892F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26B180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B27B4C">
        <w:rPr>
          <w:rFonts w:ascii="Times New Roman" w:eastAsia="Times New Roman" w:hAnsi="Times New Roman" w:cs="David"/>
          <w:sz w:val="20"/>
          <w:szCs w:val="24"/>
          <w:rtl/>
          <w:lang w:eastAsia="he-IL"/>
        </w:rPr>
        <w:t>מורשי</w:t>
      </w:r>
      <w:proofErr w:type="spellEnd"/>
      <w:r w:rsidRPr="00B27B4C">
        <w:rPr>
          <w:rFonts w:ascii="Times New Roman" w:eastAsia="Times New Roman" w:hAnsi="Times New Roman" w:cs="David"/>
          <w:sz w:val="20"/>
          <w:szCs w:val="24"/>
          <w:rtl/>
          <w:lang w:eastAsia="he-IL"/>
        </w:rPr>
        <w:t xml:space="preserve"> החתימה של המזמין.</w:t>
      </w:r>
    </w:p>
    <w:p w14:paraId="31866A0A"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0C9EC7C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26284A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58876AA2"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E12A7A2"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CB5E971"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9C943A2" w14:textId="3F5EFE16" w:rsidR="00B27B4C" w:rsidRPr="00DE7868" w:rsidRDefault="00B27B4C" w:rsidP="00BC719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95A2ED703C9A4C16A1C1D9BA7E9347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E7868" w:rsidRPr="00DE7868">
            <w:rPr>
              <w:rStyle w:val="PlaceholderText"/>
              <w:color w:val="00B0F0"/>
              <w:u w:val="single"/>
              <w:rtl/>
            </w:rPr>
            <w:t>[שם ספק]</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EA00FA77BAF481D916A7AC1214B6C8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27" w:author="גרמן קגנובסקי" w:date="2020-05-04T11:19:00Z">
            <w:r w:rsidR="00757D18">
              <w:rPr>
                <w:rFonts w:ascii="Times New Roman" w:eastAsia="Times New Roman" w:hAnsi="Times New Roman" w:cs="David" w:hint="cs"/>
                <w:color w:val="00B0F0"/>
                <w:sz w:val="20"/>
                <w:szCs w:val="24"/>
                <w:u w:val="single"/>
                <w:rtl/>
                <w:lang w:eastAsia="he-IL"/>
              </w:rPr>
              <w:t>אפריקה ישראל מגורים בע"מ</w:t>
            </w:r>
          </w:ins>
        </w:sdtContent>
      </w:sdt>
    </w:p>
    <w:p w14:paraId="79345E70" w14:textId="77777777" w:rsidR="00B27B4C" w:rsidRPr="00B27B4C" w:rsidRDefault="00B27B4C" w:rsidP="00B27B4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917DE8E" w14:textId="77777777" w:rsidR="00B27B4C" w:rsidRPr="00B27B4C" w:rsidRDefault="00B27B4C"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3C1CEC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26259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B7D23B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D0FC9A" w14:textId="77777777" w:rsidR="00124F1F"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E776BD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26713DB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5AA10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CE05ECF" w14:textId="77777777" w:rsidR="00B27B4C" w:rsidRDefault="00B27B4C">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76A22029" w14:textId="77777777"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44B8B390" w14:textId="77777777"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CCD801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2B7D7F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E4B789"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w:t>
      </w:r>
      <w:ins w:id="28" w:author="גרמן קגנובסקי" w:date="2020-04-22T15:07:00Z">
        <w:r w:rsidR="000E67B8">
          <w:rPr>
            <w:rFonts w:ascii="Times New Roman" w:eastAsia="Times New Roman" w:hAnsi="Times New Roman" w:cs="David" w:hint="cs"/>
            <w:sz w:val="24"/>
            <w:szCs w:val="24"/>
            <w:rtl/>
            <w:lang w:eastAsia="he-IL"/>
          </w:rPr>
          <w:t xml:space="preserve"> 150 </w:t>
        </w:r>
        <w:proofErr w:type="spellStart"/>
        <w:r w:rsidR="000E67B8">
          <w:rPr>
            <w:rFonts w:ascii="Times New Roman" w:eastAsia="Times New Roman" w:hAnsi="Times New Roman" w:cs="David" w:hint="cs"/>
            <w:sz w:val="24"/>
            <w:szCs w:val="24"/>
            <w:rtl/>
            <w:lang w:eastAsia="he-IL"/>
          </w:rPr>
          <w:t>יח</w:t>
        </w:r>
        <w:proofErr w:type="spellEnd"/>
        <w:r w:rsidR="000E67B8">
          <w:rPr>
            <w:rFonts w:ascii="Times New Roman" w:eastAsia="Times New Roman" w:hAnsi="Times New Roman" w:cs="David" w:hint="cs"/>
            <w:sz w:val="24"/>
            <w:szCs w:val="24"/>
            <w:rtl/>
            <w:lang w:eastAsia="he-IL"/>
          </w:rPr>
          <w:t>''ד ומסחר</w:t>
        </w:r>
      </w:ins>
      <w:r w:rsidRPr="00B27B4C">
        <w:rPr>
          <w:rFonts w:ascii="Times New Roman" w:eastAsia="Times New Roman" w:hAnsi="Times New Roman" w:cs="David" w:hint="cs"/>
          <w:sz w:val="24"/>
          <w:szCs w:val="24"/>
          <w:rtl/>
          <w:lang w:eastAsia="he-IL"/>
        </w:rPr>
        <w:t xml:space="preserve">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A1D15F8229F941CD88B646931195E7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9" w:author="גרמן קגנובסקי" w:date="2020-04-22T14:52:00Z">
            <w:r w:rsidR="009A76AA">
              <w:rPr>
                <w:rFonts w:ascii="Times New Roman" w:eastAsia="Times New Roman" w:hAnsi="Times New Roman" w:cs="David" w:hint="cs"/>
                <w:color w:val="00B0F0"/>
                <w:sz w:val="24"/>
                <w:szCs w:val="24"/>
                <w:rtl/>
                <w:lang w:eastAsia="he-IL"/>
              </w:rPr>
              <w:t>רעננה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6130E4A6DC94EA4B056645049B740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0" w:author="גרמן קגנובסקי" w:date="2020-04-22T14:52:00Z">
            <w:r w:rsidR="009A76AA">
              <w:rPr>
                <w:rFonts w:ascii="Times New Roman" w:eastAsia="Times New Roman" w:hAnsi="Times New Roman" w:cs="David" w:hint="cs"/>
                <w:color w:val="00B0F0"/>
                <w:sz w:val="24"/>
                <w:szCs w:val="24"/>
                <w:rtl/>
              </w:rPr>
              <w:t>סביוני רעננה צפון</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0731A71C4744B16BD7C9987A39D46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1" w:author="גרמן קגנובסקי" w:date="2020-04-22T14:52:00Z">
            <w:r w:rsidR="009A76AA">
              <w:rPr>
                <w:rFonts w:ascii="Times New Roman" w:eastAsia="Times New Roman" w:hAnsi="Times New Roman" w:cs="David" w:hint="cs"/>
                <w:color w:val="00B0F0"/>
                <w:sz w:val="24"/>
                <w:szCs w:val="24"/>
                <w:rtl/>
              </w:rPr>
              <w:t>סביוני  רעננה  צפון</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E61BB0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515848" w14:textId="17FC3DCB" w:rsidR="00B27B4C" w:rsidRPr="00B27B4C" w:rsidRDefault="00B27B4C" w:rsidP="008640E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96E865EE77147C4BA74D4CE619574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32" w:author="גרמן קגנובסקי" w:date="2020-04-22T15:07:00Z">
            <w:r w:rsidR="000E67B8">
              <w:rPr>
                <w:rFonts w:ascii="Times New Roman" w:eastAsia="Times New Roman" w:hAnsi="Times New Roman" w:cs="David" w:hint="cs"/>
                <w:color w:val="008000"/>
                <w:sz w:val="24"/>
                <w:szCs w:val="24"/>
                <w:rtl/>
              </w:rPr>
              <w:t>ר</w:t>
            </w:r>
          </w:ins>
          <w:ins w:id="33" w:author="גרמן קגנובסקי" w:date="2020-04-23T14:00:00Z">
            <w:r w:rsidR="008640E1">
              <w:rPr>
                <w:rFonts w:ascii="Times New Roman" w:eastAsia="Times New Roman" w:hAnsi="Times New Roman" w:cs="David" w:hint="cs"/>
                <w:color w:val="008000"/>
                <w:sz w:val="24"/>
                <w:szCs w:val="24"/>
                <w:rtl/>
              </w:rPr>
              <w:t>ע</w:t>
            </w:r>
          </w:ins>
          <w:ins w:id="34" w:author="גרמן קגנובסקי" w:date="2020-04-22T15:07:00Z">
            <w:r w:rsidR="000E67B8">
              <w:rPr>
                <w:rFonts w:ascii="Times New Roman" w:eastAsia="Times New Roman" w:hAnsi="Times New Roman" w:cs="David" w:hint="cs"/>
                <w:color w:val="008000"/>
                <w:sz w:val="24"/>
                <w:szCs w:val="24"/>
                <w:rtl/>
              </w:rPr>
              <w:t>/708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13F342F79844164B1A3501EDBEA00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35" w:author="גרמן קגנובסקי" w:date="2020-04-22T15:08:00Z">
            <w:r w:rsidR="000E67B8">
              <w:rPr>
                <w:rFonts w:ascii="Times New Roman" w:eastAsia="Times New Roman" w:hAnsi="Times New Roman" w:cs="David" w:hint="cs"/>
                <w:sz w:val="24"/>
                <w:szCs w:val="24"/>
                <w:rtl/>
                <w:lang w:eastAsia="he-IL"/>
              </w:rPr>
              <w:t>גוש 6578,</w:t>
            </w:r>
          </w:ins>
          <w:ins w:id="36" w:author="גרמן קגנובסקי" w:date="2020-04-23T14:00:00Z">
            <w:r w:rsidR="008640E1">
              <w:rPr>
                <w:rFonts w:ascii="Times New Roman" w:eastAsia="Times New Roman" w:hAnsi="Times New Roman" w:cs="David" w:hint="cs"/>
                <w:sz w:val="24"/>
                <w:szCs w:val="24"/>
                <w:rtl/>
                <w:lang w:eastAsia="he-IL"/>
              </w:rPr>
              <w:t xml:space="preserve"> חלק</w:t>
            </w:r>
          </w:ins>
          <w:ins w:id="37" w:author="גרמן קגנובסקי" w:date="2020-04-22T15:08:00Z">
            <w:r w:rsidR="000E67B8">
              <w:rPr>
                <w:rFonts w:ascii="Times New Roman" w:eastAsia="Times New Roman" w:hAnsi="Times New Roman" w:cs="David" w:hint="cs"/>
                <w:sz w:val="24"/>
                <w:szCs w:val="24"/>
                <w:rtl/>
                <w:lang w:eastAsia="he-IL"/>
              </w:rPr>
              <w:t xml:space="preserve"> חלקה 151</w:t>
            </w:r>
          </w:ins>
        </w:sdtContent>
      </w:sdt>
      <w:r w:rsidRPr="00B27B4C">
        <w:rPr>
          <w:rFonts w:ascii="Times New Roman" w:eastAsia="Times New Roman" w:hAnsi="Times New Roman" w:cs="David" w:hint="cs"/>
          <w:sz w:val="24"/>
          <w:szCs w:val="24"/>
          <w:rtl/>
          <w:lang w:eastAsia="he-IL"/>
        </w:rPr>
        <w:t>.</w:t>
      </w:r>
    </w:p>
    <w:p w14:paraId="09B4A058"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71780FCE"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60348C0"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95C93B48CC5B45CCACBA59012D87AE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8" w:author="גרמן קגנובסקי" w:date="2020-04-22T14:52:00Z">
            <w:r w:rsidR="009A76AA">
              <w:rPr>
                <w:rFonts w:ascii="Times New Roman" w:eastAsia="Times New Roman" w:hAnsi="Times New Roman" w:cs="David" w:hint="cs"/>
                <w:color w:val="008000"/>
                <w:sz w:val="24"/>
                <w:szCs w:val="24"/>
                <w:rtl/>
              </w:rPr>
              <w:t>רעננה</w:t>
            </w:r>
          </w:ins>
        </w:sdtContent>
      </w:sdt>
      <w:r w:rsidRPr="00B27B4C">
        <w:rPr>
          <w:rFonts w:ascii="Times New Roman" w:eastAsia="Times New Roman" w:hAnsi="Times New Roman" w:cs="David" w:hint="cs"/>
          <w:color w:val="008000"/>
          <w:sz w:val="24"/>
          <w:szCs w:val="24"/>
          <w:rtl/>
        </w:rPr>
        <w:t>.</w:t>
      </w:r>
    </w:p>
    <w:p w14:paraId="670AAB6A"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1F5EEE28"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7E3368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B04D50" w14:textId="77777777" w:rsidR="00B27B4C" w:rsidRPr="00B27B4C" w:rsidRDefault="00170ACE" w:rsidP="000E67B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3CE99CBAC854665A75B70EC365751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9" w:author="גרמן קגנובסקי" w:date="2020-04-22T15:08:00Z">
            <w:r w:rsidR="000E67B8">
              <w:rPr>
                <w:rFonts w:ascii="Times New Roman" w:eastAsia="Times New Roman" w:hAnsi="Times New Roman" w:cs="David" w:hint="cs"/>
                <w:sz w:val="24"/>
                <w:szCs w:val="24"/>
                <w:rtl/>
                <w:lang w:eastAsia="he-IL"/>
              </w:rPr>
              <w:t>גרמן קגנובסקי</w:t>
            </w:r>
          </w:ins>
        </w:sdtContent>
      </w:sdt>
    </w:p>
    <w:p w14:paraId="4092AF3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6595AFA" w14:textId="77777777" w:rsidR="008F5534" w:rsidRDefault="00170ACE" w:rsidP="00263199">
      <w:pPr>
        <w:widowControl w:val="0"/>
        <w:spacing w:line="240" w:lineRule="auto"/>
        <w:ind w:left="720" w:hanging="720"/>
        <w:jc w:val="both"/>
        <w:rPr>
          <w:ins w:id="40" w:author="גרמן קגנובסקי" w:date="2020-04-22T15:09:00Z"/>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w:t>
      </w:r>
      <w:proofErr w:type="spellStart"/>
      <w:r w:rsidR="008F5534" w:rsidRPr="008F5534">
        <w:rPr>
          <w:rFonts w:ascii="Times New Roman" w:eastAsia="Times New Roman" w:hAnsi="Times New Roman" w:cs="David" w:hint="cs"/>
          <w:sz w:val="24"/>
          <w:szCs w:val="24"/>
          <w:rtl/>
          <w:lang w:eastAsia="he-IL"/>
        </w:rPr>
        <w:t>מימד</w:t>
      </w:r>
      <w:proofErr w:type="spellEnd"/>
      <w:r w:rsidR="008F5534" w:rsidRPr="008F5534">
        <w:rPr>
          <w:rFonts w:ascii="Times New Roman" w:eastAsia="Times New Roman" w:hAnsi="Times New Roman" w:cs="David" w:hint="cs"/>
          <w:sz w:val="24"/>
          <w:szCs w:val="24"/>
          <w:rtl/>
          <w:lang w:eastAsia="he-IL"/>
        </w:rPr>
        <w:t xml:space="preserve"> ע"י </w:t>
      </w:r>
      <w:r w:rsidR="008F5534" w:rsidRPr="000C6B3C">
        <w:rPr>
          <w:rFonts w:ascii="Times New Roman" w:eastAsia="Times New Roman" w:hAnsi="Times New Roman" w:cs="David" w:hint="cs"/>
          <w:sz w:val="24"/>
          <w:szCs w:val="24"/>
          <w:rtl/>
          <w:lang w:eastAsia="he-IL"/>
        </w:rPr>
        <w:t xml:space="preserve">תוכנת </w:t>
      </w:r>
      <w:ins w:id="41" w:author="גרמן קגנובסקי" w:date="2020-04-22T15:08:00Z">
        <w:r w:rsidR="000E67B8">
          <w:rPr>
            <w:rFonts w:ascii="Times New Roman" w:eastAsia="Times New Roman" w:hAnsi="Times New Roman" w:cs="David"/>
            <w:sz w:val="24"/>
            <w:szCs w:val="24"/>
            <w:lang w:eastAsia="he-IL"/>
          </w:rPr>
          <w:t xml:space="preserve"> </w:t>
        </w:r>
      </w:ins>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xml:space="preserve">, </w:t>
      </w:r>
      <w:ins w:id="42" w:author="גרמן קגנובסקי" w:date="2020-04-22T15:09:00Z">
        <w:r w:rsidR="000E67B8">
          <w:rPr>
            <w:rFonts w:ascii="Times New Roman" w:eastAsia="Times New Roman" w:hAnsi="Times New Roman" w:cs="David" w:hint="cs"/>
            <w:sz w:val="24"/>
            <w:szCs w:val="24"/>
            <w:rtl/>
            <w:lang w:eastAsia="he-IL"/>
          </w:rPr>
          <w:t xml:space="preserve">גרסה 19 לפחות, </w:t>
        </w:r>
      </w:ins>
      <w:r w:rsidR="008F5534" w:rsidRPr="008F5534">
        <w:rPr>
          <w:rFonts w:ascii="Times New Roman" w:eastAsia="Times New Roman" w:hAnsi="Times New Roman" w:cs="David" w:hint="cs"/>
          <w:sz w:val="24"/>
          <w:szCs w:val="24"/>
          <w:rtl/>
          <w:lang w:eastAsia="he-IL"/>
        </w:rPr>
        <w:t>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שמירה, הדפסת תכניות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3D0412EB" w14:textId="44AC0C46" w:rsidR="000E67B8" w:rsidRPr="008F5534" w:rsidRDefault="000E67B8">
      <w:pPr>
        <w:widowControl w:val="0"/>
        <w:spacing w:line="240" w:lineRule="auto"/>
        <w:ind w:left="1440" w:hanging="720"/>
        <w:jc w:val="both"/>
        <w:rPr>
          <w:rFonts w:ascii="Times New Roman" w:eastAsia="Times New Roman" w:hAnsi="Times New Roman" w:cs="David"/>
          <w:sz w:val="24"/>
          <w:szCs w:val="24"/>
          <w:rtl/>
          <w:lang w:eastAsia="he-IL"/>
        </w:rPr>
        <w:pPrChange w:id="43" w:author="גרמן קגנובסקי" w:date="2020-04-22T15:09:00Z">
          <w:pPr>
            <w:widowControl w:val="0"/>
            <w:spacing w:line="240" w:lineRule="auto"/>
            <w:ind w:left="720" w:hanging="720"/>
            <w:jc w:val="both"/>
          </w:pPr>
        </w:pPrChange>
      </w:pPr>
      <w:ins w:id="44" w:author="גרמן קגנובסקי" w:date="2020-04-22T15:09:00Z">
        <w:r>
          <w:rPr>
            <w:rFonts w:ascii="Times New Roman" w:eastAsia="Times New Roman" w:hAnsi="Times New Roman" w:cs="David" w:hint="cs"/>
            <w:sz w:val="24"/>
            <w:szCs w:val="24"/>
            <w:rtl/>
            <w:lang w:eastAsia="he-IL"/>
          </w:rPr>
          <w:t xml:space="preserve">תנאי זה יחול על מתכנני מערכות </w:t>
        </w:r>
        <w:r w:rsidR="008640E1">
          <w:rPr>
            <w:rFonts w:ascii="Times New Roman" w:eastAsia="Times New Roman" w:hAnsi="Times New Roman" w:cs="David" w:hint="cs"/>
            <w:sz w:val="24"/>
            <w:szCs w:val="24"/>
            <w:rtl/>
            <w:lang w:eastAsia="he-IL"/>
          </w:rPr>
          <w:t xml:space="preserve">חשמל, </w:t>
        </w:r>
        <w:proofErr w:type="spellStart"/>
        <w:r w:rsidR="008640E1">
          <w:rPr>
            <w:rFonts w:ascii="Times New Roman" w:eastAsia="Times New Roman" w:hAnsi="Times New Roman" w:cs="David" w:hint="cs"/>
            <w:sz w:val="24"/>
            <w:szCs w:val="24"/>
            <w:rtl/>
            <w:lang w:eastAsia="he-IL"/>
          </w:rPr>
          <w:t>מ''א</w:t>
        </w:r>
        <w:proofErr w:type="spellEnd"/>
        <w:r w:rsidR="008640E1">
          <w:rPr>
            <w:rFonts w:ascii="Times New Roman" w:eastAsia="Times New Roman" w:hAnsi="Times New Roman" w:cs="David" w:hint="cs"/>
            <w:sz w:val="24"/>
            <w:szCs w:val="24"/>
            <w:rtl/>
            <w:lang w:eastAsia="he-IL"/>
          </w:rPr>
          <w:t xml:space="preserve"> ואוורור, </w:t>
        </w:r>
        <w:proofErr w:type="spellStart"/>
        <w:r w:rsidR="008640E1">
          <w:rPr>
            <w:rFonts w:ascii="Times New Roman" w:eastAsia="Times New Roman" w:hAnsi="Times New Roman" w:cs="David" w:hint="cs"/>
            <w:sz w:val="24"/>
            <w:szCs w:val="24"/>
            <w:rtl/>
            <w:lang w:eastAsia="he-IL"/>
          </w:rPr>
          <w:t>אינסטולציה</w:t>
        </w:r>
      </w:ins>
      <w:proofErr w:type="spellEnd"/>
      <w:ins w:id="45" w:author="גרמן קגנובסקי" w:date="2020-04-23T14:01:00Z">
        <w:r w:rsidR="008640E1">
          <w:rPr>
            <w:rFonts w:ascii="Times New Roman" w:eastAsia="Times New Roman" w:hAnsi="Times New Roman" w:cs="David" w:hint="cs"/>
            <w:sz w:val="24"/>
            <w:szCs w:val="24"/>
            <w:rtl/>
            <w:lang w:eastAsia="he-IL"/>
          </w:rPr>
          <w:t>,</w:t>
        </w:r>
      </w:ins>
      <w:ins w:id="46" w:author="גרמן קגנובסקי" w:date="2020-04-22T15:09:00Z">
        <w:r w:rsidR="008640E1">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מתכנן קונסטרוקציה</w:t>
        </w:r>
      </w:ins>
      <w:ins w:id="47" w:author="גרמן קגנובסקי" w:date="2020-04-23T14:01:00Z">
        <w:r w:rsidR="008640E1">
          <w:rPr>
            <w:rFonts w:ascii="Times New Roman" w:eastAsia="Times New Roman" w:hAnsi="Times New Roman" w:cs="David" w:hint="cs"/>
            <w:sz w:val="24"/>
            <w:szCs w:val="24"/>
            <w:rtl/>
            <w:lang w:eastAsia="he-IL"/>
          </w:rPr>
          <w:t xml:space="preserve"> ומתאם מערכות</w:t>
        </w:r>
      </w:ins>
      <w:ins w:id="48" w:author="גרמן קגנובסקי" w:date="2020-04-22T15:09:00Z">
        <w:r>
          <w:rPr>
            <w:rFonts w:ascii="Times New Roman" w:eastAsia="Times New Roman" w:hAnsi="Times New Roman" w:cs="David" w:hint="cs"/>
            <w:sz w:val="24"/>
            <w:szCs w:val="24"/>
            <w:rtl/>
            <w:lang w:eastAsia="he-IL"/>
          </w:rPr>
          <w:t xml:space="preserve">. </w:t>
        </w:r>
      </w:ins>
    </w:p>
    <w:p w14:paraId="6056A300" w14:textId="77777777" w:rsidR="00E319B9" w:rsidRPr="00DE0948" w:rsidRDefault="00E319B9" w:rsidP="00263199">
      <w:pPr>
        <w:widowControl w:val="0"/>
        <w:spacing w:before="0" w:beforeAutospacing="0" w:after="0" w:afterAutospacing="0" w:line="240" w:lineRule="auto"/>
        <w:ind w:left="651" w:right="720"/>
        <w:jc w:val="both"/>
        <w:rPr>
          <w:rFonts w:ascii="Times New Roman" w:eastAsia="Times New Roman" w:hAnsi="Times New Roman" w:cs="David"/>
          <w:sz w:val="24"/>
          <w:szCs w:val="24"/>
          <w:rtl/>
          <w:lang w:eastAsia="he-IL"/>
        </w:rPr>
      </w:pPr>
    </w:p>
    <w:p w14:paraId="76B82AD6" w14:textId="77777777"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2504CE8"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2DA308D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961E07" w14:textId="77777777" w:rsidR="00B27B4C" w:rsidRPr="00B27B4C" w:rsidRDefault="00B27B4C" w:rsidP="000E67B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FCE66230024F7DAA23C511166D519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49" w:author="גרמן קגנובסקי" w:date="2020-04-22T15:10:00Z">
            <w:r w:rsidR="000E67B8">
              <w:rPr>
                <w:rFonts w:ascii="Times New Roman" w:eastAsia="Times New Roman" w:hAnsi="Times New Roman" w:cs="David" w:hint="cs"/>
                <w:color w:val="008000"/>
                <w:sz w:val="24"/>
                <w:szCs w:val="24"/>
                <w:rtl/>
                <w:lang w:eastAsia="he-IL"/>
              </w:rPr>
              <w:t xml:space="preserve">דוד </w:t>
            </w:r>
            <w:proofErr w:type="spellStart"/>
            <w:r w:rsidR="000E67B8">
              <w:rPr>
                <w:rFonts w:ascii="Times New Roman" w:eastAsia="Times New Roman" w:hAnsi="Times New Roman" w:cs="David" w:hint="cs"/>
                <w:color w:val="008000"/>
                <w:sz w:val="24"/>
                <w:szCs w:val="24"/>
                <w:rtl/>
                <w:lang w:eastAsia="he-IL"/>
              </w:rPr>
              <w:t>סבאג</w:t>
            </w:r>
          </w:ins>
          <w:proofErr w:type="spellEnd"/>
        </w:sdtContent>
      </w:sdt>
    </w:p>
    <w:p w14:paraId="340AE629" w14:textId="77777777" w:rsidR="00B27B4C" w:rsidRPr="00B27B4C" w:rsidRDefault="00B27B4C" w:rsidP="000E67B8">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E14FF866FEC34005B418B62EABC22F5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ins w:id="50" w:author="גרמן קגנובסקי" w:date="2020-04-22T15:11:00Z">
            <w:r w:rsidR="000E67B8">
              <w:rPr>
                <w:rFonts w:ascii="Times New Roman" w:eastAsia="Times New Roman" w:hAnsi="Times New Roman" w:cs="David" w:hint="cs"/>
                <w:color w:val="008000"/>
                <w:sz w:val="24"/>
                <w:szCs w:val="24"/>
                <w:rtl/>
                <w:lang w:eastAsia="he-IL"/>
              </w:rPr>
              <w:t>4</w:t>
            </w:r>
          </w:ins>
        </w:sdtContent>
      </w:sdt>
    </w:p>
    <w:p w14:paraId="212C70C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EFAA35" w14:textId="77777777" w:rsidR="00B27B4C" w:rsidRPr="00B27B4C" w:rsidRDefault="00170ACE" w:rsidP="000E67B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0F9A29635924AB1A307CD0CF28963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51" w:author="גרמן קגנובסקי" w:date="2020-04-22T15:11:00Z">
            <w:r w:rsidR="000E67B8">
              <w:rPr>
                <w:rFonts w:ascii="Times New Roman" w:eastAsia="Times New Roman" w:hAnsi="Times New Roman" w:cs="David" w:hint="cs"/>
                <w:color w:val="008000"/>
                <w:sz w:val="24"/>
                <w:szCs w:val="24"/>
                <w:rtl/>
                <w:lang w:eastAsia="he-IL"/>
              </w:rPr>
              <w:t xml:space="preserve">יעל </w:t>
            </w:r>
            <w:proofErr w:type="spellStart"/>
            <w:r w:rsidR="000E67B8">
              <w:rPr>
                <w:rFonts w:ascii="Times New Roman" w:eastAsia="Times New Roman" w:hAnsi="Times New Roman" w:cs="David" w:hint="cs"/>
                <w:color w:val="008000"/>
                <w:sz w:val="24"/>
                <w:szCs w:val="24"/>
                <w:rtl/>
                <w:lang w:eastAsia="he-IL"/>
              </w:rPr>
              <w:t>אוקו</w:t>
            </w:r>
          </w:ins>
          <w:proofErr w:type="spellEnd"/>
        </w:sdtContent>
      </w:sdt>
    </w:p>
    <w:p w14:paraId="45618F4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C1FFA4"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00B27B4C" w:rsidRPr="00B27B4C">
        <w:rPr>
          <w:rFonts w:ascii="Times New Roman" w:eastAsia="Times New Roman" w:hAnsi="Times New Roman" w:cs="David" w:hint="cs"/>
          <w:sz w:val="24"/>
          <w:szCs w:val="24"/>
          <w:rtl/>
          <w:lang w:eastAsia="he-IL"/>
        </w:rPr>
        <w:tab/>
        <w:t>הנושאים הם:</w:t>
      </w:r>
    </w:p>
    <w:p w14:paraId="0F790B8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BCD2F3" w14:textId="77777777" w:rsidR="00B27B4C" w:rsidRPr="00B27B4C" w:rsidDel="003E2132" w:rsidRDefault="00B27B4C" w:rsidP="003E2132">
      <w:pPr>
        <w:widowControl w:val="0"/>
        <w:spacing w:before="0" w:beforeAutospacing="0" w:after="0" w:afterAutospacing="0" w:line="240" w:lineRule="auto"/>
        <w:ind w:firstLine="720"/>
        <w:jc w:val="both"/>
        <w:rPr>
          <w:del w:id="52" w:author="גרמן קגנובסקי" w:date="2020-04-22T15:14: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r>
      <w:del w:id="53" w:author="גרמן קגנובסקי" w:date="2020-04-22T15:14:00Z">
        <w:r w:rsidRPr="00B27B4C" w:rsidDel="003E2132">
          <w:rPr>
            <w:rFonts w:ascii="Times New Roman" w:eastAsia="Times New Roman" w:hAnsi="Times New Roman" w:cs="David" w:hint="cs"/>
            <w:sz w:val="24"/>
            <w:szCs w:val="24"/>
            <w:rtl/>
            <w:lang w:eastAsia="he-IL"/>
          </w:rPr>
          <w:delText>התקדמות שרותי המתכנן.</w:delText>
        </w:r>
      </w:del>
    </w:p>
    <w:p w14:paraId="33F58CFE" w14:textId="77777777" w:rsidR="00B27B4C" w:rsidRPr="00B27B4C" w:rsidDel="003E2132" w:rsidRDefault="00B27B4C" w:rsidP="00BA25BE">
      <w:pPr>
        <w:widowControl w:val="0"/>
        <w:spacing w:before="0" w:beforeAutospacing="0" w:after="0" w:afterAutospacing="0" w:line="240" w:lineRule="auto"/>
        <w:ind w:firstLine="720"/>
        <w:jc w:val="both"/>
        <w:rPr>
          <w:del w:id="54" w:author="גרמן קגנובסקי" w:date="2020-04-22T15:14:00Z"/>
          <w:rFonts w:ascii="Times New Roman" w:eastAsia="Times New Roman" w:hAnsi="Times New Roman" w:cs="David"/>
          <w:sz w:val="24"/>
          <w:szCs w:val="24"/>
          <w:rtl/>
          <w:lang w:eastAsia="he-IL"/>
        </w:rPr>
      </w:pPr>
      <w:del w:id="55" w:author="גרמן קגנובסקי" w:date="2020-04-22T15:14:00Z">
        <w:r w:rsidRPr="00B27B4C" w:rsidDel="003E2132">
          <w:rPr>
            <w:rFonts w:ascii="Times New Roman" w:eastAsia="Times New Roman" w:hAnsi="Times New Roman" w:cs="David" w:hint="cs"/>
            <w:sz w:val="24"/>
            <w:szCs w:val="24"/>
            <w:rtl/>
            <w:lang w:eastAsia="he-IL"/>
          </w:rPr>
          <w:delText>ב.</w:delText>
        </w:r>
        <w:r w:rsidRPr="00B27B4C" w:rsidDel="003E2132">
          <w:rPr>
            <w:rFonts w:ascii="Times New Roman" w:eastAsia="Times New Roman" w:hAnsi="Times New Roman" w:cs="David" w:hint="cs"/>
            <w:sz w:val="24"/>
            <w:szCs w:val="24"/>
            <w:rtl/>
            <w:lang w:eastAsia="he-IL"/>
          </w:rPr>
          <w:tab/>
          <w:delText>סטיות מלוח הזמנים לרבות סיבת הסטייה.</w:delText>
        </w:r>
      </w:del>
    </w:p>
    <w:p w14:paraId="6E2EC882" w14:textId="77777777" w:rsidR="00B27B4C" w:rsidRPr="00B27B4C" w:rsidDel="003E2132" w:rsidRDefault="00B27B4C" w:rsidP="008640E1">
      <w:pPr>
        <w:widowControl w:val="0"/>
        <w:spacing w:before="0" w:beforeAutospacing="0" w:after="0" w:afterAutospacing="0" w:line="240" w:lineRule="auto"/>
        <w:ind w:firstLine="720"/>
        <w:jc w:val="both"/>
        <w:rPr>
          <w:del w:id="56" w:author="גרמן קגנובסקי" w:date="2020-04-22T15:14:00Z"/>
          <w:rFonts w:ascii="Times New Roman" w:eastAsia="Times New Roman" w:hAnsi="Times New Roman" w:cs="David"/>
          <w:sz w:val="24"/>
          <w:szCs w:val="24"/>
          <w:rtl/>
          <w:lang w:eastAsia="he-IL"/>
        </w:rPr>
      </w:pPr>
      <w:del w:id="57" w:author="גרמן קגנובסקי" w:date="2020-04-22T15:14:00Z">
        <w:r w:rsidRPr="00B27B4C" w:rsidDel="003E2132">
          <w:rPr>
            <w:rFonts w:ascii="Times New Roman" w:eastAsia="Times New Roman" w:hAnsi="Times New Roman" w:cs="David" w:hint="cs"/>
            <w:sz w:val="24"/>
            <w:szCs w:val="24"/>
            <w:rtl/>
            <w:lang w:eastAsia="he-IL"/>
          </w:rPr>
          <w:delText>ג.</w:delText>
        </w:r>
        <w:r w:rsidRPr="00B27B4C" w:rsidDel="003E2132">
          <w:rPr>
            <w:rFonts w:ascii="Times New Roman" w:eastAsia="Times New Roman" w:hAnsi="Times New Roman" w:cs="David" w:hint="cs"/>
            <w:sz w:val="24"/>
            <w:szCs w:val="24"/>
            <w:rtl/>
            <w:lang w:eastAsia="he-IL"/>
          </w:rPr>
          <w:tab/>
          <w:delText>תאום לוח הזמנים המתחייב מסטיות לרבות ת</w:delText>
        </w:r>
        <w:r w:rsidR="00E95AE9" w:rsidDel="003E2132">
          <w:rPr>
            <w:rFonts w:ascii="Times New Roman" w:eastAsia="Times New Roman" w:hAnsi="Times New Roman" w:cs="David" w:hint="cs"/>
            <w:sz w:val="24"/>
            <w:szCs w:val="24"/>
            <w:rtl/>
            <w:lang w:eastAsia="he-IL"/>
          </w:rPr>
          <w:delText>י</w:delText>
        </w:r>
        <w:r w:rsidRPr="00B27B4C" w:rsidDel="003E2132">
          <w:rPr>
            <w:rFonts w:ascii="Times New Roman" w:eastAsia="Times New Roman" w:hAnsi="Times New Roman" w:cs="David" w:hint="cs"/>
            <w:sz w:val="24"/>
            <w:szCs w:val="24"/>
            <w:rtl/>
            <w:lang w:eastAsia="he-IL"/>
          </w:rPr>
          <w:delText>אור השלכות התאום על הפרויקט.</w:delText>
        </w:r>
      </w:del>
    </w:p>
    <w:p w14:paraId="13CF1412" w14:textId="77777777" w:rsidR="00B27B4C" w:rsidRPr="00B27B4C" w:rsidDel="003E2132" w:rsidRDefault="00B27B4C" w:rsidP="004B4030">
      <w:pPr>
        <w:widowControl w:val="0"/>
        <w:spacing w:before="0" w:beforeAutospacing="0" w:after="0" w:afterAutospacing="0" w:line="240" w:lineRule="auto"/>
        <w:ind w:firstLine="720"/>
        <w:jc w:val="both"/>
        <w:rPr>
          <w:del w:id="58" w:author="גרמן קגנובסקי" w:date="2020-04-22T15:14:00Z"/>
          <w:rFonts w:ascii="Times New Roman" w:eastAsia="Times New Roman" w:hAnsi="Times New Roman" w:cs="David"/>
          <w:sz w:val="24"/>
          <w:szCs w:val="24"/>
          <w:rtl/>
          <w:lang w:eastAsia="he-IL"/>
        </w:rPr>
      </w:pPr>
      <w:del w:id="59" w:author="גרמן קגנובסקי" w:date="2020-04-22T15:14:00Z">
        <w:r w:rsidRPr="00B27B4C" w:rsidDel="003E2132">
          <w:rPr>
            <w:rFonts w:ascii="Times New Roman" w:eastAsia="Times New Roman" w:hAnsi="Times New Roman" w:cs="David" w:hint="cs"/>
            <w:sz w:val="24"/>
            <w:szCs w:val="24"/>
            <w:rtl/>
            <w:lang w:eastAsia="he-IL"/>
          </w:rPr>
          <w:delText>ד.</w:delText>
        </w:r>
        <w:r w:rsidRPr="00B27B4C" w:rsidDel="003E2132">
          <w:rPr>
            <w:rFonts w:ascii="Times New Roman" w:eastAsia="Times New Roman" w:hAnsi="Times New Roman" w:cs="David" w:hint="cs"/>
            <w:sz w:val="24"/>
            <w:szCs w:val="24"/>
            <w:rtl/>
            <w:lang w:eastAsia="he-IL"/>
          </w:rPr>
          <w:tab/>
          <w:delText>סטיות מהערכות ו/או תחזיות תקציביות והשלכותיהן.</w:delText>
        </w:r>
      </w:del>
    </w:p>
    <w:p w14:paraId="0A41BF4C" w14:textId="77777777" w:rsidR="00B27B4C" w:rsidRPr="00B27B4C" w:rsidDel="003E2132" w:rsidRDefault="00B27B4C" w:rsidP="00D93809">
      <w:pPr>
        <w:widowControl w:val="0"/>
        <w:spacing w:before="0" w:beforeAutospacing="0" w:after="0" w:afterAutospacing="0" w:line="240" w:lineRule="auto"/>
        <w:ind w:firstLine="720"/>
        <w:jc w:val="both"/>
        <w:rPr>
          <w:del w:id="60" w:author="גרמן קגנובסקי" w:date="2020-04-22T15:14:00Z"/>
          <w:rFonts w:ascii="Times New Roman" w:eastAsia="Times New Roman" w:hAnsi="Times New Roman" w:cs="David"/>
          <w:sz w:val="24"/>
          <w:szCs w:val="24"/>
          <w:rtl/>
          <w:lang w:eastAsia="he-IL"/>
        </w:rPr>
      </w:pPr>
      <w:del w:id="61" w:author="גרמן קגנובסקי" w:date="2020-04-22T15:14:00Z">
        <w:r w:rsidRPr="00B27B4C" w:rsidDel="003E2132">
          <w:rPr>
            <w:rFonts w:ascii="Times New Roman" w:eastAsia="Times New Roman" w:hAnsi="Times New Roman" w:cs="David" w:hint="cs"/>
            <w:sz w:val="24"/>
            <w:szCs w:val="24"/>
            <w:rtl/>
            <w:lang w:eastAsia="he-IL"/>
          </w:rPr>
          <w:delText>ה.</w:delText>
        </w:r>
        <w:r w:rsidRPr="00B27B4C" w:rsidDel="003E2132">
          <w:rPr>
            <w:rFonts w:ascii="Times New Roman" w:eastAsia="Times New Roman" w:hAnsi="Times New Roman" w:cs="David" w:hint="cs"/>
            <w:sz w:val="24"/>
            <w:szCs w:val="24"/>
            <w:rtl/>
            <w:lang w:eastAsia="he-IL"/>
          </w:rPr>
          <w:tab/>
          <w:delText>ריכוז הוראות שנויים.</w:delText>
        </w:r>
      </w:del>
    </w:p>
    <w:p w14:paraId="17548866"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10176F7" w14:textId="77777777" w:rsidR="00F319D3" w:rsidRDefault="00170ACE" w:rsidP="00B27B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602E31F8" w14:textId="77777777" w:rsidTr="00F319D3">
        <w:tc>
          <w:tcPr>
            <w:tcW w:w="3366" w:type="dxa"/>
          </w:tcPr>
          <w:p w14:paraId="503DA743" w14:textId="77777777" w:rsidR="00F319D3" w:rsidRDefault="00C76ACD"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6707356FC1A42B4A77D39E880FAA4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950169" w:rsidRPr="00E95AE9">
                  <w:rPr>
                    <w:rStyle w:val="PlaceholderText"/>
                    <w:color w:val="00B0F0"/>
                    <w:rtl/>
                  </w:rPr>
                  <w:t>[אחוז השתתפות צד א]</w:t>
                </w:r>
              </w:sdtContent>
            </w:sdt>
          </w:p>
          <w:p w14:paraId="6846A4C2" w14:textId="77777777"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92B8422" w14:textId="77777777" w:rsidR="00F319D3" w:rsidRDefault="00F319D3" w:rsidP="00F319D3">
            <w:pPr>
              <w:widowControl w:val="0"/>
              <w:spacing w:before="0" w:beforeAutospacing="0" w:after="0" w:afterAutospacing="0" w:line="240" w:lineRule="auto"/>
              <w:ind w:left="720"/>
              <w:outlineLvl w:val="2"/>
            </w:pPr>
          </w:p>
          <w:p w14:paraId="15790E81" w14:textId="77777777"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73FDF64"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1869F98A" w14:textId="77777777"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lastRenderedPageBreak/>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3496E06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B2C7F68"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1520690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6A573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65A07D6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F7702B" w14:textId="00A3A0A2" w:rsidR="00B27B4C" w:rsidRDefault="00B27B4C" w:rsidP="008640E1">
      <w:pPr>
        <w:widowControl w:val="0"/>
        <w:numPr>
          <w:ilvl w:val="1"/>
          <w:numId w:val="19"/>
        </w:numPr>
        <w:spacing w:before="0" w:beforeAutospacing="0" w:after="0" w:afterAutospacing="0" w:line="240" w:lineRule="auto"/>
        <w:jc w:val="both"/>
        <w:rPr>
          <w:ins w:id="62" w:author="גרמן קגנובסקי" w:date="2020-04-22T15:17:00Z"/>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 xml:space="preserve">שרותי המתכנן יכללו הכנת תכניות בינוי ופתוח לביצוע/תכניות עיצוב ארכיטקטוני, תכנון אדריכלות לבנייני מגורים, לרבות מבני עזר במגרשים (חדרי אשפה, תחנות טרנספורמציה וכד'), </w:t>
      </w:r>
      <w:del w:id="63" w:author="גרמן קגנובסקי" w:date="2020-04-22T15:45:00Z">
        <w:r w:rsidRPr="00B27B4C" w:rsidDel="00472A4B">
          <w:rPr>
            <w:rFonts w:ascii="Times New Roman" w:eastAsia="Times New Roman" w:hAnsi="Times New Roman" w:cs="David" w:hint="cs"/>
            <w:sz w:val="24"/>
            <w:szCs w:val="24"/>
            <w:rtl/>
            <w:lang w:eastAsia="he-IL"/>
          </w:rPr>
          <w:delText xml:space="preserve">תכנון תחנות טרנספורמציה במגרשים </w:delText>
        </w:r>
      </w:del>
      <w:del w:id="64" w:author="גרמן קגנובסקי" w:date="2020-04-22T15:47:00Z">
        <w:r w:rsidRPr="00B27B4C" w:rsidDel="00472A4B">
          <w:rPr>
            <w:rFonts w:ascii="Times New Roman" w:eastAsia="Times New Roman" w:hAnsi="Times New Roman" w:cs="David" w:hint="cs"/>
            <w:sz w:val="24"/>
            <w:szCs w:val="24"/>
            <w:rtl/>
            <w:lang w:eastAsia="he-IL"/>
          </w:rPr>
          <w:delText xml:space="preserve">ציבוריים, תכנון מבנה מכירות ו/או </w:delText>
        </w:r>
      </w:del>
      <w:r w:rsidRPr="00B27B4C">
        <w:rPr>
          <w:rFonts w:ascii="Times New Roman" w:eastAsia="Times New Roman" w:hAnsi="Times New Roman" w:cs="David" w:hint="cs"/>
          <w:sz w:val="24"/>
          <w:szCs w:val="24"/>
          <w:rtl/>
          <w:lang w:eastAsia="he-IL"/>
        </w:rPr>
        <w:t>דירה לדוגמא</w:t>
      </w:r>
      <w:del w:id="65" w:author="גרמן קגנובסקי" w:date="2020-04-22T15:47:00Z">
        <w:r w:rsidRPr="00B27B4C" w:rsidDel="00472A4B">
          <w:rPr>
            <w:rFonts w:ascii="Times New Roman" w:eastAsia="Times New Roman" w:hAnsi="Times New Roman" w:cs="David" w:hint="cs"/>
            <w:sz w:val="24"/>
            <w:szCs w:val="24"/>
            <w:rtl/>
            <w:lang w:eastAsia="he-IL"/>
          </w:rPr>
          <w:delText xml:space="preserve"> בסמוך למבנה המכירות</w:delText>
        </w:r>
      </w:del>
      <w:r w:rsidRPr="00B27B4C">
        <w:rPr>
          <w:rFonts w:ascii="Times New Roman" w:eastAsia="Times New Roman" w:hAnsi="Times New Roman" w:cs="David" w:hint="cs"/>
          <w:sz w:val="24"/>
          <w:szCs w:val="24"/>
          <w:rtl/>
          <w:lang w:eastAsia="he-IL"/>
        </w:rPr>
        <w:t xml:space="preserve">, </w:t>
      </w:r>
      <w:del w:id="66" w:author="גרמן קגנובסקי" w:date="2020-04-23T14:02:00Z">
        <w:r w:rsidRPr="00B27B4C" w:rsidDel="008640E1">
          <w:rPr>
            <w:rFonts w:ascii="Times New Roman" w:eastAsia="Times New Roman" w:hAnsi="Times New Roman" w:cs="David" w:hint="cs"/>
            <w:sz w:val="24"/>
            <w:szCs w:val="24"/>
            <w:rtl/>
            <w:lang w:eastAsia="he-IL"/>
          </w:rPr>
          <w:delText>לרבות עריכה וטיפול באישור תכנית מתאר מקומית ו/או תכנית מפורטת, בסמכות ועדה מקומית.</w:delText>
        </w:r>
      </w:del>
    </w:p>
    <w:p w14:paraId="279711B7" w14:textId="77777777" w:rsidR="003E2132" w:rsidRPr="00B27B4C" w:rsidRDefault="003E2132" w:rsidP="00B27B4C">
      <w:pPr>
        <w:widowControl w:val="0"/>
        <w:numPr>
          <w:ilvl w:val="1"/>
          <w:numId w:val="19"/>
        </w:numPr>
        <w:spacing w:before="0" w:beforeAutospacing="0" w:after="0" w:afterAutospacing="0" w:line="240" w:lineRule="auto"/>
        <w:jc w:val="both"/>
        <w:rPr>
          <w:rFonts w:ascii="Times New Roman" w:eastAsia="Times New Roman" w:hAnsi="Times New Roman" w:cs="David"/>
          <w:sz w:val="24"/>
          <w:szCs w:val="24"/>
          <w:lang w:eastAsia="he-IL"/>
        </w:rPr>
      </w:pPr>
      <w:ins w:id="67" w:author="גרמן קגנובסקי" w:date="2020-04-22T15:17:00Z">
        <w:r>
          <w:rPr>
            <w:rFonts w:ascii="Times New Roman" w:eastAsia="Times New Roman" w:hAnsi="Times New Roman" w:cs="David" w:hint="cs"/>
            <w:sz w:val="24"/>
            <w:szCs w:val="24"/>
            <w:rtl/>
            <w:lang w:eastAsia="he-IL"/>
          </w:rPr>
          <w:t xml:space="preserve">שירותי </w:t>
        </w:r>
        <w:r w:rsidR="00472A4B">
          <w:rPr>
            <w:rFonts w:ascii="Times New Roman" w:eastAsia="Times New Roman" w:hAnsi="Times New Roman" w:cs="David" w:hint="cs"/>
            <w:sz w:val="24"/>
            <w:szCs w:val="24"/>
            <w:rtl/>
            <w:lang w:eastAsia="he-IL"/>
          </w:rPr>
          <w:t>המתכנן לא יכ</w:t>
        </w:r>
      </w:ins>
      <w:ins w:id="68" w:author="גרמן קגנובסקי" w:date="2020-04-22T15:48:00Z">
        <w:r w:rsidR="00472A4B">
          <w:rPr>
            <w:rFonts w:ascii="Times New Roman" w:eastAsia="Times New Roman" w:hAnsi="Times New Roman" w:cs="David" w:hint="cs"/>
            <w:sz w:val="24"/>
            <w:szCs w:val="24"/>
            <w:rtl/>
            <w:lang w:eastAsia="he-IL"/>
          </w:rPr>
          <w:t>ל</w:t>
        </w:r>
      </w:ins>
      <w:ins w:id="69" w:author="גרמן קגנובסקי" w:date="2020-04-22T15:17:00Z">
        <w:r>
          <w:rPr>
            <w:rFonts w:ascii="Times New Roman" w:eastAsia="Times New Roman" w:hAnsi="Times New Roman" w:cs="David" w:hint="cs"/>
            <w:sz w:val="24"/>
            <w:szCs w:val="24"/>
            <w:rtl/>
            <w:lang w:eastAsia="he-IL"/>
          </w:rPr>
          <w:t xml:space="preserve">לו שרותי עיצוב פנים ועיצוב </w:t>
        </w:r>
        <w:proofErr w:type="spellStart"/>
        <w:r>
          <w:rPr>
            <w:rFonts w:ascii="Times New Roman" w:eastAsia="Times New Roman" w:hAnsi="Times New Roman" w:cs="David" w:hint="cs"/>
            <w:sz w:val="24"/>
            <w:szCs w:val="24"/>
            <w:rtl/>
            <w:lang w:eastAsia="he-IL"/>
          </w:rPr>
          <w:t>לוביים</w:t>
        </w:r>
      </w:ins>
      <w:proofErr w:type="spellEnd"/>
    </w:p>
    <w:p w14:paraId="698F6921" w14:textId="77777777" w:rsidR="00B27B4C" w:rsidRPr="00B27B4C" w:rsidRDefault="00B27B4C" w:rsidP="00B27B4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DC0F40D"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2E5F6121"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1C1DF0A1" w14:textId="77777777"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43A50876"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2D4264A5"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671BD63F" w14:textId="77777777"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31F71397"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6EB7667D"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0CE3B31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65924C9"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74E500CB"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05C5A6B"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42057949"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670ACB1F"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41F49CB" w14:textId="77777777" w:rsidR="00B27B4C" w:rsidRPr="00B27B4C" w:rsidDel="003E2132" w:rsidRDefault="00B27B4C" w:rsidP="003E2132">
      <w:pPr>
        <w:widowControl w:val="0"/>
        <w:spacing w:before="0" w:beforeAutospacing="0" w:after="0" w:afterAutospacing="0" w:line="240" w:lineRule="auto"/>
        <w:jc w:val="both"/>
        <w:rPr>
          <w:del w:id="70" w:author="גרמן קגנובסקי" w:date="2020-04-22T15:18: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del w:id="71" w:author="גרמן קגנובסקי" w:date="2020-04-22T15:18:00Z">
        <w:r w:rsidRPr="00B27B4C" w:rsidDel="003E2132">
          <w:rPr>
            <w:rFonts w:ascii="Times New Roman" w:eastAsia="Times New Roman" w:hAnsi="Times New Roman" w:cs="David" w:hint="cs"/>
            <w:sz w:val="24"/>
            <w:szCs w:val="24"/>
            <w:u w:val="single"/>
            <w:rtl/>
            <w:lang w:eastAsia="he-IL"/>
          </w:rPr>
          <w:delText>תכנית בנין עיר:</w:delText>
        </w:r>
      </w:del>
    </w:p>
    <w:p w14:paraId="5F5EA8F1" w14:textId="77777777" w:rsidR="00B27B4C" w:rsidRPr="00B27B4C" w:rsidDel="003E2132" w:rsidRDefault="00B27B4C" w:rsidP="00BA25BE">
      <w:pPr>
        <w:widowControl w:val="0"/>
        <w:spacing w:before="0" w:beforeAutospacing="0" w:after="0" w:afterAutospacing="0" w:line="240" w:lineRule="auto"/>
        <w:jc w:val="both"/>
        <w:rPr>
          <w:del w:id="72" w:author="גרמן קגנובסקי" w:date="2020-04-22T15:18:00Z"/>
          <w:rFonts w:ascii="Times New Roman" w:eastAsia="Times New Roman" w:hAnsi="Times New Roman" w:cs="David"/>
          <w:sz w:val="24"/>
          <w:szCs w:val="24"/>
          <w:rtl/>
          <w:lang w:eastAsia="he-IL"/>
        </w:rPr>
      </w:pPr>
    </w:p>
    <w:p w14:paraId="4D84083B" w14:textId="77777777" w:rsidR="00B27B4C" w:rsidRPr="00B27B4C" w:rsidDel="003E2132" w:rsidRDefault="00B27B4C">
      <w:pPr>
        <w:widowControl w:val="0"/>
        <w:spacing w:before="0" w:beforeAutospacing="0" w:after="0" w:afterAutospacing="0" w:line="240" w:lineRule="auto"/>
        <w:jc w:val="both"/>
        <w:rPr>
          <w:del w:id="73" w:author="גרמן קגנובסקי" w:date="2020-04-22T15:18:00Z"/>
          <w:rFonts w:ascii="Times New Roman" w:eastAsia="Times New Roman" w:hAnsi="Times New Roman" w:cs="David"/>
          <w:sz w:val="24"/>
          <w:szCs w:val="24"/>
          <w:rtl/>
          <w:lang w:eastAsia="he-IL"/>
        </w:rPr>
        <w:pPrChange w:id="74" w:author="גרמן קגנובסקי" w:date="2020-04-22T15:18:00Z">
          <w:pPr>
            <w:widowControl w:val="0"/>
            <w:spacing w:before="0" w:beforeAutospacing="0" w:after="0" w:afterAutospacing="0" w:line="240" w:lineRule="auto"/>
            <w:ind w:left="2352" w:hanging="850"/>
            <w:jc w:val="both"/>
          </w:pPr>
        </w:pPrChange>
      </w:pPr>
      <w:del w:id="75" w:author="גרמן קגנובסקי" w:date="2020-04-22T15:18:00Z">
        <w:r w:rsidRPr="00B27B4C" w:rsidDel="003E2132">
          <w:rPr>
            <w:rFonts w:ascii="Times New Roman" w:eastAsia="Times New Roman" w:hAnsi="Times New Roman" w:cs="David" w:hint="cs"/>
            <w:sz w:val="24"/>
            <w:szCs w:val="24"/>
            <w:rtl/>
            <w:lang w:eastAsia="he-IL"/>
          </w:rPr>
          <w:delText>א.</w:delText>
        </w:r>
        <w:r w:rsidRPr="00B27B4C" w:rsidDel="003E2132">
          <w:rPr>
            <w:rFonts w:ascii="Times New Roman" w:eastAsia="Times New Roman" w:hAnsi="Times New Roman" w:cs="David" w:hint="cs"/>
            <w:sz w:val="24"/>
            <w:szCs w:val="24"/>
            <w:rtl/>
            <w:lang w:eastAsia="he-IL"/>
          </w:rPr>
          <w:tab/>
          <w:delText>בירור הפרוגרמה עם המזמין, ביקורים באתר, חקירות מוקדמות, התייעצויות ותאום עם המתכננים ועם היועצים האחרים.</w:delText>
        </w:r>
      </w:del>
    </w:p>
    <w:p w14:paraId="5D3CA1BD" w14:textId="77777777" w:rsidR="00B27B4C" w:rsidRPr="00B27B4C" w:rsidDel="003E2132" w:rsidRDefault="00B27B4C">
      <w:pPr>
        <w:widowControl w:val="0"/>
        <w:spacing w:before="0" w:beforeAutospacing="0" w:after="0" w:afterAutospacing="0" w:line="240" w:lineRule="auto"/>
        <w:jc w:val="both"/>
        <w:rPr>
          <w:del w:id="76" w:author="גרמן קגנובסקי" w:date="2020-04-22T15:18:00Z"/>
          <w:rFonts w:ascii="Times New Roman" w:eastAsia="Times New Roman" w:hAnsi="Times New Roman" w:cs="David"/>
          <w:sz w:val="24"/>
          <w:szCs w:val="24"/>
          <w:rtl/>
          <w:lang w:eastAsia="he-IL"/>
        </w:rPr>
        <w:pPrChange w:id="77" w:author="גרמן קגנובסקי" w:date="2020-04-22T15:18:00Z">
          <w:pPr>
            <w:widowControl w:val="0"/>
            <w:spacing w:before="0" w:beforeAutospacing="0" w:after="0" w:afterAutospacing="0" w:line="240" w:lineRule="auto"/>
            <w:ind w:left="2352" w:hanging="850"/>
            <w:jc w:val="both"/>
          </w:pPr>
        </w:pPrChange>
      </w:pPr>
    </w:p>
    <w:p w14:paraId="7A15B57C" w14:textId="77777777" w:rsidR="00B27B4C" w:rsidRPr="00B27B4C" w:rsidRDefault="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Change w:id="78" w:author="גרמן קגנובסקי" w:date="2020-04-22T15:18:00Z">
          <w:pPr>
            <w:widowControl w:val="0"/>
            <w:spacing w:before="0" w:beforeAutospacing="0" w:after="0" w:afterAutospacing="0" w:line="240" w:lineRule="auto"/>
            <w:ind w:left="2352" w:hanging="850"/>
            <w:jc w:val="both"/>
          </w:pPr>
        </w:pPrChange>
      </w:pPr>
      <w:del w:id="79" w:author="גרמן קגנובסקי" w:date="2020-04-22T15:18:00Z">
        <w:r w:rsidRPr="00B27B4C" w:rsidDel="003E2132">
          <w:rPr>
            <w:rFonts w:ascii="Times New Roman" w:eastAsia="Times New Roman" w:hAnsi="Times New Roman" w:cs="David" w:hint="cs"/>
            <w:sz w:val="24"/>
            <w:szCs w:val="24"/>
            <w:rtl/>
            <w:lang w:eastAsia="he-IL"/>
          </w:rPr>
          <w:delText>ב.</w:delText>
        </w:r>
        <w:r w:rsidRPr="00B27B4C" w:rsidDel="003E2132">
          <w:rPr>
            <w:rFonts w:ascii="Times New Roman" w:eastAsia="Times New Roman" w:hAnsi="Times New Roman" w:cs="David" w:hint="cs"/>
            <w:sz w:val="24"/>
            <w:szCs w:val="24"/>
            <w:rtl/>
            <w:lang w:eastAsia="he-IL"/>
          </w:rPr>
          <w:tab/>
          <w:delText>בירור ברשויות המוסמכות ואצל גורמים אחרים בקשר לכל הנושאים הקשורים בתכנון הפרויקט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רדיוסי בטחון, מפגעי רעש, זיהום אויר וכו', וביקור בשטח התכנון.</w:delText>
        </w:r>
      </w:del>
    </w:p>
    <w:p w14:paraId="2DE0507B"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17C5108" w14:textId="77777777" w:rsidR="00B27B4C" w:rsidRPr="00B27B4C" w:rsidDel="003E2132" w:rsidRDefault="00B27B4C" w:rsidP="003E2132">
      <w:pPr>
        <w:widowControl w:val="0"/>
        <w:tabs>
          <w:tab w:val="left" w:pos="720"/>
          <w:tab w:val="center" w:pos="4153"/>
          <w:tab w:val="right" w:pos="8306"/>
        </w:tabs>
        <w:spacing w:before="0" w:beforeAutospacing="0" w:after="0" w:afterAutospacing="0" w:line="240" w:lineRule="auto"/>
        <w:ind w:left="2352" w:hanging="850"/>
        <w:jc w:val="both"/>
        <w:rPr>
          <w:del w:id="80" w:author="גרמן קגנובסקי" w:date="2020-04-22T15:19: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הגדרה ראשונית של מטרות, בעיות, אילוצים ויעדים לתכנון, לאישור </w:t>
      </w:r>
      <w:del w:id="81" w:author="גרמן קגנובסקי" w:date="2020-04-22T15:19:00Z">
        <w:r w:rsidRPr="00B27B4C" w:rsidDel="003E2132">
          <w:rPr>
            <w:rFonts w:ascii="Times New Roman" w:eastAsia="Times New Roman" w:hAnsi="Times New Roman" w:cs="David" w:hint="cs"/>
            <w:sz w:val="24"/>
            <w:szCs w:val="24"/>
            <w:rtl/>
            <w:lang w:eastAsia="he-IL"/>
          </w:rPr>
          <w:delText>המזמין. קבלה מהמזמין/ממודד האתר מפת רקע מדידה מצבית מעודכנת ברמת פרוט המאפשרת הכנת תכנית.</w:delText>
        </w:r>
      </w:del>
    </w:p>
    <w:p w14:paraId="693D6B48" w14:textId="77777777" w:rsidR="00B27B4C" w:rsidRPr="00B27B4C" w:rsidDel="003E2132" w:rsidRDefault="00B27B4C" w:rsidP="00BA25BE">
      <w:pPr>
        <w:widowControl w:val="0"/>
        <w:tabs>
          <w:tab w:val="left" w:pos="720"/>
          <w:tab w:val="center" w:pos="4153"/>
          <w:tab w:val="right" w:pos="8306"/>
        </w:tabs>
        <w:spacing w:before="0" w:beforeAutospacing="0" w:after="0" w:afterAutospacing="0" w:line="240" w:lineRule="auto"/>
        <w:ind w:left="2352" w:hanging="850"/>
        <w:jc w:val="both"/>
        <w:rPr>
          <w:del w:id="82" w:author="גרמן קגנובסקי" w:date="2020-04-22T15:19:00Z"/>
          <w:rFonts w:ascii="Times New Roman" w:eastAsia="Times New Roman" w:hAnsi="Times New Roman" w:cs="David"/>
          <w:sz w:val="24"/>
          <w:szCs w:val="24"/>
          <w:rtl/>
          <w:lang w:eastAsia="he-IL"/>
        </w:rPr>
      </w:pPr>
    </w:p>
    <w:p w14:paraId="74499F04" w14:textId="77777777" w:rsidR="00B27B4C" w:rsidRPr="00B27B4C" w:rsidDel="003E2132" w:rsidRDefault="00B27B4C" w:rsidP="008640E1">
      <w:pPr>
        <w:widowControl w:val="0"/>
        <w:tabs>
          <w:tab w:val="left" w:pos="720"/>
          <w:tab w:val="center" w:pos="4153"/>
          <w:tab w:val="right" w:pos="8306"/>
        </w:tabs>
        <w:spacing w:before="0" w:beforeAutospacing="0" w:after="0" w:afterAutospacing="0" w:line="240" w:lineRule="auto"/>
        <w:ind w:left="2352" w:hanging="850"/>
        <w:jc w:val="both"/>
        <w:rPr>
          <w:del w:id="83" w:author="גרמן קגנובסקי" w:date="2020-04-22T15:19:00Z"/>
          <w:rFonts w:ascii="Times New Roman" w:eastAsia="Times New Roman" w:hAnsi="Times New Roman" w:cs="David"/>
          <w:sz w:val="24"/>
          <w:szCs w:val="24"/>
          <w:rtl/>
          <w:lang w:eastAsia="he-IL"/>
        </w:rPr>
      </w:pPr>
      <w:del w:id="84" w:author="גרמן קגנובסקי" w:date="2020-04-22T15:19:00Z">
        <w:r w:rsidRPr="00B27B4C" w:rsidDel="003E2132">
          <w:rPr>
            <w:rFonts w:ascii="Times New Roman" w:eastAsia="Times New Roman" w:hAnsi="Times New Roman" w:cs="David" w:hint="cs"/>
            <w:sz w:val="24"/>
            <w:szCs w:val="24"/>
            <w:rtl/>
            <w:lang w:eastAsia="he-IL"/>
          </w:rPr>
          <w:delText>ד.</w:delText>
        </w:r>
        <w:r w:rsidRPr="00B27B4C" w:rsidDel="003E2132">
          <w:rPr>
            <w:rFonts w:ascii="Times New Roman" w:eastAsia="Times New Roman" w:hAnsi="Times New Roman" w:cs="David" w:hint="cs"/>
            <w:sz w:val="24"/>
            <w:szCs w:val="24"/>
            <w:rtl/>
            <w:lang w:eastAsia="he-IL"/>
          </w:rPr>
          <w:tab/>
          <w:delTex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delText>
        </w:r>
      </w:del>
    </w:p>
    <w:p w14:paraId="476651F1" w14:textId="77777777" w:rsidR="00B27B4C" w:rsidRPr="00B27B4C" w:rsidDel="003E2132" w:rsidRDefault="00B27B4C" w:rsidP="004B4030">
      <w:pPr>
        <w:widowControl w:val="0"/>
        <w:tabs>
          <w:tab w:val="left" w:pos="720"/>
          <w:tab w:val="center" w:pos="4153"/>
          <w:tab w:val="right" w:pos="8306"/>
        </w:tabs>
        <w:spacing w:before="0" w:beforeAutospacing="0" w:after="0" w:afterAutospacing="0" w:line="240" w:lineRule="auto"/>
        <w:ind w:left="2352" w:hanging="850"/>
        <w:jc w:val="both"/>
        <w:rPr>
          <w:del w:id="85" w:author="גרמן קגנובסקי" w:date="2020-04-22T15:19:00Z"/>
          <w:rFonts w:ascii="Times New Roman" w:eastAsia="Times New Roman" w:hAnsi="Times New Roman" w:cs="David"/>
          <w:sz w:val="24"/>
          <w:szCs w:val="24"/>
          <w:rtl/>
          <w:lang w:eastAsia="he-IL"/>
        </w:rPr>
      </w:pPr>
    </w:p>
    <w:p w14:paraId="3B625D33" w14:textId="77777777" w:rsidR="00B27B4C" w:rsidRPr="00B27B4C" w:rsidDel="003E2132" w:rsidRDefault="00B27B4C" w:rsidP="00D93809">
      <w:pPr>
        <w:widowControl w:val="0"/>
        <w:tabs>
          <w:tab w:val="left" w:pos="720"/>
          <w:tab w:val="center" w:pos="4153"/>
          <w:tab w:val="right" w:pos="8306"/>
        </w:tabs>
        <w:spacing w:before="0" w:beforeAutospacing="0" w:after="0" w:afterAutospacing="0" w:line="240" w:lineRule="auto"/>
        <w:ind w:left="2352" w:hanging="850"/>
        <w:jc w:val="both"/>
        <w:rPr>
          <w:del w:id="86" w:author="גרמן קגנובסקי" w:date="2020-04-22T15:19:00Z"/>
          <w:rFonts w:ascii="Times New Roman" w:eastAsia="Times New Roman" w:hAnsi="Times New Roman" w:cs="David"/>
          <w:sz w:val="24"/>
          <w:szCs w:val="24"/>
          <w:rtl/>
          <w:lang w:eastAsia="he-IL"/>
        </w:rPr>
      </w:pPr>
      <w:del w:id="87" w:author="גרמן קגנובסקי" w:date="2020-04-22T15:19:00Z">
        <w:r w:rsidRPr="00B27B4C" w:rsidDel="003E2132">
          <w:rPr>
            <w:rFonts w:ascii="Times New Roman" w:eastAsia="Times New Roman" w:hAnsi="Times New Roman" w:cs="David" w:hint="cs"/>
            <w:sz w:val="24"/>
            <w:szCs w:val="24"/>
            <w:rtl/>
            <w:lang w:eastAsia="he-IL"/>
          </w:rPr>
          <w:delText>ה.</w:delText>
        </w:r>
        <w:r w:rsidRPr="00B27B4C" w:rsidDel="003E2132">
          <w:rPr>
            <w:rFonts w:ascii="Times New Roman" w:eastAsia="Times New Roman" w:hAnsi="Times New Roman" w:cs="David" w:hint="cs"/>
            <w:sz w:val="24"/>
            <w:szCs w:val="24"/>
            <w:rtl/>
            <w:lang w:eastAsia="he-IL"/>
          </w:rPr>
          <w:tab/>
          <w:delText>הכנת פרוגרמה לתכנון, הכוללת: מטרות, בעיות, אילוצים, יעדים, נתונים כמותיים ואיכותיים וניתוח שפועים מפורט, בתאום עם המתכננים והיועצים ובאישור המזמין.</w:delText>
        </w:r>
      </w:del>
    </w:p>
    <w:p w14:paraId="479E2E6A" w14:textId="77777777" w:rsidR="00B27B4C" w:rsidRPr="00B27B4C" w:rsidDel="003E2132" w:rsidRDefault="00B27B4C" w:rsidP="00D93809">
      <w:pPr>
        <w:widowControl w:val="0"/>
        <w:tabs>
          <w:tab w:val="left" w:pos="720"/>
          <w:tab w:val="center" w:pos="4153"/>
          <w:tab w:val="right" w:pos="8306"/>
        </w:tabs>
        <w:spacing w:before="0" w:beforeAutospacing="0" w:after="0" w:afterAutospacing="0" w:line="240" w:lineRule="auto"/>
        <w:ind w:left="2352" w:hanging="850"/>
        <w:jc w:val="both"/>
        <w:rPr>
          <w:del w:id="88" w:author="גרמן קגנובסקי" w:date="2020-04-22T15:19:00Z"/>
          <w:rFonts w:ascii="Times New Roman" w:eastAsia="Times New Roman" w:hAnsi="Times New Roman" w:cs="David"/>
          <w:sz w:val="24"/>
          <w:szCs w:val="24"/>
          <w:rtl/>
          <w:lang w:eastAsia="he-IL"/>
        </w:rPr>
      </w:pPr>
    </w:p>
    <w:p w14:paraId="1A677DE3" w14:textId="77777777" w:rsidR="00B27B4C" w:rsidRPr="00B27B4C" w:rsidDel="003E2132" w:rsidRDefault="00B27B4C" w:rsidP="00D93809">
      <w:pPr>
        <w:widowControl w:val="0"/>
        <w:tabs>
          <w:tab w:val="left" w:pos="720"/>
          <w:tab w:val="center" w:pos="4153"/>
          <w:tab w:val="right" w:pos="8306"/>
        </w:tabs>
        <w:spacing w:before="0" w:beforeAutospacing="0" w:after="0" w:afterAutospacing="0" w:line="240" w:lineRule="auto"/>
        <w:ind w:left="2352" w:hanging="850"/>
        <w:jc w:val="both"/>
        <w:rPr>
          <w:del w:id="89" w:author="גרמן קגנובסקי" w:date="2020-04-22T15:19:00Z"/>
          <w:rFonts w:ascii="Times New Roman" w:eastAsia="Times New Roman" w:hAnsi="Times New Roman" w:cs="David"/>
          <w:sz w:val="24"/>
          <w:szCs w:val="24"/>
          <w:rtl/>
          <w:lang w:eastAsia="he-IL"/>
        </w:rPr>
      </w:pPr>
      <w:del w:id="90" w:author="גרמן קגנובסקי" w:date="2020-04-22T15:19:00Z">
        <w:r w:rsidRPr="00B27B4C" w:rsidDel="003E2132">
          <w:rPr>
            <w:rFonts w:ascii="Times New Roman" w:eastAsia="Times New Roman" w:hAnsi="Times New Roman" w:cs="David" w:hint="cs"/>
            <w:sz w:val="24"/>
            <w:szCs w:val="24"/>
            <w:rtl/>
            <w:lang w:eastAsia="he-IL"/>
          </w:rPr>
          <w:delText>ו.</w:delText>
        </w:r>
        <w:r w:rsidRPr="00B27B4C" w:rsidDel="003E2132">
          <w:rPr>
            <w:rFonts w:ascii="Times New Roman" w:eastAsia="Times New Roman" w:hAnsi="Times New Roman" w:cs="David" w:hint="cs"/>
            <w:sz w:val="24"/>
            <w:szCs w:val="24"/>
            <w:rtl/>
            <w:lang w:eastAsia="he-IL"/>
          </w:rPr>
          <w:tab/>
          <w:delText>הכנת תכניות מוקדמות במספר חלופות, המתארות את פ</w:delText>
        </w:r>
        <w:r w:rsidR="00E95AE9" w:rsidDel="003E2132">
          <w:rPr>
            <w:rFonts w:ascii="Times New Roman" w:eastAsia="Times New Roman" w:hAnsi="Times New Roman" w:cs="David" w:hint="cs"/>
            <w:sz w:val="24"/>
            <w:szCs w:val="24"/>
            <w:rtl/>
            <w:lang w:eastAsia="he-IL"/>
          </w:rPr>
          <w:delText>ריסת שימושי הקרקע, פריסת צפיפו</w:delText>
        </w:r>
        <w:r w:rsidRPr="00B27B4C" w:rsidDel="003E2132">
          <w:rPr>
            <w:rFonts w:ascii="Times New Roman" w:eastAsia="Times New Roman" w:hAnsi="Times New Roman" w:cs="David" w:hint="cs"/>
            <w:sz w:val="24"/>
            <w:szCs w:val="24"/>
            <w:rtl/>
            <w:lang w:eastAsia="he-IL"/>
          </w:rPr>
          <w:delText>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delText>
        </w:r>
      </w:del>
    </w:p>
    <w:p w14:paraId="0F553E17" w14:textId="77777777" w:rsidR="00B27B4C" w:rsidRPr="00B27B4C" w:rsidDel="003E2132" w:rsidRDefault="00B27B4C" w:rsidP="00D93809">
      <w:pPr>
        <w:widowControl w:val="0"/>
        <w:tabs>
          <w:tab w:val="left" w:pos="720"/>
          <w:tab w:val="center" w:pos="4153"/>
          <w:tab w:val="right" w:pos="8306"/>
        </w:tabs>
        <w:spacing w:before="0" w:beforeAutospacing="0" w:after="0" w:afterAutospacing="0" w:line="240" w:lineRule="auto"/>
        <w:ind w:left="2352" w:hanging="850"/>
        <w:jc w:val="both"/>
        <w:rPr>
          <w:del w:id="91" w:author="גרמן קגנובסקי" w:date="2020-04-22T15:19:00Z"/>
          <w:rFonts w:ascii="Times New Roman" w:eastAsia="Times New Roman" w:hAnsi="Times New Roman" w:cs="David"/>
          <w:sz w:val="24"/>
          <w:szCs w:val="24"/>
          <w:rtl/>
          <w:lang w:eastAsia="he-IL"/>
        </w:rPr>
      </w:pPr>
      <w:del w:id="92" w:author="גרמן קגנובסקי" w:date="2020-04-22T15:19:00Z">
        <w:r w:rsidRPr="00B27B4C" w:rsidDel="003E2132">
          <w:rPr>
            <w:rFonts w:ascii="Times New Roman" w:eastAsia="Times New Roman" w:hAnsi="Times New Roman" w:cs="David" w:hint="cs"/>
            <w:sz w:val="24"/>
            <w:szCs w:val="24"/>
            <w:rtl/>
            <w:lang w:eastAsia="he-IL"/>
          </w:rPr>
          <w:tab/>
          <w:delText xml:space="preserve">תכניות הבינוי יגדירו את עקרונות העמדת המבנים, עקרונות החניה, הפנית המבנים, גבהים, תכסיות, חתכים עקרוניים ואיורים מוגדלים לקטעים אופייניים. </w:delText>
        </w:r>
      </w:del>
    </w:p>
    <w:p w14:paraId="543BBCEA" w14:textId="77777777" w:rsidR="00B27B4C" w:rsidRPr="00B27B4C" w:rsidDel="003E2132" w:rsidRDefault="00B27B4C" w:rsidP="00D93809">
      <w:pPr>
        <w:widowControl w:val="0"/>
        <w:tabs>
          <w:tab w:val="left" w:pos="720"/>
          <w:tab w:val="center" w:pos="4153"/>
          <w:tab w:val="right" w:pos="8306"/>
        </w:tabs>
        <w:spacing w:before="0" w:beforeAutospacing="0" w:after="0" w:afterAutospacing="0" w:line="240" w:lineRule="auto"/>
        <w:ind w:left="2352" w:hanging="850"/>
        <w:jc w:val="both"/>
        <w:rPr>
          <w:del w:id="93" w:author="גרמן קגנובסקי" w:date="2020-04-22T15:19:00Z"/>
          <w:rFonts w:ascii="Times New Roman" w:eastAsia="Times New Roman" w:hAnsi="Times New Roman" w:cs="David"/>
          <w:sz w:val="24"/>
          <w:szCs w:val="24"/>
          <w:rtl/>
          <w:lang w:eastAsia="he-IL"/>
        </w:rPr>
      </w:pPr>
    </w:p>
    <w:p w14:paraId="12CB3E91" w14:textId="77777777" w:rsidR="00B27B4C" w:rsidRPr="00B27B4C" w:rsidDel="003E2132" w:rsidRDefault="00B27B4C" w:rsidP="005F7680">
      <w:pPr>
        <w:widowControl w:val="0"/>
        <w:tabs>
          <w:tab w:val="left" w:pos="720"/>
          <w:tab w:val="center" w:pos="4153"/>
          <w:tab w:val="right" w:pos="8306"/>
        </w:tabs>
        <w:spacing w:before="0" w:beforeAutospacing="0" w:after="0" w:afterAutospacing="0" w:line="240" w:lineRule="auto"/>
        <w:ind w:left="2352" w:hanging="850"/>
        <w:jc w:val="both"/>
        <w:rPr>
          <w:del w:id="94" w:author="גרמן קגנובסקי" w:date="2020-04-22T15:19:00Z"/>
          <w:rFonts w:ascii="Times New Roman" w:eastAsia="Times New Roman" w:hAnsi="Times New Roman" w:cs="David"/>
          <w:sz w:val="24"/>
          <w:szCs w:val="24"/>
          <w:rtl/>
          <w:lang w:eastAsia="he-IL"/>
        </w:rPr>
      </w:pPr>
      <w:del w:id="95" w:author="גרמן קגנובסקי" w:date="2020-04-22T15:19:00Z">
        <w:r w:rsidRPr="00B27B4C" w:rsidDel="003E2132">
          <w:rPr>
            <w:rFonts w:ascii="Times New Roman" w:eastAsia="Times New Roman" w:hAnsi="Times New Roman" w:cs="David" w:hint="cs"/>
            <w:sz w:val="24"/>
            <w:szCs w:val="24"/>
            <w:rtl/>
            <w:lang w:eastAsia="he-IL"/>
          </w:rPr>
          <w:delText>ז.</w:delText>
        </w:r>
        <w:r w:rsidRPr="00B27B4C" w:rsidDel="003E2132">
          <w:rPr>
            <w:rFonts w:ascii="Times New Roman" w:eastAsia="Times New Roman" w:hAnsi="Times New Roman" w:cs="David" w:hint="cs"/>
            <w:sz w:val="24"/>
            <w:szCs w:val="24"/>
            <w:rtl/>
            <w:lang w:eastAsia="he-IL"/>
          </w:rPr>
          <w:tab/>
          <w:delTex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delText>
        </w:r>
      </w:del>
    </w:p>
    <w:p w14:paraId="1A2C0730" w14:textId="77777777" w:rsidR="00B27B4C" w:rsidRPr="00B27B4C" w:rsidDel="003E2132" w:rsidRDefault="00B27B4C" w:rsidP="005F7680">
      <w:pPr>
        <w:widowControl w:val="0"/>
        <w:tabs>
          <w:tab w:val="left" w:pos="720"/>
          <w:tab w:val="center" w:pos="4153"/>
          <w:tab w:val="right" w:pos="8306"/>
        </w:tabs>
        <w:spacing w:before="0" w:beforeAutospacing="0" w:after="0" w:afterAutospacing="0" w:line="240" w:lineRule="auto"/>
        <w:ind w:left="2352" w:hanging="850"/>
        <w:jc w:val="both"/>
        <w:rPr>
          <w:del w:id="96" w:author="גרמן קגנובסקי" w:date="2020-04-22T15:19:00Z"/>
          <w:rFonts w:ascii="Times New Roman" w:eastAsia="Times New Roman" w:hAnsi="Times New Roman" w:cs="David"/>
          <w:sz w:val="24"/>
          <w:szCs w:val="24"/>
          <w:rtl/>
          <w:lang w:eastAsia="he-IL"/>
        </w:rPr>
      </w:pPr>
    </w:p>
    <w:p w14:paraId="261C6CFE" w14:textId="77777777" w:rsidR="00B27B4C" w:rsidRPr="00B27B4C" w:rsidDel="003E2132" w:rsidRDefault="00B27B4C" w:rsidP="007F5A7C">
      <w:pPr>
        <w:widowControl w:val="0"/>
        <w:tabs>
          <w:tab w:val="left" w:pos="720"/>
          <w:tab w:val="center" w:pos="4153"/>
          <w:tab w:val="right" w:pos="8306"/>
        </w:tabs>
        <w:spacing w:before="0" w:beforeAutospacing="0" w:after="0" w:afterAutospacing="0" w:line="240" w:lineRule="auto"/>
        <w:ind w:left="2352" w:hanging="850"/>
        <w:jc w:val="both"/>
        <w:rPr>
          <w:del w:id="97" w:author="גרמן קגנובסקי" w:date="2020-04-22T15:19:00Z"/>
          <w:rFonts w:ascii="Times New Roman" w:eastAsia="Times New Roman" w:hAnsi="Times New Roman" w:cs="David"/>
          <w:sz w:val="24"/>
          <w:szCs w:val="24"/>
          <w:rtl/>
          <w:lang w:eastAsia="he-IL"/>
        </w:rPr>
      </w:pPr>
      <w:del w:id="98" w:author="גרמן קגנובסקי" w:date="2020-04-22T15:19:00Z">
        <w:r w:rsidRPr="00B27B4C" w:rsidDel="003E2132">
          <w:rPr>
            <w:rFonts w:ascii="Times New Roman" w:eastAsia="Times New Roman" w:hAnsi="Times New Roman" w:cs="David" w:hint="cs"/>
            <w:sz w:val="24"/>
            <w:szCs w:val="24"/>
            <w:rtl/>
            <w:lang w:eastAsia="he-IL"/>
          </w:rPr>
          <w:delText>ח.</w:delText>
        </w:r>
        <w:r w:rsidRPr="00B27B4C" w:rsidDel="003E2132">
          <w:rPr>
            <w:rFonts w:ascii="Times New Roman" w:eastAsia="Times New Roman" w:hAnsi="Times New Roman" w:cs="David" w:hint="cs"/>
            <w:sz w:val="24"/>
            <w:szCs w:val="24"/>
            <w:rtl/>
            <w:lang w:eastAsia="he-IL"/>
          </w:rPr>
          <w:tab/>
          <w:delText>הצגת החלופות בפני המזמין תוך ניתוחן, פרוט היתרונות והחסרונות של כל חלופה, מידת התאמתן לפרוגרמה והמלצה על חלופה מועדפת.</w:delText>
        </w:r>
      </w:del>
    </w:p>
    <w:p w14:paraId="2B8E1ABA" w14:textId="77777777" w:rsidR="00B27B4C" w:rsidRPr="00B27B4C" w:rsidDel="003E2132" w:rsidRDefault="00B27B4C" w:rsidP="00316CA9">
      <w:pPr>
        <w:widowControl w:val="0"/>
        <w:tabs>
          <w:tab w:val="left" w:pos="720"/>
          <w:tab w:val="center" w:pos="4153"/>
          <w:tab w:val="right" w:pos="8306"/>
        </w:tabs>
        <w:spacing w:before="0" w:beforeAutospacing="0" w:after="0" w:afterAutospacing="0" w:line="240" w:lineRule="auto"/>
        <w:ind w:left="2352" w:hanging="850"/>
        <w:jc w:val="both"/>
        <w:rPr>
          <w:del w:id="99" w:author="גרמן קגנובסקי" w:date="2020-04-22T15:19:00Z"/>
          <w:rFonts w:ascii="Times New Roman" w:eastAsia="Times New Roman" w:hAnsi="Times New Roman" w:cs="David"/>
          <w:sz w:val="24"/>
          <w:szCs w:val="24"/>
          <w:rtl/>
          <w:lang w:eastAsia="he-IL"/>
        </w:rPr>
      </w:pPr>
    </w:p>
    <w:p w14:paraId="05A40BDE" w14:textId="77777777" w:rsidR="00B27B4C" w:rsidRPr="00B27B4C" w:rsidDel="003E2132" w:rsidRDefault="00B27B4C" w:rsidP="00757D18">
      <w:pPr>
        <w:widowControl w:val="0"/>
        <w:tabs>
          <w:tab w:val="left" w:pos="720"/>
          <w:tab w:val="center" w:pos="4153"/>
          <w:tab w:val="right" w:pos="8306"/>
        </w:tabs>
        <w:spacing w:before="0" w:beforeAutospacing="0" w:after="0" w:afterAutospacing="0" w:line="240" w:lineRule="auto"/>
        <w:ind w:left="2352" w:hanging="850"/>
        <w:jc w:val="both"/>
        <w:rPr>
          <w:del w:id="100" w:author="גרמן קגנובסקי" w:date="2020-04-22T15:19:00Z"/>
          <w:rFonts w:ascii="Times New Roman" w:eastAsia="Times New Roman" w:hAnsi="Times New Roman" w:cs="David"/>
          <w:sz w:val="24"/>
          <w:szCs w:val="24"/>
          <w:rtl/>
          <w:lang w:eastAsia="he-IL"/>
        </w:rPr>
      </w:pPr>
      <w:del w:id="101" w:author="גרמן קגנובסקי" w:date="2020-04-22T15:19:00Z">
        <w:r w:rsidRPr="00B27B4C" w:rsidDel="003E2132">
          <w:rPr>
            <w:rFonts w:ascii="Times New Roman" w:eastAsia="Times New Roman" w:hAnsi="Times New Roman" w:cs="David" w:hint="cs"/>
            <w:sz w:val="24"/>
            <w:szCs w:val="24"/>
            <w:rtl/>
            <w:lang w:eastAsia="he-IL"/>
          </w:rPr>
          <w:delText>ט.</w:delText>
        </w:r>
        <w:r w:rsidRPr="00B27B4C" w:rsidDel="003E2132">
          <w:rPr>
            <w:rFonts w:ascii="Times New Roman" w:eastAsia="Times New Roman" w:hAnsi="Times New Roman" w:cs="David" w:hint="cs"/>
            <w:sz w:val="24"/>
            <w:szCs w:val="24"/>
            <w:rtl/>
            <w:lang w:eastAsia="he-IL"/>
          </w:rPr>
          <w:tab/>
          <w:delText>הכנסת שינויים בתכניות המוקדמות, בהתאם לדרישת המזמין ו/או לפי דרישת הרשויות המוסמכות, באישור המזמין.</w:delText>
        </w:r>
      </w:del>
    </w:p>
    <w:p w14:paraId="01680344" w14:textId="77777777" w:rsidR="00B27B4C" w:rsidRPr="00B27B4C" w:rsidDel="003E2132" w:rsidRDefault="00B27B4C" w:rsidP="00073A8D">
      <w:pPr>
        <w:widowControl w:val="0"/>
        <w:tabs>
          <w:tab w:val="left" w:pos="720"/>
          <w:tab w:val="center" w:pos="4153"/>
          <w:tab w:val="right" w:pos="8306"/>
        </w:tabs>
        <w:spacing w:before="0" w:beforeAutospacing="0" w:after="0" w:afterAutospacing="0" w:line="240" w:lineRule="auto"/>
        <w:ind w:left="2352" w:hanging="850"/>
        <w:jc w:val="both"/>
        <w:rPr>
          <w:del w:id="102" w:author="גרמן קגנובסקי" w:date="2020-04-22T15:19:00Z"/>
          <w:rFonts w:ascii="Times New Roman" w:eastAsia="Times New Roman" w:hAnsi="Times New Roman" w:cs="David"/>
          <w:sz w:val="24"/>
          <w:szCs w:val="24"/>
          <w:rtl/>
          <w:lang w:eastAsia="he-IL"/>
        </w:rPr>
      </w:pPr>
    </w:p>
    <w:p w14:paraId="0E520359" w14:textId="77777777" w:rsidR="00B27B4C" w:rsidRPr="00B27B4C" w:rsidDel="003E2132" w:rsidRDefault="00B27B4C" w:rsidP="00544429">
      <w:pPr>
        <w:widowControl w:val="0"/>
        <w:tabs>
          <w:tab w:val="left" w:pos="720"/>
          <w:tab w:val="center" w:pos="4153"/>
          <w:tab w:val="right" w:pos="8306"/>
        </w:tabs>
        <w:spacing w:before="0" w:beforeAutospacing="0" w:after="0" w:afterAutospacing="0" w:line="240" w:lineRule="auto"/>
        <w:ind w:left="2352" w:hanging="850"/>
        <w:jc w:val="both"/>
        <w:rPr>
          <w:del w:id="103" w:author="גרמן קגנובסקי" w:date="2020-04-22T15:19:00Z"/>
          <w:rFonts w:ascii="Times New Roman" w:eastAsia="Times New Roman" w:hAnsi="Times New Roman" w:cs="David"/>
          <w:sz w:val="24"/>
          <w:szCs w:val="24"/>
          <w:rtl/>
          <w:lang w:eastAsia="he-IL"/>
        </w:rPr>
      </w:pPr>
      <w:del w:id="104" w:author="גרמן קגנובסקי" w:date="2020-04-22T15:19:00Z">
        <w:r w:rsidRPr="00B27B4C" w:rsidDel="003E2132">
          <w:rPr>
            <w:rFonts w:ascii="Times New Roman" w:eastAsia="Times New Roman" w:hAnsi="Times New Roman" w:cs="David" w:hint="cs"/>
            <w:sz w:val="24"/>
            <w:szCs w:val="24"/>
            <w:rtl/>
            <w:lang w:eastAsia="he-IL"/>
          </w:rPr>
          <w:delText>י.</w:delText>
        </w:r>
        <w:r w:rsidRPr="00B27B4C" w:rsidDel="003E2132">
          <w:rPr>
            <w:rFonts w:ascii="Times New Roman" w:eastAsia="Times New Roman" w:hAnsi="Times New Roman" w:cs="David" w:hint="cs"/>
            <w:sz w:val="24"/>
            <w:szCs w:val="24"/>
            <w:rtl/>
            <w:lang w:eastAsia="he-IL"/>
          </w:rPr>
          <w:tab/>
          <w:delText>פגישות והתייעצויות עם המזמין, יועציו המשפטיים והרשויות לבחינת האפשרויות לקדום אישור התכנון במסגרת סמכויות הועדה המקומית, או במסגרת סמכויות הועדה המחוזית.</w:delText>
        </w:r>
      </w:del>
    </w:p>
    <w:p w14:paraId="7B573749" w14:textId="77777777" w:rsidR="00B27B4C" w:rsidRPr="00B27B4C" w:rsidDel="003E2132" w:rsidRDefault="00B27B4C" w:rsidP="00D11F27">
      <w:pPr>
        <w:widowControl w:val="0"/>
        <w:tabs>
          <w:tab w:val="left" w:pos="720"/>
          <w:tab w:val="center" w:pos="4153"/>
          <w:tab w:val="right" w:pos="8306"/>
        </w:tabs>
        <w:spacing w:before="0" w:beforeAutospacing="0" w:after="0" w:afterAutospacing="0" w:line="240" w:lineRule="auto"/>
        <w:ind w:left="2352" w:hanging="850"/>
        <w:jc w:val="both"/>
        <w:rPr>
          <w:del w:id="105" w:author="גרמן קגנובסקי" w:date="2020-04-22T15:19:00Z"/>
          <w:rFonts w:ascii="Times New Roman" w:eastAsia="Times New Roman" w:hAnsi="Times New Roman" w:cs="David"/>
          <w:sz w:val="24"/>
          <w:szCs w:val="24"/>
          <w:rtl/>
          <w:lang w:eastAsia="he-IL"/>
        </w:rPr>
      </w:pPr>
    </w:p>
    <w:p w14:paraId="5BF0DB93" w14:textId="77777777" w:rsidR="00B27B4C" w:rsidRPr="00B27B4C" w:rsidDel="003E2132" w:rsidRDefault="00B27B4C" w:rsidP="00700E29">
      <w:pPr>
        <w:widowControl w:val="0"/>
        <w:tabs>
          <w:tab w:val="left" w:pos="720"/>
          <w:tab w:val="center" w:pos="4153"/>
          <w:tab w:val="right" w:pos="8306"/>
        </w:tabs>
        <w:spacing w:before="0" w:beforeAutospacing="0" w:after="0" w:afterAutospacing="0" w:line="240" w:lineRule="auto"/>
        <w:ind w:left="2352" w:hanging="850"/>
        <w:jc w:val="both"/>
        <w:rPr>
          <w:del w:id="106" w:author="גרמן קגנובסקי" w:date="2020-04-22T15:19:00Z"/>
          <w:rFonts w:ascii="Times New Roman" w:eastAsia="Times New Roman" w:hAnsi="Times New Roman" w:cs="David"/>
          <w:sz w:val="24"/>
          <w:szCs w:val="24"/>
          <w:rtl/>
          <w:lang w:eastAsia="he-IL"/>
        </w:rPr>
      </w:pPr>
      <w:del w:id="107" w:author="גרמן קגנובסקי" w:date="2020-04-22T15:19:00Z">
        <w:r w:rsidRPr="00B27B4C" w:rsidDel="003E2132">
          <w:rPr>
            <w:rFonts w:ascii="Times New Roman" w:eastAsia="Times New Roman" w:hAnsi="Times New Roman" w:cs="David" w:hint="cs"/>
            <w:sz w:val="24"/>
            <w:szCs w:val="24"/>
            <w:rtl/>
            <w:lang w:eastAsia="he-IL"/>
          </w:rPr>
          <w:delText>יא.</w:delText>
        </w:r>
        <w:r w:rsidRPr="00B27B4C" w:rsidDel="003E2132">
          <w:rPr>
            <w:rFonts w:ascii="Times New Roman" w:eastAsia="Times New Roman" w:hAnsi="Times New Roman" w:cs="David" w:hint="cs"/>
            <w:sz w:val="24"/>
            <w:szCs w:val="24"/>
            <w:rtl/>
            <w:lang w:eastAsia="he-IL"/>
          </w:rPr>
          <w:tab/>
          <w:delText xml:space="preserve">מסירת נתונים ליועצים האחרים לרבות </w:delText>
        </w:r>
        <w:r w:rsidR="002D7834" w:rsidDel="003E2132">
          <w:rPr>
            <w:rFonts w:ascii="Times New Roman" w:eastAsia="Times New Roman" w:hAnsi="Times New Roman" w:cs="David" w:hint="cs"/>
            <w:sz w:val="24"/>
            <w:szCs w:val="24"/>
            <w:rtl/>
            <w:lang w:eastAsia="he-IL"/>
          </w:rPr>
          <w:delText>מתכנן</w:delText>
        </w:r>
        <w:r w:rsidRPr="00B27B4C" w:rsidDel="003E2132">
          <w:rPr>
            <w:rFonts w:ascii="Times New Roman" w:eastAsia="Times New Roman" w:hAnsi="Times New Roman" w:cs="David" w:hint="cs"/>
            <w:sz w:val="24"/>
            <w:szCs w:val="24"/>
            <w:rtl/>
            <w:lang w:eastAsia="he-IL"/>
          </w:rPr>
          <w:delTex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delText>
        </w:r>
      </w:del>
    </w:p>
    <w:p w14:paraId="422475C9" w14:textId="77777777" w:rsidR="00B27B4C" w:rsidRPr="00B27B4C" w:rsidDel="003E2132" w:rsidRDefault="00B27B4C" w:rsidP="00FA37BA">
      <w:pPr>
        <w:widowControl w:val="0"/>
        <w:tabs>
          <w:tab w:val="left" w:pos="720"/>
          <w:tab w:val="center" w:pos="4153"/>
          <w:tab w:val="right" w:pos="8306"/>
        </w:tabs>
        <w:spacing w:before="0" w:beforeAutospacing="0" w:after="0" w:afterAutospacing="0" w:line="240" w:lineRule="auto"/>
        <w:ind w:left="2352" w:hanging="850"/>
        <w:jc w:val="both"/>
        <w:rPr>
          <w:del w:id="108" w:author="גרמן קגנובסקי" w:date="2020-04-22T15:19:00Z"/>
          <w:rFonts w:ascii="Times New Roman" w:eastAsia="Times New Roman" w:hAnsi="Times New Roman" w:cs="David"/>
          <w:sz w:val="24"/>
          <w:szCs w:val="24"/>
          <w:rtl/>
          <w:lang w:eastAsia="he-IL"/>
        </w:rPr>
      </w:pPr>
    </w:p>
    <w:p w14:paraId="0BC782A1" w14:textId="77777777" w:rsidR="00B27B4C" w:rsidRPr="00B27B4C" w:rsidDel="003E2132" w:rsidRDefault="00B27B4C" w:rsidP="00C76ACD">
      <w:pPr>
        <w:widowControl w:val="0"/>
        <w:tabs>
          <w:tab w:val="left" w:pos="720"/>
          <w:tab w:val="center" w:pos="4153"/>
          <w:tab w:val="right" w:pos="8306"/>
        </w:tabs>
        <w:spacing w:before="0" w:beforeAutospacing="0" w:after="0" w:afterAutospacing="0" w:line="240" w:lineRule="auto"/>
        <w:ind w:left="2352" w:hanging="850"/>
        <w:jc w:val="both"/>
        <w:rPr>
          <w:del w:id="109" w:author="גרמן קגנובסקי" w:date="2020-04-22T15:19:00Z"/>
          <w:rFonts w:ascii="Times New Roman" w:eastAsia="Times New Roman" w:hAnsi="Times New Roman" w:cs="David"/>
          <w:sz w:val="24"/>
          <w:szCs w:val="24"/>
          <w:rtl/>
          <w:lang w:eastAsia="he-IL"/>
        </w:rPr>
      </w:pPr>
      <w:del w:id="110" w:author="גרמן קגנובסקי" w:date="2020-04-22T15:19:00Z">
        <w:r w:rsidRPr="00B27B4C" w:rsidDel="003E2132">
          <w:rPr>
            <w:rFonts w:ascii="Times New Roman" w:eastAsia="Times New Roman" w:hAnsi="Times New Roman" w:cs="David" w:hint="cs"/>
            <w:sz w:val="24"/>
            <w:szCs w:val="24"/>
            <w:rtl/>
            <w:lang w:eastAsia="he-IL"/>
          </w:rPr>
          <w:delText>יב.</w:delText>
        </w:r>
        <w:r w:rsidRPr="00B27B4C" w:rsidDel="003E2132">
          <w:rPr>
            <w:rFonts w:ascii="Times New Roman" w:eastAsia="Times New Roman" w:hAnsi="Times New Roman" w:cs="David" w:hint="cs"/>
            <w:sz w:val="24"/>
            <w:szCs w:val="24"/>
            <w:rtl/>
            <w:lang w:eastAsia="he-IL"/>
          </w:rPr>
          <w:tab/>
          <w:delTex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delText>
        </w:r>
      </w:del>
    </w:p>
    <w:p w14:paraId="7FEB0F76" w14:textId="77777777" w:rsidR="00B27B4C" w:rsidRPr="00B27B4C" w:rsidDel="003E2132" w:rsidRDefault="00B27B4C">
      <w:pPr>
        <w:widowControl w:val="0"/>
        <w:tabs>
          <w:tab w:val="left" w:pos="720"/>
          <w:tab w:val="center" w:pos="4153"/>
          <w:tab w:val="right" w:pos="8306"/>
        </w:tabs>
        <w:spacing w:before="0" w:beforeAutospacing="0" w:after="0" w:afterAutospacing="0" w:line="240" w:lineRule="auto"/>
        <w:ind w:left="2352" w:hanging="850"/>
        <w:jc w:val="both"/>
        <w:rPr>
          <w:del w:id="111" w:author="גרמן קגנובסקי" w:date="2020-04-22T15:19:00Z"/>
          <w:rFonts w:ascii="Times New Roman" w:eastAsia="Times New Roman" w:hAnsi="Times New Roman" w:cs="David"/>
          <w:sz w:val="24"/>
          <w:szCs w:val="24"/>
          <w:rtl/>
          <w:lang w:eastAsia="he-IL"/>
        </w:rPr>
        <w:pPrChange w:id="112" w:author="גרמן קגנובסקי" w:date="2020-04-22T15:19:00Z">
          <w:pPr>
            <w:widowControl w:val="0"/>
            <w:tabs>
              <w:tab w:val="left" w:pos="720"/>
              <w:tab w:val="center" w:pos="4153"/>
              <w:tab w:val="right" w:pos="8306"/>
            </w:tabs>
            <w:spacing w:before="0" w:beforeAutospacing="0" w:after="0" w:afterAutospacing="0" w:line="240" w:lineRule="auto"/>
            <w:ind w:left="2352" w:hanging="850"/>
            <w:jc w:val="both"/>
          </w:pPr>
        </w:pPrChange>
      </w:pPr>
    </w:p>
    <w:p w14:paraId="77BD0BD0" w14:textId="77777777" w:rsidR="00B27B4C" w:rsidRPr="00B27B4C" w:rsidDel="003E2132" w:rsidRDefault="00B27B4C">
      <w:pPr>
        <w:widowControl w:val="0"/>
        <w:tabs>
          <w:tab w:val="left" w:pos="720"/>
          <w:tab w:val="center" w:pos="4153"/>
          <w:tab w:val="right" w:pos="8306"/>
        </w:tabs>
        <w:spacing w:before="0" w:beforeAutospacing="0" w:after="0" w:afterAutospacing="0" w:line="240" w:lineRule="auto"/>
        <w:ind w:left="2352" w:hanging="850"/>
        <w:jc w:val="both"/>
        <w:rPr>
          <w:del w:id="113" w:author="גרמן קגנובסקי" w:date="2020-04-22T15:19:00Z"/>
          <w:rFonts w:ascii="Times New Roman" w:eastAsia="Times New Roman" w:hAnsi="Times New Roman" w:cs="David"/>
          <w:sz w:val="24"/>
          <w:szCs w:val="24"/>
          <w:rtl/>
          <w:lang w:eastAsia="he-IL"/>
        </w:rPr>
        <w:pPrChange w:id="114" w:author="גרמן קגנובסקי" w:date="2020-04-22T15:19:00Z">
          <w:pPr>
            <w:widowControl w:val="0"/>
            <w:tabs>
              <w:tab w:val="left" w:pos="720"/>
              <w:tab w:val="center" w:pos="4153"/>
              <w:tab w:val="right" w:pos="8306"/>
            </w:tabs>
            <w:spacing w:before="0" w:beforeAutospacing="0" w:after="0" w:afterAutospacing="0" w:line="240" w:lineRule="auto"/>
            <w:ind w:left="2352" w:hanging="850"/>
            <w:jc w:val="both"/>
          </w:pPr>
        </w:pPrChange>
      </w:pPr>
      <w:del w:id="115" w:author="גרמן קגנובסקי" w:date="2020-04-22T15:19:00Z">
        <w:r w:rsidRPr="00B27B4C" w:rsidDel="003E2132">
          <w:rPr>
            <w:rFonts w:ascii="Times New Roman" w:eastAsia="Times New Roman" w:hAnsi="Times New Roman" w:cs="David" w:hint="cs"/>
            <w:sz w:val="24"/>
            <w:szCs w:val="24"/>
            <w:rtl/>
            <w:lang w:eastAsia="he-IL"/>
          </w:rPr>
          <w:delText>יג.</w:delText>
        </w:r>
        <w:r w:rsidRPr="00B27B4C" w:rsidDel="003E2132">
          <w:rPr>
            <w:rFonts w:ascii="Times New Roman" w:eastAsia="Times New Roman" w:hAnsi="Times New Roman" w:cs="David" w:hint="cs"/>
            <w:sz w:val="24"/>
            <w:szCs w:val="24"/>
            <w:rtl/>
            <w:lang w:eastAsia="he-IL"/>
          </w:rPr>
          <w:tab/>
          <w:delText>עבוד תכניות מפורטות הכוללות תשריטים, הוראות (תקנונים), תכניות בינוי, חתכים מנחים והסדרי החניה במגרשים מתואמות עם היועצים והמזמין. הכנת כל המסמכים והנספחים הדרושים עפ"י דרישת הרשויות בתחום מומחיותו של המתכנן.</w:delText>
        </w:r>
      </w:del>
    </w:p>
    <w:p w14:paraId="2A7B24C6" w14:textId="77777777" w:rsidR="00B27B4C" w:rsidRPr="00B27B4C" w:rsidDel="003E2132" w:rsidRDefault="00B27B4C">
      <w:pPr>
        <w:widowControl w:val="0"/>
        <w:tabs>
          <w:tab w:val="left" w:pos="720"/>
          <w:tab w:val="center" w:pos="4153"/>
          <w:tab w:val="right" w:pos="8306"/>
        </w:tabs>
        <w:spacing w:before="0" w:beforeAutospacing="0" w:after="0" w:afterAutospacing="0" w:line="240" w:lineRule="auto"/>
        <w:ind w:left="2352" w:hanging="850"/>
        <w:jc w:val="both"/>
        <w:rPr>
          <w:del w:id="116" w:author="גרמן קגנובסקי" w:date="2020-04-22T15:19:00Z"/>
          <w:rFonts w:ascii="Times New Roman" w:eastAsia="Times New Roman" w:hAnsi="Times New Roman" w:cs="David"/>
          <w:sz w:val="24"/>
          <w:szCs w:val="24"/>
          <w:rtl/>
          <w:lang w:eastAsia="he-IL"/>
        </w:rPr>
        <w:pPrChange w:id="117" w:author="גרמן קגנובסקי" w:date="2020-04-22T15:19:00Z">
          <w:pPr>
            <w:widowControl w:val="0"/>
            <w:tabs>
              <w:tab w:val="left" w:pos="720"/>
              <w:tab w:val="center" w:pos="4153"/>
              <w:tab w:val="right" w:pos="8306"/>
            </w:tabs>
            <w:spacing w:before="0" w:beforeAutospacing="0" w:after="0" w:afterAutospacing="0" w:line="240" w:lineRule="auto"/>
            <w:ind w:left="2352" w:hanging="850"/>
            <w:jc w:val="both"/>
          </w:pPr>
        </w:pPrChange>
      </w:pPr>
    </w:p>
    <w:p w14:paraId="513E7D4C" w14:textId="77777777" w:rsidR="00B27B4C" w:rsidRPr="00B27B4C" w:rsidDel="003E2132" w:rsidRDefault="00B27B4C">
      <w:pPr>
        <w:widowControl w:val="0"/>
        <w:tabs>
          <w:tab w:val="left" w:pos="720"/>
          <w:tab w:val="center" w:pos="4153"/>
          <w:tab w:val="right" w:pos="8306"/>
        </w:tabs>
        <w:spacing w:before="0" w:beforeAutospacing="0" w:after="0" w:afterAutospacing="0" w:line="240" w:lineRule="auto"/>
        <w:ind w:left="2352" w:hanging="850"/>
        <w:jc w:val="both"/>
        <w:rPr>
          <w:del w:id="118" w:author="גרמן קגנובסקי" w:date="2020-04-22T15:19:00Z"/>
          <w:rFonts w:ascii="Times New Roman" w:eastAsia="Times New Roman" w:hAnsi="Times New Roman" w:cs="David"/>
          <w:sz w:val="24"/>
          <w:szCs w:val="24"/>
          <w:rtl/>
          <w:lang w:eastAsia="he-IL"/>
        </w:rPr>
        <w:pPrChange w:id="119" w:author="גרמן קגנובסקי" w:date="2020-04-22T15:19:00Z">
          <w:pPr>
            <w:widowControl w:val="0"/>
            <w:tabs>
              <w:tab w:val="left" w:pos="720"/>
              <w:tab w:val="center" w:pos="4153"/>
              <w:tab w:val="right" w:pos="8306"/>
            </w:tabs>
            <w:spacing w:before="0" w:beforeAutospacing="0" w:after="0" w:afterAutospacing="0" w:line="240" w:lineRule="auto"/>
            <w:ind w:left="2352" w:hanging="850"/>
            <w:jc w:val="both"/>
          </w:pPr>
        </w:pPrChange>
      </w:pPr>
      <w:del w:id="120" w:author="גרמן קגנובסקי" w:date="2020-04-22T15:19:00Z">
        <w:r w:rsidRPr="00B27B4C" w:rsidDel="003E2132">
          <w:rPr>
            <w:rFonts w:ascii="Times New Roman" w:eastAsia="Times New Roman" w:hAnsi="Times New Roman" w:cs="David" w:hint="cs"/>
            <w:sz w:val="24"/>
            <w:szCs w:val="24"/>
            <w:rtl/>
            <w:lang w:eastAsia="he-IL"/>
          </w:rPr>
          <w:delText>יד.</w:delText>
        </w:r>
        <w:r w:rsidRPr="00B27B4C" w:rsidDel="003E2132">
          <w:rPr>
            <w:rFonts w:ascii="Times New Roman" w:eastAsia="Times New Roman" w:hAnsi="Times New Roman" w:cs="David" w:hint="cs"/>
            <w:sz w:val="24"/>
            <w:szCs w:val="24"/>
            <w:rtl/>
            <w:lang w:eastAsia="he-IL"/>
          </w:rPr>
          <w:tab/>
          <w:delText>הצגת אפשרויות מימוש הבינוי המוצע בשלבים.</w:delText>
        </w:r>
      </w:del>
    </w:p>
    <w:p w14:paraId="65599D61" w14:textId="77777777" w:rsidR="00B27B4C" w:rsidRPr="00B27B4C" w:rsidDel="003E2132" w:rsidRDefault="00B27B4C">
      <w:pPr>
        <w:widowControl w:val="0"/>
        <w:tabs>
          <w:tab w:val="left" w:pos="720"/>
          <w:tab w:val="center" w:pos="4153"/>
          <w:tab w:val="right" w:pos="8306"/>
        </w:tabs>
        <w:spacing w:before="0" w:beforeAutospacing="0" w:after="0" w:afterAutospacing="0" w:line="240" w:lineRule="auto"/>
        <w:ind w:left="2352" w:hanging="850"/>
        <w:jc w:val="both"/>
        <w:rPr>
          <w:del w:id="121" w:author="גרמן קגנובסקי" w:date="2020-04-22T15:19:00Z"/>
          <w:rFonts w:ascii="Times New Roman" w:eastAsia="Times New Roman" w:hAnsi="Times New Roman" w:cs="David"/>
          <w:sz w:val="24"/>
          <w:szCs w:val="24"/>
          <w:rtl/>
          <w:lang w:eastAsia="he-IL"/>
        </w:rPr>
        <w:pPrChange w:id="122" w:author="גרמן קגנובסקי" w:date="2020-04-22T15:19:00Z">
          <w:pPr>
            <w:widowControl w:val="0"/>
            <w:tabs>
              <w:tab w:val="left" w:pos="720"/>
              <w:tab w:val="center" w:pos="4153"/>
              <w:tab w:val="right" w:pos="8306"/>
            </w:tabs>
            <w:spacing w:before="0" w:beforeAutospacing="0" w:after="0" w:afterAutospacing="0" w:line="240" w:lineRule="auto"/>
            <w:ind w:left="2352" w:hanging="850"/>
            <w:jc w:val="both"/>
          </w:pPr>
        </w:pPrChange>
      </w:pPr>
    </w:p>
    <w:p w14:paraId="39F78B19" w14:textId="77777777" w:rsidR="00B27B4C" w:rsidRPr="00B27B4C" w:rsidDel="003E2132" w:rsidRDefault="00B27B4C">
      <w:pPr>
        <w:widowControl w:val="0"/>
        <w:tabs>
          <w:tab w:val="left" w:pos="720"/>
          <w:tab w:val="center" w:pos="4153"/>
          <w:tab w:val="right" w:pos="8306"/>
        </w:tabs>
        <w:spacing w:before="0" w:beforeAutospacing="0" w:after="0" w:afterAutospacing="0" w:line="240" w:lineRule="auto"/>
        <w:ind w:left="2352" w:hanging="850"/>
        <w:jc w:val="both"/>
        <w:rPr>
          <w:del w:id="123" w:author="גרמן קגנובסקי" w:date="2020-04-22T15:19:00Z"/>
          <w:rFonts w:ascii="Times New Roman" w:eastAsia="Times New Roman" w:hAnsi="Times New Roman" w:cs="David"/>
          <w:sz w:val="24"/>
          <w:szCs w:val="24"/>
          <w:rtl/>
          <w:lang w:eastAsia="he-IL"/>
        </w:rPr>
        <w:pPrChange w:id="124" w:author="גרמן קגנובסקי" w:date="2020-04-22T15:19:00Z">
          <w:pPr>
            <w:widowControl w:val="0"/>
            <w:tabs>
              <w:tab w:val="left" w:pos="720"/>
              <w:tab w:val="center" w:pos="4153"/>
              <w:tab w:val="right" w:pos="8306"/>
            </w:tabs>
            <w:spacing w:before="0" w:beforeAutospacing="0" w:after="0" w:afterAutospacing="0" w:line="240" w:lineRule="auto"/>
            <w:ind w:left="2352" w:hanging="850"/>
            <w:jc w:val="both"/>
          </w:pPr>
        </w:pPrChange>
      </w:pPr>
      <w:del w:id="125" w:author="גרמן קגנובסקי" w:date="2020-04-22T15:19:00Z">
        <w:r w:rsidRPr="00B27B4C" w:rsidDel="003E2132">
          <w:rPr>
            <w:rFonts w:ascii="Times New Roman" w:eastAsia="Times New Roman" w:hAnsi="Times New Roman" w:cs="David" w:hint="cs"/>
            <w:sz w:val="24"/>
            <w:szCs w:val="24"/>
            <w:rtl/>
            <w:lang w:eastAsia="he-IL"/>
          </w:rPr>
          <w:delText>טו.</w:delText>
        </w:r>
        <w:r w:rsidRPr="00B27B4C" w:rsidDel="003E2132">
          <w:rPr>
            <w:rFonts w:ascii="Times New Roman" w:eastAsia="Times New Roman" w:hAnsi="Times New Roman" w:cs="David" w:hint="cs"/>
            <w:sz w:val="24"/>
            <w:szCs w:val="24"/>
            <w:rtl/>
            <w:lang w:eastAsia="he-IL"/>
          </w:rPr>
          <w:tab/>
          <w:delText>חתימה על מסמכי תכניות בנין העיר כעורך התכנית, טיפול באישור התכניות ברשויות ותיאום אישור תכניות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delText>
        </w:r>
      </w:del>
    </w:p>
    <w:p w14:paraId="68A01765" w14:textId="77777777" w:rsidR="00B27B4C" w:rsidRPr="00B27B4C" w:rsidDel="003E2132" w:rsidRDefault="00B27B4C">
      <w:pPr>
        <w:widowControl w:val="0"/>
        <w:tabs>
          <w:tab w:val="left" w:pos="720"/>
          <w:tab w:val="center" w:pos="4153"/>
          <w:tab w:val="right" w:pos="8306"/>
        </w:tabs>
        <w:spacing w:before="0" w:beforeAutospacing="0" w:after="0" w:afterAutospacing="0" w:line="240" w:lineRule="auto"/>
        <w:ind w:left="2352" w:hanging="850"/>
        <w:jc w:val="both"/>
        <w:rPr>
          <w:del w:id="126" w:author="גרמן קגנובסקי" w:date="2020-04-22T15:19:00Z"/>
          <w:rFonts w:ascii="Times New Roman" w:eastAsia="Times New Roman" w:hAnsi="Times New Roman" w:cs="David"/>
          <w:sz w:val="24"/>
          <w:szCs w:val="24"/>
          <w:rtl/>
          <w:lang w:eastAsia="he-IL"/>
        </w:rPr>
        <w:pPrChange w:id="127" w:author="גרמן קגנובסקי" w:date="2020-04-22T15:19:00Z">
          <w:pPr>
            <w:widowControl w:val="0"/>
            <w:tabs>
              <w:tab w:val="left" w:pos="720"/>
              <w:tab w:val="center" w:pos="4153"/>
              <w:tab w:val="right" w:pos="8306"/>
            </w:tabs>
            <w:spacing w:before="0" w:beforeAutospacing="0" w:after="0" w:afterAutospacing="0" w:line="240" w:lineRule="auto"/>
            <w:ind w:left="2352" w:hanging="850"/>
            <w:jc w:val="both"/>
          </w:pPr>
        </w:pPrChange>
      </w:pPr>
    </w:p>
    <w:p w14:paraId="60AE6B4F" w14:textId="77777777" w:rsidR="00B27B4C" w:rsidRPr="00B27B4C" w:rsidDel="003E2132" w:rsidRDefault="00B27B4C">
      <w:pPr>
        <w:widowControl w:val="0"/>
        <w:tabs>
          <w:tab w:val="left" w:pos="720"/>
          <w:tab w:val="center" w:pos="4153"/>
          <w:tab w:val="right" w:pos="8306"/>
        </w:tabs>
        <w:spacing w:before="0" w:beforeAutospacing="0" w:after="0" w:afterAutospacing="0" w:line="240" w:lineRule="auto"/>
        <w:ind w:left="2352" w:hanging="850"/>
        <w:jc w:val="both"/>
        <w:rPr>
          <w:del w:id="128" w:author="גרמן קגנובסקי" w:date="2020-04-22T15:19:00Z"/>
          <w:rFonts w:ascii="Times New Roman" w:eastAsia="Times New Roman" w:hAnsi="Times New Roman" w:cs="David"/>
          <w:sz w:val="24"/>
          <w:szCs w:val="24"/>
          <w:rtl/>
          <w:lang w:eastAsia="he-IL"/>
        </w:rPr>
        <w:pPrChange w:id="129" w:author="גרמן קגנובסקי" w:date="2020-04-22T15:19:00Z">
          <w:pPr>
            <w:widowControl w:val="0"/>
            <w:tabs>
              <w:tab w:val="left" w:pos="720"/>
              <w:tab w:val="center" w:pos="4153"/>
              <w:tab w:val="right" w:pos="8306"/>
            </w:tabs>
            <w:spacing w:before="0" w:beforeAutospacing="0" w:after="0" w:afterAutospacing="0" w:line="240" w:lineRule="auto"/>
            <w:ind w:left="2352" w:hanging="850"/>
            <w:jc w:val="both"/>
          </w:pPr>
        </w:pPrChange>
      </w:pPr>
      <w:del w:id="130" w:author="גרמן קגנובסקי" w:date="2020-04-22T15:19:00Z">
        <w:r w:rsidRPr="00B27B4C" w:rsidDel="003E2132">
          <w:rPr>
            <w:rFonts w:ascii="Times New Roman" w:eastAsia="Times New Roman" w:hAnsi="Times New Roman" w:cs="David" w:hint="cs"/>
            <w:sz w:val="24"/>
            <w:szCs w:val="24"/>
            <w:rtl/>
            <w:lang w:eastAsia="he-IL"/>
          </w:rPr>
          <w:delText>טז.</w:delText>
        </w:r>
        <w:r w:rsidRPr="00B27B4C" w:rsidDel="003E2132">
          <w:rPr>
            <w:rFonts w:ascii="Times New Roman" w:eastAsia="Times New Roman" w:hAnsi="Times New Roman" w:cs="David" w:hint="cs"/>
            <w:sz w:val="24"/>
            <w:szCs w:val="24"/>
            <w:rtl/>
            <w:lang w:eastAsia="he-IL"/>
          </w:rPr>
          <w:tab/>
          <w:delTex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delText>
        </w:r>
      </w:del>
    </w:p>
    <w:p w14:paraId="1E57ABF0" w14:textId="77777777" w:rsidR="00B27B4C" w:rsidRPr="00B27B4C" w:rsidDel="003E2132" w:rsidRDefault="00B27B4C">
      <w:pPr>
        <w:widowControl w:val="0"/>
        <w:tabs>
          <w:tab w:val="left" w:pos="720"/>
          <w:tab w:val="center" w:pos="4153"/>
          <w:tab w:val="right" w:pos="8306"/>
        </w:tabs>
        <w:spacing w:before="0" w:beforeAutospacing="0" w:after="0" w:afterAutospacing="0" w:line="240" w:lineRule="auto"/>
        <w:ind w:left="2352" w:hanging="850"/>
        <w:jc w:val="both"/>
        <w:rPr>
          <w:del w:id="131" w:author="גרמן קגנובסקי" w:date="2020-04-22T15:19:00Z"/>
          <w:rFonts w:ascii="Times New Roman" w:eastAsia="Times New Roman" w:hAnsi="Times New Roman" w:cs="David"/>
          <w:sz w:val="24"/>
          <w:szCs w:val="24"/>
          <w:rtl/>
          <w:lang w:eastAsia="he-IL"/>
        </w:rPr>
        <w:pPrChange w:id="132" w:author="גרמן קגנובסקי" w:date="2020-04-22T15:19:00Z">
          <w:pPr>
            <w:widowControl w:val="0"/>
            <w:tabs>
              <w:tab w:val="left" w:pos="720"/>
              <w:tab w:val="center" w:pos="4153"/>
              <w:tab w:val="right" w:pos="8306"/>
            </w:tabs>
            <w:spacing w:before="0" w:beforeAutospacing="0" w:after="0" w:afterAutospacing="0" w:line="240" w:lineRule="auto"/>
            <w:ind w:left="2352" w:hanging="850"/>
            <w:jc w:val="both"/>
          </w:pPr>
        </w:pPrChange>
      </w:pPr>
    </w:p>
    <w:p w14:paraId="246BE1CB" w14:textId="77777777" w:rsidR="00B27B4C" w:rsidRPr="00B27B4C" w:rsidDel="003E2132" w:rsidRDefault="00B27B4C">
      <w:pPr>
        <w:widowControl w:val="0"/>
        <w:tabs>
          <w:tab w:val="left" w:pos="720"/>
          <w:tab w:val="center" w:pos="4153"/>
          <w:tab w:val="right" w:pos="8306"/>
        </w:tabs>
        <w:spacing w:before="0" w:beforeAutospacing="0" w:after="0" w:afterAutospacing="0" w:line="240" w:lineRule="auto"/>
        <w:ind w:left="2352" w:hanging="850"/>
        <w:jc w:val="both"/>
        <w:rPr>
          <w:del w:id="133" w:author="גרמן קגנובסקי" w:date="2020-04-22T15:19:00Z"/>
          <w:rFonts w:ascii="Times New Roman" w:eastAsia="Times New Roman" w:hAnsi="Times New Roman" w:cs="David"/>
          <w:sz w:val="24"/>
          <w:szCs w:val="24"/>
          <w:rtl/>
          <w:lang w:eastAsia="he-IL"/>
        </w:rPr>
        <w:pPrChange w:id="134" w:author="גרמן קגנובסקי" w:date="2020-04-22T15:19:00Z">
          <w:pPr>
            <w:widowControl w:val="0"/>
            <w:tabs>
              <w:tab w:val="left" w:pos="720"/>
              <w:tab w:val="center" w:pos="4153"/>
              <w:tab w:val="right" w:pos="8306"/>
            </w:tabs>
            <w:spacing w:before="0" w:beforeAutospacing="0" w:after="0" w:afterAutospacing="0" w:line="240" w:lineRule="auto"/>
            <w:ind w:left="2352" w:hanging="850"/>
            <w:jc w:val="both"/>
          </w:pPr>
        </w:pPrChange>
      </w:pPr>
      <w:del w:id="135" w:author="גרמן קגנובסקי" w:date="2020-04-22T15:19:00Z">
        <w:r w:rsidRPr="00B27B4C" w:rsidDel="003E2132">
          <w:rPr>
            <w:rFonts w:ascii="Times New Roman" w:eastAsia="Times New Roman" w:hAnsi="Times New Roman" w:cs="David" w:hint="cs"/>
            <w:sz w:val="24"/>
            <w:szCs w:val="24"/>
            <w:rtl/>
            <w:lang w:eastAsia="he-IL"/>
          </w:rPr>
          <w:delText>יז.</w:delText>
        </w:r>
        <w:r w:rsidRPr="00B27B4C" w:rsidDel="003E2132">
          <w:rPr>
            <w:rFonts w:ascii="Times New Roman" w:eastAsia="Times New Roman" w:hAnsi="Times New Roman" w:cs="David" w:hint="cs"/>
            <w:sz w:val="24"/>
            <w:szCs w:val="24"/>
            <w:rtl/>
            <w:lang w:eastAsia="he-IL"/>
          </w:rPr>
          <w:tab/>
          <w:delTex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delText>
        </w:r>
      </w:del>
    </w:p>
    <w:p w14:paraId="59C1E6C9" w14:textId="77777777" w:rsidR="00B27B4C" w:rsidRPr="00B27B4C" w:rsidDel="003E2132" w:rsidRDefault="00B27B4C">
      <w:pPr>
        <w:widowControl w:val="0"/>
        <w:tabs>
          <w:tab w:val="left" w:pos="720"/>
          <w:tab w:val="center" w:pos="4153"/>
          <w:tab w:val="right" w:pos="8306"/>
        </w:tabs>
        <w:spacing w:before="0" w:beforeAutospacing="0" w:after="0" w:afterAutospacing="0" w:line="240" w:lineRule="auto"/>
        <w:ind w:left="2352" w:hanging="850"/>
        <w:jc w:val="both"/>
        <w:rPr>
          <w:del w:id="136" w:author="גרמן קגנובסקי" w:date="2020-04-22T15:19:00Z"/>
          <w:rFonts w:ascii="Times New Roman" w:eastAsia="Times New Roman" w:hAnsi="Times New Roman" w:cs="David"/>
          <w:sz w:val="24"/>
          <w:szCs w:val="24"/>
          <w:rtl/>
          <w:lang w:eastAsia="he-IL"/>
        </w:rPr>
        <w:pPrChange w:id="137" w:author="גרמן קגנובסקי" w:date="2020-04-22T15:19:00Z">
          <w:pPr>
            <w:widowControl w:val="0"/>
            <w:tabs>
              <w:tab w:val="left" w:pos="720"/>
              <w:tab w:val="center" w:pos="4153"/>
              <w:tab w:val="right" w:pos="8306"/>
            </w:tabs>
            <w:spacing w:before="0" w:beforeAutospacing="0" w:after="0" w:afterAutospacing="0" w:line="240" w:lineRule="auto"/>
            <w:ind w:left="2352" w:hanging="850"/>
            <w:jc w:val="both"/>
          </w:pPr>
        </w:pPrChange>
      </w:pPr>
    </w:p>
    <w:p w14:paraId="7EBF9624" w14:textId="77777777" w:rsidR="00B27B4C" w:rsidRPr="00B27B4C" w:rsidDel="003E2132" w:rsidRDefault="00B27B4C">
      <w:pPr>
        <w:widowControl w:val="0"/>
        <w:tabs>
          <w:tab w:val="left" w:pos="720"/>
          <w:tab w:val="center" w:pos="4153"/>
          <w:tab w:val="right" w:pos="8306"/>
        </w:tabs>
        <w:spacing w:before="0" w:beforeAutospacing="0" w:after="0" w:afterAutospacing="0" w:line="240" w:lineRule="auto"/>
        <w:ind w:left="2352" w:hanging="850"/>
        <w:jc w:val="both"/>
        <w:rPr>
          <w:del w:id="138" w:author="גרמן קגנובסקי" w:date="2020-04-22T15:19:00Z"/>
          <w:rFonts w:ascii="Times New Roman" w:eastAsia="Times New Roman" w:hAnsi="Times New Roman" w:cs="David"/>
          <w:sz w:val="24"/>
          <w:szCs w:val="24"/>
          <w:rtl/>
          <w:lang w:eastAsia="he-IL"/>
        </w:rPr>
        <w:pPrChange w:id="139" w:author="גרמן קגנובסקי" w:date="2020-04-22T15:19:00Z">
          <w:pPr>
            <w:widowControl w:val="0"/>
            <w:tabs>
              <w:tab w:val="left" w:pos="720"/>
              <w:tab w:val="center" w:pos="4153"/>
              <w:tab w:val="right" w:pos="8306"/>
            </w:tabs>
            <w:spacing w:before="0" w:beforeAutospacing="0" w:after="0" w:afterAutospacing="0" w:line="240" w:lineRule="auto"/>
            <w:ind w:left="2352" w:hanging="850"/>
            <w:jc w:val="both"/>
          </w:pPr>
        </w:pPrChange>
      </w:pPr>
      <w:del w:id="140" w:author="גרמן קגנובסקי" w:date="2020-04-22T15:19:00Z">
        <w:r w:rsidRPr="00B27B4C" w:rsidDel="003E2132">
          <w:rPr>
            <w:rFonts w:ascii="Times New Roman" w:eastAsia="Times New Roman" w:hAnsi="Times New Roman" w:cs="David" w:hint="cs"/>
            <w:sz w:val="24"/>
            <w:szCs w:val="24"/>
            <w:rtl/>
            <w:lang w:eastAsia="he-IL"/>
          </w:rPr>
          <w:delText>יח.</w:delText>
        </w:r>
        <w:r w:rsidRPr="00B27B4C" w:rsidDel="003E2132">
          <w:rPr>
            <w:rFonts w:ascii="Times New Roman" w:eastAsia="Times New Roman" w:hAnsi="Times New Roman" w:cs="David" w:hint="cs"/>
            <w:sz w:val="24"/>
            <w:szCs w:val="24"/>
            <w:rtl/>
            <w:lang w:eastAsia="he-IL"/>
          </w:rPr>
          <w:tab/>
          <w:delText>מתן הסברים והנחיות, לאור התכניות, למתכננים וליועצים האחרים.</w:delText>
        </w:r>
      </w:del>
    </w:p>
    <w:p w14:paraId="16EFDD37" w14:textId="77777777" w:rsidR="00B27B4C" w:rsidRPr="00B27B4C" w:rsidDel="003E2132" w:rsidRDefault="00B27B4C">
      <w:pPr>
        <w:widowControl w:val="0"/>
        <w:tabs>
          <w:tab w:val="left" w:pos="720"/>
          <w:tab w:val="center" w:pos="4153"/>
          <w:tab w:val="right" w:pos="8306"/>
        </w:tabs>
        <w:spacing w:before="0" w:beforeAutospacing="0" w:after="0" w:afterAutospacing="0" w:line="240" w:lineRule="auto"/>
        <w:ind w:left="2352" w:hanging="850"/>
        <w:jc w:val="both"/>
        <w:rPr>
          <w:del w:id="141" w:author="גרמן קגנובסקי" w:date="2020-04-22T15:19:00Z"/>
          <w:rFonts w:ascii="Times New Roman" w:eastAsia="Times New Roman" w:hAnsi="Times New Roman" w:cs="David"/>
          <w:sz w:val="24"/>
          <w:szCs w:val="24"/>
          <w:rtl/>
          <w:lang w:eastAsia="he-IL"/>
        </w:rPr>
        <w:pPrChange w:id="142" w:author="גרמן קגנובסקי" w:date="2020-04-22T15:19:00Z">
          <w:pPr>
            <w:widowControl w:val="0"/>
            <w:tabs>
              <w:tab w:val="left" w:pos="720"/>
              <w:tab w:val="center" w:pos="4153"/>
              <w:tab w:val="right" w:pos="8306"/>
            </w:tabs>
            <w:spacing w:before="0" w:beforeAutospacing="0" w:after="0" w:afterAutospacing="0" w:line="240" w:lineRule="auto"/>
            <w:ind w:left="2352" w:hanging="850"/>
            <w:jc w:val="both"/>
          </w:pPr>
        </w:pPrChange>
      </w:pPr>
    </w:p>
    <w:p w14:paraId="0B063D75" w14:textId="77777777" w:rsidR="00B27B4C" w:rsidRPr="00B27B4C" w:rsidDel="003E2132" w:rsidRDefault="00B27B4C">
      <w:pPr>
        <w:widowControl w:val="0"/>
        <w:tabs>
          <w:tab w:val="left" w:pos="720"/>
          <w:tab w:val="center" w:pos="4153"/>
          <w:tab w:val="right" w:pos="8306"/>
        </w:tabs>
        <w:spacing w:before="0" w:beforeAutospacing="0" w:after="0" w:afterAutospacing="0" w:line="240" w:lineRule="auto"/>
        <w:ind w:left="2352" w:hanging="850"/>
        <w:jc w:val="both"/>
        <w:rPr>
          <w:del w:id="143" w:author="גרמן קגנובסקי" w:date="2020-04-22T15:19:00Z"/>
          <w:rFonts w:ascii="Times New Roman" w:eastAsia="Times New Roman" w:hAnsi="Times New Roman" w:cs="David"/>
          <w:sz w:val="24"/>
          <w:szCs w:val="24"/>
          <w:rtl/>
          <w:lang w:eastAsia="he-IL"/>
        </w:rPr>
        <w:pPrChange w:id="144" w:author="גרמן קגנובסקי" w:date="2020-04-22T15:19:00Z">
          <w:pPr>
            <w:widowControl w:val="0"/>
            <w:tabs>
              <w:tab w:val="left" w:pos="720"/>
              <w:tab w:val="center" w:pos="4153"/>
              <w:tab w:val="right" w:pos="8306"/>
            </w:tabs>
            <w:spacing w:before="0" w:beforeAutospacing="0" w:after="0" w:afterAutospacing="0" w:line="240" w:lineRule="auto"/>
            <w:ind w:left="2352" w:hanging="850"/>
            <w:jc w:val="both"/>
          </w:pPr>
        </w:pPrChange>
      </w:pPr>
      <w:del w:id="145" w:author="גרמן קגנובסקי" w:date="2020-04-22T15:19:00Z">
        <w:r w:rsidRPr="00B27B4C" w:rsidDel="003E2132">
          <w:rPr>
            <w:rFonts w:ascii="Times New Roman" w:eastAsia="Times New Roman" w:hAnsi="Times New Roman" w:cs="David" w:hint="cs"/>
            <w:sz w:val="24"/>
            <w:szCs w:val="24"/>
            <w:rtl/>
            <w:lang w:eastAsia="he-IL"/>
          </w:rPr>
          <w:delText>יט.</w:delText>
        </w:r>
        <w:r w:rsidRPr="00B27B4C" w:rsidDel="003E2132">
          <w:rPr>
            <w:rFonts w:ascii="Times New Roman" w:eastAsia="Times New Roman" w:hAnsi="Times New Roman" w:cs="David" w:hint="cs"/>
            <w:sz w:val="24"/>
            <w:szCs w:val="24"/>
            <w:rtl/>
            <w:lang w:eastAsia="he-IL"/>
          </w:rPr>
          <w:tab/>
          <w:delText>הכנת כל המסמכים הנדרשים למתן תוקף לתכנית, מעקב וטיפול בהליך מתן התוקף לתכנית עד לפרסום ברשומות ובעיתונות.</w:delText>
        </w:r>
      </w:del>
    </w:p>
    <w:p w14:paraId="09706702" w14:textId="77777777" w:rsidR="00B27B4C" w:rsidRPr="00B27B4C" w:rsidDel="003E2132" w:rsidRDefault="00B27B4C">
      <w:pPr>
        <w:widowControl w:val="0"/>
        <w:tabs>
          <w:tab w:val="left" w:pos="720"/>
          <w:tab w:val="center" w:pos="4153"/>
          <w:tab w:val="right" w:pos="8306"/>
        </w:tabs>
        <w:spacing w:before="0" w:beforeAutospacing="0" w:after="0" w:afterAutospacing="0" w:line="240" w:lineRule="auto"/>
        <w:ind w:left="2352" w:hanging="850"/>
        <w:jc w:val="both"/>
        <w:rPr>
          <w:del w:id="146" w:author="גרמן קגנובסקי" w:date="2020-04-22T15:19:00Z"/>
          <w:rFonts w:ascii="Times New Roman" w:eastAsia="Times New Roman" w:hAnsi="Times New Roman" w:cs="David"/>
          <w:sz w:val="24"/>
          <w:szCs w:val="24"/>
          <w:rtl/>
          <w:lang w:eastAsia="he-IL"/>
        </w:rPr>
        <w:pPrChange w:id="147" w:author="גרמן קגנובסקי" w:date="2020-04-22T15:19:00Z">
          <w:pPr>
            <w:widowControl w:val="0"/>
            <w:tabs>
              <w:tab w:val="left" w:pos="720"/>
              <w:tab w:val="center" w:pos="4153"/>
              <w:tab w:val="right" w:pos="8306"/>
            </w:tabs>
            <w:spacing w:before="0" w:beforeAutospacing="0" w:after="0" w:afterAutospacing="0" w:line="240" w:lineRule="auto"/>
            <w:ind w:left="2352" w:hanging="850"/>
            <w:jc w:val="both"/>
          </w:pPr>
        </w:pPrChange>
      </w:pPr>
    </w:p>
    <w:p w14:paraId="382C5F5D" w14:textId="77777777" w:rsidR="00B27B4C" w:rsidRPr="00B27B4C" w:rsidRDefault="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Change w:id="148" w:author="גרמן קגנובסקי" w:date="2020-04-22T15:19:00Z">
          <w:pPr>
            <w:widowControl w:val="0"/>
            <w:tabs>
              <w:tab w:val="left" w:pos="720"/>
              <w:tab w:val="center" w:pos="4153"/>
              <w:tab w:val="right" w:pos="8306"/>
            </w:tabs>
            <w:spacing w:before="0" w:beforeAutospacing="0" w:after="0" w:afterAutospacing="0" w:line="240" w:lineRule="auto"/>
            <w:ind w:left="2352" w:hanging="850"/>
            <w:jc w:val="both"/>
          </w:pPr>
        </w:pPrChange>
      </w:pPr>
      <w:del w:id="149" w:author="גרמן קגנובסקי" w:date="2020-04-22T15:19:00Z">
        <w:r w:rsidRPr="00B27B4C" w:rsidDel="003E2132">
          <w:rPr>
            <w:rFonts w:ascii="Times New Roman" w:eastAsia="Times New Roman" w:hAnsi="Times New Roman" w:cs="David" w:hint="cs"/>
            <w:sz w:val="24"/>
            <w:szCs w:val="24"/>
            <w:rtl/>
            <w:lang w:eastAsia="he-IL"/>
          </w:rPr>
          <w:delText>כ.</w:delText>
        </w:r>
        <w:r w:rsidRPr="00B27B4C" w:rsidDel="003E2132">
          <w:rPr>
            <w:rFonts w:ascii="Times New Roman" w:eastAsia="Times New Roman" w:hAnsi="Times New Roman" w:cs="David" w:hint="cs"/>
            <w:sz w:val="24"/>
            <w:szCs w:val="24"/>
            <w:rtl/>
            <w:lang w:eastAsia="he-IL"/>
          </w:rPr>
          <w:tab/>
          <w:delTex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delText>
        </w:r>
      </w:del>
    </w:p>
    <w:p w14:paraId="1953500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2C30C1F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658E739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F4D3D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5F7018E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A7927E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4FD4A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42C3C1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 xml:space="preserve">ניהול תהליך הרישוי מול כל הרשויות (לרבות, אך לא רק, הרשות המקומית, כיבוי אש, חברת חשמל, ובזק, הג"א, איכות/הגנת הסביבה, תאגיד המים, רשות שדות התעופה, </w:t>
      </w:r>
      <w:r w:rsidRPr="00B27B4C">
        <w:rPr>
          <w:rFonts w:ascii="Times New Roman" w:eastAsia="Times New Roman" w:hAnsi="Times New Roman" w:cs="David" w:hint="cs"/>
          <w:color w:val="000000"/>
          <w:sz w:val="24"/>
          <w:szCs w:val="24"/>
          <w:rtl/>
          <w:lang w:eastAsia="he-IL"/>
        </w:rPr>
        <w:lastRenderedPageBreak/>
        <w:t xml:space="preserve">רשות העתיקות, אישור משרד העבודה (אישור גז)  </w:t>
      </w:r>
      <w:proofErr w:type="spellStart"/>
      <w:r w:rsidRPr="00B27B4C">
        <w:rPr>
          <w:rFonts w:ascii="Times New Roman" w:eastAsia="Times New Roman" w:hAnsi="Times New Roman" w:cs="David" w:hint="cs"/>
          <w:color w:val="000000"/>
          <w:sz w:val="24"/>
          <w:szCs w:val="24"/>
          <w:rtl/>
          <w:lang w:eastAsia="he-IL"/>
        </w:rPr>
        <w:t>וכיוצ"ב</w:t>
      </w:r>
      <w:proofErr w:type="spellEnd"/>
      <w:r w:rsidRPr="00B27B4C">
        <w:rPr>
          <w:rFonts w:ascii="Times New Roman" w:eastAsia="Times New Roman" w:hAnsi="Times New Roman" w:cs="David" w:hint="cs"/>
          <w:color w:val="000000"/>
          <w:sz w:val="24"/>
          <w:szCs w:val="24"/>
          <w:rtl/>
          <w:lang w:eastAsia="he-IL"/>
        </w:rPr>
        <w:t>), וקבלה בפועל של כל האישורים הנדרשים</w:t>
      </w:r>
      <w:ins w:id="150" w:author="גרמן קגנובסקי" w:date="2020-04-22T15:19:00Z">
        <w:r w:rsidR="003E2132">
          <w:rPr>
            <w:rFonts w:ascii="Times New Roman" w:eastAsia="Times New Roman" w:hAnsi="Times New Roman" w:cs="David" w:hint="cs"/>
            <w:color w:val="000000"/>
            <w:sz w:val="24"/>
            <w:szCs w:val="24"/>
            <w:rtl/>
            <w:lang w:eastAsia="he-IL"/>
          </w:rPr>
          <w:t xml:space="preserve"> כאשר כל יועץ יהיה אחראי לקבלת האישור הרלוונטי בתחום </w:t>
        </w:r>
      </w:ins>
      <w:ins w:id="151" w:author="גרמן קגנובסקי" w:date="2020-04-22T15:20:00Z">
        <w:r w:rsidR="003E2132">
          <w:rPr>
            <w:rFonts w:ascii="Times New Roman" w:eastAsia="Times New Roman" w:hAnsi="Times New Roman" w:cs="David" w:hint="cs"/>
            <w:color w:val="000000"/>
            <w:sz w:val="24"/>
            <w:szCs w:val="24"/>
            <w:rtl/>
            <w:lang w:eastAsia="he-IL"/>
          </w:rPr>
          <w:t>אחריותו</w:t>
        </w:r>
      </w:ins>
      <w:r w:rsidRPr="00B27B4C">
        <w:rPr>
          <w:rFonts w:ascii="Times New Roman" w:eastAsia="Times New Roman" w:hAnsi="Times New Roman" w:cs="David" w:hint="cs"/>
          <w:color w:val="000000"/>
          <w:sz w:val="24"/>
          <w:szCs w:val="24"/>
          <w:rtl/>
          <w:lang w:eastAsia="he-IL"/>
        </w:rPr>
        <w:t>.</w:t>
      </w:r>
    </w:p>
    <w:p w14:paraId="700959F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1CCB03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14903D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CA031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הכנת תכניות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289C918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987D01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w:t>
      </w:r>
      <w:proofErr w:type="spellStart"/>
      <w:r w:rsidRPr="00B27B4C">
        <w:rPr>
          <w:rFonts w:ascii="Times New Roman" w:eastAsia="Times New Roman" w:hAnsi="Times New Roman" w:cs="David" w:hint="cs"/>
          <w:sz w:val="24"/>
          <w:szCs w:val="24"/>
          <w:rtl/>
          <w:lang w:eastAsia="he-IL"/>
        </w:rPr>
        <w:t>פילרים</w:t>
      </w:r>
      <w:proofErr w:type="spellEnd"/>
      <w:r w:rsidRPr="00B27B4C">
        <w:rPr>
          <w:rFonts w:ascii="Times New Roman" w:eastAsia="Times New Roman" w:hAnsi="Times New Roman" w:cs="David" w:hint="cs"/>
          <w:sz w:val="24"/>
          <w:szCs w:val="24"/>
          <w:rtl/>
          <w:lang w:eastAsia="he-IL"/>
        </w:rPr>
        <w:t>, מונים, תחנות טרנספורמציה, חדרי בזק.</w:t>
      </w:r>
    </w:p>
    <w:p w14:paraId="0A47F43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570388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 xml:space="preserve">חישובי שטחים לרישוי ובדיקת התאמתם </w:t>
      </w:r>
      <w:proofErr w:type="spellStart"/>
      <w:r w:rsidRPr="00B27B4C">
        <w:rPr>
          <w:rFonts w:ascii="Times New Roman" w:eastAsia="Times New Roman" w:hAnsi="Times New Roman" w:cs="David" w:hint="cs"/>
          <w:sz w:val="24"/>
          <w:szCs w:val="24"/>
          <w:rtl/>
          <w:lang w:eastAsia="he-IL"/>
        </w:rPr>
        <w:t>לתב"ע</w:t>
      </w:r>
      <w:proofErr w:type="spellEnd"/>
      <w:r w:rsidRPr="00B27B4C">
        <w:rPr>
          <w:rFonts w:ascii="Times New Roman" w:eastAsia="Times New Roman" w:hAnsi="Times New Roman" w:cs="David" w:hint="cs"/>
          <w:sz w:val="24"/>
          <w:szCs w:val="24"/>
          <w:rtl/>
          <w:lang w:eastAsia="he-IL"/>
        </w:rPr>
        <w:t>.</w:t>
      </w:r>
    </w:p>
    <w:p w14:paraId="3D361B8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CB5E5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17EE137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6D34A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ins w:id="152" w:author="גרמן קגנובסקי" w:date="2020-04-22T15:21:00Z">
        <w:r w:rsidR="003E2132">
          <w:rPr>
            <w:rFonts w:ascii="Times New Roman" w:eastAsia="Times New Roman" w:hAnsi="Times New Roman" w:cs="David" w:hint="cs"/>
            <w:sz w:val="24"/>
            <w:szCs w:val="24"/>
            <w:rtl/>
            <w:lang w:eastAsia="he-IL"/>
          </w:rPr>
          <w:t xml:space="preserve"> ( יבוצע בשלב תכנון סופי )</w:t>
        </w:r>
      </w:ins>
      <w:r w:rsidRPr="00B27B4C">
        <w:rPr>
          <w:rFonts w:ascii="Times New Roman" w:eastAsia="Times New Roman" w:hAnsi="Times New Roman" w:cs="David" w:hint="cs"/>
          <w:sz w:val="24"/>
          <w:szCs w:val="24"/>
          <w:rtl/>
          <w:lang w:eastAsia="he-IL"/>
        </w:rPr>
        <w:t>.</w:t>
      </w:r>
    </w:p>
    <w:p w14:paraId="2F8A2A5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86F12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ins w:id="153" w:author="גרמן קגנובסקי" w:date="2020-04-22T15:21:00Z">
        <w:r w:rsidR="003E2132">
          <w:rPr>
            <w:rFonts w:ascii="Times New Roman" w:eastAsia="Times New Roman" w:hAnsi="Times New Roman" w:cs="David" w:hint="cs"/>
            <w:sz w:val="24"/>
            <w:szCs w:val="24"/>
            <w:rtl/>
            <w:lang w:eastAsia="he-IL"/>
          </w:rPr>
          <w:t xml:space="preserve"> ( יבוצע בשלב תכנון סופי )</w:t>
        </w:r>
      </w:ins>
      <w:r w:rsidRPr="00B27B4C">
        <w:rPr>
          <w:rFonts w:ascii="Times New Roman" w:eastAsia="Times New Roman" w:hAnsi="Times New Roman" w:cs="David" w:hint="cs"/>
          <w:sz w:val="24"/>
          <w:szCs w:val="24"/>
          <w:rtl/>
          <w:lang w:eastAsia="he-IL"/>
        </w:rPr>
        <w:t>.</w:t>
      </w:r>
    </w:p>
    <w:p w14:paraId="6DDDF25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6A765B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0EF5596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572672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40EC349C"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0AB1ED0"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7FC9D8B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8CE04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סופיות, המתארות את הפרויקט ואישורן על ידי היועצים והמזמין. תאום התכניות האמורות עם היועצים והמזמין.</w:t>
      </w:r>
    </w:p>
    <w:p w14:paraId="20856D0C"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9B52A12"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הכנת התכניות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תכניות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761BBDAB"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21482DC1"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690FF67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וטיפול באישורם, כולל קבלת היתרי בניה מתוקנים, לרבות הכנת תכניות שינויים להיתר, לטופס 4 ותעודת גמר.</w:t>
      </w:r>
    </w:p>
    <w:p w14:paraId="24700E2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9DBA17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תיאום, ביקורת ואישור התאמת תכניות היועצים לתכניות האדריכלות.</w:t>
      </w:r>
    </w:p>
    <w:p w14:paraId="79CF48D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02B74A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3E26AB7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C8DDA8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1905AAD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977B15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חשובי שטחים לצורך התחשבנות עם הקבלנים בהתאם להנחיות המזמין.</w:t>
      </w:r>
    </w:p>
    <w:p w14:paraId="4FDAB85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4DE8666"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 xml:space="preserve">הכנת תכניות לשיווק הפרויקט. תכניות מכירה/השכרה (תכניות המתארות כל דירה ודירה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שיקבע ע"י המנהל עם הצעה לסדור רהוט). תכניות המתארות אפשרויות שונות לשינויים בחלוקת מחיצות הפנים ובמיקום חללים בדירות (ללא שינוי בתכניות מעטפת הבניין) ותכניות מכר עפ"י הנחיות המזמין ובהתאם לנדרש עפ"י הדין (לא כולל גרפיקה, הדמיות ופרספקטיבות).</w:t>
      </w:r>
    </w:p>
    <w:p w14:paraId="37D6B1A6"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26A08CB"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78E0254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A02938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5FE22BD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02B968E6"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הכנת תכניות לאישור סופי של המזמין לפני התחלת שלב תכניות עבודה.</w:t>
      </w:r>
    </w:p>
    <w:p w14:paraId="1DF9E81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7499E77" w14:textId="77777777" w:rsidR="00B27B4C" w:rsidRPr="00B27B4C" w:rsidRDefault="00B27B4C" w:rsidP="00F43DD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r>
      <w:del w:id="154" w:author="גרמן קגנובסקי" w:date="2020-04-22T15:22:00Z">
        <w:r w:rsidRPr="00B27B4C" w:rsidDel="00F43DDB">
          <w:rPr>
            <w:rFonts w:ascii="Times New Roman" w:eastAsia="Times New Roman" w:hAnsi="Times New Roman" w:cs="David" w:hint="cs"/>
            <w:sz w:val="24"/>
            <w:szCs w:val="24"/>
            <w:rtl/>
            <w:lang w:eastAsia="he-IL"/>
          </w:rPr>
          <w:delText xml:space="preserve">עדכון </w:delText>
        </w:r>
      </w:del>
      <w:ins w:id="155" w:author="גרמן קגנובסקי" w:date="2020-04-22T15:22:00Z">
        <w:r w:rsidR="00F43DDB">
          <w:rPr>
            <w:rFonts w:ascii="Times New Roman" w:eastAsia="Times New Roman" w:hAnsi="Times New Roman" w:cs="David" w:hint="cs"/>
            <w:sz w:val="24"/>
            <w:szCs w:val="24"/>
            <w:rtl/>
            <w:lang w:eastAsia="he-IL"/>
          </w:rPr>
          <w:t>סיוע להכנת</w:t>
        </w:r>
        <w:r w:rsidR="00F43DDB" w:rsidRPr="00B27B4C">
          <w:rPr>
            <w:rFonts w:ascii="Times New Roman" w:eastAsia="Times New Roman" w:hAnsi="Times New Roman" w:cs="David" w:hint="cs"/>
            <w:sz w:val="24"/>
            <w:szCs w:val="24"/>
            <w:rtl/>
            <w:lang w:eastAsia="he-IL"/>
          </w:rPr>
          <w:t xml:space="preserve"> </w:t>
        </w:r>
      </w:ins>
      <w:r w:rsidRPr="00B27B4C">
        <w:rPr>
          <w:rFonts w:ascii="Times New Roman" w:eastAsia="Times New Roman" w:hAnsi="Times New Roman" w:cs="David" w:hint="cs"/>
          <w:sz w:val="24"/>
          <w:szCs w:val="24"/>
          <w:rtl/>
          <w:lang w:eastAsia="he-IL"/>
        </w:rPr>
        <w:t>האומדן המשוער של ערך העבודה האדריכלית.</w:t>
      </w:r>
    </w:p>
    <w:p w14:paraId="7E50F91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371F57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45E218D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DE0B932"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012D5DA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446E82C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 xml:space="preserve">יקט, כדרוש לביצוע העבודה, לרבות הכנת תכניות מנחות לעבודות היועצים, </w:t>
      </w:r>
      <w:proofErr w:type="spellStart"/>
      <w:r w:rsidRPr="00B27B4C">
        <w:rPr>
          <w:rFonts w:ascii="Times New Roman" w:eastAsia="Times New Roman" w:hAnsi="Times New Roman" w:cs="David" w:hint="cs"/>
          <w:sz w:val="24"/>
          <w:szCs w:val="24"/>
          <w:rtl/>
          <w:lang w:eastAsia="he-IL"/>
        </w:rPr>
        <w:t>הכל</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המאפשר ביצוע מושלם של העבודה. תיאום התכניות עם היועצים.</w:t>
      </w:r>
    </w:p>
    <w:p w14:paraId="5E9B94C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1A6CFF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השלמת תכניות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 xml:space="preserve">קט כולל פרטי בניין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מתאים ורשימות.</w:t>
      </w:r>
    </w:p>
    <w:p w14:paraId="4783EE8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B62575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ביקורת ואישור התאמת תכניות היועצים לתכניות האדריכלות וביניהן.</w:t>
      </w:r>
    </w:p>
    <w:p w14:paraId="76BD2AB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1DDD8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סיוע להכנת מפרטים וכתבי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5EC8F69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5EA8B13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8A31A7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וכתבי הכמויות של היועצים האחרים ושילובם במפרטים וכתבי הכמויות דלעיל.</w:t>
      </w:r>
    </w:p>
    <w:p w14:paraId="743C1E4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1616C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51817A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F4A6DF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עדכון תכניות המכירה ותכניות המכר.</w:t>
      </w:r>
    </w:p>
    <w:p w14:paraId="1569AA2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1B037D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3059E4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39291D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lastRenderedPageBreak/>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28F1F7F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5C2992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757AE9A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6370A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הכנסת שינויים בתכניות ככל שיתחייב להתאמת התכנון למסגרת התקציבית, אשר תקבע על ידי המזמין.</w:t>
      </w:r>
    </w:p>
    <w:p w14:paraId="0CE4C82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FDF36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הכנסת שינויים בתכניות לפי דרישת המזמין.</w:t>
      </w:r>
    </w:p>
    <w:p w14:paraId="7142ED4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F96DFF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יג</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4A19FE4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3D194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5CFF7BB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0398A1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4A73B58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407CA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טז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השלמת תכניות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49F8C40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785B39C" w14:textId="7777777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0F484AC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636A803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t>תכניות לצרכי רישום ורישום בתים משותפים:</w:t>
      </w:r>
    </w:p>
    <w:p w14:paraId="07C5FE2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1B4B44D" w14:textId="77777777" w:rsidR="00FE5392"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 xml:space="preserve">העברת תכניות ומסמכים לבעלי מקצוע אחרים מטעם המזמין לשם הכנת </w:t>
      </w:r>
    </w:p>
    <w:p w14:paraId="1C75D168"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רש</w:t>
      </w:r>
      <w:r w:rsidR="00B27B4C" w:rsidRPr="00B27B4C">
        <w:rPr>
          <w:rFonts w:ascii="Times New Roman" w:eastAsia="Times New Roman" w:hAnsi="Times New Roman" w:cs="David" w:hint="cs"/>
          <w:sz w:val="24"/>
          <w:szCs w:val="24"/>
          <w:rtl/>
          <w:lang w:eastAsia="he-IL"/>
        </w:rPr>
        <w:t>מים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r>
      <w:proofErr w:type="spellStart"/>
      <w:r w:rsidR="00B27B4C" w:rsidRPr="00B27B4C">
        <w:rPr>
          <w:rFonts w:ascii="Times New Roman" w:eastAsia="Times New Roman" w:hAnsi="Times New Roman" w:cs="David" w:hint="cs"/>
          <w:sz w:val="24"/>
          <w:szCs w:val="24"/>
          <w:rtl/>
          <w:lang w:eastAsia="he-IL"/>
        </w:rPr>
        <w:t>ותשריטים</w:t>
      </w:r>
      <w:proofErr w:type="spellEnd"/>
      <w:r w:rsidR="00B27B4C" w:rsidRPr="00B27B4C">
        <w:rPr>
          <w:rFonts w:ascii="Times New Roman" w:eastAsia="Times New Roman" w:hAnsi="Times New Roman" w:cs="David" w:hint="cs"/>
          <w:sz w:val="24"/>
          <w:szCs w:val="24"/>
          <w:rtl/>
          <w:lang w:eastAsia="he-IL"/>
        </w:rPr>
        <w:t xml:space="preserve"> לפרצלציה, תכניות לצרכי רישום ורישום בתים </w:t>
      </w:r>
    </w:p>
    <w:p w14:paraId="6EEF37AE"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משותפים.</w:t>
      </w:r>
      <w:r>
        <w:rPr>
          <w:rFonts w:ascii="Times New Roman" w:eastAsia="Times New Roman" w:hAnsi="Times New Roman" w:cs="David" w:hint="cs"/>
          <w:sz w:val="24"/>
          <w:szCs w:val="24"/>
          <w:rtl/>
          <w:lang w:eastAsia="he-IL"/>
        </w:rPr>
        <w:t xml:space="preserve"> </w:t>
      </w:r>
    </w:p>
    <w:p w14:paraId="6A37F130" w14:textId="77777777" w:rsidR="00B27B4C" w:rsidRPr="00B27B4C" w:rsidRDefault="00FE5392" w:rsidP="00FE5392">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br/>
        <w:t xml:space="preserve">וידוא נכונות </w:t>
      </w:r>
      <w:r w:rsidR="00B27B4C" w:rsidRPr="00B27B4C">
        <w:rPr>
          <w:rFonts w:ascii="Times New Roman" w:eastAsia="Times New Roman" w:hAnsi="Times New Roman" w:cs="David" w:hint="cs"/>
          <w:sz w:val="24"/>
          <w:szCs w:val="24"/>
          <w:rtl/>
          <w:lang w:eastAsia="he-IL"/>
        </w:rPr>
        <w:t xml:space="preserve">תרשים מגרש </w:t>
      </w:r>
      <w:proofErr w:type="spellStart"/>
      <w:r w:rsidR="00B27B4C" w:rsidRPr="00B27B4C">
        <w:rPr>
          <w:rFonts w:ascii="Times New Roman" w:eastAsia="Times New Roman" w:hAnsi="Times New Roman" w:cs="David" w:hint="cs"/>
          <w:sz w:val="24"/>
          <w:szCs w:val="24"/>
          <w:rtl/>
          <w:lang w:eastAsia="he-IL"/>
        </w:rPr>
        <w:t>ותשריט</w:t>
      </w:r>
      <w:proofErr w:type="spellEnd"/>
      <w:r w:rsidR="00B27B4C" w:rsidRPr="00B27B4C">
        <w:rPr>
          <w:rFonts w:ascii="Times New Roman" w:eastAsia="Times New Roman" w:hAnsi="Times New Roman" w:cs="David" w:hint="cs"/>
          <w:sz w:val="24"/>
          <w:szCs w:val="24"/>
          <w:rtl/>
          <w:lang w:eastAsia="he-IL"/>
        </w:rPr>
        <w:t xml:space="preserve"> בית משותף. הכנת בקשות לשינויים בהיתרי הבניה בהתאם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לתכניות הביצוע וטיפול באישורן. הכנת בקשות ל</w:t>
      </w:r>
      <w:r>
        <w:rPr>
          <w:rFonts w:ascii="Times New Roman" w:eastAsia="Times New Roman" w:hAnsi="Times New Roman" w:cs="David" w:hint="cs"/>
          <w:sz w:val="24"/>
          <w:szCs w:val="24"/>
          <w:rtl/>
          <w:lang w:eastAsia="he-IL"/>
        </w:rPr>
        <w:t xml:space="preserve">הפרדת היתרי בניה בהתאם לבניה </w:t>
      </w:r>
      <w:r w:rsidR="00B27B4C" w:rsidRPr="00B27B4C">
        <w:rPr>
          <w:rFonts w:ascii="Times New Roman" w:eastAsia="Times New Roman" w:hAnsi="Times New Roman" w:cs="David" w:hint="cs"/>
          <w:sz w:val="24"/>
          <w:szCs w:val="24"/>
          <w:rtl/>
          <w:lang w:eastAsia="he-IL"/>
        </w:rPr>
        <w:t>בשלבים וטיפול באישורן.</w:t>
      </w:r>
    </w:p>
    <w:p w14:paraId="7F2CBCB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24FAE9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75EA8E7B"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4268EF9B"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4EBCEEF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127610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1EC21C57"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7C6046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שילוב הפיקוח העליון של היועצים עם הפיקוח העליון על ביצוע העבודה האדריכלית.</w:t>
      </w:r>
    </w:p>
    <w:p w14:paraId="22A4CD19"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75D097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37408B0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2221D87"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31D38E4C"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C06D3A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4CF35410"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DECB6D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6D2F2574"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4BCBAB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תכניות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1752F35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44E1EA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23FBDD64"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069198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2B05EFF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DD4BED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05A9F03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371F520" w14:textId="77777777" w:rsidR="00B27B4C" w:rsidRPr="00B27B4C" w:rsidRDefault="00B27B4C" w:rsidP="00F43DD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r>
      <w:del w:id="156" w:author="גרמן קגנובסקי" w:date="2020-04-22T15:22:00Z">
        <w:r w:rsidRPr="00B27B4C" w:rsidDel="00F43DDB">
          <w:rPr>
            <w:rFonts w:ascii="Times New Roman" w:eastAsia="Times New Roman" w:hAnsi="Times New Roman" w:cs="David" w:hint="cs"/>
            <w:sz w:val="24"/>
            <w:szCs w:val="24"/>
            <w:rtl/>
            <w:lang w:eastAsia="he-IL"/>
          </w:rPr>
          <w:delText>אישור תכניות שינויי דיירים (התכניות יוכנו ע"י הקבלן/הדיירים).</w:delText>
        </w:r>
      </w:del>
    </w:p>
    <w:p w14:paraId="25D5C9D5"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15ACB7D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1E1657B4"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A2F53A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64A82D04"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2D3D10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330642C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23C61E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31838DD7"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EE5452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5C9BA18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991354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32B6A2B7"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38D14D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7665EF3F"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F982DF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4C28FE2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ABF82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6F5D1C3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210F89F"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401EC8E6"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780DF0EC"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49E097FA"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4833309B"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6EDC7B87"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1B7BE65A"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7B40CB5B"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7FC658E4"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774D2653"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w:t>
      </w:r>
      <w:proofErr w:type="spellStart"/>
      <w:r w:rsidR="00E95AE9">
        <w:rPr>
          <w:rFonts w:ascii="Times New Roman" w:eastAsia="Times New Roman" w:hAnsi="Times New Roman" w:cs="David" w:hint="cs"/>
          <w:sz w:val="24"/>
          <w:szCs w:val="24"/>
          <w:rtl/>
          <w:lang w:eastAsia="he-IL"/>
        </w:rPr>
        <w:t>הקומ</w:t>
      </w:r>
      <w:r w:rsidRPr="00B27B4C">
        <w:rPr>
          <w:rFonts w:ascii="Times New Roman" w:eastAsia="Times New Roman" w:hAnsi="Times New Roman" w:cs="David" w:hint="cs"/>
          <w:sz w:val="24"/>
          <w:szCs w:val="24"/>
          <w:rtl/>
          <w:lang w:eastAsia="he-IL"/>
        </w:rPr>
        <w:t>תיות</w:t>
      </w:r>
      <w:proofErr w:type="spellEnd"/>
      <w:r w:rsidRPr="00B27B4C">
        <w:rPr>
          <w:rFonts w:ascii="Times New Roman" w:eastAsia="Times New Roman" w:hAnsi="Times New Roman" w:cs="David" w:hint="cs"/>
          <w:sz w:val="24"/>
          <w:szCs w:val="24"/>
          <w:rtl/>
          <w:lang w:eastAsia="he-IL"/>
        </w:rPr>
        <w:t>.</w:t>
      </w:r>
    </w:p>
    <w:p w14:paraId="65C435F6"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3357094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D0C3D7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499DDE8F"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86FEAD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0892151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74040B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270078A4"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5820E73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1533FA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המתכנן מתחייב להעלות לאתר ניהול הקבצים את כל הקבצים ולשמור על קבצים וסט תכניות עד לאחר סיום הביצוע בשטח של העבודות נשוא התכנון, כך שניתן יהיה לבצע מהם העתקות, צילומים וכו' וכן כך שניתן יהיה לבצע בהם תיקונים ושינויים.</w:t>
      </w:r>
    </w:p>
    <w:p w14:paraId="71BE1AF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51CACF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4.</w:t>
      </w:r>
      <w:r w:rsidRPr="00B27B4C">
        <w:rPr>
          <w:rFonts w:ascii="Times New Roman" w:eastAsia="Times New Roman" w:hAnsi="Times New Roman" w:cs="David" w:hint="cs"/>
          <w:sz w:val="24"/>
          <w:szCs w:val="24"/>
          <w:rtl/>
          <w:lang w:eastAsia="he-IL"/>
        </w:rPr>
        <w:tab/>
        <w:t>נציג המזמין רשאי להזמין מהמתכנן את כל שלבי התכנון המפורטים בנספח זה ו/או חלק מהם ו/או שירותים נוספים מעבר להם.</w:t>
      </w:r>
    </w:p>
    <w:p w14:paraId="5824C9F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br w:type="page"/>
      </w:r>
    </w:p>
    <w:p w14:paraId="1664C5B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33021E8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358FB9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37B91A6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33620E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E992F0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w:t>
      </w:r>
      <w:ins w:id="157" w:author="גרמן קגנובסקי" w:date="2020-04-22T15:26:00Z">
        <w:r w:rsidR="00F43DDB">
          <w:rPr>
            <w:rFonts w:ascii="Times New Roman" w:eastAsia="Times New Roman" w:hAnsi="Times New Roman" w:cs="David" w:hint="cs"/>
            <w:sz w:val="20"/>
            <w:szCs w:val="24"/>
            <w:rtl/>
            <w:lang w:eastAsia="he-IL"/>
          </w:rPr>
          <w:t xml:space="preserve">לרבות התחייבות המזמין כלפי בעלי הקרקע </w:t>
        </w:r>
      </w:ins>
      <w:r w:rsidRPr="00B27B4C">
        <w:rPr>
          <w:rFonts w:ascii="Times New Roman" w:eastAsia="Times New Roman" w:hAnsi="Times New Roman" w:cs="David" w:hint="cs"/>
          <w:sz w:val="20"/>
          <w:szCs w:val="24"/>
          <w:rtl/>
          <w:lang w:eastAsia="he-IL"/>
        </w:rPr>
        <w:t xml:space="preserve">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35AF36E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DB123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7855B17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8565D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AA0B3A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21929F8" w14:textId="77777777" w:rsidR="00B27B4C" w:rsidRPr="00B27B4C" w:rsidRDefault="00B27B4C" w:rsidP="00F43DD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אם לא יקבע לוח זמנים במעמד חתימת החוזה יעביר המתכנן לוח זמנים ראשוני לאישור המנהל </w:t>
      </w:r>
      <w:del w:id="158" w:author="גרמן קגנובסקי" w:date="2020-04-22T15:26:00Z">
        <w:r w:rsidRPr="00B27B4C" w:rsidDel="00F43DDB">
          <w:rPr>
            <w:rFonts w:ascii="Times New Roman" w:eastAsia="Times New Roman" w:hAnsi="Times New Roman" w:cs="David" w:hint="cs"/>
            <w:sz w:val="20"/>
            <w:szCs w:val="24"/>
            <w:rtl/>
            <w:lang w:eastAsia="he-IL"/>
          </w:rPr>
          <w:delText xml:space="preserve">תוך 7 </w:delText>
        </w:r>
      </w:del>
      <w:del w:id="159" w:author="גרמן קגנובסקי" w:date="2020-04-22T15:27:00Z">
        <w:r w:rsidRPr="00B27B4C" w:rsidDel="00F43DDB">
          <w:rPr>
            <w:rFonts w:ascii="Times New Roman" w:eastAsia="Times New Roman" w:hAnsi="Times New Roman" w:cs="David" w:hint="cs"/>
            <w:sz w:val="20"/>
            <w:szCs w:val="24"/>
            <w:rtl/>
            <w:lang w:eastAsia="he-IL"/>
          </w:rPr>
          <w:delText xml:space="preserve">ימים </w:delText>
        </w:r>
      </w:del>
      <w:ins w:id="160" w:author="גרמן קגנובסקי" w:date="2020-04-22T15:27:00Z">
        <w:r w:rsidR="00F43DDB">
          <w:rPr>
            <w:rFonts w:ascii="Times New Roman" w:eastAsia="Times New Roman" w:hAnsi="Times New Roman" w:cs="David" w:hint="cs"/>
            <w:sz w:val="20"/>
            <w:szCs w:val="24"/>
            <w:rtl/>
            <w:lang w:eastAsia="he-IL"/>
          </w:rPr>
          <w:t xml:space="preserve"> בהקדם האפשרי </w:t>
        </w:r>
      </w:ins>
      <w:r w:rsidRPr="00B27B4C">
        <w:rPr>
          <w:rFonts w:ascii="Times New Roman" w:eastAsia="Times New Roman" w:hAnsi="Times New Roman" w:cs="David" w:hint="cs"/>
          <w:sz w:val="20"/>
          <w:szCs w:val="24"/>
          <w:rtl/>
          <w:lang w:eastAsia="he-IL"/>
        </w:rPr>
        <w:t>ממועד החתימה.</w:t>
      </w:r>
    </w:p>
    <w:p w14:paraId="5A6BE52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84430F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1734FE" w14:textId="77777777"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7458D634" w14:textId="77777777" w:rsidR="006F07FB" w:rsidRPr="006F07FB" w:rsidRDefault="006F07FB" w:rsidP="006F07FB">
      <w:pPr>
        <w:rPr>
          <w:rFonts w:ascii="Times New Roman" w:eastAsia="Times New Roman" w:hAnsi="Times New Roman" w:cs="David"/>
          <w:sz w:val="20"/>
          <w:szCs w:val="24"/>
          <w:rtl/>
          <w:lang w:eastAsia="he-IL"/>
        </w:rPr>
      </w:pPr>
    </w:p>
    <w:p w14:paraId="0F1E7251" w14:textId="77777777" w:rsidR="006F07FB" w:rsidRPr="006F07FB" w:rsidRDefault="006F07FB" w:rsidP="006F07FB">
      <w:pPr>
        <w:rPr>
          <w:rFonts w:ascii="Times New Roman" w:eastAsia="Times New Roman" w:hAnsi="Times New Roman" w:cs="David"/>
          <w:sz w:val="20"/>
          <w:szCs w:val="24"/>
          <w:rtl/>
          <w:lang w:eastAsia="he-IL"/>
        </w:rPr>
      </w:pPr>
    </w:p>
    <w:p w14:paraId="1E1456C8" w14:textId="77777777" w:rsidR="006F07FB" w:rsidRPr="006F07FB" w:rsidRDefault="006F07FB" w:rsidP="006F07FB">
      <w:pPr>
        <w:rPr>
          <w:rFonts w:ascii="Times New Roman" w:eastAsia="Times New Roman" w:hAnsi="Times New Roman" w:cs="David"/>
          <w:sz w:val="20"/>
          <w:szCs w:val="24"/>
          <w:rtl/>
          <w:lang w:eastAsia="he-IL"/>
        </w:rPr>
      </w:pPr>
    </w:p>
    <w:p w14:paraId="0D5209D4" w14:textId="77777777" w:rsidR="006F07FB" w:rsidRPr="006F07FB" w:rsidRDefault="006F07FB" w:rsidP="006F07FB">
      <w:pPr>
        <w:rPr>
          <w:rFonts w:ascii="Times New Roman" w:eastAsia="Times New Roman" w:hAnsi="Times New Roman" w:cs="David"/>
          <w:sz w:val="20"/>
          <w:szCs w:val="24"/>
          <w:rtl/>
          <w:lang w:eastAsia="he-IL"/>
        </w:rPr>
      </w:pPr>
    </w:p>
    <w:p w14:paraId="1F4FD552" w14:textId="77777777" w:rsidR="006F07FB" w:rsidRPr="006F07FB" w:rsidRDefault="006F07FB" w:rsidP="006F07FB">
      <w:pPr>
        <w:rPr>
          <w:rFonts w:ascii="Times New Roman" w:eastAsia="Times New Roman" w:hAnsi="Times New Roman" w:cs="David"/>
          <w:sz w:val="20"/>
          <w:szCs w:val="24"/>
          <w:rtl/>
          <w:lang w:eastAsia="he-IL"/>
        </w:rPr>
      </w:pPr>
    </w:p>
    <w:p w14:paraId="54B77352" w14:textId="77777777" w:rsidR="006F07FB" w:rsidRPr="006F07FB" w:rsidRDefault="006F07FB" w:rsidP="006F07FB">
      <w:pPr>
        <w:rPr>
          <w:rFonts w:ascii="Times New Roman" w:eastAsia="Times New Roman" w:hAnsi="Times New Roman" w:cs="David"/>
          <w:sz w:val="20"/>
          <w:szCs w:val="24"/>
          <w:rtl/>
          <w:lang w:eastAsia="he-IL"/>
        </w:rPr>
      </w:pPr>
    </w:p>
    <w:p w14:paraId="1CCFE409" w14:textId="77777777" w:rsidR="006F07FB" w:rsidRPr="006F07FB" w:rsidRDefault="006F07FB" w:rsidP="006F07FB">
      <w:pPr>
        <w:rPr>
          <w:rFonts w:ascii="Times New Roman" w:eastAsia="Times New Roman" w:hAnsi="Times New Roman" w:cs="David"/>
          <w:sz w:val="20"/>
          <w:szCs w:val="24"/>
          <w:rtl/>
          <w:lang w:eastAsia="he-IL"/>
        </w:rPr>
      </w:pPr>
    </w:p>
    <w:p w14:paraId="6E6BFF8A" w14:textId="77777777" w:rsidR="006F07FB" w:rsidRPr="006F07FB" w:rsidRDefault="006F07FB" w:rsidP="006F07FB">
      <w:pPr>
        <w:rPr>
          <w:rFonts w:ascii="Times New Roman" w:eastAsia="Times New Roman" w:hAnsi="Times New Roman" w:cs="David"/>
          <w:sz w:val="20"/>
          <w:szCs w:val="24"/>
          <w:rtl/>
          <w:lang w:eastAsia="he-IL"/>
        </w:rPr>
      </w:pPr>
    </w:p>
    <w:p w14:paraId="40373BE8"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220206FA" w14:textId="77777777"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42D27A8A"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FB3D22E"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 כמפורט בנספח ב', ישלם המזמין למתכנן את שכר המתכנן בשעורים ובמועדים כדלקמן:</w:t>
      </w:r>
    </w:p>
    <w:p w14:paraId="50930494"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332381C0" w14:textId="77777777" w:rsidR="00B27B4C" w:rsidRPr="00B27B4C" w:rsidRDefault="00B27B4C" w:rsidP="00F43DDB">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r>
      <w:del w:id="161" w:author="גרמן קגנובסקי" w:date="2020-04-22T15:29:00Z">
        <w:r w:rsidRPr="00B27B4C" w:rsidDel="00F43DDB">
          <w:rPr>
            <w:rFonts w:ascii="Times New Roman" w:eastAsia="Times New Roman" w:hAnsi="Times New Roman" w:cs="David" w:hint="cs"/>
            <w:sz w:val="20"/>
            <w:szCs w:val="24"/>
            <w:rtl/>
            <w:lang w:eastAsia="he-IL"/>
          </w:rPr>
          <w:delText>עבור עריכת ואישור תכנית בנין עיר מפורטת בסמכות ועדה מקומית: _________ ש"ח.</w:delText>
        </w:r>
        <w:r w:rsidR="00672C76" w:rsidDel="00F43DDB">
          <w:rPr>
            <w:rFonts w:ascii="Times New Roman" w:eastAsia="Times New Roman" w:hAnsi="Times New Roman" w:cs="David" w:hint="cs"/>
            <w:sz w:val="20"/>
            <w:szCs w:val="24"/>
            <w:rtl/>
            <w:lang w:eastAsia="he-IL"/>
          </w:rPr>
          <w:delText xml:space="preserve"> </w:delText>
        </w:r>
        <w:r w:rsidRPr="00B27B4C" w:rsidDel="00F43DDB">
          <w:rPr>
            <w:rFonts w:ascii="Times New Roman" w:eastAsia="Times New Roman" w:hAnsi="Times New Roman" w:cs="David" w:hint="cs"/>
            <w:sz w:val="20"/>
            <w:szCs w:val="24"/>
            <w:rtl/>
            <w:lang w:eastAsia="he-IL"/>
          </w:rPr>
          <w:delText>במידה והמזמין יזמין מהמתכנן תכנון בניינים שיכיל</w:delText>
        </w:r>
        <w:r w:rsidR="00672C76" w:rsidDel="00F43DDB">
          <w:rPr>
            <w:rFonts w:ascii="Times New Roman" w:eastAsia="Times New Roman" w:hAnsi="Times New Roman" w:cs="David" w:hint="cs"/>
            <w:sz w:val="20"/>
            <w:szCs w:val="24"/>
            <w:rtl/>
            <w:lang w:eastAsia="he-IL"/>
          </w:rPr>
          <w:delText xml:space="preserve">ו במצטבר למעלה מ- 200 יח"ד אזי </w:delText>
        </w:r>
        <w:r w:rsidRPr="00B27B4C" w:rsidDel="00F43DDB">
          <w:rPr>
            <w:rFonts w:ascii="Times New Roman" w:eastAsia="Times New Roman" w:hAnsi="Times New Roman" w:cs="David" w:hint="cs"/>
            <w:sz w:val="20"/>
            <w:szCs w:val="24"/>
            <w:rtl/>
            <w:lang w:eastAsia="he-IL"/>
          </w:rPr>
          <w:delText>יקוזז סכום זה מהתשלום האמור בסעיף 1.2 להלן עבור תכנון הבניינים.</w:delText>
        </w:r>
      </w:del>
    </w:p>
    <w:p w14:paraId="7435705F"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124F39C" w14:textId="1F7F9026" w:rsidR="00B27B4C" w:rsidRPr="00B27B4C" w:rsidRDefault="00B27B4C" w:rsidP="008640E1">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t xml:space="preserve">עבור הכנת תכנית בינוי ופיתוח לביצוע/תכנית עיצוב ארכיטקטוני, תכנון ופיקוח בנייני </w:t>
      </w:r>
      <w:r w:rsidRPr="00B27B4C">
        <w:rPr>
          <w:rFonts w:ascii="Times New Roman" w:eastAsia="Times New Roman" w:hAnsi="Times New Roman" w:cs="David" w:hint="cs"/>
          <w:sz w:val="20"/>
          <w:szCs w:val="24"/>
          <w:rtl/>
          <w:lang w:eastAsia="he-IL"/>
        </w:rPr>
        <w:tab/>
        <w:t>מגורים לרבות מבני עזר במגרשים, תחנות טרנספורמציה במגרשים פרטיים ו/או</w:t>
      </w:r>
      <w:del w:id="162" w:author="גרמן קגנובסקי" w:date="2020-04-23T14:03:00Z">
        <w:r w:rsidRPr="00B27B4C" w:rsidDel="008640E1">
          <w:rPr>
            <w:rFonts w:ascii="Times New Roman" w:eastAsia="Times New Roman" w:hAnsi="Times New Roman" w:cs="David" w:hint="cs"/>
            <w:sz w:val="20"/>
            <w:szCs w:val="24"/>
            <w:rtl/>
            <w:lang w:eastAsia="he-IL"/>
          </w:rPr>
          <w:delText xml:space="preserve"> ציבוריים</w:delText>
        </w:r>
      </w:del>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ab/>
        <w:t>מבנה מכירות ו/או דירה לדוגמא בסמוך למבנה המכירות:</w:t>
      </w:r>
    </w:p>
    <w:p w14:paraId="41A26E54"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0F6F715F"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t>סכום קבוע ומוחלט של _______</w:t>
      </w:r>
      <w:ins w:id="163" w:author="גרמן קגנובסקי" w:date="2020-04-22T15:29:00Z">
        <w:r w:rsidR="00F43DDB">
          <w:rPr>
            <w:rFonts w:ascii="Times New Roman" w:eastAsia="Times New Roman" w:hAnsi="Times New Roman" w:cs="David" w:hint="cs"/>
            <w:sz w:val="20"/>
            <w:szCs w:val="24"/>
            <w:rtl/>
            <w:lang w:eastAsia="he-IL"/>
          </w:rPr>
          <w:t xml:space="preserve">8,260 </w:t>
        </w:r>
      </w:ins>
      <w:r w:rsidRPr="00B27B4C">
        <w:rPr>
          <w:rFonts w:ascii="Times New Roman" w:eastAsia="Times New Roman" w:hAnsi="Times New Roman" w:cs="David" w:hint="cs"/>
          <w:sz w:val="20"/>
          <w:szCs w:val="24"/>
          <w:rtl/>
          <w:lang w:eastAsia="he-IL"/>
        </w:rPr>
        <w:t>__ ש"ח (במילים: _</w:t>
      </w:r>
      <w:ins w:id="164" w:author="גרמן קגנובסקי" w:date="2020-04-22T15:29:00Z">
        <w:r w:rsidR="00F43DDB">
          <w:rPr>
            <w:rFonts w:ascii="Times New Roman" w:eastAsia="Times New Roman" w:hAnsi="Times New Roman" w:cs="David" w:hint="cs"/>
            <w:sz w:val="20"/>
            <w:szCs w:val="24"/>
            <w:rtl/>
            <w:lang w:eastAsia="he-IL"/>
          </w:rPr>
          <w:t>שמונת אלפים מאתיים ושישים</w:t>
        </w:r>
      </w:ins>
      <w:r w:rsidRPr="00B27B4C">
        <w:rPr>
          <w:rFonts w:ascii="Times New Roman" w:eastAsia="Times New Roman" w:hAnsi="Times New Roman" w:cs="David" w:hint="cs"/>
          <w:sz w:val="20"/>
          <w:szCs w:val="24"/>
          <w:rtl/>
          <w:lang w:eastAsia="he-IL"/>
        </w:rPr>
        <w:t xml:space="preserve">_________ ש"ח) </w:t>
      </w:r>
      <w:r w:rsidR="003F2F80">
        <w:rPr>
          <w:rFonts w:ascii="Times New Roman" w:eastAsia="Times New Roman" w:hAnsi="Times New Roman" w:cs="David" w:hint="cs"/>
          <w:sz w:val="20"/>
          <w:szCs w:val="24"/>
          <w:rtl/>
          <w:lang w:eastAsia="he-IL"/>
        </w:rPr>
        <w:t xml:space="preserve"> </w:t>
      </w:r>
      <w:proofErr w:type="spellStart"/>
      <w:ins w:id="165" w:author="גרמן קגנובסקי" w:date="2020-04-22T15:31:00Z">
        <w:r w:rsidR="00F43DDB">
          <w:rPr>
            <w:rFonts w:ascii="Times New Roman" w:eastAsia="Times New Roman" w:hAnsi="Times New Roman" w:cs="David" w:hint="cs"/>
            <w:sz w:val="20"/>
            <w:szCs w:val="24"/>
            <w:rtl/>
            <w:lang w:eastAsia="he-IL"/>
          </w:rPr>
          <w:t>ליח</w:t>
        </w:r>
        <w:proofErr w:type="spellEnd"/>
        <w:r w:rsidR="00F43DDB">
          <w:rPr>
            <w:rFonts w:ascii="Times New Roman" w:eastAsia="Times New Roman" w:hAnsi="Times New Roman" w:cs="David" w:hint="cs"/>
            <w:sz w:val="20"/>
            <w:szCs w:val="24"/>
            <w:rtl/>
            <w:lang w:eastAsia="he-IL"/>
          </w:rPr>
          <w:t xml:space="preserve">''ד.  </w:t>
        </w:r>
        <w:proofErr w:type="spellStart"/>
        <w:r w:rsidR="00F43DDB">
          <w:rPr>
            <w:rFonts w:ascii="Times New Roman" w:eastAsia="Times New Roman" w:hAnsi="Times New Roman" w:cs="David" w:hint="cs"/>
            <w:sz w:val="20"/>
            <w:szCs w:val="24"/>
            <w:rtl/>
            <w:lang w:eastAsia="he-IL"/>
          </w:rPr>
          <w:t>סה''כ</w:t>
        </w:r>
        <w:proofErr w:type="spellEnd"/>
        <w:r w:rsidR="00F43DDB">
          <w:rPr>
            <w:rFonts w:ascii="Times New Roman" w:eastAsia="Times New Roman" w:hAnsi="Times New Roman" w:cs="David" w:hint="cs"/>
            <w:sz w:val="20"/>
            <w:szCs w:val="24"/>
            <w:rtl/>
            <w:lang w:eastAsia="he-IL"/>
          </w:rPr>
          <w:t xml:space="preserve"> עבור 150 </w:t>
        </w:r>
        <w:proofErr w:type="spellStart"/>
        <w:r w:rsidR="00F43DDB">
          <w:rPr>
            <w:rFonts w:ascii="Times New Roman" w:eastAsia="Times New Roman" w:hAnsi="Times New Roman" w:cs="David" w:hint="cs"/>
            <w:sz w:val="20"/>
            <w:szCs w:val="24"/>
            <w:rtl/>
            <w:lang w:eastAsia="he-IL"/>
          </w:rPr>
          <w:t>יח</w:t>
        </w:r>
        <w:proofErr w:type="spellEnd"/>
        <w:r w:rsidR="00F43DDB">
          <w:rPr>
            <w:rFonts w:ascii="Times New Roman" w:eastAsia="Times New Roman" w:hAnsi="Times New Roman" w:cs="David" w:hint="cs"/>
            <w:sz w:val="20"/>
            <w:szCs w:val="24"/>
            <w:rtl/>
            <w:lang w:eastAsia="he-IL"/>
          </w:rPr>
          <w:t xml:space="preserve">''ד </w:t>
        </w:r>
      </w:ins>
      <w:ins w:id="166" w:author="גרמן קגנובסקי" w:date="2020-04-22T15:32:00Z">
        <w:r w:rsidR="00E424FF">
          <w:rPr>
            <w:rFonts w:ascii="Times New Roman" w:eastAsia="Times New Roman" w:hAnsi="Times New Roman" w:cs="David" w:hint="cs"/>
            <w:sz w:val="20"/>
            <w:szCs w:val="24"/>
            <w:rtl/>
            <w:lang w:eastAsia="he-IL"/>
          </w:rPr>
          <w:t>הנו 1,239,000 ( מיליון אחד מאתיים שלושים ותשעת אלפים</w:t>
        </w:r>
      </w:ins>
      <w:ins w:id="167" w:author="גרמן קגנובסקי" w:date="2020-04-22T15:33:00Z">
        <w:r w:rsidR="00E424FF">
          <w:rPr>
            <w:rFonts w:ascii="Times New Roman" w:eastAsia="Times New Roman" w:hAnsi="Times New Roman" w:cs="David" w:hint="cs"/>
            <w:sz w:val="20"/>
            <w:szCs w:val="24"/>
            <w:rtl/>
            <w:lang w:eastAsia="he-IL"/>
          </w:rPr>
          <w:t xml:space="preserve">) </w:t>
        </w:r>
        <w:proofErr w:type="spellStart"/>
        <w:r w:rsidR="00E424FF">
          <w:rPr>
            <w:rFonts w:ascii="Times New Roman" w:eastAsia="Times New Roman" w:hAnsi="Times New Roman" w:cs="David" w:hint="cs"/>
            <w:sz w:val="20"/>
            <w:szCs w:val="24"/>
            <w:rtl/>
            <w:lang w:eastAsia="he-IL"/>
          </w:rPr>
          <w:t>ש''ח</w:t>
        </w:r>
        <w:proofErr w:type="spellEnd"/>
        <w:r w:rsidR="00E424FF">
          <w:rPr>
            <w:rFonts w:ascii="Times New Roman" w:eastAsia="Times New Roman" w:hAnsi="Times New Roman" w:cs="David" w:hint="cs"/>
            <w:sz w:val="20"/>
            <w:szCs w:val="24"/>
            <w:rtl/>
            <w:lang w:eastAsia="he-IL"/>
          </w:rPr>
          <w:t xml:space="preserve">. </w:t>
        </w:r>
      </w:ins>
    </w:p>
    <w:p w14:paraId="415D0FB8" w14:textId="3B0F48C6" w:rsidR="00B27B4C" w:rsidRPr="00B27B4C" w:rsidRDefault="003F2F80" w:rsidP="00F43DDB">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del w:id="168" w:author="גרמן קגנובסקי" w:date="2020-04-23T14:03:00Z">
        <w:r w:rsidDel="008640E1">
          <w:rPr>
            <w:rFonts w:ascii="Times New Roman" w:eastAsia="Times New Roman" w:hAnsi="Times New Roman" w:cs="David" w:hint="cs"/>
            <w:sz w:val="20"/>
            <w:szCs w:val="24"/>
            <w:rtl/>
            <w:lang w:eastAsia="he-IL"/>
          </w:rPr>
          <w:delText xml:space="preserve">            </w:delText>
        </w:r>
        <w:r w:rsidR="00B27B4C" w:rsidRPr="00B27B4C" w:rsidDel="008640E1">
          <w:rPr>
            <w:rFonts w:ascii="Times New Roman" w:eastAsia="Times New Roman" w:hAnsi="Times New Roman" w:cs="David" w:hint="cs"/>
            <w:sz w:val="20"/>
            <w:szCs w:val="24"/>
            <w:rtl/>
            <w:lang w:eastAsia="he-IL"/>
          </w:rPr>
          <w:delText>לכל יחידת דיור</w:delText>
        </w:r>
      </w:del>
      <w:del w:id="169" w:author="גרמן קגנובסקי" w:date="2020-04-22T15:30:00Z">
        <w:r w:rsidR="00B27B4C" w:rsidRPr="00B27B4C" w:rsidDel="00F43DDB">
          <w:rPr>
            <w:rFonts w:ascii="Times New Roman" w:eastAsia="Times New Roman" w:hAnsi="Times New Roman" w:cs="David" w:hint="cs"/>
            <w:sz w:val="20"/>
            <w:szCs w:val="24"/>
            <w:rtl/>
            <w:lang w:eastAsia="he-IL"/>
          </w:rPr>
          <w:delText xml:space="preserve"> במבנה ראשוני</w:delText>
        </w:r>
      </w:del>
      <w:r w:rsidR="00B27B4C" w:rsidRPr="00B27B4C">
        <w:rPr>
          <w:rFonts w:ascii="Times New Roman" w:eastAsia="Times New Roman" w:hAnsi="Times New Roman" w:cs="David" w:hint="cs"/>
          <w:sz w:val="20"/>
          <w:szCs w:val="24"/>
          <w:rtl/>
          <w:lang w:eastAsia="he-IL"/>
        </w:rPr>
        <w:t>.</w:t>
      </w:r>
    </w:p>
    <w:p w14:paraId="2A30E741"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3124612F" w14:textId="77777777" w:rsidR="003F2F80" w:rsidDel="00E424FF" w:rsidRDefault="00B27B4C" w:rsidP="00E424FF">
      <w:pPr>
        <w:widowControl w:val="0"/>
        <w:spacing w:before="0" w:beforeAutospacing="0" w:after="0" w:afterAutospacing="0" w:line="240" w:lineRule="auto"/>
        <w:ind w:left="1223" w:hanging="425"/>
        <w:jc w:val="both"/>
        <w:rPr>
          <w:del w:id="170" w:author="גרמן קגנובסקי" w:date="2020-04-22T15:34: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r>
      <w:del w:id="171" w:author="גרמן קגנובסקי" w:date="2020-04-22T15:34:00Z">
        <w:r w:rsidRPr="00B27B4C" w:rsidDel="00E424FF">
          <w:rPr>
            <w:rFonts w:ascii="Times New Roman" w:eastAsia="Times New Roman" w:hAnsi="Times New Roman" w:cs="David" w:hint="cs"/>
            <w:sz w:val="20"/>
            <w:szCs w:val="24"/>
            <w:rtl/>
            <w:lang w:eastAsia="he-IL"/>
          </w:rPr>
          <w:delText xml:space="preserve">סכום קבוע ומוחלט של _________ ש"ח (במילים: __________ ש"ח) </w:delText>
        </w:r>
      </w:del>
    </w:p>
    <w:p w14:paraId="5BB1273B" w14:textId="77777777" w:rsidR="00B27B4C" w:rsidRPr="00B27B4C" w:rsidRDefault="003F2F80" w:rsidP="00BA25BE">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del w:id="172" w:author="גרמן קגנובסקי" w:date="2020-04-22T15:34:00Z">
        <w:r w:rsidDel="00E424FF">
          <w:rPr>
            <w:rFonts w:ascii="Times New Roman" w:eastAsia="Times New Roman" w:hAnsi="Times New Roman" w:cs="David" w:hint="cs"/>
            <w:sz w:val="20"/>
            <w:szCs w:val="24"/>
            <w:rtl/>
            <w:lang w:eastAsia="he-IL"/>
          </w:rPr>
          <w:delText xml:space="preserve">            </w:delText>
        </w:r>
        <w:r w:rsidR="00B27B4C" w:rsidRPr="00B27B4C" w:rsidDel="00E424FF">
          <w:rPr>
            <w:rFonts w:ascii="Times New Roman" w:eastAsia="Times New Roman" w:hAnsi="Times New Roman" w:cs="David" w:hint="cs"/>
            <w:sz w:val="20"/>
            <w:szCs w:val="24"/>
            <w:rtl/>
            <w:lang w:eastAsia="he-IL"/>
          </w:rPr>
          <w:delText xml:space="preserve">לכל </w:delText>
        </w:r>
        <w:r w:rsidDel="00E424FF">
          <w:rPr>
            <w:rFonts w:ascii="Times New Roman" w:eastAsia="Times New Roman" w:hAnsi="Times New Roman" w:cs="David" w:hint="cs"/>
            <w:sz w:val="20"/>
            <w:szCs w:val="24"/>
            <w:rtl/>
            <w:lang w:eastAsia="he-IL"/>
          </w:rPr>
          <w:delText>י</w:delText>
        </w:r>
        <w:r w:rsidR="00B27B4C" w:rsidRPr="00B27B4C" w:rsidDel="00E424FF">
          <w:rPr>
            <w:rFonts w:ascii="Times New Roman" w:eastAsia="Times New Roman" w:hAnsi="Times New Roman" w:cs="David" w:hint="cs"/>
            <w:sz w:val="20"/>
            <w:szCs w:val="24"/>
            <w:rtl/>
            <w:lang w:eastAsia="he-IL"/>
          </w:rPr>
          <w:delText>חידת דיור במבנה חוזר.</w:delText>
        </w:r>
      </w:del>
    </w:p>
    <w:p w14:paraId="363AF680"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0F0F4DD7"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t>סכום קבוע ומוחלט של ________</w:t>
      </w:r>
      <w:ins w:id="173" w:author="גרמן קגנובסקי" w:date="2020-04-22T15:34:00Z">
        <w:r w:rsidR="00E424FF">
          <w:rPr>
            <w:rFonts w:ascii="Times New Roman" w:eastAsia="Times New Roman" w:hAnsi="Times New Roman" w:cs="David" w:hint="cs"/>
            <w:sz w:val="20"/>
            <w:szCs w:val="24"/>
            <w:rtl/>
            <w:lang w:eastAsia="he-IL"/>
          </w:rPr>
          <w:t xml:space="preserve">8,260 </w:t>
        </w:r>
      </w:ins>
      <w:r w:rsidRPr="00B27B4C">
        <w:rPr>
          <w:rFonts w:ascii="Times New Roman" w:eastAsia="Times New Roman" w:hAnsi="Times New Roman" w:cs="David" w:hint="cs"/>
          <w:sz w:val="20"/>
          <w:szCs w:val="24"/>
          <w:rtl/>
          <w:lang w:eastAsia="he-IL"/>
        </w:rPr>
        <w:t>_ ש"ח (במילים: _</w:t>
      </w:r>
      <w:ins w:id="174" w:author="גרמן קגנובסקי" w:date="2020-04-22T15:34:00Z">
        <w:r w:rsidR="00E424FF">
          <w:rPr>
            <w:rFonts w:ascii="Times New Roman" w:eastAsia="Times New Roman" w:hAnsi="Times New Roman" w:cs="David" w:hint="cs"/>
            <w:sz w:val="20"/>
            <w:szCs w:val="24"/>
            <w:rtl/>
            <w:lang w:eastAsia="he-IL"/>
          </w:rPr>
          <w:t>שמונת אלפים מאתיים ושישים</w:t>
        </w:r>
      </w:ins>
      <w:r w:rsidRPr="00B27B4C">
        <w:rPr>
          <w:rFonts w:ascii="Times New Roman" w:eastAsia="Times New Roman" w:hAnsi="Times New Roman" w:cs="David" w:hint="cs"/>
          <w:sz w:val="20"/>
          <w:szCs w:val="24"/>
          <w:rtl/>
          <w:lang w:eastAsia="he-IL"/>
        </w:rPr>
        <w:t xml:space="preserve">_________ ש"ח) </w:t>
      </w:r>
    </w:p>
    <w:p w14:paraId="5929F391" w14:textId="77777777" w:rsidR="00B27B4C" w:rsidRDefault="003F2F80" w:rsidP="00E424FF">
      <w:pPr>
        <w:widowControl w:val="0"/>
        <w:spacing w:before="0" w:beforeAutospacing="0" w:after="0" w:afterAutospacing="0" w:line="240" w:lineRule="auto"/>
        <w:ind w:left="1223" w:hanging="425"/>
        <w:jc w:val="both"/>
        <w:rPr>
          <w:ins w:id="175" w:author="גרמן קגנובסקי" w:date="2020-04-22T15:41:00Z"/>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ins w:id="176" w:author="גרמן קגנובסקי" w:date="2020-04-22T15:37:00Z">
        <w:r w:rsidR="00E424FF">
          <w:rPr>
            <w:rFonts w:ascii="Times New Roman" w:eastAsia="Times New Roman" w:hAnsi="Times New Roman" w:cs="David" w:hint="cs"/>
            <w:sz w:val="20"/>
            <w:szCs w:val="24"/>
            <w:rtl/>
            <w:lang w:eastAsia="he-IL"/>
          </w:rPr>
          <w:t xml:space="preserve">100 </w:t>
        </w:r>
      </w:ins>
      <w:r w:rsidR="00B27B4C" w:rsidRPr="00B27B4C">
        <w:rPr>
          <w:rFonts w:ascii="Times New Roman" w:eastAsia="Times New Roman" w:hAnsi="Times New Roman" w:cs="David" w:hint="cs"/>
          <w:sz w:val="20"/>
          <w:szCs w:val="24"/>
          <w:rtl/>
          <w:lang w:eastAsia="he-IL"/>
        </w:rPr>
        <w:t>מ"ר</w:t>
      </w:r>
      <w:ins w:id="177" w:author="גרמן קגנובסקי" w:date="2020-04-22T15:38:00Z">
        <w:r w:rsidR="00E424FF">
          <w:rPr>
            <w:rFonts w:ascii="Times New Roman" w:eastAsia="Times New Roman" w:hAnsi="Times New Roman" w:cs="David" w:hint="cs"/>
            <w:sz w:val="20"/>
            <w:szCs w:val="24"/>
            <w:rtl/>
            <w:lang w:eastAsia="he-IL"/>
          </w:rPr>
          <w:t xml:space="preserve"> מסחר. </w:t>
        </w:r>
      </w:ins>
      <w:r w:rsidR="00B27B4C" w:rsidRPr="00B27B4C">
        <w:rPr>
          <w:rFonts w:ascii="Times New Roman" w:eastAsia="Times New Roman" w:hAnsi="Times New Roman" w:cs="David" w:hint="cs"/>
          <w:sz w:val="20"/>
          <w:szCs w:val="24"/>
          <w:rtl/>
          <w:lang w:eastAsia="he-IL"/>
        </w:rPr>
        <w:t xml:space="preserve"> </w:t>
      </w:r>
      <w:ins w:id="178" w:author="גרמן קגנובסקי" w:date="2020-04-22T15:35:00Z">
        <w:r w:rsidR="00E424FF">
          <w:rPr>
            <w:rFonts w:ascii="Times New Roman" w:eastAsia="Times New Roman" w:hAnsi="Times New Roman" w:cs="David" w:hint="cs"/>
            <w:sz w:val="20"/>
            <w:szCs w:val="24"/>
            <w:rtl/>
            <w:lang w:eastAsia="he-IL"/>
          </w:rPr>
          <w:t xml:space="preserve"> </w:t>
        </w:r>
      </w:ins>
      <w:del w:id="179" w:author="גרמן קגנובסקי" w:date="2020-04-22T15:37:00Z">
        <w:r w:rsidR="00B27B4C" w:rsidRPr="00B27B4C" w:rsidDel="00E424FF">
          <w:rPr>
            <w:rFonts w:ascii="Times New Roman" w:eastAsia="Times New Roman" w:hAnsi="Times New Roman" w:cs="David" w:hint="cs"/>
            <w:sz w:val="20"/>
            <w:szCs w:val="24"/>
            <w:rtl/>
            <w:lang w:eastAsia="he-IL"/>
          </w:rPr>
          <w:delText>בנוי ומקורה מתחת למפלס הכניסה לבניינים</w:delText>
        </w:r>
      </w:del>
      <w:r w:rsidR="00B27B4C" w:rsidRPr="00B27B4C">
        <w:rPr>
          <w:rFonts w:ascii="Times New Roman" w:eastAsia="Times New Roman" w:hAnsi="Times New Roman" w:cs="David" w:hint="cs"/>
          <w:sz w:val="20"/>
          <w:szCs w:val="24"/>
          <w:rtl/>
          <w:lang w:eastAsia="he-IL"/>
        </w:rPr>
        <w:t>.</w:t>
      </w:r>
      <w:ins w:id="180" w:author="גרמן קגנובסקי" w:date="2020-04-22T15:38:00Z">
        <w:r w:rsidR="00E424FF">
          <w:rPr>
            <w:rFonts w:ascii="Times New Roman" w:eastAsia="Times New Roman" w:hAnsi="Times New Roman" w:cs="David" w:hint="cs"/>
            <w:sz w:val="20"/>
            <w:szCs w:val="24"/>
            <w:rtl/>
            <w:lang w:eastAsia="he-IL"/>
          </w:rPr>
          <w:t xml:space="preserve"> </w:t>
        </w:r>
        <w:proofErr w:type="spellStart"/>
        <w:r w:rsidR="00E424FF">
          <w:rPr>
            <w:rFonts w:ascii="Times New Roman" w:eastAsia="Times New Roman" w:hAnsi="Times New Roman" w:cs="David" w:hint="cs"/>
            <w:sz w:val="20"/>
            <w:szCs w:val="24"/>
            <w:rtl/>
            <w:lang w:eastAsia="he-IL"/>
          </w:rPr>
          <w:t>סה''ה</w:t>
        </w:r>
        <w:proofErr w:type="spellEnd"/>
        <w:r w:rsidR="00E424FF">
          <w:rPr>
            <w:rFonts w:ascii="Times New Roman" w:eastAsia="Times New Roman" w:hAnsi="Times New Roman" w:cs="David" w:hint="cs"/>
            <w:sz w:val="20"/>
            <w:szCs w:val="24"/>
            <w:rtl/>
            <w:lang w:eastAsia="he-IL"/>
          </w:rPr>
          <w:t xml:space="preserve"> 500 </w:t>
        </w:r>
        <w:proofErr w:type="spellStart"/>
        <w:r w:rsidR="00E424FF">
          <w:rPr>
            <w:rFonts w:ascii="Times New Roman" w:eastAsia="Times New Roman" w:hAnsi="Times New Roman" w:cs="David" w:hint="cs"/>
            <w:sz w:val="20"/>
            <w:szCs w:val="24"/>
            <w:rtl/>
            <w:lang w:eastAsia="he-IL"/>
          </w:rPr>
          <w:t>מ''ר</w:t>
        </w:r>
      </w:ins>
      <w:proofErr w:type="spellEnd"/>
      <w:ins w:id="181" w:author="גרמן קגנובסקי" w:date="2020-04-22T15:39:00Z">
        <w:r w:rsidR="00E424FF">
          <w:rPr>
            <w:rFonts w:ascii="Times New Roman" w:eastAsia="Times New Roman" w:hAnsi="Times New Roman" w:cs="David" w:hint="cs"/>
            <w:sz w:val="20"/>
            <w:szCs w:val="24"/>
            <w:rtl/>
            <w:lang w:eastAsia="he-IL"/>
          </w:rPr>
          <w:t xml:space="preserve"> מסחר. </w:t>
        </w:r>
        <w:proofErr w:type="spellStart"/>
        <w:r w:rsidR="00E424FF">
          <w:rPr>
            <w:rFonts w:ascii="Times New Roman" w:eastAsia="Times New Roman" w:hAnsi="Times New Roman" w:cs="David" w:hint="cs"/>
            <w:sz w:val="20"/>
            <w:szCs w:val="24"/>
            <w:rtl/>
            <w:lang w:eastAsia="he-IL"/>
          </w:rPr>
          <w:t>סה''כ</w:t>
        </w:r>
        <w:proofErr w:type="spellEnd"/>
        <w:r w:rsidR="00E424FF">
          <w:rPr>
            <w:rFonts w:ascii="Times New Roman" w:eastAsia="Times New Roman" w:hAnsi="Times New Roman" w:cs="David" w:hint="cs"/>
            <w:sz w:val="20"/>
            <w:szCs w:val="24"/>
            <w:rtl/>
            <w:lang w:eastAsia="he-IL"/>
          </w:rPr>
          <w:t xml:space="preserve"> 41,300 ( ארבעים ואחד אלפים ושלש מאות </w:t>
        </w:r>
      </w:ins>
      <w:ins w:id="182" w:author="גרמן קגנובסקי" w:date="2020-04-22T15:40:00Z">
        <w:r w:rsidR="00E424FF">
          <w:rPr>
            <w:rFonts w:ascii="Times New Roman" w:eastAsia="Times New Roman" w:hAnsi="Times New Roman" w:cs="David" w:hint="cs"/>
            <w:sz w:val="20"/>
            <w:szCs w:val="24"/>
            <w:rtl/>
            <w:lang w:eastAsia="he-IL"/>
          </w:rPr>
          <w:t xml:space="preserve">) </w:t>
        </w:r>
        <w:proofErr w:type="spellStart"/>
        <w:r w:rsidR="00E424FF">
          <w:rPr>
            <w:rFonts w:ascii="Times New Roman" w:eastAsia="Times New Roman" w:hAnsi="Times New Roman" w:cs="David" w:hint="cs"/>
            <w:sz w:val="20"/>
            <w:szCs w:val="24"/>
            <w:rtl/>
            <w:lang w:eastAsia="he-IL"/>
          </w:rPr>
          <w:t>ש''ח</w:t>
        </w:r>
        <w:proofErr w:type="spellEnd"/>
        <w:r w:rsidR="00E424FF">
          <w:rPr>
            <w:rFonts w:ascii="Times New Roman" w:eastAsia="Times New Roman" w:hAnsi="Times New Roman" w:cs="David" w:hint="cs"/>
            <w:sz w:val="20"/>
            <w:szCs w:val="24"/>
            <w:rtl/>
            <w:lang w:eastAsia="he-IL"/>
          </w:rPr>
          <w:t xml:space="preserve">. </w:t>
        </w:r>
      </w:ins>
    </w:p>
    <w:p w14:paraId="3971DFF0" w14:textId="77777777" w:rsidR="00E424FF" w:rsidRDefault="00E424FF" w:rsidP="00E424FF">
      <w:pPr>
        <w:widowControl w:val="0"/>
        <w:spacing w:before="0" w:beforeAutospacing="0" w:after="0" w:afterAutospacing="0" w:line="240" w:lineRule="auto"/>
        <w:ind w:left="1223" w:hanging="425"/>
        <w:jc w:val="both"/>
        <w:rPr>
          <w:ins w:id="183" w:author="גרמן קגנובסקי" w:date="2020-04-22T15:41:00Z"/>
          <w:rFonts w:ascii="Times New Roman" w:eastAsia="Times New Roman" w:hAnsi="Times New Roman" w:cs="David"/>
          <w:sz w:val="20"/>
          <w:szCs w:val="24"/>
          <w:rtl/>
          <w:lang w:eastAsia="he-IL"/>
        </w:rPr>
      </w:pPr>
    </w:p>
    <w:p w14:paraId="60A8C0FE" w14:textId="77777777" w:rsidR="00E424FF" w:rsidRPr="00B27B4C" w:rsidRDefault="00E424FF" w:rsidP="00E424FF">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ins w:id="184" w:author="גרמן קגנובסקי" w:date="2020-04-22T15:41:00Z">
        <w:r>
          <w:rPr>
            <w:rFonts w:ascii="Times New Roman" w:eastAsia="Times New Roman" w:hAnsi="Times New Roman" w:cs="David" w:hint="cs"/>
            <w:sz w:val="20"/>
            <w:szCs w:val="24"/>
            <w:rtl/>
            <w:lang w:eastAsia="he-IL"/>
          </w:rPr>
          <w:t xml:space="preserve">1.2.4 </w:t>
        </w:r>
        <w:proofErr w:type="spellStart"/>
        <w:r>
          <w:rPr>
            <w:rFonts w:ascii="Times New Roman" w:eastAsia="Times New Roman" w:hAnsi="Times New Roman" w:cs="David" w:hint="cs"/>
            <w:sz w:val="20"/>
            <w:szCs w:val="24"/>
            <w:rtl/>
            <w:lang w:eastAsia="he-IL"/>
          </w:rPr>
          <w:t>סה''כ</w:t>
        </w:r>
        <w:proofErr w:type="spellEnd"/>
        <w:r>
          <w:rPr>
            <w:rFonts w:ascii="Times New Roman" w:eastAsia="Times New Roman" w:hAnsi="Times New Roman" w:cs="David" w:hint="cs"/>
            <w:sz w:val="20"/>
            <w:szCs w:val="24"/>
            <w:rtl/>
            <w:lang w:eastAsia="he-IL"/>
          </w:rPr>
          <w:t xml:space="preserve"> שכר המתכנן הנו 1,280,300 ( מיליון אחד מאתיים שמוני</w:t>
        </w:r>
      </w:ins>
      <w:ins w:id="185" w:author="גרמן קגנובסקי" w:date="2020-04-22T15:42:00Z">
        <w:r w:rsidR="00472A4B">
          <w:rPr>
            <w:rFonts w:ascii="Times New Roman" w:eastAsia="Times New Roman" w:hAnsi="Times New Roman" w:cs="David" w:hint="cs"/>
            <w:sz w:val="20"/>
            <w:szCs w:val="24"/>
            <w:rtl/>
            <w:lang w:eastAsia="he-IL"/>
          </w:rPr>
          <w:t xml:space="preserve">ם אלף שלוש מאות ) </w:t>
        </w:r>
        <w:proofErr w:type="spellStart"/>
        <w:r w:rsidR="00472A4B">
          <w:rPr>
            <w:rFonts w:ascii="Times New Roman" w:eastAsia="Times New Roman" w:hAnsi="Times New Roman" w:cs="David" w:hint="cs"/>
            <w:sz w:val="20"/>
            <w:szCs w:val="24"/>
            <w:rtl/>
            <w:lang w:eastAsia="he-IL"/>
          </w:rPr>
          <w:t>ש''ח</w:t>
        </w:r>
        <w:proofErr w:type="spellEnd"/>
        <w:r w:rsidR="00472A4B">
          <w:rPr>
            <w:rFonts w:ascii="Times New Roman" w:eastAsia="Times New Roman" w:hAnsi="Times New Roman" w:cs="David" w:hint="cs"/>
            <w:sz w:val="20"/>
            <w:szCs w:val="24"/>
            <w:rtl/>
            <w:lang w:eastAsia="he-IL"/>
          </w:rPr>
          <w:t>.</w:t>
        </w:r>
      </w:ins>
    </w:p>
    <w:p w14:paraId="4500C310"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49482124"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בסעיף זה:</w:t>
      </w:r>
    </w:p>
    <w:p w14:paraId="6F2C443B"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104289B1"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ראשוני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t>
      </w:r>
    </w:p>
    <w:p w14:paraId="63A90152"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65A4A591"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חוזר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78709266"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11AD5462" w14:textId="77C67F5D" w:rsidR="00B27B4C" w:rsidRPr="00B27B4C" w:rsidRDefault="00B27B4C" w:rsidP="00316CA9">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 xml:space="preserve">הסכום המפורט בסעיף </w:t>
      </w:r>
      <w:del w:id="186" w:author="גרמן קגנובסקי" w:date="2020-04-22T16:38:00Z">
        <w:r w:rsidRPr="00B27B4C" w:rsidDel="00BA25BE">
          <w:rPr>
            <w:rFonts w:ascii="Times New Roman" w:eastAsia="Times New Roman" w:hAnsi="Times New Roman" w:cs="David" w:hint="cs"/>
            <w:sz w:val="20"/>
            <w:szCs w:val="24"/>
            <w:rtl/>
            <w:lang w:eastAsia="he-IL"/>
          </w:rPr>
          <w:delText>1.1</w:delText>
        </w:r>
      </w:del>
      <w:ins w:id="187" w:author="גרמן קגנובסקי" w:date="2020-04-22T16:39:00Z">
        <w:r w:rsidR="00BA25BE">
          <w:rPr>
            <w:rFonts w:ascii="Times New Roman" w:eastAsia="Times New Roman" w:hAnsi="Times New Roman" w:cs="David" w:hint="cs"/>
            <w:sz w:val="20"/>
            <w:szCs w:val="24"/>
            <w:rtl/>
            <w:lang w:eastAsia="he-IL"/>
          </w:rPr>
          <w:t xml:space="preserve">  1.2</w:t>
        </w:r>
      </w:ins>
      <w:r w:rsidRPr="00B27B4C">
        <w:rPr>
          <w:rFonts w:ascii="Times New Roman" w:eastAsia="Times New Roman" w:hAnsi="Times New Roman" w:cs="David" w:hint="cs"/>
          <w:sz w:val="20"/>
          <w:szCs w:val="24"/>
          <w:rtl/>
          <w:lang w:eastAsia="he-IL"/>
        </w:rPr>
        <w:t xml:space="preserve">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8A1FF8E09B7C4E439BA2096A006BCA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88" w:author="גרמן קגנובסקי" w:date="2020-04-22T16:39:00Z">
            <w:r w:rsidR="00BA25BE">
              <w:rPr>
                <w:rFonts w:ascii="Times New Roman" w:eastAsia="Times New Roman" w:hAnsi="Times New Roman" w:cs="David" w:hint="cs"/>
                <w:color w:val="008000"/>
                <w:sz w:val="24"/>
                <w:szCs w:val="24"/>
                <w:rtl/>
              </w:rPr>
              <w:t>מדד המחירים לצר</w:t>
            </w:r>
          </w:ins>
          <w:ins w:id="189" w:author="גרמן קגנובסקי" w:date="2020-04-26T17:15:00Z">
            <w:r w:rsidR="00316CA9">
              <w:rPr>
                <w:rFonts w:ascii="Times New Roman" w:eastAsia="Times New Roman" w:hAnsi="Times New Roman" w:cs="David" w:hint="cs"/>
                <w:color w:val="008000"/>
                <w:sz w:val="24"/>
                <w:szCs w:val="24"/>
                <w:rtl/>
              </w:rPr>
              <w:t>כ</w:t>
            </w:r>
          </w:ins>
          <w:ins w:id="190" w:author="גרמן קגנובסקי" w:date="2020-04-22T16:39:00Z">
            <w:r w:rsidR="00BA25BE">
              <w:rPr>
                <w:rFonts w:ascii="Times New Roman" w:eastAsia="Times New Roman" w:hAnsi="Times New Roman" w:cs="David" w:hint="cs"/>
                <w:color w:val="008000"/>
                <w:sz w:val="24"/>
                <w:szCs w:val="24"/>
                <w:rtl/>
              </w:rPr>
              <w:t>ן</w:t>
            </w:r>
          </w:ins>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E88FD9D4A894B78AE2B3CA0B0E374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9A29EA"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F37BF645784A4FBB8CB2604D72F44C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12-31T00:00:00Z">
            <w:dateFormat w:val="dd/MM/yyyy"/>
            <w:lid w:val="he-IL"/>
            <w:storeMappedDataAs w:val="dateTime"/>
            <w:calendar w:val="gregorian"/>
          </w:date>
        </w:sdtPr>
        <w:sdtEndPr/>
        <w:sdtContent>
          <w:ins w:id="191" w:author="גרמן קגנובסקי" w:date="2020-04-22T16:40:00Z">
            <w:r w:rsidR="00BA25BE">
              <w:rPr>
                <w:rFonts w:ascii="Times New Roman" w:eastAsia="Times New Roman" w:hAnsi="Times New Roman" w:cs="David" w:hint="cs"/>
                <w:color w:val="008000"/>
                <w:sz w:val="24"/>
                <w:szCs w:val="24"/>
                <w:rtl/>
              </w:rPr>
              <w:t>‏31/12/2019</w:t>
            </w:r>
          </w:ins>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4C123D9408C400DADA79C21767B17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92" w:author="גרמן קגנובסקי" w:date="2020-04-22T16:41:00Z">
            <w:r w:rsidR="00BA25BE">
              <w:rPr>
                <w:rFonts w:ascii="Times New Roman" w:eastAsia="Times New Roman" w:hAnsi="Times New Roman" w:cs="David" w:hint="cs"/>
                <w:color w:val="008000"/>
                <w:sz w:val="24"/>
                <w:szCs w:val="24"/>
                <w:rtl/>
              </w:rPr>
              <w:t>100.8</w:t>
            </w:r>
          </w:ins>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418AFADC"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0BC699CD"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5D06F2B6"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E9A1485"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28121B71"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9B391E5"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58F0E1D8"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2C150BA3"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3E6C42D5"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A4CBE51"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D2E1A91"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7CBE1127"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22A4F543"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2D61DAFD"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1E1AF8F9"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0BCE32D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008209ED"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7C38112"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423B5D51"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77C03B"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p>
    <w:p w14:paraId="5F168AD2"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7ED88FFF"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519378D"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4374F74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93E9369" w14:textId="11BD4468" w:rsidR="00B27B4C" w:rsidRPr="00B27B4C" w:rsidDel="00BA25BE" w:rsidRDefault="00B27B4C" w:rsidP="00BA25BE">
      <w:pPr>
        <w:widowControl w:val="0"/>
        <w:spacing w:before="0" w:beforeAutospacing="0" w:after="0" w:afterAutospacing="0" w:line="240" w:lineRule="auto"/>
        <w:ind w:left="720" w:hanging="720"/>
        <w:jc w:val="both"/>
        <w:rPr>
          <w:del w:id="193" w:author="גרמן קגנובסקי" w:date="2020-04-22T16:41: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r>
      <w:del w:id="194" w:author="גרמן קגנובסקי" w:date="2020-04-22T16:41:00Z">
        <w:r w:rsidRPr="00B27B4C" w:rsidDel="00BA25BE">
          <w:rPr>
            <w:rFonts w:ascii="Times New Roman" w:eastAsia="Times New Roman" w:hAnsi="Times New Roman" w:cs="David" w:hint="cs"/>
            <w:sz w:val="20"/>
            <w:szCs w:val="24"/>
            <w:rtl/>
            <w:lang w:eastAsia="he-IL"/>
          </w:rPr>
          <w:delText xml:space="preserve">עבור תכנית בנין עיר בסמכות ועדה מקומית (באחוזים משכר המתכנן הנקוב בסעיף 1.1 </w:delText>
        </w:r>
        <w:r w:rsidRPr="00B27B4C" w:rsidDel="00BA25BE">
          <w:rPr>
            <w:rFonts w:ascii="Times New Roman" w:eastAsia="Times New Roman" w:hAnsi="Times New Roman" w:cs="David" w:hint="cs"/>
            <w:sz w:val="20"/>
            <w:szCs w:val="24"/>
            <w:rtl/>
            <w:lang w:eastAsia="he-IL"/>
          </w:rPr>
          <w:tab/>
          <w:delText>לנספח ד' לעיל):</w:delText>
        </w:r>
      </w:del>
    </w:p>
    <w:p w14:paraId="70AA2DAF" w14:textId="0FC77333" w:rsidR="00B27B4C" w:rsidRPr="00B27B4C" w:rsidDel="00BA25BE" w:rsidRDefault="00B27B4C" w:rsidP="00BA25BE">
      <w:pPr>
        <w:widowControl w:val="0"/>
        <w:spacing w:before="0" w:beforeAutospacing="0" w:after="0" w:afterAutospacing="0" w:line="240" w:lineRule="auto"/>
        <w:ind w:left="720" w:hanging="720"/>
        <w:jc w:val="both"/>
        <w:rPr>
          <w:del w:id="195" w:author="גרמן קגנובסקי" w:date="2020-04-22T16:41:00Z"/>
          <w:rFonts w:ascii="Times New Roman" w:eastAsia="Times New Roman" w:hAnsi="Times New Roman" w:cs="David"/>
          <w:sz w:val="20"/>
          <w:szCs w:val="24"/>
          <w:rtl/>
          <w:lang w:eastAsia="he-IL"/>
        </w:rPr>
      </w:pPr>
      <w:del w:id="196" w:author="גרמן קגנובסקי" w:date="2020-04-22T16:41:00Z">
        <w:r w:rsidRPr="00B27B4C" w:rsidDel="00BA25BE">
          <w:rPr>
            <w:rFonts w:ascii="Times New Roman" w:eastAsia="Times New Roman" w:hAnsi="Times New Roman" w:cs="David" w:hint="cs"/>
            <w:sz w:val="20"/>
            <w:szCs w:val="24"/>
            <w:rtl/>
            <w:lang w:eastAsia="he-IL"/>
          </w:rPr>
          <w:tab/>
        </w:r>
      </w:del>
    </w:p>
    <w:p w14:paraId="4BA78D3B" w14:textId="66660204" w:rsidR="00B27B4C" w:rsidRPr="00B27B4C" w:rsidDel="00BA25BE" w:rsidRDefault="00B27B4C" w:rsidP="008640E1">
      <w:pPr>
        <w:widowControl w:val="0"/>
        <w:spacing w:before="0" w:beforeAutospacing="0" w:after="0" w:afterAutospacing="0" w:line="240" w:lineRule="auto"/>
        <w:ind w:left="720" w:hanging="720"/>
        <w:jc w:val="both"/>
        <w:rPr>
          <w:del w:id="197" w:author="גרמן קגנובסקי" w:date="2020-04-22T16:41:00Z"/>
          <w:rFonts w:ascii="Times New Roman" w:eastAsia="Times New Roman" w:hAnsi="Times New Roman" w:cs="David"/>
          <w:sz w:val="20"/>
          <w:szCs w:val="24"/>
          <w:rtl/>
          <w:lang w:eastAsia="he-IL"/>
        </w:rPr>
      </w:pPr>
      <w:del w:id="198" w:author="גרמן קגנובסקי" w:date="2020-04-22T16:41:00Z">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delText>א.</w:delText>
        </w:r>
        <w:r w:rsidRPr="00B27B4C" w:rsidDel="00BA25BE">
          <w:rPr>
            <w:rFonts w:ascii="Times New Roman" w:eastAsia="Times New Roman" w:hAnsi="Times New Roman" w:cs="David" w:hint="cs"/>
            <w:sz w:val="20"/>
            <w:szCs w:val="24"/>
            <w:rtl/>
            <w:lang w:eastAsia="he-IL"/>
          </w:rPr>
          <w:tab/>
          <w:delText xml:space="preserve">לאחר הגשת מסמכי התכנון, באישור המזמין </w:delText>
        </w:r>
      </w:del>
    </w:p>
    <w:p w14:paraId="75E1F79B" w14:textId="65052E0C" w:rsidR="00B27B4C" w:rsidRPr="00B27B4C" w:rsidDel="00BA25BE" w:rsidRDefault="00B27B4C">
      <w:pPr>
        <w:widowControl w:val="0"/>
        <w:spacing w:before="0" w:beforeAutospacing="0" w:after="0" w:afterAutospacing="0" w:line="240" w:lineRule="auto"/>
        <w:ind w:left="720" w:hanging="720"/>
        <w:jc w:val="both"/>
        <w:rPr>
          <w:del w:id="199" w:author="גרמן קגנובסקי" w:date="2020-04-22T16:41:00Z"/>
          <w:rFonts w:ascii="Times New Roman" w:eastAsia="Times New Roman" w:hAnsi="Times New Roman" w:cs="David"/>
          <w:sz w:val="20"/>
          <w:szCs w:val="24"/>
          <w:rtl/>
          <w:lang w:eastAsia="he-IL"/>
        </w:rPr>
        <w:pPrChange w:id="200" w:author="גרמן קגנובסקי" w:date="2020-04-22T16:41:00Z">
          <w:pPr>
            <w:widowControl w:val="0"/>
            <w:spacing w:before="0" w:beforeAutospacing="0" w:after="0" w:afterAutospacing="0" w:line="240" w:lineRule="auto"/>
            <w:ind w:left="6480" w:hanging="4320"/>
            <w:jc w:val="both"/>
          </w:pPr>
        </w:pPrChange>
      </w:pPr>
      <w:del w:id="201" w:author="גרמן קגנובסקי" w:date="2020-04-22T16:41:00Z">
        <w:r w:rsidRPr="00B27B4C" w:rsidDel="00BA25BE">
          <w:rPr>
            <w:rFonts w:ascii="Times New Roman" w:eastAsia="Times New Roman" w:hAnsi="Times New Roman" w:cs="David" w:hint="cs"/>
            <w:sz w:val="20"/>
            <w:szCs w:val="24"/>
            <w:rtl/>
            <w:lang w:eastAsia="he-IL"/>
          </w:rPr>
          <w:delText>לאי</w:delText>
        </w:r>
        <w:r w:rsidR="00E95AE9" w:rsidDel="00BA25BE">
          <w:rPr>
            <w:rFonts w:ascii="Times New Roman" w:eastAsia="Times New Roman" w:hAnsi="Times New Roman" w:cs="David" w:hint="cs"/>
            <w:sz w:val="20"/>
            <w:szCs w:val="24"/>
            <w:rtl/>
            <w:lang w:eastAsia="he-IL"/>
          </w:rPr>
          <w:delText>שור הועדה המקומית לתכנון ובניה......</w:delText>
        </w:r>
        <w:r w:rsidR="003F2F80" w:rsidDel="00BA25BE">
          <w:rPr>
            <w:rFonts w:ascii="Times New Roman" w:eastAsia="Times New Roman" w:hAnsi="Times New Roman" w:cs="David" w:hint="cs"/>
            <w:sz w:val="20"/>
            <w:szCs w:val="24"/>
            <w:rtl/>
            <w:lang w:eastAsia="he-IL"/>
          </w:rPr>
          <w:delText>..</w:delText>
        </w:r>
        <w:r w:rsidR="00E95AE9" w:rsidDel="00BA25BE">
          <w:rPr>
            <w:rFonts w:ascii="Times New Roman" w:eastAsia="Times New Roman" w:hAnsi="Times New Roman" w:cs="David" w:hint="cs"/>
            <w:sz w:val="20"/>
            <w:szCs w:val="24"/>
            <w:rtl/>
            <w:lang w:eastAsia="he-IL"/>
          </w:rPr>
          <w:delText>...........</w:delText>
        </w:r>
        <w:r w:rsidRPr="00B27B4C" w:rsidDel="00BA25BE">
          <w:rPr>
            <w:rFonts w:ascii="Times New Roman" w:eastAsia="Times New Roman" w:hAnsi="Times New Roman" w:cs="David" w:hint="cs"/>
            <w:sz w:val="20"/>
            <w:szCs w:val="24"/>
            <w:rtl/>
            <w:lang w:eastAsia="he-IL"/>
          </w:rPr>
          <w:delText xml:space="preserve"> 33% משכר המתכנן</w:delText>
        </w:r>
      </w:del>
    </w:p>
    <w:p w14:paraId="78E4FA14" w14:textId="12C468B7" w:rsidR="00B27B4C" w:rsidRPr="00B27B4C" w:rsidDel="00BA25BE" w:rsidRDefault="00B27B4C">
      <w:pPr>
        <w:widowControl w:val="0"/>
        <w:spacing w:before="0" w:beforeAutospacing="0" w:after="0" w:afterAutospacing="0" w:line="240" w:lineRule="auto"/>
        <w:ind w:left="720" w:hanging="720"/>
        <w:jc w:val="both"/>
        <w:rPr>
          <w:del w:id="202" w:author="גרמן קגנובסקי" w:date="2020-04-22T16:41:00Z"/>
          <w:rFonts w:ascii="Times New Roman" w:eastAsia="Times New Roman" w:hAnsi="Times New Roman" w:cs="David"/>
          <w:sz w:val="20"/>
          <w:szCs w:val="24"/>
          <w:rtl/>
          <w:lang w:eastAsia="he-IL"/>
        </w:rPr>
        <w:pPrChange w:id="203" w:author="גרמן קגנובסקי" w:date="2020-04-22T16:41:00Z">
          <w:pPr>
            <w:widowControl w:val="0"/>
            <w:spacing w:before="0" w:beforeAutospacing="0" w:after="0" w:afterAutospacing="0" w:line="240" w:lineRule="auto"/>
            <w:ind w:left="6481" w:hanging="4321"/>
            <w:jc w:val="both"/>
          </w:pPr>
        </w:pPrChange>
      </w:pPr>
    </w:p>
    <w:p w14:paraId="035ACC60" w14:textId="430EABA8" w:rsidR="00B27B4C" w:rsidRPr="00B27B4C" w:rsidDel="00BA25BE" w:rsidRDefault="00B27B4C" w:rsidP="00BA25BE">
      <w:pPr>
        <w:widowControl w:val="0"/>
        <w:spacing w:before="0" w:beforeAutospacing="0" w:after="0" w:afterAutospacing="0" w:line="240" w:lineRule="auto"/>
        <w:ind w:left="720" w:hanging="720"/>
        <w:jc w:val="both"/>
        <w:rPr>
          <w:del w:id="204" w:author="גרמן קגנובסקי" w:date="2020-04-22T16:41:00Z"/>
          <w:rFonts w:ascii="Times New Roman" w:eastAsia="Times New Roman" w:hAnsi="Times New Roman" w:cs="David"/>
          <w:sz w:val="20"/>
          <w:szCs w:val="24"/>
          <w:rtl/>
          <w:lang w:eastAsia="he-IL"/>
        </w:rPr>
      </w:pPr>
      <w:del w:id="205" w:author="גרמן קגנובסקי" w:date="2020-04-22T16:41:00Z">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delText>ב.</w:delText>
        </w:r>
        <w:r w:rsidRPr="00B27B4C" w:rsidDel="00BA25BE">
          <w:rPr>
            <w:rFonts w:ascii="Times New Roman" w:eastAsia="Times New Roman" w:hAnsi="Times New Roman" w:cs="David" w:hint="cs"/>
            <w:sz w:val="20"/>
            <w:szCs w:val="24"/>
            <w:rtl/>
            <w:lang w:eastAsia="he-IL"/>
          </w:rPr>
          <w:tab/>
          <w:delText xml:space="preserve">לאחר אישור הועדה המקומית להפקדת התכנית </w:delText>
        </w:r>
      </w:del>
    </w:p>
    <w:p w14:paraId="4D5F4322" w14:textId="383948C0" w:rsidR="00B27B4C" w:rsidRPr="00B27B4C" w:rsidDel="00BA25BE" w:rsidRDefault="00B27B4C">
      <w:pPr>
        <w:widowControl w:val="0"/>
        <w:spacing w:before="0" w:beforeAutospacing="0" w:after="0" w:afterAutospacing="0" w:line="240" w:lineRule="auto"/>
        <w:ind w:left="720" w:hanging="720"/>
        <w:jc w:val="both"/>
        <w:rPr>
          <w:del w:id="206" w:author="גרמן קגנובסקי" w:date="2020-04-22T16:41:00Z"/>
          <w:rFonts w:ascii="Times New Roman" w:eastAsia="Times New Roman" w:hAnsi="Times New Roman" w:cs="David"/>
          <w:sz w:val="20"/>
          <w:szCs w:val="24"/>
          <w:rtl/>
          <w:lang w:eastAsia="he-IL"/>
        </w:rPr>
        <w:pPrChange w:id="207" w:author="גרמן קגנובסקי" w:date="2020-04-22T16:41:00Z">
          <w:pPr>
            <w:widowControl w:val="0"/>
            <w:spacing w:before="0" w:beforeAutospacing="0" w:after="0" w:afterAutospacing="0" w:line="240" w:lineRule="auto"/>
            <w:ind w:left="2160" w:hanging="720"/>
            <w:jc w:val="both"/>
          </w:pPr>
        </w:pPrChange>
      </w:pPr>
      <w:del w:id="208" w:author="גרמן קגנובסקי" w:date="2020-04-22T16:41:00Z">
        <w:r w:rsidRPr="00B27B4C" w:rsidDel="00BA25BE">
          <w:rPr>
            <w:rFonts w:ascii="Times New Roman" w:eastAsia="Times New Roman" w:hAnsi="Times New Roman" w:cs="David" w:hint="cs"/>
            <w:sz w:val="20"/>
            <w:szCs w:val="24"/>
            <w:rtl/>
            <w:lang w:eastAsia="he-IL"/>
          </w:rPr>
          <w:tab/>
          <w:delText>להתנגדויות ופרסו</w:delText>
        </w:r>
        <w:r w:rsidR="00E95AE9" w:rsidDel="00BA25BE">
          <w:rPr>
            <w:rFonts w:ascii="Times New Roman" w:eastAsia="Times New Roman" w:hAnsi="Times New Roman" w:cs="David" w:hint="cs"/>
            <w:sz w:val="20"/>
            <w:szCs w:val="24"/>
            <w:rtl/>
            <w:lang w:eastAsia="he-IL"/>
          </w:rPr>
          <w:delText>ם ההפקדה ברשומות ובעיתונות....</w:delText>
        </w:r>
        <w:r w:rsidRPr="00B27B4C" w:rsidDel="00BA25BE">
          <w:rPr>
            <w:rFonts w:ascii="Times New Roman" w:eastAsia="Times New Roman" w:hAnsi="Times New Roman" w:cs="David" w:hint="cs"/>
            <w:sz w:val="20"/>
            <w:szCs w:val="24"/>
            <w:rtl/>
            <w:lang w:eastAsia="he-IL"/>
          </w:rPr>
          <w:delText xml:space="preserve">33% משכר המתכנן </w:delText>
        </w:r>
      </w:del>
    </w:p>
    <w:p w14:paraId="5A9F5B66" w14:textId="08A8B0BD" w:rsidR="00B27B4C" w:rsidRPr="00B27B4C" w:rsidDel="00BA25BE" w:rsidRDefault="00B27B4C">
      <w:pPr>
        <w:widowControl w:val="0"/>
        <w:spacing w:before="0" w:beforeAutospacing="0" w:after="0" w:afterAutospacing="0" w:line="240" w:lineRule="auto"/>
        <w:ind w:left="720" w:hanging="720"/>
        <w:jc w:val="both"/>
        <w:rPr>
          <w:del w:id="209" w:author="גרמן קגנובסקי" w:date="2020-04-22T16:41:00Z"/>
          <w:rFonts w:ascii="Times New Roman" w:eastAsia="Times New Roman" w:hAnsi="Times New Roman" w:cs="David"/>
          <w:sz w:val="20"/>
          <w:szCs w:val="24"/>
          <w:rtl/>
          <w:lang w:eastAsia="he-IL"/>
        </w:rPr>
        <w:pPrChange w:id="210" w:author="גרמן קגנובסקי" w:date="2020-04-22T16:41:00Z">
          <w:pPr>
            <w:widowControl w:val="0"/>
            <w:spacing w:before="0" w:beforeAutospacing="0" w:after="0" w:afterAutospacing="0" w:line="240" w:lineRule="auto"/>
            <w:ind w:left="720" w:firstLine="720"/>
            <w:jc w:val="both"/>
          </w:pPr>
        </w:pPrChange>
      </w:pPr>
    </w:p>
    <w:p w14:paraId="2E822F0C" w14:textId="387894C8" w:rsidR="00B27B4C" w:rsidRPr="00B27B4C" w:rsidDel="00BA25BE" w:rsidRDefault="00B27B4C" w:rsidP="00BA25BE">
      <w:pPr>
        <w:widowControl w:val="0"/>
        <w:spacing w:before="0" w:beforeAutospacing="0" w:after="0" w:afterAutospacing="0" w:line="240" w:lineRule="auto"/>
        <w:ind w:left="720" w:hanging="720"/>
        <w:jc w:val="both"/>
        <w:rPr>
          <w:del w:id="211" w:author="גרמן קגנובסקי" w:date="2020-04-22T16:41:00Z"/>
          <w:rFonts w:ascii="Times New Roman" w:eastAsia="Times New Roman" w:hAnsi="Times New Roman" w:cs="David"/>
          <w:sz w:val="20"/>
          <w:szCs w:val="24"/>
          <w:rtl/>
          <w:lang w:eastAsia="he-IL"/>
        </w:rPr>
      </w:pPr>
      <w:del w:id="212" w:author="גרמן קגנובסקי" w:date="2020-04-22T16:41:00Z">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delText>ג.</w:delText>
        </w:r>
        <w:r w:rsidRPr="00B27B4C" w:rsidDel="00BA25BE">
          <w:rPr>
            <w:rFonts w:ascii="Times New Roman" w:eastAsia="Times New Roman" w:hAnsi="Times New Roman" w:cs="David" w:hint="cs"/>
            <w:sz w:val="20"/>
            <w:szCs w:val="24"/>
            <w:rtl/>
            <w:lang w:eastAsia="he-IL"/>
          </w:rPr>
          <w:tab/>
          <w:delText xml:space="preserve">לאחר מתן תוקף לתכנית, פרסום מתן התוקף </w:delText>
        </w:r>
      </w:del>
    </w:p>
    <w:p w14:paraId="5353B4C7" w14:textId="1B2C6A6F" w:rsidR="00B27B4C" w:rsidRPr="00B27B4C" w:rsidRDefault="00E95AE9">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Change w:id="213" w:author="גרמן קגנובסקי" w:date="2020-04-22T16:41:00Z">
          <w:pPr>
            <w:widowControl w:val="0"/>
            <w:spacing w:before="0" w:beforeAutospacing="0" w:after="0" w:afterAutospacing="0" w:line="240" w:lineRule="auto"/>
            <w:ind w:left="720" w:firstLine="720"/>
            <w:jc w:val="both"/>
          </w:pPr>
        </w:pPrChange>
      </w:pPr>
      <w:del w:id="214" w:author="גרמן קגנובסקי" w:date="2020-04-22T16:41:00Z">
        <w:r w:rsidDel="00BA25BE">
          <w:rPr>
            <w:rFonts w:ascii="Times New Roman" w:eastAsia="Times New Roman" w:hAnsi="Times New Roman" w:cs="David" w:hint="cs"/>
            <w:sz w:val="20"/>
            <w:szCs w:val="24"/>
            <w:rtl/>
            <w:lang w:eastAsia="he-IL"/>
          </w:rPr>
          <w:tab/>
          <w:delText>ברשומות  ובעיתונות ............................................</w:delText>
        </w:r>
        <w:r w:rsidR="00B27B4C" w:rsidRPr="00B27B4C" w:rsidDel="00BA25BE">
          <w:rPr>
            <w:rFonts w:ascii="Times New Roman" w:eastAsia="Times New Roman" w:hAnsi="Times New Roman" w:cs="David" w:hint="cs"/>
            <w:sz w:val="20"/>
            <w:szCs w:val="24"/>
            <w:rtl/>
            <w:lang w:eastAsia="he-IL"/>
          </w:rPr>
          <w:delText>34% משכר המתכנן</w:delText>
        </w:r>
      </w:del>
      <w:r w:rsidR="00B27B4C" w:rsidRPr="00B27B4C">
        <w:rPr>
          <w:rFonts w:ascii="Times New Roman" w:eastAsia="Times New Roman" w:hAnsi="Times New Roman" w:cs="David" w:hint="cs"/>
          <w:sz w:val="20"/>
          <w:szCs w:val="24"/>
          <w:rtl/>
          <w:lang w:eastAsia="he-IL"/>
        </w:rPr>
        <w:t xml:space="preserve"> </w:t>
      </w:r>
    </w:p>
    <w:p w14:paraId="4D4B12D4" w14:textId="77777777" w:rsidR="00B27B4C" w:rsidRPr="00B27B4C" w:rsidRDefault="00B27B4C" w:rsidP="00B27B4C">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541E355E" w14:textId="77777777" w:rsidR="00B27B4C" w:rsidRPr="00B27B4C" w:rsidRDefault="00B27B4C" w:rsidP="00B27B4C">
      <w:pPr>
        <w:widowControl w:val="0"/>
        <w:spacing w:before="0" w:beforeAutospacing="0" w:after="0" w:afterAutospacing="0" w:line="240" w:lineRule="auto"/>
        <w:ind w:left="6480" w:hanging="720"/>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
          <w:bCs/>
          <w:sz w:val="20"/>
          <w:szCs w:val="24"/>
          <w:u w:val="single"/>
          <w:rtl/>
          <w:lang w:eastAsia="he-IL"/>
        </w:rPr>
        <w:t>סה"כ</w:t>
      </w:r>
      <w:r w:rsidR="00E95AE9">
        <w:rPr>
          <w:rFonts w:ascii="Times New Roman" w:eastAsia="Times New Roman" w:hAnsi="Times New Roman" w:cs="David" w:hint="cs"/>
          <w:b/>
          <w:bCs/>
          <w:sz w:val="20"/>
          <w:szCs w:val="24"/>
          <w:rtl/>
          <w:lang w:eastAsia="he-IL"/>
        </w:rPr>
        <w:t>:</w:t>
      </w:r>
      <w:r w:rsidR="00E95AE9">
        <w:rPr>
          <w:rFonts w:ascii="Times New Roman" w:eastAsia="Times New Roman" w:hAnsi="Times New Roman" w:cs="David" w:hint="cs"/>
          <w:b/>
          <w:bCs/>
          <w:sz w:val="20"/>
          <w:szCs w:val="24"/>
          <w:rtl/>
          <w:lang w:eastAsia="he-IL"/>
        </w:rPr>
        <w:tab/>
      </w:r>
      <w:r w:rsidRPr="00B27B4C">
        <w:rPr>
          <w:rFonts w:ascii="Times New Roman" w:eastAsia="Times New Roman" w:hAnsi="Times New Roman" w:cs="David" w:hint="cs"/>
          <w:b/>
          <w:bCs/>
          <w:sz w:val="20"/>
          <w:szCs w:val="24"/>
          <w:rtl/>
          <w:lang w:eastAsia="he-IL"/>
        </w:rPr>
        <w:t xml:space="preserve">100% משכר המתכנן </w:t>
      </w:r>
    </w:p>
    <w:p w14:paraId="25F235A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800639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1F871B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5330451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DD8411F" w14:textId="260B1958" w:rsidR="00B27B4C" w:rsidRPr="00B27B4C" w:rsidRDefault="00B27B4C" w:rsidP="008640E1">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del w:id="215" w:author="גרמן קגנובסקי" w:date="2020-04-23T14:06:00Z">
        <w:r w:rsidRPr="00B27B4C" w:rsidDel="008640E1">
          <w:rPr>
            <w:rFonts w:ascii="Times New Roman" w:eastAsia="Times New Roman" w:hAnsi="Times New Roman" w:cs="David" w:hint="cs"/>
            <w:sz w:val="20"/>
            <w:szCs w:val="24"/>
            <w:u w:val="single"/>
            <w:rtl/>
            <w:lang w:eastAsia="he-IL"/>
          </w:rPr>
          <w:delText>למבנה ראשוני</w:delText>
        </w:r>
      </w:del>
      <w:ins w:id="216" w:author="גרמן קגנובסקי" w:date="2020-04-23T14:15:00Z">
        <w:r w:rsidR="004B4030">
          <w:rPr>
            <w:rFonts w:ascii="Times New Roman" w:eastAsia="Times New Roman" w:hAnsi="Times New Roman" w:cs="David" w:hint="cs"/>
            <w:sz w:val="20"/>
            <w:szCs w:val="24"/>
            <w:rtl/>
            <w:lang w:eastAsia="he-IL"/>
          </w:rPr>
          <w:t xml:space="preserve"> </w:t>
        </w:r>
      </w:ins>
      <w:r w:rsidRPr="00B27B4C">
        <w:rPr>
          <w:rFonts w:ascii="Times New Roman" w:eastAsia="Times New Roman" w:hAnsi="Times New Roman" w:cs="David" w:hint="cs"/>
          <w:sz w:val="20"/>
          <w:szCs w:val="24"/>
          <w:rtl/>
          <w:lang w:eastAsia="he-IL"/>
        </w:rPr>
        <w:t>:</w:t>
      </w:r>
    </w:p>
    <w:p w14:paraId="6C474F6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6BEEA8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לאחר גמר התכנון המוקדם, ואישור עבודות</w:t>
      </w:r>
    </w:p>
    <w:p w14:paraId="65382677" w14:textId="38FB13F1" w:rsidR="00B27B4C" w:rsidRPr="00B27B4C" w:rsidRDefault="00B27B4C" w:rsidP="00BA25BE">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del w:id="217" w:author="גרמן קגנובסקי" w:date="2020-04-22T16:41:00Z">
        <w:r w:rsidRPr="00B27B4C" w:rsidDel="00BA25BE">
          <w:rPr>
            <w:rFonts w:ascii="Times New Roman" w:eastAsia="Times New Roman" w:hAnsi="Times New Roman" w:cs="David" w:hint="cs"/>
            <w:sz w:val="20"/>
            <w:szCs w:val="24"/>
            <w:rtl/>
            <w:lang w:eastAsia="he-IL"/>
          </w:rPr>
          <w:delText>10</w:delText>
        </w:r>
      </w:del>
      <w:ins w:id="218" w:author="גרמן קגנובסקי" w:date="2020-04-22T16:41:00Z">
        <w:r w:rsidR="00BA25BE">
          <w:rPr>
            <w:rFonts w:ascii="Times New Roman" w:eastAsia="Times New Roman" w:hAnsi="Times New Roman" w:cs="David" w:hint="cs"/>
            <w:sz w:val="20"/>
            <w:szCs w:val="24"/>
            <w:rtl/>
            <w:lang w:eastAsia="he-IL"/>
          </w:rPr>
          <w:t xml:space="preserve"> 15</w:t>
        </w:r>
      </w:ins>
      <w:r w:rsidRPr="00B27B4C">
        <w:rPr>
          <w:rFonts w:ascii="Times New Roman" w:eastAsia="Times New Roman" w:hAnsi="Times New Roman" w:cs="David" w:hint="cs"/>
          <w:sz w:val="20"/>
          <w:szCs w:val="24"/>
          <w:rtl/>
          <w:lang w:eastAsia="he-IL"/>
        </w:rPr>
        <w:t>% משכר המתכנן.</w:t>
      </w:r>
    </w:p>
    <w:p w14:paraId="362892E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D97679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לאחר גמר התכנון הסופי, ואישור עבודות</w:t>
      </w:r>
    </w:p>
    <w:p w14:paraId="446D6831" w14:textId="3F192E9D" w:rsidR="00B27B4C" w:rsidRPr="00B27B4C" w:rsidRDefault="00B27B4C" w:rsidP="00BA25BE">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ins w:id="219" w:author="גרמן קגנובסקי" w:date="2020-04-22T16:42:00Z">
        <w:r w:rsidR="00BA25BE">
          <w:rPr>
            <w:rFonts w:ascii="Times New Roman" w:eastAsia="Times New Roman" w:hAnsi="Times New Roman" w:cs="David" w:hint="cs"/>
            <w:sz w:val="20"/>
            <w:szCs w:val="24"/>
            <w:rtl/>
            <w:lang w:eastAsia="he-IL"/>
          </w:rPr>
          <w:t>20</w:t>
        </w:r>
      </w:ins>
      <w:del w:id="220" w:author="גרמן קגנובסקי" w:date="2020-04-22T16:42:00Z">
        <w:r w:rsidRPr="00B27B4C" w:rsidDel="00BA25BE">
          <w:rPr>
            <w:rFonts w:ascii="Times New Roman" w:eastAsia="Times New Roman" w:hAnsi="Times New Roman" w:cs="David" w:hint="cs"/>
            <w:sz w:val="20"/>
            <w:szCs w:val="24"/>
            <w:rtl/>
            <w:lang w:eastAsia="he-IL"/>
          </w:rPr>
          <w:delText>15</w:delText>
        </w:r>
      </w:del>
      <w:r w:rsidRPr="00B27B4C">
        <w:rPr>
          <w:rFonts w:ascii="Times New Roman" w:eastAsia="Times New Roman" w:hAnsi="Times New Roman" w:cs="David" w:hint="cs"/>
          <w:sz w:val="20"/>
          <w:szCs w:val="24"/>
          <w:rtl/>
          <w:lang w:eastAsia="he-IL"/>
        </w:rPr>
        <w:t>% משכר המתכנן.</w:t>
      </w:r>
    </w:p>
    <w:p w14:paraId="3442E7F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5C978C6" w14:textId="7F699DC0" w:rsidR="003F2F80" w:rsidDel="00BA25BE" w:rsidRDefault="00B27B4C" w:rsidP="00BA25BE">
      <w:pPr>
        <w:widowControl w:val="0"/>
        <w:spacing w:before="0" w:beforeAutospacing="0" w:after="0" w:afterAutospacing="0" w:line="240" w:lineRule="auto"/>
        <w:ind w:left="720" w:hanging="720"/>
        <w:jc w:val="both"/>
        <w:rPr>
          <w:del w:id="221" w:author="גרמן קגנובסקי" w:date="2020-04-22T16:42: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r>
      <w:del w:id="222" w:author="גרמן קגנובסקי" w:date="2020-04-22T16:42:00Z">
        <w:r w:rsidRPr="00B27B4C" w:rsidDel="00BA25BE">
          <w:rPr>
            <w:rFonts w:ascii="Times New Roman" w:eastAsia="Times New Roman" w:hAnsi="Times New Roman" w:cs="David" w:hint="cs"/>
            <w:sz w:val="20"/>
            <w:szCs w:val="24"/>
            <w:rtl/>
            <w:lang w:eastAsia="he-IL"/>
          </w:rPr>
          <w:delText xml:space="preserve">לאחר אישור בנוי לביצוע ע"י הועדה המקומית </w:delText>
        </w:r>
        <w:r w:rsidR="003F2F80" w:rsidDel="00BA25BE">
          <w:rPr>
            <w:rFonts w:ascii="Times New Roman" w:eastAsia="Times New Roman" w:hAnsi="Times New Roman" w:cs="David" w:hint="cs"/>
            <w:sz w:val="20"/>
            <w:szCs w:val="24"/>
            <w:rtl/>
            <w:lang w:eastAsia="he-IL"/>
          </w:rPr>
          <w:delText>........</w:delText>
        </w:r>
        <w:r w:rsidRPr="00B27B4C" w:rsidDel="00BA25BE">
          <w:rPr>
            <w:rFonts w:ascii="Times New Roman" w:eastAsia="Times New Roman" w:hAnsi="Times New Roman" w:cs="David" w:hint="cs"/>
            <w:sz w:val="20"/>
            <w:szCs w:val="24"/>
            <w:rtl/>
            <w:lang w:eastAsia="he-IL"/>
          </w:rPr>
          <w:delText xml:space="preserve">5% משכר </w:delText>
        </w:r>
      </w:del>
    </w:p>
    <w:p w14:paraId="1D2B0472" w14:textId="314017A3" w:rsidR="00B27B4C" w:rsidRPr="00B27B4C" w:rsidDel="00BA25BE" w:rsidRDefault="003F2F80" w:rsidP="00BA25BE">
      <w:pPr>
        <w:widowControl w:val="0"/>
        <w:spacing w:before="0" w:beforeAutospacing="0" w:after="0" w:afterAutospacing="0" w:line="240" w:lineRule="auto"/>
        <w:ind w:left="720" w:hanging="720"/>
        <w:jc w:val="both"/>
        <w:rPr>
          <w:del w:id="223" w:author="גרמן קגנובסקי" w:date="2020-04-22T16:42:00Z"/>
          <w:rFonts w:ascii="Times New Roman" w:eastAsia="Times New Roman" w:hAnsi="Times New Roman" w:cs="David"/>
          <w:sz w:val="20"/>
          <w:szCs w:val="24"/>
          <w:rtl/>
          <w:lang w:eastAsia="he-IL"/>
        </w:rPr>
      </w:pPr>
      <w:del w:id="224" w:author="גרמן קגנובסקי" w:date="2020-04-22T16:42:00Z">
        <w:r w:rsidDel="00BA25BE">
          <w:rPr>
            <w:rFonts w:ascii="Times New Roman" w:eastAsia="Times New Roman" w:hAnsi="Times New Roman" w:cs="David" w:hint="cs"/>
            <w:sz w:val="20"/>
            <w:szCs w:val="24"/>
            <w:rtl/>
            <w:lang w:eastAsia="he-IL"/>
          </w:rPr>
          <w:delText xml:space="preserve">                                                      </w:delText>
        </w:r>
        <w:r w:rsidR="00B27B4C" w:rsidRPr="00B27B4C" w:rsidDel="00BA25BE">
          <w:rPr>
            <w:rFonts w:ascii="Times New Roman" w:eastAsia="Times New Roman" w:hAnsi="Times New Roman" w:cs="David" w:hint="cs"/>
            <w:sz w:val="20"/>
            <w:szCs w:val="24"/>
            <w:rtl/>
            <w:lang w:eastAsia="he-IL"/>
          </w:rPr>
          <w:delText>המתכנן.</w:delText>
        </w:r>
      </w:del>
    </w:p>
    <w:p w14:paraId="16564BF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07AC8E82" w14:textId="2DFCAFC0"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 xml:space="preserve">לאחר </w:t>
      </w:r>
      <w:ins w:id="225" w:author="גרמן קגנובסקי" w:date="2020-04-22T16:42:00Z">
        <w:r w:rsidR="00BA25BE">
          <w:rPr>
            <w:rFonts w:ascii="Times New Roman" w:eastAsia="Times New Roman" w:hAnsi="Times New Roman" w:cs="David" w:hint="cs"/>
            <w:sz w:val="20"/>
            <w:szCs w:val="24"/>
            <w:rtl/>
            <w:lang w:eastAsia="he-IL"/>
          </w:rPr>
          <w:t>הגשה ו</w:t>
        </w:r>
      </w:ins>
      <w:r w:rsidRPr="00B27B4C">
        <w:rPr>
          <w:rFonts w:ascii="Times New Roman" w:eastAsia="Times New Roman" w:hAnsi="Times New Roman" w:cs="David" w:hint="cs"/>
          <w:sz w:val="20"/>
          <w:szCs w:val="24"/>
          <w:rtl/>
          <w:lang w:eastAsia="he-IL"/>
        </w:rPr>
        <w:t>אישור הבקשות להיתרי בניה והוצאת</w:t>
      </w:r>
    </w:p>
    <w:p w14:paraId="01E3D3EB"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היתרי בניה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8% משכר המתכנן.</w:t>
      </w:r>
    </w:p>
    <w:p w14:paraId="1C4584D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04DA03"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התכנון המפורט והמכרזים, ואישור</w:t>
      </w:r>
    </w:p>
    <w:p w14:paraId="7F2C6347"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עבודות שלב  זה על ידי המזמין</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28% משכר המתכנן.</w:t>
      </w:r>
    </w:p>
    <w:p w14:paraId="64E991D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F8D4A29" w14:textId="0330FB80" w:rsidR="00B27B4C" w:rsidRPr="00B27B4C" w:rsidRDefault="00B27B4C" w:rsidP="00BA25BE">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הוצאת תכניות לביצוע</w:t>
      </w:r>
      <w:r w:rsidR="003F2F80">
        <w:rPr>
          <w:rFonts w:ascii="Times New Roman" w:eastAsia="Times New Roman" w:hAnsi="Times New Roman" w:cs="David" w:hint="cs"/>
          <w:sz w:val="20"/>
          <w:szCs w:val="24"/>
          <w:rtl/>
          <w:lang w:eastAsia="he-IL"/>
        </w:rPr>
        <w:t>..............</w:t>
      </w:r>
      <w:del w:id="226" w:author="גרמן קגנובסקי" w:date="2020-04-22T16:42:00Z">
        <w:r w:rsidRPr="00B27B4C" w:rsidDel="00BA25BE">
          <w:rPr>
            <w:rFonts w:ascii="Times New Roman" w:eastAsia="Times New Roman" w:hAnsi="Times New Roman" w:cs="David" w:hint="cs"/>
            <w:sz w:val="20"/>
            <w:szCs w:val="24"/>
            <w:rtl/>
            <w:lang w:eastAsia="he-IL"/>
          </w:rPr>
          <w:delText>12</w:delText>
        </w:r>
      </w:del>
      <w:ins w:id="227" w:author="גרמן קגנובסקי" w:date="2020-04-22T16:42:00Z">
        <w:r w:rsidR="00BA25BE">
          <w:rPr>
            <w:rFonts w:ascii="Times New Roman" w:eastAsia="Times New Roman" w:hAnsi="Times New Roman" w:cs="David" w:hint="cs"/>
            <w:sz w:val="20"/>
            <w:szCs w:val="24"/>
            <w:rtl/>
            <w:lang w:eastAsia="he-IL"/>
          </w:rPr>
          <w:t>14</w:t>
        </w:r>
      </w:ins>
      <w:r w:rsidRPr="00B27B4C">
        <w:rPr>
          <w:rFonts w:ascii="Times New Roman" w:eastAsia="Times New Roman" w:hAnsi="Times New Roman" w:cs="David" w:hint="cs"/>
          <w:sz w:val="20"/>
          <w:szCs w:val="24"/>
          <w:rtl/>
          <w:lang w:eastAsia="he-IL"/>
        </w:rPr>
        <w:t>% משכר המתכנן.</w:t>
      </w:r>
    </w:p>
    <w:p w14:paraId="1A62EB4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FE9ABB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ז.</w:t>
      </w:r>
      <w:r w:rsidRPr="00B27B4C">
        <w:rPr>
          <w:rFonts w:ascii="Times New Roman" w:eastAsia="Times New Roman" w:hAnsi="Times New Roman" w:cs="David" w:hint="cs"/>
          <w:sz w:val="20"/>
          <w:szCs w:val="24"/>
          <w:rtl/>
          <w:lang w:eastAsia="he-IL"/>
        </w:rPr>
        <w:tab/>
        <w:t>במהלך ביצוע הפיקוח העליון,</w:t>
      </w:r>
    </w:p>
    <w:p w14:paraId="226E1F12" w14:textId="6AE70584" w:rsidR="00B27B4C" w:rsidRPr="00B27B4C" w:rsidRDefault="00B27B4C" w:rsidP="00BA25BE">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לפי שיקול דעת המזמין </w:t>
      </w:r>
      <w:r w:rsidR="003F2F80">
        <w:rPr>
          <w:rFonts w:ascii="Times New Roman" w:eastAsia="Times New Roman" w:hAnsi="Times New Roman" w:cs="David" w:hint="cs"/>
          <w:sz w:val="20"/>
          <w:szCs w:val="24"/>
          <w:rtl/>
          <w:lang w:eastAsia="he-IL"/>
        </w:rPr>
        <w:t>............................</w:t>
      </w:r>
      <w:del w:id="228" w:author="גרמן קגנובסקי" w:date="2020-04-22T16:42:00Z">
        <w:r w:rsidRPr="00B27B4C" w:rsidDel="00BA25BE">
          <w:rPr>
            <w:rFonts w:ascii="Times New Roman" w:eastAsia="Times New Roman" w:hAnsi="Times New Roman" w:cs="David" w:hint="cs"/>
            <w:sz w:val="20"/>
            <w:szCs w:val="24"/>
            <w:rtl/>
            <w:lang w:eastAsia="he-IL"/>
          </w:rPr>
          <w:delText>15%</w:delText>
        </w:r>
      </w:del>
      <w:ins w:id="229" w:author="גרמן קגנובסקי" w:date="2020-04-22T16:42:00Z">
        <w:r w:rsidR="00BA25BE">
          <w:rPr>
            <w:rFonts w:ascii="Times New Roman" w:eastAsia="Times New Roman" w:hAnsi="Times New Roman" w:cs="David" w:hint="cs"/>
            <w:sz w:val="20"/>
            <w:szCs w:val="24"/>
            <w:rtl/>
            <w:lang w:eastAsia="he-IL"/>
          </w:rPr>
          <w:t>10%</w:t>
        </w:r>
      </w:ins>
      <w:r w:rsidRPr="00B27B4C">
        <w:rPr>
          <w:rFonts w:ascii="Times New Roman" w:eastAsia="Times New Roman" w:hAnsi="Times New Roman" w:cs="David" w:hint="cs"/>
          <w:sz w:val="20"/>
          <w:szCs w:val="24"/>
          <w:rtl/>
          <w:lang w:eastAsia="he-IL"/>
        </w:rPr>
        <w:t xml:space="preserve"> משכר המתכנן.</w:t>
      </w:r>
    </w:p>
    <w:p w14:paraId="75AAABD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F900B36"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ח.</w:t>
      </w:r>
      <w:r w:rsidRPr="00B27B4C">
        <w:rPr>
          <w:rFonts w:ascii="Times New Roman" w:eastAsia="Times New Roman" w:hAnsi="Times New Roman" w:cs="David" w:hint="cs"/>
          <w:sz w:val="20"/>
          <w:szCs w:val="24"/>
          <w:rtl/>
          <w:lang w:eastAsia="he-IL"/>
        </w:rPr>
        <w:tab/>
        <w:t>לאחר גמר ביצוע העבודות בהתאם לחוזה זה,</w:t>
      </w:r>
    </w:p>
    <w:p w14:paraId="440AECDC" w14:textId="77777777" w:rsidR="00B27B4C" w:rsidRPr="00B27B4C" w:rsidRDefault="003F2F80"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הפרוי</w:t>
      </w:r>
      <w:r w:rsidR="00B27B4C" w:rsidRPr="00B27B4C">
        <w:rPr>
          <w:rFonts w:ascii="Times New Roman" w:eastAsia="Times New Roman" w:hAnsi="Times New Roman" w:cs="David" w:hint="cs"/>
          <w:sz w:val="20"/>
          <w:szCs w:val="24"/>
          <w:rtl/>
          <w:lang w:eastAsia="he-IL"/>
        </w:rPr>
        <w:t xml:space="preserve">קט וקבלתו על ידי המזמין, </w:t>
      </w:r>
    </w:p>
    <w:p w14:paraId="722D9061"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5908DEF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445F4C3A" w14:textId="361D2AE0" w:rsidR="00B27B4C" w:rsidRPr="00B27B4C" w:rsidRDefault="00B27B4C" w:rsidP="00A77D72">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t>המזמין, וקבלת אישור לאכלוס</w:t>
      </w:r>
      <w:r w:rsidR="003F2F80">
        <w:rPr>
          <w:rFonts w:ascii="Times New Roman" w:eastAsia="Times New Roman" w:hAnsi="Times New Roman" w:cs="David" w:hint="cs"/>
          <w:sz w:val="20"/>
          <w:szCs w:val="24"/>
          <w:rtl/>
          <w:lang w:eastAsia="he-IL"/>
        </w:rPr>
        <w:t>...................</w:t>
      </w:r>
      <w:del w:id="230" w:author="גרמן קגנובסקי" w:date="2020-04-23T14:26:00Z">
        <w:r w:rsidRPr="00B27B4C" w:rsidDel="00A77D72">
          <w:rPr>
            <w:rFonts w:ascii="Times New Roman" w:eastAsia="Times New Roman" w:hAnsi="Times New Roman" w:cs="David" w:hint="cs"/>
            <w:sz w:val="20"/>
            <w:szCs w:val="24"/>
            <w:rtl/>
            <w:lang w:eastAsia="he-IL"/>
          </w:rPr>
          <w:delText>5</w:delText>
        </w:r>
      </w:del>
      <w:ins w:id="231" w:author="גרמן קגנובסקי" w:date="2020-04-23T14:26:00Z">
        <w:r w:rsidR="00A77D72">
          <w:rPr>
            <w:rFonts w:ascii="Times New Roman" w:eastAsia="Times New Roman" w:hAnsi="Times New Roman" w:cs="David" w:hint="cs"/>
            <w:sz w:val="20"/>
            <w:szCs w:val="24"/>
            <w:rtl/>
            <w:lang w:eastAsia="he-IL"/>
          </w:rPr>
          <w:t>4</w:t>
        </w:r>
      </w:ins>
      <w:r w:rsidRPr="00B27B4C">
        <w:rPr>
          <w:rFonts w:ascii="Times New Roman" w:eastAsia="Times New Roman" w:hAnsi="Times New Roman" w:cs="David" w:hint="cs"/>
          <w:sz w:val="20"/>
          <w:szCs w:val="24"/>
          <w:rtl/>
          <w:lang w:eastAsia="he-IL"/>
        </w:rPr>
        <w:t>% משכר המתכנן.</w:t>
      </w:r>
    </w:p>
    <w:p w14:paraId="16FC2F6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63B25BB3"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ab/>
        <w:t>ט.</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4C74DC76" w14:textId="77777777" w:rsidR="00B27B4C" w:rsidRPr="00B27B4C" w:rsidRDefault="00124F1F"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B27B4C" w:rsidRPr="00B27B4C">
        <w:rPr>
          <w:rFonts w:ascii="Times New Roman" w:eastAsia="Times New Roman" w:hAnsi="Times New Roman" w:cs="David" w:hint="cs"/>
          <w:sz w:val="20"/>
          <w:szCs w:val="24"/>
          <w:rtl/>
          <w:lang w:eastAsia="he-IL"/>
        </w:rPr>
        <w:t xml:space="preserve">יקט, אישור המתכנן בכתב </w:t>
      </w:r>
    </w:p>
    <w:p w14:paraId="3A3A6D10"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6E76E29D" w14:textId="12932C64" w:rsidR="00B27B4C" w:rsidRPr="00B27B4C" w:rsidRDefault="000B4F06" w:rsidP="00A77D72">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3F2F80">
        <w:rPr>
          <w:rFonts w:ascii="Times New Roman" w:eastAsia="Times New Roman" w:hAnsi="Times New Roman" w:cs="David" w:hint="cs"/>
          <w:sz w:val="20"/>
          <w:szCs w:val="24"/>
          <w:rtl/>
          <w:lang w:eastAsia="he-IL"/>
        </w:rPr>
        <w:t>...........................</w:t>
      </w:r>
      <w:r w:rsidR="00B27B4C" w:rsidRPr="000B4F06">
        <w:rPr>
          <w:rFonts w:ascii="Times New Roman" w:eastAsia="Times New Roman" w:hAnsi="Times New Roman" w:cs="David" w:hint="cs"/>
          <w:sz w:val="20"/>
          <w:szCs w:val="24"/>
          <w:rtl/>
          <w:lang w:eastAsia="he-IL"/>
        </w:rPr>
        <w:t xml:space="preserve"> </w:t>
      </w:r>
      <w:del w:id="232" w:author="גרמן קגנובסקי" w:date="2020-04-23T14:26:00Z">
        <w:r w:rsidR="00B27B4C" w:rsidRPr="000B4F06" w:rsidDel="00A77D72">
          <w:rPr>
            <w:rFonts w:ascii="Times New Roman" w:eastAsia="Times New Roman" w:hAnsi="Times New Roman" w:cs="David" w:hint="cs"/>
            <w:sz w:val="20"/>
            <w:szCs w:val="24"/>
            <w:rtl/>
            <w:lang w:eastAsia="he-IL"/>
          </w:rPr>
          <w:delText>2</w:delText>
        </w:r>
      </w:del>
      <w:ins w:id="233" w:author="גרמן קגנובסקי" w:date="2020-04-23T14:26:00Z">
        <w:r w:rsidR="00A77D72">
          <w:rPr>
            <w:rFonts w:ascii="Times New Roman" w:eastAsia="Times New Roman" w:hAnsi="Times New Roman" w:cs="David" w:hint="cs"/>
            <w:sz w:val="20"/>
            <w:szCs w:val="24"/>
            <w:rtl/>
            <w:lang w:eastAsia="he-IL"/>
          </w:rPr>
          <w:t>1</w:t>
        </w:r>
      </w:ins>
      <w:r w:rsidR="00B27B4C" w:rsidRPr="000B4F06">
        <w:rPr>
          <w:rFonts w:ascii="Times New Roman" w:eastAsia="Times New Roman" w:hAnsi="Times New Roman" w:cs="David" w:hint="cs"/>
          <w:sz w:val="20"/>
          <w:szCs w:val="24"/>
          <w:rtl/>
          <w:lang w:eastAsia="he-IL"/>
        </w:rPr>
        <w:t>% משכר המתכנן.</w:t>
      </w:r>
    </w:p>
    <w:p w14:paraId="61E09F2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145F688"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0B4F06">
        <w:rPr>
          <w:rFonts w:ascii="Times New Roman" w:eastAsia="Times New Roman" w:hAnsi="Times New Roman" w:cs="David" w:hint="cs"/>
          <w:sz w:val="20"/>
          <w:szCs w:val="24"/>
          <w:rtl/>
          <w:lang w:eastAsia="he-IL"/>
        </w:rPr>
        <w:t>:</w:t>
      </w:r>
      <w:r w:rsidR="000B4F06">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740F79B3"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10BCAE02" w14:textId="7E54BAAE" w:rsidR="00B27B4C" w:rsidRPr="00B27B4C" w:rsidDel="00BA25BE" w:rsidRDefault="00B27B4C" w:rsidP="00BA25BE">
      <w:pPr>
        <w:widowControl w:val="0"/>
        <w:spacing w:before="0" w:beforeAutospacing="0" w:after="0" w:afterAutospacing="0" w:line="360" w:lineRule="auto"/>
        <w:ind w:hanging="720"/>
        <w:jc w:val="both"/>
        <w:rPr>
          <w:del w:id="234" w:author="גרמן קגנובסקי" w:date="2020-04-22T16:43: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1.2.2</w:t>
      </w:r>
      <w:r w:rsidRPr="00B27B4C">
        <w:rPr>
          <w:rFonts w:ascii="Times New Roman" w:eastAsia="Times New Roman" w:hAnsi="Times New Roman" w:cs="David" w:hint="cs"/>
          <w:sz w:val="20"/>
          <w:szCs w:val="24"/>
          <w:rtl/>
          <w:lang w:eastAsia="he-IL"/>
        </w:rPr>
        <w:tab/>
      </w:r>
      <w:del w:id="235" w:author="גרמן קגנובסקי" w:date="2020-04-22T16:43:00Z">
        <w:r w:rsidRPr="00B27B4C" w:rsidDel="00BA25BE">
          <w:rPr>
            <w:rFonts w:ascii="Times New Roman" w:eastAsia="Times New Roman" w:hAnsi="Times New Roman" w:cs="David" w:hint="cs"/>
            <w:sz w:val="20"/>
            <w:szCs w:val="24"/>
            <w:u w:val="single"/>
            <w:rtl/>
            <w:lang w:eastAsia="he-IL"/>
          </w:rPr>
          <w:delText>למבנה חוזר</w:delText>
        </w:r>
        <w:r w:rsidRPr="00B27B4C" w:rsidDel="00BA25BE">
          <w:rPr>
            <w:rFonts w:ascii="Times New Roman" w:eastAsia="Times New Roman" w:hAnsi="Times New Roman" w:cs="David" w:hint="cs"/>
            <w:sz w:val="20"/>
            <w:szCs w:val="24"/>
            <w:rtl/>
            <w:lang w:eastAsia="he-IL"/>
          </w:rPr>
          <w:delText>:</w:delText>
        </w:r>
      </w:del>
    </w:p>
    <w:p w14:paraId="316C49FC" w14:textId="138A9289" w:rsidR="00B27B4C" w:rsidRPr="00B27B4C" w:rsidDel="00BA25BE" w:rsidRDefault="00B27B4C">
      <w:pPr>
        <w:widowControl w:val="0"/>
        <w:spacing w:before="0" w:beforeAutospacing="0" w:after="0" w:afterAutospacing="0" w:line="360" w:lineRule="auto"/>
        <w:ind w:hanging="720"/>
        <w:jc w:val="both"/>
        <w:rPr>
          <w:del w:id="236" w:author="גרמן קגנובסקי" w:date="2020-04-22T16:43:00Z"/>
          <w:rFonts w:ascii="Times New Roman" w:eastAsia="Times New Roman" w:hAnsi="Times New Roman" w:cs="David"/>
          <w:sz w:val="20"/>
          <w:szCs w:val="24"/>
          <w:rtl/>
          <w:lang w:eastAsia="he-IL"/>
        </w:rPr>
        <w:pPrChange w:id="237" w:author="גרמן קגנובסקי" w:date="2020-04-22T16:43:00Z">
          <w:pPr>
            <w:widowControl w:val="0"/>
            <w:spacing w:before="0" w:beforeAutospacing="0" w:after="0" w:afterAutospacing="0" w:line="240" w:lineRule="auto"/>
            <w:ind w:hanging="720"/>
            <w:jc w:val="both"/>
          </w:pPr>
        </w:pPrChange>
      </w:pPr>
    </w:p>
    <w:p w14:paraId="225F186C" w14:textId="2C4B4F87" w:rsidR="00BB267C" w:rsidRPr="00BB267C" w:rsidDel="00BA25BE" w:rsidRDefault="00B27B4C">
      <w:pPr>
        <w:widowControl w:val="0"/>
        <w:spacing w:before="0" w:beforeAutospacing="0" w:after="0" w:afterAutospacing="0" w:line="360" w:lineRule="auto"/>
        <w:ind w:hanging="720"/>
        <w:jc w:val="both"/>
        <w:rPr>
          <w:del w:id="238" w:author="גרמן קגנובסקי" w:date="2020-04-22T16:43:00Z"/>
          <w:rFonts w:ascii="Times New Roman" w:eastAsia="Times New Roman" w:hAnsi="Times New Roman" w:cs="David"/>
          <w:sz w:val="20"/>
          <w:szCs w:val="24"/>
          <w:rtl/>
          <w:lang w:eastAsia="he-IL"/>
        </w:rPr>
        <w:pPrChange w:id="239" w:author="גרמן קגנובסקי" w:date="2020-04-22T16:43:00Z">
          <w:pPr>
            <w:pStyle w:val="ListParagraph"/>
            <w:widowControl w:val="0"/>
            <w:numPr>
              <w:numId w:val="23"/>
            </w:numPr>
            <w:spacing w:before="0" w:beforeAutospacing="0" w:after="0" w:afterAutospacing="0" w:line="240" w:lineRule="auto"/>
            <w:ind w:left="2880" w:hanging="720"/>
            <w:jc w:val="both"/>
          </w:pPr>
        </w:pPrChange>
      </w:pPr>
      <w:del w:id="240" w:author="גרמן קגנובסקי" w:date="2020-04-22T16:43:00Z">
        <w:r w:rsidRPr="00BB267C" w:rsidDel="00BA25BE">
          <w:rPr>
            <w:rFonts w:ascii="Times New Roman" w:eastAsia="Times New Roman" w:hAnsi="Times New Roman" w:cs="David" w:hint="cs"/>
            <w:sz w:val="20"/>
            <w:szCs w:val="24"/>
            <w:rtl/>
            <w:lang w:eastAsia="he-IL"/>
          </w:rPr>
          <w:delText>לאחר אישור בינוי לביצוע ע"י הועדה המקומית</w:delText>
        </w:r>
        <w:r w:rsidR="00844490" w:rsidDel="00BA25BE">
          <w:rPr>
            <w:rFonts w:ascii="Times New Roman" w:eastAsia="Times New Roman" w:hAnsi="Times New Roman" w:cs="David" w:hint="cs"/>
            <w:sz w:val="20"/>
            <w:szCs w:val="24"/>
            <w:rtl/>
            <w:lang w:eastAsia="he-IL"/>
          </w:rPr>
          <w:delText>......</w:delText>
        </w:r>
        <w:r w:rsidRPr="00BB267C" w:rsidDel="00BA25BE">
          <w:rPr>
            <w:rFonts w:ascii="Times New Roman" w:eastAsia="Times New Roman" w:hAnsi="Times New Roman" w:cs="David" w:hint="cs"/>
            <w:sz w:val="20"/>
            <w:szCs w:val="24"/>
            <w:rtl/>
            <w:lang w:eastAsia="he-IL"/>
          </w:rPr>
          <w:delText xml:space="preserve">15% משכר </w:delText>
        </w:r>
      </w:del>
    </w:p>
    <w:p w14:paraId="3538B2D7" w14:textId="3114D579" w:rsidR="00B27B4C" w:rsidRPr="00BB267C" w:rsidDel="00BA25BE" w:rsidRDefault="00B27B4C">
      <w:pPr>
        <w:widowControl w:val="0"/>
        <w:spacing w:before="0" w:beforeAutospacing="0" w:after="0" w:afterAutospacing="0" w:line="360" w:lineRule="auto"/>
        <w:ind w:hanging="720"/>
        <w:jc w:val="both"/>
        <w:rPr>
          <w:del w:id="241" w:author="גרמן קגנובסקי" w:date="2020-04-22T16:43:00Z"/>
          <w:rFonts w:ascii="Times New Roman" w:eastAsia="Times New Roman" w:hAnsi="Times New Roman" w:cs="David"/>
          <w:sz w:val="20"/>
          <w:szCs w:val="24"/>
          <w:rtl/>
          <w:lang w:eastAsia="he-IL"/>
        </w:rPr>
        <w:pPrChange w:id="242" w:author="גרמן קגנובסקי" w:date="2020-04-22T16:43:00Z">
          <w:pPr>
            <w:pStyle w:val="ListParagraph"/>
            <w:widowControl w:val="0"/>
            <w:spacing w:before="0" w:beforeAutospacing="0" w:after="0" w:afterAutospacing="0" w:line="240" w:lineRule="auto"/>
            <w:ind w:left="2880"/>
            <w:jc w:val="both"/>
          </w:pPr>
        </w:pPrChange>
      </w:pPr>
      <w:del w:id="243" w:author="גרמן קגנובסקי" w:date="2020-04-22T16:43:00Z">
        <w:r w:rsidRPr="00BB267C" w:rsidDel="00BA25BE">
          <w:rPr>
            <w:rFonts w:ascii="Times New Roman" w:eastAsia="Times New Roman" w:hAnsi="Times New Roman" w:cs="David" w:hint="cs"/>
            <w:sz w:val="20"/>
            <w:szCs w:val="24"/>
            <w:rtl/>
            <w:lang w:eastAsia="he-IL"/>
          </w:rPr>
          <w:delText>המתכנן.</w:delText>
        </w:r>
      </w:del>
    </w:p>
    <w:p w14:paraId="5B31A025" w14:textId="074E4CD7" w:rsidR="00B27B4C" w:rsidRPr="00B27B4C" w:rsidDel="00BA25BE" w:rsidRDefault="00B27B4C">
      <w:pPr>
        <w:widowControl w:val="0"/>
        <w:spacing w:before="0" w:beforeAutospacing="0" w:after="0" w:afterAutospacing="0" w:line="360" w:lineRule="auto"/>
        <w:ind w:hanging="720"/>
        <w:jc w:val="both"/>
        <w:rPr>
          <w:del w:id="244" w:author="גרמן קגנובסקי" w:date="2020-04-22T16:43:00Z"/>
          <w:rFonts w:ascii="Times New Roman" w:eastAsia="Times New Roman" w:hAnsi="Times New Roman" w:cs="David"/>
          <w:sz w:val="20"/>
          <w:szCs w:val="24"/>
          <w:rtl/>
          <w:lang w:eastAsia="he-IL"/>
        </w:rPr>
        <w:pPrChange w:id="245" w:author="גרמן קגנובסקי" w:date="2020-04-22T16:43:00Z">
          <w:pPr>
            <w:widowControl w:val="0"/>
            <w:spacing w:before="0" w:beforeAutospacing="0" w:after="0" w:afterAutospacing="0" w:line="240" w:lineRule="auto"/>
            <w:ind w:hanging="720"/>
            <w:jc w:val="both"/>
          </w:pPr>
        </w:pPrChange>
      </w:pPr>
    </w:p>
    <w:p w14:paraId="19D99492" w14:textId="647BEA55" w:rsidR="00B27B4C" w:rsidRPr="00B27B4C" w:rsidDel="00BA25BE" w:rsidRDefault="00B27B4C">
      <w:pPr>
        <w:widowControl w:val="0"/>
        <w:spacing w:before="0" w:beforeAutospacing="0" w:after="0" w:afterAutospacing="0" w:line="360" w:lineRule="auto"/>
        <w:ind w:hanging="720"/>
        <w:jc w:val="both"/>
        <w:rPr>
          <w:del w:id="246" w:author="גרמן קגנובסקי" w:date="2020-04-22T16:43:00Z"/>
          <w:rFonts w:ascii="Times New Roman" w:eastAsia="Times New Roman" w:hAnsi="Times New Roman" w:cs="David"/>
          <w:sz w:val="20"/>
          <w:szCs w:val="24"/>
          <w:rtl/>
          <w:lang w:eastAsia="he-IL"/>
        </w:rPr>
        <w:pPrChange w:id="247" w:author="גרמן קגנובסקי" w:date="2020-04-22T16:43:00Z">
          <w:pPr>
            <w:widowControl w:val="0"/>
            <w:spacing w:before="0" w:beforeAutospacing="0" w:after="0" w:afterAutospacing="0" w:line="240" w:lineRule="auto"/>
            <w:ind w:hanging="720"/>
            <w:jc w:val="both"/>
          </w:pPr>
        </w:pPrChange>
      </w:pPr>
      <w:del w:id="248" w:author="גרמן קגנובסקי" w:date="2020-04-22T16:43:00Z">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delText>ב.</w:delText>
        </w:r>
        <w:r w:rsidRPr="00B27B4C" w:rsidDel="00BA25BE">
          <w:rPr>
            <w:rFonts w:ascii="Times New Roman" w:eastAsia="Times New Roman" w:hAnsi="Times New Roman" w:cs="David" w:hint="cs"/>
            <w:sz w:val="20"/>
            <w:szCs w:val="24"/>
            <w:rtl/>
            <w:lang w:eastAsia="he-IL"/>
          </w:rPr>
          <w:tab/>
          <w:delText xml:space="preserve">לאחר אישור הבקשות להיתרי בניה </w:delText>
        </w:r>
      </w:del>
    </w:p>
    <w:p w14:paraId="4B255272" w14:textId="6B9802BB" w:rsidR="00B27B4C" w:rsidRPr="00B27B4C" w:rsidDel="00BA25BE" w:rsidRDefault="00BB267C">
      <w:pPr>
        <w:widowControl w:val="0"/>
        <w:spacing w:before="0" w:beforeAutospacing="0" w:after="0" w:afterAutospacing="0" w:line="360" w:lineRule="auto"/>
        <w:ind w:hanging="720"/>
        <w:jc w:val="both"/>
        <w:rPr>
          <w:del w:id="249" w:author="גרמן קגנובסקי" w:date="2020-04-22T16:43:00Z"/>
          <w:rFonts w:ascii="Times New Roman" w:eastAsia="Times New Roman" w:hAnsi="Times New Roman" w:cs="David"/>
          <w:sz w:val="20"/>
          <w:szCs w:val="24"/>
          <w:rtl/>
          <w:lang w:eastAsia="he-IL"/>
        </w:rPr>
        <w:pPrChange w:id="250" w:author="גרמן קגנובסקי" w:date="2020-04-22T16:43:00Z">
          <w:pPr>
            <w:widowControl w:val="0"/>
            <w:spacing w:before="0" w:beforeAutospacing="0" w:after="60" w:afterAutospacing="0" w:line="360" w:lineRule="auto"/>
            <w:ind w:left="720" w:firstLine="720"/>
            <w:jc w:val="both"/>
          </w:pPr>
        </w:pPrChange>
      </w:pPr>
      <w:del w:id="251" w:author="גרמן קגנובסקי" w:date="2020-04-22T16:43:00Z">
        <w:r w:rsidDel="00BA25BE">
          <w:rPr>
            <w:rFonts w:ascii="Times New Roman" w:eastAsia="Times New Roman" w:hAnsi="Times New Roman" w:cs="David" w:hint="cs"/>
            <w:sz w:val="20"/>
            <w:szCs w:val="24"/>
            <w:rtl/>
            <w:lang w:eastAsia="he-IL"/>
          </w:rPr>
          <w:tab/>
        </w:r>
        <w:r w:rsidDel="00BA25BE">
          <w:rPr>
            <w:rFonts w:ascii="Times New Roman" w:eastAsia="Times New Roman" w:hAnsi="Times New Roman" w:cs="David" w:hint="cs"/>
            <w:sz w:val="20"/>
            <w:szCs w:val="24"/>
            <w:rtl/>
            <w:lang w:eastAsia="he-IL"/>
          </w:rPr>
          <w:tab/>
          <w:delText>והוצאת היתרי בניה</w:delText>
        </w:r>
        <w:r w:rsidR="00844490" w:rsidDel="00BA25BE">
          <w:rPr>
            <w:rFonts w:ascii="Times New Roman" w:eastAsia="Times New Roman" w:hAnsi="Times New Roman" w:cs="David" w:hint="cs"/>
            <w:sz w:val="20"/>
            <w:szCs w:val="24"/>
            <w:rtl/>
            <w:lang w:eastAsia="he-IL"/>
          </w:rPr>
          <w:delText>................................</w:delText>
        </w:r>
        <w:r w:rsidR="00B27B4C" w:rsidRPr="00B27B4C" w:rsidDel="00BA25BE">
          <w:rPr>
            <w:rFonts w:ascii="Times New Roman" w:eastAsia="Times New Roman" w:hAnsi="Times New Roman" w:cs="David" w:hint="cs"/>
            <w:sz w:val="20"/>
            <w:szCs w:val="24"/>
            <w:rtl/>
            <w:lang w:eastAsia="he-IL"/>
          </w:rPr>
          <w:delText>20% משכר המתכנן.</w:delText>
        </w:r>
      </w:del>
    </w:p>
    <w:p w14:paraId="71D8BC19" w14:textId="3E55570E" w:rsidR="00B27B4C" w:rsidRPr="00B27B4C" w:rsidDel="00BA25BE" w:rsidRDefault="00B27B4C">
      <w:pPr>
        <w:widowControl w:val="0"/>
        <w:spacing w:before="0" w:beforeAutospacing="0" w:after="0" w:afterAutospacing="0" w:line="360" w:lineRule="auto"/>
        <w:ind w:hanging="720"/>
        <w:jc w:val="both"/>
        <w:rPr>
          <w:del w:id="252" w:author="גרמן קגנובסקי" w:date="2020-04-22T16:43:00Z"/>
          <w:rFonts w:ascii="Times New Roman" w:eastAsia="Times New Roman" w:hAnsi="Times New Roman" w:cs="David"/>
          <w:sz w:val="20"/>
          <w:szCs w:val="24"/>
          <w:rtl/>
          <w:lang w:eastAsia="he-IL"/>
        </w:rPr>
        <w:pPrChange w:id="253" w:author="גרמן קגנובסקי" w:date="2020-04-22T16:43:00Z">
          <w:pPr>
            <w:widowControl w:val="0"/>
            <w:spacing w:before="0" w:beforeAutospacing="0" w:after="0" w:afterAutospacing="0" w:line="240" w:lineRule="auto"/>
            <w:ind w:left="720" w:hanging="720"/>
            <w:jc w:val="both"/>
          </w:pPr>
        </w:pPrChange>
      </w:pPr>
      <w:del w:id="254" w:author="גרמן קגנובסקי" w:date="2020-04-22T16:43:00Z">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delText>ג.</w:delText>
        </w:r>
        <w:r w:rsidRPr="00B27B4C" w:rsidDel="00BA25BE">
          <w:rPr>
            <w:rFonts w:ascii="Times New Roman" w:eastAsia="Times New Roman" w:hAnsi="Times New Roman" w:cs="David" w:hint="cs"/>
            <w:sz w:val="20"/>
            <w:szCs w:val="24"/>
            <w:rtl/>
            <w:lang w:eastAsia="he-IL"/>
          </w:rPr>
          <w:tab/>
          <w:delText xml:space="preserve">לאחר גמר התאמת התכנון המפורט והמכרזים </w:delText>
        </w:r>
        <w:r w:rsidRPr="00B27B4C" w:rsidDel="00BA25BE">
          <w:rPr>
            <w:rFonts w:ascii="Times New Roman" w:eastAsia="Times New Roman" w:hAnsi="Times New Roman" w:cs="David" w:hint="cs"/>
            <w:sz w:val="20"/>
            <w:szCs w:val="24"/>
            <w:rtl/>
            <w:lang w:eastAsia="he-IL"/>
          </w:rPr>
          <w:tab/>
        </w:r>
      </w:del>
    </w:p>
    <w:p w14:paraId="22B4FF5F" w14:textId="5FF91578" w:rsidR="00B27B4C" w:rsidRPr="00B27B4C" w:rsidDel="00BA25BE" w:rsidRDefault="00B27B4C">
      <w:pPr>
        <w:widowControl w:val="0"/>
        <w:spacing w:before="0" w:beforeAutospacing="0" w:after="0" w:afterAutospacing="0" w:line="360" w:lineRule="auto"/>
        <w:ind w:hanging="720"/>
        <w:jc w:val="both"/>
        <w:rPr>
          <w:del w:id="255" w:author="גרמן קגנובסקי" w:date="2020-04-22T16:43:00Z"/>
          <w:rFonts w:ascii="Times New Roman" w:eastAsia="Times New Roman" w:hAnsi="Times New Roman" w:cs="David"/>
          <w:sz w:val="20"/>
          <w:szCs w:val="24"/>
          <w:rtl/>
          <w:lang w:eastAsia="he-IL"/>
        </w:rPr>
        <w:pPrChange w:id="256" w:author="גרמן קגנובסקי" w:date="2020-04-22T16:43:00Z">
          <w:pPr>
            <w:widowControl w:val="0"/>
            <w:spacing w:before="0" w:beforeAutospacing="0" w:after="0" w:afterAutospacing="0" w:line="240" w:lineRule="auto"/>
            <w:ind w:left="720" w:firstLine="720"/>
            <w:jc w:val="both"/>
          </w:pPr>
        </w:pPrChange>
      </w:pPr>
      <w:del w:id="257" w:author="גרמן קגנובסקי" w:date="2020-04-22T16:43:00Z">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delText>ואישו</w:delText>
        </w:r>
        <w:r w:rsidR="00BB267C" w:rsidDel="00BA25BE">
          <w:rPr>
            <w:rFonts w:ascii="Times New Roman" w:eastAsia="Times New Roman" w:hAnsi="Times New Roman" w:cs="David" w:hint="cs"/>
            <w:sz w:val="20"/>
            <w:szCs w:val="24"/>
            <w:rtl/>
            <w:lang w:eastAsia="he-IL"/>
          </w:rPr>
          <w:delText>ר עבודות שלב זה ע"י המזמין</w:delText>
        </w:r>
        <w:r w:rsidR="00844490" w:rsidDel="00BA25BE">
          <w:rPr>
            <w:rFonts w:ascii="Times New Roman" w:eastAsia="Times New Roman" w:hAnsi="Times New Roman" w:cs="David" w:hint="cs"/>
            <w:sz w:val="20"/>
            <w:szCs w:val="24"/>
            <w:rtl/>
            <w:lang w:eastAsia="he-IL"/>
          </w:rPr>
          <w:delText>............</w:delText>
        </w:r>
        <w:r w:rsidRPr="00B27B4C" w:rsidDel="00BA25BE">
          <w:rPr>
            <w:rFonts w:ascii="Times New Roman" w:eastAsia="Times New Roman" w:hAnsi="Times New Roman" w:cs="David" w:hint="cs"/>
            <w:sz w:val="20"/>
            <w:szCs w:val="24"/>
            <w:rtl/>
            <w:lang w:eastAsia="he-IL"/>
          </w:rPr>
          <w:delText>15% משכר המתכנן.</w:delText>
        </w:r>
      </w:del>
    </w:p>
    <w:p w14:paraId="14B5B5C2" w14:textId="71B99440" w:rsidR="00B27B4C" w:rsidRPr="00B27B4C" w:rsidDel="00BA25BE" w:rsidRDefault="00B27B4C">
      <w:pPr>
        <w:widowControl w:val="0"/>
        <w:spacing w:before="0" w:beforeAutospacing="0" w:after="0" w:afterAutospacing="0" w:line="360" w:lineRule="auto"/>
        <w:ind w:hanging="720"/>
        <w:jc w:val="both"/>
        <w:rPr>
          <w:del w:id="258" w:author="גרמן קגנובסקי" w:date="2020-04-22T16:43:00Z"/>
          <w:rFonts w:ascii="Times New Roman" w:eastAsia="Times New Roman" w:hAnsi="Times New Roman" w:cs="David"/>
          <w:sz w:val="20"/>
          <w:szCs w:val="24"/>
          <w:rtl/>
          <w:lang w:eastAsia="he-IL"/>
        </w:rPr>
        <w:pPrChange w:id="259" w:author="גרמן קגנובסקי" w:date="2020-04-22T16:43:00Z">
          <w:pPr>
            <w:widowControl w:val="0"/>
            <w:spacing w:before="0" w:beforeAutospacing="0" w:after="0" w:afterAutospacing="0" w:line="240" w:lineRule="auto"/>
            <w:ind w:left="720" w:firstLine="720"/>
            <w:jc w:val="both"/>
          </w:pPr>
        </w:pPrChange>
      </w:pPr>
    </w:p>
    <w:p w14:paraId="1A0A8994" w14:textId="062C1D84" w:rsidR="00B27B4C" w:rsidRPr="00B27B4C" w:rsidDel="00BA25BE" w:rsidRDefault="00B27B4C">
      <w:pPr>
        <w:widowControl w:val="0"/>
        <w:spacing w:before="0" w:beforeAutospacing="0" w:after="0" w:afterAutospacing="0" w:line="360" w:lineRule="auto"/>
        <w:ind w:hanging="720"/>
        <w:jc w:val="both"/>
        <w:rPr>
          <w:del w:id="260" w:author="גרמן קגנובסקי" w:date="2020-04-22T16:43:00Z"/>
          <w:rFonts w:ascii="Times New Roman" w:eastAsia="Times New Roman" w:hAnsi="Times New Roman" w:cs="David"/>
          <w:sz w:val="20"/>
          <w:szCs w:val="24"/>
          <w:rtl/>
          <w:lang w:eastAsia="he-IL"/>
        </w:rPr>
        <w:pPrChange w:id="261" w:author="גרמן קגנובסקי" w:date="2020-04-22T16:43:00Z">
          <w:pPr>
            <w:widowControl w:val="0"/>
            <w:spacing w:before="0" w:beforeAutospacing="0" w:after="60" w:afterAutospacing="0" w:line="360" w:lineRule="auto"/>
            <w:ind w:left="720" w:hanging="720"/>
            <w:jc w:val="both"/>
          </w:pPr>
        </w:pPrChange>
      </w:pPr>
      <w:del w:id="262" w:author="גרמן קגנובסקי" w:date="2020-04-22T16:43:00Z">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delText>ד.</w:delText>
        </w:r>
        <w:r w:rsidRPr="00B27B4C" w:rsidDel="00BA25BE">
          <w:rPr>
            <w:rFonts w:ascii="Times New Roman" w:eastAsia="Times New Roman" w:hAnsi="Times New Roman" w:cs="David" w:hint="cs"/>
            <w:sz w:val="20"/>
            <w:szCs w:val="24"/>
            <w:rtl/>
            <w:lang w:eastAsia="he-IL"/>
          </w:rPr>
          <w:tab/>
          <w:delText>במהלך ביצוע הפיקוח העליון,</w:delText>
        </w:r>
      </w:del>
    </w:p>
    <w:p w14:paraId="214CABCA" w14:textId="5063D6C3" w:rsidR="00B27B4C" w:rsidRPr="00B27B4C" w:rsidDel="00BA25BE" w:rsidRDefault="00BB267C">
      <w:pPr>
        <w:widowControl w:val="0"/>
        <w:spacing w:before="0" w:beforeAutospacing="0" w:after="0" w:afterAutospacing="0" w:line="360" w:lineRule="auto"/>
        <w:ind w:hanging="720"/>
        <w:jc w:val="both"/>
        <w:rPr>
          <w:del w:id="263" w:author="גרמן קגנובסקי" w:date="2020-04-22T16:43:00Z"/>
          <w:rFonts w:ascii="Times New Roman" w:eastAsia="Times New Roman" w:hAnsi="Times New Roman" w:cs="David"/>
          <w:sz w:val="20"/>
          <w:szCs w:val="24"/>
          <w:rtl/>
          <w:lang w:eastAsia="he-IL"/>
        </w:rPr>
        <w:pPrChange w:id="264" w:author="גרמן קגנובסקי" w:date="2020-04-22T16:43:00Z">
          <w:pPr>
            <w:widowControl w:val="0"/>
            <w:spacing w:before="0" w:beforeAutospacing="0" w:after="60" w:afterAutospacing="0" w:line="360" w:lineRule="auto"/>
            <w:ind w:left="720" w:firstLine="720"/>
            <w:jc w:val="both"/>
          </w:pPr>
        </w:pPrChange>
      </w:pPr>
      <w:del w:id="265" w:author="גרמן קגנובסקי" w:date="2020-04-22T16:43:00Z">
        <w:r w:rsidDel="00BA25BE">
          <w:rPr>
            <w:rFonts w:ascii="Times New Roman" w:eastAsia="Times New Roman" w:hAnsi="Times New Roman" w:cs="David" w:hint="cs"/>
            <w:sz w:val="20"/>
            <w:szCs w:val="24"/>
            <w:rtl/>
            <w:lang w:eastAsia="he-IL"/>
          </w:rPr>
          <w:tab/>
        </w:r>
        <w:r w:rsidDel="00BA25BE">
          <w:rPr>
            <w:rFonts w:ascii="Times New Roman" w:eastAsia="Times New Roman" w:hAnsi="Times New Roman" w:cs="David" w:hint="cs"/>
            <w:sz w:val="20"/>
            <w:szCs w:val="24"/>
            <w:rtl/>
            <w:lang w:eastAsia="he-IL"/>
          </w:rPr>
          <w:tab/>
          <w:delText xml:space="preserve">לפי שיקול דעת המזמין </w:delText>
        </w:r>
        <w:r w:rsidR="00844490" w:rsidDel="00BA25BE">
          <w:rPr>
            <w:rFonts w:ascii="Times New Roman" w:eastAsia="Times New Roman" w:hAnsi="Times New Roman" w:cs="David" w:hint="cs"/>
            <w:sz w:val="20"/>
            <w:szCs w:val="24"/>
            <w:rtl/>
            <w:lang w:eastAsia="he-IL"/>
          </w:rPr>
          <w:delText>............................</w:delText>
        </w:r>
        <w:r w:rsidR="00B27B4C" w:rsidRPr="00B27B4C" w:rsidDel="00BA25BE">
          <w:rPr>
            <w:rFonts w:ascii="Times New Roman" w:eastAsia="Times New Roman" w:hAnsi="Times New Roman" w:cs="David" w:hint="cs"/>
            <w:sz w:val="20"/>
            <w:szCs w:val="24"/>
            <w:rtl/>
            <w:lang w:eastAsia="he-IL"/>
          </w:rPr>
          <w:delText>35% משכר המתכנן.</w:delText>
        </w:r>
      </w:del>
    </w:p>
    <w:p w14:paraId="156720A1" w14:textId="36066EAD" w:rsidR="00B27B4C" w:rsidRPr="00B27B4C" w:rsidDel="00BA25BE" w:rsidRDefault="00B27B4C">
      <w:pPr>
        <w:widowControl w:val="0"/>
        <w:spacing w:before="0" w:beforeAutospacing="0" w:after="0" w:afterAutospacing="0" w:line="360" w:lineRule="auto"/>
        <w:ind w:hanging="720"/>
        <w:jc w:val="both"/>
        <w:rPr>
          <w:del w:id="266" w:author="גרמן קגנובסקי" w:date="2020-04-22T16:43:00Z"/>
          <w:rFonts w:ascii="Times New Roman" w:eastAsia="Times New Roman" w:hAnsi="Times New Roman" w:cs="David"/>
          <w:sz w:val="20"/>
          <w:szCs w:val="24"/>
          <w:rtl/>
          <w:lang w:eastAsia="he-IL"/>
        </w:rPr>
        <w:pPrChange w:id="267" w:author="גרמן קגנובסקי" w:date="2020-04-22T16:43:00Z">
          <w:pPr>
            <w:widowControl w:val="0"/>
            <w:spacing w:before="0" w:beforeAutospacing="0" w:after="0" w:afterAutospacing="0" w:line="240" w:lineRule="auto"/>
            <w:ind w:left="720" w:firstLine="720"/>
            <w:jc w:val="both"/>
          </w:pPr>
        </w:pPrChange>
      </w:pPr>
      <w:del w:id="268" w:author="גרמן קגנובסקי" w:date="2020-04-22T16:43:00Z">
        <w:r w:rsidRPr="00B27B4C" w:rsidDel="00BA25BE">
          <w:rPr>
            <w:rFonts w:ascii="Times New Roman" w:eastAsia="Times New Roman" w:hAnsi="Times New Roman" w:cs="David" w:hint="cs"/>
            <w:sz w:val="20"/>
            <w:szCs w:val="24"/>
            <w:rtl/>
            <w:lang w:eastAsia="he-IL"/>
          </w:rPr>
          <w:tab/>
          <w:delText>ה.</w:delText>
        </w:r>
        <w:r w:rsidRPr="00B27B4C" w:rsidDel="00BA25BE">
          <w:rPr>
            <w:rFonts w:ascii="Times New Roman" w:eastAsia="Times New Roman" w:hAnsi="Times New Roman" w:cs="David" w:hint="cs"/>
            <w:sz w:val="20"/>
            <w:szCs w:val="24"/>
            <w:rtl/>
            <w:lang w:eastAsia="he-IL"/>
          </w:rPr>
          <w:tab/>
          <w:delText>לאחר גמר ביצוע העבודות בהתאם לחוזה זה,</w:delText>
        </w:r>
      </w:del>
    </w:p>
    <w:p w14:paraId="305B7577" w14:textId="74EC48BA" w:rsidR="00B27B4C" w:rsidRPr="00B27B4C" w:rsidDel="00BA25BE" w:rsidRDefault="00B27B4C">
      <w:pPr>
        <w:widowControl w:val="0"/>
        <w:spacing w:before="0" w:beforeAutospacing="0" w:after="0" w:afterAutospacing="0" w:line="360" w:lineRule="auto"/>
        <w:ind w:hanging="720"/>
        <w:jc w:val="both"/>
        <w:rPr>
          <w:del w:id="269" w:author="גרמן קגנובסקי" w:date="2020-04-22T16:43:00Z"/>
          <w:rFonts w:ascii="Times New Roman" w:eastAsia="Times New Roman" w:hAnsi="Times New Roman" w:cs="David"/>
          <w:sz w:val="20"/>
          <w:szCs w:val="24"/>
          <w:rtl/>
          <w:lang w:eastAsia="he-IL"/>
        </w:rPr>
        <w:pPrChange w:id="270" w:author="גרמן קגנובסקי" w:date="2020-04-22T16:43:00Z">
          <w:pPr>
            <w:widowControl w:val="0"/>
            <w:spacing w:before="0" w:beforeAutospacing="0" w:after="0" w:afterAutospacing="0" w:line="240" w:lineRule="auto"/>
            <w:ind w:left="720" w:firstLine="720"/>
            <w:jc w:val="both"/>
          </w:pPr>
        </w:pPrChange>
      </w:pPr>
      <w:del w:id="271" w:author="גרמן קגנובסקי" w:date="2020-04-22T16:43:00Z">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delText xml:space="preserve">הפעלת הפרויקט וקבלתו על ידי המזמין, </w:delText>
        </w:r>
      </w:del>
    </w:p>
    <w:p w14:paraId="3FB619D1" w14:textId="59A3B085" w:rsidR="00B27B4C" w:rsidRPr="00B27B4C" w:rsidDel="00BA25BE" w:rsidRDefault="00B27B4C">
      <w:pPr>
        <w:widowControl w:val="0"/>
        <w:spacing w:before="0" w:beforeAutospacing="0" w:after="0" w:afterAutospacing="0" w:line="360" w:lineRule="auto"/>
        <w:ind w:hanging="720"/>
        <w:jc w:val="both"/>
        <w:rPr>
          <w:del w:id="272" w:author="גרמן קגנובסקי" w:date="2020-04-22T16:43:00Z"/>
          <w:rFonts w:ascii="Times New Roman" w:eastAsia="Times New Roman" w:hAnsi="Times New Roman" w:cs="David"/>
          <w:sz w:val="20"/>
          <w:szCs w:val="24"/>
          <w:rtl/>
          <w:lang w:eastAsia="he-IL"/>
        </w:rPr>
        <w:pPrChange w:id="273" w:author="גרמן קגנובסקי" w:date="2020-04-22T16:43:00Z">
          <w:pPr>
            <w:widowControl w:val="0"/>
            <w:spacing w:before="0" w:beforeAutospacing="0" w:after="0" w:afterAutospacing="0" w:line="240" w:lineRule="auto"/>
            <w:ind w:left="720" w:firstLine="720"/>
            <w:jc w:val="both"/>
          </w:pPr>
        </w:pPrChange>
      </w:pPr>
      <w:del w:id="274" w:author="גרמן קגנובסקי" w:date="2020-04-22T16:43:00Z">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delText xml:space="preserve">ולאחר בדיקת החשבונות הסופיים של העבודות </w:delText>
        </w:r>
      </w:del>
    </w:p>
    <w:p w14:paraId="48093A9F" w14:textId="62484F5B" w:rsidR="00B27B4C" w:rsidRPr="00B27B4C" w:rsidDel="00BA25BE" w:rsidRDefault="00B27B4C">
      <w:pPr>
        <w:widowControl w:val="0"/>
        <w:spacing w:before="0" w:beforeAutospacing="0" w:after="0" w:afterAutospacing="0" w:line="360" w:lineRule="auto"/>
        <w:ind w:hanging="720"/>
        <w:jc w:val="both"/>
        <w:rPr>
          <w:del w:id="275" w:author="גרמן קגנובסקי" w:date="2020-04-22T16:43:00Z"/>
          <w:rFonts w:ascii="Times New Roman" w:eastAsia="Times New Roman" w:hAnsi="Times New Roman" w:cs="David"/>
          <w:sz w:val="20"/>
          <w:szCs w:val="24"/>
          <w:rtl/>
          <w:lang w:eastAsia="he-IL"/>
        </w:rPr>
        <w:pPrChange w:id="276" w:author="גרמן קגנובסקי" w:date="2020-04-22T16:43:00Z">
          <w:pPr>
            <w:widowControl w:val="0"/>
            <w:spacing w:before="0" w:beforeAutospacing="0" w:after="0" w:afterAutospacing="0" w:line="240" w:lineRule="auto"/>
            <w:ind w:left="720" w:firstLine="720"/>
            <w:jc w:val="both"/>
          </w:pPr>
        </w:pPrChange>
      </w:pPr>
      <w:del w:id="277" w:author="גרמן קגנובסקי" w:date="2020-04-22T16:43:00Z">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delText>ושל הספקים בתכנון המתכנן ואישורם על ידי</w:delText>
        </w:r>
      </w:del>
    </w:p>
    <w:p w14:paraId="251ABB7B" w14:textId="6C6D50F2" w:rsidR="00B27B4C" w:rsidRPr="00B27B4C" w:rsidDel="00BA25BE" w:rsidRDefault="00B27B4C">
      <w:pPr>
        <w:widowControl w:val="0"/>
        <w:spacing w:before="0" w:beforeAutospacing="0" w:after="0" w:afterAutospacing="0" w:line="360" w:lineRule="auto"/>
        <w:ind w:hanging="720"/>
        <w:jc w:val="both"/>
        <w:rPr>
          <w:del w:id="278" w:author="גרמן קגנובסקי" w:date="2020-04-22T16:43:00Z"/>
          <w:rFonts w:ascii="Times New Roman" w:eastAsia="Times New Roman" w:hAnsi="Times New Roman" w:cs="David"/>
          <w:sz w:val="20"/>
          <w:szCs w:val="24"/>
          <w:rtl/>
          <w:lang w:eastAsia="he-IL"/>
        </w:rPr>
        <w:pPrChange w:id="279" w:author="גרמן קגנובסקי" w:date="2020-04-22T16:43:00Z">
          <w:pPr>
            <w:widowControl w:val="0"/>
            <w:spacing w:before="0" w:beforeAutospacing="0" w:after="0" w:afterAutospacing="0" w:line="240" w:lineRule="auto"/>
            <w:ind w:left="720" w:firstLine="720"/>
            <w:jc w:val="both"/>
          </w:pPr>
        </w:pPrChange>
      </w:pPr>
      <w:del w:id="280" w:author="גרמן קגנובסקי" w:date="2020-04-22T16:43:00Z">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delText xml:space="preserve">המזמין, וקבלת </w:delText>
        </w:r>
        <w:r w:rsidR="00BB267C" w:rsidDel="00BA25BE">
          <w:rPr>
            <w:rFonts w:ascii="Times New Roman" w:eastAsia="Times New Roman" w:hAnsi="Times New Roman" w:cs="David" w:hint="cs"/>
            <w:sz w:val="20"/>
            <w:szCs w:val="24"/>
            <w:rtl/>
            <w:lang w:eastAsia="he-IL"/>
          </w:rPr>
          <w:delText>אישור לאכלוס</w:delText>
        </w:r>
        <w:r w:rsidR="00844490" w:rsidDel="00BA25BE">
          <w:rPr>
            <w:rFonts w:ascii="Times New Roman" w:eastAsia="Times New Roman" w:hAnsi="Times New Roman" w:cs="David" w:hint="cs"/>
            <w:sz w:val="20"/>
            <w:szCs w:val="24"/>
            <w:rtl/>
            <w:lang w:eastAsia="he-IL"/>
          </w:rPr>
          <w:delText>..................</w:delText>
        </w:r>
        <w:r w:rsidRPr="00B27B4C" w:rsidDel="00BA25BE">
          <w:rPr>
            <w:rFonts w:ascii="Times New Roman" w:eastAsia="Times New Roman" w:hAnsi="Times New Roman" w:cs="David" w:hint="cs"/>
            <w:sz w:val="20"/>
            <w:szCs w:val="24"/>
            <w:rtl/>
            <w:lang w:eastAsia="he-IL"/>
          </w:rPr>
          <w:delText>10% משכר המתכנן.</w:delText>
        </w:r>
      </w:del>
    </w:p>
    <w:p w14:paraId="0D972FBC" w14:textId="38C74090" w:rsidR="00B27B4C" w:rsidRPr="00B27B4C" w:rsidDel="00BA25BE" w:rsidRDefault="00B27B4C">
      <w:pPr>
        <w:widowControl w:val="0"/>
        <w:spacing w:before="0" w:beforeAutospacing="0" w:after="0" w:afterAutospacing="0" w:line="360" w:lineRule="auto"/>
        <w:ind w:hanging="720"/>
        <w:jc w:val="both"/>
        <w:rPr>
          <w:del w:id="281" w:author="גרמן קגנובסקי" w:date="2020-04-22T16:43:00Z"/>
          <w:rFonts w:ascii="Times New Roman" w:eastAsia="Times New Roman" w:hAnsi="Times New Roman" w:cs="David"/>
          <w:sz w:val="20"/>
          <w:szCs w:val="24"/>
          <w:rtl/>
          <w:lang w:eastAsia="he-IL"/>
        </w:rPr>
        <w:pPrChange w:id="282" w:author="גרמן קגנובסקי" w:date="2020-04-22T16:43:00Z">
          <w:pPr>
            <w:widowControl w:val="0"/>
            <w:spacing w:before="0" w:beforeAutospacing="0" w:after="0" w:afterAutospacing="0" w:line="240" w:lineRule="auto"/>
            <w:ind w:left="794" w:firstLine="646"/>
            <w:jc w:val="both"/>
          </w:pPr>
        </w:pPrChange>
      </w:pPr>
    </w:p>
    <w:p w14:paraId="7C0EEECC" w14:textId="7E0D88B4" w:rsidR="00B27B4C" w:rsidRPr="00B27B4C" w:rsidDel="00BA25BE" w:rsidRDefault="00B27B4C">
      <w:pPr>
        <w:widowControl w:val="0"/>
        <w:spacing w:before="0" w:beforeAutospacing="0" w:after="0" w:afterAutospacing="0" w:line="360" w:lineRule="auto"/>
        <w:ind w:hanging="720"/>
        <w:jc w:val="both"/>
        <w:rPr>
          <w:del w:id="283" w:author="גרמן קגנובסקי" w:date="2020-04-22T16:43:00Z"/>
          <w:rFonts w:ascii="Times New Roman" w:eastAsia="Times New Roman" w:hAnsi="Times New Roman" w:cs="David"/>
          <w:sz w:val="20"/>
          <w:szCs w:val="24"/>
          <w:rtl/>
          <w:lang w:eastAsia="he-IL"/>
        </w:rPr>
        <w:pPrChange w:id="284" w:author="גרמן קגנובסקי" w:date="2020-04-22T16:43:00Z">
          <w:pPr>
            <w:widowControl w:val="0"/>
            <w:spacing w:before="0" w:beforeAutospacing="0" w:after="0" w:afterAutospacing="0" w:line="240" w:lineRule="auto"/>
            <w:ind w:left="793" w:firstLine="647"/>
            <w:jc w:val="both"/>
          </w:pPr>
        </w:pPrChange>
      </w:pPr>
      <w:del w:id="285" w:author="גרמן קגנובסקי" w:date="2020-04-22T16:43:00Z">
        <w:r w:rsidRPr="00B27B4C" w:rsidDel="00BA25BE">
          <w:rPr>
            <w:rFonts w:ascii="Times New Roman" w:eastAsia="Times New Roman" w:hAnsi="Times New Roman" w:cs="David" w:hint="cs"/>
            <w:sz w:val="20"/>
            <w:szCs w:val="24"/>
            <w:rtl/>
            <w:lang w:eastAsia="he-IL"/>
          </w:rPr>
          <w:tab/>
          <w:delText>ו.</w:delText>
        </w:r>
        <w:r w:rsidRPr="00B27B4C" w:rsidDel="00BA25BE">
          <w:rPr>
            <w:rFonts w:ascii="Times New Roman" w:eastAsia="Times New Roman" w:hAnsi="Times New Roman" w:cs="David" w:hint="cs"/>
            <w:sz w:val="20"/>
            <w:szCs w:val="24"/>
            <w:rtl/>
            <w:lang w:eastAsia="he-IL"/>
          </w:rPr>
          <w:tab/>
          <w:delText>לאחר גמר הפיקוח העליון, תיקוני הבדק וקבלת</w:delText>
        </w:r>
      </w:del>
    </w:p>
    <w:p w14:paraId="63EC0E74" w14:textId="55451A5D" w:rsidR="00B27B4C" w:rsidRPr="00B27B4C" w:rsidDel="00BA25BE" w:rsidRDefault="00B27B4C">
      <w:pPr>
        <w:widowControl w:val="0"/>
        <w:spacing w:before="0" w:beforeAutospacing="0" w:after="0" w:afterAutospacing="0" w:line="360" w:lineRule="auto"/>
        <w:ind w:hanging="720"/>
        <w:jc w:val="both"/>
        <w:rPr>
          <w:del w:id="286" w:author="גרמן קגנובסקי" w:date="2020-04-22T16:43:00Z"/>
          <w:rFonts w:ascii="Times New Roman" w:eastAsia="Times New Roman" w:hAnsi="Times New Roman" w:cs="David"/>
          <w:sz w:val="20"/>
          <w:szCs w:val="24"/>
          <w:rtl/>
          <w:lang w:eastAsia="he-IL"/>
        </w:rPr>
        <w:pPrChange w:id="287" w:author="גרמן קגנובסקי" w:date="2020-04-22T16:43:00Z">
          <w:pPr>
            <w:widowControl w:val="0"/>
            <w:spacing w:before="0" w:beforeAutospacing="0" w:after="0" w:afterAutospacing="0" w:line="240" w:lineRule="auto"/>
            <w:ind w:left="720" w:firstLine="720"/>
            <w:jc w:val="both"/>
          </w:pPr>
        </w:pPrChange>
      </w:pPr>
      <w:del w:id="288" w:author="גרמן קגנובסקי" w:date="2020-04-22T16:43:00Z">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delText xml:space="preserve">תעודת גמר לפרויקט, אישור המתכנן בכתב </w:delText>
        </w:r>
      </w:del>
    </w:p>
    <w:p w14:paraId="71F36C34" w14:textId="4A23A691" w:rsidR="00B27B4C" w:rsidRPr="00B27B4C" w:rsidDel="00BA25BE" w:rsidRDefault="00B27B4C">
      <w:pPr>
        <w:widowControl w:val="0"/>
        <w:spacing w:before="0" w:beforeAutospacing="0" w:after="0" w:afterAutospacing="0" w:line="360" w:lineRule="auto"/>
        <w:ind w:hanging="720"/>
        <w:jc w:val="both"/>
        <w:rPr>
          <w:del w:id="289" w:author="גרמן קגנובסקי" w:date="2020-04-22T16:43:00Z"/>
          <w:rFonts w:ascii="Times New Roman" w:eastAsia="Times New Roman" w:hAnsi="Times New Roman" w:cs="David"/>
          <w:sz w:val="20"/>
          <w:szCs w:val="24"/>
          <w:rtl/>
          <w:lang w:eastAsia="he-IL"/>
        </w:rPr>
        <w:pPrChange w:id="290" w:author="גרמן קגנובסקי" w:date="2020-04-22T16:43:00Z">
          <w:pPr>
            <w:widowControl w:val="0"/>
            <w:spacing w:before="0" w:beforeAutospacing="0" w:after="0" w:afterAutospacing="0" w:line="240" w:lineRule="auto"/>
            <w:ind w:left="720" w:firstLine="720"/>
            <w:jc w:val="both"/>
          </w:pPr>
        </w:pPrChange>
      </w:pPr>
      <w:del w:id="291" w:author="גרמן קגנובסקי" w:date="2020-04-22T16:43:00Z">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delText xml:space="preserve">להשלמת הפרויקט בהתאם לתכניותיו, לתקנים </w:delText>
        </w:r>
      </w:del>
    </w:p>
    <w:p w14:paraId="228AEE98" w14:textId="66B38CD0" w:rsidR="00B27B4C" w:rsidRPr="00B27B4C" w:rsidDel="00BA25BE" w:rsidRDefault="00BB267C">
      <w:pPr>
        <w:widowControl w:val="0"/>
        <w:spacing w:before="0" w:beforeAutospacing="0" w:after="0" w:afterAutospacing="0" w:line="360" w:lineRule="auto"/>
        <w:ind w:hanging="720"/>
        <w:jc w:val="both"/>
        <w:rPr>
          <w:del w:id="292" w:author="גרמן קגנובסקי" w:date="2020-04-22T16:43:00Z"/>
          <w:rFonts w:ascii="Times New Roman" w:eastAsia="Times New Roman" w:hAnsi="Times New Roman" w:cs="David"/>
          <w:sz w:val="20"/>
          <w:szCs w:val="24"/>
          <w:rtl/>
          <w:lang w:eastAsia="he-IL"/>
        </w:rPr>
        <w:pPrChange w:id="293" w:author="גרמן קגנובסקי" w:date="2020-04-22T16:43:00Z">
          <w:pPr>
            <w:widowControl w:val="0"/>
            <w:spacing w:before="0" w:beforeAutospacing="0" w:after="0" w:afterAutospacing="0" w:line="240" w:lineRule="auto"/>
            <w:ind w:left="720" w:right="-142" w:firstLine="720"/>
            <w:jc w:val="both"/>
          </w:pPr>
        </w:pPrChange>
      </w:pPr>
      <w:del w:id="294" w:author="גרמן קגנובסקי" w:date="2020-04-22T16:43:00Z">
        <w:r w:rsidDel="00BA25BE">
          <w:rPr>
            <w:rFonts w:ascii="Times New Roman" w:eastAsia="Times New Roman" w:hAnsi="Times New Roman" w:cs="David" w:hint="cs"/>
            <w:sz w:val="20"/>
            <w:szCs w:val="24"/>
            <w:rtl/>
            <w:lang w:eastAsia="he-IL"/>
          </w:rPr>
          <w:tab/>
        </w:r>
        <w:r w:rsidDel="00BA25BE">
          <w:rPr>
            <w:rFonts w:ascii="Times New Roman" w:eastAsia="Times New Roman" w:hAnsi="Times New Roman" w:cs="David" w:hint="cs"/>
            <w:sz w:val="20"/>
            <w:szCs w:val="24"/>
            <w:rtl/>
            <w:lang w:eastAsia="he-IL"/>
          </w:rPr>
          <w:tab/>
          <w:delText xml:space="preserve">מחייבים ולשביעות רצונו </w:delText>
        </w:r>
        <w:r w:rsidR="00844490" w:rsidDel="00BA25BE">
          <w:rPr>
            <w:rFonts w:ascii="Times New Roman" w:eastAsia="Times New Roman" w:hAnsi="Times New Roman" w:cs="David" w:hint="cs"/>
            <w:sz w:val="20"/>
            <w:szCs w:val="24"/>
            <w:rtl/>
            <w:lang w:eastAsia="he-IL"/>
          </w:rPr>
          <w:delText>..........................</w:delText>
        </w:r>
        <w:r w:rsidR="00B27B4C" w:rsidRPr="00BB267C" w:rsidDel="00BA25BE">
          <w:rPr>
            <w:rFonts w:ascii="Times New Roman" w:eastAsia="Times New Roman" w:hAnsi="Times New Roman" w:cs="David" w:hint="cs"/>
            <w:sz w:val="20"/>
            <w:szCs w:val="24"/>
            <w:rtl/>
            <w:lang w:eastAsia="he-IL"/>
          </w:rPr>
          <w:delText>5% משכר המתכנן.</w:delText>
        </w:r>
      </w:del>
    </w:p>
    <w:p w14:paraId="46EFFFAE" w14:textId="2BCA9473" w:rsidR="00B27B4C" w:rsidRPr="00B27B4C" w:rsidDel="00BA25BE" w:rsidRDefault="00B27B4C">
      <w:pPr>
        <w:widowControl w:val="0"/>
        <w:spacing w:before="0" w:beforeAutospacing="0" w:after="0" w:afterAutospacing="0" w:line="360" w:lineRule="auto"/>
        <w:ind w:hanging="720"/>
        <w:jc w:val="both"/>
        <w:rPr>
          <w:del w:id="295" w:author="גרמן קגנובסקי" w:date="2020-04-22T16:43:00Z"/>
          <w:rFonts w:ascii="Times New Roman" w:eastAsia="Times New Roman" w:hAnsi="Times New Roman" w:cs="David"/>
          <w:sz w:val="20"/>
          <w:szCs w:val="24"/>
          <w:rtl/>
          <w:lang w:eastAsia="he-IL"/>
        </w:rPr>
        <w:pPrChange w:id="296" w:author="גרמן קגנובסקי" w:date="2020-04-22T16:43:00Z">
          <w:pPr>
            <w:widowControl w:val="0"/>
            <w:spacing w:before="0" w:beforeAutospacing="0" w:after="0" w:afterAutospacing="0" w:line="360" w:lineRule="auto"/>
            <w:ind w:left="720" w:right="-284" w:hanging="720"/>
            <w:jc w:val="both"/>
          </w:pPr>
        </w:pPrChange>
      </w:pPr>
      <w:del w:id="297" w:author="גרמן קגנובסקי" w:date="2020-04-22T16:43:00Z">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r>
      </w:del>
    </w:p>
    <w:p w14:paraId="0030947A" w14:textId="61FF6D3B" w:rsidR="00B27B4C" w:rsidRDefault="00B27B4C">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Change w:id="298" w:author="גרמן קגנובסקי" w:date="2020-04-22T16:43:00Z">
          <w:pPr>
            <w:widowControl w:val="0"/>
            <w:spacing w:before="0" w:beforeAutospacing="0" w:after="0" w:afterAutospacing="0" w:line="360" w:lineRule="auto"/>
            <w:ind w:left="2160" w:right="-284" w:hanging="720"/>
            <w:jc w:val="both"/>
          </w:pPr>
        </w:pPrChange>
      </w:pPr>
      <w:del w:id="299" w:author="גרמן קגנובסקי" w:date="2020-04-22T16:43:00Z">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b/>
            <w:bCs/>
            <w:sz w:val="20"/>
            <w:szCs w:val="24"/>
            <w:u w:val="single"/>
            <w:rtl/>
            <w:lang w:eastAsia="he-IL"/>
          </w:rPr>
          <w:delText>סה"כ</w:delText>
        </w:r>
        <w:r w:rsidR="00BB267C" w:rsidDel="00BA25BE">
          <w:rPr>
            <w:rFonts w:ascii="Times New Roman" w:eastAsia="Times New Roman" w:hAnsi="Times New Roman" w:cs="David" w:hint="cs"/>
            <w:sz w:val="20"/>
            <w:szCs w:val="24"/>
            <w:rtl/>
            <w:lang w:eastAsia="he-IL"/>
          </w:rPr>
          <w:delText>:</w:delText>
        </w:r>
        <w:r w:rsidR="00BB267C" w:rsidDel="00BA25BE">
          <w:rPr>
            <w:rFonts w:ascii="Times New Roman" w:eastAsia="Times New Roman" w:hAnsi="Times New Roman" w:cs="David" w:hint="cs"/>
            <w:sz w:val="20"/>
            <w:szCs w:val="24"/>
            <w:rtl/>
            <w:lang w:eastAsia="he-IL"/>
          </w:rPr>
          <w:tab/>
        </w:r>
        <w:r w:rsidRPr="00B27B4C" w:rsidDel="00BA25BE">
          <w:rPr>
            <w:rFonts w:ascii="Times New Roman" w:eastAsia="Times New Roman" w:hAnsi="Times New Roman" w:cs="David" w:hint="cs"/>
            <w:sz w:val="20"/>
            <w:szCs w:val="24"/>
            <w:rtl/>
            <w:lang w:eastAsia="he-IL"/>
          </w:rPr>
          <w:delText>100% משכר המתכנן.</w:delText>
        </w:r>
      </w:del>
    </w:p>
    <w:p w14:paraId="62BCACC3"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7B3CA7A1" w14:textId="77777777" w:rsidR="00EF442B" w:rsidRPr="00EF442B" w:rsidRDefault="00B27B4C" w:rsidP="00EF442B">
      <w:pPr>
        <w:pStyle w:val="ListParagraph"/>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60F7BE34" w14:textId="77777777" w:rsidR="00B27B4C" w:rsidRPr="00EF442B" w:rsidRDefault="00B27B4C" w:rsidP="00EF442B">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1B48AE5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E549366" w14:textId="77777777" w:rsidR="00EF442B" w:rsidRPr="00EF442B" w:rsidRDefault="00B27B4C" w:rsidP="00EF442B">
      <w:pPr>
        <w:pStyle w:val="ListParagraph"/>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1DA78374" w14:textId="77777777" w:rsidR="00B27B4C" w:rsidRPr="00EF442B" w:rsidRDefault="00B27B4C" w:rsidP="00EF442B">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 xml:space="preserve">הביטוח על קיומם של הביטוחים המפורטים בחוזה בנוסח </w:t>
      </w:r>
      <w:proofErr w:type="spellStart"/>
      <w:r w:rsidRPr="00EF442B">
        <w:rPr>
          <w:rFonts w:ascii="Times New Roman" w:eastAsia="Times New Roman" w:hAnsi="Times New Roman" w:cs="David" w:hint="cs"/>
          <w:sz w:val="20"/>
          <w:szCs w:val="24"/>
          <w:rtl/>
          <w:lang w:eastAsia="he-IL"/>
        </w:rPr>
        <w:t>המצ"ב</w:t>
      </w:r>
      <w:proofErr w:type="spellEnd"/>
      <w:r w:rsidRPr="00EF442B">
        <w:rPr>
          <w:rFonts w:ascii="Times New Roman" w:eastAsia="Times New Roman" w:hAnsi="Times New Roman" w:cs="David" w:hint="cs"/>
          <w:sz w:val="20"/>
          <w:szCs w:val="24"/>
          <w:rtl/>
          <w:lang w:eastAsia="he-IL"/>
        </w:rPr>
        <w:t xml:space="preserve"> כנספח ז' לחוזה.</w:t>
      </w:r>
    </w:p>
    <w:p w14:paraId="3E6AB2FC"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1E615014" w14:textId="4F5B078B" w:rsidR="00B27B4C" w:rsidRPr="00B27B4C" w:rsidRDefault="00B27B4C" w:rsidP="005F7680">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ab/>
        <w:t xml:space="preserve">המזמין ישלם את שכר המתכנן תוך </w:t>
      </w:r>
      <w:r w:rsidRPr="00B27B4C">
        <w:rPr>
          <w:rFonts w:ascii="Times New Roman" w:eastAsia="Times New Roman" w:hAnsi="Times New Roman" w:cs="David" w:hint="cs"/>
          <w:sz w:val="24"/>
          <w:szCs w:val="24"/>
          <w:rtl/>
        </w:rPr>
        <w:t xml:space="preserve">60 </w:t>
      </w:r>
      <w:r w:rsidRPr="00B27B4C">
        <w:rPr>
          <w:rFonts w:ascii="Times New Roman" w:eastAsia="Times New Roman" w:hAnsi="Times New Roman" w:cs="David" w:hint="cs"/>
          <w:sz w:val="20"/>
          <w:szCs w:val="24"/>
          <w:rtl/>
          <w:lang w:eastAsia="he-IL"/>
        </w:rPr>
        <w:t xml:space="preserve">יום מתאריך </w:t>
      </w:r>
      <w:del w:id="300" w:author="גרמן קגנובסקי" w:date="2020-04-22T16:43:00Z">
        <w:r w:rsidRPr="00B27B4C" w:rsidDel="00BA25BE">
          <w:rPr>
            <w:rFonts w:ascii="Times New Roman" w:eastAsia="Times New Roman" w:hAnsi="Times New Roman" w:cs="David" w:hint="cs"/>
            <w:sz w:val="20"/>
            <w:szCs w:val="24"/>
            <w:rtl/>
            <w:lang w:eastAsia="he-IL"/>
          </w:rPr>
          <w:delText>אישור</w:delText>
        </w:r>
      </w:del>
      <w:ins w:id="301" w:author="גרמן קגנובסקי" w:date="2020-04-22T16:44:00Z">
        <w:r w:rsidR="00BA25BE">
          <w:rPr>
            <w:rFonts w:ascii="Times New Roman" w:eastAsia="Times New Roman" w:hAnsi="Times New Roman" w:cs="David" w:hint="cs"/>
            <w:sz w:val="20"/>
            <w:szCs w:val="24"/>
            <w:rtl/>
            <w:lang w:eastAsia="he-IL"/>
          </w:rPr>
          <w:t xml:space="preserve"> </w:t>
        </w:r>
        <w:proofErr w:type="spellStart"/>
        <w:r w:rsidR="00BA25BE">
          <w:rPr>
            <w:rFonts w:ascii="Times New Roman" w:eastAsia="Times New Roman" w:hAnsi="Times New Roman" w:cs="David" w:hint="cs"/>
            <w:sz w:val="20"/>
            <w:szCs w:val="24"/>
            <w:rtl/>
            <w:lang w:eastAsia="he-IL"/>
          </w:rPr>
          <w:t>הגשת</w:t>
        </w:r>
      </w:ins>
      <w:del w:id="302" w:author="גרמן קגנובסקי" w:date="2020-04-22T16:43:00Z">
        <w:r w:rsidRPr="00B27B4C" w:rsidDel="00BA25BE">
          <w:rPr>
            <w:rFonts w:ascii="Times New Roman" w:eastAsia="Times New Roman" w:hAnsi="Times New Roman" w:cs="David" w:hint="cs"/>
            <w:sz w:val="20"/>
            <w:szCs w:val="24"/>
            <w:rtl/>
            <w:lang w:eastAsia="he-IL"/>
          </w:rPr>
          <w:delText xml:space="preserve"> </w:delText>
        </w:r>
      </w:del>
      <w:r w:rsidRPr="00B27B4C">
        <w:rPr>
          <w:rFonts w:ascii="Times New Roman" w:eastAsia="Times New Roman" w:hAnsi="Times New Roman" w:cs="David" w:hint="cs"/>
          <w:sz w:val="20"/>
          <w:szCs w:val="24"/>
          <w:rtl/>
          <w:lang w:eastAsia="he-IL"/>
        </w:rPr>
        <w:t>החשבון</w:t>
      </w:r>
      <w:proofErr w:type="spellEnd"/>
      <w:del w:id="303" w:author="גרמן קגנובסקי" w:date="2020-04-23T15:37:00Z">
        <w:r w:rsidRPr="00B27B4C" w:rsidDel="005F7680">
          <w:rPr>
            <w:rFonts w:ascii="Times New Roman" w:eastAsia="Times New Roman" w:hAnsi="Times New Roman" w:cs="David" w:hint="cs"/>
            <w:sz w:val="20"/>
            <w:szCs w:val="24"/>
            <w:rtl/>
            <w:lang w:eastAsia="he-IL"/>
          </w:rPr>
          <w:delText xml:space="preserve"> ע"י המנהל</w:delText>
        </w:r>
      </w:del>
      <w:r w:rsidRPr="00B27B4C">
        <w:rPr>
          <w:rFonts w:ascii="Times New Roman" w:eastAsia="Times New Roman" w:hAnsi="Times New Roman" w:cs="David" w:hint="cs"/>
          <w:sz w:val="20"/>
          <w:szCs w:val="24"/>
          <w:rtl/>
          <w:lang w:eastAsia="he-IL"/>
        </w:rPr>
        <w:t>.</w:t>
      </w:r>
    </w:p>
    <w:p w14:paraId="1649E3A3" w14:textId="77777777"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2BAEABEC" w14:textId="77777777"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B199B9AAEAF477195FF18AFA2F1566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7B1B1C"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706500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135925F52F94233967D84746B7B4D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83A0253" w14:textId="53E18051" w:rsidR="00B27B4C" w:rsidRPr="00B27B4C" w:rsidRDefault="008E08C4" w:rsidP="00F40E6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304" w:author="גרמן קגנובסקי" w:date="2020-04-22T17:26:00Z">
            <w:r>
              <w:rPr>
                <w:rFonts w:ascii="Times New Roman" w:eastAsia="Times New Roman" w:hAnsi="Times New Roman" w:cs="David" w:hint="cs"/>
                <w:color w:val="008000"/>
                <w:sz w:val="24"/>
                <w:szCs w:val="24"/>
                <w:rtl/>
                <w:lang w:eastAsia="he-IL"/>
              </w:rPr>
              <w:t xml:space="preserve">אפריקה-ישראל מגורים </w:t>
            </w:r>
            <w:proofErr w:type="spellStart"/>
            <w:r>
              <w:rPr>
                <w:rFonts w:ascii="Times New Roman" w:eastAsia="Times New Roman" w:hAnsi="Times New Roman" w:cs="David" w:hint="cs"/>
                <w:color w:val="008000"/>
                <w:sz w:val="24"/>
                <w:szCs w:val="24"/>
                <w:rtl/>
                <w:lang w:eastAsia="he-IL"/>
              </w:rPr>
              <w:t>בע</w:t>
            </w:r>
            <w:proofErr w:type="spellEnd"/>
            <w:r>
              <w:rPr>
                <w:rFonts w:ascii="Times New Roman" w:eastAsia="Times New Roman" w:hAnsi="Times New Roman" w:cs="David" w:hint="cs"/>
                <w:color w:val="008000"/>
                <w:sz w:val="24"/>
                <w:szCs w:val="24"/>
                <w:rtl/>
                <w:lang w:eastAsia="he-IL"/>
              </w:rPr>
              <w:t>''מ, מ.ח. 520034760</w:t>
            </w:r>
            <w:r>
              <w:rPr>
                <w:rFonts w:ascii="Times New Roman" w:eastAsia="Times New Roman" w:hAnsi="Times New Roman" w:cs="David" w:hint="cs"/>
                <w:color w:val="008000"/>
                <w:sz w:val="24"/>
                <w:szCs w:val="24"/>
                <w:rtl/>
                <w:lang w:eastAsia="he-IL"/>
              </w:rPr>
              <w:br/>
              <w:t xml:space="preserve">מרח' יהונתן נתניהו 7ג', אור יהודה </w:t>
            </w:r>
          </w:ins>
        </w:p>
      </w:sdtContent>
    </w:sdt>
    <w:p w14:paraId="647810C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D2982F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C92B05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284262A"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2B8FF6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2A428A"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8E939AA715F4A88B51F450C0FA710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232DB535FCD646F881DB7DF30D1C15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3A29CBF09264146A742663AD690F1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647B693"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833E46A" w14:textId="77777777" w:rsidR="00B27B4C" w:rsidRPr="00B27B4C" w:rsidRDefault="00B27B4C" w:rsidP="009E0EE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957E5EA60764A62B05C37BC96DAF1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1551B5">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C48A7EE2680C43A2B9A9AD5B64D5CF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05" w:author="גרמן קגנובסקי" w:date="2020-04-22T14:52:00Z">
            <w:r w:rsidR="009A76AA">
              <w:rPr>
                <w:rFonts w:ascii="Times New Roman" w:eastAsia="Times New Roman" w:hAnsi="Times New Roman" w:cs="David" w:hint="cs"/>
                <w:bCs/>
                <w:color w:val="008000"/>
                <w:sz w:val="24"/>
                <w:szCs w:val="24"/>
                <w:rtl/>
                <w:lang w:eastAsia="he-IL"/>
              </w:rPr>
              <w:t>סביוני  רעננה  צפון</w:t>
            </w:r>
          </w:ins>
        </w:sdtContent>
      </w:sdt>
      <w:r w:rsidRPr="00B27B4C">
        <w:rPr>
          <w:rFonts w:ascii="Times New Roman" w:eastAsia="Times New Roman" w:hAnsi="Times New Roman" w:cs="David" w:hint="cs"/>
          <w:color w:val="008000"/>
          <w:sz w:val="24"/>
          <w:szCs w:val="24"/>
          <w:rtl/>
          <w:lang w:eastAsia="he-IL"/>
        </w:rPr>
        <w:t>.</w:t>
      </w:r>
    </w:p>
    <w:p w14:paraId="79CEAD7E"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8E2A5B3"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3B76E8AF18B4CEB9E0F10485BC65AA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79FB7F4B"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04F5416" w14:textId="77777777"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476E03A35A694B298F896315E279F8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A4904"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E59A2F0"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FCCADF4"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A3A182C"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1BE221B"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62F42A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E1C8FCD"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8C59FD6"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091B207"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06795DA"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0ECA7D6"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1EF75D7" w14:textId="77777777"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7AE1B7D36614706AD77066DE4DA19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E078C" w:rsidRPr="00DE7868">
            <w:rPr>
              <w:rStyle w:val="PlaceholderText"/>
              <w:color w:val="00B0F0"/>
              <w:u w:val="single"/>
              <w:rtl/>
            </w:rPr>
            <w:t>[שם ספק]</w:t>
          </w:r>
        </w:sdtContent>
      </w:sdt>
    </w:p>
    <w:p w14:paraId="2A887C52"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1161225"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שם:____________</w:t>
      </w:r>
    </w:p>
    <w:p w14:paraId="56C2E80C"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0E4D0B59"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CB919E4"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2423216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72C4997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נספח "ז"</w:t>
      </w:r>
    </w:p>
    <w:p w14:paraId="7B408DD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68F98D2" w14:textId="77777777" w:rsidR="00BD794C" w:rsidRPr="00255ACD" w:rsidRDefault="00BD794C" w:rsidP="00BD794C">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255ACD">
        <w:rPr>
          <w:rFonts w:ascii="Times New Roman" w:eastAsia="Times New Roman" w:hAnsi="Times New Roman" w:cs="David" w:hint="cs"/>
          <w:b/>
          <w:bCs/>
          <w:sz w:val="24"/>
          <w:szCs w:val="24"/>
          <w:u w:val="single"/>
          <w:rtl/>
          <w:lang w:eastAsia="he-IL"/>
        </w:rPr>
        <w:t>אישור עריכת ביטוח</w:t>
      </w:r>
    </w:p>
    <w:p w14:paraId="7DE6B762"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1617A0" w14:textId="77777777" w:rsidR="00BD794C" w:rsidRPr="00BD794C" w:rsidRDefault="00BD794C" w:rsidP="00BD794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תאריך</w:t>
      </w:r>
      <w:r w:rsidRPr="00BD794C">
        <w:rPr>
          <w:rFonts w:ascii="Times New Roman" w:eastAsia="Times New Roman" w:hAnsi="Times New Roman" w:cs="David"/>
          <w:sz w:val="24"/>
          <w:szCs w:val="24"/>
          <w:rtl/>
          <w:lang w:eastAsia="he-IL"/>
        </w:rPr>
        <w:t>: ________________</w:t>
      </w:r>
    </w:p>
    <w:p w14:paraId="459513B1"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לכבוד</w:t>
      </w:r>
    </w:p>
    <w:sdt>
      <w:sdtPr>
        <w:rPr>
          <w:rFonts w:ascii="Times New Roman" w:eastAsia="Times New Roman" w:hAnsi="Times New Roman" w:cs="David" w:hint="cs"/>
          <w:sz w:val="24"/>
          <w:szCs w:val="24"/>
          <w:u w:val="single"/>
          <w:rtl/>
          <w:lang w:eastAsia="he-IL"/>
        </w:rPr>
        <w:alias w:val="צד א בחוזה"/>
        <w:tag w:val="cntTzadA"/>
        <w:id w:val="-1564100711"/>
        <w:placeholder>
          <w:docPart w:val="74EA4B607C334C5498F79EC332EFD4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03213A7B" w14:textId="0C007865" w:rsidR="00BD794C" w:rsidRPr="009E0EE6" w:rsidRDefault="008E08C4" w:rsidP="00BD794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ins w:id="306" w:author="גרמן קגנובסקי" w:date="2020-04-22T17:26:00Z">
            <w:r>
              <w:rPr>
                <w:rFonts w:ascii="Times New Roman" w:eastAsia="Times New Roman" w:hAnsi="Times New Roman" w:cs="David" w:hint="cs"/>
                <w:sz w:val="24"/>
                <w:szCs w:val="24"/>
                <w:u w:val="single"/>
                <w:rtl/>
                <w:lang w:eastAsia="he-IL"/>
              </w:rPr>
              <w:t xml:space="preserve">אפריקה-ישראל מגורים </w:t>
            </w:r>
            <w:proofErr w:type="spellStart"/>
            <w:r>
              <w:rPr>
                <w:rFonts w:ascii="Times New Roman" w:eastAsia="Times New Roman" w:hAnsi="Times New Roman" w:cs="David" w:hint="cs"/>
                <w:sz w:val="24"/>
                <w:szCs w:val="24"/>
                <w:u w:val="single"/>
                <w:rtl/>
                <w:lang w:eastAsia="he-IL"/>
              </w:rPr>
              <w:t>בע</w:t>
            </w:r>
            <w:proofErr w:type="spellEnd"/>
            <w:r>
              <w:rPr>
                <w:rFonts w:ascii="Times New Roman" w:eastAsia="Times New Roman" w:hAnsi="Times New Roman" w:cs="David" w:hint="cs"/>
                <w:sz w:val="24"/>
                <w:szCs w:val="24"/>
                <w:u w:val="single"/>
                <w:rtl/>
                <w:lang w:eastAsia="he-IL"/>
              </w:rPr>
              <w:t>''מ, מ.ח. 520034760</w:t>
            </w:r>
            <w:r>
              <w:rPr>
                <w:rFonts w:ascii="Times New Roman" w:eastAsia="Times New Roman" w:hAnsi="Times New Roman" w:cs="David" w:hint="cs"/>
                <w:sz w:val="24"/>
                <w:szCs w:val="24"/>
                <w:u w:val="single"/>
                <w:rtl/>
                <w:lang w:eastAsia="he-IL"/>
              </w:rPr>
              <w:br/>
              <w:t xml:space="preserve">מרח' יהונתן נתניהו 7ג', אור יהודה </w:t>
            </w:r>
          </w:ins>
        </w:p>
      </w:sdtContent>
    </w:sdt>
    <w:p w14:paraId="2CCD379C" w14:textId="77777777" w:rsidR="00BD794C" w:rsidRPr="00BD794C" w:rsidRDefault="00BD794C" w:rsidP="00BD794C">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BD794C">
        <w:rPr>
          <w:rFonts w:ascii="Calibri" w:eastAsia="Times New Roman" w:hAnsi="Calibri" w:cs="David"/>
          <w:sz w:val="24"/>
          <w:szCs w:val="24"/>
          <w:rtl/>
          <w:lang w:eastAsia="he-IL"/>
        </w:rPr>
        <w:t xml:space="preserve">(להלן: </w:t>
      </w:r>
      <w:r w:rsidRPr="00BD794C">
        <w:rPr>
          <w:rFonts w:ascii="Calibri" w:eastAsia="Times New Roman" w:hAnsi="Calibri" w:cs="David"/>
          <w:b/>
          <w:bCs/>
          <w:sz w:val="24"/>
          <w:szCs w:val="24"/>
          <w:rtl/>
          <w:lang w:eastAsia="he-IL"/>
        </w:rPr>
        <w:t>"</w:t>
      </w:r>
      <w:r w:rsidRPr="00BD794C">
        <w:rPr>
          <w:rFonts w:ascii="Calibri" w:eastAsia="Times New Roman" w:hAnsi="Calibri" w:cs="David" w:hint="cs"/>
          <w:b/>
          <w:bCs/>
          <w:sz w:val="24"/>
          <w:szCs w:val="24"/>
          <w:rtl/>
          <w:lang w:eastAsia="he-IL"/>
        </w:rPr>
        <w:t>החברה</w:t>
      </w:r>
      <w:r w:rsidRPr="00BD794C">
        <w:rPr>
          <w:rFonts w:ascii="Calibri" w:eastAsia="Times New Roman" w:hAnsi="Calibri" w:cs="David"/>
          <w:b/>
          <w:bCs/>
          <w:sz w:val="24"/>
          <w:szCs w:val="24"/>
          <w:rtl/>
          <w:lang w:eastAsia="he-IL"/>
        </w:rPr>
        <w:t>"</w:t>
      </w:r>
      <w:r w:rsidRPr="00BD794C">
        <w:rPr>
          <w:rFonts w:ascii="Calibri" w:eastAsia="Times New Roman" w:hAnsi="Calibri" w:cs="David"/>
          <w:sz w:val="24"/>
          <w:szCs w:val="24"/>
          <w:rtl/>
          <w:lang w:eastAsia="he-IL"/>
        </w:rPr>
        <w:t>)</w:t>
      </w:r>
    </w:p>
    <w:p w14:paraId="57DB149E"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B2E40B"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roofErr w:type="spellStart"/>
      <w:r w:rsidRPr="00BD794C">
        <w:rPr>
          <w:rFonts w:ascii="Times New Roman" w:eastAsia="Times New Roman" w:hAnsi="Times New Roman" w:cs="David" w:hint="eastAsia"/>
          <w:sz w:val="24"/>
          <w:szCs w:val="24"/>
          <w:rtl/>
          <w:lang w:eastAsia="he-IL"/>
        </w:rPr>
        <w:t>א</w:t>
      </w:r>
      <w:r w:rsidRPr="00BD794C">
        <w:rPr>
          <w:rFonts w:ascii="Times New Roman" w:eastAsia="Times New Roman" w:hAnsi="Times New Roman" w:cs="David"/>
          <w:sz w:val="24"/>
          <w:szCs w:val="24"/>
          <w:rtl/>
          <w:lang w:eastAsia="he-IL"/>
        </w:rPr>
        <w:t>.ג.נ</w:t>
      </w:r>
      <w:proofErr w:type="spellEnd"/>
      <w:r w:rsidRPr="00BD794C">
        <w:rPr>
          <w:rFonts w:ascii="Times New Roman" w:eastAsia="Times New Roman" w:hAnsi="Times New Roman" w:cs="David"/>
          <w:sz w:val="24"/>
          <w:szCs w:val="24"/>
          <w:rtl/>
          <w:lang w:eastAsia="he-IL"/>
        </w:rPr>
        <w:t>.,</w:t>
      </w:r>
    </w:p>
    <w:p w14:paraId="0BE32A07" w14:textId="77777777" w:rsidR="00BD794C" w:rsidRPr="00BD794C" w:rsidRDefault="00BD794C" w:rsidP="00BD79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4D01294" w14:textId="77777777" w:rsidR="00BD794C" w:rsidRPr="00BD794C" w:rsidRDefault="00BD794C" w:rsidP="002D783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הנדון</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מבוטחנו</w:t>
      </w:r>
      <w:r w:rsidRPr="00BD794C">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611473901"/>
          <w:placeholder>
            <w:docPart w:val="ED93D50223E34302B9DBEC4B5E6A01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E078C" w:rsidRPr="00DE7868">
            <w:rPr>
              <w:rStyle w:val="PlaceholderText"/>
              <w:color w:val="00B0F0"/>
              <w:u w:val="single"/>
              <w:rtl/>
            </w:rPr>
            <w:t>[שם ספק]</w:t>
          </w:r>
        </w:sdtContent>
      </w:sdt>
      <w:r w:rsidR="004E078C"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sz w:val="24"/>
          <w:szCs w:val="24"/>
          <w:rtl/>
          <w:lang w:eastAsia="he-IL"/>
        </w:rPr>
        <w:t xml:space="preserve">(להלן: </w:t>
      </w:r>
      <w:r w:rsidRPr="00BD794C">
        <w:rPr>
          <w:rFonts w:ascii="Times New Roman" w:eastAsia="Times New Roman" w:hAnsi="Times New Roman" w:cs="David"/>
          <w:b/>
          <w:bCs/>
          <w:sz w:val="24"/>
          <w:szCs w:val="24"/>
          <w:rtl/>
          <w:lang w:eastAsia="he-IL"/>
        </w:rPr>
        <w:t>"</w:t>
      </w:r>
      <w:r w:rsidR="002D7834">
        <w:rPr>
          <w:rFonts w:ascii="Times New Roman" w:eastAsia="Times New Roman" w:hAnsi="Times New Roman" w:cs="David" w:hint="eastAsia"/>
          <w:b/>
          <w:bCs/>
          <w:sz w:val="24"/>
          <w:szCs w:val="24"/>
          <w:rtl/>
          <w:lang w:eastAsia="he-IL"/>
        </w:rPr>
        <w:t>המתכנן</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w:t>
      </w:r>
    </w:p>
    <w:p w14:paraId="5D658EE8" w14:textId="77777777" w:rsidR="00BD794C" w:rsidRPr="00BD794C" w:rsidRDefault="00BD794C" w:rsidP="00BD79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אישור</w:t>
      </w:r>
      <w:r w:rsidRPr="00BD794C">
        <w:rPr>
          <w:rFonts w:ascii="Times New Roman" w:eastAsia="Times New Roman" w:hAnsi="Times New Roman" w:cs="David"/>
          <w:sz w:val="24"/>
          <w:szCs w:val="24"/>
          <w:rtl/>
          <w:lang w:eastAsia="he-IL"/>
        </w:rPr>
        <w:t xml:space="preserve"> עריכת פוליסות ביטוח בקשר להסכם מיום </w:t>
      </w:r>
      <w:sdt>
        <w:sdtPr>
          <w:rPr>
            <w:rFonts w:ascii="Times New Roman" w:eastAsia="Times New Roman" w:hAnsi="Times New Roman" w:cs="David"/>
            <w:sz w:val="24"/>
            <w:szCs w:val="24"/>
            <w:rtl/>
            <w:lang w:eastAsia="he-IL"/>
          </w:rPr>
          <w:alias w:val="תאריך חתימת חוזה"/>
          <w:tag w:val="cntSignDate"/>
          <w:id w:val="-795063597"/>
          <w:placeholder>
            <w:docPart w:val="C65DCC83E13F4573B6731C2E6D8104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E319B9" w:rsidRPr="00E319B9">
            <w:rPr>
              <w:rStyle w:val="PlaceholderText"/>
              <w:color w:val="00B0F0"/>
              <w:rtl/>
            </w:rPr>
            <w:t>[תאריך חתימת חוזה]</w:t>
          </w:r>
        </w:sdtContent>
      </w:sdt>
    </w:p>
    <w:p w14:paraId="1C283DA4" w14:textId="77777777" w:rsidR="00BD794C" w:rsidRPr="00BD794C" w:rsidRDefault="00BD794C" w:rsidP="002D7834">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בין</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hint="cs"/>
          <w:sz w:val="24"/>
          <w:szCs w:val="24"/>
          <w:rtl/>
          <w:lang w:eastAsia="he-IL"/>
        </w:rPr>
        <w:t xml:space="preserve">  </w:t>
      </w:r>
      <w:r w:rsidRPr="00BD794C">
        <w:rPr>
          <w:rFonts w:ascii="Times New Roman" w:eastAsia="Times New Roman" w:hAnsi="Times New Roman" w:cs="David"/>
          <w:sz w:val="24"/>
          <w:szCs w:val="24"/>
          <w:rtl/>
          <w:lang w:eastAsia="he-IL"/>
        </w:rPr>
        <w:t xml:space="preserve">לבין </w:t>
      </w:r>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sz w:val="24"/>
          <w:szCs w:val="24"/>
          <w:rtl/>
          <w:lang w:eastAsia="he-IL"/>
        </w:rPr>
        <w:t xml:space="preserve"> ל</w:t>
      </w:r>
      <w:r w:rsidRPr="00BD794C">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996229344"/>
          <w:placeholder>
            <w:docPart w:val="DBE3F295C3FA447DB88EEEEA6FB0D0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07" w:author="גרמן קגנובסקי" w:date="2020-04-22T14:52:00Z">
            <w:r w:rsidR="009A76AA">
              <w:rPr>
                <w:rFonts w:ascii="Times New Roman" w:eastAsia="Times New Roman" w:hAnsi="Times New Roman" w:cs="David" w:hint="cs"/>
                <w:sz w:val="24"/>
                <w:szCs w:val="24"/>
                <w:rtl/>
                <w:lang w:eastAsia="he-IL"/>
              </w:rPr>
              <w:t xml:space="preserve">הקמה 150 </w:t>
            </w:r>
            <w:proofErr w:type="spellStart"/>
            <w:r w:rsidR="009A76AA">
              <w:rPr>
                <w:rFonts w:ascii="Times New Roman" w:eastAsia="Times New Roman" w:hAnsi="Times New Roman" w:cs="David" w:hint="cs"/>
                <w:sz w:val="24"/>
                <w:szCs w:val="24"/>
                <w:rtl/>
                <w:lang w:eastAsia="he-IL"/>
              </w:rPr>
              <w:t>יח</w:t>
            </w:r>
            <w:proofErr w:type="spellEnd"/>
            <w:r w:rsidR="009A76AA">
              <w:rPr>
                <w:rFonts w:ascii="Times New Roman" w:eastAsia="Times New Roman" w:hAnsi="Times New Roman" w:cs="David" w:hint="cs"/>
                <w:sz w:val="24"/>
                <w:szCs w:val="24"/>
                <w:rtl/>
                <w:lang w:eastAsia="he-IL"/>
              </w:rPr>
              <w:t>''ד ומסחר</w:t>
            </w:r>
          </w:ins>
        </w:sdtContent>
      </w:sdt>
      <w:r w:rsidRPr="00BD794C">
        <w:rPr>
          <w:rFonts w:ascii="Times New Roman" w:eastAsia="Times New Roman" w:hAnsi="Times New Roman" w:cs="David" w:hint="cs"/>
          <w:sz w:val="24"/>
          <w:szCs w:val="24"/>
          <w:rtl/>
          <w:lang w:eastAsia="he-IL"/>
        </w:rPr>
        <w:t xml:space="preserve"> </w:t>
      </w:r>
    </w:p>
    <w:p w14:paraId="4ED16A82" w14:textId="77777777" w:rsidR="00BD794C" w:rsidRPr="00BD794C" w:rsidRDefault="00BD794C" w:rsidP="00BD794C">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w:t>
      </w:r>
      <w:r w:rsidRPr="00BD794C">
        <w:rPr>
          <w:rFonts w:ascii="Times New Roman" w:eastAsia="Times New Roman" w:hAnsi="Times New Roman" w:cs="David" w:hint="cs"/>
          <w:b/>
          <w:bCs/>
          <w:sz w:val="24"/>
          <w:szCs w:val="24"/>
          <w:rtl/>
          <w:lang w:eastAsia="he-IL"/>
        </w:rPr>
        <w:t>שירותים</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 xml:space="preserve">/או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ההסכם</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לפי</w:t>
      </w:r>
      <w:r w:rsidRPr="00BD794C">
        <w:rPr>
          <w:rFonts w:ascii="Times New Roman" w:eastAsia="Times New Roman" w:hAnsi="Times New Roman" w:cs="David"/>
          <w:sz w:val="24"/>
          <w:szCs w:val="24"/>
          <w:rtl/>
          <w:lang w:eastAsia="he-IL"/>
        </w:rPr>
        <w:t xml:space="preserve"> העניין)</w:t>
      </w:r>
    </w:p>
    <w:p w14:paraId="52EFE454"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81741F5"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lang w:eastAsia="he-IL"/>
        </w:rPr>
      </w:pPr>
    </w:p>
    <w:p w14:paraId="0F4A2CDF" w14:textId="77777777" w:rsidR="00BD794C" w:rsidRPr="00BD794C" w:rsidRDefault="00BD794C" w:rsidP="002D7834">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w:t>
      </w:r>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ב</w:t>
      </w:r>
      <w:r w:rsidRPr="00BD794C">
        <w:rPr>
          <w:rFonts w:ascii="Times New Roman" w:eastAsia="Times New Roman" w:hAnsi="Times New Roman" w:cs="David" w:hint="cs"/>
          <w:sz w:val="24"/>
          <w:szCs w:val="24"/>
          <w:rtl/>
          <w:lang w:eastAsia="he-IL"/>
        </w:rPr>
        <w:t xml:space="preserve">גין השירותים </w:t>
      </w:r>
      <w:r w:rsidRPr="00BD794C">
        <w:rPr>
          <w:rFonts w:ascii="Times New Roman" w:eastAsia="Times New Roman" w:hAnsi="Times New Roman" w:cs="David" w:hint="cs"/>
          <w:b/>
          <w:bCs/>
          <w:sz w:val="24"/>
          <w:szCs w:val="24"/>
          <w:rtl/>
          <w:lang w:eastAsia="he-IL"/>
        </w:rPr>
        <w:t>לחברה</w:t>
      </w:r>
      <w:r w:rsidRPr="00BD794C">
        <w:rPr>
          <w:rFonts w:ascii="Times New Roman" w:eastAsia="Times New Roman" w:hAnsi="Times New Roman" w:cs="David"/>
          <w:sz w:val="24"/>
          <w:szCs w:val="24"/>
          <w:rtl/>
          <w:lang w:eastAsia="he-IL"/>
        </w:rPr>
        <w:t>:-</w:t>
      </w:r>
    </w:p>
    <w:p w14:paraId="2BA82AD3"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D7FA2E3"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98CE2F" w14:textId="77777777" w:rsidR="00BD794C" w:rsidRPr="00BD794C" w:rsidRDefault="00BD794C" w:rsidP="00BD794C">
      <w:pPr>
        <w:keepNext/>
        <w:widowControl w:val="0"/>
        <w:numPr>
          <w:ilvl w:val="0"/>
          <w:numId w:val="22"/>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BD794C">
        <w:rPr>
          <w:rFonts w:ascii="Calibri Light" w:eastAsia="Times New Roman" w:hAnsi="Calibri Light" w:cs="David" w:hint="eastAsia"/>
          <w:kern w:val="32"/>
          <w:sz w:val="24"/>
          <w:szCs w:val="24"/>
          <w:u w:val="single"/>
          <w:rtl/>
          <w:lang w:eastAsia="he-IL"/>
        </w:rPr>
        <w:t>ביטוח</w:t>
      </w:r>
      <w:r w:rsidRPr="00BD794C">
        <w:rPr>
          <w:rFonts w:ascii="Calibri Light" w:eastAsia="Times New Roman" w:hAnsi="Calibri Light" w:cs="David"/>
          <w:kern w:val="32"/>
          <w:sz w:val="24"/>
          <w:szCs w:val="24"/>
          <w:u w:val="single"/>
          <w:rtl/>
          <w:lang w:eastAsia="he-IL"/>
        </w:rPr>
        <w:t xml:space="preserve"> אחריות מקצועית</w:t>
      </w:r>
      <w:r w:rsidRPr="00BD794C">
        <w:rPr>
          <w:rFonts w:ascii="Calibri Light" w:eastAsia="Times New Roman" w:hAnsi="Calibri Light" w:cs="David" w:hint="cs"/>
          <w:kern w:val="32"/>
          <w:sz w:val="24"/>
          <w:szCs w:val="24"/>
          <w:rtl/>
          <w:lang w:eastAsia="he-IL"/>
        </w:rPr>
        <w:t xml:space="preserve">  - מ.פ. ______________________</w:t>
      </w:r>
    </w:p>
    <w:p w14:paraId="052AB453" w14:textId="77777777" w:rsidR="00BD794C" w:rsidRPr="00BD794C" w:rsidRDefault="00BD794C" w:rsidP="00BD794C">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BD794C">
        <w:rPr>
          <w:rFonts w:ascii="Calibri Light" w:eastAsia="Times New Roman" w:hAnsi="Calibri Light" w:cs="David" w:hint="eastAsia"/>
          <w:kern w:val="32"/>
          <w:sz w:val="24"/>
          <w:szCs w:val="24"/>
          <w:rtl/>
          <w:lang w:eastAsia="he-IL"/>
        </w:rPr>
        <w:t>לכיסוי</w:t>
      </w:r>
      <w:r w:rsidRPr="00BD794C">
        <w:rPr>
          <w:rFonts w:ascii="Calibri Light" w:eastAsia="Times New Roman" w:hAnsi="Calibri Light" w:cs="David"/>
          <w:kern w:val="32"/>
          <w:sz w:val="24"/>
          <w:szCs w:val="24"/>
          <w:rtl/>
          <w:lang w:eastAsia="he-IL"/>
        </w:rPr>
        <w:t xml:space="preserve"> אחריותו ש</w:t>
      </w:r>
      <w:r w:rsidRPr="00BD794C">
        <w:rPr>
          <w:rFonts w:ascii="Calibri Light" w:eastAsia="Times New Roman" w:hAnsi="Calibri Light" w:cs="David" w:hint="eastAsia"/>
          <w:kern w:val="32"/>
          <w:sz w:val="24"/>
          <w:szCs w:val="24"/>
          <w:rtl/>
          <w:lang w:eastAsia="he-IL"/>
        </w:rPr>
        <w:t>ל</w:t>
      </w:r>
      <w:r w:rsidRPr="00BD794C">
        <w:rPr>
          <w:rFonts w:ascii="Calibri Light" w:eastAsia="Times New Roman" w:hAnsi="Calibri Light" w:cs="David"/>
          <w:kern w:val="32"/>
          <w:sz w:val="24"/>
          <w:szCs w:val="24"/>
          <w:rtl/>
          <w:lang w:eastAsia="he-IL"/>
        </w:rPr>
        <w:t xml:space="preserve"> </w:t>
      </w:r>
      <w:r w:rsidR="002D7834">
        <w:rPr>
          <w:rFonts w:ascii="Calibri Light" w:eastAsia="Times New Roman" w:hAnsi="Calibri Light" w:cs="David"/>
          <w:kern w:val="32"/>
          <w:sz w:val="24"/>
          <w:szCs w:val="24"/>
          <w:rtl/>
          <w:lang w:eastAsia="he-IL"/>
        </w:rPr>
        <w:t>המתכנן</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eastAsia"/>
          <w:kern w:val="32"/>
          <w:sz w:val="24"/>
          <w:szCs w:val="24"/>
          <w:rtl/>
          <w:lang w:eastAsia="he-IL"/>
        </w:rPr>
        <w:t>על</w:t>
      </w:r>
      <w:r w:rsidRPr="00BD794C">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לרבות </w:t>
      </w:r>
      <w:r w:rsidRPr="00BD794C">
        <w:rPr>
          <w:rFonts w:ascii="Calibri Light" w:eastAsia="Times New Roman" w:hAnsi="Calibri Light" w:cs="David" w:hint="cs"/>
          <w:kern w:val="32"/>
          <w:sz w:val="24"/>
          <w:szCs w:val="24"/>
          <w:rtl/>
          <w:lang w:eastAsia="he-IL"/>
        </w:rPr>
        <w:t>במפורש</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החברה</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 כתוצאה ממעשה ו/או מחדל מקצועי של </w:t>
      </w:r>
      <w:r w:rsidR="002D7834">
        <w:rPr>
          <w:rFonts w:ascii="Calibri Light" w:eastAsia="Times New Roman" w:hAnsi="Calibri Light" w:cs="David" w:hint="eastAsia"/>
          <w:kern w:val="32"/>
          <w:sz w:val="24"/>
          <w:szCs w:val="24"/>
          <w:rtl/>
          <w:lang w:eastAsia="he-IL"/>
        </w:rPr>
        <w:t>המתכנן</w:t>
      </w:r>
      <w:r w:rsidRPr="00BD794C">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BD794C">
        <w:rPr>
          <w:rFonts w:ascii="Calibri Light" w:eastAsia="Times New Roman" w:hAnsi="Calibri Light" w:cs="David" w:hint="eastAsia"/>
          <w:kern w:val="32"/>
          <w:sz w:val="24"/>
          <w:szCs w:val="24"/>
          <w:rtl/>
          <w:lang w:eastAsia="he-IL"/>
        </w:rPr>
        <w:t>בגבולות</w:t>
      </w:r>
      <w:r w:rsidRPr="00BD794C">
        <w:rPr>
          <w:rFonts w:ascii="Calibri Light" w:eastAsia="Times New Roman" w:hAnsi="Calibri Light" w:cs="David"/>
          <w:kern w:val="32"/>
          <w:sz w:val="24"/>
          <w:szCs w:val="24"/>
          <w:rtl/>
          <w:lang w:eastAsia="he-IL"/>
        </w:rPr>
        <w:t xml:space="preserve"> אחריות בסך של </w:t>
      </w:r>
      <w:r w:rsidRPr="00BD794C">
        <w:rPr>
          <w:rFonts w:ascii="Calibri Light" w:eastAsia="Times New Roman" w:hAnsi="Calibri Light" w:cs="David" w:hint="cs"/>
          <w:kern w:val="32"/>
          <w:sz w:val="24"/>
          <w:szCs w:val="24"/>
          <w:rtl/>
          <w:lang w:eastAsia="he-IL"/>
        </w:rPr>
        <w:t xml:space="preserve">___________ ₪ </w:t>
      </w:r>
      <w:r w:rsidRPr="00BD794C">
        <w:rPr>
          <w:rFonts w:ascii="Calibri Light" w:eastAsia="Times New Roman" w:hAnsi="Calibri Light" w:cs="David"/>
          <w:kern w:val="32"/>
          <w:sz w:val="24"/>
          <w:szCs w:val="24"/>
          <w:rtl/>
          <w:lang w:eastAsia="he-IL"/>
        </w:rPr>
        <w:t xml:space="preserve">למקרה ובמצטבר לתקופת </w:t>
      </w:r>
      <w:r w:rsidRPr="00BD794C">
        <w:rPr>
          <w:rFonts w:ascii="Calibri Light" w:eastAsia="Times New Roman" w:hAnsi="Calibri Light" w:cs="David" w:hint="cs"/>
          <w:kern w:val="32"/>
          <w:sz w:val="24"/>
          <w:szCs w:val="24"/>
          <w:rtl/>
          <w:lang w:eastAsia="he-IL"/>
        </w:rPr>
        <w:t>ה</w:t>
      </w:r>
      <w:r w:rsidRPr="00BD794C">
        <w:rPr>
          <w:rFonts w:ascii="Calibri Light" w:eastAsia="Times New Roman" w:hAnsi="Calibri Light" w:cs="David"/>
          <w:kern w:val="32"/>
          <w:sz w:val="24"/>
          <w:szCs w:val="24"/>
          <w:rtl/>
          <w:lang w:eastAsia="he-IL"/>
        </w:rPr>
        <w:t xml:space="preserve">ביטוח. הביטוח אינו </w:t>
      </w:r>
      <w:r w:rsidRPr="00BD794C">
        <w:rPr>
          <w:rFonts w:ascii="Calibri Light" w:eastAsia="Times New Roman" w:hAnsi="Calibri Light" w:cs="David" w:hint="eastAsia"/>
          <w:kern w:val="32"/>
          <w:sz w:val="24"/>
          <w:szCs w:val="24"/>
          <w:rtl/>
          <w:lang w:eastAsia="he-IL"/>
        </w:rPr>
        <w:t>כולל</w:t>
      </w:r>
      <w:r w:rsidRPr="00BD794C">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BD794C">
        <w:rPr>
          <w:rFonts w:ascii="Calibri Light" w:eastAsia="Times New Roman" w:hAnsi="Calibri Light" w:cs="David" w:hint="eastAsia"/>
          <w:kern w:val="32"/>
          <w:sz w:val="24"/>
          <w:szCs w:val="24"/>
          <w:rtl/>
          <w:lang w:eastAsia="he-IL"/>
        </w:rPr>
        <w:t>מסמכים</w:t>
      </w:r>
      <w:r w:rsidRPr="00BD794C">
        <w:rPr>
          <w:rFonts w:ascii="Calibri Light" w:eastAsia="Times New Roman" w:hAnsi="Calibri Light" w:cs="David"/>
          <w:kern w:val="32"/>
          <w:sz w:val="24"/>
          <w:szCs w:val="24"/>
          <w:rtl/>
          <w:lang w:eastAsia="he-IL"/>
        </w:rPr>
        <w:t xml:space="preserve">, הפרת סודיות ואי יושר של עובדים. </w:t>
      </w:r>
    </w:p>
    <w:p w14:paraId="5254800F" w14:textId="77777777" w:rsidR="00BD794C" w:rsidRPr="00BD794C" w:rsidRDefault="00BD794C" w:rsidP="00BD794C">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הינו בעל תחולה רטרואקטיבית </w:t>
      </w:r>
      <w:r w:rsidRPr="00BD794C">
        <w:rPr>
          <w:rFonts w:ascii="Times New Roman" w:eastAsia="Times New Roman" w:hAnsi="Times New Roman" w:cs="David" w:hint="eastAsia"/>
          <w:sz w:val="24"/>
          <w:szCs w:val="24"/>
          <w:rtl/>
          <w:lang w:eastAsia="he-IL"/>
        </w:rPr>
        <w:t>מיום</w:t>
      </w:r>
      <w:r w:rsidRPr="00BD794C">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התאריך</w:t>
      </w:r>
      <w:r w:rsidRPr="00BD794C">
        <w:rPr>
          <w:rFonts w:ascii="Times New Roman" w:eastAsia="Times New Roman" w:hAnsi="Times New Roman" w:cs="David"/>
          <w:b/>
          <w:bCs/>
          <w:sz w:val="24"/>
          <w:szCs w:val="24"/>
          <w:rtl/>
          <w:lang w:eastAsia="he-IL"/>
        </w:rPr>
        <w:t xml:space="preserve"> הרטרואקטיבי"</w:t>
      </w:r>
      <w:r w:rsidRPr="00BD794C">
        <w:rPr>
          <w:rFonts w:ascii="Times New Roman" w:eastAsia="Times New Roman" w:hAnsi="Times New Roman" w:cs="David"/>
          <w:sz w:val="24"/>
          <w:szCs w:val="24"/>
          <w:rtl/>
          <w:lang w:eastAsia="he-IL"/>
        </w:rPr>
        <w:t xml:space="preserve">), וכולל תקופת גילוי </w:t>
      </w:r>
      <w:r w:rsidRPr="00BD794C">
        <w:rPr>
          <w:rFonts w:ascii="Times New Roman" w:eastAsia="Times New Roman" w:hAnsi="Times New Roman" w:cs="David" w:hint="eastAsia"/>
          <w:sz w:val="24"/>
          <w:szCs w:val="24"/>
          <w:rtl/>
          <w:lang w:eastAsia="he-IL"/>
        </w:rPr>
        <w:t>מורחבת</w:t>
      </w:r>
      <w:r w:rsidRPr="00BD794C">
        <w:rPr>
          <w:rFonts w:ascii="Times New Roman" w:eastAsia="Times New Roman" w:hAnsi="Times New Roman" w:cs="David"/>
          <w:sz w:val="24"/>
          <w:szCs w:val="24"/>
          <w:rtl/>
          <w:lang w:eastAsia="he-IL"/>
        </w:rPr>
        <w:t xml:space="preserve"> של </w:t>
      </w:r>
      <w:r w:rsidRPr="00BD794C">
        <w:rPr>
          <w:rFonts w:ascii="Times New Roman" w:eastAsia="Times New Roman" w:hAnsi="Times New Roman" w:cs="David" w:hint="cs"/>
          <w:sz w:val="24"/>
          <w:szCs w:val="24"/>
          <w:rtl/>
          <w:lang w:eastAsia="he-IL"/>
        </w:rPr>
        <w:t>6</w:t>
      </w:r>
      <w:r w:rsidRPr="00BD794C">
        <w:rPr>
          <w:rFonts w:ascii="Times New Roman" w:eastAsia="Times New Roman" w:hAnsi="Times New Roman" w:cs="David"/>
          <w:sz w:val="24"/>
          <w:szCs w:val="24"/>
          <w:rtl/>
          <w:lang w:eastAsia="he-IL"/>
        </w:rPr>
        <w:t xml:space="preserve"> חודשים לפחות.</w:t>
      </w:r>
    </w:p>
    <w:p w14:paraId="0EC1AA3A" w14:textId="77777777" w:rsidR="00BD794C" w:rsidRPr="00BD794C" w:rsidRDefault="00BD794C" w:rsidP="00BD794C">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כאמור הורחב </w:t>
      </w:r>
      <w:r w:rsidRPr="00BD794C">
        <w:rPr>
          <w:rFonts w:ascii="Times New Roman" w:eastAsia="Times New Roman" w:hAnsi="Times New Roman" w:cs="David" w:hint="cs"/>
          <w:sz w:val="24"/>
          <w:szCs w:val="24"/>
          <w:rtl/>
          <w:lang w:eastAsia="he-IL"/>
        </w:rPr>
        <w:t>לשפות את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hint="eastAsia"/>
          <w:sz w:val="24"/>
          <w:szCs w:val="24"/>
          <w:rtl/>
          <w:lang w:eastAsia="he-IL"/>
        </w:rPr>
        <w:t xml:space="preserve"> </w:t>
      </w:r>
      <w:r w:rsidRPr="00BD794C">
        <w:rPr>
          <w:rFonts w:ascii="Times New Roman" w:eastAsia="Times New Roman" w:hAnsi="Times New Roman" w:cs="David" w:hint="cs"/>
          <w:sz w:val="24"/>
          <w:szCs w:val="24"/>
          <w:rtl/>
          <w:lang w:eastAsia="he-IL"/>
        </w:rPr>
        <w:t>בגין</w:t>
      </w:r>
      <w:r w:rsidRPr="00BD794C">
        <w:rPr>
          <w:rFonts w:ascii="Times New Roman" w:eastAsia="Times New Roman" w:hAnsi="Times New Roman" w:cs="David"/>
          <w:sz w:val="24"/>
          <w:szCs w:val="24"/>
          <w:rtl/>
          <w:lang w:eastAsia="he-IL"/>
        </w:rPr>
        <w:t xml:space="preserve"> אחריותה למעשי ו/או מחדלי </w:t>
      </w:r>
      <w:r w:rsidR="002D7834">
        <w:rPr>
          <w:rFonts w:ascii="Times New Roman" w:eastAsia="Times New Roman" w:hAnsi="Times New Roman" w:cs="David"/>
          <w:sz w:val="24"/>
          <w:szCs w:val="24"/>
          <w:rtl/>
          <w:lang w:eastAsia="he-IL"/>
        </w:rPr>
        <w:t>המתכנן</w:t>
      </w:r>
      <w:r w:rsidR="002D7834">
        <w:rPr>
          <w:rFonts w:ascii="Times New Roman" w:eastAsia="Times New Roman" w:hAnsi="Times New Roman" w:cs="David" w:hint="cs"/>
          <w:sz w:val="24"/>
          <w:szCs w:val="24"/>
          <w:rtl/>
          <w:lang w:eastAsia="he-IL"/>
        </w:rPr>
        <w:t xml:space="preserve"> </w:t>
      </w:r>
      <w:r w:rsidRPr="00BD794C">
        <w:rPr>
          <w:rFonts w:ascii="Times New Roman" w:eastAsia="Times New Roman" w:hAnsi="Times New Roman" w:cs="David"/>
          <w:sz w:val="24"/>
          <w:szCs w:val="24"/>
          <w:rtl/>
          <w:lang w:eastAsia="he-IL"/>
        </w:rPr>
        <w:t xml:space="preserve">ו/או עובדיו ו/או מי </w:t>
      </w:r>
      <w:r w:rsidRPr="00BD794C">
        <w:rPr>
          <w:rFonts w:ascii="Times New Roman" w:eastAsia="Times New Roman" w:hAnsi="Times New Roman" w:cs="David" w:hint="eastAsia"/>
          <w:sz w:val="24"/>
          <w:szCs w:val="24"/>
          <w:rtl/>
          <w:lang w:eastAsia="he-IL"/>
        </w:rPr>
        <w:t>מטעמו</w:t>
      </w:r>
      <w:r w:rsidRPr="00BD794C">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BD794C">
        <w:rPr>
          <w:rFonts w:ascii="Times New Roman" w:eastAsia="Times New Roman" w:hAnsi="Times New Roman" w:cs="David" w:hint="eastAsia"/>
          <w:sz w:val="24"/>
          <w:szCs w:val="24"/>
          <w:rtl/>
          <w:lang w:eastAsia="he-IL"/>
        </w:rPr>
        <w:t>מיחידי</w:t>
      </w:r>
      <w:r w:rsidRPr="00BD794C">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w:t>
      </w:r>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sz w:val="24"/>
          <w:szCs w:val="24"/>
          <w:rtl/>
          <w:lang w:eastAsia="he-IL"/>
        </w:rPr>
        <w:t>.</w:t>
      </w:r>
    </w:p>
    <w:p w14:paraId="36AC2054" w14:textId="77777777" w:rsidR="00BD794C" w:rsidRPr="00BD794C" w:rsidRDefault="00BD794C" w:rsidP="00BD79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הפוליסה לא יפחת מהנוסח הידוע כ- "שפי</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hint="cs"/>
          <w:sz w:val="24"/>
          <w:szCs w:val="24"/>
          <w:rtl/>
          <w:lang w:eastAsia="he-IL"/>
        </w:rPr>
        <w:t xml:space="preserve"> </w:t>
      </w:r>
      <w:proofErr w:type="spellStart"/>
      <w:r w:rsidRPr="00BD794C">
        <w:rPr>
          <w:rFonts w:ascii="Times New Roman" w:eastAsia="Times New Roman" w:hAnsi="Times New Roman" w:cs="David" w:hint="cs"/>
          <w:sz w:val="24"/>
          <w:szCs w:val="24"/>
          <w:rtl/>
          <w:lang w:eastAsia="he-IL"/>
        </w:rPr>
        <w:t>ב.ר</w:t>
      </w:r>
      <w:proofErr w:type="spellEnd"/>
      <w:r w:rsidRPr="00BD794C">
        <w:rPr>
          <w:rFonts w:ascii="Times New Roman" w:eastAsia="Times New Roman" w:hAnsi="Times New Roman" w:cs="David" w:hint="cs"/>
          <w:sz w:val="24"/>
          <w:szCs w:val="24"/>
          <w:rtl/>
          <w:lang w:eastAsia="he-IL"/>
        </w:rPr>
        <w:t xml:space="preserve">. 2011". </w:t>
      </w:r>
    </w:p>
    <w:p w14:paraId="04610545" w14:textId="77777777" w:rsidR="00BD794C" w:rsidRPr="00BD794C" w:rsidRDefault="00BD794C" w:rsidP="00BD794C">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913D7E0"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4D5B82" w14:textId="77777777" w:rsidR="00BD794C" w:rsidRPr="00BD794C" w:rsidRDefault="00BD794C" w:rsidP="00BD794C">
      <w:pPr>
        <w:widowControl w:val="0"/>
        <w:numPr>
          <w:ilvl w:val="0"/>
          <w:numId w:val="22"/>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מעבידים</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 מ.פ. __________________________</w:t>
      </w:r>
    </w:p>
    <w:p w14:paraId="17BC475F" w14:textId="77777777" w:rsidR="00BD794C" w:rsidRPr="00BD794C" w:rsidRDefault="00BD794C" w:rsidP="00D50E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w:t>
      </w:r>
      <w:proofErr w:type="spellStart"/>
      <w:r w:rsidRPr="00BD794C">
        <w:rPr>
          <w:rFonts w:ascii="Times New Roman" w:eastAsia="Times New Roman" w:hAnsi="Times New Roman" w:cs="David" w:hint="eastAsia"/>
          <w:sz w:val="24"/>
          <w:szCs w:val="24"/>
          <w:rtl/>
          <w:lang w:eastAsia="he-IL"/>
        </w:rPr>
        <w:t>חבותו</w:t>
      </w:r>
      <w:proofErr w:type="spellEnd"/>
      <w:r w:rsidRPr="00BD794C">
        <w:rPr>
          <w:rFonts w:ascii="Times New Roman" w:eastAsia="Times New Roman" w:hAnsi="Times New Roman" w:cs="David"/>
          <w:sz w:val="24"/>
          <w:szCs w:val="24"/>
          <w:rtl/>
          <w:lang w:eastAsia="he-IL"/>
        </w:rPr>
        <w:t xml:space="preserve"> של </w:t>
      </w:r>
      <w:proofErr w:type="spellStart"/>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sz w:val="24"/>
          <w:szCs w:val="24"/>
          <w:rtl/>
          <w:lang w:eastAsia="he-IL"/>
        </w:rPr>
        <w:t>על</w:t>
      </w:r>
      <w:proofErr w:type="spellEnd"/>
      <w:r w:rsidRPr="00BD794C">
        <w:rPr>
          <w:rFonts w:ascii="Times New Roman" w:eastAsia="Times New Roman" w:hAnsi="Times New Roman" w:cs="David"/>
          <w:sz w:val="24"/>
          <w:szCs w:val="24"/>
          <w:rtl/>
          <w:lang w:eastAsia="he-IL"/>
        </w:rPr>
        <w:t xml:space="preserve"> פי פקודת </w:t>
      </w:r>
      <w:proofErr w:type="spellStart"/>
      <w:r w:rsidRPr="00BD794C">
        <w:rPr>
          <w:rFonts w:ascii="Times New Roman" w:eastAsia="Times New Roman" w:hAnsi="Times New Roman" w:cs="David"/>
          <w:sz w:val="24"/>
          <w:szCs w:val="24"/>
          <w:rtl/>
          <w:lang w:eastAsia="he-IL"/>
        </w:rPr>
        <w:t>הנזיקין</w:t>
      </w:r>
      <w:proofErr w:type="spellEnd"/>
      <w:r w:rsidRPr="00BD794C">
        <w:rPr>
          <w:rFonts w:ascii="Times New Roman" w:eastAsia="Times New Roman" w:hAnsi="Times New Roman" w:cs="David"/>
          <w:sz w:val="24"/>
          <w:szCs w:val="24"/>
          <w:rtl/>
          <w:lang w:eastAsia="he-IL"/>
        </w:rPr>
        <w:t xml:space="preserve"> [נוסח חדש] ו/או חוק האחריות למוצרים פגומים, התש"</w:t>
      </w:r>
      <w:r w:rsidRPr="00BD794C">
        <w:rPr>
          <w:rFonts w:ascii="Times New Roman" w:eastAsia="Times New Roman" w:hAnsi="Times New Roman" w:cs="David" w:hint="eastAsia"/>
          <w:sz w:val="24"/>
          <w:szCs w:val="24"/>
          <w:rtl/>
          <w:lang w:eastAsia="he-IL"/>
        </w:rPr>
        <w:t>ם</w:t>
      </w:r>
      <w:r w:rsidRPr="00BD794C">
        <w:rPr>
          <w:rFonts w:ascii="Times New Roman" w:eastAsia="Times New Roman" w:hAnsi="Times New Roman" w:cs="David"/>
          <w:sz w:val="24"/>
          <w:szCs w:val="24"/>
          <w:rtl/>
          <w:lang w:eastAsia="he-IL"/>
        </w:rPr>
        <w:t xml:space="preserve">-1980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BD794C">
        <w:rPr>
          <w:rFonts w:ascii="Times New Roman" w:eastAsia="Times New Roman" w:hAnsi="Times New Roman" w:cs="David"/>
          <w:sz w:val="24"/>
          <w:szCs w:val="24"/>
          <w:rtl/>
          <w:lang w:eastAsia="he-IL"/>
        </w:rPr>
        <w:t>בגבולות אחריות של</w:t>
      </w:r>
      <w:r w:rsidRPr="00BD794C">
        <w:rPr>
          <w:rFonts w:ascii="Times New Roman" w:eastAsia="Times New Roman" w:hAnsi="Times New Roman" w:cs="David" w:hint="cs"/>
          <w:sz w:val="24"/>
          <w:szCs w:val="24"/>
          <w:rtl/>
          <w:lang w:eastAsia="he-IL"/>
        </w:rPr>
        <w:t xml:space="preserve"> 20,000,000 ₪ לתובע, </w:t>
      </w:r>
      <w:r w:rsidRPr="00BD794C">
        <w:rPr>
          <w:rFonts w:ascii="Times New Roman" w:eastAsia="Times New Roman" w:hAnsi="Times New Roman" w:cs="David" w:hint="eastAsia"/>
          <w:sz w:val="24"/>
          <w:szCs w:val="24"/>
          <w:rtl/>
          <w:lang w:eastAsia="he-IL"/>
        </w:rPr>
        <w:t>למקרה</w:t>
      </w:r>
      <w:r w:rsidRPr="00BD794C">
        <w:rPr>
          <w:rFonts w:ascii="Times New Roman" w:eastAsia="Times New Roman" w:hAnsi="Times New Roman" w:cs="David"/>
          <w:sz w:val="24"/>
          <w:szCs w:val="24"/>
          <w:rtl/>
          <w:lang w:eastAsia="he-IL"/>
        </w:rPr>
        <w:t xml:space="preserve"> ובמצטבר ל</w:t>
      </w:r>
      <w:r w:rsidRPr="00BD794C">
        <w:rPr>
          <w:rFonts w:ascii="Times New Roman" w:eastAsia="Times New Roman" w:hAnsi="Times New Roman" w:cs="David" w:hint="cs"/>
          <w:sz w:val="24"/>
          <w:szCs w:val="24"/>
          <w:rtl/>
          <w:lang w:eastAsia="he-IL"/>
        </w:rPr>
        <w:t>תקופת הביטוח</w:t>
      </w:r>
      <w:r w:rsidRPr="00BD794C">
        <w:rPr>
          <w:rFonts w:ascii="Times New Roman" w:eastAsia="Times New Roman" w:hAnsi="Times New Roman" w:cs="David"/>
          <w:sz w:val="24"/>
          <w:szCs w:val="24"/>
          <w:rtl/>
          <w:lang w:eastAsia="he-IL"/>
        </w:rPr>
        <w:t xml:space="preserve">. הביטוח אינו כולל כל סייג בדבר </w:t>
      </w:r>
      <w:r w:rsidRPr="00BD794C">
        <w:rPr>
          <w:rFonts w:ascii="Times New Roman" w:eastAsia="Times New Roman" w:hAnsi="Times New Roman" w:cs="David" w:hint="cs"/>
          <w:sz w:val="24"/>
          <w:szCs w:val="24"/>
          <w:rtl/>
          <w:lang w:eastAsia="he-IL"/>
        </w:rPr>
        <w:t xml:space="preserve">שעות עבודה, העסקת נוער וכן בדבר </w:t>
      </w:r>
      <w:r w:rsidRPr="00BD794C">
        <w:rPr>
          <w:rFonts w:ascii="Times New Roman" w:eastAsia="Times New Roman" w:hAnsi="Times New Roman" w:cs="David"/>
          <w:sz w:val="24"/>
          <w:szCs w:val="24"/>
          <w:rtl/>
          <w:lang w:eastAsia="he-IL"/>
        </w:rPr>
        <w:t xml:space="preserve">חבות </w:t>
      </w:r>
      <w:proofErr w:type="spellStart"/>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sz w:val="24"/>
          <w:szCs w:val="24"/>
          <w:rtl/>
          <w:lang w:eastAsia="he-IL"/>
        </w:rPr>
        <w:t>כלפי</w:t>
      </w:r>
      <w:proofErr w:type="spellEnd"/>
      <w:r w:rsidRPr="00BD794C">
        <w:rPr>
          <w:rFonts w:ascii="Times New Roman" w:eastAsia="Times New Roman" w:hAnsi="Times New Roman" w:cs="David"/>
          <w:sz w:val="24"/>
          <w:szCs w:val="24"/>
          <w:rtl/>
          <w:lang w:eastAsia="he-IL"/>
        </w:rPr>
        <w:t xml:space="preserve">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w:t>
      </w:r>
      <w:r w:rsidRPr="00BD794C">
        <w:rPr>
          <w:rFonts w:ascii="Times New Roman" w:eastAsia="Times New Roman" w:hAnsi="Times New Roman" w:cs="David" w:hint="cs"/>
          <w:sz w:val="24"/>
          <w:szCs w:val="24"/>
          <w:rtl/>
          <w:lang w:eastAsia="he-IL"/>
        </w:rPr>
        <w:t xml:space="preserve"> היה ויחשבו לעובדי </w:t>
      </w:r>
      <w:r w:rsidR="002D7834">
        <w:rPr>
          <w:rFonts w:ascii="Times New Roman" w:eastAsia="Times New Roman" w:hAnsi="Times New Roman" w:cs="David" w:hint="cs"/>
          <w:sz w:val="24"/>
          <w:szCs w:val="24"/>
          <w:rtl/>
          <w:lang w:eastAsia="he-IL"/>
        </w:rPr>
        <w:t>המתכנן</w:t>
      </w:r>
      <w:r w:rsidRPr="00BD794C">
        <w:rPr>
          <w:rFonts w:ascii="Times New Roman" w:eastAsia="Times New Roman" w:hAnsi="Times New Roman" w:cs="David"/>
          <w:sz w:val="24"/>
          <w:szCs w:val="24"/>
          <w:rtl/>
          <w:lang w:eastAsia="he-IL"/>
        </w:rPr>
        <w:t>. הביטוח מורחב ל</w:t>
      </w:r>
      <w:r w:rsidRPr="00BD794C">
        <w:rPr>
          <w:rFonts w:ascii="Times New Roman" w:eastAsia="Times New Roman" w:hAnsi="Times New Roman" w:cs="David" w:hint="cs"/>
          <w:sz w:val="24"/>
          <w:szCs w:val="24"/>
          <w:rtl/>
          <w:lang w:eastAsia="he-IL"/>
        </w:rPr>
        <w:t xml:space="preserve">שפות את החברה </w:t>
      </w:r>
      <w:r w:rsidRPr="00BD794C">
        <w:rPr>
          <w:rFonts w:ascii="Times New Roman" w:eastAsia="Times New Roman" w:hAnsi="Times New Roman" w:cs="David"/>
          <w:sz w:val="24"/>
          <w:szCs w:val="24"/>
          <w:rtl/>
          <w:lang w:eastAsia="he-IL"/>
        </w:rPr>
        <w:t xml:space="preserve">היה ותיחשב למעביד של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w:t>
      </w:r>
      <w:r w:rsidRPr="00BD794C">
        <w:rPr>
          <w:rFonts w:ascii="Times New Roman" w:eastAsia="Times New Roman" w:hAnsi="Times New Roman" w:cs="David"/>
          <w:sz w:val="24"/>
          <w:szCs w:val="24"/>
          <w:rtl/>
          <w:lang w:eastAsia="he-IL"/>
        </w:rPr>
        <w:t xml:space="preserve"> </w:t>
      </w:r>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sz w:val="24"/>
          <w:szCs w:val="24"/>
          <w:rtl/>
          <w:lang w:eastAsia="he-IL"/>
        </w:rPr>
        <w:t xml:space="preserve"> או אם ייקבע כי היא נושאת באחריות </w:t>
      </w:r>
      <w:proofErr w:type="spellStart"/>
      <w:r w:rsidRPr="00BD794C">
        <w:rPr>
          <w:rFonts w:ascii="Times New Roman" w:eastAsia="Times New Roman" w:hAnsi="Times New Roman" w:cs="David"/>
          <w:sz w:val="24"/>
          <w:szCs w:val="24"/>
          <w:rtl/>
          <w:lang w:eastAsia="he-IL"/>
        </w:rPr>
        <w:t>שילוחית</w:t>
      </w:r>
      <w:proofErr w:type="spellEnd"/>
      <w:r w:rsidRPr="00BD794C">
        <w:rPr>
          <w:rFonts w:ascii="Times New Roman" w:eastAsia="Times New Roman" w:hAnsi="Times New Roman" w:cs="David"/>
          <w:sz w:val="24"/>
          <w:szCs w:val="24"/>
          <w:rtl/>
          <w:lang w:eastAsia="he-IL"/>
        </w:rPr>
        <w:t xml:space="preserve"> לעניין חבות </w:t>
      </w:r>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sz w:val="24"/>
          <w:szCs w:val="24"/>
          <w:rtl/>
          <w:lang w:eastAsia="he-IL"/>
        </w:rPr>
        <w:t xml:space="preserve"> כלפי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עובדיו</w:t>
      </w:r>
      <w:r w:rsidRPr="00BD794C">
        <w:rPr>
          <w:rFonts w:ascii="Times New Roman" w:eastAsia="Times New Roman" w:hAnsi="Times New Roman" w:cs="David"/>
          <w:sz w:val="24"/>
          <w:szCs w:val="24"/>
          <w:rtl/>
          <w:lang w:eastAsia="he-IL"/>
        </w:rPr>
        <w:t>.</w:t>
      </w:r>
    </w:p>
    <w:p w14:paraId="2D0AC362"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F63F1A" w14:textId="77777777" w:rsidR="00BD794C" w:rsidRPr="00BD794C" w:rsidRDefault="00BD794C" w:rsidP="00BD794C">
      <w:pPr>
        <w:widowControl w:val="0"/>
        <w:numPr>
          <w:ilvl w:val="0"/>
          <w:numId w:val="22"/>
        </w:numPr>
        <w:spacing w:before="0" w:beforeAutospacing="0" w:after="0" w:afterAutospacing="0" w:line="240" w:lineRule="exac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כלפי צד שלישי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מ.פ. _______________________</w:t>
      </w:r>
    </w:p>
    <w:p w14:paraId="51DF7A46" w14:textId="77777777" w:rsidR="00BD794C" w:rsidRPr="00BD794C" w:rsidRDefault="00BD794C" w:rsidP="00BD794C">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אחריות </w:t>
      </w:r>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sz w:val="24"/>
          <w:szCs w:val="24"/>
          <w:rtl/>
          <w:lang w:eastAsia="he-IL"/>
        </w:rPr>
        <w:t xml:space="preserve"> על פי דין </w:t>
      </w:r>
      <w:r w:rsidRPr="00BD794C">
        <w:rPr>
          <w:rFonts w:ascii="Times New Roman" w:eastAsia="Times New Roman" w:hAnsi="Times New Roman" w:cs="David" w:hint="eastAsia"/>
          <w:sz w:val="24"/>
          <w:szCs w:val="24"/>
          <w:rtl/>
          <w:lang w:eastAsia="he-IL"/>
        </w:rPr>
        <w:t>בגין</w:t>
      </w:r>
      <w:r w:rsidRPr="00BD794C">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במפורש החברה)</w:t>
      </w:r>
      <w:r w:rsidRPr="00BD794C">
        <w:rPr>
          <w:rFonts w:ascii="Times New Roman" w:eastAsia="Times New Roman" w:hAnsi="Times New Roman" w:cs="David"/>
          <w:sz w:val="24"/>
          <w:szCs w:val="24"/>
          <w:rtl/>
          <w:lang w:eastAsia="he-IL"/>
        </w:rPr>
        <w:t>, בג</w:t>
      </w:r>
      <w:r w:rsidRPr="00BD794C">
        <w:rPr>
          <w:rFonts w:ascii="Times New Roman" w:eastAsia="Times New Roman" w:hAnsi="Times New Roman" w:cs="David" w:hint="eastAsia"/>
          <w:sz w:val="24"/>
          <w:szCs w:val="24"/>
          <w:rtl/>
          <w:lang w:eastAsia="he-IL"/>
        </w:rPr>
        <w:t>בולות</w:t>
      </w:r>
      <w:r w:rsidRPr="00BD794C">
        <w:rPr>
          <w:rFonts w:ascii="Times New Roman" w:eastAsia="Times New Roman" w:hAnsi="Times New Roman" w:cs="David"/>
          <w:sz w:val="24"/>
          <w:szCs w:val="24"/>
          <w:rtl/>
          <w:lang w:eastAsia="he-IL"/>
        </w:rPr>
        <w:t xml:space="preserve"> אחריות בסך של </w:t>
      </w:r>
      <w:r w:rsidRPr="00BD794C">
        <w:rPr>
          <w:rFonts w:ascii="Times New Roman" w:eastAsia="Times New Roman" w:hAnsi="Times New Roman" w:cs="David" w:hint="cs"/>
          <w:sz w:val="24"/>
          <w:szCs w:val="24"/>
          <w:rtl/>
          <w:lang w:eastAsia="he-IL"/>
        </w:rPr>
        <w:t>4</w:t>
      </w:r>
      <w:r w:rsidRPr="00BD794C">
        <w:rPr>
          <w:rFonts w:ascii="Times New Roman" w:eastAsia="Times New Roman" w:hAnsi="Times New Roman" w:cs="David"/>
          <w:sz w:val="24"/>
          <w:szCs w:val="24"/>
          <w:rtl/>
          <w:lang w:eastAsia="he-IL"/>
        </w:rPr>
        <w:t>,000,000</w:t>
      </w:r>
      <w:r w:rsidRPr="00BD794C">
        <w:rPr>
          <w:rFonts w:ascii="Times New Roman" w:eastAsia="Times New Roman" w:hAnsi="Times New Roman" w:cs="David" w:hint="cs"/>
          <w:sz w:val="24"/>
          <w:szCs w:val="24"/>
          <w:rtl/>
          <w:lang w:eastAsia="he-IL"/>
        </w:rPr>
        <w:t xml:space="preserve"> ₪ </w:t>
      </w:r>
      <w:r w:rsidRPr="00BD794C">
        <w:rPr>
          <w:rFonts w:ascii="Times New Roman" w:eastAsia="Times New Roman" w:hAnsi="Times New Roman" w:cs="David"/>
          <w:sz w:val="24"/>
          <w:szCs w:val="24"/>
          <w:rtl/>
          <w:lang w:eastAsia="he-IL"/>
        </w:rPr>
        <w:t xml:space="preserve">למקרה ובמצטבר לתקופת </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hint="eastAsia"/>
          <w:sz w:val="24"/>
          <w:szCs w:val="24"/>
          <w:rtl/>
          <w:lang w:eastAsia="he-IL"/>
        </w:rPr>
        <w:t>ביטוח</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אינו כולל כל סייג בדבר חבות בגין וכלפי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BD794C">
        <w:rPr>
          <w:rFonts w:ascii="Times New Roman" w:eastAsia="Times New Roman" w:hAnsi="Times New Roman" w:cs="David" w:hint="cs"/>
          <w:sz w:val="24"/>
          <w:szCs w:val="24"/>
          <w:rtl/>
          <w:lang w:eastAsia="he-IL"/>
        </w:rPr>
        <w:t xml:space="preserve">שפות את החברה בגין </w:t>
      </w:r>
      <w:r w:rsidRPr="00BD794C">
        <w:rPr>
          <w:rFonts w:ascii="Times New Roman" w:eastAsia="Times New Roman" w:hAnsi="Times New Roman" w:cs="David"/>
          <w:sz w:val="24"/>
          <w:szCs w:val="24"/>
          <w:rtl/>
          <w:lang w:eastAsia="he-IL"/>
        </w:rPr>
        <w:t xml:space="preserve">אחריותה למעשי ו/או מחדלי </w:t>
      </w:r>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sz w:val="24"/>
          <w:szCs w:val="24"/>
          <w:rtl/>
          <w:lang w:eastAsia="he-IL"/>
        </w:rPr>
        <w:t xml:space="preserve"> ו/או מי מטעמו, בכפוף </w:t>
      </w:r>
      <w:r w:rsidRPr="00BD794C">
        <w:rPr>
          <w:rFonts w:ascii="Times New Roman" w:eastAsia="Times New Roman" w:hAnsi="Times New Roman" w:cs="David" w:hint="eastAsia"/>
          <w:sz w:val="24"/>
          <w:szCs w:val="24"/>
          <w:rtl/>
          <w:lang w:eastAsia="he-IL"/>
        </w:rPr>
        <w:t>לסעיף</w:t>
      </w:r>
      <w:r w:rsidRPr="00BD794C">
        <w:rPr>
          <w:rFonts w:ascii="Times New Roman" w:eastAsia="Times New Roman" w:hAnsi="Times New Roman" w:cs="David"/>
          <w:sz w:val="24"/>
          <w:szCs w:val="24"/>
          <w:rtl/>
          <w:lang w:eastAsia="he-IL"/>
        </w:rPr>
        <w:t xml:space="preserve"> אחריות צולבת.</w:t>
      </w:r>
    </w:p>
    <w:p w14:paraId="0562A141" w14:textId="77777777" w:rsidR="00BD794C" w:rsidRPr="00BD794C" w:rsidRDefault="00BD794C" w:rsidP="00BD794C">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33D0FB94" w14:textId="77777777" w:rsidR="00BD794C" w:rsidRPr="00BD794C" w:rsidRDefault="00BD794C" w:rsidP="00BD794C">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735022BF"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6451EC40"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BD794C">
        <w:rPr>
          <w:rFonts w:ascii="Times New Roman" w:eastAsia="Times New Roman" w:hAnsi="Times New Roman" w:cs="David" w:hint="eastAsia"/>
          <w:b/>
          <w:bCs/>
          <w:sz w:val="24"/>
          <w:szCs w:val="24"/>
          <w:u w:val="single"/>
          <w:rtl/>
          <w:lang w:eastAsia="he-IL"/>
        </w:rPr>
        <w:t>כללי</w:t>
      </w:r>
      <w:r w:rsidRPr="00BD794C">
        <w:rPr>
          <w:rFonts w:ascii="Times New Roman" w:eastAsia="Times New Roman" w:hAnsi="Times New Roman" w:cs="David"/>
          <w:b/>
          <w:bCs/>
          <w:sz w:val="24"/>
          <w:szCs w:val="24"/>
          <w:u w:val="single"/>
          <w:rtl/>
          <w:lang w:eastAsia="he-IL"/>
        </w:rPr>
        <w:t xml:space="preserve"> לכל הפוליסות</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b/>
          <w:bCs/>
          <w:sz w:val="24"/>
          <w:szCs w:val="24"/>
          <w:rtl/>
          <w:lang w:eastAsia="he-IL"/>
        </w:rPr>
        <w:t>–</w:t>
      </w:r>
      <w:r w:rsidRPr="00BD794C">
        <w:rPr>
          <w:rFonts w:ascii="Times New Roman" w:eastAsia="Times New Roman" w:hAnsi="Times New Roman" w:cs="David"/>
          <w:b/>
          <w:bCs/>
          <w:sz w:val="24"/>
          <w:szCs w:val="24"/>
          <w:rtl/>
          <w:lang w:eastAsia="he-IL"/>
        </w:rPr>
        <w:t xml:space="preserve"> </w:t>
      </w:r>
    </w:p>
    <w:p w14:paraId="35E13EA0"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2C3EC4" w14:textId="77777777" w:rsidR="00BD794C" w:rsidRPr="00BD794C" w:rsidRDefault="00BD794C" w:rsidP="00BD794C">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לצורך</w:t>
      </w:r>
      <w:r w:rsidRPr="00BD794C">
        <w:rPr>
          <w:rFonts w:ascii="Times New Roman" w:eastAsia="Times New Roman" w:hAnsi="Times New Roman" w:cs="David"/>
          <w:sz w:val="24"/>
          <w:szCs w:val="24"/>
          <w:rtl/>
          <w:lang w:eastAsia="he-IL"/>
        </w:rPr>
        <w:t xml:space="preserve">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/או אישור זה הינ</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sz w:val="24"/>
          <w:szCs w:val="24"/>
          <w:rtl/>
          <w:lang w:eastAsia="he-IL"/>
        </w:rPr>
        <w:t xml:space="preserve"> לרבות חברת אם ו/או חברות בנות ו/או חברות שלובות</w:t>
      </w:r>
      <w:r w:rsidRPr="00BD794C">
        <w:rPr>
          <w:rFonts w:ascii="Times New Roman" w:eastAsia="Times New Roman" w:hAnsi="Times New Roman" w:cs="David" w:hint="cs"/>
          <w:sz w:val="24"/>
          <w:szCs w:val="24"/>
          <w:rtl/>
          <w:lang w:eastAsia="he-IL"/>
        </w:rPr>
        <w:t xml:space="preserve"> ו/או עובדיהן ו/או מנהליהן</w:t>
      </w:r>
      <w:r w:rsidRPr="00BD794C">
        <w:rPr>
          <w:rFonts w:ascii="Times New Roman" w:eastAsia="Times New Roman" w:hAnsi="Times New Roman" w:cs="David"/>
          <w:sz w:val="24"/>
          <w:szCs w:val="24"/>
          <w:rtl/>
          <w:lang w:eastAsia="he-IL"/>
        </w:rPr>
        <w:t>.</w:t>
      </w:r>
    </w:p>
    <w:p w14:paraId="4570B959" w14:textId="77777777" w:rsidR="00BD794C" w:rsidRPr="00BD794C" w:rsidRDefault="00BD794C" w:rsidP="00BD794C">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10836480" w14:textId="77777777" w:rsidR="00BD794C" w:rsidRPr="00BD794C" w:rsidRDefault="00BD794C" w:rsidP="00BD794C">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1BB33BD3" w14:textId="77777777" w:rsidR="00BD794C" w:rsidRPr="00BD794C" w:rsidRDefault="00BD794C" w:rsidP="00BD794C">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460ABF68" w14:textId="77777777" w:rsidR="00BD794C" w:rsidRPr="00BD794C" w:rsidRDefault="00BD794C" w:rsidP="00BD794C">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ידוע לנו שהאחריות </w:t>
      </w:r>
      <w:r w:rsidRPr="00BD794C">
        <w:rPr>
          <w:rFonts w:ascii="Times New Roman" w:eastAsia="Times New Roman" w:hAnsi="Times New Roman" w:cs="David" w:hint="eastAsia"/>
          <w:sz w:val="24"/>
          <w:szCs w:val="24"/>
          <w:rtl/>
          <w:lang w:eastAsia="he-IL"/>
        </w:rPr>
        <w:t>לתשלום</w:t>
      </w:r>
      <w:r w:rsidRPr="00BD794C">
        <w:rPr>
          <w:rFonts w:ascii="Times New Roman" w:eastAsia="Times New Roman" w:hAnsi="Times New Roman" w:cs="David"/>
          <w:sz w:val="24"/>
          <w:szCs w:val="24"/>
          <w:rtl/>
          <w:lang w:eastAsia="he-IL"/>
        </w:rPr>
        <w:t xml:space="preserve"> פרמיות הביטוח והשתתפות עצמית חלה על </w:t>
      </w:r>
      <w:r w:rsidR="00D50E2D">
        <w:rPr>
          <w:rFonts w:ascii="Times New Roman" w:eastAsia="Times New Roman" w:hAnsi="Times New Roman" w:cs="David" w:hint="cs"/>
          <w:sz w:val="24"/>
          <w:szCs w:val="24"/>
          <w:rtl/>
          <w:lang w:eastAsia="he-IL"/>
        </w:rPr>
        <w:t>ה</w:t>
      </w:r>
      <w:r w:rsidR="002D7834">
        <w:rPr>
          <w:rFonts w:ascii="Times New Roman" w:eastAsia="Times New Roman" w:hAnsi="Times New Roman" w:cs="David"/>
          <w:sz w:val="24"/>
          <w:szCs w:val="24"/>
          <w:rtl/>
          <w:lang w:eastAsia="he-IL"/>
        </w:rPr>
        <w:t>מתכנן</w:t>
      </w:r>
      <w:r w:rsidRPr="00BD794C">
        <w:rPr>
          <w:rFonts w:ascii="Times New Roman" w:eastAsia="Times New Roman" w:hAnsi="Times New Roman" w:cs="David"/>
          <w:sz w:val="24"/>
          <w:szCs w:val="24"/>
          <w:rtl/>
          <w:lang w:eastAsia="he-IL"/>
        </w:rPr>
        <w:t xml:space="preserve"> בלבד</w:t>
      </w:r>
      <w:r w:rsidRPr="00BD794C">
        <w:rPr>
          <w:rFonts w:ascii="Times New Roman" w:eastAsia="Times New Roman" w:hAnsi="Times New Roman" w:cs="David" w:hint="cs"/>
          <w:sz w:val="24"/>
          <w:szCs w:val="24"/>
          <w:rtl/>
          <w:lang w:eastAsia="he-IL"/>
        </w:rPr>
        <w:t>, ובשום מקרה לא על החברה</w:t>
      </w:r>
      <w:r w:rsidRPr="00BD794C">
        <w:rPr>
          <w:rFonts w:ascii="Times New Roman" w:eastAsia="Times New Roman" w:hAnsi="Times New Roman" w:cs="David"/>
          <w:sz w:val="24"/>
          <w:szCs w:val="24"/>
          <w:rtl/>
          <w:lang w:eastAsia="he-IL"/>
        </w:rPr>
        <w:t>.</w:t>
      </w:r>
    </w:p>
    <w:p w14:paraId="255DC3A3"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927094D" w14:textId="77777777" w:rsidR="00BD794C" w:rsidRPr="00BD794C" w:rsidRDefault="00BD794C" w:rsidP="00BD794C">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כל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הינם</w:t>
      </w:r>
      <w:r w:rsidRPr="00BD794C">
        <w:rPr>
          <w:rFonts w:ascii="Times New Roman" w:eastAsia="Times New Roman" w:hAnsi="Times New Roman" w:cs="David"/>
          <w:sz w:val="24"/>
          <w:szCs w:val="24"/>
          <w:rtl/>
          <w:lang w:eastAsia="he-IL"/>
        </w:rPr>
        <w:t xml:space="preserve"> ראשוניים וקודמים לכל ביטוח הנערך על ידי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ו/או לטובתה, ואנו מוותרים על </w:t>
      </w:r>
      <w:r w:rsidRPr="00BD794C">
        <w:rPr>
          <w:rFonts w:ascii="Times New Roman" w:eastAsia="Times New Roman" w:hAnsi="Times New Roman" w:cs="David" w:hint="eastAsia"/>
          <w:sz w:val="24"/>
          <w:szCs w:val="24"/>
          <w:rtl/>
          <w:lang w:eastAsia="he-IL"/>
        </w:rPr>
        <w:t>כל</w:t>
      </w:r>
      <w:r w:rsidRPr="00BD794C">
        <w:rPr>
          <w:rFonts w:ascii="Times New Roman" w:eastAsia="Times New Roman" w:hAnsi="Times New Roman" w:cs="David"/>
          <w:sz w:val="24"/>
          <w:szCs w:val="24"/>
          <w:rtl/>
          <w:lang w:eastAsia="he-IL"/>
        </w:rPr>
        <w:t xml:space="preserve"> טענה ו/או דרישה ו/או תביעה בדבר שיתוף ביטוחי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w:t>
      </w:r>
    </w:p>
    <w:p w14:paraId="099C9496" w14:textId="77777777" w:rsidR="00BD794C" w:rsidRPr="00BD794C" w:rsidRDefault="00BD794C" w:rsidP="00BD794C">
      <w:pPr>
        <w:spacing w:before="0" w:beforeAutospacing="0" w:after="0" w:afterAutospacing="0" w:line="360" w:lineRule="auto"/>
        <w:ind w:left="720"/>
        <w:rPr>
          <w:rFonts w:ascii="Times New Roman" w:eastAsia="Times New Roman" w:hAnsi="Times New Roman" w:cs="David"/>
          <w:sz w:val="24"/>
          <w:szCs w:val="24"/>
          <w:rtl/>
        </w:rPr>
      </w:pPr>
    </w:p>
    <w:p w14:paraId="56FCE827" w14:textId="77777777" w:rsidR="00BD794C" w:rsidRPr="00BD794C" w:rsidRDefault="00BD794C" w:rsidP="00BD794C">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cs"/>
          <w:sz w:val="24"/>
          <w:szCs w:val="24"/>
          <w:rtl/>
          <w:lang w:eastAsia="he-IL"/>
        </w:rPr>
        <w:t xml:space="preserve">הפוליסות כוללות ויתור על זכות התחלוף כלפי החברה, עובדיה ומנהליה, ובלבד </w:t>
      </w:r>
      <w:proofErr w:type="spellStart"/>
      <w:r w:rsidRPr="00BD794C">
        <w:rPr>
          <w:rFonts w:ascii="Times New Roman" w:eastAsia="Times New Roman" w:hAnsi="Times New Roman" w:cs="David" w:hint="cs"/>
          <w:sz w:val="24"/>
          <w:szCs w:val="24"/>
          <w:rtl/>
          <w:lang w:eastAsia="he-IL"/>
        </w:rPr>
        <w:t>שהויתור</w:t>
      </w:r>
      <w:proofErr w:type="spellEnd"/>
      <w:r w:rsidRPr="00BD794C">
        <w:rPr>
          <w:rFonts w:ascii="Times New Roman" w:eastAsia="Times New Roman" w:hAnsi="Times New Roman" w:cs="David" w:hint="cs"/>
          <w:sz w:val="24"/>
          <w:szCs w:val="24"/>
          <w:rtl/>
          <w:lang w:eastAsia="he-IL"/>
        </w:rPr>
        <w:t xml:space="preserve"> על זכות התחלוף כאמור לא יחול לטובת מי שגרם לנזק בזדון.</w:t>
      </w:r>
    </w:p>
    <w:p w14:paraId="3F62F9B5"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31270EA" w14:textId="77777777" w:rsidR="00BD794C" w:rsidRPr="00BD794C" w:rsidRDefault="00BD794C" w:rsidP="00BD794C">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מתחייבים כי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לא</w:t>
      </w:r>
      <w:r w:rsidRPr="00BD794C">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BD794C">
        <w:rPr>
          <w:rFonts w:ascii="Times New Roman" w:eastAsia="Times New Roman" w:hAnsi="Times New Roman" w:cs="David" w:hint="cs"/>
          <w:sz w:val="24"/>
          <w:szCs w:val="24"/>
          <w:rtl/>
          <w:lang w:eastAsia="he-IL"/>
        </w:rPr>
        <w:t>לחברה</w:t>
      </w:r>
      <w:r w:rsidRPr="00BD794C">
        <w:rPr>
          <w:rFonts w:ascii="Times New Roman" w:eastAsia="Times New Roman" w:hAnsi="Times New Roman" w:cs="David"/>
          <w:sz w:val="24"/>
          <w:szCs w:val="24"/>
          <w:rtl/>
          <w:lang w:eastAsia="he-IL"/>
        </w:rPr>
        <w:t xml:space="preserve">, בכתב, </w:t>
      </w:r>
      <w:r w:rsidRPr="00BD794C">
        <w:rPr>
          <w:rFonts w:ascii="Times New Roman" w:eastAsia="Times New Roman" w:hAnsi="Times New Roman" w:cs="David" w:hint="eastAsia"/>
          <w:sz w:val="24"/>
          <w:szCs w:val="24"/>
          <w:rtl/>
          <w:lang w:eastAsia="he-IL"/>
        </w:rPr>
        <w:t>בדואר</w:t>
      </w:r>
      <w:r w:rsidRPr="00BD794C">
        <w:rPr>
          <w:rFonts w:ascii="Times New Roman" w:eastAsia="Times New Roman" w:hAnsi="Times New Roman" w:cs="David"/>
          <w:sz w:val="24"/>
          <w:szCs w:val="24"/>
          <w:rtl/>
          <w:lang w:eastAsia="he-IL"/>
        </w:rPr>
        <w:t xml:space="preserve"> רשום.</w:t>
      </w:r>
    </w:p>
    <w:p w14:paraId="0582AAE3"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0E26CD5"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75DADC"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bCs/>
          <w:sz w:val="24"/>
          <w:szCs w:val="24"/>
          <w:rtl/>
          <w:lang w:eastAsia="he-IL"/>
        </w:rPr>
        <w:t>אישורנו</w:t>
      </w:r>
      <w:r w:rsidRPr="00BD794C">
        <w:rPr>
          <w:rFonts w:ascii="Times New Roman" w:eastAsia="Times New Roman" w:hAnsi="Times New Roman" w:cs="David"/>
          <w:bCs/>
          <w:sz w:val="24"/>
          <w:szCs w:val="24"/>
          <w:rtl/>
          <w:lang w:eastAsia="he-IL"/>
        </w:rPr>
        <w:t xml:space="preserve"> זה הינו בכפוף לתנאי </w:t>
      </w:r>
      <w:r w:rsidRPr="00BD794C">
        <w:rPr>
          <w:rFonts w:ascii="Times New Roman" w:eastAsia="Times New Roman" w:hAnsi="Times New Roman" w:cs="David" w:hint="eastAsia"/>
          <w:bCs/>
          <w:sz w:val="24"/>
          <w:szCs w:val="24"/>
          <w:rtl/>
          <w:lang w:eastAsia="he-IL"/>
        </w:rPr>
        <w:t>פוליסות</w:t>
      </w:r>
      <w:r w:rsidRPr="00BD794C">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0959D53C"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6561D53"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AFD607"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B296AC"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4B0CF1"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3C45D4"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74FAC69"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695FC2E"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2F847DB"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9E9598C"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1D4A85"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C09121"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8C7D67"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lang w:eastAsia="he-IL"/>
        </w:rPr>
      </w:pPr>
    </w:p>
    <w:p w14:paraId="1CB386CD"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sz w:val="24"/>
          <w:szCs w:val="24"/>
          <w:rtl/>
          <w:lang w:eastAsia="he-IL"/>
        </w:rPr>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p>
    <w:p w14:paraId="2E472AA9"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lastRenderedPageBreak/>
        <w:t xml:space="preserve">(חותמת </w:t>
      </w:r>
      <w:r w:rsidRPr="00BD794C">
        <w:rPr>
          <w:rFonts w:ascii="Times New Roman" w:eastAsia="Times New Roman" w:hAnsi="Times New Roman" w:cs="David" w:hint="eastAsia"/>
          <w:sz w:val="24"/>
          <w:szCs w:val="24"/>
          <w:rtl/>
          <w:lang w:eastAsia="he-IL"/>
        </w:rPr>
        <w:t>המבטח</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t>(חתימת המבטח)</w:t>
      </w:r>
      <w:r w:rsidRPr="00BD794C">
        <w:rPr>
          <w:rFonts w:ascii="Times New Roman" w:eastAsia="Times New Roman" w:hAnsi="Times New Roman" w:cs="David"/>
          <w:sz w:val="24"/>
          <w:szCs w:val="24"/>
          <w:rtl/>
          <w:lang w:eastAsia="he-IL"/>
        </w:rPr>
        <w:tab/>
        <w:t>(שם החותם)</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sz w:val="24"/>
          <w:szCs w:val="24"/>
          <w:rtl/>
          <w:lang w:eastAsia="he-IL"/>
        </w:rPr>
        <w:tab/>
        <w:t xml:space="preserve">(תפקיד החותם) </w:t>
      </w:r>
    </w:p>
    <w:p w14:paraId="7B3C541B"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473914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099728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9CCDE5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37BB74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C322329"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A7BC0F9"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8A6EB92"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6A81514"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293DA6B0"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D3082A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091237C3"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1AF1F28F"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רשימת התכניות והמסמכים שעל המתכנן להנפיק</w:t>
      </w:r>
    </w:p>
    <w:p w14:paraId="4EF30CB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D3B041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3C180699"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0C1F02E" w14:textId="08085B48" w:rsidR="00B27B4C" w:rsidRPr="00B27B4C" w:rsidDel="00A77D72" w:rsidRDefault="00B27B4C" w:rsidP="00A77D72">
      <w:pPr>
        <w:widowControl w:val="0"/>
        <w:spacing w:before="0" w:beforeAutospacing="0" w:after="0" w:afterAutospacing="0" w:line="240" w:lineRule="auto"/>
        <w:jc w:val="both"/>
        <w:rPr>
          <w:del w:id="308" w:author="גרמן קגנובסקי" w:date="2020-04-23T14:32: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del w:id="309" w:author="גרמן קגנובסקי" w:date="2020-04-23T14:32:00Z">
        <w:r w:rsidRPr="00B27B4C" w:rsidDel="00A77D72">
          <w:rPr>
            <w:rFonts w:ascii="Times New Roman" w:eastAsia="Times New Roman" w:hAnsi="Times New Roman" w:cs="David" w:hint="cs"/>
            <w:sz w:val="20"/>
            <w:szCs w:val="24"/>
            <w:u w:val="single"/>
            <w:rtl/>
            <w:lang w:eastAsia="he-IL"/>
          </w:rPr>
          <w:delText>תכניות ומסמכים לתכניות בניין עיר:</w:delText>
        </w:r>
      </w:del>
    </w:p>
    <w:p w14:paraId="2B27CAF6" w14:textId="43A28F54" w:rsidR="00B27B4C" w:rsidRPr="00B27B4C" w:rsidDel="00A77D72" w:rsidRDefault="00B27B4C">
      <w:pPr>
        <w:widowControl w:val="0"/>
        <w:spacing w:before="0" w:beforeAutospacing="0" w:after="0" w:afterAutospacing="0" w:line="240" w:lineRule="auto"/>
        <w:jc w:val="both"/>
        <w:rPr>
          <w:del w:id="310" w:author="גרמן קגנובסקי" w:date="2020-04-23T14:32:00Z"/>
          <w:rFonts w:ascii="Times New Roman" w:eastAsia="Times New Roman" w:hAnsi="Times New Roman" w:cs="David"/>
          <w:sz w:val="20"/>
          <w:szCs w:val="24"/>
          <w:rtl/>
          <w:lang w:eastAsia="he-IL"/>
        </w:rPr>
        <w:pPrChange w:id="311" w:author="גרמן קגנובסקי" w:date="2020-04-23T14:32:00Z">
          <w:pPr>
            <w:widowControl w:val="0"/>
            <w:spacing w:before="0" w:beforeAutospacing="0" w:after="0" w:afterAutospacing="0" w:line="240" w:lineRule="auto"/>
            <w:ind w:hanging="720"/>
            <w:jc w:val="both"/>
          </w:pPr>
        </w:pPrChange>
      </w:pPr>
    </w:p>
    <w:p w14:paraId="30A20654" w14:textId="0B0D7623" w:rsidR="00B27B4C" w:rsidRPr="00B27B4C" w:rsidDel="00A77D72" w:rsidRDefault="00B27B4C">
      <w:pPr>
        <w:widowControl w:val="0"/>
        <w:spacing w:before="0" w:beforeAutospacing="0" w:after="0" w:afterAutospacing="0" w:line="240" w:lineRule="auto"/>
        <w:jc w:val="both"/>
        <w:rPr>
          <w:del w:id="312" w:author="גרמן קגנובסקי" w:date="2020-04-23T14:32:00Z"/>
          <w:rFonts w:ascii="Times New Roman" w:eastAsia="Times New Roman" w:hAnsi="Times New Roman" w:cs="David"/>
          <w:sz w:val="20"/>
          <w:szCs w:val="24"/>
          <w:rtl/>
          <w:lang w:eastAsia="he-IL"/>
        </w:rPr>
        <w:pPrChange w:id="313" w:author="גרמן קגנובסקי" w:date="2020-04-23T14:32:00Z">
          <w:pPr>
            <w:widowControl w:val="0"/>
            <w:numPr>
              <w:ilvl w:val="1"/>
              <w:numId w:val="3"/>
            </w:numPr>
            <w:tabs>
              <w:tab w:val="num" w:pos="1440"/>
            </w:tabs>
            <w:spacing w:before="0" w:beforeAutospacing="0" w:after="0" w:afterAutospacing="0" w:line="240" w:lineRule="auto"/>
            <w:ind w:left="1440" w:hanging="720"/>
            <w:jc w:val="both"/>
          </w:pPr>
        </w:pPrChange>
      </w:pPr>
      <w:del w:id="314" w:author="גרמן קגנובסקי" w:date="2020-04-23T14:32:00Z">
        <w:r w:rsidRPr="00B27B4C" w:rsidDel="00A77D72">
          <w:rPr>
            <w:rFonts w:ascii="Times New Roman" w:eastAsia="Times New Roman" w:hAnsi="Times New Roman" w:cs="David" w:hint="cs"/>
            <w:sz w:val="20"/>
            <w:szCs w:val="24"/>
            <w:rtl/>
            <w:lang w:eastAsia="he-IL"/>
          </w:rPr>
          <w:delText>פרוגרמות.</w:delText>
        </w:r>
      </w:del>
    </w:p>
    <w:p w14:paraId="52D98404" w14:textId="427C963D" w:rsidR="00B27B4C" w:rsidRPr="00B27B4C" w:rsidDel="00A77D72" w:rsidRDefault="00B27B4C">
      <w:pPr>
        <w:widowControl w:val="0"/>
        <w:spacing w:before="0" w:beforeAutospacing="0" w:after="0" w:afterAutospacing="0" w:line="240" w:lineRule="auto"/>
        <w:jc w:val="both"/>
        <w:rPr>
          <w:del w:id="315" w:author="גרמן קגנובסקי" w:date="2020-04-23T14:32:00Z"/>
          <w:rFonts w:ascii="Times New Roman" w:eastAsia="Times New Roman" w:hAnsi="Times New Roman" w:cs="David"/>
          <w:sz w:val="20"/>
          <w:szCs w:val="24"/>
          <w:rtl/>
          <w:lang w:eastAsia="he-IL"/>
        </w:rPr>
        <w:pPrChange w:id="316" w:author="גרמן קגנובסקי" w:date="2020-04-23T14:32:00Z">
          <w:pPr>
            <w:widowControl w:val="0"/>
            <w:numPr>
              <w:ilvl w:val="1"/>
              <w:numId w:val="3"/>
            </w:numPr>
            <w:tabs>
              <w:tab w:val="num" w:pos="1440"/>
            </w:tabs>
            <w:spacing w:before="0" w:beforeAutospacing="0" w:after="0" w:afterAutospacing="0" w:line="240" w:lineRule="auto"/>
            <w:ind w:left="1440" w:hanging="720"/>
            <w:jc w:val="both"/>
          </w:pPr>
        </w:pPrChange>
      </w:pPr>
      <w:del w:id="317" w:author="גרמן קגנובסקי" w:date="2020-04-23T14:32:00Z">
        <w:r w:rsidRPr="00B27B4C" w:rsidDel="00A77D72">
          <w:rPr>
            <w:rFonts w:ascii="Times New Roman" w:eastAsia="Times New Roman" w:hAnsi="Times New Roman" w:cs="David" w:hint="cs"/>
            <w:sz w:val="20"/>
            <w:szCs w:val="24"/>
            <w:rtl/>
            <w:lang w:eastAsia="he-IL"/>
          </w:rPr>
          <w:delText>דו"חות המסבירים את עקרונות התכנון.</w:delText>
        </w:r>
      </w:del>
    </w:p>
    <w:p w14:paraId="7DAA782F" w14:textId="500B69A0" w:rsidR="00B27B4C" w:rsidRPr="00B27B4C" w:rsidDel="00A77D72" w:rsidRDefault="00B27B4C">
      <w:pPr>
        <w:widowControl w:val="0"/>
        <w:spacing w:before="0" w:beforeAutospacing="0" w:after="0" w:afterAutospacing="0" w:line="240" w:lineRule="auto"/>
        <w:jc w:val="both"/>
        <w:rPr>
          <w:del w:id="318" w:author="גרמן קגנובסקי" w:date="2020-04-23T14:32:00Z"/>
          <w:rFonts w:ascii="Times New Roman" w:eastAsia="Times New Roman" w:hAnsi="Times New Roman" w:cs="David"/>
          <w:sz w:val="20"/>
          <w:szCs w:val="24"/>
          <w:rtl/>
          <w:lang w:eastAsia="he-IL"/>
        </w:rPr>
        <w:pPrChange w:id="319" w:author="גרמן קגנובסקי" w:date="2020-04-23T14:32:00Z">
          <w:pPr>
            <w:widowControl w:val="0"/>
            <w:numPr>
              <w:ilvl w:val="1"/>
              <w:numId w:val="3"/>
            </w:numPr>
            <w:tabs>
              <w:tab w:val="num" w:pos="1440"/>
            </w:tabs>
            <w:spacing w:before="0" w:beforeAutospacing="0" w:after="0" w:afterAutospacing="0" w:line="240" w:lineRule="auto"/>
            <w:ind w:left="1440" w:hanging="720"/>
            <w:jc w:val="both"/>
          </w:pPr>
        </w:pPrChange>
      </w:pPr>
      <w:del w:id="320" w:author="גרמן קגנובסקי" w:date="2020-04-23T14:32:00Z">
        <w:r w:rsidRPr="00B27B4C" w:rsidDel="00A77D72">
          <w:rPr>
            <w:rFonts w:ascii="Times New Roman" w:eastAsia="Times New Roman" w:hAnsi="Times New Roman" w:cs="David" w:hint="cs"/>
            <w:sz w:val="20"/>
            <w:szCs w:val="24"/>
            <w:rtl/>
            <w:lang w:eastAsia="he-IL"/>
          </w:rPr>
          <w:delText>נתונים כמותיים.</w:delText>
        </w:r>
      </w:del>
    </w:p>
    <w:p w14:paraId="0FD1ACCC" w14:textId="0D503708" w:rsidR="00B27B4C" w:rsidRPr="00B27B4C" w:rsidDel="00A77D72" w:rsidRDefault="00B27B4C">
      <w:pPr>
        <w:widowControl w:val="0"/>
        <w:spacing w:before="0" w:beforeAutospacing="0" w:after="0" w:afterAutospacing="0" w:line="240" w:lineRule="auto"/>
        <w:jc w:val="both"/>
        <w:rPr>
          <w:del w:id="321" w:author="גרמן קגנובסקי" w:date="2020-04-23T14:32:00Z"/>
          <w:rFonts w:ascii="Times New Roman" w:eastAsia="Times New Roman" w:hAnsi="Times New Roman" w:cs="David"/>
          <w:sz w:val="20"/>
          <w:szCs w:val="24"/>
          <w:rtl/>
          <w:lang w:eastAsia="he-IL"/>
        </w:rPr>
        <w:pPrChange w:id="322" w:author="גרמן קגנובסקי" w:date="2020-04-23T14:32:00Z">
          <w:pPr>
            <w:widowControl w:val="0"/>
            <w:numPr>
              <w:ilvl w:val="1"/>
              <w:numId w:val="3"/>
            </w:numPr>
            <w:tabs>
              <w:tab w:val="num" w:pos="1440"/>
            </w:tabs>
            <w:spacing w:before="0" w:beforeAutospacing="0" w:after="0" w:afterAutospacing="0" w:line="240" w:lineRule="auto"/>
            <w:ind w:left="1440" w:hanging="720"/>
            <w:jc w:val="both"/>
          </w:pPr>
        </w:pPrChange>
      </w:pPr>
      <w:del w:id="323" w:author="גרמן קגנובסקי" w:date="2020-04-23T14:32:00Z">
        <w:r w:rsidRPr="00B27B4C" w:rsidDel="00A77D72">
          <w:rPr>
            <w:rFonts w:ascii="Times New Roman" w:eastAsia="Times New Roman" w:hAnsi="Times New Roman" w:cs="David" w:hint="cs"/>
            <w:sz w:val="20"/>
            <w:szCs w:val="24"/>
            <w:rtl/>
            <w:lang w:eastAsia="he-IL"/>
          </w:rPr>
          <w:delText>תכניות המראות את השתלבות האתר המתוכנן במרקם שמסביבו (ויזואלית, תפקודית, תחבורתית ותשתיות על), בקנ"מ כנדרש ע"י הרשויות.</w:delText>
        </w:r>
      </w:del>
    </w:p>
    <w:p w14:paraId="79DEBC30" w14:textId="429D0ADD" w:rsidR="00B27B4C" w:rsidRPr="00B27B4C" w:rsidDel="00A77D72" w:rsidRDefault="00B27B4C">
      <w:pPr>
        <w:widowControl w:val="0"/>
        <w:spacing w:before="0" w:beforeAutospacing="0" w:after="0" w:afterAutospacing="0" w:line="240" w:lineRule="auto"/>
        <w:jc w:val="both"/>
        <w:rPr>
          <w:del w:id="324" w:author="גרמן קגנובסקי" w:date="2020-04-23T14:32:00Z"/>
          <w:rFonts w:ascii="Times New Roman" w:eastAsia="Times New Roman" w:hAnsi="Times New Roman" w:cs="David"/>
          <w:sz w:val="20"/>
          <w:szCs w:val="24"/>
          <w:lang w:eastAsia="he-IL"/>
        </w:rPr>
        <w:pPrChange w:id="325" w:author="גרמן קגנובסקי" w:date="2020-04-23T14:32:00Z">
          <w:pPr>
            <w:widowControl w:val="0"/>
            <w:numPr>
              <w:ilvl w:val="1"/>
              <w:numId w:val="3"/>
            </w:numPr>
            <w:tabs>
              <w:tab w:val="num" w:pos="1440"/>
            </w:tabs>
            <w:spacing w:before="0" w:beforeAutospacing="0" w:after="0" w:afterAutospacing="0" w:line="240" w:lineRule="auto"/>
            <w:ind w:left="1440" w:hanging="720"/>
            <w:jc w:val="both"/>
          </w:pPr>
        </w:pPrChange>
      </w:pPr>
      <w:del w:id="326" w:author="גרמן קגנובסקי" w:date="2020-04-23T14:32:00Z">
        <w:r w:rsidRPr="00B27B4C" w:rsidDel="00A77D72">
          <w:rPr>
            <w:rFonts w:ascii="Times New Roman" w:eastAsia="Times New Roman" w:hAnsi="Times New Roman" w:cs="David" w:hint="cs"/>
            <w:sz w:val="20"/>
            <w:szCs w:val="24"/>
            <w:rtl/>
            <w:lang w:eastAsia="he-IL"/>
          </w:rPr>
          <w:delText>תשריטים (כולל מפת שפועים על רקע טופוגרפ</w:delText>
        </w:r>
        <w:r w:rsidR="00ED6C9C" w:rsidDel="00A77D72">
          <w:rPr>
            <w:rFonts w:ascii="Times New Roman" w:eastAsia="Times New Roman" w:hAnsi="Times New Roman" w:cs="David" w:hint="cs"/>
            <w:sz w:val="20"/>
            <w:szCs w:val="24"/>
            <w:rtl/>
            <w:lang w:eastAsia="he-IL"/>
          </w:rPr>
          <w:delText>י, טבלת יעוד שטחים וחישוב צפיפ</w:delText>
        </w:r>
        <w:r w:rsidRPr="00B27B4C" w:rsidDel="00A77D72">
          <w:rPr>
            <w:rFonts w:ascii="Times New Roman" w:eastAsia="Times New Roman" w:hAnsi="Times New Roman" w:cs="David" w:hint="cs"/>
            <w:sz w:val="20"/>
            <w:szCs w:val="24"/>
            <w:rtl/>
            <w:lang w:eastAsia="he-IL"/>
          </w:rPr>
          <w:delText>ות, ש</w:delText>
        </w:r>
        <w:r w:rsidR="00844490" w:rsidDel="00A77D72">
          <w:rPr>
            <w:rFonts w:ascii="Times New Roman" w:eastAsia="Times New Roman" w:hAnsi="Times New Roman" w:cs="David" w:hint="cs"/>
            <w:sz w:val="20"/>
            <w:szCs w:val="24"/>
            <w:rtl/>
            <w:lang w:eastAsia="he-IL"/>
          </w:rPr>
          <w:delText>י</w:delText>
        </w:r>
        <w:r w:rsidRPr="00B27B4C" w:rsidDel="00A77D72">
          <w:rPr>
            <w:rFonts w:ascii="Times New Roman" w:eastAsia="Times New Roman" w:hAnsi="Times New Roman" w:cs="David" w:hint="cs"/>
            <w:sz w:val="20"/>
            <w:szCs w:val="24"/>
            <w:rtl/>
            <w:lang w:eastAsia="he-IL"/>
          </w:rPr>
          <w:delText>מושי קרקע, שצ"פים וערכי נוף, מוסדות ציבור) ,בקנ"מ כנדרש ע"י הרשויות.</w:delText>
        </w:r>
      </w:del>
    </w:p>
    <w:p w14:paraId="70E67279" w14:textId="2ADA6241" w:rsidR="00B27B4C" w:rsidRPr="00B27B4C" w:rsidDel="00A77D72" w:rsidRDefault="00B27B4C">
      <w:pPr>
        <w:widowControl w:val="0"/>
        <w:spacing w:before="0" w:beforeAutospacing="0" w:after="0" w:afterAutospacing="0" w:line="240" w:lineRule="auto"/>
        <w:jc w:val="both"/>
        <w:rPr>
          <w:del w:id="327" w:author="גרמן קגנובסקי" w:date="2020-04-23T14:32:00Z"/>
          <w:rFonts w:ascii="Times New Roman" w:eastAsia="Times New Roman" w:hAnsi="Times New Roman" w:cs="David"/>
          <w:sz w:val="20"/>
          <w:szCs w:val="24"/>
          <w:rtl/>
          <w:lang w:eastAsia="he-IL"/>
        </w:rPr>
        <w:pPrChange w:id="328" w:author="גרמן קגנובסקי" w:date="2020-04-23T14:32:00Z">
          <w:pPr>
            <w:widowControl w:val="0"/>
            <w:numPr>
              <w:ilvl w:val="1"/>
              <w:numId w:val="3"/>
            </w:numPr>
            <w:tabs>
              <w:tab w:val="num" w:pos="1440"/>
            </w:tabs>
            <w:spacing w:before="0" w:beforeAutospacing="0" w:after="0" w:afterAutospacing="0" w:line="240" w:lineRule="auto"/>
            <w:ind w:left="1440" w:hanging="720"/>
            <w:jc w:val="both"/>
          </w:pPr>
        </w:pPrChange>
      </w:pPr>
      <w:del w:id="329" w:author="גרמן קגנובסקי" w:date="2020-04-23T14:32:00Z">
        <w:r w:rsidRPr="00B27B4C" w:rsidDel="00A77D72">
          <w:rPr>
            <w:rFonts w:ascii="Times New Roman" w:eastAsia="Times New Roman" w:hAnsi="Times New Roman" w:cs="David" w:hint="cs"/>
            <w:sz w:val="20"/>
            <w:szCs w:val="24"/>
            <w:rtl/>
            <w:lang w:eastAsia="he-IL"/>
          </w:rPr>
          <w:delText>תכניות בינוי מפורטות הכוללת בינוי כנדרש ע"י הרשויות במספר חלופות הכוללות שטחי ומבני מגורים, שטחי ומבני ציבור,</w:delText>
        </w:r>
        <w:r w:rsidR="00ED6C9C" w:rsidDel="00A77D72">
          <w:rPr>
            <w:rFonts w:ascii="Times New Roman" w:eastAsia="Times New Roman" w:hAnsi="Times New Roman" w:cs="David" w:hint="cs"/>
            <w:sz w:val="20"/>
            <w:szCs w:val="24"/>
            <w:rtl/>
            <w:lang w:eastAsia="he-IL"/>
          </w:rPr>
          <w:delText xml:space="preserve"> </w:delText>
        </w:r>
        <w:r w:rsidRPr="00B27B4C" w:rsidDel="00A77D72">
          <w:rPr>
            <w:rFonts w:ascii="Times New Roman" w:eastAsia="Times New Roman" w:hAnsi="Times New Roman" w:cs="David" w:hint="cs"/>
            <w:sz w:val="20"/>
            <w:szCs w:val="24"/>
            <w:rtl/>
            <w:lang w:eastAsia="he-IL"/>
          </w:rPr>
          <w:delText xml:space="preserve">לרבות מיקום, עיצוב ונפח, דרכים לתנועת כלי רכב, פתרונות לפינוי אשפה, פתרונות לגישה לרכבי 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delText>
        </w:r>
      </w:del>
    </w:p>
    <w:p w14:paraId="53C281AB" w14:textId="48211CBF" w:rsidR="00B27B4C" w:rsidRPr="00B27B4C" w:rsidDel="00A77D72" w:rsidRDefault="00B27B4C">
      <w:pPr>
        <w:widowControl w:val="0"/>
        <w:spacing w:before="0" w:beforeAutospacing="0" w:after="0" w:afterAutospacing="0" w:line="240" w:lineRule="auto"/>
        <w:jc w:val="both"/>
        <w:rPr>
          <w:del w:id="330" w:author="גרמן קגנובסקי" w:date="2020-04-23T14:32:00Z"/>
          <w:rFonts w:ascii="Times New Roman" w:eastAsia="Times New Roman" w:hAnsi="Times New Roman" w:cs="David"/>
          <w:sz w:val="20"/>
          <w:szCs w:val="24"/>
          <w:rtl/>
          <w:lang w:eastAsia="he-IL"/>
        </w:rPr>
        <w:pPrChange w:id="331" w:author="גרמן קגנובסקי" w:date="2020-04-23T14:32:00Z">
          <w:pPr>
            <w:widowControl w:val="0"/>
            <w:numPr>
              <w:ilvl w:val="1"/>
              <w:numId w:val="3"/>
            </w:numPr>
            <w:tabs>
              <w:tab w:val="num" w:pos="1440"/>
            </w:tabs>
            <w:spacing w:before="0" w:beforeAutospacing="0" w:after="0" w:afterAutospacing="0" w:line="240" w:lineRule="auto"/>
            <w:ind w:left="1440" w:hanging="720"/>
            <w:jc w:val="both"/>
          </w:pPr>
        </w:pPrChange>
      </w:pPr>
      <w:del w:id="332" w:author="גרמן קגנובסקי" w:date="2020-04-23T14:32:00Z">
        <w:r w:rsidRPr="00B27B4C" w:rsidDel="00A77D72">
          <w:rPr>
            <w:rFonts w:ascii="Times New Roman" w:eastAsia="Times New Roman" w:hAnsi="Times New Roman" w:cs="David" w:hint="cs"/>
            <w:sz w:val="20"/>
            <w:szCs w:val="24"/>
            <w:rtl/>
            <w:lang w:eastAsia="he-IL"/>
          </w:rPr>
          <w:delText>תקנונים.</w:delText>
        </w:r>
      </w:del>
    </w:p>
    <w:p w14:paraId="67F564BF" w14:textId="19E12712" w:rsidR="00B27B4C" w:rsidRPr="00B27B4C" w:rsidDel="00A77D72" w:rsidRDefault="00B27B4C">
      <w:pPr>
        <w:widowControl w:val="0"/>
        <w:spacing w:before="0" w:beforeAutospacing="0" w:after="0" w:afterAutospacing="0" w:line="240" w:lineRule="auto"/>
        <w:jc w:val="both"/>
        <w:rPr>
          <w:del w:id="333" w:author="גרמן קגנובסקי" w:date="2020-04-23T14:32:00Z"/>
          <w:rFonts w:ascii="Times New Roman" w:eastAsia="Times New Roman" w:hAnsi="Times New Roman" w:cs="David"/>
          <w:sz w:val="20"/>
          <w:szCs w:val="24"/>
          <w:rtl/>
          <w:lang w:eastAsia="he-IL"/>
        </w:rPr>
        <w:pPrChange w:id="334" w:author="גרמן קגנובסקי" w:date="2020-04-23T14:32:00Z">
          <w:pPr>
            <w:widowControl w:val="0"/>
            <w:numPr>
              <w:ilvl w:val="1"/>
              <w:numId w:val="3"/>
            </w:numPr>
            <w:tabs>
              <w:tab w:val="num" w:pos="1440"/>
            </w:tabs>
            <w:spacing w:before="0" w:beforeAutospacing="0" w:after="0" w:afterAutospacing="0" w:line="240" w:lineRule="auto"/>
            <w:ind w:left="1440" w:hanging="720"/>
            <w:jc w:val="both"/>
          </w:pPr>
        </w:pPrChange>
      </w:pPr>
      <w:del w:id="335" w:author="גרמן קגנובסקי" w:date="2020-04-23T14:32:00Z">
        <w:r w:rsidRPr="00B27B4C" w:rsidDel="00A77D72">
          <w:rPr>
            <w:rFonts w:ascii="Times New Roman" w:eastAsia="Times New Roman" w:hAnsi="Times New Roman" w:cs="David" w:hint="cs"/>
            <w:sz w:val="20"/>
            <w:szCs w:val="24"/>
            <w:rtl/>
            <w:lang w:eastAsia="he-IL"/>
          </w:rPr>
          <w:delText>כל המסמכים הדרושים עפ"י דרישת הרשויות בתחום מומחיותו של המתכנן.</w:delText>
        </w:r>
      </w:del>
    </w:p>
    <w:p w14:paraId="4C26D53E" w14:textId="6DA4A2B2" w:rsidR="00B27B4C" w:rsidRPr="00B27B4C" w:rsidRDefault="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Change w:id="336" w:author="גרמן קגנובסקי" w:date="2020-04-23T14:32:00Z">
          <w:pPr>
            <w:widowControl w:val="0"/>
            <w:numPr>
              <w:ilvl w:val="1"/>
              <w:numId w:val="3"/>
            </w:numPr>
            <w:tabs>
              <w:tab w:val="num" w:pos="1440"/>
            </w:tabs>
            <w:spacing w:before="0" w:beforeAutospacing="0" w:after="0" w:afterAutospacing="0" w:line="240" w:lineRule="auto"/>
            <w:ind w:left="1440" w:hanging="720"/>
            <w:jc w:val="both"/>
          </w:pPr>
        </w:pPrChange>
      </w:pPr>
      <w:del w:id="337" w:author="גרמן קגנובסקי" w:date="2020-04-23T14:32:00Z">
        <w:r w:rsidRPr="00B27B4C" w:rsidDel="00A77D72">
          <w:rPr>
            <w:rFonts w:ascii="Times New Roman" w:eastAsia="Times New Roman" w:hAnsi="Times New Roman" w:cs="David" w:hint="cs"/>
            <w:sz w:val="20"/>
            <w:szCs w:val="24"/>
            <w:rtl/>
            <w:lang w:eastAsia="he-IL"/>
          </w:rPr>
          <w:delText>תכניות לבינוי בשלבים.</w:delText>
        </w:r>
      </w:del>
    </w:p>
    <w:p w14:paraId="08CF8DE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D83C3B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בינוי ופתוח/תכניות עיצוב ארכיטקטוני</w:t>
      </w:r>
      <w:r w:rsidRPr="00B27B4C">
        <w:rPr>
          <w:rFonts w:ascii="Times New Roman" w:eastAsia="Times New Roman" w:hAnsi="Times New Roman" w:cs="David" w:hint="cs"/>
          <w:sz w:val="20"/>
          <w:szCs w:val="24"/>
          <w:rtl/>
          <w:lang w:eastAsia="he-IL"/>
        </w:rPr>
        <w:t>:</w:t>
      </w:r>
    </w:p>
    <w:p w14:paraId="62F8136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620E3588"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חתכים, מבטים, פרטים, פרוט חומרי בנין וכל שיידרש ע"י הרשויות, באישור המזמין, לאישור תכניות בינוי ופתוח ותכניות עיצוב ארכיטקטוני שלאחריהן ניתן יהיה להגיש בקשות להיתרי בניה למבנים ולעבודות הפתוח בפרויקט.</w:t>
      </w:r>
    </w:p>
    <w:p w14:paraId="562882B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B2A836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לבניה:</w:t>
      </w:r>
    </w:p>
    <w:p w14:paraId="59012FEF"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D98D25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כל התכניות יסופקו, עפ"י בקשת המזמין, גם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אחר מהמצוין.</w:t>
      </w:r>
    </w:p>
    <w:p w14:paraId="0ACA50B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E88232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17BA37E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DFEBE54"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10D88591"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5D88D87A"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65E5A120"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5633C8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B1653E6" w14:textId="4EC4FD1A" w:rsidR="00B27B4C" w:rsidRPr="00B27B4C" w:rsidRDefault="00B27B4C" w:rsidP="00BA25BE">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w:t>
      </w:r>
      <w:del w:id="338" w:author="גרמן קגנובסקי" w:date="2020-04-22T16:45:00Z">
        <w:r w:rsidRPr="00B27B4C" w:rsidDel="00BA25BE">
          <w:rPr>
            <w:rFonts w:ascii="Times New Roman" w:eastAsia="Times New Roman" w:hAnsi="Times New Roman" w:cs="David" w:hint="cs"/>
            <w:sz w:val="20"/>
            <w:szCs w:val="24"/>
            <w:rtl/>
            <w:lang w:eastAsia="he-IL"/>
          </w:rPr>
          <w:delText>1:50</w:delText>
        </w:r>
      </w:del>
      <w:ins w:id="339" w:author="גרמן קגנובסקי" w:date="2020-04-22T16:45:00Z">
        <w:r w:rsidR="00BA25BE">
          <w:rPr>
            <w:rFonts w:ascii="Times New Roman" w:eastAsia="Times New Roman" w:hAnsi="Times New Roman" w:cs="David" w:hint="cs"/>
            <w:sz w:val="20"/>
            <w:szCs w:val="24"/>
            <w:rtl/>
            <w:lang w:eastAsia="he-IL"/>
          </w:rPr>
          <w:t>1</w:t>
        </w:r>
      </w:ins>
      <w:ins w:id="340" w:author="גרמן קגנובסקי" w:date="2020-04-22T16:46:00Z">
        <w:r w:rsidR="00BA25BE">
          <w:rPr>
            <w:rFonts w:ascii="Times New Roman" w:eastAsia="Times New Roman" w:hAnsi="Times New Roman" w:cs="David" w:hint="cs"/>
            <w:sz w:val="20"/>
            <w:szCs w:val="24"/>
            <w:rtl/>
            <w:lang w:eastAsia="he-IL"/>
          </w:rPr>
          <w:t>:100</w:t>
        </w:r>
      </w:ins>
      <w:r w:rsidRPr="00B27B4C">
        <w:rPr>
          <w:rFonts w:ascii="Times New Roman" w:eastAsia="Times New Roman" w:hAnsi="Times New Roman" w:cs="David" w:hint="cs"/>
          <w:sz w:val="20"/>
          <w:szCs w:val="24"/>
          <w:rtl/>
          <w:lang w:eastAsia="he-IL"/>
        </w:rPr>
        <w:t>.</w:t>
      </w:r>
    </w:p>
    <w:p w14:paraId="629D6942"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4BDBE67D" w14:textId="1C1B04EC" w:rsidR="00B27B4C" w:rsidRPr="00B27B4C" w:rsidRDefault="00B27B4C" w:rsidP="00BA25BE">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w:t>
      </w:r>
      <w:del w:id="341" w:author="גרמן קגנובסקי" w:date="2020-04-22T16:46:00Z">
        <w:r w:rsidRPr="00B27B4C" w:rsidDel="00BA25BE">
          <w:rPr>
            <w:rFonts w:ascii="Times New Roman" w:eastAsia="Times New Roman" w:hAnsi="Times New Roman" w:cs="David" w:hint="cs"/>
            <w:sz w:val="20"/>
            <w:szCs w:val="24"/>
            <w:rtl/>
            <w:lang w:eastAsia="he-IL"/>
          </w:rPr>
          <w:delText>1:50.</w:delText>
        </w:r>
      </w:del>
      <w:ins w:id="342" w:author="גרמן קגנובסקי" w:date="2020-04-22T16:46:00Z">
        <w:r w:rsidR="00BA25BE">
          <w:rPr>
            <w:rFonts w:ascii="Times New Roman" w:eastAsia="Times New Roman" w:hAnsi="Times New Roman" w:cs="David" w:hint="cs"/>
            <w:sz w:val="20"/>
            <w:szCs w:val="24"/>
            <w:rtl/>
            <w:lang w:eastAsia="he-IL"/>
          </w:rPr>
          <w:t>1:100</w:t>
        </w:r>
      </w:ins>
    </w:p>
    <w:p w14:paraId="4E261743"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657349E"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7A8A4B9D"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2683CB69"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91F3AE9"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מכירה ותכניות מכר זמניות (לפני קבלת היתר).</w:t>
      </w:r>
    </w:p>
    <w:p w14:paraId="2E23C63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טבלאות חשובי שטחים: לרישוי, למכירה, להתחשבנות עם הקבלן.</w:t>
      </w:r>
    </w:p>
    <w:p w14:paraId="2D7860C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E25BDF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08F5500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60BBEEF"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4BA8BEF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3B342BB"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תכניות הגשה בקשות להיתרים למבני המגורים, למבנה המכירות וסביבתו, לדירה לדוגמא וסביבתה, לתחנות טרנספורמציה וסביבתן, כולל כל המסמכים הנדרשים ע"י הרשויות.</w:t>
      </w:r>
    </w:p>
    <w:p w14:paraId="2F13C578" w14:textId="70AE5D85" w:rsidR="00B27B4C" w:rsidRPr="00B27B4C" w:rsidRDefault="00B27B4C" w:rsidP="00BA25BE">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w:t>
      </w:r>
      <w:del w:id="343" w:author="גרמן קגנובסקי" w:date="2020-04-22T16:46:00Z">
        <w:r w:rsidRPr="00B27B4C" w:rsidDel="00BA25BE">
          <w:rPr>
            <w:rFonts w:ascii="Times New Roman" w:eastAsia="Times New Roman" w:hAnsi="Times New Roman" w:cs="David" w:hint="cs"/>
            <w:sz w:val="20"/>
            <w:szCs w:val="24"/>
            <w:rtl/>
            <w:lang w:eastAsia="he-IL"/>
          </w:rPr>
          <w:delText xml:space="preserve">ואישור </w:delText>
        </w:r>
      </w:del>
      <w:ins w:id="344" w:author="גרמן קגנובסקי" w:date="2020-04-22T16:46:00Z">
        <w:r w:rsidR="00BA25BE">
          <w:rPr>
            <w:rFonts w:ascii="Times New Roman" w:eastAsia="Times New Roman" w:hAnsi="Times New Roman" w:cs="David" w:hint="cs"/>
            <w:sz w:val="20"/>
            <w:szCs w:val="24"/>
            <w:rtl/>
            <w:lang w:eastAsia="he-IL"/>
          </w:rPr>
          <w:t>ל</w:t>
        </w:r>
      </w:ins>
      <w:ins w:id="345" w:author="גרמן קגנובסקי" w:date="2020-04-22T16:47:00Z">
        <w:r w:rsidR="00BA25BE">
          <w:rPr>
            <w:rFonts w:ascii="Times New Roman" w:eastAsia="Times New Roman" w:hAnsi="Times New Roman" w:cs="David" w:hint="cs"/>
            <w:sz w:val="20"/>
            <w:szCs w:val="24"/>
            <w:rtl/>
            <w:lang w:eastAsia="he-IL"/>
          </w:rPr>
          <w:t xml:space="preserve">אישור </w:t>
        </w:r>
      </w:ins>
      <w:r w:rsidRPr="00B27B4C">
        <w:rPr>
          <w:rFonts w:ascii="Times New Roman" w:eastAsia="Times New Roman" w:hAnsi="Times New Roman" w:cs="David" w:hint="cs"/>
          <w:sz w:val="20"/>
          <w:szCs w:val="24"/>
          <w:rtl/>
          <w:lang w:eastAsia="he-IL"/>
        </w:rPr>
        <w:t xml:space="preserve">הג"א. </w:t>
      </w:r>
    </w:p>
    <w:p w14:paraId="248B55A7" w14:textId="64A902C4"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עדכון טבלאות חישובי שטחים: לרישוי, למכירה, </w:t>
      </w:r>
      <w:ins w:id="346" w:author="גרמן קגנובסקי" w:date="2020-04-22T16:47:00Z">
        <w:r w:rsidR="00BA25BE">
          <w:rPr>
            <w:rFonts w:ascii="Times New Roman" w:eastAsia="Times New Roman" w:hAnsi="Times New Roman" w:cs="David" w:hint="cs"/>
            <w:sz w:val="20"/>
            <w:szCs w:val="24"/>
            <w:rtl/>
            <w:lang w:eastAsia="he-IL"/>
          </w:rPr>
          <w:t xml:space="preserve">סיוע </w:t>
        </w:r>
      </w:ins>
      <w:r w:rsidRPr="00B27B4C">
        <w:rPr>
          <w:rFonts w:ascii="Times New Roman" w:eastAsia="Times New Roman" w:hAnsi="Times New Roman" w:cs="David" w:hint="cs"/>
          <w:sz w:val="20"/>
          <w:szCs w:val="24"/>
          <w:rtl/>
          <w:lang w:eastAsia="he-IL"/>
        </w:rPr>
        <w:t>להתחשבנות עם הקבלן וכד'.</w:t>
      </w:r>
    </w:p>
    <w:p w14:paraId="10619EF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עדכון תכניות המכירה ותכניות המכר (לאחר קבלת היתר).</w:t>
      </w:r>
    </w:p>
    <w:p w14:paraId="0C1C458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3A3C65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2CFD25A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69AC2BA"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כל המפורט בסעיף 2.4 ערוך ומוגש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מוקטן בחוברת או באופן אחר עפ"י דרישת המזמין.</w:t>
      </w:r>
    </w:p>
    <w:p w14:paraId="7A2D167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2EC486B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471C585"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כל התכניות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1:50 אם לא צוין אחרת.</w:t>
      </w:r>
    </w:p>
    <w:p w14:paraId="5BB3566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A05C9F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קומות מרתפים (אם יהיו).</w:t>
      </w:r>
    </w:p>
    <w:p w14:paraId="1B22C75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2045A1E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2A600FB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p>
    <w:p w14:paraId="424733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p>
    <w:p w14:paraId="408F777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5AE5D78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3E8A601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מרחבים מוגנים בכל הקומות.</w:t>
      </w:r>
    </w:p>
    <w:p w14:paraId="5D940F9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1427F70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חיפויי קירות וסידור ריצוף במבואת כניסה, במבואות במרתף ובמבואות </w:t>
      </w:r>
      <w:proofErr w:type="spellStart"/>
      <w:r w:rsidRPr="00B27B4C">
        <w:rPr>
          <w:rFonts w:ascii="Times New Roman" w:eastAsia="Times New Roman" w:hAnsi="Times New Roman" w:cs="David" w:hint="cs"/>
          <w:sz w:val="24"/>
          <w:szCs w:val="24"/>
          <w:rtl/>
          <w:lang w:eastAsia="he-IL"/>
        </w:rPr>
        <w:t>קומתיות</w:t>
      </w:r>
      <w:proofErr w:type="spellEnd"/>
      <w:r w:rsidRPr="00B27B4C">
        <w:rPr>
          <w:rFonts w:ascii="Times New Roman" w:eastAsia="Times New Roman" w:hAnsi="Times New Roman" w:cs="David" w:hint="cs"/>
          <w:sz w:val="24"/>
          <w:szCs w:val="24"/>
          <w:rtl/>
          <w:lang w:eastAsia="he-IL"/>
        </w:rPr>
        <w:t xml:space="preserve">  1:20 / 1:50.</w:t>
      </w:r>
    </w:p>
    <w:p w14:paraId="5C3C2D6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תקרות אקוסטיות ותותבות 1:20 / 1:50.</w:t>
      </w:r>
    </w:p>
    <w:p w14:paraId="0BA6467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חדרי המדרגות במפלסים השונים 1:20 / 1:50.</w:t>
      </w:r>
    </w:p>
    <w:p w14:paraId="04EA4E1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2BC1F8A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תכניות חדר אשפה וחצרות משק.</w:t>
      </w:r>
    </w:p>
    <w:p w14:paraId="4B6C2E8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קומה/קומות טיפוסיות.</w:t>
      </w:r>
    </w:p>
    <w:p w14:paraId="1040C19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קומות ייחודיות. </w:t>
      </w:r>
    </w:p>
    <w:p w14:paraId="1F4E7BB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גגות.</w:t>
      </w:r>
    </w:p>
    <w:p w14:paraId="20ED037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מתקנים על הגג וגגות עליונים.</w:t>
      </w:r>
    </w:p>
    <w:p w14:paraId="3FAB640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2D28E19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14634C8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407B9562" w14:textId="05125E40"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del w:id="347" w:author="גרמן קגנובסקי" w:date="2020-04-22T16:47:00Z">
        <w:r w:rsidRPr="00B27B4C" w:rsidDel="00BA25BE">
          <w:rPr>
            <w:rFonts w:ascii="Times New Roman" w:eastAsia="Times New Roman" w:hAnsi="Times New Roman" w:cs="David" w:hint="cs"/>
            <w:sz w:val="24"/>
            <w:szCs w:val="24"/>
            <w:rtl/>
            <w:lang w:eastAsia="he-IL"/>
          </w:rPr>
          <w:delText xml:space="preserve">תכניות </w:delText>
        </w:r>
      </w:del>
      <w:r w:rsidRPr="00B27B4C">
        <w:rPr>
          <w:rFonts w:ascii="Times New Roman" w:eastAsia="Times New Roman" w:hAnsi="Times New Roman" w:cs="David" w:hint="cs"/>
          <w:sz w:val="24"/>
          <w:szCs w:val="24"/>
          <w:rtl/>
          <w:lang w:eastAsia="he-IL"/>
        </w:rPr>
        <w:t>תאום מערכות (סופרפוזיציה), חתכים באזורים בהם מתוכננת הצטלבות מערכות</w:t>
      </w:r>
      <w:ins w:id="348" w:author="גרמן קגנובסקי" w:date="2020-04-22T16:47:00Z">
        <w:r w:rsidR="00BA25BE">
          <w:rPr>
            <w:rFonts w:ascii="Times New Roman" w:eastAsia="Times New Roman" w:hAnsi="Times New Roman" w:cs="David" w:hint="cs"/>
            <w:sz w:val="24"/>
            <w:szCs w:val="24"/>
            <w:rtl/>
            <w:lang w:eastAsia="he-IL"/>
          </w:rPr>
          <w:t xml:space="preserve"> יבוצע על ידי יועץ תאום מערכות</w:t>
        </w:r>
      </w:ins>
      <w:r w:rsidRPr="00B27B4C">
        <w:rPr>
          <w:rFonts w:ascii="Times New Roman" w:eastAsia="Times New Roman" w:hAnsi="Times New Roman" w:cs="David" w:hint="cs"/>
          <w:sz w:val="24"/>
          <w:szCs w:val="24"/>
          <w:rtl/>
          <w:lang w:eastAsia="he-IL"/>
        </w:rPr>
        <w:t>.</w:t>
      </w:r>
    </w:p>
    <w:p w14:paraId="601EAF3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יצור מדרגות 1:5.</w:t>
      </w:r>
    </w:p>
    <w:p w14:paraId="14357A7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וחתכים לפירים, מעליות ולמערכות 1:20 / 1:50.</w:t>
      </w:r>
    </w:p>
    <w:p w14:paraId="62A74599" w14:textId="6AEA528E" w:rsidR="00B27B4C" w:rsidRPr="00B27B4C" w:rsidRDefault="00B27B4C" w:rsidP="00F44A53">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w:t>
      </w:r>
      <w:ins w:id="349" w:author="גרמן קגנובסקי" w:date="2020-04-22T16:49:00Z">
        <w:r w:rsidR="00F44A53">
          <w:rPr>
            <w:rFonts w:ascii="Times New Roman" w:eastAsia="Times New Roman" w:hAnsi="Times New Roman" w:cs="David" w:hint="cs"/>
            <w:sz w:val="24"/>
            <w:szCs w:val="24"/>
            <w:rtl/>
            <w:lang w:eastAsia="he-IL"/>
          </w:rPr>
          <w:t xml:space="preserve">קביעת נק' התחלה </w:t>
        </w:r>
      </w:ins>
      <w:ins w:id="350" w:author="גרמן קגנובסקי" w:date="2020-04-22T16:50:00Z">
        <w:r w:rsidR="00F44A53">
          <w:rPr>
            <w:rFonts w:ascii="Times New Roman" w:eastAsia="Times New Roman" w:hAnsi="Times New Roman" w:cs="David" w:hint="cs"/>
            <w:sz w:val="24"/>
            <w:szCs w:val="24"/>
            <w:rtl/>
            <w:lang w:eastAsia="he-IL"/>
          </w:rPr>
          <w:t xml:space="preserve"> יישום</w:t>
        </w:r>
      </w:ins>
      <w:ins w:id="351" w:author="גרמן קגנובסקי" w:date="2020-04-22T16:49:00Z">
        <w:r w:rsidR="00F44A53">
          <w:rPr>
            <w:rFonts w:ascii="Times New Roman" w:eastAsia="Times New Roman" w:hAnsi="Times New Roman" w:cs="David" w:hint="cs"/>
            <w:sz w:val="24"/>
            <w:szCs w:val="24"/>
            <w:rtl/>
            <w:lang w:eastAsia="he-IL"/>
          </w:rPr>
          <w:t xml:space="preserve"> החיפוי . </w:t>
        </w:r>
      </w:ins>
      <w:del w:id="352" w:author="גרמן קגנובסקי" w:date="2020-04-22T16:49:00Z">
        <w:r w:rsidRPr="00B27B4C" w:rsidDel="00F44A53">
          <w:rPr>
            <w:rFonts w:ascii="Times New Roman" w:eastAsia="Times New Roman" w:hAnsi="Times New Roman" w:cs="David" w:hint="cs"/>
            <w:sz w:val="24"/>
            <w:szCs w:val="24"/>
            <w:rtl/>
            <w:lang w:eastAsia="he-IL"/>
          </w:rPr>
          <w:delText>פריסת קירות שירותים 1:20.</w:delText>
        </w:r>
      </w:del>
    </w:p>
    <w:p w14:paraId="4625E4C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36C6C39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נגרות.</w:t>
      </w:r>
    </w:p>
    <w:p w14:paraId="024975A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רשימות מסגרות, כולל חזיתות של ארונות חשמל, </w:t>
      </w:r>
      <w:proofErr w:type="spellStart"/>
      <w:r w:rsidRPr="00B27B4C">
        <w:rPr>
          <w:rFonts w:ascii="Times New Roman" w:eastAsia="Times New Roman" w:hAnsi="Times New Roman" w:cs="David" w:hint="cs"/>
          <w:sz w:val="24"/>
          <w:szCs w:val="24"/>
          <w:rtl/>
          <w:lang w:eastAsia="he-IL"/>
        </w:rPr>
        <w:t>הידרנטים</w:t>
      </w:r>
      <w:proofErr w:type="spellEnd"/>
      <w:r w:rsidRPr="00B27B4C">
        <w:rPr>
          <w:rFonts w:ascii="Times New Roman" w:eastAsia="Times New Roman" w:hAnsi="Times New Roman" w:cs="David" w:hint="cs"/>
          <w:sz w:val="24"/>
          <w:szCs w:val="24"/>
          <w:rtl/>
          <w:lang w:eastAsia="he-IL"/>
        </w:rPr>
        <w:t>, תקשורת ופירים למיניהם, מעקות וכד'.</w:t>
      </w:r>
    </w:p>
    <w:p w14:paraId="5732872A" w14:textId="64522964"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ins w:id="353" w:author="גרמן קגנובסקי" w:date="2020-04-22T16:51:00Z">
        <w:r w:rsidR="00F44A53">
          <w:rPr>
            <w:rFonts w:ascii="Times New Roman" w:eastAsia="Times New Roman" w:hAnsi="Times New Roman" w:cs="David" w:hint="cs"/>
            <w:sz w:val="24"/>
            <w:szCs w:val="24"/>
            <w:rtl/>
            <w:lang w:eastAsia="he-IL"/>
          </w:rPr>
          <w:t xml:space="preserve"> בתאום יועץ אלומיניום</w:t>
        </w:r>
      </w:ins>
      <w:r w:rsidRPr="00B27B4C">
        <w:rPr>
          <w:rFonts w:ascii="Times New Roman" w:eastAsia="Times New Roman" w:hAnsi="Times New Roman" w:cs="David" w:hint="cs"/>
          <w:sz w:val="24"/>
          <w:szCs w:val="24"/>
          <w:rtl/>
          <w:lang w:eastAsia="he-IL"/>
        </w:rPr>
        <w:t>.</w:t>
      </w:r>
    </w:p>
    <w:p w14:paraId="487842C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48A5D78E" w14:textId="01CA065F"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ins w:id="354" w:author="גרמן קגנובסקי" w:date="2020-04-22T16:51:00Z">
        <w:r w:rsidR="00F44A53">
          <w:rPr>
            <w:rFonts w:ascii="Times New Roman" w:eastAsia="Times New Roman" w:hAnsi="Times New Roman" w:cs="David" w:hint="cs"/>
            <w:sz w:val="24"/>
            <w:szCs w:val="24"/>
            <w:rtl/>
            <w:lang w:eastAsia="he-IL"/>
          </w:rPr>
          <w:t xml:space="preserve"> בתאום יועץ פיתוח</w:t>
        </w:r>
      </w:ins>
      <w:del w:id="355" w:author="גרמן קגנובסקי" w:date="2020-04-22T16:51:00Z">
        <w:r w:rsidRPr="00B27B4C" w:rsidDel="00F44A53">
          <w:rPr>
            <w:rFonts w:ascii="Times New Roman" w:eastAsia="Times New Roman" w:hAnsi="Times New Roman" w:cs="David" w:hint="cs"/>
            <w:sz w:val="24"/>
            <w:szCs w:val="24"/>
            <w:rtl/>
            <w:lang w:eastAsia="he-IL"/>
          </w:rPr>
          <w:delText>.</w:delText>
        </w:r>
      </w:del>
    </w:p>
    <w:p w14:paraId="1D4B3C9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אזורי איטום עם הפניות לפרטים: גגות ואזורים רטובים במבנה. </w:t>
      </w:r>
    </w:p>
    <w:p w14:paraId="6A5FB30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חתכים ופרטיהם לאלמנטים מתועשים.</w:t>
      </w:r>
    </w:p>
    <w:p w14:paraId="74634B3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הכנת תכניות שילוט פנים וחוץ.</w:t>
      </w:r>
    </w:p>
    <w:p w14:paraId="204A322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9722D9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פרטי בניין עיקריים </w:t>
      </w:r>
      <w:proofErr w:type="spellStart"/>
      <w:r w:rsidRPr="00B27B4C">
        <w:rPr>
          <w:rFonts w:ascii="Times New Roman" w:eastAsia="Times New Roman" w:hAnsi="Times New Roman" w:cs="David" w:hint="cs"/>
          <w:sz w:val="20"/>
          <w:szCs w:val="24"/>
          <w:u w:val="single"/>
          <w:rtl/>
          <w:lang w:eastAsia="he-IL"/>
        </w:rPr>
        <w:t>בקנ"מ</w:t>
      </w:r>
      <w:proofErr w:type="spellEnd"/>
      <w:r w:rsidRPr="00B27B4C">
        <w:rPr>
          <w:rFonts w:ascii="Times New Roman" w:eastAsia="Times New Roman" w:hAnsi="Times New Roman" w:cs="David" w:hint="cs"/>
          <w:sz w:val="20"/>
          <w:szCs w:val="24"/>
          <w:u w:val="single"/>
          <w:rtl/>
          <w:lang w:eastAsia="he-IL"/>
        </w:rPr>
        <w:t xml:space="preserve"> 1:5, 1:10, 1:20</w:t>
      </w:r>
    </w:p>
    <w:p w14:paraId="0C4B377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C9BD2F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40F9BF9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rtl/>
          <w:lang w:eastAsia="he-IL"/>
        </w:rPr>
        <w:t>פריקסטים</w:t>
      </w:r>
      <w:proofErr w:type="spellEnd"/>
      <w:r w:rsidRPr="00B27B4C">
        <w:rPr>
          <w:rFonts w:ascii="Times New Roman" w:eastAsia="Times New Roman" w:hAnsi="Times New Roman" w:cs="David" w:hint="cs"/>
          <w:sz w:val="20"/>
          <w:szCs w:val="24"/>
          <w:rtl/>
          <w:lang w:eastAsia="he-IL"/>
        </w:rPr>
        <w:t>.</w:t>
      </w:r>
    </w:p>
    <w:p w14:paraId="4838374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2FAEACA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5B22BCD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5EB4529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46D1185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p>
    <w:p w14:paraId="5E9F7EE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27D4075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0C2B2B0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6F1EF79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120C8D2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0691025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04139B4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ab/>
        <w:t xml:space="preserve">-  הגבהת מעקות במרפסות </w:t>
      </w:r>
      <w:proofErr w:type="spellStart"/>
      <w:r w:rsidRPr="00B27B4C">
        <w:rPr>
          <w:rFonts w:ascii="Times New Roman" w:eastAsia="Times New Roman" w:hAnsi="Times New Roman" w:cs="David" w:hint="cs"/>
          <w:sz w:val="20"/>
          <w:szCs w:val="24"/>
          <w:rtl/>
          <w:lang w:eastAsia="he-IL"/>
        </w:rPr>
        <w:t>בכ</w:t>
      </w:r>
      <w:proofErr w:type="spellEnd"/>
      <w:r w:rsidRPr="00B27B4C">
        <w:rPr>
          <w:rFonts w:ascii="Times New Roman" w:eastAsia="Times New Roman" w:hAnsi="Times New Roman" w:cs="David" w:hint="cs"/>
          <w:sz w:val="20"/>
          <w:szCs w:val="24"/>
          <w:rtl/>
          <w:lang w:eastAsia="he-IL"/>
        </w:rPr>
        <w:t>- 30 ס"מ</w:t>
      </w:r>
    </w:p>
    <w:p w14:paraId="7F3893D5"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388C568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AE148F1" w14:textId="7C2BDCF3" w:rsidR="00B27B4C" w:rsidRPr="00B27B4C" w:rsidDel="00F44A53" w:rsidRDefault="00B27B4C" w:rsidP="00F44A53">
      <w:pPr>
        <w:widowControl w:val="0"/>
        <w:spacing w:before="0" w:beforeAutospacing="0" w:after="0" w:afterAutospacing="0" w:line="240" w:lineRule="auto"/>
        <w:ind w:left="1440" w:hanging="720"/>
        <w:jc w:val="both"/>
        <w:rPr>
          <w:del w:id="356" w:author="גרמן קגנובסקי" w:date="2020-04-22T16:51:00Z"/>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del w:id="357" w:author="גרמן קגנובסקי" w:date="2020-04-22T16:51:00Z">
        <w:r w:rsidRPr="00B27B4C" w:rsidDel="00F44A53">
          <w:rPr>
            <w:rFonts w:ascii="Times New Roman" w:eastAsia="Times New Roman" w:hAnsi="Times New Roman" w:cs="David" w:hint="cs"/>
            <w:sz w:val="20"/>
            <w:szCs w:val="24"/>
            <w:u w:val="single"/>
            <w:rtl/>
            <w:lang w:eastAsia="he-IL"/>
          </w:rPr>
          <w:delText>פרטי איטום ניקוז ובידוד בקנ"מ 1:5, 1:10, 1:20</w:delText>
        </w:r>
      </w:del>
    </w:p>
    <w:p w14:paraId="2FB85112" w14:textId="39C86012" w:rsidR="00B27B4C" w:rsidRPr="00B27B4C" w:rsidDel="00F44A53" w:rsidRDefault="00B27B4C">
      <w:pPr>
        <w:widowControl w:val="0"/>
        <w:spacing w:before="0" w:beforeAutospacing="0" w:after="0" w:afterAutospacing="0" w:line="240" w:lineRule="auto"/>
        <w:ind w:left="1440" w:hanging="720"/>
        <w:jc w:val="both"/>
        <w:rPr>
          <w:del w:id="358" w:author="גרמן קגנובסקי" w:date="2020-04-22T16:51:00Z"/>
          <w:rFonts w:ascii="Times New Roman" w:eastAsia="Times New Roman" w:hAnsi="Times New Roman" w:cs="David"/>
          <w:sz w:val="20"/>
          <w:szCs w:val="24"/>
          <w:rtl/>
          <w:lang w:eastAsia="he-IL"/>
        </w:rPr>
        <w:pPrChange w:id="359" w:author="גרמן קגנובסקי" w:date="2020-04-22T16:51:00Z">
          <w:pPr>
            <w:widowControl w:val="0"/>
            <w:spacing w:before="0" w:beforeAutospacing="0" w:after="0" w:afterAutospacing="0" w:line="240" w:lineRule="auto"/>
            <w:ind w:left="720" w:hanging="720"/>
            <w:jc w:val="both"/>
          </w:pPr>
        </w:pPrChange>
      </w:pPr>
    </w:p>
    <w:p w14:paraId="4D0ADB68" w14:textId="2BF61453" w:rsidR="00B27B4C" w:rsidRPr="00B27B4C" w:rsidDel="00F44A53" w:rsidRDefault="00B27B4C">
      <w:pPr>
        <w:widowControl w:val="0"/>
        <w:spacing w:before="0" w:beforeAutospacing="0" w:after="0" w:afterAutospacing="0" w:line="240" w:lineRule="auto"/>
        <w:ind w:left="1440" w:hanging="720"/>
        <w:jc w:val="both"/>
        <w:rPr>
          <w:del w:id="360" w:author="גרמן קגנובסקי" w:date="2020-04-22T16:51:00Z"/>
          <w:rFonts w:ascii="Times New Roman" w:eastAsia="Times New Roman" w:hAnsi="Times New Roman" w:cs="David"/>
          <w:sz w:val="20"/>
          <w:szCs w:val="24"/>
          <w:rtl/>
          <w:lang w:eastAsia="he-IL"/>
        </w:rPr>
        <w:pPrChange w:id="361" w:author="גרמן קגנובסקי" w:date="2020-04-22T16:51:00Z">
          <w:pPr>
            <w:widowControl w:val="0"/>
            <w:spacing w:before="0" w:beforeAutospacing="0" w:after="0" w:afterAutospacing="0" w:line="240" w:lineRule="auto"/>
            <w:ind w:left="720" w:firstLine="720"/>
            <w:jc w:val="both"/>
          </w:pPr>
        </w:pPrChange>
      </w:pPr>
      <w:del w:id="362" w:author="גרמן קגנובסקי" w:date="2020-04-22T16:51:00Z">
        <w:r w:rsidRPr="00B27B4C" w:rsidDel="00F44A53">
          <w:rPr>
            <w:rFonts w:ascii="Times New Roman" w:eastAsia="Times New Roman" w:hAnsi="Times New Roman" w:cs="David" w:hint="cs"/>
            <w:sz w:val="20"/>
            <w:szCs w:val="24"/>
            <w:rtl/>
            <w:lang w:eastAsia="he-IL"/>
          </w:rPr>
          <w:delText>א.</w:delText>
        </w:r>
        <w:r w:rsidRPr="00B27B4C" w:rsidDel="00F44A53">
          <w:rPr>
            <w:rFonts w:ascii="Times New Roman" w:eastAsia="Times New Roman" w:hAnsi="Times New Roman" w:cs="David" w:hint="cs"/>
            <w:sz w:val="20"/>
            <w:szCs w:val="24"/>
            <w:rtl/>
            <w:lang w:eastAsia="he-IL"/>
          </w:rPr>
          <w:tab/>
          <w:delText>איטום גגות שטוחים (עם ו/או בלי ריצוף).</w:delText>
        </w:r>
      </w:del>
    </w:p>
    <w:p w14:paraId="349003A4" w14:textId="5046658D" w:rsidR="00B27B4C" w:rsidRPr="00B27B4C" w:rsidDel="00F44A53" w:rsidRDefault="00B27B4C">
      <w:pPr>
        <w:widowControl w:val="0"/>
        <w:spacing w:before="0" w:beforeAutospacing="0" w:after="0" w:afterAutospacing="0" w:line="240" w:lineRule="auto"/>
        <w:ind w:left="1440" w:hanging="720"/>
        <w:jc w:val="both"/>
        <w:rPr>
          <w:del w:id="363" w:author="גרמן קגנובסקי" w:date="2020-04-22T16:51:00Z"/>
          <w:rFonts w:ascii="Times New Roman" w:eastAsia="Times New Roman" w:hAnsi="Times New Roman" w:cs="David"/>
          <w:sz w:val="20"/>
          <w:szCs w:val="24"/>
          <w:rtl/>
          <w:lang w:eastAsia="he-IL"/>
        </w:rPr>
        <w:pPrChange w:id="364" w:author="גרמן קגנובסקי" w:date="2020-04-22T16:51:00Z">
          <w:pPr>
            <w:widowControl w:val="0"/>
            <w:spacing w:before="0" w:beforeAutospacing="0" w:after="0" w:afterAutospacing="0" w:line="240" w:lineRule="auto"/>
            <w:ind w:left="2160" w:hanging="720"/>
            <w:jc w:val="both"/>
          </w:pPr>
        </w:pPrChange>
      </w:pPr>
      <w:del w:id="365" w:author="גרמן קגנובסקי" w:date="2020-04-22T16:51:00Z">
        <w:r w:rsidRPr="00B27B4C" w:rsidDel="00F44A53">
          <w:rPr>
            <w:rFonts w:ascii="Times New Roman" w:eastAsia="Times New Roman" w:hAnsi="Times New Roman" w:cs="David" w:hint="cs"/>
            <w:sz w:val="20"/>
            <w:szCs w:val="24"/>
            <w:rtl/>
            <w:lang w:eastAsia="he-IL"/>
          </w:rPr>
          <w:delText>ב.</w:delText>
        </w:r>
        <w:r w:rsidRPr="00B27B4C" w:rsidDel="00F44A53">
          <w:rPr>
            <w:rFonts w:ascii="Times New Roman" w:eastAsia="Times New Roman" w:hAnsi="Times New Roman" w:cs="David" w:hint="cs"/>
            <w:sz w:val="20"/>
            <w:szCs w:val="24"/>
            <w:rtl/>
            <w:lang w:eastAsia="he-IL"/>
          </w:rPr>
          <w:tab/>
          <w:delText>תאום איטום קירות/קורות הבאים במגע עם הקרקע.</w:delText>
        </w:r>
      </w:del>
    </w:p>
    <w:p w14:paraId="13E882C6" w14:textId="5D7A70CE" w:rsidR="00B27B4C" w:rsidRPr="00B27B4C" w:rsidDel="00F44A53" w:rsidRDefault="00B27B4C">
      <w:pPr>
        <w:widowControl w:val="0"/>
        <w:spacing w:before="0" w:beforeAutospacing="0" w:after="0" w:afterAutospacing="0" w:line="240" w:lineRule="auto"/>
        <w:ind w:left="1440" w:hanging="720"/>
        <w:jc w:val="both"/>
        <w:rPr>
          <w:del w:id="366" w:author="גרמן קגנובסקי" w:date="2020-04-22T16:51:00Z"/>
          <w:rFonts w:ascii="Times New Roman" w:eastAsia="Times New Roman" w:hAnsi="Times New Roman" w:cs="David"/>
          <w:sz w:val="20"/>
          <w:szCs w:val="24"/>
          <w:rtl/>
          <w:lang w:eastAsia="he-IL"/>
        </w:rPr>
        <w:pPrChange w:id="367" w:author="גרמן קגנובסקי" w:date="2020-04-22T16:51:00Z">
          <w:pPr>
            <w:widowControl w:val="0"/>
            <w:spacing w:before="0" w:beforeAutospacing="0" w:after="0" w:afterAutospacing="0" w:line="240" w:lineRule="auto"/>
            <w:ind w:left="2160" w:hanging="720"/>
            <w:jc w:val="both"/>
          </w:pPr>
        </w:pPrChange>
      </w:pPr>
      <w:del w:id="368" w:author="גרמן קגנובסקי" w:date="2020-04-22T16:51:00Z">
        <w:r w:rsidRPr="00B27B4C" w:rsidDel="00F44A53">
          <w:rPr>
            <w:rFonts w:ascii="Times New Roman" w:eastAsia="Times New Roman" w:hAnsi="Times New Roman" w:cs="David" w:hint="cs"/>
            <w:sz w:val="20"/>
            <w:szCs w:val="24"/>
            <w:rtl/>
            <w:lang w:eastAsia="he-IL"/>
          </w:rPr>
          <w:delText>ג.</w:delText>
        </w:r>
        <w:r w:rsidRPr="00B27B4C" w:rsidDel="00F44A53">
          <w:rPr>
            <w:rFonts w:ascii="Times New Roman" w:eastAsia="Times New Roman" w:hAnsi="Times New Roman" w:cs="David" w:hint="cs"/>
            <w:sz w:val="20"/>
            <w:szCs w:val="24"/>
            <w:rtl/>
            <w:lang w:eastAsia="he-IL"/>
          </w:rPr>
          <w:tab/>
          <w:delText>בידוד גגות שטוחים.</w:delText>
        </w:r>
      </w:del>
    </w:p>
    <w:p w14:paraId="59ED9163" w14:textId="5515B962" w:rsidR="00B27B4C" w:rsidRPr="00B27B4C" w:rsidDel="00F44A53" w:rsidRDefault="00B27B4C">
      <w:pPr>
        <w:widowControl w:val="0"/>
        <w:spacing w:before="0" w:beforeAutospacing="0" w:after="0" w:afterAutospacing="0" w:line="240" w:lineRule="auto"/>
        <w:ind w:left="1440" w:hanging="720"/>
        <w:jc w:val="both"/>
        <w:rPr>
          <w:del w:id="369" w:author="גרמן קגנובסקי" w:date="2020-04-22T16:51:00Z"/>
          <w:rFonts w:ascii="Times New Roman" w:eastAsia="Times New Roman" w:hAnsi="Times New Roman" w:cs="David"/>
          <w:sz w:val="20"/>
          <w:szCs w:val="24"/>
          <w:rtl/>
          <w:lang w:eastAsia="he-IL"/>
        </w:rPr>
        <w:pPrChange w:id="370" w:author="גרמן קגנובסקי" w:date="2020-04-22T16:51:00Z">
          <w:pPr>
            <w:widowControl w:val="0"/>
            <w:spacing w:before="0" w:beforeAutospacing="0" w:after="0" w:afterAutospacing="0" w:line="240" w:lineRule="auto"/>
            <w:ind w:left="2160" w:hanging="720"/>
            <w:jc w:val="both"/>
          </w:pPr>
        </w:pPrChange>
      </w:pPr>
      <w:del w:id="371" w:author="גרמן קגנובסקי" w:date="2020-04-22T16:51:00Z">
        <w:r w:rsidRPr="00B27B4C" w:rsidDel="00F44A53">
          <w:rPr>
            <w:rFonts w:ascii="Times New Roman" w:eastAsia="Times New Roman" w:hAnsi="Times New Roman" w:cs="David" w:hint="cs"/>
            <w:sz w:val="20"/>
            <w:szCs w:val="24"/>
            <w:rtl/>
            <w:lang w:eastAsia="he-IL"/>
          </w:rPr>
          <w:delText>ד.</w:delText>
        </w:r>
        <w:r w:rsidRPr="00B27B4C" w:rsidDel="00F44A53">
          <w:rPr>
            <w:rFonts w:ascii="Times New Roman" w:eastAsia="Times New Roman" w:hAnsi="Times New Roman" w:cs="David" w:hint="cs"/>
            <w:sz w:val="20"/>
            <w:szCs w:val="24"/>
            <w:rtl/>
            <w:lang w:eastAsia="he-IL"/>
          </w:rPr>
          <w:tab/>
          <w:delText>פרטי מרזבים וזרבוביות.</w:delText>
        </w:r>
      </w:del>
    </w:p>
    <w:p w14:paraId="09EF6A4B" w14:textId="6BF4C5BE" w:rsidR="00B27B4C" w:rsidRPr="00B27B4C" w:rsidDel="00F44A53" w:rsidRDefault="00B27B4C">
      <w:pPr>
        <w:widowControl w:val="0"/>
        <w:spacing w:before="0" w:beforeAutospacing="0" w:after="0" w:afterAutospacing="0" w:line="240" w:lineRule="auto"/>
        <w:ind w:left="1440" w:hanging="720"/>
        <w:jc w:val="both"/>
        <w:rPr>
          <w:del w:id="372" w:author="גרמן קגנובסקי" w:date="2020-04-22T16:51:00Z"/>
          <w:rFonts w:ascii="Times New Roman" w:eastAsia="Times New Roman" w:hAnsi="Times New Roman" w:cs="David"/>
          <w:sz w:val="20"/>
          <w:szCs w:val="24"/>
          <w:rtl/>
          <w:lang w:eastAsia="he-IL"/>
        </w:rPr>
        <w:pPrChange w:id="373" w:author="גרמן קגנובסקי" w:date="2020-04-22T16:51:00Z">
          <w:pPr>
            <w:widowControl w:val="0"/>
            <w:spacing w:before="0" w:beforeAutospacing="0" w:after="0" w:afterAutospacing="0" w:line="240" w:lineRule="auto"/>
            <w:ind w:left="2160" w:hanging="720"/>
            <w:jc w:val="both"/>
          </w:pPr>
        </w:pPrChange>
      </w:pPr>
      <w:del w:id="374" w:author="גרמן קגנובסקי" w:date="2020-04-22T16:51:00Z">
        <w:r w:rsidRPr="00B27B4C" w:rsidDel="00F44A53">
          <w:rPr>
            <w:rFonts w:ascii="Times New Roman" w:eastAsia="Times New Roman" w:hAnsi="Times New Roman" w:cs="David" w:hint="cs"/>
            <w:sz w:val="20"/>
            <w:szCs w:val="24"/>
            <w:rtl/>
            <w:lang w:eastAsia="he-IL"/>
          </w:rPr>
          <w:delText>ה.</w:delText>
        </w:r>
        <w:r w:rsidRPr="00B27B4C" w:rsidDel="00F44A53">
          <w:rPr>
            <w:rFonts w:ascii="Times New Roman" w:eastAsia="Times New Roman" w:hAnsi="Times New Roman" w:cs="David" w:hint="cs"/>
            <w:sz w:val="20"/>
            <w:szCs w:val="24"/>
            <w:rtl/>
            <w:lang w:eastAsia="he-IL"/>
          </w:rPr>
          <w:tab/>
          <w:delText>איטום חדרי שירותים, מטבחים ומטבחונים, חצרות אשפה וכו'.</w:delText>
        </w:r>
      </w:del>
    </w:p>
    <w:p w14:paraId="40CD853B" w14:textId="2852FAB8" w:rsidR="00B27B4C" w:rsidRPr="00B27B4C" w:rsidRDefault="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Change w:id="375" w:author="גרמן קגנובסקי" w:date="2020-04-22T16:51:00Z">
          <w:pPr>
            <w:widowControl w:val="0"/>
            <w:spacing w:before="0" w:beforeAutospacing="0" w:after="0" w:afterAutospacing="0" w:line="240" w:lineRule="auto"/>
            <w:ind w:left="2160" w:hanging="720"/>
            <w:jc w:val="both"/>
          </w:pPr>
        </w:pPrChange>
      </w:pPr>
      <w:del w:id="376" w:author="גרמן קגנובסקי" w:date="2020-04-22T16:51:00Z">
        <w:r w:rsidRPr="00B27B4C" w:rsidDel="00F44A53">
          <w:rPr>
            <w:rFonts w:ascii="Times New Roman" w:eastAsia="Times New Roman" w:hAnsi="Times New Roman" w:cs="David" w:hint="cs"/>
            <w:sz w:val="20"/>
            <w:szCs w:val="24"/>
            <w:rtl/>
            <w:lang w:eastAsia="he-IL"/>
          </w:rPr>
          <w:delText>ו.</w:delText>
        </w:r>
        <w:r w:rsidRPr="00B27B4C" w:rsidDel="00F44A53">
          <w:rPr>
            <w:rFonts w:ascii="Times New Roman" w:eastAsia="Times New Roman" w:hAnsi="Times New Roman" w:cs="David" w:hint="cs"/>
            <w:sz w:val="20"/>
            <w:szCs w:val="24"/>
            <w:rtl/>
            <w:lang w:eastAsia="he-IL"/>
          </w:rPr>
          <w:tab/>
          <w:delText>סימון מהלך ומוצא מרזבים ע"ג חזיתות ותכניות במגע עם הקרקע כולל גבהים 1:50 (בתאום עם מתכנן הפיתוח).</w:delText>
        </w:r>
      </w:del>
      <w:r w:rsidRPr="00B27B4C">
        <w:rPr>
          <w:rFonts w:ascii="Times New Roman" w:eastAsia="Times New Roman" w:hAnsi="Times New Roman" w:cs="David" w:hint="cs"/>
          <w:sz w:val="20"/>
          <w:szCs w:val="24"/>
          <w:rtl/>
          <w:lang w:eastAsia="he-IL"/>
        </w:rPr>
        <w:t xml:space="preserve"> </w:t>
      </w:r>
    </w:p>
    <w:p w14:paraId="277CF4F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FCD601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p>
    <w:p w14:paraId="04ED634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20732F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093A74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22825C5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7E1DD5C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599F923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59B8BD6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1F47744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1343DF4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2DD924F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7E6D16AF" w14:textId="7A3F2B30"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r>
      <w:ins w:id="377" w:author="גרמן קגנובסקי" w:date="2020-04-23T14:38:00Z">
        <w:r w:rsidR="008A3C10">
          <w:rPr>
            <w:rFonts w:ascii="Times New Roman" w:eastAsia="Times New Roman" w:hAnsi="Times New Roman" w:cs="David" w:hint="cs"/>
            <w:sz w:val="20"/>
            <w:szCs w:val="24"/>
            <w:rtl/>
            <w:lang w:eastAsia="he-IL"/>
          </w:rPr>
          <w:t xml:space="preserve">בתאום עם יועץ אלומיניום - </w:t>
        </w:r>
      </w:ins>
      <w:r w:rsidRPr="00B27B4C">
        <w:rPr>
          <w:rFonts w:ascii="Times New Roman" w:eastAsia="Times New Roman" w:hAnsi="Times New Roman" w:cs="David" w:hint="cs"/>
          <w:sz w:val="20"/>
          <w:szCs w:val="24"/>
          <w:rtl/>
          <w:lang w:eastAsia="he-IL"/>
        </w:rPr>
        <w:t>פרטי אלומיניום עקרוניים (תכניות ייצור יוכנו ע"י היצרן, יבוקרו ויאושרו ע"י המתכנן) כולל חזיתות כניסה ותיבות דואר.</w:t>
      </w:r>
    </w:p>
    <w:p w14:paraId="3A0C45C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03DE26E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 xml:space="preserve">פרטי גמר </w:t>
      </w:r>
      <w:proofErr w:type="spellStart"/>
      <w:r w:rsidRPr="00B27B4C">
        <w:rPr>
          <w:rFonts w:ascii="Times New Roman" w:eastAsia="Times New Roman" w:hAnsi="Times New Roman" w:cs="David" w:hint="cs"/>
          <w:sz w:val="20"/>
          <w:szCs w:val="24"/>
          <w:rtl/>
          <w:lang w:eastAsia="he-IL"/>
        </w:rPr>
        <w:t>סיפים</w:t>
      </w:r>
      <w:proofErr w:type="spellEnd"/>
      <w:r w:rsidRPr="00B27B4C">
        <w:rPr>
          <w:rFonts w:ascii="Times New Roman" w:eastAsia="Times New Roman" w:hAnsi="Times New Roman" w:cs="David" w:hint="cs"/>
          <w:sz w:val="20"/>
          <w:szCs w:val="24"/>
          <w:rtl/>
          <w:lang w:eastAsia="he-IL"/>
        </w:rPr>
        <w:t xml:space="preserve"> ושיפולים בחדרי מדרגות.</w:t>
      </w:r>
    </w:p>
    <w:p w14:paraId="7C885C69" w14:textId="4A6FDC04"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יג</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 שילוט חוץ ופנים (ועד הבית)</w:t>
      </w:r>
      <w:ins w:id="378" w:author="גרמן קגנובסקי" w:date="2020-04-22T16:53:00Z">
        <w:r w:rsidR="00F44A53">
          <w:rPr>
            <w:rFonts w:ascii="Times New Roman" w:eastAsia="Times New Roman" w:hAnsi="Times New Roman" w:cs="David" w:hint="cs"/>
            <w:sz w:val="20"/>
            <w:szCs w:val="24"/>
            <w:rtl/>
            <w:lang w:eastAsia="he-IL"/>
          </w:rPr>
          <w:t xml:space="preserve"> בתאום יועץ שלוט</w:t>
        </w:r>
      </w:ins>
      <w:r w:rsidRPr="00B27B4C">
        <w:rPr>
          <w:rFonts w:ascii="Times New Roman" w:eastAsia="Times New Roman" w:hAnsi="Times New Roman" w:cs="David" w:hint="cs"/>
          <w:sz w:val="20"/>
          <w:szCs w:val="24"/>
          <w:rtl/>
          <w:lang w:eastAsia="he-IL"/>
        </w:rPr>
        <w:t>.</w:t>
      </w:r>
    </w:p>
    <w:p w14:paraId="164E3430" w14:textId="2A37BCA5"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יד.</w:t>
      </w:r>
      <w:r w:rsidRPr="00B27B4C">
        <w:rPr>
          <w:rFonts w:ascii="Times New Roman" w:eastAsia="Times New Roman" w:hAnsi="Times New Roman" w:cs="David" w:hint="cs"/>
          <w:sz w:val="20"/>
          <w:szCs w:val="24"/>
          <w:rtl/>
          <w:lang w:eastAsia="he-IL"/>
        </w:rPr>
        <w:tab/>
        <w:t>פרטי מתקני אשפה</w:t>
      </w:r>
      <w:ins w:id="379" w:author="גרמן קגנובסקי" w:date="2020-04-22T16:52:00Z">
        <w:r w:rsidR="00F44A53">
          <w:rPr>
            <w:rFonts w:ascii="Times New Roman" w:eastAsia="Times New Roman" w:hAnsi="Times New Roman" w:cs="David" w:hint="cs"/>
            <w:sz w:val="20"/>
            <w:szCs w:val="24"/>
            <w:rtl/>
            <w:lang w:eastAsia="he-IL"/>
          </w:rPr>
          <w:t xml:space="preserve"> בתאום יועץ אשפה</w:t>
        </w:r>
      </w:ins>
      <w:r w:rsidRPr="00B27B4C">
        <w:rPr>
          <w:rFonts w:ascii="Times New Roman" w:eastAsia="Times New Roman" w:hAnsi="Times New Roman" w:cs="David" w:hint="cs"/>
          <w:sz w:val="20"/>
          <w:szCs w:val="24"/>
          <w:rtl/>
          <w:lang w:eastAsia="he-IL"/>
        </w:rPr>
        <w:t>.</w:t>
      </w:r>
    </w:p>
    <w:p w14:paraId="5134DBA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73DB2A5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טז</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שערים.</w:t>
      </w:r>
    </w:p>
    <w:p w14:paraId="39F4774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יז</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72904AE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2497ADD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69F58E4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עדכון תכניות וטבלאות</w:t>
      </w:r>
      <w:r w:rsidRPr="00B27B4C">
        <w:rPr>
          <w:rFonts w:ascii="Times New Roman" w:eastAsia="Times New Roman" w:hAnsi="Times New Roman" w:cs="David" w:hint="cs"/>
          <w:sz w:val="20"/>
          <w:szCs w:val="24"/>
          <w:rtl/>
          <w:lang w:eastAsia="he-IL"/>
        </w:rPr>
        <w:t>:</w:t>
      </w:r>
    </w:p>
    <w:p w14:paraId="0C607DA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CC16886"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עדכון תכניות מכירה ותכניות המכר לפי תכניות הביצוע.</w:t>
      </w:r>
    </w:p>
    <w:p w14:paraId="52D3DC5B"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תכניות הביצוע. </w:t>
      </w:r>
    </w:p>
    <w:p w14:paraId="24B97CA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תכניות/בקשות להיתרים.</w:t>
      </w:r>
    </w:p>
    <w:p w14:paraId="7AF0EF15"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0810EA9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0C04ADB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2A8875C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רשימות מעודכנות של תכניות כולל תאריך ומספר מהדורה – לפחות פעם בחודש.</w:t>
      </w:r>
    </w:p>
    <w:p w14:paraId="501A632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1F599FB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מובהר בזאת שהתכניות יוכנו לפי ביצוע בקטעים של הפרויקט ויכללו פתרונות לקטעי הביניים.</w:t>
      </w:r>
    </w:p>
    <w:p w14:paraId="4C4FED57"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31510A9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0D10BAA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55D519B7"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6B487026"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5503468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ab/>
      </w:r>
      <w:r w:rsidRPr="00B27B4C">
        <w:rPr>
          <w:rFonts w:ascii="Times New Roman" w:eastAsia="Times New Roman" w:hAnsi="Times New Roman" w:cs="David" w:hint="cs"/>
          <w:sz w:val="20"/>
          <w:szCs w:val="24"/>
          <w:rtl/>
          <w:lang w:eastAsia="he-IL"/>
        </w:rPr>
        <w:tab/>
        <w:t>כל המסמכים והתכניות יערכו בשפה העברית.</w:t>
      </w:r>
    </w:p>
    <w:p w14:paraId="79B4C7D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27642C9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0EBB60"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55371FA6"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EC611F9"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FAC622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3E9D88"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42E2DB1"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9BBD7C"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3C1243F" w14:textId="445ACA07" w:rsidR="00F3375F" w:rsidRDefault="00C76ACD"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07E4EA177C449D6B8D2DAA1AA0F0F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80" w:author="גרמן קגנובסקי" w:date="2020-04-22T17:26:00Z">
            <w:r w:rsidR="008E08C4">
              <w:rPr>
                <w:rFonts w:ascii="Times New Roman" w:eastAsia="Times New Roman" w:hAnsi="Times New Roman" w:cs="David" w:hint="cs"/>
                <w:color w:val="008000"/>
                <w:sz w:val="24"/>
                <w:szCs w:val="24"/>
                <w:rtl/>
                <w:lang w:eastAsia="he-IL"/>
              </w:rPr>
              <w:t xml:space="preserve">אפריקה-ישראל מגורים </w:t>
            </w:r>
            <w:proofErr w:type="spellStart"/>
            <w:r w:rsidR="008E08C4">
              <w:rPr>
                <w:rFonts w:ascii="Times New Roman" w:eastAsia="Times New Roman" w:hAnsi="Times New Roman" w:cs="David" w:hint="cs"/>
                <w:color w:val="008000"/>
                <w:sz w:val="24"/>
                <w:szCs w:val="24"/>
                <w:rtl/>
                <w:lang w:eastAsia="he-IL"/>
              </w:rPr>
              <w:t>בע</w:t>
            </w:r>
            <w:proofErr w:type="spellEnd"/>
            <w:r w:rsidR="008E08C4">
              <w:rPr>
                <w:rFonts w:ascii="Times New Roman" w:eastAsia="Times New Roman" w:hAnsi="Times New Roman" w:cs="David" w:hint="cs"/>
                <w:color w:val="008000"/>
                <w:sz w:val="24"/>
                <w:szCs w:val="24"/>
                <w:rtl/>
                <w:lang w:eastAsia="he-IL"/>
              </w:rPr>
              <w:t>''מ, מ.ח. 520034760</w:t>
            </w:r>
            <w:r w:rsidR="008E08C4">
              <w:rPr>
                <w:rFonts w:ascii="Times New Roman" w:eastAsia="Times New Roman" w:hAnsi="Times New Roman" w:cs="David" w:hint="cs"/>
                <w:color w:val="008000"/>
                <w:sz w:val="24"/>
                <w:szCs w:val="24"/>
                <w:rtl/>
                <w:lang w:eastAsia="he-IL"/>
              </w:rPr>
              <w:br/>
              <w:t xml:space="preserve">מרח' יהונתן נתניהו 7ג', אור יהודה </w:t>
            </w:r>
          </w:ins>
        </w:sdtContent>
      </w:sdt>
      <w:r w:rsidR="00B27B4C" w:rsidRPr="00B27B4C">
        <w:rPr>
          <w:rFonts w:ascii="Times New Roman" w:eastAsia="Times New Roman" w:hAnsi="Times New Roman" w:cs="David" w:hint="cs"/>
          <w:color w:val="008000"/>
          <w:sz w:val="24"/>
          <w:szCs w:val="24"/>
          <w:rtl/>
          <w:lang w:eastAsia="he-IL"/>
        </w:rPr>
        <w:br/>
      </w:r>
    </w:p>
    <w:p w14:paraId="53987BCC" w14:textId="77777777"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1BD22524"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7E79C5C"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B665DCC"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12935EC"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5067E46" w14:textId="77777777"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C51339740184AB2BB02125B33078D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400DE39EDDE43CB987761D6F5E71BC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81" w:author="גרמן קגנובסקי" w:date="2020-04-22T14:52:00Z">
            <w:r w:rsidR="009A76AA">
              <w:rPr>
                <w:rFonts w:ascii="Times New Roman" w:eastAsia="Times New Roman" w:hAnsi="Times New Roman" w:cs="David" w:hint="cs"/>
                <w:color w:val="008000"/>
                <w:sz w:val="24"/>
                <w:szCs w:val="24"/>
                <w:rtl/>
                <w:lang w:eastAsia="he-IL"/>
              </w:rPr>
              <w:t>סביוני רעננה צפון</w:t>
            </w:r>
          </w:ins>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B149FF165530461888E0EC1321C179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82" w:author="גרמן קגנובסקי" w:date="2020-04-22T14:52:00Z">
            <w:r w:rsidR="009A76AA">
              <w:rPr>
                <w:rFonts w:ascii="Times New Roman" w:eastAsia="Times New Roman" w:hAnsi="Times New Roman" w:cs="David" w:hint="cs"/>
                <w:color w:val="008000"/>
                <w:sz w:val="24"/>
                <w:szCs w:val="24"/>
                <w:rtl/>
              </w:rPr>
              <w:t xml:space="preserve">הקמה 150 </w:t>
            </w:r>
            <w:proofErr w:type="spellStart"/>
            <w:r w:rsidR="009A76AA">
              <w:rPr>
                <w:rFonts w:ascii="Times New Roman" w:eastAsia="Times New Roman" w:hAnsi="Times New Roman" w:cs="David" w:hint="cs"/>
                <w:color w:val="008000"/>
                <w:sz w:val="24"/>
                <w:szCs w:val="24"/>
                <w:rtl/>
              </w:rPr>
              <w:t>יח</w:t>
            </w:r>
            <w:proofErr w:type="spellEnd"/>
            <w:r w:rsidR="009A76AA">
              <w:rPr>
                <w:rFonts w:ascii="Times New Roman" w:eastAsia="Times New Roman" w:hAnsi="Times New Roman" w:cs="David" w:hint="cs"/>
                <w:color w:val="008000"/>
                <w:sz w:val="24"/>
                <w:szCs w:val="24"/>
                <w:rtl/>
              </w:rPr>
              <w:t>''ד ומסחר</w:t>
            </w:r>
          </w:ins>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526E73E"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0822EFC"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513DE2"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BFD3C0"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2B65FD"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F44A7D"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FDA845C"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14AD4A"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48D0FD" w14:textId="7777777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D866355" w14:textId="77777777" w:rsidR="00B27B4C" w:rsidRPr="00B27B4C" w:rsidRDefault="00C76ACD"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280C7CCE32D94ADEB48C41A8EDCD07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E078C" w:rsidRPr="00DE7868">
            <w:rPr>
              <w:rStyle w:val="PlaceholderText"/>
              <w:color w:val="00B0F0"/>
              <w:u w:val="single"/>
              <w:rtl/>
            </w:rPr>
            <w:t>[שם ספק]</w:t>
          </w:r>
        </w:sdtContent>
      </w:sdt>
    </w:p>
    <w:p w14:paraId="579DA399"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5599F7D4"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EC5524A"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2F2A54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1BC01D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54A07066"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A04CF4C" w14:textId="4FBA434F"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0C7025B2A8A4E6C8DA601183F1F75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83" w:author="גרמן קגנובסקי" w:date="2020-04-22T17:26:00Z">
            <w:r w:rsidR="008E08C4">
              <w:rPr>
                <w:rFonts w:ascii="Times New Roman" w:eastAsia="Times New Roman" w:hAnsi="Times New Roman" w:cs="David" w:hint="cs"/>
                <w:color w:val="008000"/>
                <w:sz w:val="24"/>
                <w:szCs w:val="24"/>
                <w:rtl/>
                <w:lang w:eastAsia="he-IL"/>
              </w:rPr>
              <w:t xml:space="preserve">אפריקה-ישראל מגורים </w:t>
            </w:r>
            <w:proofErr w:type="spellStart"/>
            <w:r w:rsidR="008E08C4">
              <w:rPr>
                <w:rFonts w:ascii="Times New Roman" w:eastAsia="Times New Roman" w:hAnsi="Times New Roman" w:cs="David" w:hint="cs"/>
                <w:color w:val="008000"/>
                <w:sz w:val="24"/>
                <w:szCs w:val="24"/>
                <w:rtl/>
                <w:lang w:eastAsia="he-IL"/>
              </w:rPr>
              <w:t>בע</w:t>
            </w:r>
            <w:proofErr w:type="spellEnd"/>
            <w:r w:rsidR="008E08C4">
              <w:rPr>
                <w:rFonts w:ascii="Times New Roman" w:eastAsia="Times New Roman" w:hAnsi="Times New Roman" w:cs="David" w:hint="cs"/>
                <w:color w:val="008000"/>
                <w:sz w:val="24"/>
                <w:szCs w:val="24"/>
                <w:rtl/>
                <w:lang w:eastAsia="he-IL"/>
              </w:rPr>
              <w:t>''מ, מ.ח. 520034760</w:t>
            </w:r>
            <w:r w:rsidR="008E08C4">
              <w:rPr>
                <w:rFonts w:ascii="Times New Roman" w:eastAsia="Times New Roman" w:hAnsi="Times New Roman" w:cs="David" w:hint="cs"/>
                <w:color w:val="008000"/>
                <w:sz w:val="24"/>
                <w:szCs w:val="24"/>
                <w:rtl/>
                <w:lang w:eastAsia="he-IL"/>
              </w:rPr>
              <w:br/>
              <w:t xml:space="preserve">מרח' יהונתן נתניהו 7ג', אור יהודה </w:t>
            </w:r>
          </w:ins>
        </w:sdtContent>
      </w:sdt>
    </w:p>
    <w:p w14:paraId="1591731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F858E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5D78385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163CF1"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5A74010F7104A0984D8C575BFC485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84" w:author="גרמן קגנובסקי" w:date="2020-04-22T14:52:00Z">
            <w:r w:rsidR="009A76AA">
              <w:rPr>
                <w:rFonts w:ascii="Times New Roman" w:eastAsia="Times New Roman" w:hAnsi="Times New Roman" w:cs="David" w:hint="cs"/>
                <w:color w:val="008000"/>
                <w:sz w:val="24"/>
                <w:szCs w:val="24"/>
                <w:rtl/>
                <w:lang w:eastAsia="he-IL"/>
              </w:rPr>
              <w:t>סביוני רעננה צפון</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CA6261C4E1148E2A0219DE413711C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C93F30" w:rsidRPr="00ED6C9C">
            <w:rPr>
              <w:rStyle w:val="PlaceholderText"/>
              <w:color w:val="00B0F0"/>
              <w:rtl/>
            </w:rPr>
            <w:t>[תאריך חתימת חוזה]</w:t>
          </w:r>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382CD38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ABAA93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5F9B8E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836882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F11EFA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24797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854BE3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124B14"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6D704D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1E1D6B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FF71B2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5DA480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209BAE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A546758"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30D679F"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44D11A2"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5BAA49A5"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ED817F5" w14:textId="77777777"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393ED5BB37DC441AB2DE608B7D2816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E078C" w:rsidRPr="00DE7868">
            <w:rPr>
              <w:rStyle w:val="PlaceholderText"/>
              <w:color w:val="00B0F0"/>
              <w:u w:val="single"/>
              <w:rtl/>
            </w:rPr>
            <w:t>[שם ספק]</w:t>
          </w:r>
        </w:sdtContent>
      </w:sdt>
    </w:p>
    <w:p w14:paraId="331BE3C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FFD1D1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C528547"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4CFC0E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128E63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913B214"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3A37FD0"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26AFA2D"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D0C38E2"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8EF1A3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7CD4782"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293D216A"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2937BB85"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5A21B941" w14:textId="77777777" w:rsidR="001A69D5" w:rsidRPr="00134C85" w:rsidRDefault="001A69D5">
      <w:pPr>
        <w:rPr>
          <w:rFonts w:ascii="David" w:hAnsi="David" w:cs="David"/>
        </w:rPr>
      </w:pPr>
    </w:p>
    <w:sectPr w:rsidR="001A69D5" w:rsidRPr="00134C85" w:rsidSect="006F07FB">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501F10" w14:textId="77777777" w:rsidR="008640E1" w:rsidRDefault="008640E1" w:rsidP="00AF234B">
      <w:pPr>
        <w:spacing w:before="0" w:after="0" w:line="240" w:lineRule="auto"/>
      </w:pPr>
      <w:r>
        <w:separator/>
      </w:r>
    </w:p>
  </w:endnote>
  <w:endnote w:type="continuationSeparator" w:id="0">
    <w:p w14:paraId="0DBD90D9" w14:textId="77777777" w:rsidR="008640E1" w:rsidRDefault="008640E1" w:rsidP="00AF234B">
      <w:pPr>
        <w:spacing w:before="0" w:after="0" w:line="240" w:lineRule="auto"/>
      </w:pPr>
      <w:r>
        <w:continuationSeparator/>
      </w:r>
    </w:p>
  </w:endnote>
  <w:endnote w:type="continuationNotice" w:id="1">
    <w:p w14:paraId="5EF06560" w14:textId="77777777" w:rsidR="008640E1" w:rsidRDefault="008640E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583"/>
      <w:gridCol w:w="2810"/>
      <w:gridCol w:w="232"/>
      <w:gridCol w:w="1043"/>
      <w:gridCol w:w="1827"/>
    </w:tblGrid>
    <w:tr w:rsidR="008640E1" w:rsidRPr="00F9528C" w14:paraId="30142198" w14:textId="77777777" w:rsidTr="00C04A72">
      <w:tc>
        <w:tcPr>
          <w:tcW w:w="753" w:type="dxa"/>
        </w:tcPr>
        <w:p w14:paraId="43E95517" w14:textId="77777777" w:rsidR="008640E1" w:rsidRPr="00F9528C" w:rsidRDefault="008640E1"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69722759" w14:textId="77777777" w:rsidR="008640E1" w:rsidRPr="00F9528C" w:rsidRDefault="008640E1" w:rsidP="00F9528C">
              <w:pPr>
                <w:tabs>
                  <w:tab w:val="center" w:pos="4153"/>
                  <w:tab w:val="right" w:pos="8306"/>
                </w:tabs>
                <w:spacing w:before="0" w:after="0" w:line="240" w:lineRule="auto"/>
                <w:rPr>
                  <w:rFonts w:ascii="David" w:hAnsi="David"/>
                  <w:color w:val="00B0F0"/>
                  <w:sz w:val="20"/>
                  <w:szCs w:val="20"/>
                  <w:rtl/>
                </w:rPr>
              </w:pPr>
              <w:ins w:id="385" w:author="גרמן קגנובסקי" w:date="2020-04-22T14:52:00Z">
                <w:r>
                  <w:rPr>
                    <w:rFonts w:ascii="David" w:hAnsi="David" w:hint="cs"/>
                    <w:color w:val="00B0F0"/>
                    <w:sz w:val="20"/>
                    <w:szCs w:val="20"/>
                    <w:rtl/>
                  </w:rPr>
                  <w:t>סביוני  רעננה  צפון</w:t>
                </w:r>
              </w:ins>
            </w:p>
          </w:tc>
        </w:sdtContent>
      </w:sdt>
      <w:tc>
        <w:tcPr>
          <w:tcW w:w="2232" w:type="dxa"/>
        </w:tcPr>
        <w:p w14:paraId="5B5C72EC" w14:textId="77777777" w:rsidR="008640E1" w:rsidRPr="00F9528C" w:rsidRDefault="008640E1"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ראשי</w:t>
              </w:r>
            </w:sdtContent>
          </w:sdt>
        </w:p>
      </w:tc>
      <w:tc>
        <w:tcPr>
          <w:tcW w:w="236" w:type="dxa"/>
        </w:tcPr>
        <w:p w14:paraId="04B1AFAA" w14:textId="77777777" w:rsidR="008640E1" w:rsidRPr="00F9528C" w:rsidRDefault="008640E1" w:rsidP="00F9528C">
          <w:pPr>
            <w:tabs>
              <w:tab w:val="center" w:pos="4153"/>
              <w:tab w:val="right" w:pos="8306"/>
            </w:tabs>
            <w:spacing w:before="0" w:after="0" w:line="240" w:lineRule="auto"/>
            <w:rPr>
              <w:rFonts w:ascii="David" w:hAnsi="David"/>
              <w:sz w:val="16"/>
              <w:szCs w:val="16"/>
              <w:rtl/>
            </w:rPr>
          </w:pPr>
        </w:p>
      </w:tc>
      <w:tc>
        <w:tcPr>
          <w:tcW w:w="1129" w:type="dxa"/>
        </w:tcPr>
        <w:p w14:paraId="2FACBDC3" w14:textId="77777777" w:rsidR="008640E1" w:rsidRPr="00F9528C" w:rsidRDefault="008640E1"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0F8B3BD" w14:textId="193C4781" w:rsidR="008640E1" w:rsidRPr="00F9528C" w:rsidRDefault="008640E1" w:rsidP="00F9528C">
              <w:pPr>
                <w:tabs>
                  <w:tab w:val="center" w:pos="4153"/>
                  <w:tab w:val="right" w:pos="8306"/>
                </w:tabs>
                <w:spacing w:before="0" w:after="0" w:line="240" w:lineRule="auto"/>
                <w:rPr>
                  <w:rFonts w:ascii="David" w:hAnsi="David"/>
                  <w:sz w:val="20"/>
                  <w:szCs w:val="20"/>
                  <w:rtl/>
                </w:rPr>
              </w:pPr>
              <w:del w:id="386" w:author="גרמן קגנובסקי" w:date="2020-04-22T17:26:00Z">
                <w:r w:rsidDel="008E08C4">
                  <w:rPr>
                    <w:rFonts w:ascii="David" w:hAnsi="David" w:hint="cs"/>
                    <w:sz w:val="20"/>
                    <w:szCs w:val="20"/>
                  </w:rPr>
                  <w:delText>CONT-5-565</w:delText>
                </w:r>
              </w:del>
              <w:ins w:id="387" w:author="גרמן קגנובסקי" w:date="2020-04-22T17:26:00Z">
                <w:r>
                  <w:rPr>
                    <w:rFonts w:ascii="David" w:hAnsi="David" w:hint="cs"/>
                    <w:sz w:val="20"/>
                    <w:szCs w:val="20"/>
                  </w:rPr>
                  <w:t>CO</w:t>
                </w:r>
                <w:r>
                  <w:rPr>
                    <w:rFonts w:ascii="David" w:hAnsi="David" w:hint="cs"/>
                    <w:sz w:val="20"/>
                    <w:szCs w:val="20"/>
                    <w:rtl/>
                  </w:rPr>
                  <w:t>NT-10-1897</w:t>
                </w:r>
              </w:ins>
            </w:p>
          </w:tc>
        </w:sdtContent>
      </w:sdt>
    </w:tr>
    <w:tr w:rsidR="008640E1" w:rsidRPr="00F9528C" w14:paraId="3A9BEC18" w14:textId="77777777" w:rsidTr="00C04A72">
      <w:tc>
        <w:tcPr>
          <w:tcW w:w="753" w:type="dxa"/>
        </w:tcPr>
        <w:p w14:paraId="0F598616" w14:textId="77777777" w:rsidR="008640E1" w:rsidRPr="00F9528C" w:rsidRDefault="008640E1"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7879A081" w14:textId="77777777" w:rsidR="008640E1" w:rsidRPr="00F9528C" w:rsidRDefault="008640E1" w:rsidP="00F9528C">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8640E1" w:rsidRPr="00F9528C" w14:paraId="1F6C0BD0" w14:textId="77777777" w:rsidTr="00C04A72">
            <w:trPr>
              <w:trHeight w:val="201"/>
            </w:trPr>
            <w:tc>
              <w:tcPr>
                <w:tcW w:w="926" w:type="dxa"/>
              </w:tcPr>
              <w:p w14:paraId="6D0F5CA3" w14:textId="77777777" w:rsidR="008640E1" w:rsidRPr="00F9528C" w:rsidRDefault="008640E1"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161C916" w14:textId="5E0F74B8" w:rsidR="008640E1" w:rsidRPr="00F9528C" w:rsidRDefault="00C76ACD" w:rsidP="00F9528C">
                    <w:pPr>
                      <w:tabs>
                        <w:tab w:val="center" w:pos="4153"/>
                        <w:tab w:val="right" w:pos="8306"/>
                      </w:tabs>
                      <w:spacing w:before="0" w:after="0" w:line="240" w:lineRule="auto"/>
                      <w:ind w:left="1" w:hanging="1"/>
                      <w:rPr>
                        <w:rFonts w:ascii="David" w:hAnsi="David"/>
                        <w:color w:val="00B0F0"/>
                        <w:sz w:val="20"/>
                        <w:szCs w:val="20"/>
                        <w:rtl/>
                      </w:rPr>
                    </w:pPr>
                    <w:ins w:id="388" w:author="גרמן קגנובסקי" w:date="2020-05-14T17:54:00Z">
                      <w:r>
                        <w:rPr>
                          <w:rFonts w:ascii="David" w:hAnsi="David" w:hint="cs"/>
                          <w:color w:val="00B0F0"/>
                          <w:sz w:val="20"/>
                          <w:szCs w:val="20"/>
                          <w:rtl/>
                        </w:rPr>
                        <w:t>0.12</w:t>
                      </w:r>
                    </w:ins>
                  </w:p>
                </w:tc>
              </w:sdtContent>
            </w:sdt>
          </w:tr>
        </w:tbl>
        <w:p w14:paraId="0F0DF499" w14:textId="77777777" w:rsidR="008640E1" w:rsidRPr="00F9528C" w:rsidRDefault="008640E1" w:rsidP="00F9528C">
          <w:pPr>
            <w:tabs>
              <w:tab w:val="center" w:pos="4153"/>
              <w:tab w:val="right" w:pos="8306"/>
            </w:tabs>
            <w:spacing w:before="0" w:after="0" w:line="240" w:lineRule="auto"/>
            <w:rPr>
              <w:rFonts w:ascii="David" w:hAnsi="David"/>
              <w:sz w:val="20"/>
              <w:szCs w:val="20"/>
              <w:rtl/>
            </w:rPr>
          </w:pPr>
        </w:p>
      </w:tc>
      <w:tc>
        <w:tcPr>
          <w:tcW w:w="236" w:type="dxa"/>
        </w:tcPr>
        <w:p w14:paraId="256D3BE2" w14:textId="77777777" w:rsidR="008640E1" w:rsidRPr="00F9528C" w:rsidRDefault="008640E1" w:rsidP="00F9528C">
          <w:pPr>
            <w:tabs>
              <w:tab w:val="center" w:pos="4153"/>
              <w:tab w:val="right" w:pos="8306"/>
            </w:tabs>
            <w:spacing w:before="0" w:after="0" w:line="240" w:lineRule="auto"/>
            <w:rPr>
              <w:rFonts w:ascii="David" w:hAnsi="David"/>
              <w:sz w:val="20"/>
              <w:szCs w:val="20"/>
              <w:rtl/>
            </w:rPr>
          </w:pPr>
        </w:p>
      </w:tc>
      <w:tc>
        <w:tcPr>
          <w:tcW w:w="1129" w:type="dxa"/>
        </w:tcPr>
        <w:p w14:paraId="6A9F01F6" w14:textId="77777777" w:rsidR="008640E1" w:rsidRPr="00F9528C" w:rsidRDefault="008640E1"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11B2D0B" w14:textId="75FCADC6" w:rsidR="008640E1" w:rsidRPr="00F9528C" w:rsidRDefault="00C76ACD" w:rsidP="00F9528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389" w:author="גרמן קגנובסקי" w:date="2020-04-22T17:26:00Z">
                <w:r w:rsidR="008640E1">
                  <w:rPr>
                    <w:rFonts w:ascii="David" w:hAnsi="David" w:hint="cs"/>
                    <w:sz w:val="20"/>
                    <w:szCs w:val="20"/>
                    <w:rtl/>
                  </w:rPr>
                  <w:t>3;#</w:t>
                </w:r>
                <w:r w:rsidR="008640E1">
                  <w:rPr>
                    <w:rFonts w:ascii="David" w:hAnsi="David" w:hint="cs"/>
                    <w:sz w:val="20"/>
                    <w:szCs w:val="20"/>
                  </w:rPr>
                  <w:t>Draft</w:t>
                </w:r>
              </w:ins>
            </w:sdtContent>
          </w:sdt>
        </w:p>
      </w:tc>
    </w:tr>
    <w:tr w:rsidR="008640E1" w:rsidRPr="00F9528C" w14:paraId="4C627A25" w14:textId="77777777" w:rsidTr="00F9528C">
      <w:trPr>
        <w:trHeight w:val="80"/>
      </w:trPr>
      <w:tc>
        <w:tcPr>
          <w:tcW w:w="753" w:type="dxa"/>
        </w:tcPr>
        <w:p w14:paraId="0ABD1A2E" w14:textId="77777777" w:rsidR="008640E1" w:rsidRPr="00F9528C" w:rsidRDefault="008640E1" w:rsidP="00F9528C">
          <w:pPr>
            <w:tabs>
              <w:tab w:val="center" w:pos="4153"/>
              <w:tab w:val="right" w:pos="8306"/>
            </w:tabs>
            <w:spacing w:before="0" w:after="0" w:line="240" w:lineRule="auto"/>
            <w:rPr>
              <w:rFonts w:ascii="David" w:hAnsi="David"/>
              <w:sz w:val="20"/>
              <w:szCs w:val="20"/>
              <w:rtl/>
            </w:rPr>
          </w:pPr>
        </w:p>
      </w:tc>
      <w:tc>
        <w:tcPr>
          <w:tcW w:w="1883" w:type="dxa"/>
        </w:tcPr>
        <w:p w14:paraId="13A218CD" w14:textId="77777777" w:rsidR="008640E1" w:rsidRPr="00F9528C" w:rsidRDefault="008640E1"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4C9E2BE4" w14:textId="77777777" w:rsidR="008640E1" w:rsidRPr="00F9528C" w:rsidRDefault="008640E1" w:rsidP="00F9528C">
          <w:pPr>
            <w:tabs>
              <w:tab w:val="center" w:pos="4153"/>
              <w:tab w:val="right" w:pos="8306"/>
            </w:tabs>
            <w:spacing w:before="0" w:after="0" w:line="240" w:lineRule="auto"/>
            <w:rPr>
              <w:rFonts w:ascii="David" w:hAnsi="David"/>
              <w:sz w:val="20"/>
              <w:szCs w:val="20"/>
              <w:rtl/>
            </w:rPr>
          </w:pPr>
        </w:p>
      </w:tc>
      <w:tc>
        <w:tcPr>
          <w:tcW w:w="236" w:type="dxa"/>
        </w:tcPr>
        <w:p w14:paraId="6B06A53D" w14:textId="77777777" w:rsidR="008640E1" w:rsidRPr="00F9528C" w:rsidRDefault="008640E1" w:rsidP="00F9528C">
          <w:pPr>
            <w:tabs>
              <w:tab w:val="center" w:pos="4153"/>
              <w:tab w:val="right" w:pos="8306"/>
            </w:tabs>
            <w:spacing w:before="0" w:after="0" w:line="240" w:lineRule="auto"/>
            <w:rPr>
              <w:rFonts w:ascii="David" w:hAnsi="David"/>
              <w:sz w:val="20"/>
              <w:szCs w:val="20"/>
              <w:rtl/>
            </w:rPr>
          </w:pPr>
        </w:p>
      </w:tc>
      <w:tc>
        <w:tcPr>
          <w:tcW w:w="1129" w:type="dxa"/>
        </w:tcPr>
        <w:p w14:paraId="78FE0613" w14:textId="77777777" w:rsidR="008640E1" w:rsidRPr="00F9528C" w:rsidRDefault="008640E1" w:rsidP="00F9528C">
          <w:pPr>
            <w:tabs>
              <w:tab w:val="center" w:pos="4153"/>
              <w:tab w:val="right" w:pos="8306"/>
            </w:tabs>
            <w:spacing w:before="0" w:after="0" w:line="240" w:lineRule="auto"/>
            <w:rPr>
              <w:rFonts w:ascii="David" w:hAnsi="David"/>
              <w:sz w:val="20"/>
              <w:szCs w:val="20"/>
              <w:rtl/>
            </w:rPr>
          </w:pPr>
        </w:p>
      </w:tc>
      <w:tc>
        <w:tcPr>
          <w:tcW w:w="2073" w:type="dxa"/>
        </w:tcPr>
        <w:p w14:paraId="443BFCEA" w14:textId="77777777" w:rsidR="008640E1" w:rsidRPr="00F9528C" w:rsidRDefault="008640E1" w:rsidP="00F9528C">
          <w:pPr>
            <w:tabs>
              <w:tab w:val="center" w:pos="4153"/>
              <w:tab w:val="right" w:pos="8306"/>
            </w:tabs>
            <w:spacing w:before="0" w:after="0" w:line="240" w:lineRule="auto"/>
            <w:rPr>
              <w:rFonts w:ascii="David" w:hAnsi="David"/>
              <w:sz w:val="20"/>
              <w:szCs w:val="20"/>
              <w:rtl/>
            </w:rPr>
          </w:pPr>
        </w:p>
      </w:tc>
    </w:tr>
  </w:tbl>
  <w:p w14:paraId="78F4AECF" w14:textId="77777777" w:rsidR="008640E1" w:rsidRDefault="008640E1" w:rsidP="00F9528C">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p w14:paraId="5DE34571" w14:textId="77777777" w:rsidR="008640E1" w:rsidRPr="00F9528C" w:rsidRDefault="008640E1" w:rsidP="00F9528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98974F" w14:textId="77777777" w:rsidR="008640E1" w:rsidRDefault="008640E1" w:rsidP="00AF234B">
      <w:pPr>
        <w:spacing w:before="0" w:after="0" w:line="240" w:lineRule="auto"/>
      </w:pPr>
      <w:r>
        <w:separator/>
      </w:r>
    </w:p>
  </w:footnote>
  <w:footnote w:type="continuationSeparator" w:id="0">
    <w:p w14:paraId="042A0E54" w14:textId="77777777" w:rsidR="008640E1" w:rsidRDefault="008640E1" w:rsidP="00AF234B">
      <w:pPr>
        <w:spacing w:before="0" w:after="0" w:line="240" w:lineRule="auto"/>
      </w:pPr>
      <w:r>
        <w:continuationSeparator/>
      </w:r>
    </w:p>
  </w:footnote>
  <w:footnote w:type="continuationNotice" w:id="1">
    <w:p w14:paraId="76E12CF6" w14:textId="77777777" w:rsidR="008640E1" w:rsidRDefault="008640E1">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64333E60" w14:textId="77777777" w:rsidR="008640E1" w:rsidRDefault="008640E1">
        <w:pPr>
          <w:pStyle w:val="Header"/>
          <w:jc w:val="center"/>
        </w:pPr>
        <w:r>
          <w:fldChar w:fldCharType="begin"/>
        </w:r>
        <w:r>
          <w:instrText xml:space="preserve"> PAGE   \* MERGEFORMAT </w:instrText>
        </w:r>
        <w:r>
          <w:fldChar w:fldCharType="separate"/>
        </w:r>
        <w:r w:rsidR="00C76ACD">
          <w:rPr>
            <w:noProof/>
            <w:rtl/>
          </w:rPr>
          <w:t>42</w:t>
        </w:r>
        <w:r>
          <w:rPr>
            <w:noProof/>
          </w:rPr>
          <w:fldChar w:fldCharType="end"/>
        </w:r>
      </w:p>
    </w:sdtContent>
  </w:sdt>
  <w:p w14:paraId="1CECE290" w14:textId="77777777" w:rsidR="008640E1" w:rsidRDefault="008640E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4">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7">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1">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2">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3">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6">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5"/>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0"/>
  </w:num>
  <w:num w:numId="14">
    <w:abstractNumId w:val="5"/>
  </w:num>
  <w:num w:numId="15">
    <w:abstractNumId w:val="13"/>
  </w:num>
  <w:num w:numId="16">
    <w:abstractNumId w:val="16"/>
  </w:num>
  <w:num w:numId="17">
    <w:abstractNumId w:val="1"/>
  </w:num>
  <w:num w:numId="18">
    <w:abstractNumId w:val="4"/>
  </w:num>
  <w:num w:numId="19">
    <w:abstractNumId w:val="7"/>
  </w:num>
  <w:num w:numId="20">
    <w:abstractNumId w:val="6"/>
  </w:num>
  <w:num w:numId="21">
    <w:abstractNumId w:val="10"/>
  </w:num>
  <w:num w:numId="22">
    <w:abstractNumId w:val="9"/>
  </w:num>
  <w:num w:numId="23">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trackRevisions/>
  <w:documentProtection w:edit="trackedChanges" w:enforcement="0"/>
  <w:defaultTabStop w:val="720"/>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687"/>
    <w:rsid w:val="00016CF0"/>
    <w:rsid w:val="000645F8"/>
    <w:rsid w:val="00073A8D"/>
    <w:rsid w:val="000B4F06"/>
    <w:rsid w:val="000D1F3D"/>
    <w:rsid w:val="000D6671"/>
    <w:rsid w:val="000E67B8"/>
    <w:rsid w:val="00101CB5"/>
    <w:rsid w:val="00124F1F"/>
    <w:rsid w:val="00134C85"/>
    <w:rsid w:val="001551B5"/>
    <w:rsid w:val="001632B2"/>
    <w:rsid w:val="00166C84"/>
    <w:rsid w:val="00170ACE"/>
    <w:rsid w:val="001A0C3C"/>
    <w:rsid w:val="001A69D5"/>
    <w:rsid w:val="001C356E"/>
    <w:rsid w:val="001F3ACA"/>
    <w:rsid w:val="001F4C64"/>
    <w:rsid w:val="00214ACF"/>
    <w:rsid w:val="00227EBF"/>
    <w:rsid w:val="00231CEF"/>
    <w:rsid w:val="00255ACD"/>
    <w:rsid w:val="00263199"/>
    <w:rsid w:val="0027248C"/>
    <w:rsid w:val="002D7834"/>
    <w:rsid w:val="00316CA9"/>
    <w:rsid w:val="00385D12"/>
    <w:rsid w:val="003A4904"/>
    <w:rsid w:val="003E2132"/>
    <w:rsid w:val="003F2F80"/>
    <w:rsid w:val="004103D1"/>
    <w:rsid w:val="0043488B"/>
    <w:rsid w:val="00446416"/>
    <w:rsid w:val="00472A4B"/>
    <w:rsid w:val="004B4030"/>
    <w:rsid w:val="004E078C"/>
    <w:rsid w:val="004E215F"/>
    <w:rsid w:val="00537497"/>
    <w:rsid w:val="00544429"/>
    <w:rsid w:val="00552E11"/>
    <w:rsid w:val="00561888"/>
    <w:rsid w:val="0056366A"/>
    <w:rsid w:val="00564715"/>
    <w:rsid w:val="0059525F"/>
    <w:rsid w:val="005A6344"/>
    <w:rsid w:val="005B0177"/>
    <w:rsid w:val="005C5A8D"/>
    <w:rsid w:val="005F7680"/>
    <w:rsid w:val="00640557"/>
    <w:rsid w:val="00646233"/>
    <w:rsid w:val="0065056B"/>
    <w:rsid w:val="00672C76"/>
    <w:rsid w:val="006905F7"/>
    <w:rsid w:val="006B0246"/>
    <w:rsid w:val="006D2AA2"/>
    <w:rsid w:val="006D4ED5"/>
    <w:rsid w:val="006F07FB"/>
    <w:rsid w:val="00700E29"/>
    <w:rsid w:val="00703F1F"/>
    <w:rsid w:val="0072103C"/>
    <w:rsid w:val="00727B7A"/>
    <w:rsid w:val="00757D18"/>
    <w:rsid w:val="007B1B1C"/>
    <w:rsid w:val="007E5EEA"/>
    <w:rsid w:val="007F5A7C"/>
    <w:rsid w:val="00817C5E"/>
    <w:rsid w:val="00844490"/>
    <w:rsid w:val="008524DD"/>
    <w:rsid w:val="008640E1"/>
    <w:rsid w:val="008955F4"/>
    <w:rsid w:val="0089718B"/>
    <w:rsid w:val="008A3C10"/>
    <w:rsid w:val="008A4C15"/>
    <w:rsid w:val="008C3CCA"/>
    <w:rsid w:val="008C64C6"/>
    <w:rsid w:val="008D7965"/>
    <w:rsid w:val="008E08C4"/>
    <w:rsid w:val="008F5534"/>
    <w:rsid w:val="009047F2"/>
    <w:rsid w:val="009130F0"/>
    <w:rsid w:val="00917BA7"/>
    <w:rsid w:val="00942177"/>
    <w:rsid w:val="00950169"/>
    <w:rsid w:val="009A29EA"/>
    <w:rsid w:val="009A76AA"/>
    <w:rsid w:val="009D06C3"/>
    <w:rsid w:val="009E0EE6"/>
    <w:rsid w:val="00A10190"/>
    <w:rsid w:val="00A27297"/>
    <w:rsid w:val="00A74C89"/>
    <w:rsid w:val="00A77D72"/>
    <w:rsid w:val="00AD36C1"/>
    <w:rsid w:val="00AF234B"/>
    <w:rsid w:val="00B003AC"/>
    <w:rsid w:val="00B12868"/>
    <w:rsid w:val="00B1421E"/>
    <w:rsid w:val="00B213F4"/>
    <w:rsid w:val="00B27B4C"/>
    <w:rsid w:val="00B4502A"/>
    <w:rsid w:val="00BA25BE"/>
    <w:rsid w:val="00BB267C"/>
    <w:rsid w:val="00BC719C"/>
    <w:rsid w:val="00BD40B3"/>
    <w:rsid w:val="00BD794C"/>
    <w:rsid w:val="00BE17B4"/>
    <w:rsid w:val="00C04A72"/>
    <w:rsid w:val="00C22AB1"/>
    <w:rsid w:val="00C63015"/>
    <w:rsid w:val="00C76ACD"/>
    <w:rsid w:val="00C93F30"/>
    <w:rsid w:val="00D11F27"/>
    <w:rsid w:val="00D3056F"/>
    <w:rsid w:val="00D50E2D"/>
    <w:rsid w:val="00D65B92"/>
    <w:rsid w:val="00D93809"/>
    <w:rsid w:val="00D97438"/>
    <w:rsid w:val="00DA0366"/>
    <w:rsid w:val="00DA4F89"/>
    <w:rsid w:val="00DD3642"/>
    <w:rsid w:val="00DD3BC6"/>
    <w:rsid w:val="00DD691B"/>
    <w:rsid w:val="00DE7868"/>
    <w:rsid w:val="00E071C7"/>
    <w:rsid w:val="00E319B9"/>
    <w:rsid w:val="00E424FF"/>
    <w:rsid w:val="00E60442"/>
    <w:rsid w:val="00E61967"/>
    <w:rsid w:val="00E679C7"/>
    <w:rsid w:val="00E95AE9"/>
    <w:rsid w:val="00EC37B6"/>
    <w:rsid w:val="00ED6C9C"/>
    <w:rsid w:val="00EE48BB"/>
    <w:rsid w:val="00EF442B"/>
    <w:rsid w:val="00F1104F"/>
    <w:rsid w:val="00F24F9E"/>
    <w:rsid w:val="00F319D3"/>
    <w:rsid w:val="00F3375F"/>
    <w:rsid w:val="00F40E6F"/>
    <w:rsid w:val="00F43DDB"/>
    <w:rsid w:val="00F44A53"/>
    <w:rsid w:val="00F55DF8"/>
    <w:rsid w:val="00F670F3"/>
    <w:rsid w:val="00F82703"/>
    <w:rsid w:val="00F9528C"/>
    <w:rsid w:val="00FA37BA"/>
    <w:rsid w:val="00FC616E"/>
    <w:rsid w:val="00FE53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779B4A6F"/>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B27B4C"/>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B27B4C"/>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B27B4C"/>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B27B4C"/>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B27B4C"/>
    <w:rPr>
      <w:rFonts w:ascii="Times New Roman" w:eastAsia="Times New Roman" w:hAnsi="Times New Roman" w:cs="David"/>
      <w:b/>
      <w:bCs/>
      <w:i/>
      <w:iCs/>
      <w:sz w:val="26"/>
      <w:szCs w:val="26"/>
      <w:lang w:eastAsia="he-IL"/>
    </w:rPr>
  </w:style>
  <w:style w:type="numbering" w:customStyle="1" w:styleId="NoList1">
    <w:name w:val="No List1"/>
    <w:next w:val="NoList"/>
    <w:semiHidden/>
    <w:rsid w:val="00B27B4C"/>
  </w:style>
  <w:style w:type="paragraph" w:customStyle="1" w:styleId="Heading11">
    <w:name w:val="Heading 11"/>
    <w:basedOn w:val="Normal"/>
    <w:next w:val="Normal"/>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B27B4C"/>
    <w:rPr>
      <w:rFonts w:ascii="Times New Roman" w:eastAsia="Times New Roman" w:hAnsi="Times New Roman" w:cs="David"/>
      <w:sz w:val="20"/>
      <w:szCs w:val="24"/>
      <w:lang w:eastAsia="he-IL"/>
    </w:rPr>
  </w:style>
  <w:style w:type="paragraph" w:styleId="Title">
    <w:name w:val="Title"/>
    <w:basedOn w:val="Normal"/>
    <w:link w:val="TitleChar"/>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BlockText">
    <w:name w:val="Block Text"/>
    <w:basedOn w:val="Normal"/>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B27B4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B27B4C"/>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B27B4C"/>
    <w:rPr>
      <w:rFonts w:ascii="Tahoma" w:eastAsia="Times New Roman" w:hAnsi="Tahoma" w:cs="Tahoma"/>
      <w:sz w:val="16"/>
      <w:szCs w:val="16"/>
      <w:lang w:eastAsia="he-IL"/>
    </w:rPr>
  </w:style>
  <w:style w:type="paragraph" w:customStyle="1" w:styleId="a">
    <w:name w:val="סגנון"/>
    <w:basedOn w:val="Normal"/>
    <w:next w:val="BlockText"/>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B27B4C"/>
    <w:rPr>
      <w:rFonts w:cs="Times New Roman"/>
    </w:rPr>
  </w:style>
  <w:style w:type="paragraph" w:styleId="DocumentMap">
    <w:name w:val="Document Map"/>
    <w:basedOn w:val="Normal"/>
    <w:link w:val="DocumentMapChar"/>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B27B4C"/>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B27B4C"/>
    <w:pPr>
      <w:tabs>
        <w:tab w:val="left" w:pos="2880"/>
        <w:tab w:val="left" w:pos="5220"/>
        <w:tab w:val="left" w:pos="7740"/>
      </w:tabs>
      <w:ind w:left="360"/>
    </w:pPr>
    <w:rPr>
      <w:sz w:val="22"/>
      <w:szCs w:val="22"/>
    </w:rPr>
  </w:style>
  <w:style w:type="paragraph" w:customStyle="1" w:styleId="10">
    <w:name w:val="חתימה קו 1 נקודות"/>
    <w:basedOn w:val="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NoSpacing">
    <w:name w:val="No Spacing"/>
    <w:uiPriority w:val="1"/>
    <w:qFormat/>
    <w:rsid w:val="00EE48BB"/>
    <w:pPr>
      <w:bidi/>
      <w:spacing w:beforeAutospacing="1" w:after="0" w:afterAutospacing="1" w:line="240" w:lineRule="auto"/>
    </w:pPr>
  </w:style>
  <w:style w:type="paragraph" w:customStyle="1" w:styleId="a2">
    <w:name w:val="שדות בטופס"/>
    <w:basedOn w:val="Normal"/>
    <w:qFormat/>
    <w:rsid w:val="00EE48BB"/>
    <w:pPr>
      <w:spacing w:line="360" w:lineRule="auto"/>
    </w:pPr>
    <w:rPr>
      <w:rFonts w:ascii="Times New Roman" w:eastAsia="Times New Roman" w:hAnsi="Times New Roman" w:cs="David"/>
      <w:color w:val="00B0F0"/>
      <w:sz w:val="24"/>
      <w:szCs w:val="24"/>
    </w:rPr>
  </w:style>
  <w:style w:type="paragraph" w:styleId="ListParagraph">
    <w:name w:val="List Paragraph"/>
    <w:basedOn w:val="Normal"/>
    <w:uiPriority w:val="34"/>
    <w:qFormat/>
    <w:rsid w:val="00BB267C"/>
    <w:pPr>
      <w:ind w:left="720"/>
      <w:contextualSpacing/>
    </w:pPr>
  </w:style>
  <w:style w:type="paragraph" w:customStyle="1" w:styleId="AutoFields">
    <w:name w:val="AutoFields"/>
    <w:basedOn w:val="Footer"/>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F40E6F"/>
    <w:rPr>
      <w:rFonts w:ascii="David" w:hAnsi="David" w:cs="David"/>
      <w:color w:val="0070C0"/>
      <w:sz w:val="20"/>
      <w:szCs w:val="24"/>
    </w:rPr>
  </w:style>
  <w:style w:type="table" w:customStyle="1" w:styleId="11">
    <w:name w:val="רשת טבלה1"/>
    <w:basedOn w:val="TableNormal"/>
    <w:next w:val="TableGrid"/>
    <w:rsid w:val="00F952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3">
    <w:name w:val="היסט_כפול"/>
    <w:basedOn w:val="Normal"/>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8BEC85241D046D68AC5F22A80C30D74"/>
        <w:category>
          <w:name w:val="General"/>
          <w:gallery w:val="placeholder"/>
        </w:category>
        <w:types>
          <w:type w:val="bbPlcHdr"/>
        </w:types>
        <w:behaviors>
          <w:behavior w:val="content"/>
        </w:behaviors>
        <w:guid w:val="{C13D2235-5C33-4E42-8BAD-1AF9FC8C0A49}"/>
      </w:docPartPr>
      <w:docPartBody>
        <w:p w:rsidR="0049047A" w:rsidRDefault="0049047A">
          <w:r w:rsidRPr="003059F5">
            <w:rPr>
              <w:rStyle w:val="PlaceholderText"/>
              <w:rtl/>
            </w:rPr>
            <w:t>[תאריך חתימת חוזה]</w:t>
          </w:r>
        </w:p>
      </w:docPartBody>
    </w:docPart>
    <w:docPart>
      <w:docPartPr>
        <w:name w:val="109F14DBB3B44212801A6E51997517F2"/>
        <w:category>
          <w:name w:val="General"/>
          <w:gallery w:val="placeholder"/>
        </w:category>
        <w:types>
          <w:type w:val="bbPlcHdr"/>
        </w:types>
        <w:behaviors>
          <w:behavior w:val="content"/>
        </w:behaviors>
        <w:guid w:val="{CD7F43C7-59FD-467F-AE04-1DFE5E760B28}"/>
      </w:docPartPr>
      <w:docPartBody>
        <w:p w:rsidR="0049047A" w:rsidRDefault="0049047A">
          <w:r w:rsidRPr="003059F5">
            <w:rPr>
              <w:rStyle w:val="PlaceholderText"/>
              <w:rtl/>
            </w:rPr>
            <w:t>[צד א בחוזה]</w:t>
          </w:r>
        </w:p>
      </w:docPartBody>
    </w:docPart>
    <w:docPart>
      <w:docPartPr>
        <w:name w:val="A1D15F8229F941CD88B646931195E710"/>
        <w:category>
          <w:name w:val="General"/>
          <w:gallery w:val="placeholder"/>
        </w:category>
        <w:types>
          <w:type w:val="bbPlcHdr"/>
        </w:types>
        <w:behaviors>
          <w:behavior w:val="content"/>
        </w:behaviors>
        <w:guid w:val="{5D2AA389-6854-4B18-A928-D29D6F106EE0}"/>
      </w:docPartPr>
      <w:docPartBody>
        <w:p w:rsidR="0049047A" w:rsidRDefault="0049047A">
          <w:r w:rsidRPr="003059F5">
            <w:rPr>
              <w:rStyle w:val="PlaceholderText"/>
              <w:rtl/>
            </w:rPr>
            <w:t>[רשות מקומית]</w:t>
          </w:r>
        </w:p>
      </w:docPartBody>
    </w:docPart>
    <w:docPart>
      <w:docPartPr>
        <w:name w:val="26130E4A6DC94EA4B056645049B740DD"/>
        <w:category>
          <w:name w:val="General"/>
          <w:gallery w:val="placeholder"/>
        </w:category>
        <w:types>
          <w:type w:val="bbPlcHdr"/>
        </w:types>
        <w:behaviors>
          <w:behavior w:val="content"/>
        </w:behaviors>
        <w:guid w:val="{82159C42-1B29-4D96-A052-5AB5715F73A3}"/>
      </w:docPartPr>
      <w:docPartBody>
        <w:p w:rsidR="0049047A" w:rsidRDefault="0049047A">
          <w:r w:rsidRPr="003059F5">
            <w:rPr>
              <w:rStyle w:val="PlaceholderText"/>
              <w:rtl/>
            </w:rPr>
            <w:t>[שם אתר]</w:t>
          </w:r>
        </w:p>
      </w:docPartBody>
    </w:docPart>
    <w:docPart>
      <w:docPartPr>
        <w:name w:val="F0731A71C4744B16BD7C9987A39D4664"/>
        <w:category>
          <w:name w:val="General"/>
          <w:gallery w:val="placeholder"/>
        </w:category>
        <w:types>
          <w:type w:val="bbPlcHdr"/>
        </w:types>
        <w:behaviors>
          <w:behavior w:val="content"/>
        </w:behaviors>
        <w:guid w:val="{710F6BDD-B1C8-4E1D-9EA1-8B607B6CA2E4}"/>
      </w:docPartPr>
      <w:docPartBody>
        <w:p w:rsidR="0049047A" w:rsidRDefault="0049047A">
          <w:r w:rsidRPr="003059F5">
            <w:rPr>
              <w:rStyle w:val="PlaceholderText"/>
              <w:rtl/>
            </w:rPr>
            <w:t>[שם הפרויקט]</w:t>
          </w:r>
        </w:p>
      </w:docPartBody>
    </w:docPart>
    <w:docPart>
      <w:docPartPr>
        <w:name w:val="296E865EE77147C4BA74D4CE619574A8"/>
        <w:category>
          <w:name w:val="General"/>
          <w:gallery w:val="placeholder"/>
        </w:category>
        <w:types>
          <w:type w:val="bbPlcHdr"/>
        </w:types>
        <w:behaviors>
          <w:behavior w:val="content"/>
        </w:behaviors>
        <w:guid w:val="{D4DB92BB-FD22-454C-BD90-8E360A3A6B36}"/>
      </w:docPartPr>
      <w:docPartBody>
        <w:p w:rsidR="0049047A" w:rsidRDefault="0049047A">
          <w:r w:rsidRPr="003059F5">
            <w:rPr>
              <w:rStyle w:val="PlaceholderText"/>
              <w:rtl/>
            </w:rPr>
            <w:t>[שדה נוסף 2]</w:t>
          </w:r>
        </w:p>
      </w:docPartBody>
    </w:docPart>
    <w:docPart>
      <w:docPartPr>
        <w:name w:val="313F342F79844164B1A3501EDBEA0026"/>
        <w:category>
          <w:name w:val="General"/>
          <w:gallery w:val="placeholder"/>
        </w:category>
        <w:types>
          <w:type w:val="bbPlcHdr"/>
        </w:types>
        <w:behaviors>
          <w:behavior w:val="content"/>
        </w:behaviors>
        <w:guid w:val="{972A3FB7-C1C9-482A-9099-6808AD4BB7A0}"/>
      </w:docPartPr>
      <w:docPartBody>
        <w:p w:rsidR="0049047A" w:rsidRDefault="0049047A">
          <w:r w:rsidRPr="003059F5">
            <w:rPr>
              <w:rStyle w:val="PlaceholderText"/>
              <w:rtl/>
            </w:rPr>
            <w:t>[שדה נוסף 1]</w:t>
          </w:r>
        </w:p>
      </w:docPartBody>
    </w:docPart>
    <w:docPart>
      <w:docPartPr>
        <w:name w:val="95C93B48CC5B45CCACBA59012D87AE6A"/>
        <w:category>
          <w:name w:val="General"/>
          <w:gallery w:val="placeholder"/>
        </w:category>
        <w:types>
          <w:type w:val="bbPlcHdr"/>
        </w:types>
        <w:behaviors>
          <w:behavior w:val="content"/>
        </w:behaviors>
        <w:guid w:val="{F3480671-C9E0-4C86-A9A2-A6E40F5CFA4A}"/>
      </w:docPartPr>
      <w:docPartBody>
        <w:p w:rsidR="0049047A" w:rsidRDefault="0049047A">
          <w:r w:rsidRPr="003059F5">
            <w:rPr>
              <w:rStyle w:val="PlaceholderText"/>
              <w:rtl/>
            </w:rPr>
            <w:t>[רשות מקומית]</w:t>
          </w:r>
        </w:p>
      </w:docPartBody>
    </w:docPart>
    <w:docPart>
      <w:docPartPr>
        <w:name w:val="93CE99CBAC854665A75B70EC36575189"/>
        <w:category>
          <w:name w:val="General"/>
          <w:gallery w:val="placeholder"/>
        </w:category>
        <w:types>
          <w:type w:val="bbPlcHdr"/>
        </w:types>
        <w:behaviors>
          <w:behavior w:val="content"/>
        </w:behaviors>
        <w:guid w:val="{56E813B0-CA3B-4F05-94E8-5E2E5F22B751}"/>
      </w:docPartPr>
      <w:docPartBody>
        <w:p w:rsidR="0049047A" w:rsidRDefault="0049047A">
          <w:r w:rsidRPr="003059F5">
            <w:rPr>
              <w:rStyle w:val="PlaceholderText"/>
              <w:rtl/>
            </w:rPr>
            <w:t>[שדה נוסף 3]</w:t>
          </w:r>
        </w:p>
      </w:docPartBody>
    </w:docPart>
    <w:docPart>
      <w:docPartPr>
        <w:name w:val="EEFCE66230024F7DAA23C511166D5191"/>
        <w:category>
          <w:name w:val="General"/>
          <w:gallery w:val="placeholder"/>
        </w:category>
        <w:types>
          <w:type w:val="bbPlcHdr"/>
        </w:types>
        <w:behaviors>
          <w:behavior w:val="content"/>
        </w:behaviors>
        <w:guid w:val="{F327CC40-C3AD-440B-98D8-889404E95B24}"/>
      </w:docPartPr>
      <w:docPartBody>
        <w:p w:rsidR="0049047A" w:rsidRDefault="0049047A">
          <w:r w:rsidRPr="003059F5">
            <w:rPr>
              <w:rStyle w:val="PlaceholderText"/>
              <w:rtl/>
            </w:rPr>
            <w:t>[שדה נוסף 4]</w:t>
          </w:r>
        </w:p>
      </w:docPartBody>
    </w:docPart>
    <w:docPart>
      <w:docPartPr>
        <w:name w:val="E14FF866FEC34005B418B62EABC22F51"/>
        <w:category>
          <w:name w:val="General"/>
          <w:gallery w:val="placeholder"/>
        </w:category>
        <w:types>
          <w:type w:val="bbPlcHdr"/>
        </w:types>
        <w:behaviors>
          <w:behavior w:val="content"/>
        </w:behaviors>
        <w:guid w:val="{053BDF43-2DDB-472F-A64B-342B7F2CA6B0}"/>
      </w:docPartPr>
      <w:docPartBody>
        <w:p w:rsidR="0049047A" w:rsidRDefault="0049047A">
          <w:r w:rsidRPr="003059F5">
            <w:rPr>
              <w:rStyle w:val="PlaceholderText"/>
              <w:rtl/>
            </w:rPr>
            <w:t>[שדה נוסף 5]</w:t>
          </w:r>
        </w:p>
      </w:docPartBody>
    </w:docPart>
    <w:docPart>
      <w:docPartPr>
        <w:name w:val="40F9A29635924AB1A307CD0CF28963EB"/>
        <w:category>
          <w:name w:val="General"/>
          <w:gallery w:val="placeholder"/>
        </w:category>
        <w:types>
          <w:type w:val="bbPlcHdr"/>
        </w:types>
        <w:behaviors>
          <w:behavior w:val="content"/>
        </w:behaviors>
        <w:guid w:val="{B0098B42-E1DF-4AAF-8F15-08870E2ACBB9}"/>
      </w:docPartPr>
      <w:docPartBody>
        <w:p w:rsidR="0049047A" w:rsidRDefault="0049047A">
          <w:r w:rsidRPr="003059F5">
            <w:rPr>
              <w:rStyle w:val="PlaceholderText"/>
              <w:rtl/>
            </w:rPr>
            <w:t>[שדה נוסף 6]</w:t>
          </w:r>
        </w:p>
      </w:docPartBody>
    </w:docPart>
    <w:docPart>
      <w:docPartPr>
        <w:name w:val="F37BF645784A4FBB8CB2604D72F44CE4"/>
        <w:category>
          <w:name w:val="General"/>
          <w:gallery w:val="placeholder"/>
        </w:category>
        <w:types>
          <w:type w:val="bbPlcHdr"/>
        </w:types>
        <w:behaviors>
          <w:behavior w:val="content"/>
        </w:behaviors>
        <w:guid w:val="{AAC73BBC-2852-4B97-8EA2-407207669E03}"/>
      </w:docPartPr>
      <w:docPartBody>
        <w:p w:rsidR="0049047A" w:rsidRDefault="0049047A">
          <w:r w:rsidRPr="003059F5">
            <w:rPr>
              <w:rStyle w:val="PlaceholderText"/>
              <w:rtl/>
            </w:rPr>
            <w:t>[מדד בסיס]</w:t>
          </w:r>
        </w:p>
      </w:docPartBody>
    </w:docPart>
    <w:docPart>
      <w:docPartPr>
        <w:name w:val="44C123D9408C400DADA79C21767B1758"/>
        <w:category>
          <w:name w:val="General"/>
          <w:gallery w:val="placeholder"/>
        </w:category>
        <w:types>
          <w:type w:val="bbPlcHdr"/>
        </w:types>
        <w:behaviors>
          <w:behavior w:val="content"/>
        </w:behaviors>
        <w:guid w:val="{9C934EEE-3F05-4543-AB57-6E124C08058B}"/>
      </w:docPartPr>
      <w:docPartBody>
        <w:p w:rsidR="0049047A" w:rsidRDefault="0049047A">
          <w:r w:rsidRPr="003059F5">
            <w:rPr>
              <w:rStyle w:val="PlaceholderText"/>
              <w:rtl/>
            </w:rPr>
            <w:t>[נקודות מדד]</w:t>
          </w:r>
        </w:p>
      </w:docPartBody>
    </w:docPart>
    <w:docPart>
      <w:docPartPr>
        <w:name w:val="6B199B9AAEAF477195FF18AFA2F15663"/>
        <w:category>
          <w:name w:val="General"/>
          <w:gallery w:val="placeholder"/>
        </w:category>
        <w:types>
          <w:type w:val="bbPlcHdr"/>
        </w:types>
        <w:behaviors>
          <w:behavior w:val="content"/>
        </w:behaviors>
        <w:guid w:val="{60C9BAA5-A08C-4DFB-A6D0-2DEFBDE8A145}"/>
      </w:docPartPr>
      <w:docPartBody>
        <w:p w:rsidR="0049047A" w:rsidRDefault="0049047A">
          <w:r w:rsidRPr="003059F5">
            <w:rPr>
              <w:rStyle w:val="PlaceholderText"/>
              <w:rtl/>
            </w:rPr>
            <w:t>[תאריך חתימת חוזה]</w:t>
          </w:r>
        </w:p>
      </w:docPartBody>
    </w:docPart>
    <w:docPart>
      <w:docPartPr>
        <w:name w:val="A8E939AA715F4A88B51F450C0FA71061"/>
        <w:category>
          <w:name w:val="General"/>
          <w:gallery w:val="placeholder"/>
        </w:category>
        <w:types>
          <w:type w:val="bbPlcHdr"/>
        </w:types>
        <w:behaviors>
          <w:behavior w:val="content"/>
        </w:behaviors>
        <w:guid w:val="{693923E0-C162-4E09-A645-DAB6292DE8F4}"/>
      </w:docPartPr>
      <w:docPartBody>
        <w:p w:rsidR="0049047A" w:rsidRDefault="0049047A">
          <w:r w:rsidRPr="003059F5">
            <w:rPr>
              <w:rStyle w:val="PlaceholderText"/>
              <w:rtl/>
            </w:rPr>
            <w:t>[שם ספק]</w:t>
          </w:r>
        </w:p>
      </w:docPartBody>
    </w:docPart>
    <w:docPart>
      <w:docPartPr>
        <w:name w:val="232DB535FCD646F881DB7DF30D1C1570"/>
        <w:category>
          <w:name w:val="General"/>
          <w:gallery w:val="placeholder"/>
        </w:category>
        <w:types>
          <w:type w:val="bbPlcHdr"/>
        </w:types>
        <w:behaviors>
          <w:behavior w:val="content"/>
        </w:behaviors>
        <w:guid w:val="{753B81F4-A444-4DF7-809B-9DED51AE26AF}"/>
      </w:docPartPr>
      <w:docPartBody>
        <w:p w:rsidR="0049047A" w:rsidRDefault="0049047A">
          <w:r w:rsidRPr="003059F5">
            <w:rPr>
              <w:rStyle w:val="PlaceholderText"/>
              <w:rtl/>
            </w:rPr>
            <w:t>[שם ספק]</w:t>
          </w:r>
        </w:p>
      </w:docPartBody>
    </w:docPart>
    <w:docPart>
      <w:docPartPr>
        <w:name w:val="D957E5EA60764A62B05C37BC96DAF1FE"/>
        <w:category>
          <w:name w:val="General"/>
          <w:gallery w:val="placeholder"/>
        </w:category>
        <w:types>
          <w:type w:val="bbPlcHdr"/>
        </w:types>
        <w:behaviors>
          <w:behavior w:val="content"/>
        </w:behaviors>
        <w:guid w:val="{12CB6675-7655-429E-A8DE-A26DF32CE4AB}"/>
      </w:docPartPr>
      <w:docPartBody>
        <w:p w:rsidR="0049047A" w:rsidRDefault="0049047A">
          <w:r w:rsidRPr="003059F5">
            <w:rPr>
              <w:rStyle w:val="PlaceholderText"/>
              <w:rtl/>
            </w:rPr>
            <w:t>[שם ספק]</w:t>
          </w:r>
        </w:p>
      </w:docPartBody>
    </w:docPart>
    <w:docPart>
      <w:docPartPr>
        <w:name w:val="D3B76E8AF18B4CEB9E0F10485BC65AA7"/>
        <w:category>
          <w:name w:val="General"/>
          <w:gallery w:val="placeholder"/>
        </w:category>
        <w:types>
          <w:type w:val="bbPlcHdr"/>
        </w:types>
        <w:behaviors>
          <w:behavior w:val="content"/>
        </w:behaviors>
        <w:guid w:val="{F558256F-4DF6-40A7-8CA8-05ECF9D8C141}"/>
      </w:docPartPr>
      <w:docPartBody>
        <w:p w:rsidR="00A4673E" w:rsidRDefault="0049047A">
          <w:r w:rsidRPr="003059F5">
            <w:rPr>
              <w:rStyle w:val="PlaceholderText"/>
              <w:rtl/>
            </w:rPr>
            <w:t>[שם ספק]</w:t>
          </w:r>
        </w:p>
      </w:docPartBody>
    </w:docPart>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PlaceholderText"/>
              <w:rtl/>
            </w:rPr>
            <w:t>[תבנית חוזה]</w:t>
          </w:r>
        </w:p>
      </w:docPartBody>
    </w:docPart>
    <w:docPart>
      <w:docPartPr>
        <w:name w:val="93A29CBF09264146A742663AD690F144"/>
        <w:category>
          <w:name w:val="General"/>
          <w:gallery w:val="placeholder"/>
        </w:category>
        <w:types>
          <w:type w:val="bbPlcHdr"/>
        </w:types>
        <w:behaviors>
          <w:behavior w:val="content"/>
        </w:behaviors>
        <w:guid w:val="{8D4FB124-CA64-495B-9E09-B024A85D0B76}"/>
      </w:docPartPr>
      <w:docPartBody>
        <w:p w:rsidR="00A4673E" w:rsidRDefault="0049047A">
          <w:r w:rsidRPr="003059F5">
            <w:rPr>
              <w:rStyle w:val="PlaceholderText"/>
              <w:rtl/>
            </w:rPr>
            <w:t>[שם ספק]</w:t>
          </w:r>
        </w:p>
      </w:docPartBody>
    </w:docPart>
    <w:docPart>
      <w:docPartPr>
        <w:name w:val="476E03A35A694B298F896315E279F82D"/>
        <w:category>
          <w:name w:val="General"/>
          <w:gallery w:val="placeholder"/>
        </w:category>
        <w:types>
          <w:type w:val="bbPlcHdr"/>
        </w:types>
        <w:behaviors>
          <w:behavior w:val="content"/>
        </w:behaviors>
        <w:guid w:val="{CC0E7FC2-1BD2-417D-B0AE-A4DE2758DD3C}"/>
      </w:docPartPr>
      <w:docPartBody>
        <w:p w:rsidR="00A4673E" w:rsidRDefault="0049047A">
          <w:r w:rsidRPr="003059F5">
            <w:rPr>
              <w:rStyle w:val="PlaceholderText"/>
              <w:rtl/>
            </w:rPr>
            <w:t>[שם ספק]</w:t>
          </w:r>
        </w:p>
      </w:docPartBody>
    </w:docPart>
    <w:docPart>
      <w:docPartPr>
        <w:name w:val="AC51339740184AB2BB02125B33078D4D"/>
        <w:category>
          <w:name w:val="General"/>
          <w:gallery w:val="placeholder"/>
        </w:category>
        <w:types>
          <w:type w:val="bbPlcHdr"/>
        </w:types>
        <w:behaviors>
          <w:behavior w:val="content"/>
        </w:behaviors>
        <w:guid w:val="{7E0457F2-3E3B-4881-A034-513CFE4FFB04}"/>
      </w:docPartPr>
      <w:docPartBody>
        <w:p w:rsidR="00A4673E" w:rsidRDefault="0049047A">
          <w:r w:rsidRPr="003059F5">
            <w:rPr>
              <w:rStyle w:val="PlaceholderText"/>
              <w:rtl/>
            </w:rPr>
            <w:t>[שם ספק]</w:t>
          </w:r>
        </w:p>
      </w:docPartBody>
    </w:docPart>
    <w:docPart>
      <w:docPartPr>
        <w:name w:val="D400DE39EDDE43CB987761D6F5E71BC5"/>
        <w:category>
          <w:name w:val="General"/>
          <w:gallery w:val="placeholder"/>
        </w:category>
        <w:types>
          <w:type w:val="bbPlcHdr"/>
        </w:types>
        <w:behaviors>
          <w:behavior w:val="content"/>
        </w:behaviors>
        <w:guid w:val="{D70F150C-5AB4-4186-B394-10CEA624A440}"/>
      </w:docPartPr>
      <w:docPartBody>
        <w:p w:rsidR="00A4673E" w:rsidRDefault="0049047A">
          <w:r w:rsidRPr="003059F5">
            <w:rPr>
              <w:rStyle w:val="PlaceholderText"/>
              <w:rtl/>
            </w:rPr>
            <w:t>[שם אתר]</w:t>
          </w:r>
        </w:p>
      </w:docPartBody>
    </w:docPart>
    <w:docPart>
      <w:docPartPr>
        <w:name w:val="B149FF165530461888E0EC1321C17958"/>
        <w:category>
          <w:name w:val="General"/>
          <w:gallery w:val="placeholder"/>
        </w:category>
        <w:types>
          <w:type w:val="bbPlcHdr"/>
        </w:types>
        <w:behaviors>
          <w:behavior w:val="content"/>
        </w:behaviors>
        <w:guid w:val="{699A0387-D71D-49CD-91BE-D031ABB05929}"/>
      </w:docPartPr>
      <w:docPartBody>
        <w:p w:rsidR="00A4673E" w:rsidRDefault="0049047A">
          <w:r w:rsidRPr="003059F5">
            <w:rPr>
              <w:rStyle w:val="PlaceholderText"/>
              <w:rtl/>
            </w:rPr>
            <w:t>[תיאור עבודה]</w:t>
          </w:r>
        </w:p>
      </w:docPartBody>
    </w:docPart>
    <w:docPart>
      <w:docPartPr>
        <w:name w:val="65A74010F7104A0984D8C575BFC48545"/>
        <w:category>
          <w:name w:val="General"/>
          <w:gallery w:val="placeholder"/>
        </w:category>
        <w:types>
          <w:type w:val="bbPlcHdr"/>
        </w:types>
        <w:behaviors>
          <w:behavior w:val="content"/>
        </w:behaviors>
        <w:guid w:val="{AEA9E532-A105-437C-9834-B79052EDC109}"/>
      </w:docPartPr>
      <w:docPartBody>
        <w:p w:rsidR="00A4673E" w:rsidRDefault="0049047A">
          <w:r w:rsidRPr="003059F5">
            <w:rPr>
              <w:rStyle w:val="PlaceholderText"/>
              <w:rtl/>
            </w:rPr>
            <w:t>[שם אתר]</w:t>
          </w:r>
        </w:p>
      </w:docPartBody>
    </w:docPart>
    <w:docPart>
      <w:docPartPr>
        <w:name w:val="BCA6261C4E1148E2A0219DE413711CCA"/>
        <w:category>
          <w:name w:val="General"/>
          <w:gallery w:val="placeholder"/>
        </w:category>
        <w:types>
          <w:type w:val="bbPlcHdr"/>
        </w:types>
        <w:behaviors>
          <w:behavior w:val="content"/>
        </w:behaviors>
        <w:guid w:val="{BF4A9701-D7E6-47A5-BD24-BD1785BA1818}"/>
      </w:docPartPr>
      <w:docPartBody>
        <w:p w:rsidR="00A4673E" w:rsidRDefault="0049047A">
          <w:r w:rsidRPr="003059F5">
            <w:rPr>
              <w:rStyle w:val="PlaceholderText"/>
              <w:rtl/>
            </w:rPr>
            <w:t>[תאריך חתימת חוזה]</w:t>
          </w:r>
        </w:p>
      </w:docPartBody>
    </w:docPart>
    <w:docPart>
      <w:docPartPr>
        <w:name w:val="8A1FF8E09B7C4E439BA2096A006BCA97"/>
        <w:category>
          <w:name w:val="General"/>
          <w:gallery w:val="placeholder"/>
        </w:category>
        <w:types>
          <w:type w:val="bbPlcHdr"/>
        </w:types>
        <w:behaviors>
          <w:behavior w:val="content"/>
        </w:behaviors>
        <w:guid w:val="{F38D60C5-CC71-47BB-AC25-819CE7F010C3}"/>
      </w:docPartPr>
      <w:docPartBody>
        <w:p w:rsidR="0044451B" w:rsidRDefault="00A4673E">
          <w:r w:rsidRPr="00064388">
            <w:rPr>
              <w:rStyle w:val="PlaceholderText"/>
              <w:rtl/>
            </w:rPr>
            <w:t>[סוג מדד כותרת]</w:t>
          </w:r>
        </w:p>
      </w:docPartBody>
    </w:docPart>
    <w:docPart>
      <w:docPartPr>
        <w:name w:val="7E88FD9D4A894B78AE2B3CA0B0E37420"/>
        <w:category>
          <w:name w:val="General"/>
          <w:gallery w:val="placeholder"/>
        </w:category>
        <w:types>
          <w:type w:val="bbPlcHdr"/>
        </w:types>
        <w:behaviors>
          <w:behavior w:val="content"/>
        </w:behaviors>
        <w:guid w:val="{ACEA3EBA-DB99-4218-8091-D54D4BCD1F06}"/>
      </w:docPartPr>
      <w:docPartBody>
        <w:p w:rsidR="00CC6362" w:rsidRDefault="00000574">
          <w:r w:rsidRPr="00033B28">
            <w:rPr>
              <w:rStyle w:val="PlaceholderText"/>
              <w:rtl/>
            </w:rPr>
            <w:t>[מדד בגין/ידוע - כותרת]</w:t>
          </w:r>
        </w:p>
      </w:docPartBody>
    </w:docPart>
    <w:docPart>
      <w:docPartPr>
        <w:name w:val="FD5E2FB11E27461699B18A2C3AD332C7"/>
        <w:category>
          <w:name w:val="כללי"/>
          <w:gallery w:val="placeholder"/>
        </w:category>
        <w:types>
          <w:type w:val="bbPlcHdr"/>
        </w:types>
        <w:behaviors>
          <w:behavior w:val="content"/>
        </w:behaviors>
        <w:guid w:val="{345D58EB-D17F-4929-8BD0-E816308C9BB8}"/>
      </w:docPartPr>
      <w:docPartBody>
        <w:p w:rsidR="003759F5" w:rsidRDefault="00476685">
          <w:r w:rsidRPr="00F11BAF">
            <w:rPr>
              <w:rStyle w:val="PlaceholderText"/>
              <w:rtl/>
            </w:rPr>
            <w:t>[שם הפרויקט]</w:t>
          </w:r>
        </w:p>
      </w:docPartBody>
    </w:docPart>
    <w:docPart>
      <w:docPartPr>
        <w:name w:val="4E69DE22633C49118C6503665113EF1C"/>
        <w:category>
          <w:name w:val="כללי"/>
          <w:gallery w:val="placeholder"/>
        </w:category>
        <w:types>
          <w:type w:val="bbPlcHdr"/>
        </w:types>
        <w:behaviors>
          <w:behavior w:val="content"/>
        </w:behaviors>
        <w:guid w:val="{FCED6A54-8D6A-4BD4-B826-05B43816A9FA}"/>
      </w:docPartPr>
      <w:docPartBody>
        <w:p w:rsidR="003759F5" w:rsidRDefault="00476685">
          <w:r w:rsidRPr="00F11BAF">
            <w:rPr>
              <w:rStyle w:val="PlaceholderText"/>
              <w:rtl/>
            </w:rPr>
            <w:t>[שם אתר]</w:t>
          </w:r>
        </w:p>
      </w:docPartBody>
    </w:docPart>
    <w:docPart>
      <w:docPartPr>
        <w:name w:val="5B75EA75CC0D41979BD0B3DA82FFA0AB"/>
        <w:category>
          <w:name w:val="כללי"/>
          <w:gallery w:val="placeholder"/>
        </w:category>
        <w:types>
          <w:type w:val="bbPlcHdr"/>
        </w:types>
        <w:behaviors>
          <w:behavior w:val="content"/>
        </w:behaviors>
        <w:guid w:val="{BD6047CC-8538-4F1F-BB83-A7B1D8A45148}"/>
      </w:docPartPr>
      <w:docPartBody>
        <w:p w:rsidR="00D87396" w:rsidRDefault="00844630">
          <w:r w:rsidRPr="00EA1993">
            <w:rPr>
              <w:rStyle w:val="PlaceholderText"/>
              <w:rtl/>
            </w:rPr>
            <w:t>[צדדים נוספים]</w:t>
          </w:r>
        </w:p>
      </w:docPartBody>
    </w:docPart>
    <w:docPart>
      <w:docPartPr>
        <w:name w:val="74EA4B607C334C5498F79EC332EFD466"/>
        <w:category>
          <w:name w:val="כללי"/>
          <w:gallery w:val="placeholder"/>
        </w:category>
        <w:types>
          <w:type w:val="bbPlcHdr"/>
        </w:types>
        <w:behaviors>
          <w:behavior w:val="content"/>
        </w:behaviors>
        <w:guid w:val="{1A49077D-149E-416B-8BEC-4E0A45F5FA80}"/>
      </w:docPartPr>
      <w:docPartBody>
        <w:p w:rsidR="00D87396" w:rsidRDefault="00D87396">
          <w:r w:rsidRPr="00F936C8">
            <w:rPr>
              <w:rStyle w:val="PlaceholderText"/>
              <w:rtl/>
            </w:rPr>
            <w:t>[צד א בחוזה]</w:t>
          </w:r>
        </w:p>
      </w:docPartBody>
    </w:docPart>
    <w:docPart>
      <w:docPartPr>
        <w:name w:val="86707356FC1A42B4A77D39E880FAA457"/>
        <w:category>
          <w:name w:val="כללי"/>
          <w:gallery w:val="placeholder"/>
        </w:category>
        <w:types>
          <w:type w:val="bbPlcHdr"/>
        </w:types>
        <w:behaviors>
          <w:behavior w:val="content"/>
        </w:behaviors>
        <w:guid w:val="{11BC4AD9-8FEA-4588-814F-CC334743BB15}"/>
      </w:docPartPr>
      <w:docPartBody>
        <w:p w:rsidR="00C53130" w:rsidRDefault="0089490C" w:rsidP="0089490C">
          <w:pPr>
            <w:pStyle w:val="86707356FC1A42B4A77D39E880FAA457"/>
          </w:pPr>
          <w:r w:rsidRPr="003059F5">
            <w:rPr>
              <w:rStyle w:val="PlaceholderText"/>
              <w:rtl/>
            </w:rPr>
            <w:t>[אחוז השתתפות צד א]</w:t>
          </w:r>
        </w:p>
      </w:docPartBody>
    </w:docPart>
    <w:docPart>
      <w:docPartPr>
        <w:name w:val="DBE3F295C3FA447DB88EEEEA6FB0D06C"/>
        <w:category>
          <w:name w:val="כללי"/>
          <w:gallery w:val="placeholder"/>
        </w:category>
        <w:types>
          <w:type w:val="bbPlcHdr"/>
        </w:types>
        <w:behaviors>
          <w:behavior w:val="content"/>
        </w:behaviors>
        <w:guid w:val="{091AB409-818B-455A-88FC-C9E6E006D426}"/>
      </w:docPartPr>
      <w:docPartBody>
        <w:p w:rsidR="00032041" w:rsidRDefault="00CB2CB9">
          <w:r w:rsidRPr="008D1105">
            <w:rPr>
              <w:rStyle w:val="PlaceholderText"/>
              <w:rtl/>
            </w:rPr>
            <w:t>[תיאור עבודה]</w:t>
          </w:r>
        </w:p>
      </w:docPartBody>
    </w:docPart>
    <w:docPart>
      <w:docPartPr>
        <w:name w:val="C65DCC83E13F4573B6731C2E6D81047F"/>
        <w:category>
          <w:name w:val="כללי"/>
          <w:gallery w:val="placeholder"/>
        </w:category>
        <w:types>
          <w:type w:val="bbPlcHdr"/>
        </w:types>
        <w:behaviors>
          <w:behavior w:val="content"/>
        </w:behaviors>
        <w:guid w:val="{39C7F1F1-D06D-4CE8-BBA9-7E00E667814F}"/>
      </w:docPartPr>
      <w:docPartBody>
        <w:p w:rsidR="00254DFB" w:rsidRDefault="00254DFB">
          <w:r w:rsidRPr="00EA366E">
            <w:rPr>
              <w:rStyle w:val="PlaceholderText"/>
              <w:rtl/>
            </w:rPr>
            <w:t>[תאריך חתימת חוזה]</w:t>
          </w:r>
        </w:p>
      </w:docPartBody>
    </w:docPart>
    <w:docPart>
      <w:docPartPr>
        <w:name w:val="C48A7EE2680C43A2B9A9AD5B64D5CF9D"/>
        <w:category>
          <w:name w:val="כללי"/>
          <w:gallery w:val="placeholder"/>
        </w:category>
        <w:types>
          <w:type w:val="bbPlcHdr"/>
        </w:types>
        <w:behaviors>
          <w:behavior w:val="content"/>
        </w:behaviors>
        <w:guid w:val="{6E832E44-1F8C-428C-B33A-B2A315BD558F}"/>
      </w:docPartPr>
      <w:docPartBody>
        <w:p w:rsidR="00A168C1" w:rsidRDefault="00A168C1">
          <w:r w:rsidRPr="009D00D7">
            <w:rPr>
              <w:rStyle w:val="PlaceholderText"/>
              <w:rtl/>
            </w:rPr>
            <w:t>[שם הפרויקט]</w:t>
          </w:r>
        </w:p>
      </w:docPartBody>
    </w:docPart>
    <w:docPart>
      <w:docPartPr>
        <w:name w:val="207E4EA177C449D6B8D2DAA1AA0F0FF6"/>
        <w:category>
          <w:name w:val="כללי"/>
          <w:gallery w:val="placeholder"/>
        </w:category>
        <w:types>
          <w:type w:val="bbPlcHdr"/>
        </w:types>
        <w:behaviors>
          <w:behavior w:val="content"/>
        </w:behaviors>
        <w:guid w:val="{97287291-6261-4052-A03F-FEC6D1298052}"/>
      </w:docPartPr>
      <w:docPartBody>
        <w:p w:rsidR="00261AE3" w:rsidRDefault="00EC6A11">
          <w:r w:rsidRPr="00C5438E">
            <w:rPr>
              <w:rStyle w:val="PlaceholderText"/>
              <w:rtl/>
            </w:rPr>
            <w:t>[צד א בחוזה]</w:t>
          </w:r>
        </w:p>
      </w:docPartBody>
    </w:docPart>
    <w:docPart>
      <w:docPartPr>
        <w:name w:val="9135925F52F94233967D84746B7B4DE7"/>
        <w:category>
          <w:name w:val="כללי"/>
          <w:gallery w:val="placeholder"/>
        </w:category>
        <w:types>
          <w:type w:val="bbPlcHdr"/>
        </w:types>
        <w:behaviors>
          <w:behavior w:val="content"/>
        </w:behaviors>
        <w:guid w:val="{258E09CD-9CB9-4FB0-B124-1563F96BE993}"/>
      </w:docPartPr>
      <w:docPartBody>
        <w:p w:rsidR="00A73F6A" w:rsidRDefault="00A73F6A">
          <w:r w:rsidRPr="0027244C">
            <w:rPr>
              <w:rStyle w:val="PlaceholderText"/>
              <w:rtl/>
            </w:rPr>
            <w:t>[צד א בחוזה]</w:t>
          </w:r>
        </w:p>
      </w:docPartBody>
    </w:docPart>
    <w:docPart>
      <w:docPartPr>
        <w:name w:val="20C7025B2A8A4E6C8DA601183F1F75B2"/>
        <w:category>
          <w:name w:val="כללי"/>
          <w:gallery w:val="placeholder"/>
        </w:category>
        <w:types>
          <w:type w:val="bbPlcHdr"/>
        </w:types>
        <w:behaviors>
          <w:behavior w:val="content"/>
        </w:behaviors>
        <w:guid w:val="{E5074913-367B-4945-82D8-AC38CCD5B41A}"/>
      </w:docPartPr>
      <w:docPartBody>
        <w:p w:rsidR="00A73F6A" w:rsidRDefault="00A73F6A" w:rsidP="00A73F6A">
          <w:pPr>
            <w:pStyle w:val="20C7025B2A8A4E6C8DA601183F1F75B2"/>
          </w:pPr>
          <w:r w:rsidRPr="00C5438E">
            <w:rPr>
              <w:rStyle w:val="PlaceholderText"/>
              <w:rtl/>
            </w:rPr>
            <w:t>[צד א בחוזה]</w:t>
          </w:r>
        </w:p>
      </w:docPartBody>
    </w:docPart>
    <w:docPart>
      <w:docPartPr>
        <w:name w:val="95A2ED703C9A4C16A1C1D9BA7E9347A2"/>
        <w:category>
          <w:name w:val="כללי"/>
          <w:gallery w:val="placeholder"/>
        </w:category>
        <w:types>
          <w:type w:val="bbPlcHdr"/>
        </w:types>
        <w:behaviors>
          <w:behavior w:val="content"/>
        </w:behaviors>
        <w:guid w:val="{89D5C1E2-17A8-412D-9B0F-A64520CE546F}"/>
      </w:docPartPr>
      <w:docPartBody>
        <w:p w:rsidR="0058523B" w:rsidRDefault="0058523B">
          <w:r w:rsidRPr="009C4355">
            <w:rPr>
              <w:rStyle w:val="PlaceholderText"/>
              <w:rtl/>
            </w:rPr>
            <w:t>[שם ספק]</w:t>
          </w:r>
        </w:p>
      </w:docPartBody>
    </w:docPart>
    <w:docPart>
      <w:docPartPr>
        <w:name w:val="1EA00FA77BAF481D916A7AC1214B6C87"/>
        <w:category>
          <w:name w:val="כללי"/>
          <w:gallery w:val="placeholder"/>
        </w:category>
        <w:types>
          <w:type w:val="bbPlcHdr"/>
        </w:types>
        <w:behaviors>
          <w:behavior w:val="content"/>
        </w:behaviors>
        <w:guid w:val="{E48D1F47-3694-4AF6-9612-22F4B22583F8}"/>
      </w:docPartPr>
      <w:docPartBody>
        <w:p w:rsidR="00995DE3" w:rsidRDefault="0058523B" w:rsidP="0058523B">
          <w:pPr>
            <w:pStyle w:val="1EA00FA77BAF481D916A7AC1214B6C87"/>
          </w:pPr>
          <w:r w:rsidRPr="003E6FC4">
            <w:rPr>
              <w:rStyle w:val="PlaceholderText"/>
              <w:rtl/>
            </w:rPr>
            <w:t>[שם צד א]</w:t>
          </w:r>
        </w:p>
      </w:docPartBody>
    </w:docPart>
    <w:docPart>
      <w:docPartPr>
        <w:name w:val="47AE1B7D36614706AD77066DE4DA194C"/>
        <w:category>
          <w:name w:val="כללי"/>
          <w:gallery w:val="placeholder"/>
        </w:category>
        <w:types>
          <w:type w:val="bbPlcHdr"/>
        </w:types>
        <w:behaviors>
          <w:behavior w:val="content"/>
        </w:behaviors>
        <w:guid w:val="{46CD9F8C-3822-46BB-A11D-1430700AFE2D}"/>
      </w:docPartPr>
      <w:docPartBody>
        <w:p w:rsidR="00995DE3" w:rsidRDefault="0058523B" w:rsidP="0058523B">
          <w:pPr>
            <w:pStyle w:val="47AE1B7D36614706AD77066DE4DA194C"/>
          </w:pPr>
          <w:r w:rsidRPr="009C4355">
            <w:rPr>
              <w:rStyle w:val="PlaceholderText"/>
              <w:rtl/>
            </w:rPr>
            <w:t>[שם ספק]</w:t>
          </w:r>
        </w:p>
      </w:docPartBody>
    </w:docPart>
    <w:docPart>
      <w:docPartPr>
        <w:name w:val="ED93D50223E34302B9DBEC4B5E6A0198"/>
        <w:category>
          <w:name w:val="כללי"/>
          <w:gallery w:val="placeholder"/>
        </w:category>
        <w:types>
          <w:type w:val="bbPlcHdr"/>
        </w:types>
        <w:behaviors>
          <w:behavior w:val="content"/>
        </w:behaviors>
        <w:guid w:val="{66F3B030-61D3-4B93-A113-7B9626C1CC78}"/>
      </w:docPartPr>
      <w:docPartBody>
        <w:p w:rsidR="00995DE3" w:rsidRDefault="0058523B" w:rsidP="0058523B">
          <w:pPr>
            <w:pStyle w:val="ED93D50223E34302B9DBEC4B5E6A0198"/>
          </w:pPr>
          <w:r w:rsidRPr="009C4355">
            <w:rPr>
              <w:rStyle w:val="PlaceholderText"/>
              <w:rtl/>
            </w:rPr>
            <w:t>[שם ספק]</w:t>
          </w:r>
        </w:p>
      </w:docPartBody>
    </w:docPart>
    <w:docPart>
      <w:docPartPr>
        <w:name w:val="280C7CCE32D94ADEB48C41A8EDCD07C1"/>
        <w:category>
          <w:name w:val="כללי"/>
          <w:gallery w:val="placeholder"/>
        </w:category>
        <w:types>
          <w:type w:val="bbPlcHdr"/>
        </w:types>
        <w:behaviors>
          <w:behavior w:val="content"/>
        </w:behaviors>
        <w:guid w:val="{E3D54711-A0AB-40EE-AC2A-C1AF5B6CF2BB}"/>
      </w:docPartPr>
      <w:docPartBody>
        <w:p w:rsidR="00995DE3" w:rsidRDefault="0058523B" w:rsidP="0058523B">
          <w:pPr>
            <w:pStyle w:val="280C7CCE32D94ADEB48C41A8EDCD07C1"/>
          </w:pPr>
          <w:r w:rsidRPr="009C4355">
            <w:rPr>
              <w:rStyle w:val="PlaceholderText"/>
              <w:rtl/>
            </w:rPr>
            <w:t>[שם ספק]</w:t>
          </w:r>
        </w:p>
      </w:docPartBody>
    </w:docPart>
    <w:docPart>
      <w:docPartPr>
        <w:name w:val="393ED5BB37DC441AB2DE608B7D28167F"/>
        <w:category>
          <w:name w:val="כללי"/>
          <w:gallery w:val="placeholder"/>
        </w:category>
        <w:types>
          <w:type w:val="bbPlcHdr"/>
        </w:types>
        <w:behaviors>
          <w:behavior w:val="content"/>
        </w:behaviors>
        <w:guid w:val="{6B936060-CAC1-40E8-8FE3-EAF2F26D3BE8}"/>
      </w:docPartPr>
      <w:docPartBody>
        <w:p w:rsidR="00995DE3" w:rsidRDefault="0058523B" w:rsidP="0058523B">
          <w:pPr>
            <w:pStyle w:val="393ED5BB37DC441AB2DE608B7D28167F"/>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0574"/>
    <w:rsid w:val="00032041"/>
    <w:rsid w:val="00254DFB"/>
    <w:rsid w:val="00261AE3"/>
    <w:rsid w:val="003759F5"/>
    <w:rsid w:val="0044451B"/>
    <w:rsid w:val="00471A04"/>
    <w:rsid w:val="00476685"/>
    <w:rsid w:val="0049047A"/>
    <w:rsid w:val="0058523B"/>
    <w:rsid w:val="005E5F85"/>
    <w:rsid w:val="006865A5"/>
    <w:rsid w:val="00844630"/>
    <w:rsid w:val="00844768"/>
    <w:rsid w:val="00892780"/>
    <w:rsid w:val="0089490C"/>
    <w:rsid w:val="008A34B4"/>
    <w:rsid w:val="00995DE3"/>
    <w:rsid w:val="00A168C1"/>
    <w:rsid w:val="00A3216F"/>
    <w:rsid w:val="00A4673E"/>
    <w:rsid w:val="00A73F6A"/>
    <w:rsid w:val="00C30E19"/>
    <w:rsid w:val="00C52A3A"/>
    <w:rsid w:val="00C53130"/>
    <w:rsid w:val="00C801CB"/>
    <w:rsid w:val="00CB2CB9"/>
    <w:rsid w:val="00CC6362"/>
    <w:rsid w:val="00CE4A0B"/>
    <w:rsid w:val="00D87396"/>
    <w:rsid w:val="00DD6DE3"/>
    <w:rsid w:val="00E4576F"/>
    <w:rsid w:val="00EC6A1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4576F"/>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CCC5EB0BBC854FCAABDABA0515EE56C0">
    <w:name w:val="CCC5EB0BBC854FCAABDABA0515EE56C0"/>
    <w:rsid w:val="00C801CB"/>
    <w:pPr>
      <w:bidi/>
    </w:pPr>
  </w:style>
  <w:style w:type="paragraph" w:customStyle="1" w:styleId="06F8F95D093841AE87792B945FFA60A4">
    <w:name w:val="06F8F95D093841AE87792B945FFA60A4"/>
    <w:rsid w:val="00C801CB"/>
    <w:pPr>
      <w:bidi/>
    </w:pPr>
  </w:style>
  <w:style w:type="paragraph" w:customStyle="1" w:styleId="159D4A388FE74092A8B1E2014B54745A">
    <w:name w:val="159D4A388FE74092A8B1E2014B54745A"/>
    <w:rsid w:val="00C801CB"/>
    <w:pPr>
      <w:bidi/>
    </w:pPr>
  </w:style>
  <w:style w:type="paragraph" w:customStyle="1" w:styleId="1297C6F03DDB4B32A4ECEB61B81BFF44">
    <w:name w:val="1297C6F03DDB4B32A4ECEB61B81BFF44"/>
    <w:rsid w:val="00C801CB"/>
    <w:pPr>
      <w:bidi/>
    </w:pPr>
  </w:style>
  <w:style w:type="paragraph" w:customStyle="1" w:styleId="372E64543FD6457C9511AD083EFEE55C">
    <w:name w:val="372E64543FD6457C9511AD083EFEE55C"/>
    <w:rsid w:val="00C801CB"/>
    <w:pPr>
      <w:bidi/>
    </w:pPr>
  </w:style>
  <w:style w:type="paragraph" w:customStyle="1" w:styleId="86707356FC1A42B4A77D39E880FAA457">
    <w:name w:val="86707356FC1A42B4A77D39E880FAA457"/>
    <w:rsid w:val="0089490C"/>
    <w:pPr>
      <w:bidi/>
    </w:pPr>
  </w:style>
  <w:style w:type="paragraph" w:customStyle="1" w:styleId="EBFC28161A2C4EA3906DBF946389479B">
    <w:name w:val="EBFC28161A2C4EA3906DBF946389479B"/>
    <w:rsid w:val="00254DFB"/>
    <w:pPr>
      <w:bidi/>
    </w:pPr>
  </w:style>
  <w:style w:type="paragraph" w:customStyle="1" w:styleId="5219E8EE6D7C4D1AA852D8AE074B90F1">
    <w:name w:val="5219E8EE6D7C4D1AA852D8AE074B90F1"/>
    <w:rsid w:val="00844768"/>
    <w:pPr>
      <w:bidi/>
    </w:pPr>
  </w:style>
  <w:style w:type="paragraph" w:customStyle="1" w:styleId="84CC985734184A8A9F4405A0BE91E0FC">
    <w:name w:val="84CC985734184A8A9F4405A0BE91E0FC"/>
    <w:rsid w:val="00844768"/>
    <w:pPr>
      <w:bidi/>
    </w:pPr>
  </w:style>
  <w:style w:type="paragraph" w:customStyle="1" w:styleId="5EA2FB1CA2164EC4B8A72836CB0DBEB0">
    <w:name w:val="5EA2FB1CA2164EC4B8A72836CB0DBEB0"/>
    <w:rsid w:val="00261AE3"/>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7D5C5996C98F458584D03B1A7909EACF">
    <w:name w:val="7D5C5996C98F458584D03B1A7909EACF"/>
    <w:rsid w:val="0058523B"/>
    <w:pPr>
      <w:bidi/>
    </w:pPr>
  </w:style>
  <w:style w:type="paragraph" w:customStyle="1" w:styleId="47AE1B7D36614706AD77066DE4DA194C">
    <w:name w:val="47AE1B7D36614706AD77066DE4DA194C"/>
    <w:rsid w:val="0058523B"/>
    <w:pPr>
      <w:bidi/>
    </w:pPr>
  </w:style>
  <w:style w:type="paragraph" w:customStyle="1" w:styleId="ED93D50223E34302B9DBEC4B5E6A0198">
    <w:name w:val="ED93D50223E34302B9DBEC4B5E6A0198"/>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 w:type="paragraph" w:customStyle="1" w:styleId="626507B9600641C4863CB5D8DA54400C">
    <w:name w:val="626507B9600641C4863CB5D8DA54400C"/>
    <w:rsid w:val="00E4576F"/>
    <w:pPr>
      <w:bidi/>
    </w:pPr>
  </w:style>
  <w:style w:type="paragraph" w:customStyle="1" w:styleId="FD342E92C4064249A3D027D25A85D6D3">
    <w:name w:val="FD342E92C4064249A3D027D25A85D6D3"/>
    <w:rsid w:val="00E4576F"/>
    <w:pPr>
      <w:bidi/>
    </w:pPr>
  </w:style>
  <w:style w:type="paragraph" w:customStyle="1" w:styleId="01BF619633AD44F194E44D14CBE3648C">
    <w:name w:val="01BF619633AD44F194E44D14CBE3648C"/>
    <w:rsid w:val="00E4576F"/>
    <w:pPr>
      <w:bidi/>
    </w:pPr>
  </w:style>
  <w:style w:type="paragraph" w:customStyle="1" w:styleId="3CD78A7C5A454D28B66A0131480ABDEA">
    <w:name w:val="3CD78A7C5A454D28B66A0131480ABDEA"/>
    <w:rsid w:val="00E4576F"/>
    <w:pPr>
      <w:bidi/>
    </w:pPr>
  </w:style>
  <w:style w:type="paragraph" w:customStyle="1" w:styleId="55E071768A26431CBE5D955F38165420">
    <w:name w:val="55E071768A26431CBE5D955F38165420"/>
    <w:rsid w:val="00E4576F"/>
    <w:pPr>
      <w:bidi/>
    </w:pPr>
  </w:style>
  <w:style w:type="paragraph" w:customStyle="1" w:styleId="22869E7550424BB58F7B88688619DE91">
    <w:name w:val="22869E7550424BB58F7B88688619DE91"/>
    <w:rsid w:val="00E4576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1B431-4C44-44FF-923A-77CB3171DEAE}">
  <ds:schemaRefs>
    <ds:schemaRef ds:uri="http://schemas.microsoft.com/office/2006/metadata/customXsn"/>
  </ds:schemaRefs>
</ds:datastoreItem>
</file>

<file path=customXml/itemProps2.xml><?xml version="1.0" encoding="utf-8"?>
<ds:datastoreItem xmlns:ds="http://schemas.openxmlformats.org/officeDocument/2006/customXml" ds:itemID="{81709D4C-33DC-48CC-AC7E-130A245806EE}">
  <ds:schemaRefs>
    <ds:schemaRef ds:uri="http://schemas.microsoft.com/sharepoint/v3"/>
    <ds:schemaRef ds:uri="http://schemas.microsoft.com/office/infopath/2007/PartnerControls"/>
    <ds:schemaRef ds:uri="e82e0497-401b-493b-ab66-61f85c09ed30"/>
    <ds:schemaRef ds:uri="http://schemas.openxmlformats.org/package/2006/metadata/core-properties"/>
    <ds:schemaRef ds:uri="http://purl.org/dc/terms/"/>
    <ds:schemaRef ds:uri="http://purl.org/dc/elements/1.1/"/>
    <ds:schemaRef ds:uri="http://www.w3.org/XML/1998/namespace"/>
    <ds:schemaRef ds:uri="http://schemas.microsoft.com/office/2006/documentManagement/type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943FC76B-1F85-4C75-A695-4329608C05A6}"/>
</file>

<file path=customXml/itemProps4.xml><?xml version="1.0" encoding="utf-8"?>
<ds:datastoreItem xmlns:ds="http://schemas.openxmlformats.org/officeDocument/2006/customXml" ds:itemID="{A6543CB3-E199-4FDC-8AF1-6D74DDF150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B4948A00-5B41-4F00-9729-813F5910F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42</Pages>
  <Words>12024</Words>
  <Characters>60125</Characters>
  <Application>Microsoft Office Word</Application>
  <DocSecurity>0</DocSecurity>
  <Lines>501</Lines>
  <Paragraphs>144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72005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14</cp:revision>
  <cp:lastPrinted>2020-04-23T12:37:00Z</cp:lastPrinted>
  <dcterms:created xsi:type="dcterms:W3CDTF">2020-04-22T11:51:00Z</dcterms:created>
  <dcterms:modified xsi:type="dcterms:W3CDTF">2020-05-14T14:55:00Z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f46c7b04-4bb6-4a81-a5ff-696063ffddf5</vt:lpwstr>
  </property>
</Properties>
</file>