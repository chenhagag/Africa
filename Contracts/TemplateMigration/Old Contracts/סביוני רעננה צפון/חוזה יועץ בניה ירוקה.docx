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67887F0"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903C82C"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1230C7D"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8A2DC59"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AEBFA02"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19E2D0A2"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2D6A8948"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0206FA">
        <w:rPr>
          <w:rFonts w:ascii="Times New Roman" w:eastAsia="Times New Roman" w:hAnsi="Times New Roman" w:cs="David"/>
          <w:bCs/>
          <w:i/>
          <w:iCs/>
          <w:noProof/>
          <w:sz w:val="32"/>
          <w:szCs w:val="32"/>
        </w:rPr>
        <w:drawing>
          <wp:inline distT="0" distB="0" distL="0" distR="0" wp14:anchorId="4B978B8B" wp14:editId="0FD12F10">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6B214BFF"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776D625B"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A632C7A" w14:textId="77777777" w:rsidR="00C8505B" w:rsidRDefault="00C8505B"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9AE220F" w14:textId="77777777" w:rsidR="00C8505B" w:rsidRDefault="00C8505B"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85D55D7"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0206FA">
        <w:rPr>
          <w:rFonts w:ascii="Times New Roman" w:eastAsia="Times New Roman" w:hAnsi="Times New Roman" w:cs="David" w:hint="cs"/>
          <w:bCs/>
          <w:sz w:val="32"/>
          <w:szCs w:val="32"/>
          <w:u w:val="single"/>
          <w:rtl/>
          <w:lang w:eastAsia="he-IL"/>
        </w:rPr>
        <w:t>חוזה יועץ בניה ירוקה</w:t>
      </w:r>
    </w:p>
    <w:p w14:paraId="2FB30262"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16F2506"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FEC0C3B"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D9DFDFD" w14:textId="77777777" w:rsidR="00C8505B" w:rsidRPr="00C521D8" w:rsidRDefault="00C8505B" w:rsidP="00C8505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125ADFC" w14:textId="77777777" w:rsidR="00C8505B" w:rsidRPr="008E610C" w:rsidRDefault="00C8505B" w:rsidP="00C8505B">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sdt>
      <w:sdtPr>
        <w:rPr>
          <w:rFonts w:ascii="Times New Roman" w:eastAsia="Times New Roman" w:hAnsi="Times New Roman" w:cs="David"/>
          <w:bCs/>
          <w:color w:val="00B0F0"/>
          <w:sz w:val="24"/>
          <w:szCs w:val="24"/>
          <w:u w:val="single"/>
          <w:rtl/>
          <w:lang w:eastAsia="he-IL"/>
        </w:rPr>
        <w:alias w:val="שם הפרויקט"/>
        <w:tag w:val="cntProjectName"/>
        <w:id w:val="-191536093"/>
        <w:placeholder>
          <w:docPart w:val="54CE4BCAAE454EE89892F98A6DF38AE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4D908140" w14:textId="77777777" w:rsidR="00C8505B" w:rsidRPr="008E610C" w:rsidRDefault="00946186" w:rsidP="00C8505B">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ins w:id="0" w:author="גרמן קגנובסקי" w:date="2020-10-28T13:21:00Z">
            <w:r>
              <w:rPr>
                <w:rFonts w:ascii="Times New Roman" w:eastAsia="Times New Roman" w:hAnsi="Times New Roman" w:cs="David" w:hint="cs"/>
                <w:bCs/>
                <w:color w:val="00B0F0"/>
                <w:sz w:val="24"/>
                <w:szCs w:val="24"/>
                <w:u w:val="single"/>
                <w:rtl/>
                <w:lang w:eastAsia="he-IL"/>
              </w:rPr>
              <w:t>הקמה 150 יח''ד ומסחר על גבי החניון תת קרקעי</w:t>
            </w:r>
          </w:ins>
        </w:p>
      </w:sdtContent>
    </w:sdt>
    <w:p w14:paraId="3BBB52E3" w14:textId="77777777" w:rsidR="00C8505B" w:rsidRPr="008E610C" w:rsidRDefault="00C8505B" w:rsidP="00C8505B">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1C6791C1" w14:textId="77777777" w:rsidR="00C8505B" w:rsidRPr="008E610C" w:rsidRDefault="00C8505B" w:rsidP="00C8505B">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4C4F50EF" w14:textId="77777777" w:rsidR="00C8505B" w:rsidRPr="008E610C" w:rsidRDefault="00C8505B" w:rsidP="00C8505B">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sdt>
      <w:sdtPr>
        <w:rPr>
          <w:rFonts w:ascii="Times New Roman" w:eastAsia="Times New Roman" w:hAnsi="Times New Roman" w:cs="David"/>
          <w:bCs/>
          <w:color w:val="00B0F0"/>
          <w:sz w:val="24"/>
          <w:szCs w:val="24"/>
          <w:u w:val="single"/>
          <w:rtl/>
          <w:lang w:eastAsia="he-IL"/>
        </w:rPr>
        <w:alias w:val="שם אתר"/>
        <w:tag w:val="cntSite"/>
        <w:id w:val="-1700381503"/>
        <w:placeholder>
          <w:docPart w:val="4119A7120D0A469AB24BC492F9E736D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19E0C707" w14:textId="77777777" w:rsidR="00C8505B" w:rsidRPr="008E610C" w:rsidRDefault="009172B6" w:rsidP="00C8505B">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ins w:id="1" w:author="גרמן קגנובסקי" w:date="2020-10-28T12:53:00Z">
            <w:r>
              <w:rPr>
                <w:rFonts w:ascii="Times New Roman" w:eastAsia="Times New Roman" w:hAnsi="Times New Roman" w:cs="David" w:hint="cs"/>
                <w:bCs/>
                <w:color w:val="00B0F0"/>
                <w:sz w:val="24"/>
                <w:szCs w:val="24"/>
                <w:u w:val="single"/>
                <w:rtl/>
                <w:lang w:eastAsia="he-IL"/>
              </w:rPr>
              <w:t>סביוני רעננה צפון</w:t>
            </w:r>
          </w:ins>
        </w:p>
      </w:sdtContent>
    </w:sdt>
    <w:p w14:paraId="5F402817" w14:textId="77777777" w:rsidR="00C8505B" w:rsidRPr="008E610C" w:rsidRDefault="00C8505B" w:rsidP="00C8505B">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3B4EDE4F" w14:textId="77777777" w:rsidR="00C8505B" w:rsidRPr="00C521D8" w:rsidRDefault="00C8505B" w:rsidP="00C8505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BB36260"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BD1E960"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EF2BBF4"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1213C56"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31467AA"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0D9B5FC"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B273421"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A079693"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02880BC"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CDF8562"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60CFFAE"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BB99273"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9341042"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D607C95"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9983A59"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003101F"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08E3A0D" w14:textId="77777777" w:rsid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B55AE75" w14:textId="77777777" w:rsidR="002D6C1F" w:rsidRPr="000206FA" w:rsidRDefault="002D6C1F"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1129F03"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26B19AB"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1C49E51"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0206FA">
        <w:rPr>
          <w:rFonts w:ascii="Times New Roman" w:eastAsia="Times New Roman" w:hAnsi="Times New Roman" w:cs="David" w:hint="cs"/>
          <w:bCs/>
          <w:sz w:val="32"/>
          <w:szCs w:val="32"/>
          <w:u w:val="single"/>
          <w:rtl/>
          <w:lang w:eastAsia="he-IL"/>
        </w:rPr>
        <w:t>חוזה</w:t>
      </w:r>
      <w:r w:rsidR="00C8505B">
        <w:rPr>
          <w:rFonts w:ascii="Times New Roman" w:eastAsia="Times New Roman" w:hAnsi="Times New Roman" w:cs="David" w:hint="cs"/>
          <w:bCs/>
          <w:i/>
          <w:iCs/>
          <w:sz w:val="32"/>
          <w:szCs w:val="32"/>
          <w:u w:val="single"/>
          <w:rtl/>
          <w:lang w:eastAsia="he-IL"/>
        </w:rPr>
        <w:t xml:space="preserve"> </w:t>
      </w:r>
      <w:r w:rsidR="00442A61">
        <w:rPr>
          <w:rFonts w:ascii="Times New Roman" w:eastAsia="Times New Roman" w:hAnsi="Times New Roman" w:cs="David" w:hint="cs"/>
          <w:bCs/>
          <w:sz w:val="32"/>
          <w:szCs w:val="32"/>
          <w:u w:val="single"/>
          <w:rtl/>
          <w:lang w:eastAsia="he-IL"/>
        </w:rPr>
        <w:t xml:space="preserve">יועץ </w:t>
      </w:r>
      <w:r w:rsidR="00C8505B" w:rsidRPr="00C8505B">
        <w:rPr>
          <w:rFonts w:ascii="Times New Roman" w:eastAsia="Times New Roman" w:hAnsi="Times New Roman" w:cs="David" w:hint="cs"/>
          <w:bCs/>
          <w:sz w:val="32"/>
          <w:szCs w:val="32"/>
          <w:u w:val="single"/>
          <w:rtl/>
          <w:lang w:eastAsia="he-IL"/>
        </w:rPr>
        <w:t>בניה ירוקה</w:t>
      </w:r>
    </w:p>
    <w:p w14:paraId="1EFA8A88"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CA135B0" w14:textId="77777777" w:rsidR="000206FA" w:rsidRPr="000206FA" w:rsidRDefault="000206FA" w:rsidP="008771C2">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0206FA">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533406696"/>
          <w:placeholder>
            <w:docPart w:val="258662A0C68A4F8EB7E57EB74DB5DCD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Content>
          <w:r w:rsidR="000E2532" w:rsidRPr="00C8505B">
            <w:rPr>
              <w:rStyle w:val="AutoFieldChar"/>
              <w:color w:val="00B0F0"/>
              <w:rtl/>
            </w:rPr>
            <w:t>[תאריך חתימת חוזה]</w:t>
          </w:r>
        </w:sdtContent>
      </w:sdt>
    </w:p>
    <w:p w14:paraId="1F954FD8" w14:textId="77777777" w:rsidR="000206FA" w:rsidRPr="000206FA" w:rsidRDefault="000206FA" w:rsidP="000206FA">
      <w:pPr>
        <w:widowControl w:val="0"/>
        <w:spacing w:before="0" w:beforeAutospacing="0" w:after="0" w:afterAutospacing="0" w:line="240" w:lineRule="auto"/>
        <w:rPr>
          <w:rFonts w:ascii="Times New Roman" w:eastAsia="Times New Roman" w:hAnsi="Times New Roman" w:cs="Times New Roman"/>
          <w:sz w:val="20"/>
          <w:szCs w:val="20"/>
          <w:rtl/>
        </w:rPr>
      </w:pPr>
    </w:p>
    <w:p w14:paraId="3E24E012"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27B4DAC6"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039954D" w14:textId="77777777" w:rsidR="000206FA" w:rsidRPr="000206FA" w:rsidRDefault="000206FA" w:rsidP="000206FA">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0206FA">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800080"/>
          <w:sz w:val="24"/>
          <w:szCs w:val="24"/>
          <w:rtl/>
        </w:rPr>
        <w:alias w:val="צד א בחוזה"/>
        <w:tag w:val="cntTzadA"/>
        <w:id w:val="-557089643"/>
        <w:placeholder>
          <w:docPart w:val="6E59DC50D24543F9AD16B73B862D0E6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1C218DBB" w14:textId="77777777" w:rsidR="000206FA" w:rsidRPr="000206FA" w:rsidRDefault="00946186" w:rsidP="000206FA">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ins w:id="2" w:author="גרמן קגנובסקי" w:date="2020-10-28T13:15:00Z">
            <w:r>
              <w:rPr>
                <w:rFonts w:ascii="Times New Roman" w:eastAsia="Times New Roman" w:hAnsi="Times New Roman" w:cs="David" w:hint="cs"/>
                <w:color w:val="800080"/>
                <w:sz w:val="24"/>
                <w:szCs w:val="24"/>
                <w:rtl/>
              </w:rPr>
              <w:br/>
              <w:t>אפריקה ישראל מגורים בע"מ</w:t>
            </w:r>
            <w:r>
              <w:rPr>
                <w:rFonts w:ascii="Times New Roman" w:eastAsia="Times New Roman" w:hAnsi="Times New Roman" w:cs="David" w:hint="cs"/>
                <w:color w:val="800080"/>
                <w:sz w:val="24"/>
                <w:szCs w:val="24"/>
                <w:rtl/>
              </w:rPr>
              <w:br/>
              <w:t>יוני נתניהו 1 ג' אור יהודה</w:t>
            </w:r>
            <w:r>
              <w:rPr>
                <w:rFonts w:ascii="Times New Roman" w:eastAsia="Times New Roman" w:hAnsi="Times New Roman" w:cs="David" w:hint="cs"/>
                <w:color w:val="800080"/>
                <w:sz w:val="24"/>
                <w:szCs w:val="24"/>
                <w:rtl/>
              </w:rPr>
              <w:br/>
              <w:t>מ.ז 52-003476-0</w:t>
            </w:r>
            <w:r>
              <w:rPr>
                <w:rFonts w:ascii="Times New Roman" w:eastAsia="Times New Roman" w:hAnsi="Times New Roman" w:cs="David" w:hint="cs"/>
                <w:color w:val="800080"/>
                <w:sz w:val="24"/>
                <w:szCs w:val="24"/>
                <w:rtl/>
              </w:rPr>
              <w:br/>
            </w:r>
          </w:ins>
        </w:p>
      </w:sdtContent>
    </w:sdt>
    <w:p w14:paraId="4E4701D8" w14:textId="77777777" w:rsidR="000206FA" w:rsidRPr="000206FA" w:rsidRDefault="000206FA" w:rsidP="000206FA">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0206FA">
        <w:rPr>
          <w:rFonts w:ascii="Times New Roman" w:eastAsia="Times New Roman" w:hAnsi="Times New Roman" w:cs="David" w:hint="cs"/>
          <w:sz w:val="20"/>
          <w:szCs w:val="24"/>
          <w:rtl/>
          <w:lang w:eastAsia="he-IL"/>
        </w:rPr>
        <w:t>(להלן: "</w:t>
      </w:r>
      <w:r w:rsidRPr="000206FA">
        <w:rPr>
          <w:rFonts w:ascii="Times New Roman" w:eastAsia="Times New Roman" w:hAnsi="Times New Roman" w:cs="David" w:hint="cs"/>
          <w:b/>
          <w:bCs/>
          <w:sz w:val="20"/>
          <w:szCs w:val="24"/>
          <w:rtl/>
          <w:lang w:eastAsia="he-IL"/>
        </w:rPr>
        <w:t>המזמין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hint="cs"/>
          <w:bCs/>
          <w:sz w:val="20"/>
          <w:szCs w:val="24"/>
          <w:rtl/>
          <w:lang w:eastAsia="he-IL"/>
        </w:rPr>
        <w:t xml:space="preserve">       </w:t>
      </w:r>
    </w:p>
    <w:p w14:paraId="151E9D2E" w14:textId="77777777" w:rsidR="000206FA" w:rsidRPr="000206FA" w:rsidRDefault="000206FA" w:rsidP="000206FA">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0206FA">
        <w:rPr>
          <w:rFonts w:ascii="Times New Roman" w:eastAsia="Times New Roman" w:hAnsi="Times New Roman" w:cs="David" w:hint="cs"/>
          <w:bCs/>
          <w:sz w:val="20"/>
          <w:szCs w:val="24"/>
          <w:rtl/>
          <w:lang w:eastAsia="he-IL"/>
        </w:rPr>
        <w:t xml:space="preserve">         מצד אחד;</w:t>
      </w:r>
    </w:p>
    <w:p w14:paraId="52809BCB" w14:textId="77777777" w:rsidR="000206FA" w:rsidRPr="000206FA" w:rsidRDefault="000206FA" w:rsidP="000206FA">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2AE5896C" w14:textId="77777777" w:rsidR="000206FA" w:rsidRPr="000206FA" w:rsidRDefault="000206FA" w:rsidP="000206FA">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0206FA">
        <w:rPr>
          <w:rFonts w:ascii="Times New Roman" w:eastAsia="Times New Roman" w:hAnsi="Times New Roman" w:cs="David" w:hint="cs"/>
          <w:bCs/>
          <w:sz w:val="20"/>
          <w:szCs w:val="24"/>
          <w:rtl/>
          <w:lang w:eastAsia="he-IL"/>
        </w:rPr>
        <w:t>ל ב י ן</w:t>
      </w:r>
    </w:p>
    <w:p w14:paraId="42D5C36F"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056981899"/>
        <w:placeholder>
          <w:docPart w:val="EA272880C9ED4B57B35E658D3A2C26C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p w14:paraId="1DB752F1" w14:textId="77777777" w:rsidR="000206FA" w:rsidRPr="000206FA" w:rsidRDefault="00946186" w:rsidP="000206FA">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ins w:id="3" w:author="גרמן קגנובסקי" w:date="2020-10-28T13:15:00Z">
            <w:r>
              <w:rPr>
                <w:rFonts w:ascii="Times New Roman" w:eastAsia="Times New Roman" w:hAnsi="Times New Roman" w:cs="David" w:hint="cs"/>
                <w:color w:val="800080"/>
                <w:sz w:val="24"/>
                <w:szCs w:val="24"/>
                <w:rtl/>
              </w:rPr>
              <w:br/>
            </w:r>
            <w:r>
              <w:rPr>
                <w:rFonts w:ascii="Times New Roman" w:eastAsia="Times New Roman" w:hAnsi="Times New Roman" w:cs="David" w:hint="cs"/>
                <w:color w:val="800080"/>
                <w:sz w:val="24"/>
                <w:szCs w:val="24"/>
              </w:rPr>
              <w:t>ESD</w:t>
            </w:r>
            <w:r>
              <w:rPr>
                <w:rFonts w:ascii="Times New Roman" w:eastAsia="Times New Roman" w:hAnsi="Times New Roman" w:cs="David" w:hint="cs"/>
                <w:color w:val="800080"/>
                <w:sz w:val="24"/>
                <w:szCs w:val="24"/>
                <w:rtl/>
              </w:rPr>
              <w:t xml:space="preserve"> פיתוח סביבה וקיימות בע''מ</w:t>
            </w:r>
            <w:r>
              <w:rPr>
                <w:rFonts w:ascii="Times New Roman" w:eastAsia="Times New Roman" w:hAnsi="Times New Roman" w:cs="David" w:hint="cs"/>
                <w:color w:val="800080"/>
                <w:sz w:val="24"/>
                <w:szCs w:val="24"/>
                <w:rtl/>
              </w:rPr>
              <w:br/>
              <w:t>גיבורי ישראל 10א' ת.ד.8800 א.ת. דרומי( פולג) נתניה 42504</w:t>
            </w:r>
            <w:r>
              <w:rPr>
                <w:rFonts w:ascii="Times New Roman" w:eastAsia="Times New Roman" w:hAnsi="Times New Roman" w:cs="David" w:hint="cs"/>
                <w:color w:val="800080"/>
                <w:sz w:val="24"/>
                <w:szCs w:val="24"/>
                <w:rtl/>
              </w:rPr>
              <w:br/>
              <w:t>514424258</w:t>
            </w:r>
            <w:r>
              <w:rPr>
                <w:rFonts w:ascii="Times New Roman" w:eastAsia="Times New Roman" w:hAnsi="Times New Roman" w:cs="David" w:hint="cs"/>
                <w:color w:val="800080"/>
                <w:sz w:val="24"/>
                <w:szCs w:val="24"/>
                <w:rtl/>
              </w:rPr>
              <w:br/>
            </w:r>
          </w:ins>
        </w:p>
      </w:sdtContent>
    </w:sdt>
    <w:p w14:paraId="1CF5A452" w14:textId="77777777" w:rsidR="000206FA" w:rsidRPr="000206FA" w:rsidRDefault="000206FA" w:rsidP="000206FA">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0206FA">
        <w:rPr>
          <w:rFonts w:ascii="Times New Roman" w:eastAsia="Times New Roman" w:hAnsi="Times New Roman" w:cs="David" w:hint="cs"/>
          <w:sz w:val="20"/>
          <w:szCs w:val="24"/>
          <w:rtl/>
          <w:lang w:eastAsia="he-IL"/>
        </w:rPr>
        <w:t>(להלן: "</w:t>
      </w:r>
      <w:r w:rsidRPr="000206FA">
        <w:rPr>
          <w:rFonts w:ascii="Times New Roman" w:eastAsia="Times New Roman" w:hAnsi="Times New Roman" w:cs="David" w:hint="cs"/>
          <w:b/>
          <w:bCs/>
          <w:sz w:val="20"/>
          <w:szCs w:val="24"/>
          <w:rtl/>
          <w:lang w:eastAsia="he-IL"/>
        </w:rPr>
        <w:t>ה</w:t>
      </w:r>
      <w:r w:rsidR="00B17D15">
        <w:rPr>
          <w:rFonts w:ascii="Times New Roman" w:eastAsia="Times New Roman" w:hAnsi="Times New Roman" w:cs="David" w:hint="cs"/>
          <w:b/>
          <w:bCs/>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hint="cs"/>
          <w:bCs/>
          <w:sz w:val="20"/>
          <w:szCs w:val="24"/>
          <w:rtl/>
          <w:lang w:eastAsia="he-IL"/>
        </w:rPr>
        <w:t xml:space="preserve">  </w:t>
      </w:r>
    </w:p>
    <w:p w14:paraId="16AD9D2E" w14:textId="77777777" w:rsidR="000206FA" w:rsidRPr="000206FA" w:rsidRDefault="000206FA" w:rsidP="000206FA">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0206FA">
        <w:rPr>
          <w:rFonts w:ascii="Times New Roman" w:eastAsia="Times New Roman" w:hAnsi="Times New Roman" w:cs="David" w:hint="cs"/>
          <w:bCs/>
          <w:sz w:val="20"/>
          <w:szCs w:val="24"/>
          <w:rtl/>
          <w:lang w:eastAsia="he-IL"/>
        </w:rPr>
        <w:t xml:space="preserve">         מצד שני;</w:t>
      </w:r>
    </w:p>
    <w:p w14:paraId="1D73BAD1" w14:textId="77777777" w:rsidR="000206FA" w:rsidRPr="000206FA" w:rsidRDefault="000206FA" w:rsidP="000206FA">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7BD293E0" w14:textId="77777777" w:rsidR="000206FA" w:rsidRPr="000206FA" w:rsidRDefault="000206FA" w:rsidP="000206FA">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rtl/>
          <w:lang w:eastAsia="he-IL"/>
        </w:rPr>
        <w:t>והואיל:</w:t>
      </w:r>
      <w:r w:rsidRPr="000206FA">
        <w:rPr>
          <w:rFonts w:ascii="Times New Roman" w:eastAsia="Times New Roman" w:hAnsi="Times New Roman" w:cs="David"/>
          <w:bCs/>
          <w:sz w:val="20"/>
          <w:szCs w:val="24"/>
          <w:rtl/>
          <w:lang w:eastAsia="he-IL"/>
        </w:rPr>
        <w:tab/>
      </w:r>
      <w:r w:rsidRPr="000206FA">
        <w:rPr>
          <w:rFonts w:ascii="Times New Roman" w:eastAsia="Times New Roman" w:hAnsi="Times New Roman" w:cs="David"/>
          <w:sz w:val="20"/>
          <w:szCs w:val="24"/>
          <w:rtl/>
          <w:lang w:eastAsia="he-IL"/>
        </w:rPr>
        <w:t>וברצון המזמין למסור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את ביצוע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כמפורט להלן, כל זאת בתנאים המפורטים להלן בחוזה זה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הסכים לקבל על עצמו את העבודה הנ"ל;</w:t>
      </w:r>
    </w:p>
    <w:p w14:paraId="5880022B" w14:textId="77777777" w:rsidR="000206FA" w:rsidRPr="000206FA" w:rsidRDefault="000206FA" w:rsidP="000206FA">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0206FA">
        <w:rPr>
          <w:rFonts w:ascii="Times New Roman" w:eastAsia="Times New Roman" w:hAnsi="Times New Roman" w:cs="David"/>
          <w:bCs/>
          <w:sz w:val="20"/>
          <w:szCs w:val="24"/>
          <w:rtl/>
          <w:lang w:eastAsia="he-IL"/>
        </w:rPr>
        <w:t>לפיכך הותנה והוסכם בין הצדדים כדלקמן:</w:t>
      </w:r>
    </w:p>
    <w:p w14:paraId="41E006F5" w14:textId="77777777" w:rsidR="000206FA" w:rsidRPr="000206FA" w:rsidRDefault="000206FA" w:rsidP="000206FA">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u w:val="single"/>
          <w:rtl/>
          <w:lang w:eastAsia="he-IL"/>
        </w:rPr>
        <w:t>מבוא</w:t>
      </w:r>
    </w:p>
    <w:p w14:paraId="4A77CEF4" w14:textId="77777777" w:rsidR="000206FA" w:rsidRPr="000206FA" w:rsidRDefault="000206FA" w:rsidP="000206FA">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למונחים הבאים יהא הפרוש הנקוב בצידם דהיינו:</w:t>
      </w:r>
    </w:p>
    <w:p w14:paraId="714B3A55" w14:textId="77777777" w:rsidR="000206FA" w:rsidRPr="000206FA" w:rsidRDefault="000206FA" w:rsidP="000206FA">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6E09CAF5"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rtl/>
          <w:lang w:eastAsia="he-IL"/>
        </w:rPr>
        <w:t>"הפרויקט"</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 xml:space="preserve">כמוגדר בנספח </w:t>
      </w:r>
      <w:r w:rsidRPr="000206FA">
        <w:rPr>
          <w:rFonts w:ascii="Times New Roman" w:eastAsia="Times New Roman" w:hAnsi="Times New Roman" w:cs="David"/>
          <w:b/>
          <w:bCs/>
          <w:sz w:val="20"/>
          <w:szCs w:val="24"/>
          <w:rtl/>
          <w:lang w:eastAsia="he-IL"/>
        </w:rPr>
        <w:t>א'</w:t>
      </w:r>
      <w:r w:rsidRPr="000206FA">
        <w:rPr>
          <w:rFonts w:ascii="Times New Roman" w:eastAsia="Times New Roman" w:hAnsi="Times New Roman" w:cs="David"/>
          <w:sz w:val="20"/>
          <w:szCs w:val="24"/>
          <w:rtl/>
          <w:lang w:eastAsia="he-IL"/>
        </w:rPr>
        <w:t xml:space="preserve"> המצ"ב.</w:t>
      </w:r>
    </w:p>
    <w:p w14:paraId="08BC116B"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1F4E574"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rtl/>
          <w:lang w:eastAsia="he-IL"/>
        </w:rPr>
        <w:t xml:space="preserve">"התכנית" </w:t>
      </w:r>
      <w:r w:rsidRPr="000206FA">
        <w:rPr>
          <w:rFonts w:ascii="Times New Roman" w:eastAsia="Times New Roman" w:hAnsi="Times New Roman" w:cs="David"/>
          <w:sz w:val="20"/>
          <w:szCs w:val="24"/>
          <w:rtl/>
          <w:lang w:eastAsia="he-IL"/>
        </w:rPr>
        <w:t>/</w:t>
      </w:r>
    </w:p>
    <w:p w14:paraId="1B1353BB"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rtl/>
          <w:lang w:eastAsia="he-IL"/>
        </w:rPr>
        <w:t>"המקרקעין"</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t xml:space="preserve">כמוגדר בנספח </w:t>
      </w:r>
      <w:r w:rsidRPr="000206FA">
        <w:rPr>
          <w:rFonts w:ascii="Times New Roman" w:eastAsia="Times New Roman" w:hAnsi="Times New Roman" w:cs="David"/>
          <w:b/>
          <w:bCs/>
          <w:sz w:val="20"/>
          <w:szCs w:val="24"/>
          <w:rtl/>
          <w:lang w:eastAsia="he-IL"/>
        </w:rPr>
        <w:t>א'</w:t>
      </w:r>
      <w:r w:rsidRPr="000206FA">
        <w:rPr>
          <w:rFonts w:ascii="Times New Roman" w:eastAsia="Times New Roman" w:hAnsi="Times New Roman" w:cs="David"/>
          <w:sz w:val="20"/>
          <w:szCs w:val="24"/>
          <w:rtl/>
          <w:lang w:eastAsia="he-IL"/>
        </w:rPr>
        <w:t xml:space="preserve"> המצ"ב.</w:t>
      </w:r>
    </w:p>
    <w:p w14:paraId="4F7FF670"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B1E07CB" w14:textId="77777777" w:rsidR="000206FA" w:rsidRPr="000206FA" w:rsidRDefault="000206FA" w:rsidP="000206FA">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rtl/>
          <w:lang w:eastAsia="he-IL"/>
        </w:rPr>
        <w:t>"האתר"</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4A1DE02B"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72DC156" w14:textId="77777777" w:rsidR="000206FA" w:rsidRPr="000206FA" w:rsidRDefault="000206FA" w:rsidP="000206FA">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היועצים</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315EF9C7"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3A112BF" w14:textId="77777777" w:rsidR="000206FA" w:rsidRPr="000206FA" w:rsidRDefault="000206FA" w:rsidP="000206FA">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התכניות</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תוך כדי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0206FA">
        <w:rPr>
          <w:rFonts w:ascii="Times New Roman" w:eastAsia="Times New Roman" w:hAnsi="Times New Roman" w:cs="David"/>
          <w:b/>
          <w:bCs/>
          <w:sz w:val="20"/>
          <w:szCs w:val="24"/>
          <w:rtl/>
          <w:lang w:eastAsia="he-IL"/>
        </w:rPr>
        <w:t>ח'</w:t>
      </w:r>
      <w:r w:rsidRPr="000206FA">
        <w:rPr>
          <w:rFonts w:ascii="Times New Roman" w:eastAsia="Times New Roman" w:hAnsi="Times New Roman" w:cs="David"/>
          <w:sz w:val="20"/>
          <w:szCs w:val="24"/>
          <w:rtl/>
          <w:lang w:eastAsia="he-IL"/>
        </w:rPr>
        <w:t>. כל המסמכים שיערכו ע"י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כאמור יערכו בשפה העברית.</w:t>
      </w:r>
    </w:p>
    <w:p w14:paraId="7558FFDA"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25C3F8F"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שירותי</w:t>
      </w:r>
    </w:p>
    <w:p w14:paraId="57FF4A68"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rtl/>
          <w:lang w:eastAsia="he-IL"/>
        </w:rPr>
        <w:t xml:space="preserve"> ה</w:t>
      </w:r>
      <w:r w:rsidR="00B17D15">
        <w:rPr>
          <w:rFonts w:ascii="Times New Roman" w:eastAsia="Times New Roman" w:hAnsi="Times New Roman" w:cs="David"/>
          <w:b/>
          <w:bCs/>
          <w:sz w:val="20"/>
          <w:szCs w:val="24"/>
          <w:rtl/>
          <w:lang w:eastAsia="he-IL"/>
        </w:rPr>
        <w:t>יועץ</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p>
    <w:p w14:paraId="77D6628D"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השירותים</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t xml:space="preserve">השירותים כמוגדר וכמפורט בחוזה זה ובנספח </w:t>
      </w:r>
      <w:r w:rsidRPr="000206FA">
        <w:rPr>
          <w:rFonts w:ascii="Times New Roman" w:eastAsia="Times New Roman" w:hAnsi="Times New Roman" w:cs="David"/>
          <w:b/>
          <w:bCs/>
          <w:sz w:val="20"/>
          <w:szCs w:val="24"/>
          <w:rtl/>
          <w:lang w:eastAsia="he-IL"/>
        </w:rPr>
        <w:t>ב'</w:t>
      </w:r>
      <w:r w:rsidRPr="000206FA">
        <w:rPr>
          <w:rFonts w:ascii="Times New Roman" w:eastAsia="Times New Roman" w:hAnsi="Times New Roman" w:cs="David" w:hint="cs"/>
          <w:b/>
          <w:bCs/>
          <w:sz w:val="20"/>
          <w:szCs w:val="24"/>
          <w:rtl/>
          <w:lang w:eastAsia="he-IL"/>
        </w:rPr>
        <w:t xml:space="preserve"> </w:t>
      </w:r>
      <w:r w:rsidRPr="000206FA">
        <w:rPr>
          <w:rFonts w:ascii="Times New Roman" w:eastAsia="Times New Roman" w:hAnsi="Times New Roman" w:cs="David" w:hint="cs"/>
          <w:sz w:val="20"/>
          <w:szCs w:val="24"/>
          <w:rtl/>
          <w:lang w:eastAsia="he-IL"/>
        </w:rPr>
        <w:t>המצ"ב</w:t>
      </w:r>
      <w:r w:rsidRPr="000206FA">
        <w:rPr>
          <w:rFonts w:ascii="Times New Roman" w:eastAsia="Times New Roman" w:hAnsi="Times New Roman" w:cs="David"/>
          <w:sz w:val="20"/>
          <w:szCs w:val="24"/>
          <w:rtl/>
          <w:lang w:eastAsia="he-IL"/>
        </w:rPr>
        <w:t>.</w:t>
      </w:r>
    </w:p>
    <w:p w14:paraId="768FB534"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2278102" w14:textId="77777777" w:rsidR="000206FA" w:rsidRPr="000206FA" w:rsidRDefault="000206FA" w:rsidP="000206FA">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המנהל</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408CD99B"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684EBC5"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מקום שמדובר בחוזה זה במזמין - גם המנהל במשמע.</w:t>
      </w:r>
    </w:p>
    <w:p w14:paraId="6455DAF4"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CBD9C2E"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החוזה</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hint="cs"/>
          <w:sz w:val="20"/>
          <w:szCs w:val="24"/>
          <w:rtl/>
          <w:lang w:eastAsia="he-IL"/>
        </w:rPr>
        <w:t>/</w:t>
      </w:r>
    </w:p>
    <w:p w14:paraId="211D6CE0"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hint="cs"/>
          <w:b/>
          <w:bCs/>
          <w:sz w:val="20"/>
          <w:szCs w:val="24"/>
          <w:rtl/>
          <w:lang w:eastAsia="he-IL"/>
        </w:rPr>
        <w:t>ההסכם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חוזה זה על נספחיו.</w:t>
      </w:r>
    </w:p>
    <w:p w14:paraId="00E690E4" w14:textId="77777777" w:rsidR="000206FA" w:rsidRPr="000206FA" w:rsidRDefault="000206FA" w:rsidP="000206FA">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28512131" w14:textId="77777777" w:rsidR="000206FA" w:rsidRPr="000206FA" w:rsidRDefault="000206FA" w:rsidP="000206FA">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הדין</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כהגדרתו בחוק ה</w:t>
      </w:r>
      <w:r w:rsidRPr="000206FA">
        <w:rPr>
          <w:rFonts w:ascii="Times New Roman" w:eastAsia="Times New Roman" w:hAnsi="Times New Roman" w:cs="David" w:hint="cs"/>
          <w:sz w:val="20"/>
          <w:szCs w:val="24"/>
          <w:rtl/>
          <w:lang w:eastAsia="he-IL"/>
        </w:rPr>
        <w:t>פרשנות, התשמ"א-1981</w:t>
      </w:r>
      <w:r w:rsidRPr="000206FA">
        <w:rPr>
          <w:rFonts w:ascii="Times New Roman" w:eastAsia="Times New Roman" w:hAnsi="Times New Roman" w:cs="David"/>
          <w:sz w:val="20"/>
          <w:szCs w:val="24"/>
          <w:rtl/>
          <w:lang w:eastAsia="he-IL"/>
        </w:rPr>
        <w:t xml:space="preserve"> לרבות כל </w:t>
      </w:r>
      <w:r w:rsidRPr="000206FA">
        <w:rPr>
          <w:rFonts w:ascii="Times New Roman" w:eastAsia="Times New Roman" w:hAnsi="Times New Roman" w:cs="David" w:hint="cs"/>
          <w:sz w:val="20"/>
          <w:szCs w:val="24"/>
          <w:rtl/>
          <w:lang w:eastAsia="he-IL"/>
        </w:rPr>
        <w:t xml:space="preserve">תקנה ו/או </w:t>
      </w:r>
      <w:r w:rsidRPr="000206FA">
        <w:rPr>
          <w:rFonts w:ascii="Times New Roman" w:eastAsia="Times New Roman" w:hAnsi="Times New Roman" w:cs="David"/>
          <w:sz w:val="20"/>
          <w:szCs w:val="24"/>
          <w:rtl/>
          <w:lang w:eastAsia="he-IL"/>
        </w:rPr>
        <w:t>הוראה של רשות מוסמכת בתוקף סמכותה על פי הדין.</w:t>
      </w:r>
    </w:p>
    <w:p w14:paraId="4B732EA4"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CD126C1"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הרשות</w:t>
      </w:r>
    </w:p>
    <w:p w14:paraId="1EC87BC1"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rtl/>
          <w:lang w:eastAsia="he-IL"/>
        </w:rPr>
        <w:t xml:space="preserve"> המקומית</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 xml:space="preserve">כמוגדר בנספח </w:t>
      </w:r>
      <w:r w:rsidRPr="000206FA">
        <w:rPr>
          <w:rFonts w:ascii="Times New Roman" w:eastAsia="Times New Roman" w:hAnsi="Times New Roman" w:cs="David"/>
          <w:b/>
          <w:bCs/>
          <w:sz w:val="20"/>
          <w:szCs w:val="24"/>
          <w:rtl/>
          <w:lang w:eastAsia="he-IL"/>
        </w:rPr>
        <w:t>א'</w:t>
      </w:r>
      <w:r w:rsidRPr="000206FA">
        <w:rPr>
          <w:rFonts w:ascii="Times New Roman" w:eastAsia="Times New Roman" w:hAnsi="Times New Roman" w:cs="David"/>
          <w:sz w:val="20"/>
          <w:szCs w:val="24"/>
          <w:rtl/>
          <w:lang w:eastAsia="he-IL"/>
        </w:rPr>
        <w:t xml:space="preserve"> המצ"ב.</w:t>
      </w:r>
    </w:p>
    <w:p w14:paraId="0C405317"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AC040C5"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חוזה</w:t>
      </w:r>
    </w:p>
    <w:p w14:paraId="5C818DDF" w14:textId="77777777" w:rsidR="000206FA" w:rsidRPr="000206FA" w:rsidRDefault="000206FA" w:rsidP="000206FA">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rtl/>
          <w:lang w:eastAsia="he-IL"/>
        </w:rPr>
        <w:t xml:space="preserve"> הפיתוח</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 xml:space="preserve">כמוגדר בנספח </w:t>
      </w:r>
      <w:r w:rsidRPr="000206FA">
        <w:rPr>
          <w:rFonts w:ascii="Times New Roman" w:eastAsia="Times New Roman" w:hAnsi="Times New Roman" w:cs="David"/>
          <w:b/>
          <w:bCs/>
          <w:sz w:val="20"/>
          <w:szCs w:val="24"/>
          <w:rtl/>
          <w:lang w:eastAsia="he-IL"/>
        </w:rPr>
        <w:t>א'</w:t>
      </w:r>
      <w:r w:rsidRPr="000206FA">
        <w:rPr>
          <w:rFonts w:ascii="Times New Roman" w:eastAsia="Times New Roman" w:hAnsi="Times New Roman" w:cs="David" w:hint="cs"/>
          <w:sz w:val="20"/>
          <w:szCs w:val="24"/>
          <w:rtl/>
          <w:lang w:eastAsia="he-IL"/>
        </w:rPr>
        <w:t xml:space="preserve"> המצ"ב</w:t>
      </w:r>
      <w:r w:rsidRPr="000206FA">
        <w:rPr>
          <w:rFonts w:ascii="Times New Roman" w:eastAsia="Times New Roman" w:hAnsi="Times New Roman" w:cs="David"/>
          <w:sz w:val="20"/>
          <w:szCs w:val="24"/>
          <w:rtl/>
          <w:lang w:eastAsia="he-IL"/>
        </w:rPr>
        <w:t>.</w:t>
      </w:r>
    </w:p>
    <w:p w14:paraId="712C88B6" w14:textId="77777777" w:rsidR="000206FA" w:rsidRPr="000206FA" w:rsidRDefault="000206FA" w:rsidP="000206FA">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5485B31D" w14:textId="77777777" w:rsidR="000206FA" w:rsidRPr="000206FA" w:rsidRDefault="000206FA" w:rsidP="000206FA">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הכותרות בחוזה זה </w:t>
      </w:r>
      <w:r w:rsidRPr="000206FA">
        <w:rPr>
          <w:rFonts w:ascii="Times New Roman" w:eastAsia="Times New Roman" w:hAnsi="Times New Roman" w:cs="David" w:hint="cs"/>
          <w:sz w:val="20"/>
          <w:szCs w:val="24"/>
          <w:rtl/>
          <w:lang w:eastAsia="he-IL"/>
        </w:rPr>
        <w:t xml:space="preserve">הינן לנוחיות בלבד ובכל מקרה </w:t>
      </w:r>
      <w:r w:rsidRPr="000206FA">
        <w:rPr>
          <w:rFonts w:ascii="Times New Roman" w:eastAsia="Times New Roman" w:hAnsi="Times New Roman" w:cs="David"/>
          <w:sz w:val="20"/>
          <w:szCs w:val="24"/>
          <w:rtl/>
          <w:lang w:eastAsia="he-IL"/>
        </w:rPr>
        <w:t xml:space="preserve">לא ישמשו </w:t>
      </w:r>
      <w:r w:rsidRPr="000206FA">
        <w:rPr>
          <w:rFonts w:ascii="Times New Roman" w:eastAsia="Times New Roman" w:hAnsi="Times New Roman" w:cs="David" w:hint="cs"/>
          <w:sz w:val="20"/>
          <w:szCs w:val="24"/>
          <w:rtl/>
          <w:lang w:eastAsia="he-IL"/>
        </w:rPr>
        <w:t>ל</w:t>
      </w:r>
      <w:r w:rsidRPr="000206FA">
        <w:rPr>
          <w:rFonts w:ascii="Times New Roman" w:eastAsia="Times New Roman" w:hAnsi="Times New Roman" w:cs="David"/>
          <w:sz w:val="20"/>
          <w:szCs w:val="24"/>
          <w:rtl/>
          <w:lang w:eastAsia="he-IL"/>
        </w:rPr>
        <w:t>פרש</w:t>
      </w:r>
      <w:r w:rsidRPr="000206FA">
        <w:rPr>
          <w:rFonts w:ascii="Times New Roman" w:eastAsia="Times New Roman" w:hAnsi="Times New Roman" w:cs="David" w:hint="cs"/>
          <w:sz w:val="20"/>
          <w:szCs w:val="24"/>
          <w:rtl/>
          <w:lang w:eastAsia="he-IL"/>
        </w:rPr>
        <w:t>נות</w:t>
      </w:r>
      <w:r w:rsidRPr="000206FA">
        <w:rPr>
          <w:rFonts w:ascii="Times New Roman" w:eastAsia="Times New Roman" w:hAnsi="Times New Roman" w:cs="David"/>
          <w:sz w:val="20"/>
          <w:szCs w:val="24"/>
          <w:rtl/>
          <w:lang w:eastAsia="he-IL"/>
        </w:rPr>
        <w:t>ו.</w:t>
      </w:r>
    </w:p>
    <w:p w14:paraId="28354943" w14:textId="77777777" w:rsidR="000206FA" w:rsidRPr="000206FA" w:rsidRDefault="000206FA" w:rsidP="000206FA">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הנספחים לחוזה זה מהווים חלק בלתי נפרד הימנו ואלה הם:</w:t>
      </w:r>
    </w:p>
    <w:p w14:paraId="1F484E22" w14:textId="77777777" w:rsidR="000206FA" w:rsidRPr="000206FA" w:rsidRDefault="000206FA" w:rsidP="000206FA">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33EA2A12" w14:textId="77777777"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rtl/>
          <w:lang w:eastAsia="he-IL"/>
        </w:rPr>
        <w:t xml:space="preserve">נספח א' </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t>נספח כללי;</w:t>
      </w:r>
    </w:p>
    <w:p w14:paraId="395CC576" w14:textId="77777777"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rtl/>
          <w:lang w:eastAsia="he-IL"/>
        </w:rPr>
        <w:t>נספח ב'</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sz w:val="20"/>
          <w:szCs w:val="24"/>
          <w:rtl/>
          <w:lang w:eastAsia="he-IL"/>
        </w:rPr>
        <w:tab/>
        <w:t>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3710204D" w14:textId="77777777"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0206FA">
        <w:rPr>
          <w:rFonts w:ascii="Times New Roman" w:eastAsia="Times New Roman" w:hAnsi="Times New Roman" w:cs="David"/>
          <w:b/>
          <w:bCs/>
          <w:color w:val="000000"/>
          <w:sz w:val="20"/>
          <w:szCs w:val="24"/>
          <w:rtl/>
          <w:lang w:eastAsia="he-IL"/>
        </w:rPr>
        <w:t>נספח ג'</w:t>
      </w:r>
      <w:r w:rsidRPr="000206FA">
        <w:rPr>
          <w:rFonts w:ascii="Times New Roman" w:eastAsia="Times New Roman" w:hAnsi="Times New Roman" w:cs="David"/>
          <w:color w:val="000000"/>
          <w:sz w:val="20"/>
          <w:szCs w:val="24"/>
          <w:rtl/>
          <w:lang w:eastAsia="he-IL"/>
        </w:rPr>
        <w:t xml:space="preserve"> </w:t>
      </w:r>
      <w:r w:rsidRPr="000206FA">
        <w:rPr>
          <w:rFonts w:ascii="Times New Roman" w:eastAsia="Times New Roman" w:hAnsi="Times New Roman" w:cs="David"/>
          <w:color w:val="000000"/>
          <w:sz w:val="20"/>
          <w:szCs w:val="24"/>
          <w:lang w:eastAsia="he-IL"/>
        </w:rPr>
        <w:t>–</w:t>
      </w:r>
      <w:r w:rsidRPr="000206FA">
        <w:rPr>
          <w:rFonts w:ascii="Times New Roman" w:eastAsia="Times New Roman" w:hAnsi="Times New Roman" w:cs="David"/>
          <w:color w:val="000000"/>
          <w:sz w:val="20"/>
          <w:szCs w:val="24"/>
          <w:rtl/>
          <w:lang w:eastAsia="he-IL"/>
        </w:rPr>
        <w:t xml:space="preserve"> </w:t>
      </w:r>
      <w:r w:rsidRPr="000206FA">
        <w:rPr>
          <w:rFonts w:ascii="Times New Roman" w:eastAsia="Times New Roman" w:hAnsi="Times New Roman" w:cs="David"/>
          <w:color w:val="000000"/>
          <w:sz w:val="20"/>
          <w:szCs w:val="24"/>
          <w:rtl/>
          <w:lang w:eastAsia="he-IL"/>
        </w:rPr>
        <w:tab/>
        <w:t>לוח זמנים;</w:t>
      </w:r>
    </w:p>
    <w:p w14:paraId="00B3FB0D" w14:textId="77777777"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0206FA">
        <w:rPr>
          <w:rFonts w:ascii="Times New Roman" w:eastAsia="Times New Roman" w:hAnsi="Times New Roman" w:cs="David"/>
          <w:b/>
          <w:bCs/>
          <w:color w:val="000000"/>
          <w:sz w:val="20"/>
          <w:szCs w:val="24"/>
          <w:rtl/>
          <w:lang w:eastAsia="he-IL"/>
        </w:rPr>
        <w:t>נספח ד'</w:t>
      </w:r>
      <w:r w:rsidRPr="000206FA">
        <w:rPr>
          <w:rFonts w:ascii="Times New Roman" w:eastAsia="Times New Roman" w:hAnsi="Times New Roman" w:cs="David"/>
          <w:color w:val="000000"/>
          <w:sz w:val="20"/>
          <w:szCs w:val="24"/>
          <w:rtl/>
          <w:lang w:eastAsia="he-IL"/>
        </w:rPr>
        <w:t xml:space="preserve"> - </w:t>
      </w:r>
      <w:r w:rsidRPr="000206FA">
        <w:rPr>
          <w:rFonts w:ascii="Times New Roman" w:eastAsia="Times New Roman" w:hAnsi="Times New Roman" w:cs="David"/>
          <w:color w:val="000000"/>
          <w:sz w:val="20"/>
          <w:szCs w:val="24"/>
          <w:rtl/>
          <w:lang w:eastAsia="he-IL"/>
        </w:rPr>
        <w:tab/>
        <w:t>שכר ה</w:t>
      </w:r>
      <w:r w:rsidR="00B17D15">
        <w:rPr>
          <w:rFonts w:ascii="Times New Roman" w:eastAsia="Times New Roman" w:hAnsi="Times New Roman" w:cs="David"/>
          <w:color w:val="000000"/>
          <w:sz w:val="20"/>
          <w:szCs w:val="24"/>
          <w:rtl/>
          <w:lang w:eastAsia="he-IL"/>
        </w:rPr>
        <w:t>יועץ</w:t>
      </w:r>
      <w:r w:rsidRPr="000206FA">
        <w:rPr>
          <w:rFonts w:ascii="Times New Roman" w:eastAsia="Times New Roman" w:hAnsi="Times New Roman" w:cs="David"/>
          <w:color w:val="000000"/>
          <w:sz w:val="20"/>
          <w:szCs w:val="24"/>
          <w:rtl/>
          <w:lang w:eastAsia="he-IL"/>
        </w:rPr>
        <w:t>;</w:t>
      </w:r>
    </w:p>
    <w:p w14:paraId="13B2C35E" w14:textId="77777777"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0206FA">
        <w:rPr>
          <w:rFonts w:ascii="Times New Roman" w:eastAsia="Times New Roman" w:hAnsi="Times New Roman" w:cs="David"/>
          <w:b/>
          <w:bCs/>
          <w:color w:val="000000"/>
          <w:sz w:val="20"/>
          <w:szCs w:val="24"/>
          <w:rtl/>
          <w:lang w:eastAsia="he-IL"/>
        </w:rPr>
        <w:t>נספח ה'</w:t>
      </w:r>
      <w:r w:rsidRPr="000206FA">
        <w:rPr>
          <w:rFonts w:ascii="Times New Roman" w:eastAsia="Times New Roman" w:hAnsi="Times New Roman" w:cs="David"/>
          <w:color w:val="000000"/>
          <w:sz w:val="20"/>
          <w:szCs w:val="24"/>
          <w:rtl/>
          <w:lang w:eastAsia="he-IL"/>
        </w:rPr>
        <w:t xml:space="preserve"> - </w:t>
      </w:r>
      <w:r w:rsidRPr="000206FA">
        <w:rPr>
          <w:rFonts w:ascii="Times New Roman" w:eastAsia="Times New Roman" w:hAnsi="Times New Roman" w:cs="David"/>
          <w:color w:val="000000"/>
          <w:sz w:val="20"/>
          <w:szCs w:val="24"/>
          <w:rtl/>
          <w:lang w:eastAsia="he-IL"/>
        </w:rPr>
        <w:tab/>
        <w:t>תשלומי שכר ה</w:t>
      </w:r>
      <w:r w:rsidR="00B17D15">
        <w:rPr>
          <w:rFonts w:ascii="Times New Roman" w:eastAsia="Times New Roman" w:hAnsi="Times New Roman" w:cs="David"/>
          <w:color w:val="000000"/>
          <w:sz w:val="20"/>
          <w:szCs w:val="24"/>
          <w:rtl/>
          <w:lang w:eastAsia="he-IL"/>
        </w:rPr>
        <w:t>יועץ</w:t>
      </w:r>
      <w:r w:rsidRPr="000206FA">
        <w:rPr>
          <w:rFonts w:ascii="Times New Roman" w:eastAsia="Times New Roman" w:hAnsi="Times New Roman" w:cs="David"/>
          <w:color w:val="000000"/>
          <w:sz w:val="20"/>
          <w:szCs w:val="24"/>
          <w:rtl/>
          <w:lang w:eastAsia="he-IL"/>
        </w:rPr>
        <w:t>;</w:t>
      </w:r>
    </w:p>
    <w:p w14:paraId="4BFDB5FB" w14:textId="77777777"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rtl/>
          <w:lang w:eastAsia="he-IL"/>
        </w:rPr>
        <w:t xml:space="preserve">נספח ו </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t>הצהרה והתחייבות לשמירת סודיות;</w:t>
      </w:r>
    </w:p>
    <w:p w14:paraId="5F3B3270" w14:textId="77777777" w:rsidR="00937C9F" w:rsidRDefault="00937C9F" w:rsidP="00937C9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7D0AE985" w14:textId="77777777" w:rsidR="00937C9F" w:rsidRDefault="00937C9F" w:rsidP="00937C9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26AD96AB" w14:textId="77777777"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rtl/>
          <w:lang w:eastAsia="he-IL"/>
        </w:rPr>
        <w:t>נספח ח'</w:t>
      </w:r>
      <w:r w:rsidRPr="000206FA">
        <w:rPr>
          <w:rFonts w:ascii="Times New Roman" w:eastAsia="Times New Roman" w:hAnsi="Times New Roman" w:cs="David"/>
          <w:sz w:val="20"/>
          <w:szCs w:val="24"/>
          <w:rtl/>
          <w:lang w:eastAsia="he-IL"/>
        </w:rPr>
        <w:t xml:space="preserve"> - </w:t>
      </w:r>
      <w:r w:rsidRPr="000206FA">
        <w:rPr>
          <w:rFonts w:ascii="Times New Roman" w:eastAsia="Times New Roman" w:hAnsi="Times New Roman" w:cs="David"/>
          <w:sz w:val="20"/>
          <w:szCs w:val="24"/>
          <w:rtl/>
          <w:lang w:eastAsia="he-IL"/>
        </w:rPr>
        <w:tab/>
        <w:t>רשימת התכניות והמסמכים שעל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להנפיק.</w:t>
      </w:r>
    </w:p>
    <w:p w14:paraId="6C79E1A1" w14:textId="77777777"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rtl/>
          <w:lang w:eastAsia="he-IL"/>
        </w:rPr>
        <w:t>נספח ט'</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sz w:val="20"/>
          <w:szCs w:val="24"/>
          <w:rtl/>
          <w:lang w:eastAsia="he-IL"/>
        </w:rPr>
        <w:tab/>
        <w:t>אישור להשלמת הפרויקט/קטע מהפרויקט.</w:t>
      </w:r>
    </w:p>
    <w:p w14:paraId="1AD1D095" w14:textId="77777777" w:rsidR="000206FA" w:rsidRPr="000206FA" w:rsidRDefault="000206FA" w:rsidP="000206FA">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rtl/>
          <w:lang w:eastAsia="he-IL"/>
        </w:rPr>
        <w:t xml:space="preserve">נספח י' </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t>נספח היעדר תביעות.</w:t>
      </w:r>
    </w:p>
    <w:p w14:paraId="7E3B979A" w14:textId="77777777" w:rsidR="000206FA" w:rsidRPr="000206FA" w:rsidRDefault="000206FA" w:rsidP="000206FA">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שירותי ה</w:t>
      </w:r>
      <w:r w:rsidR="00B17D15">
        <w:rPr>
          <w:rFonts w:ascii="Times New Roman" w:eastAsia="Times New Roman" w:hAnsi="Times New Roman" w:cs="David"/>
          <w:bCs/>
          <w:sz w:val="20"/>
          <w:szCs w:val="24"/>
          <w:u w:val="single"/>
          <w:rtl/>
          <w:lang w:eastAsia="he-IL"/>
        </w:rPr>
        <w:t>יועץ</w:t>
      </w:r>
    </w:p>
    <w:p w14:paraId="4F33E6FB"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המזמין מוסר בזה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מקבל על עצמו את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153104BA"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מצהיר ומאשר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הינו מכיר ויודע את כל הנדרש למטרת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וכי הינו מורשה על פי </w:t>
      </w:r>
      <w:r w:rsidRPr="000206FA">
        <w:rPr>
          <w:rFonts w:ascii="Times New Roman" w:eastAsia="Times New Roman" w:hAnsi="Times New Roman" w:cs="David" w:hint="cs"/>
          <w:sz w:val="20"/>
          <w:szCs w:val="24"/>
          <w:rtl/>
          <w:lang w:eastAsia="he-IL"/>
        </w:rPr>
        <w:t xml:space="preserve">כל </w:t>
      </w:r>
      <w:r w:rsidRPr="000206FA">
        <w:rPr>
          <w:rFonts w:ascii="Times New Roman" w:eastAsia="Times New Roman" w:hAnsi="Times New Roman" w:cs="David"/>
          <w:sz w:val="20"/>
          <w:szCs w:val="24"/>
          <w:rtl/>
          <w:lang w:eastAsia="he-IL"/>
        </w:rPr>
        <w:t>דין למתן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w:t>
      </w:r>
      <w:r w:rsidRPr="000206FA">
        <w:rPr>
          <w:rFonts w:ascii="Times New Roman" w:eastAsia="Times New Roman" w:hAnsi="Times New Roman" w:cs="David" w:hint="cs"/>
          <w:sz w:val="20"/>
          <w:szCs w:val="24"/>
          <w:rtl/>
          <w:lang w:eastAsia="he-IL"/>
        </w:rPr>
        <w:t xml:space="preserve"> </w:t>
      </w:r>
      <w:r w:rsidRPr="000206FA">
        <w:rPr>
          <w:rFonts w:ascii="Times New Roman" w:eastAsia="Times New Roman" w:hAnsi="Times New Roman" w:cs="David"/>
          <w:sz w:val="20"/>
          <w:szCs w:val="24"/>
          <w:rtl/>
          <w:lang w:eastAsia="he-IL"/>
        </w:rPr>
        <w:t xml:space="preserve">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לרבות</w:t>
      </w:r>
      <w:r w:rsidRPr="000206FA">
        <w:rPr>
          <w:rFonts w:ascii="Times New Roman" w:eastAsia="Times New Roman" w:hAnsi="Times New Roman" w:cs="David" w:hint="cs"/>
          <w:sz w:val="20"/>
          <w:szCs w:val="24"/>
          <w:rtl/>
          <w:lang w:eastAsia="he-IL"/>
        </w:rPr>
        <w:t xml:space="preserve"> אך לא רק</w:t>
      </w:r>
      <w:r w:rsidRPr="000206FA">
        <w:rPr>
          <w:rFonts w:ascii="Times New Roman" w:eastAsia="Times New Roman" w:hAnsi="Times New Roman" w:cs="David"/>
          <w:sz w:val="20"/>
          <w:szCs w:val="24"/>
          <w:rtl/>
          <w:lang w:eastAsia="he-IL"/>
        </w:rPr>
        <w:t>,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חוק המהנדסים והאדריכלים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ה</w:t>
      </w:r>
      <w:r w:rsidRPr="000206FA">
        <w:rPr>
          <w:rFonts w:ascii="Times New Roman" w:eastAsia="Times New Roman" w:hAnsi="Times New Roman" w:cs="David"/>
          <w:sz w:val="20"/>
          <w:szCs w:val="24"/>
          <w:rtl/>
          <w:lang w:eastAsia="he-IL"/>
        </w:rPr>
        <w:t>תשי"ח - 1958, כי יש בידו ר</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שיון </w:t>
      </w:r>
      <w:r w:rsidRPr="000206FA">
        <w:rPr>
          <w:rFonts w:ascii="Times New Roman" w:eastAsia="Times New Roman" w:hAnsi="Times New Roman" w:cs="David" w:hint="cs"/>
          <w:sz w:val="20"/>
          <w:szCs w:val="24"/>
          <w:rtl/>
          <w:lang w:eastAsia="he-IL"/>
        </w:rPr>
        <w:t xml:space="preserve">בר </w:t>
      </w:r>
      <w:r w:rsidRPr="000206FA">
        <w:rPr>
          <w:rFonts w:ascii="Times New Roman" w:eastAsia="Times New Roman" w:hAnsi="Times New Roman" w:cs="David"/>
          <w:sz w:val="20"/>
          <w:szCs w:val="24"/>
          <w:rtl/>
          <w:lang w:eastAsia="he-IL"/>
        </w:rPr>
        <w:t>ת</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קף לביצוע שירותי </w:t>
      </w:r>
      <w:r w:rsidRPr="000206FA">
        <w:rPr>
          <w:rFonts w:ascii="Times New Roman" w:eastAsia="Times New Roman" w:hAnsi="Times New Roman" w:cs="David" w:hint="cs"/>
          <w:sz w:val="20"/>
          <w:szCs w:val="24"/>
          <w:rtl/>
          <w:lang w:eastAsia="he-IL"/>
        </w:rPr>
        <w:t xml:space="preserve"> ה</w:t>
      </w:r>
      <w:r w:rsidR="00B17D15">
        <w:rPr>
          <w:rFonts w:ascii="Times New Roman" w:eastAsia="Times New Roman" w:hAnsi="Times New Roman" w:cs="David" w:hint="cs"/>
          <w:sz w:val="20"/>
          <w:szCs w:val="24"/>
          <w:rtl/>
          <w:lang w:eastAsia="he-IL"/>
        </w:rPr>
        <w:t>יועץ</w:t>
      </w:r>
      <w:r w:rsidRPr="000206FA">
        <w:rPr>
          <w:rFonts w:ascii="Times New Roman" w:eastAsia="Times New Roman" w:hAnsi="Times New Roman" w:cs="David" w:hint="cs"/>
          <w:sz w:val="20"/>
          <w:szCs w:val="24"/>
          <w:rtl/>
          <w:lang w:eastAsia="he-IL"/>
        </w:rPr>
        <w:t xml:space="preserve"> על פי הדין</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כי הוא בעל הכישורים, הר</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שיונות, הידע, הניסיון והאמצעים המאפשרים לו </w:t>
      </w:r>
      <w:r w:rsidRPr="000206FA">
        <w:rPr>
          <w:rFonts w:ascii="Times New Roman" w:eastAsia="Times New Roman" w:hAnsi="Times New Roman" w:cs="David" w:hint="cs"/>
          <w:sz w:val="20"/>
          <w:szCs w:val="24"/>
          <w:rtl/>
          <w:lang w:eastAsia="he-IL"/>
        </w:rPr>
        <w:t xml:space="preserve">את </w:t>
      </w:r>
      <w:r w:rsidRPr="000206FA">
        <w:rPr>
          <w:rFonts w:ascii="Times New Roman" w:eastAsia="Times New Roman" w:hAnsi="Times New Roman" w:cs="David"/>
          <w:sz w:val="20"/>
          <w:szCs w:val="24"/>
          <w:rtl/>
          <w:lang w:eastAsia="he-IL"/>
        </w:rPr>
        <w:t>ביצועם ברמה מקצועית גבוהה ובהתאם למותנה בחוזה.</w:t>
      </w:r>
    </w:p>
    <w:p w14:paraId="148F095F"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מצהיר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ידוע לו שש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שיקול דעתו</w:t>
      </w:r>
      <w:r w:rsidRPr="000206FA">
        <w:rPr>
          <w:rFonts w:ascii="Times New Roman" w:eastAsia="Times New Roman" w:hAnsi="Times New Roman" w:cs="David" w:hint="cs"/>
          <w:sz w:val="20"/>
          <w:szCs w:val="24"/>
          <w:rtl/>
          <w:lang w:eastAsia="he-IL"/>
        </w:rPr>
        <w:t xml:space="preserve"> הבלעדי</w:t>
      </w:r>
      <w:r w:rsidRPr="000206FA">
        <w:rPr>
          <w:rFonts w:ascii="Times New Roman" w:eastAsia="Times New Roman" w:hAnsi="Times New Roman" w:cs="David"/>
          <w:sz w:val="20"/>
          <w:szCs w:val="24"/>
          <w:rtl/>
          <w:lang w:eastAsia="he-IL"/>
        </w:rPr>
        <w:t xml:space="preserve"> ו</w:t>
      </w:r>
      <w:r w:rsidRPr="000206FA">
        <w:rPr>
          <w:rFonts w:ascii="Times New Roman" w:eastAsia="Times New Roman" w:hAnsi="Times New Roman" w:cs="David" w:hint="cs"/>
          <w:sz w:val="20"/>
          <w:szCs w:val="24"/>
          <w:rtl/>
          <w:lang w:eastAsia="he-IL"/>
        </w:rPr>
        <w:t xml:space="preserve">כי </w:t>
      </w:r>
      <w:r w:rsidRPr="000206FA">
        <w:rPr>
          <w:rFonts w:ascii="Times New Roman" w:eastAsia="Times New Roman" w:hAnsi="Times New Roman" w:cs="David"/>
          <w:sz w:val="20"/>
          <w:szCs w:val="24"/>
          <w:rtl/>
          <w:lang w:eastAsia="he-IL"/>
        </w:rPr>
        <w:t xml:space="preserve">הם </w:t>
      </w:r>
      <w:r w:rsidRPr="000206FA">
        <w:rPr>
          <w:rFonts w:ascii="Times New Roman" w:eastAsia="Times New Roman" w:hAnsi="Times New Roman" w:cs="David"/>
          <w:sz w:val="20"/>
          <w:szCs w:val="24"/>
          <w:rtl/>
          <w:lang w:eastAsia="he-IL"/>
        </w:rPr>
        <w:lastRenderedPageBreak/>
        <w:t xml:space="preserve">יינתנו על ידו בשלבי עבודה כמפורט בנספח </w:t>
      </w:r>
      <w:r w:rsidRPr="000206FA">
        <w:rPr>
          <w:rFonts w:ascii="Times New Roman" w:eastAsia="Times New Roman" w:hAnsi="Times New Roman" w:cs="David"/>
          <w:bCs/>
          <w:sz w:val="20"/>
          <w:szCs w:val="24"/>
          <w:rtl/>
          <w:lang w:eastAsia="he-IL"/>
        </w:rPr>
        <w:t>ב'</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המצ"ב</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עוד</w:t>
      </w:r>
      <w:r w:rsidRPr="000206FA">
        <w:rPr>
          <w:rFonts w:ascii="Times New Roman" w:eastAsia="Times New Roman" w:hAnsi="Times New Roman" w:cs="David"/>
          <w:sz w:val="20"/>
          <w:szCs w:val="24"/>
          <w:rtl/>
          <w:lang w:eastAsia="he-IL"/>
        </w:rPr>
        <w:t xml:space="preserve"> מוסיף ומצהיר</w:t>
      </w:r>
      <w:r w:rsidRPr="000206FA">
        <w:rPr>
          <w:rFonts w:ascii="Times New Roman" w:eastAsia="Times New Roman" w:hAnsi="Times New Roman" w:cs="David" w:hint="cs"/>
          <w:sz w:val="20"/>
          <w:szCs w:val="24"/>
          <w:rtl/>
          <w:lang w:eastAsia="he-IL"/>
        </w:rPr>
        <w:t xml:space="preserve"> ה</w:t>
      </w:r>
      <w:r w:rsidR="00B17D15">
        <w:rPr>
          <w:rFonts w:ascii="Times New Roman" w:eastAsia="Times New Roman" w:hAnsi="Times New Roman" w:cs="David" w:hint="cs"/>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ידוע לו שהמזמין אינו מתחייב להזמין מ</w:t>
      </w:r>
      <w:r w:rsidRPr="000206FA">
        <w:rPr>
          <w:rFonts w:ascii="Times New Roman" w:eastAsia="Times New Roman" w:hAnsi="Times New Roman" w:cs="David" w:hint="cs"/>
          <w:sz w:val="20"/>
          <w:szCs w:val="24"/>
          <w:rtl/>
          <w:lang w:eastAsia="he-IL"/>
        </w:rPr>
        <w:t>מנו</w:t>
      </w:r>
      <w:r w:rsidRPr="000206FA">
        <w:rPr>
          <w:rFonts w:ascii="Times New Roman" w:eastAsia="Times New Roman" w:hAnsi="Times New Roman" w:cs="David"/>
          <w:sz w:val="20"/>
          <w:szCs w:val="24"/>
          <w:rtl/>
          <w:lang w:eastAsia="he-IL"/>
        </w:rPr>
        <w:t xml:space="preserve"> שירותים נוספים מעבר לנקוב בחוזה זה ו</w:t>
      </w:r>
      <w:r w:rsidRPr="000206FA">
        <w:rPr>
          <w:rFonts w:ascii="Times New Roman" w:eastAsia="Times New Roman" w:hAnsi="Times New Roman" w:cs="David" w:hint="cs"/>
          <w:sz w:val="20"/>
          <w:szCs w:val="24"/>
          <w:rtl/>
          <w:lang w:eastAsia="he-IL"/>
        </w:rPr>
        <w:t xml:space="preserve">כמפורט </w:t>
      </w:r>
      <w:r w:rsidRPr="000206FA">
        <w:rPr>
          <w:rFonts w:ascii="Times New Roman" w:eastAsia="Times New Roman" w:hAnsi="Times New Roman" w:cs="David"/>
          <w:sz w:val="20"/>
          <w:szCs w:val="24"/>
          <w:rtl/>
          <w:lang w:eastAsia="he-IL"/>
        </w:rPr>
        <w:t xml:space="preserve">בנספח </w:t>
      </w:r>
      <w:r w:rsidRPr="000206FA">
        <w:rPr>
          <w:rFonts w:ascii="Times New Roman" w:eastAsia="Times New Roman" w:hAnsi="Times New Roman" w:cs="David"/>
          <w:bCs/>
          <w:sz w:val="20"/>
          <w:szCs w:val="24"/>
          <w:rtl/>
          <w:lang w:eastAsia="he-IL"/>
        </w:rPr>
        <w:t xml:space="preserve">ב' </w:t>
      </w:r>
      <w:r w:rsidRPr="000206FA">
        <w:rPr>
          <w:rFonts w:ascii="Times New Roman" w:eastAsia="Times New Roman" w:hAnsi="Times New Roman" w:cs="David" w:hint="cs"/>
          <w:sz w:val="20"/>
          <w:szCs w:val="24"/>
          <w:rtl/>
          <w:lang w:eastAsia="he-IL"/>
        </w:rPr>
        <w:t>המצ"ב</w:t>
      </w:r>
      <w:r w:rsidRPr="000206FA">
        <w:rPr>
          <w:rFonts w:ascii="Times New Roman" w:eastAsia="Times New Roman" w:hAnsi="Times New Roman" w:cs="David"/>
          <w:sz w:val="20"/>
          <w:szCs w:val="24"/>
          <w:rtl/>
          <w:lang w:eastAsia="he-IL"/>
        </w:rPr>
        <w:t>.</w:t>
      </w:r>
    </w:p>
    <w:p w14:paraId="4E674506"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לבצע את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בזהירות, בנאמנות וברמה מקצועית גבוהה, תוך ציות לדין ולהנחת דעת המזמין, ותוך שמירת לוחות הזמנים והמסגרת התקציבית, שייקבעו על ידי המזמין.</w:t>
      </w:r>
    </w:p>
    <w:p w14:paraId="6ACFC3E7"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יבסס את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על הנתונים, קווי היסוד, התקציב וההנחיות שיקבעו ע"י המזמין ובתאום מלא עם הגורמים השונים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כפי שיקבעו מ</w:t>
      </w:r>
      <w:r w:rsidRPr="000206FA">
        <w:rPr>
          <w:rFonts w:ascii="Times New Roman" w:eastAsia="Times New Roman" w:hAnsi="Times New Roman" w:cs="David" w:hint="cs"/>
          <w:sz w:val="20"/>
          <w:szCs w:val="24"/>
          <w:rtl/>
          <w:lang w:eastAsia="he-IL"/>
        </w:rPr>
        <w:t>עת לעת</w:t>
      </w:r>
      <w:r w:rsidRPr="000206FA">
        <w:rPr>
          <w:rFonts w:ascii="Times New Roman" w:eastAsia="Times New Roman" w:hAnsi="Times New Roman" w:cs="David"/>
          <w:sz w:val="20"/>
          <w:szCs w:val="24"/>
          <w:rtl/>
          <w:lang w:eastAsia="he-IL"/>
        </w:rPr>
        <w:t xml:space="preserve"> ע"י המזמין ויהיה חייב לנהוג לפיהם ולקיימם ללא סטייה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אלא אם כן ק</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בל הוראה</w:t>
      </w:r>
      <w:r w:rsidRPr="000206FA">
        <w:rPr>
          <w:rFonts w:ascii="Times New Roman" w:eastAsia="Times New Roman" w:hAnsi="Times New Roman" w:cs="David" w:hint="cs"/>
          <w:sz w:val="20"/>
          <w:szCs w:val="24"/>
          <w:rtl/>
          <w:lang w:eastAsia="he-IL"/>
        </w:rPr>
        <w:t xml:space="preserve"> מפורשת</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שור בכתב מהמזמין.</w:t>
      </w:r>
    </w:p>
    <w:p w14:paraId="3F9B751F"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לבצע את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בתיאום מלא, בשיתוף פעולה ותוך קיום קשר מתמיד עם המזמין והמנהל, עם צוותו המקצועי וצוות הניהול, ת</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הכל כפי שיקבע ע"י המנהל. כן מתחייב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להשתתף בת</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אום מראש בכל ישיבות התיאום אליהן יוזמן.</w:t>
      </w:r>
    </w:p>
    <w:p w14:paraId="49E8F802"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ישמור על נוהלי קשר, תיאום, ר</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שום וצורת המסמכים לפי דרישת המנהל.</w:t>
      </w:r>
    </w:p>
    <w:p w14:paraId="097F4517"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כל עוד לא יקבע אחרת ע"י המזמין, יהיה המנהל כ</w:t>
      </w:r>
      <w:r w:rsidRPr="000206FA">
        <w:rPr>
          <w:rFonts w:ascii="Times New Roman" w:eastAsia="Times New Roman" w:hAnsi="Times New Roman" w:cs="David" w:hint="cs"/>
          <w:sz w:val="20"/>
          <w:szCs w:val="24"/>
          <w:rtl/>
          <w:lang w:eastAsia="he-IL"/>
        </w:rPr>
        <w:t>הגדרתו</w:t>
      </w:r>
      <w:r w:rsidRPr="000206FA">
        <w:rPr>
          <w:rFonts w:ascii="Times New Roman" w:eastAsia="Times New Roman" w:hAnsi="Times New Roman" w:cs="David"/>
          <w:sz w:val="20"/>
          <w:szCs w:val="24"/>
          <w:rtl/>
          <w:lang w:eastAsia="he-IL"/>
        </w:rPr>
        <w:t xml:space="preserve"> בנספח </w:t>
      </w:r>
      <w:r w:rsidRPr="000206FA">
        <w:rPr>
          <w:rFonts w:ascii="Times New Roman" w:eastAsia="Times New Roman" w:hAnsi="Times New Roman" w:cs="David"/>
          <w:bCs/>
          <w:sz w:val="20"/>
          <w:szCs w:val="24"/>
          <w:rtl/>
          <w:lang w:eastAsia="he-IL"/>
        </w:rPr>
        <w:t xml:space="preserve">א' </w:t>
      </w:r>
      <w:r w:rsidRPr="000206FA">
        <w:rPr>
          <w:rFonts w:ascii="Times New Roman" w:eastAsia="Times New Roman" w:hAnsi="Times New Roman" w:cs="David"/>
          <w:sz w:val="20"/>
          <w:szCs w:val="24"/>
          <w:rtl/>
          <w:lang w:eastAsia="he-IL"/>
        </w:rPr>
        <w:t>ועל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להיות</w:t>
      </w:r>
      <w:r w:rsidRPr="000206FA">
        <w:rPr>
          <w:rFonts w:ascii="Times New Roman" w:eastAsia="Times New Roman" w:hAnsi="Times New Roman" w:cs="David" w:hint="cs"/>
          <w:sz w:val="20"/>
          <w:szCs w:val="24"/>
          <w:rtl/>
          <w:lang w:eastAsia="he-IL"/>
        </w:rPr>
        <w:t xml:space="preserve"> עמו</w:t>
      </w:r>
      <w:r w:rsidRPr="000206FA">
        <w:rPr>
          <w:rFonts w:ascii="Times New Roman" w:eastAsia="Times New Roman" w:hAnsi="Times New Roman" w:cs="David"/>
          <w:sz w:val="20"/>
          <w:szCs w:val="24"/>
          <w:rtl/>
          <w:lang w:eastAsia="he-IL"/>
        </w:rPr>
        <w:t xml:space="preserve"> בקשר מתמי</w:t>
      </w:r>
      <w:r w:rsidRPr="000206FA">
        <w:rPr>
          <w:rFonts w:ascii="Times New Roman" w:eastAsia="Times New Roman" w:hAnsi="Times New Roman" w:cs="David" w:hint="cs"/>
          <w:sz w:val="20"/>
          <w:szCs w:val="24"/>
          <w:rtl/>
          <w:lang w:eastAsia="he-IL"/>
        </w:rPr>
        <w:t>ד</w:t>
      </w:r>
      <w:r w:rsidRPr="000206FA">
        <w:rPr>
          <w:rFonts w:ascii="Times New Roman" w:eastAsia="Times New Roman" w:hAnsi="Times New Roman" w:cs="David"/>
          <w:sz w:val="20"/>
          <w:szCs w:val="24"/>
          <w:rtl/>
          <w:lang w:eastAsia="he-IL"/>
        </w:rPr>
        <w:t xml:space="preserve"> ולתאם עמו את כל פעולותיו, אלא אם נקבע </w:t>
      </w:r>
      <w:r w:rsidRPr="000206FA">
        <w:rPr>
          <w:rFonts w:ascii="Times New Roman" w:eastAsia="Times New Roman" w:hAnsi="Times New Roman" w:cs="David" w:hint="cs"/>
          <w:sz w:val="20"/>
          <w:szCs w:val="24"/>
          <w:rtl/>
          <w:lang w:eastAsia="he-IL"/>
        </w:rPr>
        <w:t xml:space="preserve">מפורשות </w:t>
      </w:r>
      <w:r w:rsidRPr="000206FA">
        <w:rPr>
          <w:rFonts w:ascii="Times New Roman" w:eastAsia="Times New Roman" w:hAnsi="Times New Roman" w:cs="David"/>
          <w:sz w:val="20"/>
          <w:szCs w:val="24"/>
          <w:rtl/>
          <w:lang w:eastAsia="he-IL"/>
        </w:rPr>
        <w:t>אחרת ע"י המזמין.</w:t>
      </w:r>
    </w:p>
    <w:p w14:paraId="728A2718"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מצהיר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ידועות לו הוראות כל התכניות הקיימות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0206FA">
        <w:rPr>
          <w:rFonts w:ascii="Times New Roman" w:eastAsia="Times New Roman" w:hAnsi="Times New Roman" w:cs="David" w:hint="cs"/>
          <w:sz w:val="20"/>
          <w:szCs w:val="24"/>
          <w:rtl/>
          <w:lang w:eastAsia="he-IL"/>
        </w:rPr>
        <w:t>יהם של</w:t>
      </w:r>
      <w:r w:rsidRPr="000206FA">
        <w:rPr>
          <w:rFonts w:ascii="Times New Roman" w:eastAsia="Times New Roman" w:hAnsi="Times New Roman" w:cs="David"/>
          <w:sz w:val="20"/>
          <w:szCs w:val="24"/>
          <w:rtl/>
          <w:lang w:eastAsia="he-IL"/>
        </w:rPr>
        <w:t xml:space="preserve"> הדין</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הנהלים</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התקנים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התקנות החלים בקשר עם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והוא מתחייב לפעול בהתאם לקבוע בהם. כמו כן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מצהיר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כי </w:t>
      </w:r>
      <w:r w:rsidRPr="000206FA">
        <w:rPr>
          <w:rFonts w:ascii="Times New Roman" w:eastAsia="Times New Roman" w:hAnsi="Times New Roman" w:cs="David" w:hint="cs"/>
          <w:sz w:val="20"/>
          <w:szCs w:val="24"/>
          <w:rtl/>
          <w:lang w:eastAsia="he-IL"/>
        </w:rPr>
        <w:t xml:space="preserve">הוא </w:t>
      </w:r>
      <w:r w:rsidRPr="000206FA">
        <w:rPr>
          <w:rFonts w:ascii="Times New Roman" w:eastAsia="Times New Roman" w:hAnsi="Times New Roman" w:cs="David"/>
          <w:sz w:val="20"/>
          <w:szCs w:val="24"/>
          <w:rtl/>
          <w:lang w:eastAsia="he-IL"/>
        </w:rPr>
        <w:t xml:space="preserve">בדק בעצמו את כל הנושאים הרלוונטיים </w:t>
      </w:r>
      <w:r w:rsidRPr="000206FA">
        <w:rPr>
          <w:rFonts w:ascii="Times New Roman" w:eastAsia="Times New Roman" w:hAnsi="Times New Roman" w:cs="David" w:hint="cs"/>
          <w:sz w:val="20"/>
          <w:szCs w:val="24"/>
          <w:rtl/>
          <w:lang w:eastAsia="he-IL"/>
        </w:rPr>
        <w:t xml:space="preserve">ו/או </w:t>
      </w:r>
      <w:r w:rsidRPr="000206FA">
        <w:rPr>
          <w:rFonts w:ascii="Times New Roman" w:eastAsia="Times New Roman" w:hAnsi="Times New Roman" w:cs="David"/>
          <w:sz w:val="20"/>
          <w:szCs w:val="24"/>
          <w:rtl/>
          <w:lang w:eastAsia="he-IL"/>
        </w:rPr>
        <w:t>הקשורים למתן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390AB636"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להפיק את כל התכניות </w:t>
      </w:r>
      <w:r w:rsidRPr="000206FA">
        <w:rPr>
          <w:rFonts w:ascii="Times New Roman" w:eastAsia="Times New Roman" w:hAnsi="Times New Roman" w:cs="David" w:hint="cs"/>
          <w:sz w:val="20"/>
          <w:szCs w:val="24"/>
          <w:rtl/>
          <w:lang w:eastAsia="he-IL"/>
        </w:rPr>
        <w:t>נשוא</w:t>
      </w:r>
      <w:r w:rsidRPr="000206FA">
        <w:rPr>
          <w:rFonts w:ascii="Times New Roman" w:eastAsia="Times New Roman" w:hAnsi="Times New Roman" w:cs="David"/>
          <w:sz w:val="20"/>
          <w:szCs w:val="24"/>
          <w:rtl/>
          <w:lang w:eastAsia="he-IL"/>
        </w:rPr>
        <w:t xml:space="preserve"> חוזה זה, בכל שלבי הביצוע של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ולרבות כל שינוי בתכניותיו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באמצעות מחשב בתוכנה או בקבצים במתכונת הקבועה בנספח </w:t>
      </w:r>
      <w:r w:rsidRPr="000206FA">
        <w:rPr>
          <w:rFonts w:ascii="Times New Roman" w:eastAsia="Times New Roman" w:hAnsi="Times New Roman" w:cs="David"/>
          <w:b/>
          <w:bCs/>
          <w:sz w:val="20"/>
          <w:szCs w:val="24"/>
          <w:rtl/>
          <w:lang w:eastAsia="he-IL"/>
        </w:rPr>
        <w:t>א'</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 xml:space="preserve">המצ"ב </w:t>
      </w:r>
      <w:r w:rsidRPr="000206FA">
        <w:rPr>
          <w:rFonts w:ascii="Times New Roman" w:eastAsia="Times New Roman" w:hAnsi="Times New Roman" w:cs="David"/>
          <w:sz w:val="20"/>
          <w:szCs w:val="24"/>
          <w:rtl/>
          <w:lang w:eastAsia="he-IL"/>
        </w:rPr>
        <w:t>וע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הנחיות המזמין מעת לעת.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להעביר ליועצים ולקבל מהם קבצים אך ורק באותה מתכונת שנקבעה</w:t>
      </w:r>
      <w:r w:rsidRPr="000206FA">
        <w:rPr>
          <w:rFonts w:ascii="Times New Roman" w:eastAsia="Times New Roman" w:hAnsi="Times New Roman" w:cs="David" w:hint="cs"/>
          <w:sz w:val="20"/>
          <w:szCs w:val="24"/>
          <w:rtl/>
          <w:lang w:eastAsia="he-IL"/>
        </w:rPr>
        <w:t xml:space="preserve"> בנספח </w:t>
      </w:r>
      <w:r w:rsidRPr="000206FA">
        <w:rPr>
          <w:rFonts w:ascii="Times New Roman" w:eastAsia="Times New Roman" w:hAnsi="Times New Roman" w:cs="David" w:hint="cs"/>
          <w:b/>
          <w:bCs/>
          <w:sz w:val="20"/>
          <w:szCs w:val="24"/>
          <w:rtl/>
          <w:lang w:eastAsia="he-IL"/>
        </w:rPr>
        <w:t>א'</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כאמור.</w:t>
      </w:r>
    </w:p>
    <w:p w14:paraId="6AFCFE12"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יגיש ליועצים</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לקבלנים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0206FA">
        <w:rPr>
          <w:rFonts w:ascii="Times New Roman" w:eastAsia="Times New Roman" w:hAnsi="Times New Roman" w:cs="David" w:hint="cs"/>
          <w:sz w:val="20"/>
          <w:szCs w:val="24"/>
          <w:rtl/>
          <w:lang w:eastAsia="he-IL"/>
        </w:rPr>
        <w:t xml:space="preserve">מפורשות על פי </w:t>
      </w:r>
      <w:r w:rsidRPr="000206FA">
        <w:rPr>
          <w:rFonts w:ascii="Times New Roman" w:eastAsia="Times New Roman" w:hAnsi="Times New Roman" w:cs="David"/>
          <w:sz w:val="20"/>
          <w:szCs w:val="24"/>
          <w:rtl/>
          <w:lang w:eastAsia="he-IL"/>
        </w:rPr>
        <w:t>חוזה זה.</w:t>
      </w:r>
    </w:p>
    <w:p w14:paraId="06ABEB2F"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lastRenderedPageBreak/>
        <w:t>המזמין רשאי להזמין אצל מתכננים אחרים שירותים כלשהם על פי שיקול דעתו הבלעדי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מצהיר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אין לו ולא תהינה לו </w:t>
      </w:r>
      <w:r w:rsidRPr="000206FA">
        <w:rPr>
          <w:rFonts w:ascii="Times New Roman" w:eastAsia="Times New Roman" w:hAnsi="Times New Roman" w:cs="David" w:hint="cs"/>
          <w:sz w:val="20"/>
          <w:szCs w:val="24"/>
          <w:rtl/>
          <w:lang w:eastAsia="he-IL"/>
        </w:rPr>
        <w:t xml:space="preserve">כל </w:t>
      </w:r>
      <w:r w:rsidRPr="000206FA">
        <w:rPr>
          <w:rFonts w:ascii="Times New Roman" w:eastAsia="Times New Roman" w:hAnsi="Times New Roman" w:cs="David"/>
          <w:sz w:val="20"/>
          <w:szCs w:val="24"/>
          <w:rtl/>
          <w:lang w:eastAsia="he-IL"/>
        </w:rPr>
        <w:t>תביעות ו/או טענות</w:t>
      </w:r>
      <w:r w:rsidRPr="000206FA">
        <w:rPr>
          <w:rFonts w:ascii="Times New Roman" w:eastAsia="Times New Roman" w:hAnsi="Times New Roman" w:cs="David" w:hint="cs"/>
          <w:sz w:val="20"/>
          <w:szCs w:val="24"/>
          <w:rtl/>
          <w:lang w:eastAsia="he-IL"/>
        </w:rPr>
        <w:t xml:space="preserve"> ו/או דרישות ו/או תלונות</w:t>
      </w:r>
      <w:r w:rsidRPr="000206FA">
        <w:rPr>
          <w:rFonts w:ascii="Times New Roman" w:eastAsia="Times New Roman" w:hAnsi="Times New Roman" w:cs="David"/>
          <w:sz w:val="20"/>
          <w:szCs w:val="24"/>
          <w:rtl/>
          <w:lang w:eastAsia="he-IL"/>
        </w:rPr>
        <w:t xml:space="preserve"> כלפי המזמין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כלפי המתכננים האחרים בגין מסירת העבודות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כאמור. משמסר המזמין </w:t>
      </w:r>
      <w:r w:rsidRPr="000206FA">
        <w:rPr>
          <w:rFonts w:ascii="Times New Roman" w:eastAsia="Times New Roman" w:hAnsi="Times New Roman" w:cs="David" w:hint="cs"/>
          <w:sz w:val="20"/>
          <w:szCs w:val="24"/>
          <w:rtl/>
          <w:lang w:eastAsia="he-IL"/>
        </w:rPr>
        <w:t xml:space="preserve">את </w:t>
      </w:r>
      <w:r w:rsidRPr="000206FA">
        <w:rPr>
          <w:rFonts w:ascii="Times New Roman" w:eastAsia="Times New Roman" w:hAnsi="Times New Roman" w:cs="David"/>
          <w:sz w:val="20"/>
          <w:szCs w:val="24"/>
          <w:rtl/>
          <w:lang w:eastAsia="he-IL"/>
        </w:rPr>
        <w:t xml:space="preserve">ביצוע </w:t>
      </w:r>
      <w:r w:rsidRPr="000206FA">
        <w:rPr>
          <w:rFonts w:ascii="Times New Roman" w:eastAsia="Times New Roman" w:hAnsi="Times New Roman" w:cs="David" w:hint="cs"/>
          <w:sz w:val="20"/>
          <w:szCs w:val="24"/>
          <w:rtl/>
          <w:lang w:eastAsia="he-IL"/>
        </w:rPr>
        <w:t>ה</w:t>
      </w:r>
      <w:r w:rsidRPr="000206FA">
        <w:rPr>
          <w:rFonts w:ascii="Times New Roman" w:eastAsia="Times New Roman" w:hAnsi="Times New Roman" w:cs="David"/>
          <w:sz w:val="20"/>
          <w:szCs w:val="24"/>
          <w:rtl/>
          <w:lang w:eastAsia="he-IL"/>
        </w:rPr>
        <w:t>שירותים כאמור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אחר, מתחייב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לשתף עמו פעולה ככל שיידרש.</w:t>
      </w:r>
    </w:p>
    <w:p w14:paraId="0C6A1A42"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ערוך לביצוע העבודות, בין היתר, גם במערכת ניהול ותיאום פרויקטים באמצעות האינטרנט, כדוגמת "</w:t>
      </w:r>
      <w:r w:rsidRPr="000206FA">
        <w:rPr>
          <w:rFonts w:ascii="Times New Roman" w:eastAsia="Times New Roman" w:hAnsi="Times New Roman" w:cs="David"/>
          <w:sz w:val="24"/>
          <w:szCs w:val="24"/>
          <w:lang w:eastAsia="he-IL"/>
        </w:rPr>
        <w:t>view</w:t>
      </w:r>
      <w:r w:rsidRPr="000206FA">
        <w:rPr>
          <w:rFonts w:ascii="Times New Roman" w:eastAsia="Times New Roman" w:hAnsi="Times New Roman" w:cs="David"/>
          <w:sz w:val="24"/>
          <w:szCs w:val="24"/>
          <w:rtl/>
          <w:lang w:eastAsia="he-IL"/>
        </w:rPr>
        <w:t>@</w:t>
      </w:r>
      <w:r w:rsidRPr="000206FA">
        <w:rPr>
          <w:rFonts w:ascii="Times New Roman" w:eastAsia="Times New Roman" w:hAnsi="Times New Roman" w:cs="David" w:hint="cs"/>
          <w:sz w:val="20"/>
          <w:szCs w:val="24"/>
          <w:rtl/>
          <w:lang w:eastAsia="he-IL"/>
        </w:rPr>
        <w:t>", "רמדורנט"</w:t>
      </w:r>
      <w:r w:rsidRPr="000206FA">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0206FA">
        <w:rPr>
          <w:rFonts w:ascii="Times New Roman" w:eastAsia="Times New Roman" w:hAnsi="Times New Roman" w:cs="David" w:hint="cs"/>
          <w:sz w:val="20"/>
          <w:szCs w:val="24"/>
          <w:rtl/>
          <w:lang w:eastAsia="he-IL"/>
        </w:rPr>
        <w:t>.</w:t>
      </w:r>
    </w:p>
    <w:p w14:paraId="5D7E0195" w14:textId="77777777" w:rsidR="000206FA" w:rsidRPr="000206FA"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צוות עובדים ואמצעים</w:t>
      </w:r>
    </w:p>
    <w:p w14:paraId="460FA664"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במשך כל תקופת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יקיים משרד מאויש</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מאורגן ומצויד</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באופן שיאפשר </w:t>
      </w:r>
      <w:r w:rsidRPr="000206FA">
        <w:rPr>
          <w:rFonts w:ascii="Times New Roman" w:eastAsia="Times New Roman" w:hAnsi="Times New Roman" w:cs="David" w:hint="cs"/>
          <w:sz w:val="20"/>
          <w:szCs w:val="24"/>
          <w:rtl/>
          <w:lang w:eastAsia="he-IL"/>
        </w:rPr>
        <w:t xml:space="preserve">את </w:t>
      </w:r>
      <w:r w:rsidRPr="000206FA">
        <w:rPr>
          <w:rFonts w:ascii="Times New Roman" w:eastAsia="Times New Roman" w:hAnsi="Times New Roman" w:cs="David"/>
          <w:sz w:val="20"/>
          <w:szCs w:val="24"/>
          <w:rtl/>
          <w:lang w:eastAsia="he-IL"/>
        </w:rPr>
        <w:t>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בהתאם להוראות חוזה זה.</w:t>
      </w:r>
    </w:p>
    <w:p w14:paraId="616F2E6E"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שהרכבם המספרי והמקצועי של צוות עובדיו, כמפורט בנספח </w:t>
      </w:r>
      <w:r w:rsidRPr="000206FA">
        <w:rPr>
          <w:rFonts w:ascii="Times New Roman" w:eastAsia="Times New Roman" w:hAnsi="Times New Roman" w:cs="David"/>
          <w:bCs/>
          <w:sz w:val="20"/>
          <w:szCs w:val="24"/>
          <w:rtl/>
          <w:lang w:eastAsia="he-IL"/>
        </w:rPr>
        <w:t>א'</w:t>
      </w:r>
      <w:r w:rsidRPr="000206FA">
        <w:rPr>
          <w:rFonts w:ascii="Times New Roman" w:eastAsia="Times New Roman" w:hAnsi="Times New Roman" w:cs="David" w:hint="cs"/>
          <w:bCs/>
          <w:sz w:val="20"/>
          <w:szCs w:val="24"/>
          <w:rtl/>
          <w:lang w:eastAsia="he-IL"/>
        </w:rPr>
        <w:t xml:space="preserve"> </w:t>
      </w:r>
      <w:r w:rsidRPr="000206FA">
        <w:rPr>
          <w:rFonts w:ascii="Times New Roman" w:eastAsia="Times New Roman" w:hAnsi="Times New Roman" w:cs="David" w:hint="cs"/>
          <w:b/>
          <w:sz w:val="20"/>
          <w:szCs w:val="24"/>
          <w:rtl/>
          <w:lang w:eastAsia="he-IL"/>
        </w:rPr>
        <w:t>המצ"ב,</w:t>
      </w:r>
      <w:r w:rsidRPr="000206FA">
        <w:rPr>
          <w:rFonts w:ascii="Times New Roman" w:eastAsia="Times New Roman" w:hAnsi="Times New Roman" w:cs="David"/>
          <w:sz w:val="20"/>
          <w:szCs w:val="24"/>
          <w:rtl/>
          <w:lang w:eastAsia="he-IL"/>
        </w:rPr>
        <w:t xml:space="preserve"> יתאים לביצוע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ברמה ובמועדים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01552594"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מבלי לגרוע מהתחייבותו האמורה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רשאי המנהל - אם וכאשר יראה צורך בכך על פי שיקול דעתו </w:t>
      </w:r>
      <w:r w:rsidRPr="000206FA">
        <w:rPr>
          <w:rFonts w:ascii="Times New Roman" w:eastAsia="Times New Roman" w:hAnsi="Times New Roman" w:cs="David" w:hint="cs"/>
          <w:sz w:val="20"/>
          <w:szCs w:val="24"/>
          <w:rtl/>
          <w:lang w:eastAsia="he-IL"/>
        </w:rPr>
        <w:t xml:space="preserve">המוחלט </w:t>
      </w:r>
      <w:r w:rsidRPr="000206FA">
        <w:rPr>
          <w:rFonts w:ascii="Times New Roman" w:eastAsia="Times New Roman" w:hAnsi="Times New Roman" w:cs="David"/>
          <w:sz w:val="20"/>
          <w:szCs w:val="24"/>
          <w:rtl/>
          <w:lang w:eastAsia="he-IL"/>
        </w:rPr>
        <w:t>- להורות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w:t>
      </w:r>
      <w:r w:rsidRPr="000206FA">
        <w:rPr>
          <w:rFonts w:ascii="Times New Roman" w:eastAsia="Times New Roman" w:hAnsi="Times New Roman" w:cs="David" w:hint="cs"/>
          <w:sz w:val="20"/>
          <w:szCs w:val="24"/>
          <w:rtl/>
          <w:lang w:eastAsia="he-IL"/>
        </w:rPr>
        <w:t>עת לעת,</w:t>
      </w:r>
      <w:r w:rsidRPr="000206FA">
        <w:rPr>
          <w:rFonts w:ascii="Times New Roman" w:eastAsia="Times New Roman" w:hAnsi="Times New Roman" w:cs="David"/>
          <w:sz w:val="20"/>
          <w:szCs w:val="24"/>
          <w:rtl/>
          <w:lang w:eastAsia="he-IL"/>
        </w:rPr>
        <w:t xml:space="preserve"> להגדיל את צוות עובדיו, על חשבונו ואחריותו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במספר, לתקופה ובמקומות אותם יציין המנהל בהוראותיו.</w:t>
      </w:r>
    </w:p>
    <w:p w14:paraId="3A8F5CA8"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מוסכם בזה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0206FA">
        <w:rPr>
          <w:rFonts w:ascii="Times New Roman" w:eastAsia="Times New Roman" w:hAnsi="Times New Roman" w:cs="David"/>
          <w:bCs/>
          <w:sz w:val="20"/>
          <w:szCs w:val="24"/>
          <w:rtl/>
          <w:lang w:eastAsia="he-IL"/>
        </w:rPr>
        <w:t>א'</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המצ"ב</w:t>
      </w:r>
      <w:r w:rsidRPr="000206FA">
        <w:rPr>
          <w:rFonts w:ascii="Times New Roman" w:eastAsia="Times New Roman" w:hAnsi="Times New Roman" w:cs="David"/>
          <w:sz w:val="20"/>
          <w:szCs w:val="24"/>
          <w:rtl/>
          <w:lang w:eastAsia="he-IL"/>
        </w:rPr>
        <w:t>, מנהלו הראשי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למטרת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(להלן: "</w:t>
      </w:r>
      <w:r w:rsidRPr="000206FA">
        <w:rPr>
          <w:rFonts w:ascii="Times New Roman" w:eastAsia="Times New Roman" w:hAnsi="Times New Roman" w:cs="David"/>
          <w:b/>
          <w:bCs/>
          <w:sz w:val="20"/>
          <w:szCs w:val="24"/>
          <w:rtl/>
          <w:lang w:eastAsia="he-IL"/>
        </w:rPr>
        <w:t>המנהל הראשי</w:t>
      </w:r>
      <w:r w:rsidRPr="000206FA">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0206FA">
        <w:rPr>
          <w:rFonts w:ascii="Times New Roman" w:eastAsia="Times New Roman" w:hAnsi="Times New Roman" w:cs="David" w:hint="cs"/>
          <w:sz w:val="20"/>
          <w:szCs w:val="24"/>
          <w:rtl/>
          <w:lang w:eastAsia="he-IL"/>
        </w:rPr>
        <w:t xml:space="preserve"> מראש ובכתב</w:t>
      </w:r>
      <w:r w:rsidRPr="000206FA">
        <w:rPr>
          <w:rFonts w:ascii="Times New Roman" w:eastAsia="Times New Roman" w:hAnsi="Times New Roman" w:cs="David"/>
          <w:sz w:val="20"/>
          <w:szCs w:val="24"/>
          <w:rtl/>
          <w:lang w:eastAsia="he-IL"/>
        </w:rPr>
        <w:t>.</w:t>
      </w:r>
    </w:p>
    <w:p w14:paraId="28E27439" w14:textId="77777777" w:rsidR="000206FA" w:rsidRPr="000206FA" w:rsidRDefault="000206FA" w:rsidP="000206FA">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w:t>
      </w:r>
      <w:r w:rsidRPr="000206FA">
        <w:rPr>
          <w:rFonts w:ascii="Times New Roman" w:eastAsia="Times New Roman" w:hAnsi="Times New Roman" w:cs="David" w:hint="cs"/>
          <w:sz w:val="20"/>
          <w:szCs w:val="24"/>
          <w:rtl/>
          <w:lang w:eastAsia="he-IL"/>
        </w:rPr>
        <w:t>צהיר, כי ידוע לו, ש</w:t>
      </w:r>
      <w:r w:rsidRPr="000206FA">
        <w:rPr>
          <w:rFonts w:ascii="Times New Roman" w:eastAsia="Times New Roman" w:hAnsi="Times New Roman" w:cs="David"/>
          <w:sz w:val="20"/>
          <w:szCs w:val="24"/>
          <w:rtl/>
          <w:lang w:eastAsia="he-IL"/>
        </w:rPr>
        <w:t>במשך כל ת</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קפ</w:t>
      </w:r>
      <w:r w:rsidRPr="000206FA">
        <w:rPr>
          <w:rFonts w:ascii="Times New Roman" w:eastAsia="Times New Roman" w:hAnsi="Times New Roman" w:cs="David" w:hint="cs"/>
          <w:sz w:val="20"/>
          <w:szCs w:val="24"/>
          <w:rtl/>
          <w:lang w:eastAsia="he-IL"/>
        </w:rPr>
        <w:t>ו של</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יעמוד המנהל הראשי בראשו, יהיה מעורב אישית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שיעסוק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התכנון. מבלי לגרוע מהתחייבויות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כמתחייב מ</w:t>
      </w:r>
      <w:r w:rsidRPr="000206FA">
        <w:rPr>
          <w:rFonts w:ascii="Times New Roman" w:eastAsia="Times New Roman" w:hAnsi="Times New Roman" w:cs="David" w:hint="cs"/>
          <w:sz w:val="20"/>
          <w:szCs w:val="24"/>
          <w:rtl/>
          <w:lang w:eastAsia="he-IL"/>
        </w:rPr>
        <w:t>חוזה זה,</w:t>
      </w:r>
      <w:r w:rsidRPr="000206FA">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12916FD3" w14:textId="77777777" w:rsidR="000206FA" w:rsidRPr="000206FA" w:rsidRDefault="000206FA" w:rsidP="000206FA">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707B9F35"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hint="cs"/>
          <w:sz w:val="20"/>
          <w:szCs w:val="24"/>
          <w:rtl/>
          <w:lang w:eastAsia="he-IL"/>
        </w:rPr>
        <w:t xml:space="preserve">המזמין רשאי </w:t>
      </w:r>
      <w:r w:rsidRPr="000206FA">
        <w:rPr>
          <w:rFonts w:ascii="Times New Roman" w:eastAsia="Times New Roman" w:hAnsi="Times New Roman" w:cs="David"/>
          <w:sz w:val="20"/>
          <w:szCs w:val="24"/>
          <w:rtl/>
          <w:lang w:eastAsia="he-IL"/>
        </w:rPr>
        <w:t>לדרוש מה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להחליף כל עובד מעובדיו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שלדעת המזמין אינו מתאים לתפקידו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אינו מבצעו להנחת דעתו, אף אם אושר תחילה ע"י המזמין וכן לדרוש תגבור צוות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ועל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למלא </w:t>
      </w:r>
      <w:r w:rsidRPr="000206FA">
        <w:rPr>
          <w:rFonts w:ascii="Times New Roman" w:eastAsia="Times New Roman" w:hAnsi="Times New Roman" w:cs="David" w:hint="cs"/>
          <w:sz w:val="20"/>
          <w:szCs w:val="24"/>
          <w:rtl/>
          <w:lang w:eastAsia="he-IL"/>
        </w:rPr>
        <w:t xml:space="preserve">אחר </w:t>
      </w:r>
      <w:r w:rsidRPr="000206FA">
        <w:rPr>
          <w:rFonts w:ascii="Times New Roman" w:eastAsia="Times New Roman" w:hAnsi="Times New Roman" w:cs="David"/>
          <w:sz w:val="20"/>
          <w:szCs w:val="24"/>
          <w:rtl/>
          <w:lang w:eastAsia="he-IL"/>
        </w:rPr>
        <w:t>דרישת המזמין לאלתר.</w:t>
      </w:r>
    </w:p>
    <w:p w14:paraId="51979EE0"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החלטות המזמין בדבר 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שור ו/או החלפת עובד מעובדי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תינתנה לפי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קול דעתו המוחלט</w:t>
      </w:r>
      <w:r w:rsidRPr="000206FA">
        <w:rPr>
          <w:rFonts w:ascii="Times New Roman" w:eastAsia="Times New Roman" w:hAnsi="Times New Roman" w:cs="David" w:hint="cs"/>
          <w:sz w:val="20"/>
          <w:szCs w:val="24"/>
          <w:rtl/>
          <w:lang w:eastAsia="he-IL"/>
        </w:rPr>
        <w:t xml:space="preserve"> של המזמין</w:t>
      </w:r>
      <w:r w:rsidRPr="000206FA">
        <w:rPr>
          <w:rFonts w:ascii="Times New Roman" w:eastAsia="Times New Roman" w:hAnsi="Times New Roman" w:cs="David"/>
          <w:sz w:val="20"/>
          <w:szCs w:val="24"/>
          <w:rtl/>
          <w:lang w:eastAsia="he-IL"/>
        </w:rPr>
        <w:t xml:space="preserve"> וללא צורך במתן נימוקים</w:t>
      </w:r>
      <w:r w:rsidRPr="000206FA">
        <w:rPr>
          <w:rFonts w:ascii="Times New Roman" w:eastAsia="Times New Roman" w:hAnsi="Times New Roman" w:cs="David" w:hint="cs"/>
          <w:sz w:val="20"/>
          <w:szCs w:val="24"/>
          <w:rtl/>
          <w:lang w:eastAsia="he-IL"/>
        </w:rPr>
        <w:t xml:space="preserve"> כאלה ואחרים</w:t>
      </w:r>
      <w:r w:rsidRPr="000206FA">
        <w:rPr>
          <w:rFonts w:ascii="Times New Roman" w:eastAsia="Times New Roman" w:hAnsi="Times New Roman" w:cs="David"/>
          <w:sz w:val="20"/>
          <w:szCs w:val="24"/>
          <w:rtl/>
          <w:lang w:eastAsia="he-IL"/>
        </w:rPr>
        <w:t>. אין בהחלטות אלה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כדי לשחרר את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מאי</w:t>
      </w:r>
      <w:r w:rsidRPr="000206FA">
        <w:rPr>
          <w:rFonts w:ascii="Times New Roman" w:eastAsia="Times New Roman" w:hAnsi="Times New Roman" w:cs="David" w:hint="cs"/>
          <w:sz w:val="20"/>
          <w:szCs w:val="24"/>
          <w:rtl/>
          <w:lang w:eastAsia="he-IL"/>
        </w:rPr>
        <w:t>לו</w:t>
      </w:r>
      <w:r w:rsidRPr="000206FA">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0206FA">
        <w:rPr>
          <w:rFonts w:ascii="Times New Roman" w:eastAsia="Times New Roman" w:hAnsi="Times New Roman" w:cs="David" w:hint="cs"/>
          <w:sz w:val="20"/>
          <w:szCs w:val="24"/>
          <w:rtl/>
          <w:lang w:eastAsia="he-IL"/>
        </w:rPr>
        <w:t xml:space="preserve"> ו/או חבות</w:t>
      </w:r>
      <w:r w:rsidRPr="000206FA">
        <w:rPr>
          <w:rFonts w:ascii="Times New Roman" w:eastAsia="Times New Roman" w:hAnsi="Times New Roman" w:cs="David"/>
          <w:sz w:val="20"/>
          <w:szCs w:val="24"/>
          <w:rtl/>
          <w:lang w:eastAsia="he-IL"/>
        </w:rPr>
        <w:t xml:space="preserve"> שהיא.</w:t>
      </w:r>
    </w:p>
    <w:p w14:paraId="40B6E37F"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לצייד על חשבונו את צוות עובדיו בכל הציוד הדרוש לב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האחריות בגין אחזקת</w:t>
      </w:r>
      <w:r w:rsidRPr="000206FA">
        <w:rPr>
          <w:rFonts w:ascii="Times New Roman" w:eastAsia="Times New Roman" w:hAnsi="Times New Roman" w:cs="David"/>
          <w:sz w:val="20"/>
          <w:szCs w:val="24"/>
          <w:rtl/>
          <w:lang w:eastAsia="he-IL"/>
        </w:rPr>
        <w:t xml:space="preserve"> ושמיר</w:t>
      </w:r>
      <w:r w:rsidRPr="000206FA">
        <w:rPr>
          <w:rFonts w:ascii="Times New Roman" w:eastAsia="Times New Roman" w:hAnsi="Times New Roman" w:cs="David" w:hint="cs"/>
          <w:sz w:val="20"/>
          <w:szCs w:val="24"/>
          <w:rtl/>
          <w:lang w:eastAsia="he-IL"/>
        </w:rPr>
        <w:t>ת</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ה</w:t>
      </w:r>
      <w:r w:rsidRPr="000206FA">
        <w:rPr>
          <w:rFonts w:ascii="Times New Roman" w:eastAsia="Times New Roman" w:hAnsi="Times New Roman" w:cs="David"/>
          <w:sz w:val="20"/>
          <w:szCs w:val="24"/>
          <w:rtl/>
          <w:lang w:eastAsia="he-IL"/>
        </w:rPr>
        <w:t>ציוד</w:t>
      </w:r>
      <w:r w:rsidRPr="000206FA">
        <w:rPr>
          <w:rFonts w:ascii="Times New Roman" w:eastAsia="Times New Roman" w:hAnsi="Times New Roman" w:cs="David" w:hint="cs"/>
          <w:sz w:val="20"/>
          <w:szCs w:val="24"/>
          <w:rtl/>
          <w:lang w:eastAsia="he-IL"/>
        </w:rPr>
        <w:t xml:space="preserve"> כאמור,</w:t>
      </w:r>
      <w:r w:rsidRPr="000206FA">
        <w:rPr>
          <w:rFonts w:ascii="Times New Roman" w:eastAsia="Times New Roman" w:hAnsi="Times New Roman" w:cs="David"/>
          <w:sz w:val="20"/>
          <w:szCs w:val="24"/>
          <w:rtl/>
          <w:lang w:eastAsia="he-IL"/>
        </w:rPr>
        <w:t xml:space="preserve"> תהיה בידי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ועל חשבונו, והמזמין לא </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ישא בכל אחריות </w:t>
      </w:r>
      <w:r w:rsidRPr="000206FA">
        <w:rPr>
          <w:rFonts w:ascii="Times New Roman" w:eastAsia="Times New Roman" w:hAnsi="Times New Roman" w:cs="David" w:hint="cs"/>
          <w:sz w:val="20"/>
          <w:szCs w:val="24"/>
          <w:rtl/>
          <w:lang w:eastAsia="he-IL"/>
        </w:rPr>
        <w:t xml:space="preserve">ו/או חבות </w:t>
      </w:r>
      <w:r w:rsidRPr="000206FA">
        <w:rPr>
          <w:rFonts w:ascii="Times New Roman" w:eastAsia="Times New Roman" w:hAnsi="Times New Roman" w:cs="David"/>
          <w:sz w:val="20"/>
          <w:szCs w:val="24"/>
          <w:rtl/>
          <w:lang w:eastAsia="he-IL"/>
        </w:rPr>
        <w:t>בגין א</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בדן </w:t>
      </w:r>
      <w:r w:rsidRPr="000206FA">
        <w:rPr>
          <w:rFonts w:ascii="Times New Roman" w:eastAsia="Times New Roman" w:hAnsi="Times New Roman" w:cs="David" w:hint="cs"/>
          <w:sz w:val="20"/>
          <w:szCs w:val="24"/>
          <w:rtl/>
          <w:lang w:eastAsia="he-IL"/>
        </w:rPr>
        <w:t>ן/</w:t>
      </w:r>
      <w:r w:rsidRPr="000206FA">
        <w:rPr>
          <w:rFonts w:ascii="Times New Roman" w:eastAsia="Times New Roman" w:hAnsi="Times New Roman" w:cs="David"/>
          <w:sz w:val="20"/>
          <w:szCs w:val="24"/>
          <w:rtl/>
          <w:lang w:eastAsia="he-IL"/>
        </w:rPr>
        <w:t>או נזק</w:t>
      </w:r>
      <w:r w:rsidRPr="000206FA">
        <w:rPr>
          <w:rFonts w:ascii="Times New Roman" w:eastAsia="Times New Roman" w:hAnsi="Times New Roman" w:cs="David" w:hint="cs"/>
          <w:sz w:val="20"/>
          <w:szCs w:val="24"/>
          <w:rtl/>
          <w:lang w:eastAsia="he-IL"/>
        </w:rPr>
        <w:t xml:space="preserve"> ו/או קלקול</w:t>
      </w:r>
      <w:r w:rsidRPr="000206FA">
        <w:rPr>
          <w:rFonts w:ascii="Times New Roman" w:eastAsia="Times New Roman" w:hAnsi="Times New Roman" w:cs="David"/>
          <w:sz w:val="20"/>
          <w:szCs w:val="24"/>
          <w:rtl/>
          <w:lang w:eastAsia="he-IL"/>
        </w:rPr>
        <w:t xml:space="preserve"> כלשהו לציוד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לכל חלק ממנו מכל סיבה שהיא.</w:t>
      </w:r>
    </w:p>
    <w:p w14:paraId="43425D19" w14:textId="77777777" w:rsidR="000206FA" w:rsidRPr="000206FA"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סמכויות ה</w:t>
      </w:r>
      <w:r w:rsidR="00B17D15">
        <w:rPr>
          <w:rFonts w:ascii="Times New Roman" w:eastAsia="Times New Roman" w:hAnsi="Times New Roman" w:cs="David"/>
          <w:bCs/>
          <w:sz w:val="20"/>
          <w:szCs w:val="24"/>
          <w:u w:val="single"/>
          <w:rtl/>
          <w:lang w:eastAsia="he-IL"/>
        </w:rPr>
        <w:t>יועץ</w:t>
      </w:r>
    </w:p>
    <w:p w14:paraId="63FA5961"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במגעים עם רשויות מוסמכות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לרבות עם הרשות המקומית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בכל הנוגע לש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וכל הכרוך בכך</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יפעל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בתור בא-כוחו הטכני של המזמין והמזמין מסמיכו לכך</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ובלבד:</w:t>
      </w:r>
    </w:p>
    <w:p w14:paraId="1643BB27"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יגיש תכניות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תיקונים לתכניות לא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שור הרשויות המוסמכות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אלא אם כן אושרו קודם לכן</w:t>
      </w:r>
      <w:r w:rsidRPr="000206FA">
        <w:rPr>
          <w:rFonts w:ascii="Times New Roman" w:eastAsia="Times New Roman" w:hAnsi="Times New Roman" w:cs="David" w:hint="cs"/>
          <w:sz w:val="20"/>
          <w:szCs w:val="24"/>
          <w:rtl/>
          <w:lang w:eastAsia="he-IL"/>
        </w:rPr>
        <w:t>, מראש ובכתב,</w:t>
      </w:r>
      <w:r w:rsidRPr="000206FA">
        <w:rPr>
          <w:rFonts w:ascii="Times New Roman" w:eastAsia="Times New Roman" w:hAnsi="Times New Roman" w:cs="David"/>
          <w:sz w:val="20"/>
          <w:szCs w:val="24"/>
          <w:rtl/>
          <w:lang w:eastAsia="he-IL"/>
        </w:rPr>
        <w:t xml:space="preserve"> ע"י המזמין.</w:t>
      </w:r>
    </w:p>
    <w:p w14:paraId="3F6F83A3"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יקבל כל החלטה ולא יפעל ולא יחייב את המזמין בכל עניין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הכרוך בהתחייבות חוקית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כספית</w:t>
      </w:r>
      <w:r w:rsidRPr="000206FA">
        <w:rPr>
          <w:rFonts w:ascii="Times New Roman" w:eastAsia="Times New Roman" w:hAnsi="Times New Roman" w:cs="David" w:hint="cs"/>
          <w:sz w:val="20"/>
          <w:szCs w:val="24"/>
          <w:rtl/>
          <w:lang w:eastAsia="he-IL"/>
        </w:rPr>
        <w:t xml:space="preserve"> ו/או אחרת,</w:t>
      </w:r>
      <w:r w:rsidRPr="000206FA">
        <w:rPr>
          <w:rFonts w:ascii="Times New Roman" w:eastAsia="Times New Roman" w:hAnsi="Times New Roman" w:cs="David"/>
          <w:sz w:val="20"/>
          <w:szCs w:val="24"/>
          <w:rtl/>
          <w:lang w:eastAsia="he-IL"/>
        </w:rPr>
        <w:t xml:space="preserve"> אלא בא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שורו של המזמין</w:t>
      </w:r>
      <w:r w:rsidRPr="000206FA">
        <w:rPr>
          <w:rFonts w:ascii="Times New Roman" w:eastAsia="Times New Roman" w:hAnsi="Times New Roman" w:cs="David" w:hint="cs"/>
          <w:sz w:val="20"/>
          <w:szCs w:val="24"/>
          <w:rtl/>
          <w:lang w:eastAsia="he-IL"/>
        </w:rPr>
        <w:t xml:space="preserve"> מראש ובכתב</w:t>
      </w:r>
      <w:r w:rsidRPr="000206FA">
        <w:rPr>
          <w:rFonts w:ascii="Times New Roman" w:eastAsia="Times New Roman" w:hAnsi="Times New Roman" w:cs="David"/>
          <w:sz w:val="20"/>
          <w:szCs w:val="24"/>
          <w:rtl/>
          <w:lang w:eastAsia="he-IL"/>
        </w:rPr>
        <w:t>.</w:t>
      </w:r>
    </w:p>
    <w:p w14:paraId="3419CE18"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hint="cs"/>
          <w:sz w:val="20"/>
          <w:szCs w:val="24"/>
          <w:rtl/>
          <w:lang w:eastAsia="he-IL"/>
        </w:rPr>
        <w:t>זולת אם</w:t>
      </w:r>
      <w:r w:rsidRPr="000206FA">
        <w:rPr>
          <w:rFonts w:ascii="Times New Roman" w:eastAsia="Times New Roman" w:hAnsi="Times New Roman" w:cs="David"/>
          <w:sz w:val="20"/>
          <w:szCs w:val="24"/>
          <w:rtl/>
          <w:lang w:eastAsia="he-IL"/>
        </w:rPr>
        <w:t xml:space="preserve"> יוסמך לכך ע"י המזמין </w:t>
      </w:r>
      <w:r w:rsidRPr="000206FA">
        <w:rPr>
          <w:rFonts w:ascii="Times New Roman" w:eastAsia="Times New Roman" w:hAnsi="Times New Roman" w:cs="David" w:hint="cs"/>
          <w:sz w:val="20"/>
          <w:szCs w:val="24"/>
          <w:rtl/>
          <w:lang w:eastAsia="he-IL"/>
        </w:rPr>
        <w:t>מראש ו</w:t>
      </w:r>
      <w:r w:rsidRPr="000206FA">
        <w:rPr>
          <w:rFonts w:ascii="Times New Roman" w:eastAsia="Times New Roman" w:hAnsi="Times New Roman" w:cs="David"/>
          <w:sz w:val="20"/>
          <w:szCs w:val="24"/>
          <w:rtl/>
          <w:lang w:eastAsia="he-IL"/>
        </w:rPr>
        <w:t>בכתב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לא יהיה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רשאי ליתן הוראות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הנחיות</w:t>
      </w:r>
      <w:r w:rsidRPr="000206FA">
        <w:rPr>
          <w:rFonts w:ascii="Times New Roman" w:eastAsia="Times New Roman" w:hAnsi="Times New Roman" w:cs="David" w:hint="cs"/>
          <w:sz w:val="20"/>
          <w:szCs w:val="24"/>
          <w:rtl/>
          <w:lang w:eastAsia="he-IL"/>
        </w:rPr>
        <w:t>, בין</w:t>
      </w:r>
      <w:r w:rsidRPr="000206FA">
        <w:rPr>
          <w:rFonts w:ascii="Times New Roman" w:eastAsia="Times New Roman" w:hAnsi="Times New Roman" w:cs="David"/>
          <w:sz w:val="20"/>
          <w:szCs w:val="24"/>
          <w:rtl/>
          <w:lang w:eastAsia="he-IL"/>
        </w:rPr>
        <w:t xml:space="preserve"> במישרין</w:t>
      </w:r>
      <w:r w:rsidRPr="000206FA">
        <w:rPr>
          <w:rFonts w:ascii="Times New Roman" w:eastAsia="Times New Roman" w:hAnsi="Times New Roman" w:cs="David" w:hint="cs"/>
          <w:sz w:val="20"/>
          <w:szCs w:val="24"/>
          <w:rtl/>
          <w:lang w:eastAsia="he-IL"/>
        </w:rPr>
        <w:t xml:space="preserve"> ובין בעקיפין,</w:t>
      </w:r>
      <w:r w:rsidRPr="000206FA">
        <w:rPr>
          <w:rFonts w:ascii="Times New Roman" w:eastAsia="Times New Roman" w:hAnsi="Times New Roman" w:cs="David"/>
          <w:sz w:val="20"/>
          <w:szCs w:val="24"/>
          <w:rtl/>
          <w:lang w:eastAsia="he-IL"/>
        </w:rPr>
        <w:t xml:space="preserve"> לקבלן הראשי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לקבלן העבודות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לנהל עמם מו"מ ביחס למחירים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w:t>
      </w:r>
      <w:r w:rsidRPr="000206FA">
        <w:rPr>
          <w:rFonts w:ascii="Times New Roman" w:eastAsia="Times New Roman" w:hAnsi="Times New Roman" w:cs="David" w:hint="cs"/>
          <w:sz w:val="20"/>
          <w:szCs w:val="24"/>
          <w:rtl/>
          <w:lang w:eastAsia="he-IL"/>
        </w:rPr>
        <w:t>ל</w:t>
      </w:r>
      <w:r w:rsidRPr="000206FA">
        <w:rPr>
          <w:rFonts w:ascii="Times New Roman" w:eastAsia="Times New Roman" w:hAnsi="Times New Roman" w:cs="David"/>
          <w:sz w:val="20"/>
          <w:szCs w:val="24"/>
          <w:rtl/>
          <w:lang w:eastAsia="he-IL"/>
        </w:rPr>
        <w:t>דרכי ביצוע הכרוכים בש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נוי מחירים</w:t>
      </w:r>
      <w:r w:rsidRPr="000206FA">
        <w:rPr>
          <w:rFonts w:ascii="Times New Roman" w:eastAsia="Times New Roman" w:hAnsi="Times New Roman" w:cs="David" w:hint="cs"/>
          <w:sz w:val="20"/>
          <w:szCs w:val="24"/>
          <w:rtl/>
          <w:lang w:eastAsia="he-IL"/>
        </w:rPr>
        <w:t xml:space="preserve"> ו/או כמויות</w:t>
      </w:r>
      <w:r w:rsidRPr="000206FA">
        <w:rPr>
          <w:rFonts w:ascii="Times New Roman" w:eastAsia="Times New Roman" w:hAnsi="Times New Roman" w:cs="David"/>
          <w:sz w:val="20"/>
          <w:szCs w:val="24"/>
          <w:rtl/>
          <w:lang w:eastAsia="he-IL"/>
        </w:rPr>
        <w:t>, אלא באמצעות המזמין או המנהל.</w:t>
      </w:r>
    </w:p>
    <w:p w14:paraId="5D044C4E" w14:textId="77777777" w:rsidR="000206FA" w:rsidRPr="000206FA"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סמכויות המנהל</w:t>
      </w:r>
    </w:p>
    <w:p w14:paraId="08F02129"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המנהל רשאי לבדוק</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בכל עת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את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כולם או </w:t>
      </w:r>
      <w:r w:rsidRPr="000206FA">
        <w:rPr>
          <w:rFonts w:ascii="Times New Roman" w:eastAsia="Times New Roman" w:hAnsi="Times New Roman" w:cs="David" w:hint="cs"/>
          <w:sz w:val="20"/>
          <w:szCs w:val="24"/>
          <w:rtl/>
          <w:lang w:eastAsia="he-IL"/>
        </w:rPr>
        <w:t>מקצתם</w:t>
      </w:r>
      <w:r w:rsidRPr="000206FA">
        <w:rPr>
          <w:rFonts w:ascii="Times New Roman" w:eastAsia="Times New Roman" w:hAnsi="Times New Roman" w:cs="David"/>
          <w:sz w:val="20"/>
          <w:szCs w:val="24"/>
          <w:rtl/>
          <w:lang w:eastAsia="he-IL"/>
        </w:rPr>
        <w:t>, להשגיח על ביצוע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וכן לבדוק את טיב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הנעשים על ידי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w:t>
      </w:r>
      <w:r w:rsidRPr="000206FA">
        <w:rPr>
          <w:rFonts w:ascii="Times New Roman" w:eastAsia="Times New Roman" w:hAnsi="Times New Roman" w:cs="David" w:hint="cs"/>
          <w:sz w:val="20"/>
          <w:szCs w:val="24"/>
          <w:rtl/>
          <w:lang w:eastAsia="he-IL"/>
        </w:rPr>
        <w:t xml:space="preserve">על ידי מי </w:t>
      </w:r>
      <w:r w:rsidRPr="000206FA">
        <w:rPr>
          <w:rFonts w:ascii="Times New Roman" w:eastAsia="Times New Roman" w:hAnsi="Times New Roman" w:cs="David"/>
          <w:sz w:val="20"/>
          <w:szCs w:val="24"/>
          <w:rtl/>
          <w:lang w:eastAsia="he-IL"/>
        </w:rPr>
        <w:t>מטעמו. כן רשאי המנהל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לבדוק אם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מבצע כהלכה את הוראות חוזה זה, את הוראות המזמין ואת הוראותיו.</w:t>
      </w:r>
    </w:p>
    <w:p w14:paraId="7F34C6AE"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ימסור למנהל על פי דרישתו דין וחשבון על התקדמות ביצוע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0206FA">
        <w:rPr>
          <w:rFonts w:ascii="Times New Roman" w:eastAsia="Times New Roman" w:hAnsi="Times New Roman" w:cs="David"/>
          <w:bCs/>
          <w:sz w:val="20"/>
          <w:szCs w:val="24"/>
          <w:rtl/>
          <w:lang w:eastAsia="he-IL"/>
        </w:rPr>
        <w:t>א'</w:t>
      </w:r>
      <w:r w:rsidRPr="000206FA">
        <w:rPr>
          <w:rFonts w:ascii="Times New Roman" w:eastAsia="Times New Roman" w:hAnsi="Times New Roman" w:cs="David" w:hint="cs"/>
          <w:b/>
          <w:sz w:val="20"/>
          <w:szCs w:val="24"/>
          <w:rtl/>
          <w:lang w:eastAsia="he-IL"/>
        </w:rPr>
        <w:t xml:space="preserve"> המצ"ב</w:t>
      </w:r>
      <w:r w:rsidRPr="000206FA">
        <w:rPr>
          <w:rFonts w:ascii="Times New Roman" w:eastAsia="Times New Roman" w:hAnsi="Times New Roman" w:cs="David"/>
          <w:sz w:val="20"/>
          <w:szCs w:val="24"/>
          <w:rtl/>
          <w:lang w:eastAsia="he-IL"/>
        </w:rPr>
        <w:t>.</w:t>
      </w:r>
    </w:p>
    <w:p w14:paraId="26B70889"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לצורך הפעלת סמכויותיו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רשאי המנהל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מי מטעמו לבקר במשרד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בכל מקום אחר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בו מבוצעים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למסור כל הסבר שיידרש על יד</w:t>
      </w:r>
      <w:r w:rsidRPr="000206FA">
        <w:rPr>
          <w:rFonts w:ascii="Times New Roman" w:eastAsia="Times New Roman" w:hAnsi="Times New Roman" w:cs="David" w:hint="cs"/>
          <w:sz w:val="20"/>
          <w:szCs w:val="24"/>
          <w:rtl/>
          <w:lang w:eastAsia="he-IL"/>
        </w:rPr>
        <w:t>י המנהל ו/</w:t>
      </w:r>
      <w:r w:rsidRPr="000206FA">
        <w:rPr>
          <w:rFonts w:ascii="Times New Roman" w:eastAsia="Times New Roman" w:hAnsi="Times New Roman" w:cs="David"/>
          <w:sz w:val="20"/>
          <w:szCs w:val="24"/>
          <w:rtl/>
          <w:lang w:eastAsia="he-IL"/>
        </w:rPr>
        <w:t xml:space="preserve">או </w:t>
      </w:r>
      <w:r w:rsidRPr="000206FA">
        <w:rPr>
          <w:rFonts w:ascii="Times New Roman" w:eastAsia="Times New Roman" w:hAnsi="Times New Roman" w:cs="David" w:hint="cs"/>
          <w:sz w:val="20"/>
          <w:szCs w:val="24"/>
          <w:rtl/>
          <w:lang w:eastAsia="he-IL"/>
        </w:rPr>
        <w:t xml:space="preserve">על ידי מי </w:t>
      </w:r>
      <w:r w:rsidRPr="000206FA">
        <w:rPr>
          <w:rFonts w:ascii="Times New Roman" w:eastAsia="Times New Roman" w:hAnsi="Times New Roman" w:cs="David"/>
          <w:sz w:val="20"/>
          <w:szCs w:val="24"/>
          <w:rtl/>
          <w:lang w:eastAsia="he-IL"/>
        </w:rPr>
        <w:t>מטעמו.</w:t>
      </w:r>
    </w:p>
    <w:p w14:paraId="56CF250B"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אין בהפעלת סמכויות המנהל על פי חוזה 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כדי לגרוע </w:t>
      </w:r>
      <w:r w:rsidRPr="000206FA">
        <w:rPr>
          <w:rFonts w:ascii="Times New Roman" w:eastAsia="Times New Roman" w:hAnsi="Times New Roman" w:cs="David" w:hint="cs"/>
          <w:sz w:val="20"/>
          <w:szCs w:val="24"/>
          <w:rtl/>
          <w:lang w:eastAsia="he-IL"/>
        </w:rPr>
        <w:t xml:space="preserve">ו/או לשחרר </w:t>
      </w:r>
      <w:r w:rsidRPr="000206FA">
        <w:rPr>
          <w:rFonts w:ascii="Times New Roman" w:eastAsia="Times New Roman" w:hAnsi="Times New Roman" w:cs="David"/>
          <w:sz w:val="20"/>
          <w:szCs w:val="24"/>
          <w:rtl/>
          <w:lang w:eastAsia="he-IL"/>
        </w:rPr>
        <w:t xml:space="preserve">מאחריות </w:t>
      </w:r>
      <w:r w:rsidRPr="000206FA">
        <w:rPr>
          <w:rFonts w:ascii="Times New Roman" w:eastAsia="Times New Roman" w:hAnsi="Times New Roman" w:cs="David" w:hint="cs"/>
          <w:sz w:val="20"/>
          <w:szCs w:val="24"/>
          <w:rtl/>
          <w:lang w:eastAsia="he-IL"/>
        </w:rPr>
        <w:t>ה</w:t>
      </w:r>
      <w:r w:rsidR="00B17D15">
        <w:rPr>
          <w:rFonts w:ascii="Times New Roman" w:eastAsia="Times New Roman" w:hAnsi="Times New Roman" w:cs="David" w:hint="cs"/>
          <w:sz w:val="20"/>
          <w:szCs w:val="24"/>
          <w:rtl/>
          <w:lang w:eastAsia="he-IL"/>
        </w:rPr>
        <w:t>יועץ</w:t>
      </w:r>
      <w:r w:rsidRPr="000206FA">
        <w:rPr>
          <w:rFonts w:ascii="Times New Roman" w:eastAsia="Times New Roman" w:hAnsi="Times New Roman" w:cs="David" w:hint="cs"/>
          <w:sz w:val="20"/>
          <w:szCs w:val="24"/>
          <w:rtl/>
          <w:lang w:eastAsia="he-IL"/>
        </w:rPr>
        <w:t xml:space="preserve"> על פי חוזה זה ו/או על פי כל דין.</w:t>
      </w:r>
      <w:r w:rsidRPr="000206FA">
        <w:rPr>
          <w:rFonts w:ascii="Times New Roman" w:eastAsia="Times New Roman" w:hAnsi="Times New Roman" w:cs="David"/>
          <w:sz w:val="20"/>
          <w:szCs w:val="24"/>
          <w:rtl/>
          <w:lang w:eastAsia="he-IL"/>
        </w:rPr>
        <w:t xml:space="preserve"> בהקשר זה מובהר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מחובת ביצוע שינויים ו/או התאמות ו/או תכנון מחדש של התכניות, ככל שהדבר יידרש.</w:t>
      </w:r>
    </w:p>
    <w:p w14:paraId="63CCF674"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אישר המנהל תכניות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מסמכים אחרים הקשורים בשרותי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על פי חוזה זה או שדרש המנהל מה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להכינם בהתאם ל</w:t>
      </w:r>
      <w:r w:rsidRPr="000206FA">
        <w:rPr>
          <w:rFonts w:ascii="Times New Roman" w:eastAsia="Times New Roman" w:hAnsi="Times New Roman" w:cs="David" w:hint="cs"/>
          <w:sz w:val="20"/>
          <w:szCs w:val="24"/>
          <w:rtl/>
          <w:lang w:eastAsia="he-IL"/>
        </w:rPr>
        <w:t>חוזה</w:t>
      </w:r>
      <w:r w:rsidRPr="000206FA">
        <w:rPr>
          <w:rFonts w:ascii="Times New Roman" w:eastAsia="Times New Roman" w:hAnsi="Times New Roman" w:cs="David"/>
          <w:sz w:val="20"/>
          <w:szCs w:val="24"/>
          <w:rtl/>
          <w:lang w:eastAsia="he-IL"/>
        </w:rPr>
        <w:t xml:space="preserve"> זה, </w:t>
      </w:r>
      <w:r w:rsidRPr="000206FA">
        <w:rPr>
          <w:rFonts w:ascii="Times New Roman" w:eastAsia="Times New Roman" w:hAnsi="Times New Roman" w:cs="David" w:hint="cs"/>
          <w:sz w:val="20"/>
          <w:szCs w:val="24"/>
          <w:rtl/>
          <w:lang w:eastAsia="he-IL"/>
        </w:rPr>
        <w:t>לא יהא</w:t>
      </w:r>
      <w:r w:rsidRPr="000206FA">
        <w:rPr>
          <w:rFonts w:ascii="Times New Roman" w:eastAsia="Times New Roman" w:hAnsi="Times New Roman" w:cs="David"/>
          <w:sz w:val="20"/>
          <w:szCs w:val="24"/>
          <w:rtl/>
          <w:lang w:eastAsia="he-IL"/>
        </w:rPr>
        <w:t xml:space="preserve"> בכך כדי לשחרר את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מאחריותו המקצועית המלאה ו</w:t>
      </w:r>
      <w:r w:rsidRPr="000206FA">
        <w:rPr>
          <w:rFonts w:ascii="Times New Roman" w:eastAsia="Times New Roman" w:hAnsi="Times New Roman" w:cs="David" w:hint="cs"/>
          <w:sz w:val="20"/>
          <w:szCs w:val="24"/>
          <w:rtl/>
          <w:lang w:eastAsia="he-IL"/>
        </w:rPr>
        <w:t>לא יהא</w:t>
      </w:r>
      <w:r w:rsidRPr="000206FA">
        <w:rPr>
          <w:rFonts w:ascii="Times New Roman" w:eastAsia="Times New Roman" w:hAnsi="Times New Roman" w:cs="David"/>
          <w:sz w:val="20"/>
          <w:szCs w:val="24"/>
          <w:rtl/>
          <w:lang w:eastAsia="he-IL"/>
        </w:rPr>
        <w:t xml:space="preserve"> בכך כדי להטיל על המנהל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על המזמין אחריות כלשהי לטיב התכניות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המסמכים האמורים.</w:t>
      </w:r>
    </w:p>
    <w:p w14:paraId="4917A9B7" w14:textId="77777777" w:rsidR="000206FA" w:rsidRPr="000206FA"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לוח זמנים ושלבי ב</w:t>
      </w:r>
      <w:r w:rsidRPr="000206FA">
        <w:rPr>
          <w:rFonts w:ascii="Times New Roman" w:eastAsia="Times New Roman" w:hAnsi="Times New Roman" w:cs="David" w:hint="cs"/>
          <w:bCs/>
          <w:sz w:val="20"/>
          <w:szCs w:val="24"/>
          <w:u w:val="single"/>
          <w:rtl/>
          <w:lang w:eastAsia="he-IL"/>
        </w:rPr>
        <w:t>י</w:t>
      </w:r>
      <w:r w:rsidRPr="000206FA">
        <w:rPr>
          <w:rFonts w:ascii="Times New Roman" w:eastAsia="Times New Roman" w:hAnsi="Times New Roman" w:cs="David"/>
          <w:bCs/>
          <w:sz w:val="20"/>
          <w:szCs w:val="24"/>
          <w:u w:val="single"/>
          <w:rtl/>
          <w:lang w:eastAsia="he-IL"/>
        </w:rPr>
        <w:t>צוע</w:t>
      </w:r>
    </w:p>
    <w:p w14:paraId="2BD6A8B3"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יבצע את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בשלבים ובמועדים כמפורט בנספח </w:t>
      </w:r>
      <w:r w:rsidRPr="000206FA">
        <w:rPr>
          <w:rFonts w:ascii="Times New Roman" w:eastAsia="Times New Roman" w:hAnsi="Times New Roman" w:cs="David"/>
          <w:b/>
          <w:bCs/>
          <w:sz w:val="20"/>
          <w:szCs w:val="24"/>
          <w:rtl/>
          <w:lang w:eastAsia="he-IL"/>
        </w:rPr>
        <w:t>ג'</w:t>
      </w:r>
      <w:r w:rsidRPr="000206FA">
        <w:rPr>
          <w:rFonts w:ascii="Times New Roman" w:eastAsia="Times New Roman" w:hAnsi="Times New Roman" w:cs="David" w:hint="cs"/>
          <w:sz w:val="20"/>
          <w:szCs w:val="24"/>
          <w:rtl/>
          <w:lang w:eastAsia="he-IL"/>
        </w:rPr>
        <w:t xml:space="preserve"> המצ"ב</w:t>
      </w:r>
      <w:r w:rsidRPr="000206FA">
        <w:rPr>
          <w:rFonts w:ascii="Times New Roman" w:eastAsia="Times New Roman" w:hAnsi="Times New Roman" w:cs="David"/>
          <w:sz w:val="20"/>
          <w:szCs w:val="24"/>
          <w:rtl/>
          <w:lang w:eastAsia="he-IL"/>
        </w:rPr>
        <w:t xml:space="preserve"> (להלן: "</w:t>
      </w:r>
      <w:r w:rsidRPr="000206FA">
        <w:rPr>
          <w:rFonts w:ascii="Times New Roman" w:eastAsia="Times New Roman" w:hAnsi="Times New Roman" w:cs="David"/>
          <w:b/>
          <w:bCs/>
          <w:sz w:val="20"/>
          <w:szCs w:val="24"/>
          <w:rtl/>
          <w:lang w:eastAsia="he-IL"/>
        </w:rPr>
        <w:t>לוח הזמנים</w:t>
      </w:r>
      <w:r w:rsidRPr="000206FA">
        <w:rPr>
          <w:rFonts w:ascii="Times New Roman" w:eastAsia="Times New Roman" w:hAnsi="Times New Roman" w:cs="David"/>
          <w:sz w:val="20"/>
          <w:szCs w:val="24"/>
          <w:rtl/>
          <w:lang w:eastAsia="he-IL"/>
        </w:rPr>
        <w:t>"). כל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 הכלול בשרותי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אשר לא נקבע לו מועד בלוח הזמנים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יבוצע על ידי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במועד שיהיה דרוש על מנת להבטיח</w:t>
      </w:r>
      <w:r w:rsidRPr="000206FA">
        <w:rPr>
          <w:rFonts w:ascii="Times New Roman" w:eastAsia="Times New Roman" w:hAnsi="Times New Roman" w:cs="David" w:hint="cs"/>
          <w:sz w:val="20"/>
          <w:szCs w:val="24"/>
          <w:rtl/>
          <w:lang w:eastAsia="he-IL"/>
        </w:rPr>
        <w:t xml:space="preserve"> את</w:t>
      </w:r>
      <w:r w:rsidRPr="000206FA">
        <w:rPr>
          <w:rFonts w:ascii="Times New Roman" w:eastAsia="Times New Roman" w:hAnsi="Times New Roman" w:cs="David"/>
          <w:sz w:val="20"/>
          <w:szCs w:val="24"/>
          <w:rtl/>
          <w:lang w:eastAsia="he-IL"/>
        </w:rPr>
        <w:t xml:space="preserve">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בהתאם ללוח הזמנים ובאופן שיאפשר את גמר ביצוע הפרויקט על ידי הקבלן הראשי וגמר ביצוע עבודות </w:t>
      </w:r>
      <w:r w:rsidRPr="000206FA">
        <w:rPr>
          <w:rFonts w:ascii="Times New Roman" w:eastAsia="Times New Roman" w:hAnsi="Times New Roman" w:cs="David" w:hint="cs"/>
          <w:sz w:val="20"/>
          <w:szCs w:val="24"/>
          <w:rtl/>
          <w:lang w:eastAsia="he-IL"/>
        </w:rPr>
        <w:t>ה</w:t>
      </w:r>
      <w:r w:rsidRPr="000206FA">
        <w:rPr>
          <w:rFonts w:ascii="Times New Roman" w:eastAsia="Times New Roman" w:hAnsi="Times New Roman" w:cs="David"/>
          <w:sz w:val="20"/>
          <w:szCs w:val="24"/>
          <w:rtl/>
          <w:lang w:eastAsia="he-IL"/>
        </w:rPr>
        <w:t xml:space="preserve">קבלנים </w:t>
      </w:r>
      <w:r w:rsidRPr="000206FA">
        <w:rPr>
          <w:rFonts w:ascii="Times New Roman" w:eastAsia="Times New Roman" w:hAnsi="Times New Roman" w:cs="David" w:hint="cs"/>
          <w:sz w:val="20"/>
          <w:szCs w:val="24"/>
          <w:rtl/>
          <w:lang w:eastAsia="he-IL"/>
        </w:rPr>
        <w:t>ה</w:t>
      </w:r>
      <w:r w:rsidRPr="000206FA">
        <w:rPr>
          <w:rFonts w:ascii="Times New Roman" w:eastAsia="Times New Roman" w:hAnsi="Times New Roman" w:cs="David"/>
          <w:sz w:val="20"/>
          <w:szCs w:val="24"/>
          <w:rtl/>
          <w:lang w:eastAsia="he-IL"/>
        </w:rPr>
        <w:t>אחרים בהתאם ללוח הזמנים המוסכם ע</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מם.</w:t>
      </w:r>
    </w:p>
    <w:p w14:paraId="65129EFC"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לא יתחיל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צוע קטע מהפרויקט ו/או שלב משלבי העבודה כמפורט בנספח </w:t>
      </w:r>
      <w:r w:rsidRPr="000206FA">
        <w:rPr>
          <w:rFonts w:ascii="Times New Roman" w:eastAsia="Times New Roman" w:hAnsi="Times New Roman" w:cs="David"/>
          <w:bCs/>
          <w:sz w:val="20"/>
          <w:szCs w:val="24"/>
          <w:rtl/>
          <w:lang w:eastAsia="he-IL"/>
        </w:rPr>
        <w:t>ב'</w:t>
      </w:r>
      <w:r w:rsidRPr="000206FA">
        <w:rPr>
          <w:rFonts w:ascii="Times New Roman" w:eastAsia="Times New Roman" w:hAnsi="Times New Roman" w:cs="David"/>
          <w:sz w:val="20"/>
          <w:szCs w:val="24"/>
          <w:rtl/>
          <w:lang w:eastAsia="he-IL"/>
        </w:rPr>
        <w:t xml:space="preserve"> או </w:t>
      </w:r>
      <w:r w:rsidRPr="000206FA">
        <w:rPr>
          <w:rFonts w:ascii="Times New Roman" w:eastAsia="Times New Roman" w:hAnsi="Times New Roman" w:cs="David"/>
          <w:b/>
          <w:bCs/>
          <w:sz w:val="20"/>
          <w:szCs w:val="24"/>
          <w:rtl/>
          <w:lang w:eastAsia="he-IL"/>
        </w:rPr>
        <w:t xml:space="preserve">ג' </w:t>
      </w:r>
      <w:r w:rsidRPr="000206FA">
        <w:rPr>
          <w:rFonts w:ascii="Times New Roman" w:eastAsia="Times New Roman" w:hAnsi="Times New Roman" w:cs="David" w:hint="cs"/>
          <w:sz w:val="20"/>
          <w:szCs w:val="24"/>
          <w:rtl/>
          <w:lang w:eastAsia="he-IL"/>
        </w:rPr>
        <w:t xml:space="preserve">המצ"ב, </w:t>
      </w:r>
      <w:r w:rsidRPr="000206FA">
        <w:rPr>
          <w:rFonts w:ascii="Times New Roman" w:eastAsia="Times New Roman" w:hAnsi="Times New Roman" w:cs="David"/>
          <w:sz w:val="20"/>
          <w:szCs w:val="24"/>
          <w:rtl/>
          <w:lang w:eastAsia="he-IL"/>
        </w:rPr>
        <w:t>אלא אם כן הודיע למזמין תחילה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הגיע לדעתו מועד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שלב זה וק</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בל מהמזמין 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שור בכתב לביצועו.</w:t>
      </w:r>
    </w:p>
    <w:p w14:paraId="166A2016"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יש לראות </w:t>
      </w:r>
      <w:r w:rsidRPr="000206FA">
        <w:rPr>
          <w:rFonts w:ascii="Times New Roman" w:eastAsia="Times New Roman" w:hAnsi="Times New Roman" w:cs="David" w:hint="cs"/>
          <w:sz w:val="20"/>
          <w:szCs w:val="24"/>
          <w:rtl/>
          <w:lang w:eastAsia="he-IL"/>
        </w:rPr>
        <w:t>ב</w:t>
      </w:r>
      <w:r w:rsidRPr="000206FA">
        <w:rPr>
          <w:rFonts w:ascii="Times New Roman" w:eastAsia="Times New Roman" w:hAnsi="Times New Roman" w:cs="David"/>
          <w:sz w:val="20"/>
          <w:szCs w:val="24"/>
          <w:rtl/>
          <w:lang w:eastAsia="he-IL"/>
        </w:rPr>
        <w:t>חוזה זה כהתקשרות בין המזמין לבין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לגבי כל קטעי הפרויקט או לגבי כל קטע שלו בנפרד ולגבי כל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או לגבי כל שלב שלהם בנפרד, לפי בחירת המזמין. המזמין יהיה זכאי אפוא להפסיק את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עם השלמת כל קטע ואף במהלכו ועם השלמת כל שלב ואף במהלכו ויחולו הוראות סעיף 12 להלן.</w:t>
      </w:r>
    </w:p>
    <w:p w14:paraId="005DAD1C"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ידוע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התחייבויות היועצים</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הקבלנים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יתר הגורמים, מותנות בכך שיסופקו להם כל התכניות</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ההנחיות</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ההוראות</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הפרטים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הביאורים שידרשו לב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לבצע את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באופן שימנע כל עילה מהיועצים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מהקבלנים מלטעון לעיכוב מוצדק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24C6B8BB"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עיכוב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יוכר כמוצדק</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אך ו</w:t>
      </w:r>
      <w:r w:rsidRPr="000206FA">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76A9A231"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הוא נובע מכ</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ח עליון או גורם אחר (להלן יחדיו: "</w:t>
      </w:r>
      <w:r w:rsidRPr="000206FA">
        <w:rPr>
          <w:rFonts w:ascii="Times New Roman" w:eastAsia="Times New Roman" w:hAnsi="Times New Roman" w:cs="David"/>
          <w:b/>
          <w:bCs/>
          <w:sz w:val="20"/>
          <w:szCs w:val="24"/>
          <w:rtl/>
          <w:lang w:eastAsia="he-IL"/>
        </w:rPr>
        <w:t>אירוע דוחה</w:t>
      </w:r>
      <w:r w:rsidRPr="000206FA">
        <w:rPr>
          <w:rFonts w:ascii="Times New Roman" w:eastAsia="Times New Roman" w:hAnsi="Times New Roman" w:cs="David"/>
          <w:sz w:val="20"/>
          <w:szCs w:val="24"/>
          <w:rtl/>
          <w:lang w:eastAsia="he-IL"/>
        </w:rPr>
        <w:t>") שלדעת המנהל לא הייתה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שליטה עליו.</w:t>
      </w:r>
    </w:p>
    <w:p w14:paraId="64C02C3B"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מיד משהתרחש אירוע דוחה הודיע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למנהל על קיומו ועל משך העיכוב הצפוי.</w:t>
      </w:r>
    </w:p>
    <w:p w14:paraId="3B6DCC25"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קיבל תכניות, הנחיות, הוראות, פרטים וב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7E3D72D1" w14:textId="77777777" w:rsidR="000206FA" w:rsidRPr="000206FA" w:rsidRDefault="000206FA" w:rsidP="000206FA">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המנהל אישר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האירוע הדוחה אכן מצדיק עיכוב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השירות ואת משך הדחייה.</w:t>
      </w:r>
    </w:p>
    <w:p w14:paraId="166AB1CA" w14:textId="77777777" w:rsidR="000206FA" w:rsidRPr="000206FA" w:rsidRDefault="000206FA" w:rsidP="000206FA">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מבלי לגרוע מ</w:t>
      </w:r>
      <w:r w:rsidRPr="000206FA">
        <w:rPr>
          <w:rFonts w:ascii="Times New Roman" w:eastAsia="Times New Roman" w:hAnsi="Times New Roman" w:cs="David" w:hint="cs"/>
          <w:sz w:val="20"/>
          <w:szCs w:val="24"/>
          <w:rtl/>
          <w:lang w:eastAsia="he-IL"/>
        </w:rPr>
        <w:t xml:space="preserve">כלליות </w:t>
      </w:r>
      <w:r w:rsidRPr="000206FA">
        <w:rPr>
          <w:rFonts w:ascii="Times New Roman" w:eastAsia="Times New Roman" w:hAnsi="Times New Roman" w:cs="David"/>
          <w:sz w:val="20"/>
          <w:szCs w:val="24"/>
          <w:rtl/>
          <w:lang w:eastAsia="he-IL"/>
        </w:rPr>
        <w:t>האמור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מותנה בזה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חור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עבודות תכנון ע"י אחרים לא יהווה עילה לעיכוב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אלא בא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שור המנהל </w:t>
      </w:r>
      <w:r w:rsidRPr="000206FA">
        <w:rPr>
          <w:rFonts w:ascii="Times New Roman" w:eastAsia="Times New Roman" w:hAnsi="Times New Roman" w:cs="David" w:hint="cs"/>
          <w:sz w:val="20"/>
          <w:szCs w:val="24"/>
          <w:rtl/>
          <w:lang w:eastAsia="he-IL"/>
        </w:rPr>
        <w:t>מראש ו</w:t>
      </w:r>
      <w:r w:rsidRPr="000206FA">
        <w:rPr>
          <w:rFonts w:ascii="Times New Roman" w:eastAsia="Times New Roman" w:hAnsi="Times New Roman" w:cs="David"/>
          <w:sz w:val="20"/>
          <w:szCs w:val="24"/>
          <w:rtl/>
          <w:lang w:eastAsia="he-IL"/>
        </w:rPr>
        <w:t>בכתב.</w:t>
      </w:r>
    </w:p>
    <w:p w14:paraId="16336196"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להודיע למנהל מידית, על כל עיכוב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אשר לפי הערכתו עלול לגרום לאיחור בקיום לוח הזמנים.</w:t>
      </w:r>
    </w:p>
    <w:p w14:paraId="4C336ABE"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ב- 1 לכל חודש גרגוריאני וכן בכל מועד שיידרש על ידי המזמין, ימסור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למזמין דו"ח על התקדמות ביצוע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ועם תחילת ביצוע העבודות באתר גם דו"ח פיקוח על ביצוען.</w:t>
      </w:r>
    </w:p>
    <w:p w14:paraId="6B92DE27"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המנהל רשאי לבקר במשרד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ולעיין בהתקדמות ובאופן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ימסור למנהל כל הסבר </w:t>
      </w:r>
      <w:r w:rsidRPr="000206FA">
        <w:rPr>
          <w:rFonts w:ascii="Times New Roman" w:eastAsia="Times New Roman" w:hAnsi="Times New Roman" w:cs="David" w:hint="cs"/>
          <w:sz w:val="20"/>
          <w:szCs w:val="24"/>
          <w:rtl/>
          <w:lang w:eastAsia="he-IL"/>
        </w:rPr>
        <w:t xml:space="preserve">ו/או </w:t>
      </w:r>
      <w:r w:rsidRPr="000206FA">
        <w:rPr>
          <w:rFonts w:ascii="Times New Roman" w:eastAsia="Times New Roman" w:hAnsi="Times New Roman" w:cs="David"/>
          <w:sz w:val="20"/>
          <w:szCs w:val="24"/>
          <w:rtl/>
          <w:lang w:eastAsia="he-IL"/>
        </w:rPr>
        <w:t>פרט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דיווח</w:t>
      </w:r>
      <w:r w:rsidRPr="000206FA">
        <w:rPr>
          <w:rFonts w:ascii="Times New Roman" w:eastAsia="Times New Roman" w:hAnsi="Times New Roman" w:cs="David" w:hint="cs"/>
          <w:sz w:val="20"/>
          <w:szCs w:val="24"/>
          <w:rtl/>
          <w:lang w:eastAsia="he-IL"/>
        </w:rPr>
        <w:t>, מיד</w:t>
      </w:r>
      <w:r w:rsidRPr="000206FA">
        <w:rPr>
          <w:rFonts w:ascii="Times New Roman" w:eastAsia="Times New Roman" w:hAnsi="Times New Roman" w:cs="David"/>
          <w:sz w:val="20"/>
          <w:szCs w:val="24"/>
          <w:rtl/>
          <w:lang w:eastAsia="he-IL"/>
        </w:rPr>
        <w:t xml:space="preserve"> לפי בקשתו. אין בסעיף זה כדי לגרוע מהתחייבויות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לפי חוזה</w:t>
      </w:r>
      <w:r w:rsidRPr="000206FA">
        <w:rPr>
          <w:rFonts w:ascii="Times New Roman" w:eastAsia="Times New Roman" w:hAnsi="Times New Roman" w:cs="David" w:hint="cs"/>
          <w:sz w:val="20"/>
          <w:szCs w:val="24"/>
          <w:rtl/>
          <w:lang w:eastAsia="he-IL"/>
        </w:rPr>
        <w:t xml:space="preserve"> זה ו/או לפי כל דין</w:t>
      </w:r>
      <w:r w:rsidRPr="000206FA">
        <w:rPr>
          <w:rFonts w:ascii="Times New Roman" w:eastAsia="Times New Roman" w:hAnsi="Times New Roman" w:cs="David"/>
          <w:sz w:val="20"/>
          <w:szCs w:val="24"/>
          <w:rtl/>
          <w:lang w:eastAsia="he-IL"/>
        </w:rPr>
        <w:t>.</w:t>
      </w:r>
    </w:p>
    <w:p w14:paraId="7C6163EB" w14:textId="77777777" w:rsidR="000206FA" w:rsidRPr="000206FA" w:rsidRDefault="000206FA" w:rsidP="00C8505B">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3F4321FC" w14:textId="77777777" w:rsidR="000206FA" w:rsidRPr="000206FA"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Cs/>
          <w:sz w:val="20"/>
          <w:szCs w:val="24"/>
          <w:u w:val="single"/>
          <w:rtl/>
          <w:lang w:eastAsia="he-IL"/>
        </w:rPr>
      </w:pPr>
      <w:r w:rsidRPr="000206FA">
        <w:rPr>
          <w:rFonts w:ascii="Times New Roman" w:eastAsia="Times New Roman" w:hAnsi="Times New Roman" w:cs="David"/>
          <w:bCs/>
          <w:sz w:val="20"/>
          <w:szCs w:val="24"/>
          <w:u w:val="single"/>
          <w:rtl/>
          <w:lang w:eastAsia="he-IL"/>
        </w:rPr>
        <w:t>שכר ה</w:t>
      </w:r>
      <w:r w:rsidR="00B17D15">
        <w:rPr>
          <w:rFonts w:ascii="Times New Roman" w:eastAsia="Times New Roman" w:hAnsi="Times New Roman" w:cs="David"/>
          <w:bCs/>
          <w:sz w:val="20"/>
          <w:szCs w:val="24"/>
          <w:u w:val="single"/>
          <w:rtl/>
          <w:lang w:eastAsia="he-IL"/>
        </w:rPr>
        <w:t>יועץ</w:t>
      </w:r>
    </w:p>
    <w:p w14:paraId="0D7BA4E1"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תמורת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וכל יתר התחייבויותיו לפי חוזה 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ישלם המזמין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שכר כמפורט בנספח </w:t>
      </w:r>
      <w:r w:rsidRPr="000206FA">
        <w:rPr>
          <w:rFonts w:ascii="Times New Roman" w:eastAsia="Times New Roman" w:hAnsi="Times New Roman" w:cs="David"/>
          <w:bCs/>
          <w:sz w:val="20"/>
          <w:szCs w:val="24"/>
          <w:rtl/>
          <w:lang w:eastAsia="he-IL"/>
        </w:rPr>
        <w:t xml:space="preserve">ד' </w:t>
      </w:r>
      <w:r w:rsidRPr="000206FA">
        <w:rPr>
          <w:rFonts w:ascii="Times New Roman" w:eastAsia="Times New Roman" w:hAnsi="Times New Roman" w:cs="David" w:hint="cs"/>
          <w:b/>
          <w:sz w:val="20"/>
          <w:szCs w:val="24"/>
          <w:rtl/>
          <w:lang w:eastAsia="he-IL"/>
        </w:rPr>
        <w:t xml:space="preserve">המצ"ב </w:t>
      </w:r>
      <w:r w:rsidRPr="000206FA">
        <w:rPr>
          <w:rFonts w:ascii="Times New Roman" w:eastAsia="Times New Roman" w:hAnsi="Times New Roman" w:cs="David"/>
          <w:sz w:val="20"/>
          <w:szCs w:val="24"/>
          <w:rtl/>
          <w:lang w:eastAsia="he-IL"/>
        </w:rPr>
        <w:t>(להלן: "</w:t>
      </w:r>
      <w:r w:rsidRPr="000206FA">
        <w:rPr>
          <w:rFonts w:ascii="Times New Roman" w:eastAsia="Times New Roman" w:hAnsi="Times New Roman" w:cs="David"/>
          <w:b/>
          <w:bCs/>
          <w:sz w:val="20"/>
          <w:szCs w:val="24"/>
          <w:rtl/>
          <w:lang w:eastAsia="he-IL"/>
        </w:rPr>
        <w:t>שכר ה</w:t>
      </w:r>
      <w:r w:rsidR="00B17D15">
        <w:rPr>
          <w:rFonts w:ascii="Times New Roman" w:eastAsia="Times New Roman" w:hAnsi="Times New Roman" w:cs="David"/>
          <w:b/>
          <w:bCs/>
          <w:sz w:val="20"/>
          <w:szCs w:val="24"/>
          <w:rtl/>
          <w:lang w:eastAsia="he-IL"/>
        </w:rPr>
        <w:t>יועץ</w:t>
      </w:r>
      <w:r w:rsidRPr="000206FA">
        <w:rPr>
          <w:rFonts w:ascii="Times New Roman" w:eastAsia="Times New Roman" w:hAnsi="Times New Roman" w:cs="David"/>
          <w:sz w:val="20"/>
          <w:szCs w:val="24"/>
          <w:rtl/>
          <w:lang w:eastAsia="he-IL"/>
        </w:rPr>
        <w:t>").</w:t>
      </w:r>
    </w:p>
    <w:p w14:paraId="5B710788"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בהוצאות הממשיות בשרותי העזר המפורטים להלן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שא המזמין:</w:t>
      </w:r>
    </w:p>
    <w:p w14:paraId="1A3AC44D"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הדפסות בתוויין המיועדות להפצה לאחרים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למעט הדפסות שיפיק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במשרדו. להסרת ספקות, יובהר כי בגין הוצאות הדפסות בתוויין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אשר מיועדות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בהליך עבודתו, לא יהיה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זכאי לקבל</w:t>
      </w:r>
      <w:r w:rsidRPr="000206FA">
        <w:rPr>
          <w:rFonts w:ascii="Times New Roman" w:eastAsia="Times New Roman" w:hAnsi="Times New Roman" w:cs="David" w:hint="cs"/>
          <w:sz w:val="20"/>
          <w:szCs w:val="24"/>
          <w:rtl/>
          <w:lang w:eastAsia="he-IL"/>
        </w:rPr>
        <w:t>ת</w:t>
      </w:r>
      <w:r w:rsidRPr="000206FA">
        <w:rPr>
          <w:rFonts w:ascii="Times New Roman" w:eastAsia="Times New Roman" w:hAnsi="Times New Roman" w:cs="David"/>
          <w:sz w:val="20"/>
          <w:szCs w:val="24"/>
          <w:rtl/>
          <w:lang w:eastAsia="he-IL"/>
        </w:rPr>
        <w:t xml:space="preserve"> החזר.</w:t>
      </w:r>
    </w:p>
    <w:p w14:paraId="5B8973EB"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העתקות שנמסרו ע"י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למזמין</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לרשויות המוסמכות</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ליועצים, למעט העתקות וצילומים שיפיק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במשרדו.</w:t>
      </w:r>
    </w:p>
    <w:p w14:paraId="4330F62E"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שכפול מסמכים.</w:t>
      </w:r>
    </w:p>
    <w:p w14:paraId="48612D8F"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531DA189" w14:textId="77777777" w:rsidR="000206FA" w:rsidRPr="000206FA" w:rsidRDefault="000206FA" w:rsidP="000206FA">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מדידות וצילומי אויר.</w:t>
      </w:r>
    </w:p>
    <w:p w14:paraId="32CAF5C3" w14:textId="77777777" w:rsidR="000206FA" w:rsidRPr="000206FA" w:rsidRDefault="000206FA" w:rsidP="000206FA">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קידוחים ובדיקות קרקע.</w:t>
      </w:r>
    </w:p>
    <w:p w14:paraId="2F431062" w14:textId="77777777" w:rsidR="000206FA" w:rsidRPr="000206FA" w:rsidRDefault="000206FA" w:rsidP="000206FA">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שליחויות.</w:t>
      </w:r>
    </w:p>
    <w:p w14:paraId="3AD85193" w14:textId="77777777" w:rsidR="000206FA" w:rsidRPr="000206FA" w:rsidRDefault="000206FA" w:rsidP="000206FA">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העזר המפורטים בסעיפים 7.2.1 עד 7.2.3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יוזמנו על ידי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באמצעות מערכת ניהול פרויקטים </w:t>
      </w:r>
      <w:r w:rsidRPr="000206FA">
        <w:rPr>
          <w:rFonts w:ascii="Times New Roman" w:eastAsia="Times New Roman" w:hAnsi="Times New Roman" w:cs="David"/>
          <w:sz w:val="20"/>
          <w:szCs w:val="24"/>
          <w:lang w:eastAsia="he-IL"/>
        </w:rPr>
        <w:t>VIEW</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 מערכת רמדורנט מודול ניהול מסמכים (</w:t>
      </w:r>
      <w:r w:rsidRPr="000206FA">
        <w:rPr>
          <w:rFonts w:ascii="Times New Roman" w:eastAsia="Times New Roman" w:hAnsi="Times New Roman" w:cs="David"/>
          <w:sz w:val="20"/>
          <w:szCs w:val="24"/>
          <w:lang w:eastAsia="he-IL"/>
        </w:rPr>
        <w:t>DM</w:t>
      </w:r>
      <w:r w:rsidRPr="000206FA">
        <w:rPr>
          <w:rFonts w:ascii="Times New Roman" w:eastAsia="Times New Roman" w:hAnsi="Times New Roman" w:cs="David"/>
          <w:sz w:val="20"/>
          <w:szCs w:val="24"/>
          <w:rtl/>
          <w:lang w:eastAsia="he-IL"/>
        </w:rPr>
        <w:t>) רק ממכונים המאושרים ע"י המזמין לבצע עבודות עבורו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17BE434E"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על חשבון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ישולמו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תשלומי ביניים בש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עורים ובמועדים המפורטים בנספח</w:t>
      </w:r>
      <w:r w:rsidRPr="000206FA">
        <w:rPr>
          <w:rFonts w:ascii="Times New Roman" w:eastAsia="Times New Roman" w:hAnsi="Times New Roman" w:cs="David"/>
          <w:bCs/>
          <w:sz w:val="20"/>
          <w:szCs w:val="24"/>
          <w:rtl/>
          <w:lang w:eastAsia="he-IL"/>
        </w:rPr>
        <w:t xml:space="preserve"> ה'</w:t>
      </w:r>
      <w:r w:rsidRPr="000206FA">
        <w:rPr>
          <w:rFonts w:ascii="Times New Roman" w:eastAsia="Times New Roman" w:hAnsi="Times New Roman" w:cs="David" w:hint="cs"/>
          <w:sz w:val="20"/>
          <w:szCs w:val="24"/>
          <w:rtl/>
          <w:lang w:eastAsia="he-IL"/>
        </w:rPr>
        <w:t xml:space="preserve"> המצ"ב,</w:t>
      </w:r>
      <w:r w:rsidRPr="000206FA">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קול דעתו הבלעדי.</w:t>
      </w:r>
    </w:p>
    <w:p w14:paraId="7928C513" w14:textId="77777777" w:rsidR="000206FA" w:rsidRPr="000206FA" w:rsidRDefault="000206FA" w:rsidP="000206FA">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כל תשלומי הביניים לפי פסקה זו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הינם מקדמות על חשבון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ואין באישורם ו/או בתשלומם משום אישור כלשהו מצד המזמין לגבי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שלב משלבי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ו/או טיב הש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 ו/או הסכום המגיע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במקרה של הפסקת עבודתו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כאמור בסעיף 6.3 לעיל, יחולו הוראות סעיף 12.1.2 להלן. </w:t>
      </w:r>
    </w:p>
    <w:p w14:paraId="2C1D5D85"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trike/>
          <w:sz w:val="20"/>
          <w:szCs w:val="24"/>
          <w:rtl/>
          <w:lang w:eastAsia="he-IL"/>
        </w:rPr>
      </w:pPr>
      <w:r w:rsidRPr="000206FA">
        <w:rPr>
          <w:rFonts w:ascii="Times New Roman" w:eastAsia="Times New Roman" w:hAnsi="Times New Roman" w:cs="David"/>
          <w:sz w:val="20"/>
          <w:szCs w:val="24"/>
          <w:rtl/>
          <w:lang w:eastAsia="he-IL"/>
        </w:rPr>
        <w:t>מוסכם במפורש</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השכר האמור בנספח </w:t>
      </w:r>
      <w:r w:rsidRPr="000206FA">
        <w:rPr>
          <w:rFonts w:ascii="Times New Roman" w:eastAsia="Times New Roman" w:hAnsi="Times New Roman" w:cs="David"/>
          <w:b/>
          <w:bCs/>
          <w:sz w:val="20"/>
          <w:szCs w:val="24"/>
          <w:rtl/>
          <w:lang w:eastAsia="he-IL"/>
        </w:rPr>
        <w:t xml:space="preserve">ד' </w:t>
      </w:r>
      <w:r w:rsidRPr="000206FA">
        <w:rPr>
          <w:rFonts w:ascii="Times New Roman" w:eastAsia="Times New Roman" w:hAnsi="Times New Roman" w:cs="David" w:hint="cs"/>
          <w:sz w:val="20"/>
          <w:szCs w:val="24"/>
          <w:rtl/>
          <w:lang w:eastAsia="he-IL"/>
        </w:rPr>
        <w:t xml:space="preserve">המצ"ב, </w:t>
      </w:r>
      <w:r w:rsidRPr="000206FA">
        <w:rPr>
          <w:rFonts w:ascii="Times New Roman" w:eastAsia="Times New Roman" w:hAnsi="Times New Roman" w:cs="David"/>
          <w:sz w:val="20"/>
          <w:szCs w:val="24"/>
          <w:rtl/>
          <w:lang w:eastAsia="he-IL"/>
        </w:rPr>
        <w:t>ה</w:t>
      </w:r>
      <w:r w:rsidRPr="000206FA">
        <w:rPr>
          <w:rFonts w:ascii="Times New Roman" w:eastAsia="Times New Roman" w:hAnsi="Times New Roman" w:cs="David" w:hint="cs"/>
          <w:sz w:val="20"/>
          <w:szCs w:val="24"/>
          <w:rtl/>
          <w:lang w:eastAsia="he-IL"/>
        </w:rPr>
        <w:t xml:space="preserve">ינו </w:t>
      </w:r>
      <w:r w:rsidRPr="000206FA">
        <w:rPr>
          <w:rFonts w:ascii="Times New Roman" w:eastAsia="Times New Roman" w:hAnsi="Times New Roman" w:cs="David"/>
          <w:sz w:val="20"/>
          <w:szCs w:val="24"/>
          <w:rtl/>
          <w:lang w:eastAsia="he-IL"/>
        </w:rPr>
        <w:t>סופי ומוחלט,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0206FA">
        <w:rPr>
          <w:rFonts w:ascii="Times New Roman" w:eastAsia="Times New Roman" w:hAnsi="Times New Roman" w:cs="David" w:hint="cs"/>
          <w:sz w:val="20"/>
          <w:szCs w:val="24"/>
          <w:rtl/>
          <w:lang w:eastAsia="he-IL"/>
        </w:rPr>
        <w:t xml:space="preserve">זה </w:t>
      </w:r>
      <w:r w:rsidRPr="000206FA">
        <w:rPr>
          <w:rFonts w:ascii="Times New Roman" w:eastAsia="Times New Roman" w:hAnsi="Times New Roman" w:cs="David"/>
          <w:sz w:val="20"/>
          <w:szCs w:val="24"/>
          <w:rtl/>
          <w:lang w:eastAsia="he-IL"/>
        </w:rPr>
        <w:t>במפורש אחרת. תנאי לתשלום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במלואו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הינו המצאת הצהרה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לפיה בדק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את העבודות ומצא אותן תואמות לתכניותיו ולתקנים המחייבים וכי הן בוצעו לשביעות רצונו בנוסח המצורף כנספח </w:t>
      </w:r>
      <w:r w:rsidRPr="000206FA">
        <w:rPr>
          <w:rFonts w:ascii="Times New Roman" w:eastAsia="Times New Roman" w:hAnsi="Times New Roman" w:cs="David"/>
          <w:b/>
          <w:bCs/>
          <w:sz w:val="20"/>
          <w:szCs w:val="24"/>
          <w:rtl/>
          <w:lang w:eastAsia="he-IL"/>
        </w:rPr>
        <w:t>ט'</w:t>
      </w:r>
      <w:r w:rsidRPr="000206FA">
        <w:rPr>
          <w:rFonts w:ascii="Times New Roman" w:eastAsia="Times New Roman" w:hAnsi="Times New Roman" w:cs="David"/>
          <w:sz w:val="20"/>
          <w:szCs w:val="24"/>
          <w:rtl/>
          <w:lang w:eastAsia="he-IL"/>
        </w:rPr>
        <w:t xml:space="preserve"> לחוזה זה וכתב היעדר תביעות המצורף כנספח</w:t>
      </w:r>
      <w:r w:rsidRPr="000206FA">
        <w:rPr>
          <w:rFonts w:ascii="Times New Roman" w:eastAsia="Times New Roman" w:hAnsi="Times New Roman" w:cs="David"/>
          <w:b/>
          <w:bCs/>
          <w:sz w:val="20"/>
          <w:szCs w:val="24"/>
          <w:rtl/>
          <w:lang w:eastAsia="he-IL"/>
        </w:rPr>
        <w:t xml:space="preserve"> י'</w:t>
      </w:r>
      <w:r w:rsidRPr="000206FA">
        <w:rPr>
          <w:rFonts w:ascii="Times New Roman" w:eastAsia="Times New Roman" w:hAnsi="Times New Roman" w:cs="David"/>
          <w:sz w:val="20"/>
          <w:szCs w:val="24"/>
          <w:rtl/>
          <w:lang w:eastAsia="he-IL"/>
        </w:rPr>
        <w:t xml:space="preserve"> לחוזה זה למזמין, חתום ע"י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ומאומת כנדרש בו.</w:t>
      </w:r>
    </w:p>
    <w:p w14:paraId="7D997547"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 xml:space="preserve">מבלי לפגוע בכלליות האמור בסעיף </w:t>
      </w:r>
      <w:r w:rsidRPr="000206FA">
        <w:rPr>
          <w:rFonts w:ascii="Times New Roman" w:eastAsia="Times New Roman" w:hAnsi="Times New Roman" w:cs="David" w:hint="cs"/>
          <w:sz w:val="20"/>
          <w:szCs w:val="24"/>
          <w:rtl/>
          <w:lang w:eastAsia="he-IL"/>
        </w:rPr>
        <w:t>7 לעיל</w:t>
      </w:r>
      <w:r w:rsidRPr="000206FA">
        <w:rPr>
          <w:rFonts w:ascii="Times New Roman" w:eastAsia="Times New Roman" w:hAnsi="Times New Roman" w:cs="David"/>
          <w:sz w:val="20"/>
          <w:szCs w:val="24"/>
          <w:rtl/>
          <w:lang w:eastAsia="he-IL"/>
        </w:rPr>
        <w:t>, מוסכם בזה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יהיה זכאי, בשום מקרה, לקבל תמורה ו/או שכר ו/או טובות הנאה כלשהן מכל צד שלישי אחר, לרבות מהיועצים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יהיה רכוש ה</w:t>
      </w:r>
      <w:r w:rsidRPr="000206FA">
        <w:rPr>
          <w:rFonts w:ascii="Times New Roman" w:eastAsia="Times New Roman" w:hAnsi="Times New Roman" w:cs="David" w:hint="cs"/>
          <w:sz w:val="20"/>
          <w:szCs w:val="24"/>
          <w:rtl/>
          <w:lang w:eastAsia="he-IL"/>
        </w:rPr>
        <w:t>מזמין</w:t>
      </w:r>
      <w:r w:rsidRPr="000206FA">
        <w:rPr>
          <w:rFonts w:ascii="Times New Roman" w:eastAsia="Times New Roman" w:hAnsi="Times New Roman" w:cs="David"/>
          <w:sz w:val="20"/>
          <w:szCs w:val="24"/>
          <w:rtl/>
          <w:lang w:eastAsia="he-IL"/>
        </w:rPr>
        <w:t>. מובהר בזה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הפרת סעיף זה על ידי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תה</w:t>
      </w:r>
      <w:r w:rsidRPr="000206FA">
        <w:rPr>
          <w:rFonts w:ascii="Times New Roman" w:eastAsia="Times New Roman" w:hAnsi="Times New Roman" w:cs="David" w:hint="cs"/>
          <w:sz w:val="20"/>
          <w:szCs w:val="24"/>
          <w:rtl/>
          <w:lang w:eastAsia="he-IL"/>
        </w:rPr>
        <w:t>ווה</w:t>
      </w:r>
      <w:r w:rsidRPr="000206FA">
        <w:rPr>
          <w:rFonts w:ascii="Times New Roman" w:eastAsia="Times New Roman" w:hAnsi="Times New Roman" w:cs="David"/>
          <w:sz w:val="20"/>
          <w:szCs w:val="24"/>
          <w:rtl/>
          <w:lang w:eastAsia="he-IL"/>
        </w:rPr>
        <w:t xml:space="preserve"> הפרה יסודית של חוזה</w:t>
      </w:r>
      <w:r w:rsidRPr="000206FA">
        <w:rPr>
          <w:rFonts w:ascii="Times New Roman" w:eastAsia="Times New Roman" w:hAnsi="Times New Roman" w:cs="David" w:hint="cs"/>
          <w:sz w:val="20"/>
          <w:szCs w:val="24"/>
          <w:rtl/>
          <w:lang w:eastAsia="he-IL"/>
        </w:rPr>
        <w:t xml:space="preserve"> זה. </w:t>
      </w:r>
    </w:p>
    <w:p w14:paraId="03352D51"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תנאים מקדמיים לביצוע תשלום כלשהו ע"ח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הינם הצגת ר</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שיון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כאמור בסעיף 2.2 לעיל והמצאת אישור בדבר ניהול ספרי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כדין, חתום ע"י רו"ח או רשויות המס, כנדרש. כמו כן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ככל שה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ימציא למזמין אישור תקף בדבר פטור מניכוי מס במקור, </w:t>
      </w:r>
      <w:r w:rsidRPr="000206FA">
        <w:rPr>
          <w:rFonts w:ascii="Times New Roman" w:eastAsia="Times New Roman" w:hAnsi="Times New Roman" w:cs="David" w:hint="cs"/>
          <w:sz w:val="20"/>
          <w:szCs w:val="24"/>
          <w:rtl/>
          <w:lang w:eastAsia="he-IL"/>
        </w:rPr>
        <w:t>עובר</w:t>
      </w:r>
      <w:r w:rsidRPr="000206FA">
        <w:rPr>
          <w:rFonts w:ascii="Times New Roman" w:eastAsia="Times New Roman" w:hAnsi="Times New Roman" w:cs="David"/>
          <w:sz w:val="20"/>
          <w:szCs w:val="24"/>
          <w:rtl/>
          <w:lang w:eastAsia="he-IL"/>
        </w:rPr>
        <w:t xml:space="preserve"> לביצוע כל תשלום ע"ח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ינוכה מס במקור כדין, מכל סכום ע"ח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שישולם ע"י המזמין. למען הסר ספק מובהר ומוסכם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בגובה הסכום הנקוב באישור.  </w:t>
      </w:r>
    </w:p>
    <w:p w14:paraId="2A182E1B" w14:textId="77777777" w:rsidR="000206FA" w:rsidRPr="000206FA" w:rsidRDefault="000206FA" w:rsidP="00C8505B">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7CAD85B1" w14:textId="77777777" w:rsidR="000206FA" w:rsidRPr="00B17D15"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B17D15">
        <w:rPr>
          <w:rFonts w:ascii="Times New Roman" w:eastAsia="Times New Roman" w:hAnsi="Times New Roman" w:cs="David"/>
          <w:bCs/>
          <w:sz w:val="20"/>
          <w:szCs w:val="24"/>
          <w:u w:val="single"/>
          <w:rtl/>
          <w:lang w:eastAsia="he-IL"/>
        </w:rPr>
        <w:t>שנויים בתכנון</w:t>
      </w:r>
    </w:p>
    <w:p w14:paraId="27EEDDE0" w14:textId="77777777" w:rsidR="000206FA" w:rsidRPr="00B17D15"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B17D15">
        <w:rPr>
          <w:rFonts w:ascii="Times New Roman" w:eastAsia="Times New Roman" w:hAnsi="Times New Roman" w:cs="David"/>
          <w:sz w:val="20"/>
          <w:szCs w:val="24"/>
          <w:rtl/>
          <w:lang w:eastAsia="he-IL"/>
        </w:rPr>
        <w:t>ה</w:t>
      </w:r>
      <w:r w:rsidR="00B17D15" w:rsidRPr="00B17D15">
        <w:rPr>
          <w:rFonts w:ascii="Times New Roman" w:eastAsia="Times New Roman" w:hAnsi="Times New Roman" w:cs="David"/>
          <w:sz w:val="20"/>
          <w:szCs w:val="24"/>
          <w:rtl/>
          <w:lang w:eastAsia="he-IL"/>
        </w:rPr>
        <w:t>יועץ</w:t>
      </w:r>
      <w:r w:rsidRPr="00B17D15">
        <w:rPr>
          <w:rFonts w:ascii="Times New Roman" w:eastAsia="Times New Roman" w:hAnsi="Times New Roman" w:cs="David"/>
          <w:sz w:val="20"/>
          <w:szCs w:val="24"/>
          <w:rtl/>
          <w:lang w:eastAsia="he-IL"/>
        </w:rPr>
        <w:t xml:space="preserve"> מתחייב</w:t>
      </w:r>
      <w:r w:rsidRPr="00B17D15">
        <w:rPr>
          <w:rFonts w:ascii="Times New Roman" w:eastAsia="Times New Roman" w:hAnsi="Times New Roman" w:cs="David" w:hint="cs"/>
          <w:sz w:val="20"/>
          <w:szCs w:val="24"/>
          <w:rtl/>
          <w:lang w:eastAsia="he-IL"/>
        </w:rPr>
        <w:t>,</w:t>
      </w:r>
      <w:r w:rsidRPr="00B17D15">
        <w:rPr>
          <w:rFonts w:ascii="Times New Roman" w:eastAsia="Times New Roman" w:hAnsi="Times New Roman" w:cs="David"/>
          <w:sz w:val="20"/>
          <w:szCs w:val="24"/>
          <w:rtl/>
          <w:lang w:eastAsia="he-IL"/>
        </w:rPr>
        <w:t xml:space="preserve"> לפי דרישת המנהל</w:t>
      </w:r>
      <w:r w:rsidRPr="00B17D15">
        <w:rPr>
          <w:rFonts w:ascii="Times New Roman" w:eastAsia="Times New Roman" w:hAnsi="Times New Roman" w:cs="David" w:hint="cs"/>
          <w:sz w:val="20"/>
          <w:szCs w:val="24"/>
          <w:rtl/>
          <w:lang w:eastAsia="he-IL"/>
        </w:rPr>
        <w:t>,</w:t>
      </w:r>
      <w:r w:rsidRPr="00B17D15">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11C2968C" w14:textId="77777777" w:rsidR="000206FA" w:rsidRPr="00B17D15"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B17D15">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B17D15">
        <w:rPr>
          <w:rFonts w:ascii="Times New Roman" w:eastAsia="Times New Roman" w:hAnsi="Times New Roman" w:cs="David" w:hint="cs"/>
          <w:sz w:val="20"/>
          <w:szCs w:val="24"/>
          <w:rtl/>
          <w:lang w:eastAsia="he-IL"/>
        </w:rPr>
        <w:t>ים</w:t>
      </w:r>
      <w:r w:rsidRPr="00B17D15">
        <w:rPr>
          <w:rFonts w:ascii="Times New Roman" w:eastAsia="Times New Roman" w:hAnsi="Times New Roman" w:cs="David"/>
          <w:sz w:val="20"/>
          <w:szCs w:val="24"/>
          <w:rtl/>
          <w:lang w:eastAsia="he-IL"/>
        </w:rPr>
        <w:t xml:space="preserve"> </w:t>
      </w:r>
      <w:r w:rsidRPr="00B17D15">
        <w:rPr>
          <w:rFonts w:ascii="Times New Roman" w:eastAsia="Times New Roman" w:hAnsi="Times New Roman" w:cs="David"/>
          <w:bCs/>
          <w:sz w:val="20"/>
          <w:szCs w:val="24"/>
          <w:rtl/>
          <w:lang w:eastAsia="he-IL"/>
        </w:rPr>
        <w:t>ב' או ג'</w:t>
      </w:r>
      <w:r w:rsidRPr="00B17D15">
        <w:rPr>
          <w:rFonts w:ascii="Times New Roman" w:eastAsia="Times New Roman" w:hAnsi="Times New Roman" w:cs="David" w:hint="cs"/>
          <w:b/>
          <w:sz w:val="20"/>
          <w:szCs w:val="24"/>
          <w:rtl/>
          <w:lang w:eastAsia="he-IL"/>
        </w:rPr>
        <w:t xml:space="preserve"> המצ"ב</w:t>
      </w:r>
      <w:r w:rsidRPr="00B17D15">
        <w:rPr>
          <w:rFonts w:ascii="Times New Roman" w:eastAsia="Times New Roman" w:hAnsi="Times New Roman" w:cs="David"/>
          <w:sz w:val="20"/>
          <w:szCs w:val="24"/>
          <w:rtl/>
          <w:lang w:eastAsia="he-IL"/>
        </w:rPr>
        <w:t>, וב</w:t>
      </w:r>
      <w:r w:rsidRPr="00B17D15">
        <w:rPr>
          <w:rFonts w:ascii="Times New Roman" w:eastAsia="Times New Roman" w:hAnsi="Times New Roman" w:cs="David" w:hint="cs"/>
          <w:sz w:val="20"/>
          <w:szCs w:val="24"/>
          <w:rtl/>
          <w:lang w:eastAsia="he-IL"/>
        </w:rPr>
        <w:t>י</w:t>
      </w:r>
      <w:r w:rsidRPr="00B17D15">
        <w:rPr>
          <w:rFonts w:ascii="Times New Roman" w:eastAsia="Times New Roman" w:hAnsi="Times New Roman" w:cs="David"/>
          <w:sz w:val="20"/>
          <w:szCs w:val="24"/>
          <w:rtl/>
          <w:lang w:eastAsia="he-IL"/>
        </w:rPr>
        <w:t>צוע השינויים מחייב את ה</w:t>
      </w:r>
      <w:r w:rsidR="00B17D15" w:rsidRPr="00B17D15">
        <w:rPr>
          <w:rFonts w:ascii="Times New Roman" w:eastAsia="Times New Roman" w:hAnsi="Times New Roman" w:cs="David"/>
          <w:sz w:val="20"/>
          <w:szCs w:val="24"/>
          <w:rtl/>
          <w:lang w:eastAsia="he-IL"/>
        </w:rPr>
        <w:t>יועץ</w:t>
      </w:r>
      <w:r w:rsidRPr="00B17D15">
        <w:rPr>
          <w:rFonts w:ascii="Times New Roman" w:eastAsia="Times New Roman" w:hAnsi="Times New Roman" w:cs="David"/>
          <w:sz w:val="20"/>
          <w:szCs w:val="24"/>
          <w:rtl/>
          <w:lang w:eastAsia="he-IL"/>
        </w:rPr>
        <w:t xml:space="preserve"> בעבודה העולה במידה רבה ובאופן יסודי על ש</w:t>
      </w:r>
      <w:r w:rsidRPr="00B17D15">
        <w:rPr>
          <w:rFonts w:ascii="Times New Roman" w:eastAsia="Times New Roman" w:hAnsi="Times New Roman" w:cs="David" w:hint="cs"/>
          <w:sz w:val="20"/>
          <w:szCs w:val="24"/>
          <w:rtl/>
          <w:lang w:eastAsia="he-IL"/>
        </w:rPr>
        <w:t>י</w:t>
      </w:r>
      <w:r w:rsidRPr="00B17D15">
        <w:rPr>
          <w:rFonts w:ascii="Times New Roman" w:eastAsia="Times New Roman" w:hAnsi="Times New Roman" w:cs="David"/>
          <w:sz w:val="20"/>
          <w:szCs w:val="24"/>
          <w:rtl/>
          <w:lang w:eastAsia="he-IL"/>
        </w:rPr>
        <w:t>רותי ה</w:t>
      </w:r>
      <w:r w:rsidR="00B17D15" w:rsidRPr="00B17D15">
        <w:rPr>
          <w:rFonts w:ascii="Times New Roman" w:eastAsia="Times New Roman" w:hAnsi="Times New Roman" w:cs="David"/>
          <w:sz w:val="20"/>
          <w:szCs w:val="24"/>
          <w:rtl/>
          <w:lang w:eastAsia="he-IL"/>
        </w:rPr>
        <w:t>יועץ</w:t>
      </w:r>
      <w:r w:rsidRPr="00B17D15">
        <w:rPr>
          <w:rFonts w:ascii="Times New Roman" w:eastAsia="Times New Roman" w:hAnsi="Times New Roman" w:cs="David" w:hint="cs"/>
          <w:sz w:val="20"/>
          <w:szCs w:val="24"/>
          <w:rtl/>
          <w:lang w:eastAsia="he-IL"/>
        </w:rPr>
        <w:t>,</w:t>
      </w:r>
      <w:r w:rsidRPr="00B17D15">
        <w:rPr>
          <w:rFonts w:ascii="Times New Roman" w:eastAsia="Times New Roman" w:hAnsi="Times New Roman" w:cs="David"/>
          <w:sz w:val="20"/>
          <w:szCs w:val="24"/>
          <w:rtl/>
          <w:lang w:eastAsia="he-IL"/>
        </w:rPr>
        <w:t xml:space="preserve"> אלמלא השנויים</w:t>
      </w:r>
      <w:r w:rsidRPr="00B17D15">
        <w:rPr>
          <w:rFonts w:ascii="Times New Roman" w:eastAsia="Times New Roman" w:hAnsi="Times New Roman" w:cs="David" w:hint="cs"/>
          <w:sz w:val="20"/>
          <w:szCs w:val="24"/>
          <w:rtl/>
          <w:lang w:eastAsia="he-IL"/>
        </w:rPr>
        <w:t xml:space="preserve"> כאמור</w:t>
      </w:r>
      <w:r w:rsidRPr="00B17D15">
        <w:rPr>
          <w:rFonts w:ascii="Times New Roman" w:eastAsia="Times New Roman" w:hAnsi="Times New Roman" w:cs="David"/>
          <w:sz w:val="20"/>
          <w:szCs w:val="24"/>
          <w:rtl/>
          <w:lang w:eastAsia="he-IL"/>
        </w:rPr>
        <w:t>, יהיה</w:t>
      </w:r>
      <w:r w:rsidRPr="00B17D15">
        <w:rPr>
          <w:rFonts w:ascii="Times New Roman" w:eastAsia="Times New Roman" w:hAnsi="Times New Roman" w:cs="David" w:hint="cs"/>
          <w:sz w:val="20"/>
          <w:szCs w:val="24"/>
          <w:rtl/>
          <w:lang w:eastAsia="he-IL"/>
        </w:rPr>
        <w:t xml:space="preserve"> </w:t>
      </w:r>
      <w:r w:rsidRPr="00B17D15">
        <w:rPr>
          <w:rFonts w:ascii="Times New Roman" w:eastAsia="Times New Roman" w:hAnsi="Times New Roman" w:cs="David"/>
          <w:sz w:val="20"/>
          <w:szCs w:val="24"/>
          <w:rtl/>
          <w:lang w:eastAsia="he-IL"/>
        </w:rPr>
        <w:t>זכאי לפיצוי בעד העבודה הנוספת שב</w:t>
      </w:r>
      <w:r w:rsidRPr="00B17D15">
        <w:rPr>
          <w:rFonts w:ascii="Times New Roman" w:eastAsia="Times New Roman" w:hAnsi="Times New Roman" w:cs="David" w:hint="cs"/>
          <w:sz w:val="20"/>
          <w:szCs w:val="24"/>
          <w:rtl/>
          <w:lang w:eastAsia="he-IL"/>
        </w:rPr>
        <w:t>י</w:t>
      </w:r>
      <w:r w:rsidRPr="00B17D15">
        <w:rPr>
          <w:rFonts w:ascii="Times New Roman" w:eastAsia="Times New Roman" w:hAnsi="Times New Roman" w:cs="David"/>
          <w:sz w:val="20"/>
          <w:szCs w:val="24"/>
          <w:rtl/>
          <w:lang w:eastAsia="he-IL"/>
        </w:rPr>
        <w:t>צע עקב השנויים</w:t>
      </w:r>
      <w:r w:rsidRPr="00B17D15">
        <w:rPr>
          <w:rFonts w:ascii="Times New Roman" w:eastAsia="Times New Roman" w:hAnsi="Times New Roman" w:cs="David" w:hint="cs"/>
          <w:sz w:val="20"/>
          <w:szCs w:val="24"/>
          <w:rtl/>
          <w:lang w:eastAsia="he-IL"/>
        </w:rPr>
        <w:t>,</w:t>
      </w:r>
      <w:r w:rsidRPr="00B17D15">
        <w:rPr>
          <w:rFonts w:ascii="Times New Roman" w:eastAsia="Times New Roman" w:hAnsi="Times New Roman" w:cs="David"/>
          <w:sz w:val="20"/>
          <w:szCs w:val="24"/>
          <w:rtl/>
          <w:lang w:eastAsia="he-IL"/>
        </w:rPr>
        <w:t xml:space="preserve"> </w:t>
      </w:r>
      <w:r w:rsidRPr="00B17D15">
        <w:rPr>
          <w:rFonts w:ascii="Times New Roman" w:eastAsia="Times New Roman" w:hAnsi="Times New Roman" w:cs="David" w:hint="cs"/>
          <w:sz w:val="20"/>
          <w:szCs w:val="24"/>
          <w:rtl/>
          <w:lang w:eastAsia="he-IL"/>
        </w:rPr>
        <w:t>כאמור</w:t>
      </w:r>
      <w:r w:rsidRPr="00B17D15">
        <w:rPr>
          <w:rFonts w:ascii="Times New Roman" w:eastAsia="Times New Roman" w:hAnsi="Times New Roman" w:cs="David"/>
          <w:sz w:val="20"/>
          <w:szCs w:val="24"/>
          <w:rtl/>
          <w:lang w:eastAsia="he-IL"/>
        </w:rPr>
        <w:t>. הפיצוי ישולם בגין העבודה הנוספת שה</w:t>
      </w:r>
      <w:r w:rsidR="00B17D15" w:rsidRPr="00B17D15">
        <w:rPr>
          <w:rFonts w:ascii="Times New Roman" w:eastAsia="Times New Roman" w:hAnsi="Times New Roman" w:cs="David"/>
          <w:sz w:val="20"/>
          <w:szCs w:val="24"/>
          <w:rtl/>
          <w:lang w:eastAsia="he-IL"/>
        </w:rPr>
        <w:t>יועץ</w:t>
      </w:r>
      <w:r w:rsidRPr="00B17D15">
        <w:rPr>
          <w:rFonts w:ascii="Times New Roman" w:eastAsia="Times New Roman" w:hAnsi="Times New Roman" w:cs="David"/>
          <w:sz w:val="20"/>
          <w:szCs w:val="24"/>
          <w:rtl/>
          <w:lang w:eastAsia="he-IL"/>
        </w:rPr>
        <w:t xml:space="preserve"> ב</w:t>
      </w:r>
      <w:r w:rsidRPr="00B17D15">
        <w:rPr>
          <w:rFonts w:ascii="Times New Roman" w:eastAsia="Times New Roman" w:hAnsi="Times New Roman" w:cs="David" w:hint="cs"/>
          <w:sz w:val="20"/>
          <w:szCs w:val="24"/>
          <w:rtl/>
          <w:lang w:eastAsia="he-IL"/>
        </w:rPr>
        <w:t>י</w:t>
      </w:r>
      <w:r w:rsidRPr="00B17D15">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B17D15">
        <w:rPr>
          <w:rFonts w:ascii="Times New Roman" w:eastAsia="Times New Roman" w:hAnsi="Times New Roman" w:cs="David" w:hint="cs"/>
          <w:sz w:val="20"/>
          <w:szCs w:val="24"/>
          <w:rtl/>
          <w:lang w:eastAsia="he-IL"/>
        </w:rPr>
        <w:t xml:space="preserve"> </w:t>
      </w:r>
      <w:r w:rsidRPr="00B17D15">
        <w:rPr>
          <w:rFonts w:ascii="Times New Roman" w:eastAsia="Times New Roman" w:hAnsi="Times New Roman" w:cs="David"/>
          <w:sz w:val="20"/>
          <w:szCs w:val="24"/>
          <w:rtl/>
          <w:lang w:eastAsia="he-IL"/>
        </w:rPr>
        <w:t xml:space="preserve"> ה</w:t>
      </w:r>
      <w:r w:rsidR="00B17D15" w:rsidRPr="00B17D15">
        <w:rPr>
          <w:rFonts w:ascii="Times New Roman" w:eastAsia="Times New Roman" w:hAnsi="Times New Roman" w:cs="David"/>
          <w:sz w:val="20"/>
          <w:szCs w:val="24"/>
          <w:rtl/>
          <w:lang w:eastAsia="he-IL"/>
        </w:rPr>
        <w:t>יועץ</w:t>
      </w:r>
      <w:r w:rsidRPr="00B17D15">
        <w:rPr>
          <w:rFonts w:ascii="Times New Roman" w:eastAsia="Times New Roman" w:hAnsi="Times New Roman" w:cs="David"/>
          <w:sz w:val="20"/>
          <w:szCs w:val="24"/>
          <w:rtl/>
          <w:lang w:eastAsia="he-IL"/>
        </w:rPr>
        <w:t xml:space="preserve"> ושכר ה</w:t>
      </w:r>
      <w:r w:rsidR="00B17D15" w:rsidRPr="00B17D15">
        <w:rPr>
          <w:rFonts w:ascii="Times New Roman" w:eastAsia="Times New Roman" w:hAnsi="Times New Roman" w:cs="David"/>
          <w:sz w:val="20"/>
          <w:szCs w:val="24"/>
          <w:rtl/>
          <w:lang w:eastAsia="he-IL"/>
        </w:rPr>
        <w:t>יועץ</w:t>
      </w:r>
      <w:r w:rsidRPr="00B17D15">
        <w:rPr>
          <w:rFonts w:ascii="Times New Roman" w:eastAsia="Times New Roman" w:hAnsi="Times New Roman" w:cs="David"/>
          <w:sz w:val="20"/>
          <w:szCs w:val="24"/>
          <w:rtl/>
          <w:lang w:eastAsia="he-IL"/>
        </w:rPr>
        <w:t>. בכל מקרה</w:t>
      </w:r>
      <w:r w:rsidRPr="00B17D15">
        <w:rPr>
          <w:rFonts w:ascii="Times New Roman" w:eastAsia="Times New Roman" w:hAnsi="Times New Roman" w:cs="David" w:hint="cs"/>
          <w:sz w:val="20"/>
          <w:szCs w:val="24"/>
          <w:rtl/>
          <w:lang w:eastAsia="he-IL"/>
        </w:rPr>
        <w:t>,</w:t>
      </w:r>
      <w:r w:rsidRPr="00B17D15">
        <w:rPr>
          <w:rFonts w:ascii="Times New Roman" w:eastAsia="Times New Roman" w:hAnsi="Times New Roman" w:cs="David"/>
          <w:sz w:val="20"/>
          <w:szCs w:val="24"/>
          <w:rtl/>
          <w:lang w:eastAsia="he-IL"/>
        </w:rPr>
        <w:t xml:space="preserve"> </w:t>
      </w:r>
      <w:r w:rsidRPr="00B17D15">
        <w:rPr>
          <w:rFonts w:ascii="Times New Roman" w:eastAsia="Times New Roman" w:hAnsi="Times New Roman" w:cs="David" w:hint="cs"/>
          <w:sz w:val="20"/>
          <w:szCs w:val="24"/>
          <w:rtl/>
          <w:lang w:eastAsia="he-IL"/>
        </w:rPr>
        <w:t>ה</w:t>
      </w:r>
      <w:r w:rsidRPr="00B17D15">
        <w:rPr>
          <w:rFonts w:ascii="Times New Roman" w:eastAsia="Times New Roman" w:hAnsi="Times New Roman" w:cs="David"/>
          <w:sz w:val="20"/>
          <w:szCs w:val="24"/>
          <w:rtl/>
          <w:lang w:eastAsia="he-IL"/>
        </w:rPr>
        <w:t>שנויים</w:t>
      </w:r>
      <w:r w:rsidRPr="00B17D15">
        <w:rPr>
          <w:rFonts w:ascii="Times New Roman" w:eastAsia="Times New Roman" w:hAnsi="Times New Roman" w:cs="David" w:hint="cs"/>
          <w:sz w:val="20"/>
          <w:szCs w:val="24"/>
          <w:rtl/>
          <w:lang w:eastAsia="he-IL"/>
        </w:rPr>
        <w:t xml:space="preserve"> כאמור, לא יהוו</w:t>
      </w:r>
      <w:r w:rsidRPr="00B17D15">
        <w:rPr>
          <w:rFonts w:ascii="Times New Roman" w:eastAsia="Times New Roman" w:hAnsi="Times New Roman" w:cs="David"/>
          <w:sz w:val="20"/>
          <w:szCs w:val="24"/>
          <w:rtl/>
          <w:lang w:eastAsia="he-IL"/>
        </w:rPr>
        <w:t xml:space="preserve"> עילה לש</w:t>
      </w:r>
      <w:r w:rsidRPr="00B17D15">
        <w:rPr>
          <w:rFonts w:ascii="Times New Roman" w:eastAsia="Times New Roman" w:hAnsi="Times New Roman" w:cs="David" w:hint="cs"/>
          <w:sz w:val="20"/>
          <w:szCs w:val="24"/>
          <w:rtl/>
          <w:lang w:eastAsia="he-IL"/>
        </w:rPr>
        <w:t>י</w:t>
      </w:r>
      <w:r w:rsidRPr="00B17D15">
        <w:rPr>
          <w:rFonts w:ascii="Times New Roman" w:eastAsia="Times New Roman" w:hAnsi="Times New Roman" w:cs="David"/>
          <w:sz w:val="20"/>
          <w:szCs w:val="24"/>
          <w:rtl/>
          <w:lang w:eastAsia="he-IL"/>
        </w:rPr>
        <w:t>נוי בלוח הזמנים</w:t>
      </w:r>
      <w:r w:rsidRPr="00B17D15">
        <w:rPr>
          <w:rFonts w:ascii="Times New Roman" w:eastAsia="Times New Roman" w:hAnsi="Times New Roman" w:cs="David" w:hint="cs"/>
          <w:sz w:val="20"/>
          <w:szCs w:val="24"/>
          <w:rtl/>
          <w:lang w:eastAsia="he-IL"/>
        </w:rPr>
        <w:t>,</w:t>
      </w:r>
      <w:r w:rsidRPr="00B17D15">
        <w:rPr>
          <w:rFonts w:ascii="Times New Roman" w:eastAsia="Times New Roman" w:hAnsi="Times New Roman" w:cs="David"/>
          <w:sz w:val="20"/>
          <w:szCs w:val="24"/>
          <w:rtl/>
          <w:lang w:eastAsia="he-IL"/>
        </w:rPr>
        <w:t xml:space="preserve"> אלא בא</w:t>
      </w:r>
      <w:r w:rsidRPr="00B17D15">
        <w:rPr>
          <w:rFonts w:ascii="Times New Roman" w:eastAsia="Times New Roman" w:hAnsi="Times New Roman" w:cs="David" w:hint="cs"/>
          <w:sz w:val="20"/>
          <w:szCs w:val="24"/>
          <w:rtl/>
          <w:lang w:eastAsia="he-IL"/>
        </w:rPr>
        <w:t>י</w:t>
      </w:r>
      <w:r w:rsidRPr="00B17D15">
        <w:rPr>
          <w:rFonts w:ascii="Times New Roman" w:eastAsia="Times New Roman" w:hAnsi="Times New Roman" w:cs="David"/>
          <w:sz w:val="20"/>
          <w:szCs w:val="24"/>
          <w:rtl/>
          <w:lang w:eastAsia="he-IL"/>
        </w:rPr>
        <w:t xml:space="preserve">שור המנהל </w:t>
      </w:r>
      <w:r w:rsidRPr="00B17D15">
        <w:rPr>
          <w:rFonts w:ascii="Times New Roman" w:eastAsia="Times New Roman" w:hAnsi="Times New Roman" w:cs="David" w:hint="cs"/>
          <w:sz w:val="20"/>
          <w:szCs w:val="24"/>
          <w:rtl/>
          <w:lang w:eastAsia="he-IL"/>
        </w:rPr>
        <w:t>מראש ו</w:t>
      </w:r>
      <w:r w:rsidRPr="00B17D15">
        <w:rPr>
          <w:rFonts w:ascii="Times New Roman" w:eastAsia="Times New Roman" w:hAnsi="Times New Roman" w:cs="David"/>
          <w:sz w:val="20"/>
          <w:szCs w:val="24"/>
          <w:rtl/>
          <w:lang w:eastAsia="he-IL"/>
        </w:rPr>
        <w:t>בכתב.</w:t>
      </w:r>
    </w:p>
    <w:p w14:paraId="711626DD"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B17D15">
        <w:rPr>
          <w:rFonts w:ascii="Times New Roman" w:eastAsia="Times New Roman" w:hAnsi="Times New Roman" w:cs="David" w:hint="cs"/>
          <w:sz w:val="20"/>
          <w:szCs w:val="24"/>
          <w:rtl/>
          <w:lang w:eastAsia="he-IL"/>
        </w:rPr>
        <w:t>על</w:t>
      </w:r>
      <w:r w:rsidRPr="000206FA">
        <w:rPr>
          <w:rFonts w:ascii="Times New Roman" w:eastAsia="Times New Roman" w:hAnsi="Times New Roman" w:cs="David" w:hint="cs"/>
          <w:sz w:val="20"/>
          <w:szCs w:val="24"/>
          <w:rtl/>
          <w:lang w:eastAsia="he-IL"/>
        </w:rPr>
        <w:t xml:space="preserve"> אף</w:t>
      </w:r>
      <w:r w:rsidRPr="000206FA">
        <w:rPr>
          <w:rFonts w:ascii="Times New Roman" w:eastAsia="Times New Roman" w:hAnsi="Times New Roman" w:cs="David"/>
          <w:sz w:val="20"/>
          <w:szCs w:val="24"/>
          <w:rtl/>
          <w:lang w:eastAsia="he-IL"/>
        </w:rPr>
        <w:t xml:space="preserve"> האמור בסעיף 8.2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לא יגיע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דבר בגין שינויים הנובעים מ:</w:t>
      </w:r>
    </w:p>
    <w:p w14:paraId="79DDDA5A"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טעות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ל</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קוי בתכנון ו/או באומדן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של היועצים.</w:t>
      </w:r>
    </w:p>
    <w:p w14:paraId="4F0EA874"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התכנון אינו התכנון היעיל ביותר.</w:t>
      </w:r>
    </w:p>
    <w:p w14:paraId="00614A6D"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השינוי מתחייב במישרין או בעקיפין מהפרת איזה מהוראות חוזה זה ע"י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2F70FABC"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השינויים מתחייבים מדרישת רשויות מוסמכות. </w:t>
      </w:r>
    </w:p>
    <w:p w14:paraId="1C4FCE8D"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להכין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עבור רוכשים שיבקשו זאת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3CB3A754" w14:textId="77777777" w:rsidR="000206FA" w:rsidRDefault="000206FA" w:rsidP="000206FA">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מחיר השינויים ותנאי התשלום בגין תכנון השינויים </w:t>
      </w:r>
      <w:r w:rsidRPr="000206FA">
        <w:rPr>
          <w:rFonts w:ascii="Times New Roman" w:eastAsia="Times New Roman" w:hAnsi="Times New Roman" w:cs="David" w:hint="cs"/>
          <w:sz w:val="20"/>
          <w:szCs w:val="24"/>
          <w:rtl/>
          <w:lang w:eastAsia="he-IL"/>
        </w:rPr>
        <w:t xml:space="preserve">כאמור, </w:t>
      </w:r>
      <w:r w:rsidRPr="000206FA">
        <w:rPr>
          <w:rFonts w:ascii="Times New Roman" w:eastAsia="Times New Roman" w:hAnsi="Times New Roman" w:cs="David"/>
          <w:sz w:val="20"/>
          <w:szCs w:val="24"/>
          <w:rtl/>
          <w:lang w:eastAsia="he-IL"/>
        </w:rPr>
        <w:t>יסוכמו בין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לרוכשים.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יתקשר עם הרוכש</w:t>
      </w:r>
      <w:r w:rsidRPr="000206FA">
        <w:rPr>
          <w:rFonts w:ascii="Times New Roman" w:eastAsia="Times New Roman" w:hAnsi="Times New Roman" w:cs="David" w:hint="cs"/>
          <w:sz w:val="20"/>
          <w:szCs w:val="24"/>
          <w:rtl/>
          <w:lang w:eastAsia="he-IL"/>
        </w:rPr>
        <w:t>ים</w:t>
      </w:r>
      <w:r w:rsidRPr="000206FA">
        <w:rPr>
          <w:rFonts w:ascii="Times New Roman" w:eastAsia="Times New Roman" w:hAnsi="Times New Roman" w:cs="David"/>
          <w:sz w:val="20"/>
          <w:szCs w:val="24"/>
          <w:rtl/>
          <w:lang w:eastAsia="he-IL"/>
        </w:rPr>
        <w:t xml:space="preserve"> בהסכם נפרד לתכנון השינויים. כל מחלוקת שתתעורר בין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לבין </w:t>
      </w:r>
      <w:r w:rsidRPr="000206FA">
        <w:rPr>
          <w:rFonts w:ascii="Times New Roman" w:eastAsia="Times New Roman" w:hAnsi="Times New Roman" w:cs="David" w:hint="cs"/>
          <w:sz w:val="20"/>
          <w:szCs w:val="24"/>
          <w:rtl/>
          <w:lang w:eastAsia="he-IL"/>
        </w:rPr>
        <w:t>ה</w:t>
      </w:r>
      <w:r w:rsidRPr="000206FA">
        <w:rPr>
          <w:rFonts w:ascii="Times New Roman" w:eastAsia="Times New Roman" w:hAnsi="Times New Roman" w:cs="David"/>
          <w:sz w:val="20"/>
          <w:szCs w:val="24"/>
          <w:rtl/>
          <w:lang w:eastAsia="he-IL"/>
        </w:rPr>
        <w:t>רוכש</w:t>
      </w:r>
      <w:r w:rsidRPr="000206FA">
        <w:rPr>
          <w:rFonts w:ascii="Times New Roman" w:eastAsia="Times New Roman" w:hAnsi="Times New Roman" w:cs="David" w:hint="cs"/>
          <w:sz w:val="20"/>
          <w:szCs w:val="24"/>
          <w:rtl/>
          <w:lang w:eastAsia="he-IL"/>
        </w:rPr>
        <w:t>ים</w:t>
      </w:r>
      <w:r w:rsidRPr="000206FA">
        <w:rPr>
          <w:rFonts w:ascii="Times New Roman" w:eastAsia="Times New Roman" w:hAnsi="Times New Roman" w:cs="David"/>
          <w:sz w:val="20"/>
          <w:szCs w:val="24"/>
          <w:rtl/>
          <w:lang w:eastAsia="he-IL"/>
        </w:rPr>
        <w:t xml:space="preserve"> בענ</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ין קביעת מחיר השינויים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תובא בפני המנהל והוא יהיה המוסמך להכריע בה.</w:t>
      </w:r>
    </w:p>
    <w:p w14:paraId="53270C85" w14:textId="77777777" w:rsidR="00934BC3" w:rsidRPr="000206FA" w:rsidRDefault="00934BC3" w:rsidP="000206FA">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p>
    <w:p w14:paraId="1C181D57" w14:textId="77777777" w:rsidR="000206FA" w:rsidRPr="000206FA" w:rsidRDefault="000206FA" w:rsidP="000206FA">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0206FA">
        <w:rPr>
          <w:rFonts w:ascii="Times New Roman" w:eastAsia="Times New Roman" w:hAnsi="Times New Roman" w:cs="David"/>
          <w:bCs/>
          <w:sz w:val="20"/>
          <w:szCs w:val="24"/>
          <w:u w:val="single"/>
          <w:rtl/>
          <w:lang w:eastAsia="he-IL"/>
        </w:rPr>
        <w:t>אחריות וביטוח</w:t>
      </w:r>
    </w:p>
    <w:p w14:paraId="642A4FF8" w14:textId="77777777" w:rsidR="00937C9F" w:rsidRPr="00013687" w:rsidRDefault="00937C9F" w:rsidP="00937C9F">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464AD43B" w14:textId="77777777" w:rsidR="00937C9F" w:rsidRPr="00013687" w:rsidRDefault="00937C9F" w:rsidP="00937C9F">
      <w:pPr>
        <w:pStyle w:val="a2"/>
        <w:numPr>
          <w:ilvl w:val="1"/>
          <w:numId w:val="1"/>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המתכנן פוטר את המזמין מכל אחריות בגין נזקים שייגרמו כאמור לעיל.</w:t>
      </w:r>
    </w:p>
    <w:p w14:paraId="3FBCADEE" w14:textId="77777777" w:rsidR="00937C9F" w:rsidRPr="00013687" w:rsidRDefault="00937C9F" w:rsidP="00937C9F">
      <w:pPr>
        <w:pStyle w:val="a2"/>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44695CC7" w14:textId="77777777" w:rsidR="00937C9F" w:rsidRPr="00013687" w:rsidRDefault="00937C9F" w:rsidP="00937C9F">
      <w:pPr>
        <w:pStyle w:val="a2"/>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1919058D" w14:textId="77777777" w:rsidR="00937C9F" w:rsidRDefault="00937C9F" w:rsidP="00937C9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6FF6C218" w14:textId="77777777" w:rsidR="00937C9F" w:rsidRDefault="00937C9F" w:rsidP="00937C9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688104AF" w14:textId="77777777" w:rsidR="00937C9F" w:rsidRPr="00013687" w:rsidRDefault="00937C9F" w:rsidP="00937C9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389D920E" w14:textId="77777777" w:rsidR="00937C9F" w:rsidRDefault="00937C9F" w:rsidP="00937C9F">
      <w:pPr>
        <w:widowControl w:val="0"/>
        <w:numPr>
          <w:ilvl w:val="1"/>
          <w:numId w:val="1"/>
        </w:numPr>
        <w:tabs>
          <w:tab w:val="left" w:pos="8306"/>
        </w:tabs>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0FF8ECD2"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5BA1DD93"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6BBE2D76"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79E2F8A2"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136946EE"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48D2D77A"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5BA133F1"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52528F79"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4456F684"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573BEC76"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30EB41C9"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4C478A78"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6F97FE40"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3501C33A" w14:textId="77777777" w:rsidR="00937C9F" w:rsidRPr="00A42052"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1FAB6A27" w14:textId="77777777" w:rsidR="000206FA" w:rsidRPr="000206FA" w:rsidRDefault="000206FA" w:rsidP="00C8505B">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0E142B18" w14:textId="77777777" w:rsidR="000206FA" w:rsidRPr="000206FA"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אספקת תכניות</w:t>
      </w:r>
    </w:p>
    <w:p w14:paraId="36C5F1CA"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בכל עת במהלך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וכן בתקופת הבדק של העבודות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ימסור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למזמין מיד לפי דרישתו כל תכניות, ובכללן, תכניות ומסמכים המנויים ברשימה המצ"ב כנספח </w:t>
      </w:r>
      <w:r w:rsidRPr="000206FA">
        <w:rPr>
          <w:rFonts w:ascii="Times New Roman" w:eastAsia="Times New Roman" w:hAnsi="Times New Roman" w:cs="David"/>
          <w:b/>
          <w:bCs/>
          <w:sz w:val="20"/>
          <w:szCs w:val="24"/>
          <w:rtl/>
          <w:lang w:eastAsia="he-IL"/>
        </w:rPr>
        <w:t>ח'</w:t>
      </w:r>
      <w:r w:rsidRPr="000206FA">
        <w:rPr>
          <w:rFonts w:ascii="Times New Roman" w:eastAsia="Times New Roman" w:hAnsi="Times New Roman" w:cs="David"/>
          <w:sz w:val="20"/>
          <w:szCs w:val="24"/>
          <w:rtl/>
          <w:lang w:eastAsia="he-IL"/>
        </w:rPr>
        <w:t xml:space="preserve"> לחוזה זה, ובמידה והדרישה מתייחסת לתכניות שאינ</w:t>
      </w:r>
      <w:r w:rsidRPr="000206FA">
        <w:rPr>
          <w:rFonts w:ascii="Times New Roman" w:eastAsia="Times New Roman" w:hAnsi="Times New Roman" w:cs="David" w:hint="cs"/>
          <w:sz w:val="20"/>
          <w:szCs w:val="24"/>
          <w:rtl/>
          <w:lang w:eastAsia="he-IL"/>
        </w:rPr>
        <w:t>ן</w:t>
      </w:r>
      <w:r w:rsidRPr="000206FA">
        <w:rPr>
          <w:rFonts w:ascii="Times New Roman" w:eastAsia="Times New Roman" w:hAnsi="Times New Roman" w:cs="David"/>
          <w:sz w:val="20"/>
          <w:szCs w:val="24"/>
          <w:rtl/>
          <w:lang w:eastAsia="he-IL"/>
        </w:rPr>
        <w:t xml:space="preserve"> בידו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יערכ</w:t>
      </w:r>
      <w:r w:rsidRPr="000206FA">
        <w:rPr>
          <w:rFonts w:ascii="Times New Roman" w:eastAsia="Times New Roman" w:hAnsi="Times New Roman" w:cs="David" w:hint="cs"/>
          <w:sz w:val="20"/>
          <w:szCs w:val="24"/>
          <w:rtl/>
          <w:lang w:eastAsia="he-IL"/>
        </w:rPr>
        <w:t>ן</w:t>
      </w:r>
      <w:r w:rsidRPr="000206FA">
        <w:rPr>
          <w:rFonts w:ascii="Times New Roman" w:eastAsia="Times New Roman" w:hAnsi="Times New Roman" w:cs="David"/>
          <w:sz w:val="20"/>
          <w:szCs w:val="24"/>
          <w:rtl/>
          <w:lang w:eastAsia="he-IL"/>
        </w:rPr>
        <w:t xml:space="preserve">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בהקדם האפשרי וימסר</w:t>
      </w:r>
      <w:r w:rsidRPr="000206FA">
        <w:rPr>
          <w:rFonts w:ascii="Times New Roman" w:eastAsia="Times New Roman" w:hAnsi="Times New Roman" w:cs="David" w:hint="cs"/>
          <w:sz w:val="20"/>
          <w:szCs w:val="24"/>
          <w:rtl/>
          <w:lang w:eastAsia="he-IL"/>
        </w:rPr>
        <w:t>ן</w:t>
      </w:r>
      <w:r w:rsidRPr="000206FA">
        <w:rPr>
          <w:rFonts w:ascii="Times New Roman" w:eastAsia="Times New Roman" w:hAnsi="Times New Roman" w:cs="David"/>
          <w:sz w:val="20"/>
          <w:szCs w:val="24"/>
          <w:rtl/>
          <w:lang w:eastAsia="he-IL"/>
        </w:rPr>
        <w:t xml:space="preserve"> למזמין.</w:t>
      </w:r>
    </w:p>
    <w:p w14:paraId="62D9A374"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עם גמר שרותי </w:t>
      </w:r>
      <w:r w:rsidRPr="000206FA">
        <w:rPr>
          <w:rFonts w:ascii="Times New Roman" w:eastAsia="Times New Roman" w:hAnsi="Times New Roman" w:cs="David" w:hint="cs"/>
          <w:sz w:val="20"/>
          <w:szCs w:val="24"/>
          <w:rtl/>
          <w:lang w:eastAsia="he-IL"/>
        </w:rPr>
        <w:t>ה</w:t>
      </w:r>
      <w:r w:rsidR="00B17D15">
        <w:rPr>
          <w:rFonts w:ascii="Times New Roman" w:eastAsia="Times New Roman" w:hAnsi="Times New Roman" w:cs="David" w:hint="cs"/>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ימסור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למזמין סדרה אחת של העתקי התכניות כשהן מעודכנות, ומשקפות את התכנון והב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צוע הסופי בשטח </w:t>
      </w:r>
      <w:r w:rsidRPr="000206FA">
        <w:rPr>
          <w:rFonts w:ascii="Times New Roman" w:eastAsia="Times New Roman" w:hAnsi="Times New Roman" w:cs="David"/>
          <w:color w:val="000000"/>
          <w:sz w:val="20"/>
          <w:szCs w:val="24"/>
          <w:lang w:eastAsia="he-IL"/>
        </w:rPr>
        <w:t>(AS MADE)</w:t>
      </w:r>
      <w:r w:rsidRPr="000206FA">
        <w:rPr>
          <w:rFonts w:ascii="Times New Roman" w:eastAsia="Times New Roman" w:hAnsi="Times New Roman" w:cs="David"/>
          <w:sz w:val="20"/>
          <w:szCs w:val="24"/>
          <w:rtl/>
          <w:lang w:eastAsia="he-IL"/>
        </w:rPr>
        <w:t xml:space="preserve">, למעט שינויי דיירים, </w:t>
      </w:r>
      <w:r w:rsidRPr="000206FA">
        <w:rPr>
          <w:rFonts w:ascii="Times New Roman" w:eastAsia="Times New Roman" w:hAnsi="Times New Roman" w:cs="David" w:hint="cs"/>
          <w:sz w:val="20"/>
          <w:szCs w:val="24"/>
          <w:rtl/>
          <w:lang w:eastAsia="he-IL"/>
        </w:rPr>
        <w:t xml:space="preserve">וקבצים </w:t>
      </w:r>
      <w:r w:rsidRPr="000206FA">
        <w:rPr>
          <w:rFonts w:ascii="Times New Roman" w:eastAsia="Times New Roman" w:hAnsi="Times New Roman" w:cs="David"/>
          <w:sz w:val="20"/>
          <w:szCs w:val="24"/>
          <w:rtl/>
          <w:lang w:eastAsia="he-IL"/>
        </w:rPr>
        <w:t>המכילים את התכנון במדיה ממוחשבת.</w:t>
      </w:r>
    </w:p>
    <w:p w14:paraId="52608782" w14:textId="77777777" w:rsidR="000206FA" w:rsidRPr="000206FA" w:rsidRDefault="000206FA" w:rsidP="000206FA">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הובא החוזה לידי גמר או בוטל לפי סעיף 12 להלן, ימסור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למזמין סדרה אחת של העתקי התכניות ו</w:t>
      </w:r>
      <w:r w:rsidRPr="000206FA">
        <w:rPr>
          <w:rFonts w:ascii="Times New Roman" w:eastAsia="Times New Roman" w:hAnsi="Times New Roman" w:cs="David" w:hint="cs"/>
          <w:sz w:val="20"/>
          <w:szCs w:val="24"/>
          <w:rtl/>
          <w:lang w:eastAsia="he-IL"/>
        </w:rPr>
        <w:t>הקבצים</w:t>
      </w:r>
      <w:r w:rsidRPr="000206FA">
        <w:rPr>
          <w:rFonts w:ascii="Times New Roman" w:eastAsia="Times New Roman" w:hAnsi="Times New Roman" w:cs="David"/>
          <w:sz w:val="20"/>
          <w:szCs w:val="24"/>
          <w:rtl/>
          <w:lang w:eastAsia="he-IL"/>
        </w:rPr>
        <w:t xml:space="preserve"> כשה</w:t>
      </w:r>
      <w:r w:rsidRPr="000206FA">
        <w:rPr>
          <w:rFonts w:ascii="Times New Roman" w:eastAsia="Times New Roman" w:hAnsi="Times New Roman" w:cs="David" w:hint="cs"/>
          <w:sz w:val="20"/>
          <w:szCs w:val="24"/>
          <w:rtl/>
          <w:lang w:eastAsia="he-IL"/>
        </w:rPr>
        <w:t>ם</w:t>
      </w:r>
      <w:r w:rsidRPr="000206FA">
        <w:rPr>
          <w:rFonts w:ascii="Times New Roman" w:eastAsia="Times New Roman" w:hAnsi="Times New Roman" w:cs="David"/>
          <w:sz w:val="20"/>
          <w:szCs w:val="24"/>
          <w:rtl/>
          <w:lang w:eastAsia="he-IL"/>
        </w:rPr>
        <w:t xml:space="preserve"> מעודכנ</w:t>
      </w:r>
      <w:r w:rsidRPr="000206FA">
        <w:rPr>
          <w:rFonts w:ascii="Times New Roman" w:eastAsia="Times New Roman" w:hAnsi="Times New Roman" w:cs="David" w:hint="cs"/>
          <w:sz w:val="20"/>
          <w:szCs w:val="24"/>
          <w:rtl/>
          <w:lang w:eastAsia="he-IL"/>
        </w:rPr>
        <w:t>ים</w:t>
      </w:r>
      <w:r w:rsidRPr="000206FA">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5C3B756B"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כמו כן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חייב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לשמור אצלו למשך תקופה של 7 שנים לפחות את התכניות בקבצי מחשב ובתדפיסים ולספק למזמין לפי דרישתו העתקים מהן בכל עת שיידרש לכך.</w:t>
      </w:r>
    </w:p>
    <w:p w14:paraId="701478FD"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יהיה זכאי לכל תשלום נוסף בעד תכניות שימסור למזמין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סעיף 10 זה.</w:t>
      </w:r>
    </w:p>
    <w:p w14:paraId="5C726A0F"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זכות הקניין בכל התכניות שייכת למזמין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ובלבד ששולם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בהתאם להוראות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דבר בגין זאת, ובלבד שהשימוש בתכניות יוגבל לאתר ולפרויקט שחוזה זה חל לגביו. האמור לעיל לגבי זכות הקניין בתכניות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התכניות.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אינו רשאי להשתמש בתכניות לצורך תכנון ובניה של פרויקט אחר  שלא בהסכמת המזמין.</w:t>
      </w:r>
    </w:p>
    <w:p w14:paraId="2C5BADDF" w14:textId="77777777" w:rsidR="000206FA" w:rsidRPr="000206FA" w:rsidRDefault="000206FA" w:rsidP="00C8505B">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מעמד ה</w:t>
      </w:r>
      <w:r w:rsidR="00B17D15">
        <w:rPr>
          <w:rFonts w:ascii="Times New Roman" w:eastAsia="Times New Roman" w:hAnsi="Times New Roman" w:cs="David"/>
          <w:bCs/>
          <w:sz w:val="20"/>
          <w:szCs w:val="24"/>
          <w:u w:val="single"/>
          <w:rtl/>
          <w:lang w:eastAsia="he-IL"/>
        </w:rPr>
        <w:t>יועץ</w:t>
      </w:r>
    </w:p>
    <w:p w14:paraId="542A177B"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color w:val="000000"/>
          <w:sz w:val="24"/>
          <w:szCs w:val="24"/>
          <w:rtl/>
          <w:lang w:eastAsia="he-IL"/>
        </w:rPr>
        <w:t>מוסכם ומובהר על ידי הצדדים לחוזה זה</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כי מעמדו של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כנותן השירותים למזמין הינו של קבלן עצמאי וכל הפעולות שיעשו על ידו על פי חוזה זה נעשות על ידו, עבורו ועל חשבונו</w:t>
      </w:r>
      <w:r w:rsidRPr="000206FA">
        <w:rPr>
          <w:rFonts w:ascii="Times New Roman" w:eastAsia="Times New Roman" w:hAnsi="Times New Roman" w:cs="David" w:hint="cs"/>
          <w:sz w:val="20"/>
          <w:szCs w:val="24"/>
          <w:rtl/>
          <w:lang w:eastAsia="he-IL"/>
        </w:rPr>
        <w:t xml:space="preserve"> של ה</w:t>
      </w:r>
      <w:r w:rsidR="00B17D15">
        <w:rPr>
          <w:rFonts w:ascii="Times New Roman" w:eastAsia="Times New Roman" w:hAnsi="Times New Roman" w:cs="David" w:hint="cs"/>
          <w:sz w:val="20"/>
          <w:szCs w:val="24"/>
          <w:rtl/>
          <w:lang w:eastAsia="he-IL"/>
        </w:rPr>
        <w:t>יועץ</w:t>
      </w:r>
      <w:r w:rsidRPr="000206FA">
        <w:rPr>
          <w:rFonts w:ascii="Times New Roman" w:eastAsia="Times New Roman" w:hAnsi="Times New Roman" w:cs="David"/>
          <w:sz w:val="20"/>
          <w:szCs w:val="24"/>
          <w:rtl/>
          <w:lang w:eastAsia="he-IL"/>
        </w:rPr>
        <w:t>.</w:t>
      </w:r>
    </w:p>
    <w:p w14:paraId="6DD3B0DB"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 xml:space="preserve">אין ולא יהיו יחסי עובד-מעביד בין המזמין ובין </w:t>
      </w:r>
      <w:r w:rsidRPr="000206FA">
        <w:rPr>
          <w:rFonts w:ascii="Times New Roman" w:eastAsia="Times New Roman" w:hAnsi="Times New Roman" w:cs="David"/>
          <w:color w:val="000000"/>
          <w:sz w:val="24"/>
          <w:szCs w:val="24"/>
          <w:rtl/>
          <w:lang w:eastAsia="he-IL"/>
        </w:rPr>
        <w:t>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ו/או </w:t>
      </w:r>
      <w:r w:rsidRPr="000206FA">
        <w:rPr>
          <w:rFonts w:ascii="Times New Roman" w:eastAsia="Times New Roman" w:hAnsi="Times New Roman" w:cs="David" w:hint="cs"/>
          <w:color w:val="000000"/>
          <w:sz w:val="24"/>
          <w:szCs w:val="24"/>
          <w:rtl/>
          <w:lang w:eastAsia="he-IL"/>
        </w:rPr>
        <w:t>מי מטעמו ו</w:t>
      </w:r>
      <w:r w:rsidRPr="000206FA">
        <w:rPr>
          <w:rFonts w:ascii="Times New Roman" w:eastAsia="Times New Roman" w:hAnsi="Times New Roman" w:cs="David"/>
          <w:color w:val="000000"/>
          <w:sz w:val="24"/>
          <w:szCs w:val="24"/>
          <w:rtl/>
          <w:lang w:eastAsia="he-IL"/>
        </w:rPr>
        <w:t xml:space="preserve">בין המזמין לבין עובדי </w:t>
      </w:r>
      <w:r w:rsidRPr="000206FA">
        <w:rPr>
          <w:rFonts w:ascii="Times New Roman" w:eastAsia="Times New Roman" w:hAnsi="Times New Roman" w:cs="David" w:hint="cs"/>
          <w:color w:val="000000"/>
          <w:sz w:val="24"/>
          <w:szCs w:val="24"/>
          <w:rtl/>
          <w:lang w:eastAsia="he-IL"/>
        </w:rPr>
        <w:t xml:space="preserve"> ה</w:t>
      </w:r>
      <w:r w:rsidR="00B17D15">
        <w:rPr>
          <w:rFonts w:ascii="Times New Roman" w:eastAsia="Times New Roman" w:hAnsi="Times New Roman" w:cs="David" w:hint="cs"/>
          <w:color w:val="000000"/>
          <w:sz w:val="24"/>
          <w:szCs w:val="24"/>
          <w:rtl/>
          <w:lang w:eastAsia="he-IL"/>
        </w:rPr>
        <w:t>יועץ</w:t>
      </w:r>
      <w:r w:rsidRPr="000206FA">
        <w:rPr>
          <w:rFonts w:ascii="Times New Roman" w:eastAsia="Times New Roman" w:hAnsi="Times New Roman" w:cs="David" w:hint="cs"/>
          <w:color w:val="000000"/>
          <w:sz w:val="24"/>
          <w:szCs w:val="24"/>
          <w:rtl/>
          <w:lang w:eastAsia="he-IL"/>
        </w:rPr>
        <w:t xml:space="preserve"> ו/או מי מטעמיהם</w:t>
      </w:r>
      <w:r w:rsidRPr="000206FA">
        <w:rPr>
          <w:rFonts w:ascii="Times New Roman" w:eastAsia="Times New Roman" w:hAnsi="Times New Roman" w:cs="David"/>
          <w:color w:val="000000"/>
          <w:sz w:val="24"/>
          <w:szCs w:val="24"/>
          <w:rtl/>
          <w:lang w:eastAsia="he-IL"/>
        </w:rPr>
        <w:t xml:space="preserve"> </w:t>
      </w:r>
      <w:r w:rsidRPr="000206FA">
        <w:rPr>
          <w:rFonts w:ascii="Times New Roman" w:eastAsia="Times New Roman" w:hAnsi="Times New Roman" w:cs="David"/>
          <w:sz w:val="20"/>
          <w:szCs w:val="24"/>
          <w:rtl/>
          <w:lang w:eastAsia="he-IL"/>
        </w:rPr>
        <w:t>ואין בהוראות חוזה 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כדי ליצור בין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ו/או מי מעובדיו</w:t>
      </w:r>
      <w:r w:rsidRPr="000206FA">
        <w:rPr>
          <w:rFonts w:ascii="Times New Roman" w:eastAsia="Times New Roman" w:hAnsi="Times New Roman" w:cs="David" w:hint="cs"/>
          <w:sz w:val="20"/>
          <w:szCs w:val="24"/>
          <w:rtl/>
          <w:lang w:eastAsia="he-IL"/>
        </w:rPr>
        <w:t xml:space="preserve"> ו/או מי מטעמו</w:t>
      </w:r>
      <w:r w:rsidRPr="000206FA">
        <w:rPr>
          <w:rFonts w:ascii="Times New Roman" w:eastAsia="Times New Roman" w:hAnsi="Times New Roman" w:cs="David"/>
          <w:sz w:val="20"/>
          <w:szCs w:val="24"/>
          <w:rtl/>
          <w:lang w:eastAsia="he-IL"/>
        </w:rPr>
        <w:t xml:space="preserve"> לבין המזמין ו/או המנהל ו/או מי מטעמו יחסי עובד מעביד</w:t>
      </w:r>
      <w:r w:rsidRPr="000206FA">
        <w:rPr>
          <w:rFonts w:ascii="Times New Roman" w:eastAsia="Times New Roman" w:hAnsi="Times New Roman" w:cs="David"/>
          <w:color w:val="000000"/>
          <w:sz w:val="24"/>
          <w:szCs w:val="24"/>
          <w:rtl/>
          <w:lang w:eastAsia="he-IL"/>
        </w:rPr>
        <w:t>, לכל ענין ודבר. בכלל זה</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מוסכם ומובהר בין הצדדים</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כי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ו/או עובדיו לא יהיו זכאים כלפי המזמין לכל זכות החלה ע</w:t>
      </w:r>
      <w:r w:rsidRPr="000206FA">
        <w:rPr>
          <w:rFonts w:ascii="Times New Roman" w:eastAsia="Times New Roman" w:hAnsi="Times New Roman" w:cs="David" w:hint="cs"/>
          <w:color w:val="000000"/>
          <w:sz w:val="24"/>
          <w:szCs w:val="24"/>
          <w:rtl/>
          <w:lang w:eastAsia="he-IL"/>
        </w:rPr>
        <w:t>ל פ</w:t>
      </w:r>
      <w:r w:rsidRPr="000206FA">
        <w:rPr>
          <w:rFonts w:ascii="Times New Roman" w:eastAsia="Times New Roman" w:hAnsi="Times New Roman" w:cs="David"/>
          <w:color w:val="000000"/>
          <w:sz w:val="24"/>
          <w:szCs w:val="24"/>
          <w:rtl/>
          <w:lang w:eastAsia="he-IL"/>
        </w:rPr>
        <w:t>י הדין ו/או מכח צו הרחבה ו/או מכח הסכם כלשהו על עובד</w:t>
      </w:r>
      <w:r w:rsidRPr="000206FA">
        <w:rPr>
          <w:rFonts w:ascii="Times New Roman" w:eastAsia="Times New Roman" w:hAnsi="Times New Roman" w:cs="David" w:hint="cs"/>
          <w:sz w:val="20"/>
          <w:szCs w:val="24"/>
          <w:rtl/>
          <w:lang w:eastAsia="he-IL"/>
        </w:rPr>
        <w:t>.</w:t>
      </w:r>
    </w:p>
    <w:p w14:paraId="6D34C654"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color w:val="000000"/>
          <w:sz w:val="24"/>
          <w:szCs w:val="24"/>
          <w:rtl/>
          <w:lang w:eastAsia="he-IL"/>
        </w:rPr>
        <w:t>מוסכם בזה</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כי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ו/או עובדיו</w:t>
      </w:r>
      <w:r w:rsidRPr="000206FA">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0206FA">
        <w:rPr>
          <w:rFonts w:ascii="Times New Roman" w:eastAsia="Times New Roman" w:hAnsi="Times New Roman" w:cs="David"/>
          <w:color w:val="000000"/>
          <w:sz w:val="24"/>
          <w:szCs w:val="24"/>
          <w:rtl/>
          <w:lang w:eastAsia="he-IL"/>
        </w:rPr>
        <w:t xml:space="preserve"> מוותרים על כל טענות ו/או</w:t>
      </w:r>
      <w:r w:rsidRPr="000206FA">
        <w:rPr>
          <w:rFonts w:ascii="Times New Roman" w:eastAsia="Times New Roman" w:hAnsi="Times New Roman" w:cs="David" w:hint="cs"/>
          <w:color w:val="000000"/>
          <w:sz w:val="24"/>
          <w:szCs w:val="24"/>
          <w:rtl/>
          <w:lang w:eastAsia="he-IL"/>
        </w:rPr>
        <w:t xml:space="preserve"> דרישות ו/או תלונות ו/או</w:t>
      </w:r>
      <w:r w:rsidRPr="000206FA">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1CA97FA0"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מצהיר ומתחייב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ישא לבדו </w:t>
      </w:r>
      <w:r w:rsidRPr="000206FA">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ו/או עובדי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בגין מתן השירותים ו/או בגין התקבולים שיקבל ע</w:t>
      </w:r>
      <w:r w:rsidRPr="000206FA">
        <w:rPr>
          <w:rFonts w:ascii="Times New Roman" w:eastAsia="Times New Roman" w:hAnsi="Times New Roman" w:cs="David" w:hint="cs"/>
          <w:color w:val="000000"/>
          <w:sz w:val="24"/>
          <w:szCs w:val="24"/>
          <w:rtl/>
          <w:lang w:eastAsia="he-IL"/>
        </w:rPr>
        <w:t>ל פי</w:t>
      </w:r>
      <w:r w:rsidRPr="000206FA">
        <w:rPr>
          <w:rFonts w:ascii="Times New Roman" w:eastAsia="Times New Roman" w:hAnsi="Times New Roman" w:cs="David"/>
          <w:color w:val="000000"/>
          <w:sz w:val="24"/>
          <w:szCs w:val="24"/>
          <w:rtl/>
          <w:lang w:eastAsia="he-IL"/>
        </w:rPr>
        <w:t xml:space="preserve"> חוזה זה</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ובכלל זה</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sz w:val="20"/>
          <w:szCs w:val="24"/>
          <w:rtl/>
          <w:lang w:eastAsia="he-IL"/>
        </w:rPr>
        <w:t xml:space="preserve"> תשלומי מס הכנסה והב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טוח הלאומי שהוא חב בגין מתן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2D91E163"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טוח לאומי, תשלומים לקרנות איגודים מקצוע</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508058A6"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color w:val="000000"/>
          <w:sz w:val="24"/>
          <w:szCs w:val="24"/>
          <w:rtl/>
          <w:lang w:eastAsia="he-IL"/>
        </w:rPr>
      </w:pPr>
      <w:r w:rsidRPr="000206FA">
        <w:rPr>
          <w:rFonts w:ascii="Times New Roman" w:eastAsia="Times New Roman" w:hAnsi="Times New Roman" w:cs="David"/>
          <w:color w:val="000000"/>
          <w:sz w:val="24"/>
          <w:szCs w:val="24"/>
          <w:rtl/>
          <w:lang w:eastAsia="he-IL"/>
        </w:rPr>
        <w:t>מבלי לגרוע מ</w:t>
      </w:r>
      <w:r w:rsidRPr="000206FA">
        <w:rPr>
          <w:rFonts w:ascii="Times New Roman" w:eastAsia="Times New Roman" w:hAnsi="Times New Roman" w:cs="David" w:hint="cs"/>
          <w:color w:val="000000"/>
          <w:sz w:val="24"/>
          <w:szCs w:val="24"/>
          <w:rtl/>
          <w:lang w:eastAsia="he-IL"/>
        </w:rPr>
        <w:t xml:space="preserve">כלליות </w:t>
      </w:r>
      <w:r w:rsidRPr="000206FA">
        <w:rPr>
          <w:rFonts w:ascii="Times New Roman" w:eastAsia="Times New Roman" w:hAnsi="Times New Roman" w:cs="David"/>
          <w:color w:val="000000"/>
          <w:sz w:val="24"/>
          <w:szCs w:val="24"/>
          <w:rtl/>
          <w:lang w:eastAsia="he-IL"/>
        </w:rPr>
        <w:t>האמור לעיל,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מצהיר ומתחייב</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כי אם י</w:t>
      </w:r>
      <w:r w:rsidRPr="000206FA">
        <w:rPr>
          <w:rFonts w:ascii="Times New Roman" w:eastAsia="Times New Roman" w:hAnsi="Times New Roman" w:cs="David" w:hint="cs"/>
          <w:color w:val="000000"/>
          <w:sz w:val="24"/>
          <w:szCs w:val="24"/>
          <w:rtl/>
          <w:lang w:eastAsia="he-IL"/>
        </w:rPr>
        <w:t>י</w:t>
      </w:r>
      <w:r w:rsidRPr="000206FA">
        <w:rPr>
          <w:rFonts w:ascii="Times New Roman" w:eastAsia="Times New Roman" w:hAnsi="Times New Roman" w:cs="David"/>
          <w:color w:val="000000"/>
          <w:sz w:val="24"/>
          <w:szCs w:val="24"/>
          <w:rtl/>
          <w:lang w:eastAsia="he-IL"/>
        </w:rPr>
        <w:t>דרש המזמין על ידי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ו/או על ידי מי מ</w:t>
      </w:r>
      <w:r w:rsidRPr="000206FA">
        <w:rPr>
          <w:rFonts w:ascii="Times New Roman" w:eastAsia="Times New Roman" w:hAnsi="Times New Roman" w:cs="David" w:hint="cs"/>
          <w:color w:val="000000"/>
          <w:sz w:val="24"/>
          <w:szCs w:val="24"/>
          <w:rtl/>
          <w:lang w:eastAsia="he-IL"/>
        </w:rPr>
        <w:t>שלוחיו ו/או עובדיו</w:t>
      </w:r>
      <w:r w:rsidRPr="000206FA">
        <w:rPr>
          <w:rFonts w:ascii="Times New Roman" w:eastAsia="Times New Roman" w:hAnsi="Times New Roman" w:cs="David"/>
          <w:color w:val="000000"/>
          <w:sz w:val="24"/>
          <w:szCs w:val="24"/>
          <w:rtl/>
          <w:lang w:eastAsia="he-IL"/>
        </w:rPr>
        <w:t xml:space="preserve"> ו/או</w:t>
      </w:r>
      <w:r w:rsidRPr="000206FA">
        <w:rPr>
          <w:rFonts w:ascii="Times New Roman" w:eastAsia="Times New Roman" w:hAnsi="Times New Roman" w:cs="David" w:hint="cs"/>
          <w:color w:val="000000"/>
          <w:sz w:val="24"/>
          <w:szCs w:val="24"/>
          <w:rtl/>
          <w:lang w:eastAsia="he-IL"/>
        </w:rPr>
        <w:t xml:space="preserve"> אחר מטעמו ו/או</w:t>
      </w:r>
      <w:r w:rsidRPr="000206FA">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0206FA">
        <w:rPr>
          <w:rFonts w:ascii="Times New Roman" w:eastAsia="Times New Roman" w:hAnsi="Times New Roman" w:cs="David" w:hint="cs"/>
          <w:color w:val="000000"/>
          <w:sz w:val="24"/>
          <w:szCs w:val="24"/>
          <w:rtl/>
          <w:lang w:eastAsia="he-IL"/>
        </w:rPr>
        <w:t xml:space="preserve"> ו/או פיצוי ו/או שיפוי</w:t>
      </w:r>
      <w:r w:rsidRPr="000206FA">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0206FA">
        <w:rPr>
          <w:rFonts w:ascii="Times New Roman" w:eastAsia="Times New Roman" w:hAnsi="Times New Roman" w:cs="David" w:hint="cs"/>
          <w:color w:val="000000"/>
          <w:sz w:val="24"/>
          <w:szCs w:val="24"/>
          <w:rtl/>
          <w:lang w:eastAsia="he-IL"/>
        </w:rPr>
        <w:t xml:space="preserve"> ו/או פיצוי ו/או שיפוי</w:t>
      </w:r>
      <w:r w:rsidRPr="000206FA">
        <w:rPr>
          <w:rFonts w:ascii="Times New Roman" w:eastAsia="Times New Roman" w:hAnsi="Times New Roman" w:cs="David"/>
          <w:color w:val="000000"/>
          <w:sz w:val="24"/>
          <w:szCs w:val="24"/>
          <w:rtl/>
          <w:lang w:eastAsia="he-IL"/>
        </w:rPr>
        <w:t xml:space="preserve"> כלשהם כאמור, אזי ישפה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את המזמין מיד עם דרישתו הראשונה של המזמין, בגין כל תשלום ו/או הוצאה ו/או עלות</w:t>
      </w:r>
      <w:r w:rsidRPr="000206FA">
        <w:rPr>
          <w:rFonts w:ascii="Times New Roman" w:eastAsia="Times New Roman" w:hAnsi="Times New Roman" w:cs="David" w:hint="cs"/>
          <w:color w:val="000000"/>
          <w:sz w:val="24"/>
          <w:szCs w:val="24"/>
          <w:rtl/>
          <w:lang w:eastAsia="he-IL"/>
        </w:rPr>
        <w:t xml:space="preserve"> ו/או פיצוי ו/או שיפוי</w:t>
      </w:r>
      <w:r w:rsidRPr="000206FA">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ייחשב </w:t>
      </w:r>
      <w:r w:rsidRPr="000206FA">
        <w:rPr>
          <w:rFonts w:ascii="Times New Roman" w:eastAsia="Times New Roman" w:hAnsi="Times New Roman" w:cs="David" w:hint="cs"/>
          <w:color w:val="000000"/>
          <w:sz w:val="24"/>
          <w:szCs w:val="24"/>
          <w:rtl/>
          <w:lang w:eastAsia="he-IL"/>
        </w:rPr>
        <w:t>כ</w:t>
      </w:r>
      <w:r w:rsidRPr="000206FA">
        <w:rPr>
          <w:rFonts w:ascii="Times New Roman" w:eastAsia="Times New Roman" w:hAnsi="Times New Roman" w:cs="David"/>
          <w:color w:val="000000"/>
          <w:sz w:val="24"/>
          <w:szCs w:val="24"/>
          <w:rtl/>
          <w:lang w:eastAsia="he-IL"/>
        </w:rPr>
        <w:t>חוב המגיע למזמין מאת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על פי הוראות חוזה זה, אשר המזמין רשאי לקזז בגינו סכומים ע"ח התמורה המגיעה ל</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w:t>
      </w:r>
    </w:p>
    <w:p w14:paraId="66D5AF4B"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color w:val="000000"/>
          <w:sz w:val="24"/>
          <w:szCs w:val="24"/>
          <w:rtl/>
          <w:lang w:eastAsia="he-IL"/>
        </w:rPr>
        <w:t>בשים לב לאמור לעיל, אם יקבע פורום מוסמך כלשהו</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כי נתקיימו יחסי עובד ומעביד בין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ו/או מי מעובדיו</w:t>
      </w:r>
      <w:r w:rsidRPr="000206FA">
        <w:rPr>
          <w:rFonts w:ascii="Times New Roman" w:eastAsia="Times New Roman" w:hAnsi="Times New Roman" w:cs="David" w:hint="cs"/>
          <w:color w:val="000000"/>
          <w:sz w:val="24"/>
          <w:szCs w:val="24"/>
          <w:rtl/>
          <w:lang w:eastAsia="he-IL"/>
        </w:rPr>
        <w:t xml:space="preserve"> ו/או מי משלוחיו ו/או אחר מטעמו</w:t>
      </w:r>
      <w:r w:rsidRPr="000206FA">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0206FA">
        <w:rPr>
          <w:rFonts w:ascii="Times New Roman" w:eastAsia="Times New Roman" w:hAnsi="Times New Roman" w:cs="David" w:hint="cs"/>
          <w:color w:val="000000"/>
          <w:sz w:val="24"/>
          <w:szCs w:val="24"/>
          <w:rtl/>
          <w:lang w:eastAsia="he-IL"/>
        </w:rPr>
        <w:t>.</w:t>
      </w:r>
    </w:p>
    <w:p w14:paraId="2EB2CC07" w14:textId="77777777" w:rsidR="000206FA" w:rsidRPr="000206FA" w:rsidRDefault="000206FA" w:rsidP="00C8505B">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bCs/>
          <w:sz w:val="20"/>
          <w:szCs w:val="24"/>
          <w:u w:val="single"/>
          <w:rtl/>
          <w:lang w:eastAsia="he-IL"/>
        </w:rPr>
      </w:pPr>
      <w:r w:rsidRPr="000206FA">
        <w:rPr>
          <w:rFonts w:ascii="Times New Roman" w:eastAsia="Times New Roman" w:hAnsi="Times New Roman" w:cs="David"/>
          <w:bCs/>
          <w:sz w:val="20"/>
          <w:szCs w:val="24"/>
          <w:u w:val="single"/>
          <w:rtl/>
          <w:lang w:eastAsia="he-IL"/>
        </w:rPr>
        <w:t>הבאת החוזה לגמר או ביטולו</w:t>
      </w:r>
    </w:p>
    <w:p w14:paraId="1C4A0515"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p>
    <w:p w14:paraId="5EB1B69E" w14:textId="77777777" w:rsidR="000206FA" w:rsidRPr="000206FA" w:rsidRDefault="000206FA" w:rsidP="00C8505B">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על אף האמור בכל מקום אחר בחוזה </w:t>
      </w:r>
      <w:r w:rsidRPr="000206FA">
        <w:rPr>
          <w:rFonts w:ascii="Times New Roman" w:eastAsia="Times New Roman" w:hAnsi="Times New Roman" w:cs="David" w:hint="cs"/>
          <w:sz w:val="20"/>
          <w:szCs w:val="24"/>
          <w:rtl/>
          <w:lang w:eastAsia="he-IL"/>
        </w:rPr>
        <w:t xml:space="preserve">זה על נספחיו, </w:t>
      </w:r>
      <w:r w:rsidRPr="000206FA">
        <w:rPr>
          <w:rFonts w:ascii="Times New Roman" w:eastAsia="Times New Roman" w:hAnsi="Times New Roman" w:cs="David"/>
          <w:sz w:val="20"/>
          <w:szCs w:val="24"/>
          <w:rtl/>
          <w:lang w:eastAsia="he-IL"/>
        </w:rPr>
        <w:t>רשאי המזמין, לפי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ניתנה הודעה כאמור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0206FA">
        <w:rPr>
          <w:rFonts w:ascii="Times New Roman" w:eastAsia="Times New Roman" w:hAnsi="Times New Roman" w:cs="David" w:hint="cs"/>
          <w:sz w:val="20"/>
          <w:szCs w:val="24"/>
          <w:rtl/>
          <w:lang w:eastAsia="he-IL"/>
        </w:rPr>
        <w:t>-7</w:t>
      </w:r>
      <w:r w:rsidRPr="000206FA">
        <w:rPr>
          <w:rFonts w:ascii="Times New Roman" w:eastAsia="Times New Roman" w:hAnsi="Times New Roman" w:cs="David"/>
          <w:sz w:val="20"/>
          <w:szCs w:val="24"/>
          <w:rtl/>
          <w:lang w:eastAsia="he-IL"/>
        </w:rPr>
        <w:t xml:space="preserve"> י</w:t>
      </w:r>
      <w:r w:rsidRPr="000206FA">
        <w:rPr>
          <w:rFonts w:ascii="Times New Roman" w:eastAsia="Times New Roman" w:hAnsi="Times New Roman" w:cs="David" w:hint="cs"/>
          <w:sz w:val="20"/>
          <w:szCs w:val="24"/>
          <w:rtl/>
          <w:lang w:eastAsia="he-IL"/>
        </w:rPr>
        <w:t>מים</w:t>
      </w:r>
      <w:r w:rsidRPr="000206FA">
        <w:rPr>
          <w:rFonts w:ascii="Times New Roman" w:eastAsia="Times New Roman" w:hAnsi="Times New Roman" w:cs="David"/>
          <w:sz w:val="20"/>
          <w:szCs w:val="24"/>
          <w:rtl/>
          <w:lang w:eastAsia="he-IL"/>
        </w:rPr>
        <w:t xml:space="preserve"> מיום משלוחה (להלן: "</w:t>
      </w:r>
      <w:r w:rsidRPr="000206FA">
        <w:rPr>
          <w:rFonts w:ascii="Times New Roman" w:eastAsia="Times New Roman" w:hAnsi="Times New Roman" w:cs="David"/>
          <w:b/>
          <w:bCs/>
          <w:sz w:val="20"/>
          <w:szCs w:val="24"/>
          <w:rtl/>
          <w:lang w:eastAsia="he-IL"/>
        </w:rPr>
        <w:t>תאריך הפסקת השרות</w:t>
      </w:r>
      <w:r w:rsidRPr="000206FA">
        <w:rPr>
          <w:rFonts w:ascii="Times New Roman" w:eastAsia="Times New Roman" w:hAnsi="Times New Roman" w:cs="David"/>
          <w:sz w:val="20"/>
          <w:szCs w:val="24"/>
          <w:rtl/>
          <w:lang w:eastAsia="he-IL"/>
        </w:rPr>
        <w:t>").</w:t>
      </w:r>
    </w:p>
    <w:p w14:paraId="62B7A9E2" w14:textId="77777777" w:rsidR="000206FA" w:rsidRPr="000206FA" w:rsidRDefault="000206FA" w:rsidP="00C8505B">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הובא החוזה לידי גמר כאמור בסעיף 12.1.1 לעיל, ישלם המזמין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שכר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שב</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צע עד לתאריך הפסקת הש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וזאת לפי השיעור המפורט בנספחים </w:t>
      </w:r>
      <w:r w:rsidRPr="000206FA">
        <w:rPr>
          <w:rFonts w:ascii="Times New Roman" w:eastAsia="Times New Roman" w:hAnsi="Times New Roman" w:cs="David"/>
          <w:bCs/>
          <w:sz w:val="20"/>
          <w:szCs w:val="24"/>
          <w:rtl/>
          <w:lang w:eastAsia="he-IL"/>
        </w:rPr>
        <w:t>ד' ו - ה'</w:t>
      </w:r>
      <w:r w:rsidRPr="000206FA">
        <w:rPr>
          <w:rFonts w:ascii="Times New Roman" w:eastAsia="Times New Roman" w:hAnsi="Times New Roman" w:cs="David"/>
          <w:sz w:val="20"/>
          <w:szCs w:val="24"/>
          <w:rtl/>
          <w:lang w:eastAsia="he-IL"/>
        </w:rPr>
        <w:t>. במקרה שבוצע חלק של קטע ו/או שלב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ישולם חלק יחסי מתאים מהשכר הקבוע בנספחים </w:t>
      </w:r>
      <w:r w:rsidRPr="000206FA">
        <w:rPr>
          <w:rFonts w:ascii="Times New Roman" w:eastAsia="Times New Roman" w:hAnsi="Times New Roman" w:cs="David"/>
          <w:bCs/>
          <w:sz w:val="20"/>
          <w:szCs w:val="24"/>
          <w:rtl/>
          <w:lang w:eastAsia="he-IL"/>
        </w:rPr>
        <w:t xml:space="preserve">ד' ו-ה' </w:t>
      </w:r>
      <w:r w:rsidRPr="000206FA">
        <w:rPr>
          <w:rFonts w:ascii="Times New Roman" w:eastAsia="Times New Roman" w:hAnsi="Times New Roman" w:cs="David"/>
          <w:sz w:val="20"/>
          <w:szCs w:val="24"/>
          <w:rtl/>
          <w:lang w:eastAsia="he-IL"/>
        </w:rPr>
        <w:t>לאותו שלב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כפי שיקבע המנהל.</w:t>
      </w:r>
    </w:p>
    <w:p w14:paraId="3AFD1ED0"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הודעה בדבר הבאת החוזה לידי גמר כאמור בסעיף 12.1.1 לעיל לא תשמש עילה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לתביעת פיצויים כלשהם</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לטענה </w:t>
      </w:r>
      <w:r w:rsidRPr="000206FA">
        <w:rPr>
          <w:rFonts w:ascii="Times New Roman" w:eastAsia="Times New Roman" w:hAnsi="Times New Roman" w:cs="David" w:hint="cs"/>
          <w:sz w:val="20"/>
          <w:szCs w:val="24"/>
          <w:rtl/>
          <w:lang w:eastAsia="he-IL"/>
        </w:rPr>
        <w:t>ו/או דרישה ו/או תלונה ו/</w:t>
      </w:r>
      <w:r w:rsidRPr="000206FA">
        <w:rPr>
          <w:rFonts w:ascii="Times New Roman" w:eastAsia="Times New Roman" w:hAnsi="Times New Roman" w:cs="David"/>
          <w:sz w:val="20"/>
          <w:szCs w:val="24"/>
          <w:rtl/>
          <w:lang w:eastAsia="he-IL"/>
        </w:rPr>
        <w:t>או תביעה כלשהי, פרט לאמור בסעיף 12.1.2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והשכר שישולם לפי סעיף 12.1.2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יהיה לסילוק כל המגיע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מהמזמין לפי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ו/או עקב הבאתו לידי גמר כאמור, בין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ובין מכוח עילה כלשהי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הדין.</w:t>
      </w:r>
    </w:p>
    <w:p w14:paraId="1B93F7FE"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תוך 12 חודש</w:t>
      </w:r>
      <w:r w:rsidRPr="000206FA">
        <w:rPr>
          <w:rFonts w:ascii="Times New Roman" w:eastAsia="Times New Roman" w:hAnsi="Times New Roman" w:cs="David" w:hint="cs"/>
          <w:sz w:val="20"/>
          <w:szCs w:val="24"/>
          <w:rtl/>
          <w:lang w:eastAsia="he-IL"/>
        </w:rPr>
        <w:t>ים</w:t>
      </w:r>
      <w:r w:rsidRPr="000206FA">
        <w:rPr>
          <w:rFonts w:ascii="Times New Roman" w:eastAsia="Times New Roman" w:hAnsi="Times New Roman" w:cs="David"/>
          <w:sz w:val="20"/>
          <w:szCs w:val="24"/>
          <w:rtl/>
          <w:lang w:eastAsia="he-IL"/>
        </w:rPr>
        <w:t xml:space="preserve"> מהבאת חוזה</w:t>
      </w:r>
      <w:r w:rsidRPr="000206FA">
        <w:rPr>
          <w:rFonts w:ascii="Times New Roman" w:eastAsia="Times New Roman" w:hAnsi="Times New Roman" w:cs="David" w:hint="cs"/>
          <w:sz w:val="20"/>
          <w:szCs w:val="24"/>
          <w:rtl/>
          <w:lang w:eastAsia="he-IL"/>
        </w:rPr>
        <w:t xml:space="preserve"> זה לידי</w:t>
      </w:r>
      <w:r w:rsidRPr="000206FA">
        <w:rPr>
          <w:rFonts w:ascii="Times New Roman" w:eastAsia="Times New Roman" w:hAnsi="Times New Roman" w:cs="David"/>
          <w:sz w:val="20"/>
          <w:szCs w:val="24"/>
          <w:rtl/>
          <w:lang w:eastAsia="he-IL"/>
        </w:rPr>
        <w:t xml:space="preserve"> גמר כאמור</w:t>
      </w:r>
      <w:r w:rsidRPr="000206FA">
        <w:rPr>
          <w:rFonts w:ascii="Times New Roman" w:eastAsia="Times New Roman" w:hAnsi="Times New Roman" w:cs="David" w:hint="cs"/>
          <w:sz w:val="20"/>
          <w:szCs w:val="24"/>
          <w:rtl/>
          <w:lang w:eastAsia="he-IL"/>
        </w:rPr>
        <w:t>, רשאי המזמין</w:t>
      </w:r>
      <w:r w:rsidRPr="000206FA">
        <w:rPr>
          <w:rFonts w:ascii="Times New Roman" w:eastAsia="Times New Roman" w:hAnsi="Times New Roman" w:cs="David"/>
          <w:sz w:val="20"/>
          <w:szCs w:val="24"/>
          <w:rtl/>
          <w:lang w:eastAsia="he-IL"/>
        </w:rPr>
        <w:t xml:space="preserve"> לחדשו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במקרה 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יהיה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חייב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לפי דרישת המזמין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לחדש את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תנאי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w:t>
      </w:r>
    </w:p>
    <w:p w14:paraId="169D8A5E"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במקרה שחוזה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מצוות הדין)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יהיה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זכאי לתשלום כמוגדר בסעיף 12.3.2 להלן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ויחולו הסעיפים 12.1.3 ו- 12.1.4 לעיל.</w:t>
      </w:r>
    </w:p>
    <w:p w14:paraId="34D1E961"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p>
    <w:p w14:paraId="73F2EEAC"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מבלי לגרוע מזכויות מזמין לפי סעיף 12.1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זכאי המזמין לבטל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לפי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קול דעתו הבלעדי</w:t>
      </w:r>
      <w:r w:rsidRPr="000206FA">
        <w:rPr>
          <w:rFonts w:ascii="Times New Roman" w:eastAsia="Times New Roman" w:hAnsi="Times New Roman" w:cs="David" w:hint="cs"/>
          <w:sz w:val="20"/>
          <w:szCs w:val="24"/>
          <w:rtl/>
          <w:lang w:eastAsia="he-IL"/>
        </w:rPr>
        <w:t xml:space="preserve">, </w:t>
      </w:r>
      <w:r w:rsidRPr="000206FA">
        <w:rPr>
          <w:rFonts w:ascii="Times New Roman" w:eastAsia="Times New Roman" w:hAnsi="Times New Roman" w:cs="David"/>
          <w:sz w:val="20"/>
          <w:szCs w:val="24"/>
          <w:rtl/>
          <w:lang w:eastAsia="he-IL"/>
        </w:rPr>
        <w:t>בלא צורך בהודעה מוקדמת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בכל אחד מהמקרים הבאים:</w:t>
      </w:r>
    </w:p>
    <w:p w14:paraId="49BB44C7" w14:textId="77777777" w:rsidR="000206FA" w:rsidRPr="000206FA" w:rsidRDefault="000206FA" w:rsidP="00C8505B">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הפר ו/או לא קיים איזה מהוראות החוזה ולא ת</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קן </w:t>
      </w:r>
      <w:r w:rsidRPr="000206FA">
        <w:rPr>
          <w:rFonts w:ascii="Times New Roman" w:eastAsia="Times New Roman" w:hAnsi="Times New Roman" w:cs="David" w:hint="cs"/>
          <w:sz w:val="20"/>
          <w:szCs w:val="24"/>
          <w:rtl/>
          <w:lang w:eastAsia="he-IL"/>
        </w:rPr>
        <w:t>את ה</w:t>
      </w:r>
      <w:r w:rsidRPr="000206FA">
        <w:rPr>
          <w:rFonts w:ascii="Times New Roman" w:eastAsia="Times New Roman" w:hAnsi="Times New Roman" w:cs="David"/>
          <w:sz w:val="20"/>
          <w:szCs w:val="24"/>
          <w:rtl/>
          <w:lang w:eastAsia="he-IL"/>
        </w:rPr>
        <w:t>הפרה</w:t>
      </w:r>
      <w:r w:rsidRPr="000206FA">
        <w:rPr>
          <w:rFonts w:ascii="Times New Roman" w:eastAsia="Times New Roman" w:hAnsi="Times New Roman" w:cs="David" w:hint="cs"/>
          <w:sz w:val="20"/>
          <w:szCs w:val="24"/>
          <w:rtl/>
          <w:lang w:eastAsia="he-IL"/>
        </w:rPr>
        <w:t xml:space="preserve"> כאמור,</w:t>
      </w:r>
      <w:r w:rsidRPr="000206FA">
        <w:rPr>
          <w:rFonts w:ascii="Times New Roman" w:eastAsia="Times New Roman" w:hAnsi="Times New Roman" w:cs="David"/>
          <w:sz w:val="20"/>
          <w:szCs w:val="24"/>
          <w:rtl/>
          <w:lang w:eastAsia="he-IL"/>
        </w:rPr>
        <w:t xml:space="preserve"> לאחר שק</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בל התראה על כך מהמזמין בתוך הזמן הנקוב בהתראה.</w:t>
      </w:r>
    </w:p>
    <w:p w14:paraId="304A6FB8" w14:textId="77777777" w:rsidR="000206FA" w:rsidRPr="000206FA" w:rsidRDefault="000206FA" w:rsidP="00C8505B">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המזמין התרה ב</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שאין הוא מבצע את עבודתו בצורה המבטיחה את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צועה התקין ו/או התקדמותה וסיומה לפי לוח הזמנים,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נקט בצעדים המבטיחים לדעת המזמין את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צועה התקין ו/או התקדמותה וסיומה לפי לוח הזמנים.</w:t>
      </w:r>
    </w:p>
    <w:p w14:paraId="32ACAF20" w14:textId="77777777" w:rsidR="000206FA" w:rsidRPr="000206FA" w:rsidRDefault="000206FA" w:rsidP="00C8505B">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הפר את הוראת סעיף 7.5 לעיל.</w:t>
      </w:r>
    </w:p>
    <w:p w14:paraId="25C72AD4" w14:textId="77777777" w:rsidR="000206FA" w:rsidRPr="000206FA" w:rsidRDefault="000206FA" w:rsidP="00C8505B">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נבצר מה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או מהמנהל הראשי לקיים את ה</w:t>
      </w:r>
      <w:r w:rsidRPr="000206FA">
        <w:rPr>
          <w:rFonts w:ascii="Times New Roman" w:eastAsia="Times New Roman" w:hAnsi="Times New Roman" w:cs="David" w:hint="cs"/>
          <w:sz w:val="20"/>
          <w:szCs w:val="24"/>
          <w:rtl/>
          <w:lang w:eastAsia="he-IL"/>
        </w:rPr>
        <w:t xml:space="preserve">וראות </w:t>
      </w:r>
      <w:r w:rsidRPr="000206FA">
        <w:rPr>
          <w:rFonts w:ascii="Times New Roman" w:eastAsia="Times New Roman" w:hAnsi="Times New Roman" w:cs="David"/>
          <w:sz w:val="20"/>
          <w:szCs w:val="24"/>
          <w:rtl/>
          <w:lang w:eastAsia="he-IL"/>
        </w:rPr>
        <w:t>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יחול הסעיף אם המנהל הראשי במשרד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נפטר,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פשט רגל, או נעשה בלתי כש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 לפעולה משפטית או בלתי כש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 למתן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או אם ארע אירוע דומה.</w:t>
      </w:r>
    </w:p>
    <w:p w14:paraId="64C2D670" w14:textId="77777777" w:rsidR="000206FA" w:rsidRPr="000206FA" w:rsidRDefault="000206FA" w:rsidP="000206FA">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חל שינוי בהחזקת המניות ו/או בהרכב המנהלים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21A97535"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בוטל החוזה כאמור בסעיף 12.3.1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ישלם המזמין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שכר בעד אותו קטע מקטעי הפרויקט ו/או שלב משרותי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שהוא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צע עד לב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טול החוזה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וזאת לפי השיעור המפורט בנספחים </w:t>
      </w:r>
      <w:r w:rsidRPr="000206FA">
        <w:rPr>
          <w:rFonts w:ascii="Times New Roman" w:eastAsia="Times New Roman" w:hAnsi="Times New Roman" w:cs="David"/>
          <w:bCs/>
          <w:sz w:val="20"/>
          <w:szCs w:val="24"/>
          <w:rtl/>
          <w:lang w:eastAsia="he-IL"/>
        </w:rPr>
        <w:t>ד'</w:t>
      </w:r>
      <w:r w:rsidRPr="000206FA">
        <w:rPr>
          <w:rFonts w:ascii="Times New Roman" w:eastAsia="Times New Roman" w:hAnsi="Times New Roman" w:cs="David" w:hint="cs"/>
          <w:bCs/>
          <w:sz w:val="20"/>
          <w:szCs w:val="24"/>
          <w:rtl/>
          <w:lang w:eastAsia="he-IL"/>
        </w:rPr>
        <w:t xml:space="preserve"> </w:t>
      </w:r>
      <w:r w:rsidRPr="000206FA">
        <w:rPr>
          <w:rFonts w:ascii="Times New Roman" w:eastAsia="Times New Roman" w:hAnsi="Times New Roman" w:cs="David"/>
          <w:bCs/>
          <w:sz w:val="20"/>
          <w:szCs w:val="24"/>
          <w:rtl/>
          <w:lang w:eastAsia="he-IL"/>
        </w:rPr>
        <w:t xml:space="preserve">ו -ה' </w:t>
      </w:r>
      <w:r w:rsidRPr="000206FA">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0206FA">
        <w:rPr>
          <w:rFonts w:ascii="Times New Roman" w:eastAsia="Times New Roman" w:hAnsi="Times New Roman" w:cs="David"/>
          <w:bCs/>
          <w:sz w:val="20"/>
          <w:szCs w:val="24"/>
          <w:rtl/>
          <w:lang w:eastAsia="he-IL"/>
        </w:rPr>
        <w:t xml:space="preserve">ד' ו-ה' </w:t>
      </w:r>
      <w:r w:rsidRPr="000206FA">
        <w:rPr>
          <w:rFonts w:ascii="Times New Roman" w:eastAsia="Times New Roman" w:hAnsi="Times New Roman" w:cs="David"/>
          <w:sz w:val="20"/>
          <w:szCs w:val="24"/>
          <w:rtl/>
          <w:lang w:eastAsia="he-IL"/>
        </w:rPr>
        <w:t>לאותו שלב כפי שיקבע המנהל, וזאת לסילוק כל המגיע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מהמזמין.</w:t>
      </w:r>
    </w:p>
    <w:p w14:paraId="7D024904"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הודעה בדבר הבאת החוזה לידי גמר כאמור בסעיף 12.3.1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לא תשמש עילה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לתביעת פיצויים כלשהם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לטענה</w:t>
      </w:r>
      <w:r w:rsidRPr="000206FA">
        <w:rPr>
          <w:rFonts w:ascii="Times New Roman" w:eastAsia="Times New Roman" w:hAnsi="Times New Roman" w:cs="David" w:hint="cs"/>
          <w:sz w:val="20"/>
          <w:szCs w:val="24"/>
          <w:rtl/>
          <w:lang w:eastAsia="he-IL"/>
        </w:rPr>
        <w:t xml:space="preserve"> ו/או לדרישה ו/או לתלונה</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w:t>
      </w:r>
      <w:r w:rsidRPr="000206FA">
        <w:rPr>
          <w:rFonts w:ascii="Times New Roman" w:eastAsia="Times New Roman" w:hAnsi="Times New Roman" w:cs="David" w:hint="cs"/>
          <w:sz w:val="20"/>
          <w:szCs w:val="24"/>
          <w:rtl/>
          <w:lang w:eastAsia="he-IL"/>
        </w:rPr>
        <w:t>ל</w:t>
      </w:r>
      <w:r w:rsidRPr="000206FA">
        <w:rPr>
          <w:rFonts w:ascii="Times New Roman" w:eastAsia="Times New Roman" w:hAnsi="Times New Roman" w:cs="David"/>
          <w:sz w:val="20"/>
          <w:szCs w:val="24"/>
          <w:rtl/>
          <w:lang w:eastAsia="he-IL"/>
        </w:rPr>
        <w:t>תביעה כלשהי, פרט לאמור בסעיף 12.3.2 לעיל, והשכר שישולם לפי סעיף 12.3.2</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יהיה לסילוק כל המגיע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מהמזמין לפי החוזה ו/או עקב הבאתו לידי גמר כאמור, בין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ובין מכוח עילה כלשהי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הדין.</w:t>
      </w:r>
    </w:p>
    <w:p w14:paraId="5BB82BB1"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אם המנהל הראשי במשרד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ו/או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נפטר, פשט רגל, או נעשה בלתי כש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 למתן השירותים ע</w:t>
      </w:r>
      <w:r w:rsidRPr="000206FA">
        <w:rPr>
          <w:rFonts w:ascii="Times New Roman" w:eastAsia="Times New Roman" w:hAnsi="Times New Roman" w:cs="David" w:hint="cs"/>
          <w:sz w:val="20"/>
          <w:szCs w:val="24"/>
          <w:rtl/>
          <w:lang w:eastAsia="he-IL"/>
        </w:rPr>
        <w:t>ל פ</w:t>
      </w:r>
      <w:r w:rsidRPr="000206FA">
        <w:rPr>
          <w:rFonts w:ascii="Times New Roman" w:eastAsia="Times New Roman" w:hAnsi="Times New Roman" w:cs="David"/>
          <w:sz w:val="20"/>
          <w:szCs w:val="24"/>
          <w:rtl/>
          <w:lang w:eastAsia="he-IL"/>
        </w:rPr>
        <w:t>י חוזה זה או אם אירע אירוע דומה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יהיה המזמין זכאי לבטל </w:t>
      </w:r>
      <w:r w:rsidRPr="000206FA">
        <w:rPr>
          <w:rFonts w:ascii="Times New Roman" w:eastAsia="Times New Roman" w:hAnsi="Times New Roman" w:cs="David" w:hint="cs"/>
          <w:sz w:val="20"/>
          <w:szCs w:val="24"/>
          <w:rtl/>
          <w:lang w:eastAsia="he-IL"/>
        </w:rPr>
        <w:t xml:space="preserve">את </w:t>
      </w:r>
      <w:r w:rsidRPr="000206FA">
        <w:rPr>
          <w:rFonts w:ascii="Times New Roman" w:eastAsia="Times New Roman" w:hAnsi="Times New Roman" w:cs="David"/>
          <w:sz w:val="20"/>
          <w:szCs w:val="24"/>
          <w:rtl/>
          <w:lang w:eastAsia="he-IL"/>
        </w:rPr>
        <w:t>החוזה ויחולו הוראות סעיפים 12.3.2 ו - 12.3.3 לעיל.</w:t>
      </w:r>
    </w:p>
    <w:p w14:paraId="43710E47"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התשלום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סעיפים 12.1, 12.2 ו-12.3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הסעיפים הנ"ל.</w:t>
      </w:r>
    </w:p>
    <w:p w14:paraId="633D7FA0"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בכל מקרה של הבאת חוזה</w:t>
      </w:r>
      <w:r w:rsidRPr="000206FA">
        <w:rPr>
          <w:rFonts w:ascii="Times New Roman" w:eastAsia="Times New Roman" w:hAnsi="Times New Roman" w:cs="David" w:hint="cs"/>
          <w:sz w:val="20"/>
          <w:szCs w:val="24"/>
          <w:rtl/>
          <w:lang w:eastAsia="he-IL"/>
        </w:rPr>
        <w:t xml:space="preserve"> זה לידי</w:t>
      </w:r>
      <w:r w:rsidRPr="000206FA">
        <w:rPr>
          <w:rFonts w:ascii="Times New Roman" w:eastAsia="Times New Roman" w:hAnsi="Times New Roman" w:cs="David"/>
          <w:sz w:val="20"/>
          <w:szCs w:val="24"/>
          <w:rtl/>
          <w:lang w:eastAsia="he-IL"/>
        </w:rPr>
        <w:t xml:space="preserve"> גמר או ביטולו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יהיה המזמין זכאי למסור את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המשך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לאחר ולהשתמש ללא הגבלה בשרותי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שבוצעו עד לאותו מועד,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מסכים לכך ולא יהיה זכאי לדבר בגין זאת.</w:t>
      </w:r>
    </w:p>
    <w:p w14:paraId="4956020E"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כל אימת שה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יקיים איזו מהתחייבויותיו לפי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0399A044"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השתמש המזמין בזכותו על פי סעיף 12.7 לעיל, יהיה הוא רשאי לגבות מאת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37A607A0" w14:textId="77777777" w:rsidR="000206FA" w:rsidRPr="000206FA" w:rsidRDefault="000206FA" w:rsidP="00C8505B">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777F646E" w14:textId="77777777" w:rsidR="000206FA" w:rsidRPr="000206FA" w:rsidRDefault="000206FA" w:rsidP="00C8505B">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6D3CD1F6" w14:textId="77777777" w:rsidR="000206FA" w:rsidRPr="000206FA" w:rsidRDefault="000206FA" w:rsidP="00C8505B">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העברת זכויות</w:t>
      </w:r>
    </w:p>
    <w:p w14:paraId="514FA9E6"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אין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רשאי להסב לאחר את החוזה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כל חלק ממנו, וכן אין הוא רשאי להעביר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להסב לאחר כל זכות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חובה לפי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אלא בהסכמת המזמין בכתב ומראש.</w:t>
      </w:r>
    </w:p>
    <w:p w14:paraId="7835CD2B"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אין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רשאי למסור לאחר את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כולם או מקצתם, אלא בהסכמת המזמין בכתב ומראש.</w:t>
      </w:r>
    </w:p>
    <w:p w14:paraId="430CEB0C"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ניתנה הסכמת המזמין לפי סעיפים 13.1 או 13.2 לעיל, הרי </w:t>
      </w:r>
      <w:r w:rsidRPr="000206FA">
        <w:rPr>
          <w:rFonts w:ascii="Times New Roman" w:eastAsia="Times New Roman" w:hAnsi="Times New Roman" w:cs="David" w:hint="cs"/>
          <w:sz w:val="20"/>
          <w:szCs w:val="24"/>
          <w:rtl/>
          <w:lang w:eastAsia="he-IL"/>
        </w:rPr>
        <w:t>ש</w:t>
      </w:r>
      <w:r w:rsidRPr="000206FA">
        <w:rPr>
          <w:rFonts w:ascii="Times New Roman" w:eastAsia="Times New Roman" w:hAnsi="Times New Roman" w:cs="David"/>
          <w:sz w:val="20"/>
          <w:szCs w:val="24"/>
          <w:rtl/>
          <w:lang w:eastAsia="he-IL"/>
        </w:rPr>
        <w:t>אין בכך כדי לפטור את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מאחריותו והתחייבויותיו לפי חוזה</w:t>
      </w:r>
      <w:r w:rsidRPr="000206FA">
        <w:rPr>
          <w:rFonts w:ascii="Times New Roman" w:eastAsia="Times New Roman" w:hAnsi="Times New Roman" w:cs="David" w:hint="cs"/>
          <w:sz w:val="20"/>
          <w:szCs w:val="24"/>
          <w:rtl/>
          <w:lang w:eastAsia="he-IL"/>
        </w:rPr>
        <w:t xml:space="preserve"> זה על נספחיו</w:t>
      </w:r>
      <w:r w:rsidRPr="000206FA">
        <w:rPr>
          <w:rFonts w:ascii="Times New Roman" w:eastAsia="Times New Roman" w:hAnsi="Times New Roman" w:cs="David"/>
          <w:sz w:val="20"/>
          <w:szCs w:val="24"/>
          <w:rtl/>
          <w:lang w:eastAsia="he-IL"/>
        </w:rPr>
        <w:t xml:space="preserve"> ומזכויות המזמין על פיו,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ישא באחריות מלאה, כלפי המזמין וכלפי </w:t>
      </w:r>
      <w:r w:rsidRPr="000206FA">
        <w:rPr>
          <w:rFonts w:ascii="Times New Roman" w:eastAsia="Times New Roman" w:hAnsi="Times New Roman" w:cs="David" w:hint="cs"/>
          <w:sz w:val="20"/>
          <w:szCs w:val="24"/>
          <w:rtl/>
          <w:lang w:eastAsia="he-IL"/>
        </w:rPr>
        <w:t xml:space="preserve">כל </w:t>
      </w:r>
      <w:r w:rsidRPr="000206FA">
        <w:rPr>
          <w:rFonts w:ascii="Times New Roman" w:eastAsia="Times New Roman" w:hAnsi="Times New Roman" w:cs="David"/>
          <w:sz w:val="20"/>
          <w:szCs w:val="24"/>
          <w:rtl/>
          <w:lang w:eastAsia="he-IL"/>
        </w:rPr>
        <w:t xml:space="preserve">צד שלישי שהוא, גם לכל מעשה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באי כחם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עובדיהם</w:t>
      </w:r>
      <w:r w:rsidRPr="000206FA">
        <w:rPr>
          <w:rFonts w:ascii="Times New Roman" w:eastAsia="Times New Roman" w:hAnsi="Times New Roman" w:cs="David" w:hint="cs"/>
          <w:sz w:val="20"/>
          <w:szCs w:val="24"/>
          <w:rtl/>
          <w:lang w:eastAsia="he-IL"/>
        </w:rPr>
        <w:t xml:space="preserve"> ו/או מי מטעמם</w:t>
      </w:r>
      <w:r w:rsidRPr="000206FA">
        <w:rPr>
          <w:rFonts w:ascii="Times New Roman" w:eastAsia="Times New Roman" w:hAnsi="Times New Roman" w:cs="David"/>
          <w:sz w:val="20"/>
          <w:szCs w:val="24"/>
          <w:rtl/>
          <w:lang w:eastAsia="he-IL"/>
        </w:rPr>
        <w:t>, ואילו למזמין ישמרו כל זכויותיו כלפי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61A21216"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יינתנו באמצעות המנהל הראשי אישית ובאמצעות צוות עובדיו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בפיקוחו הישיר של המנהל הראשי. מבלי לגרוע מהתחי</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בות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כמתחייב מהאמור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0206FA">
        <w:rPr>
          <w:rFonts w:ascii="Times New Roman" w:eastAsia="Times New Roman" w:hAnsi="Times New Roman" w:cs="David" w:hint="cs"/>
          <w:sz w:val="20"/>
          <w:szCs w:val="24"/>
          <w:rtl/>
          <w:lang w:eastAsia="he-IL"/>
        </w:rPr>
        <w:t xml:space="preserve">את </w:t>
      </w:r>
      <w:r w:rsidRPr="000206FA">
        <w:rPr>
          <w:rFonts w:ascii="Times New Roman" w:eastAsia="Times New Roman" w:hAnsi="Times New Roman" w:cs="David"/>
          <w:sz w:val="20"/>
          <w:szCs w:val="24"/>
          <w:rtl/>
          <w:lang w:eastAsia="he-IL"/>
        </w:rPr>
        <w:t>החוזה ויחולו הוראות סעיף 12.3.2 ו-12.3.3 לעיל.</w:t>
      </w:r>
    </w:p>
    <w:p w14:paraId="219CB0F5" w14:textId="77777777" w:rsidR="000206FA" w:rsidRPr="000206FA" w:rsidRDefault="000206FA" w:rsidP="000206FA">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133D6E1D" w14:textId="77777777" w:rsidR="000206FA" w:rsidRPr="000206FA" w:rsidRDefault="000206FA" w:rsidP="000206FA">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0206FA">
        <w:rPr>
          <w:rFonts w:ascii="Times New Roman" w:eastAsia="Times New Roman" w:hAnsi="Times New Roman" w:cs="David"/>
          <w:bCs/>
          <w:sz w:val="20"/>
          <w:szCs w:val="24"/>
          <w:u w:val="single"/>
          <w:rtl/>
          <w:lang w:eastAsia="he-IL"/>
        </w:rPr>
        <w:t>סיום שרותי ה</w:t>
      </w:r>
      <w:r w:rsidR="00B17D15">
        <w:rPr>
          <w:rFonts w:ascii="Times New Roman" w:eastAsia="Times New Roman" w:hAnsi="Times New Roman" w:cs="David"/>
          <w:bCs/>
          <w:sz w:val="20"/>
          <w:szCs w:val="24"/>
          <w:u w:val="single"/>
          <w:rtl/>
          <w:lang w:eastAsia="he-IL"/>
        </w:rPr>
        <w:t>יועץ</w:t>
      </w:r>
    </w:p>
    <w:p w14:paraId="36B61079" w14:textId="77777777" w:rsidR="000206FA" w:rsidRPr="000206FA" w:rsidRDefault="000206FA" w:rsidP="000206FA">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יחושבו כבאים לסיום בכל אחד מהמקרים הבאים:</w:t>
      </w:r>
    </w:p>
    <w:p w14:paraId="01A2C5CE"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הובא לידי </w:t>
      </w:r>
      <w:r w:rsidRPr="000206FA">
        <w:rPr>
          <w:rFonts w:ascii="Times New Roman" w:eastAsia="Times New Roman" w:hAnsi="Times New Roman" w:cs="David" w:hint="cs"/>
          <w:sz w:val="20"/>
          <w:szCs w:val="24"/>
          <w:rtl/>
          <w:lang w:eastAsia="he-IL"/>
        </w:rPr>
        <w:t>גמר</w:t>
      </w:r>
      <w:r w:rsidRPr="000206FA">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במסגרת הוראות אותו סעיף.</w:t>
      </w:r>
    </w:p>
    <w:p w14:paraId="5C8B2D20"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עם מתן 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שור בכתב ע"י המזמין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הושלם מתן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w:t>
      </w:r>
    </w:p>
    <w:p w14:paraId="624F14CB" w14:textId="77777777" w:rsidR="000206FA" w:rsidRPr="000206FA" w:rsidRDefault="000206FA" w:rsidP="000206FA">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0206FA">
        <w:rPr>
          <w:rFonts w:ascii="Times New Roman" w:eastAsia="Times New Roman" w:hAnsi="Times New Roman" w:cs="David"/>
          <w:bCs/>
          <w:sz w:val="20"/>
          <w:szCs w:val="24"/>
          <w:u w:val="single"/>
          <w:rtl/>
          <w:lang w:eastAsia="he-IL"/>
        </w:rPr>
        <w:t>סודיות והמצאת מסמכים</w:t>
      </w:r>
    </w:p>
    <w:p w14:paraId="0EDD91D5"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לשמור על סודיות התכניות, השרטוטים, המפרטים וכל יתר המפרטים וכל יתר המסמכים המתייחסים לש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לרבות העתקים וניירות עבודה, בין שהוכנו על ידי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ו/או על ידי</w:t>
      </w:r>
      <w:r w:rsidRPr="000206FA">
        <w:rPr>
          <w:rFonts w:ascii="Times New Roman" w:eastAsia="Times New Roman" w:hAnsi="Times New Roman" w:cs="David"/>
          <w:sz w:val="20"/>
          <w:szCs w:val="24"/>
          <w:rtl/>
          <w:lang w:eastAsia="he-IL"/>
        </w:rPr>
        <w:t xml:space="preserve"> מ</w:t>
      </w:r>
      <w:r w:rsidRPr="000206FA">
        <w:rPr>
          <w:rFonts w:ascii="Times New Roman" w:eastAsia="Times New Roman" w:hAnsi="Times New Roman" w:cs="David" w:hint="cs"/>
          <w:sz w:val="20"/>
          <w:szCs w:val="24"/>
          <w:rtl/>
          <w:lang w:eastAsia="he-IL"/>
        </w:rPr>
        <w:t>י מ</w:t>
      </w:r>
      <w:r w:rsidRPr="000206FA">
        <w:rPr>
          <w:rFonts w:ascii="Times New Roman" w:eastAsia="Times New Roman" w:hAnsi="Times New Roman" w:cs="David"/>
          <w:sz w:val="20"/>
          <w:szCs w:val="24"/>
          <w:rtl/>
          <w:lang w:eastAsia="he-IL"/>
        </w:rPr>
        <w:t xml:space="preserve">טעמו ובין שהוכנו על ידי המזמין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המנהל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w:t>
      </w:r>
      <w:r w:rsidRPr="000206FA">
        <w:rPr>
          <w:rFonts w:ascii="Times New Roman" w:eastAsia="Times New Roman" w:hAnsi="Times New Roman" w:cs="David" w:hint="cs"/>
          <w:sz w:val="20"/>
          <w:szCs w:val="24"/>
          <w:rtl/>
          <w:lang w:eastAsia="he-IL"/>
        </w:rPr>
        <w:t xml:space="preserve">מי </w:t>
      </w:r>
      <w:r w:rsidRPr="000206FA">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653042F0"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מבלי לגרוע מאחריותו </w:t>
      </w:r>
      <w:r w:rsidRPr="000206FA">
        <w:rPr>
          <w:rFonts w:ascii="Times New Roman" w:eastAsia="Times New Roman" w:hAnsi="Times New Roman" w:cs="David" w:hint="cs"/>
          <w:sz w:val="20"/>
          <w:szCs w:val="24"/>
          <w:rtl/>
          <w:lang w:eastAsia="he-IL"/>
        </w:rPr>
        <w:t>של ה</w:t>
      </w:r>
      <w:r w:rsidR="00B17D15">
        <w:rPr>
          <w:rFonts w:ascii="Times New Roman" w:eastAsia="Times New Roman" w:hAnsi="Times New Roman" w:cs="David" w:hint="cs"/>
          <w:sz w:val="20"/>
          <w:szCs w:val="24"/>
          <w:rtl/>
          <w:lang w:eastAsia="he-IL"/>
        </w:rPr>
        <w:t>יועץ</w:t>
      </w:r>
      <w:r w:rsidRPr="000206FA">
        <w:rPr>
          <w:rFonts w:ascii="Times New Roman" w:eastAsia="Times New Roman" w:hAnsi="Times New Roman" w:cs="David" w:hint="cs"/>
          <w:sz w:val="20"/>
          <w:szCs w:val="24"/>
          <w:rtl/>
          <w:lang w:eastAsia="he-IL"/>
        </w:rPr>
        <w:t xml:space="preserve"> </w:t>
      </w:r>
      <w:r w:rsidRPr="000206FA">
        <w:rPr>
          <w:rFonts w:ascii="Times New Roman" w:eastAsia="Times New Roman" w:hAnsi="Times New Roman" w:cs="David"/>
          <w:sz w:val="20"/>
          <w:szCs w:val="24"/>
          <w:rtl/>
          <w:lang w:eastAsia="he-IL"/>
        </w:rPr>
        <w:t>על פי כל דין, ינקוט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בכל אמצעי סביר כדי לשמור שמירה מעולה על כל מסמך המוחזק על ידיו בקשר לש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כדי למנוע עיון בו מכל אדם שהמנהל לא התיר לו זאת. כמו כן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יציית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לכל דרישה של המנהל בדבר נקיטת אמצעי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למנהל מיד עם אירועה.</w:t>
      </w:r>
    </w:p>
    <w:p w14:paraId="0784D1A0"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יחתים את עובדיו</w:t>
      </w:r>
      <w:r w:rsidRPr="000206FA">
        <w:rPr>
          <w:rFonts w:ascii="Times New Roman" w:eastAsia="Times New Roman" w:hAnsi="Times New Roman" w:cs="David" w:hint="cs"/>
          <w:sz w:val="20"/>
          <w:szCs w:val="24"/>
          <w:rtl/>
          <w:lang w:eastAsia="he-IL"/>
        </w:rPr>
        <w:t xml:space="preserve"> ו/או שלוחיו ו/או אחר מטעמו</w:t>
      </w:r>
      <w:r w:rsidRPr="000206FA">
        <w:rPr>
          <w:rFonts w:ascii="Times New Roman" w:eastAsia="Times New Roman" w:hAnsi="Times New Roman" w:cs="David"/>
          <w:sz w:val="20"/>
          <w:szCs w:val="24"/>
          <w:rtl/>
          <w:lang w:eastAsia="he-IL"/>
        </w:rPr>
        <w:t xml:space="preserve"> בקשר עם ביצוע הסכם זה</w:t>
      </w:r>
      <w:r w:rsidRPr="000206FA">
        <w:rPr>
          <w:rFonts w:ascii="Times New Roman" w:eastAsia="Times New Roman" w:hAnsi="Times New Roman" w:cs="David" w:hint="cs"/>
          <w:sz w:val="20"/>
          <w:szCs w:val="24"/>
          <w:rtl/>
          <w:lang w:eastAsia="he-IL"/>
        </w:rPr>
        <w:t xml:space="preserve"> על נספחיו,</w:t>
      </w:r>
      <w:r w:rsidRPr="000206FA">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0206FA">
        <w:rPr>
          <w:rFonts w:ascii="Times New Roman" w:eastAsia="Times New Roman" w:hAnsi="Times New Roman" w:cs="David"/>
          <w:bCs/>
          <w:sz w:val="20"/>
          <w:szCs w:val="24"/>
          <w:rtl/>
          <w:lang w:eastAsia="he-IL"/>
        </w:rPr>
        <w:t>ו'</w:t>
      </w:r>
      <w:r w:rsidRPr="000206FA">
        <w:rPr>
          <w:rFonts w:ascii="Times New Roman" w:eastAsia="Times New Roman" w:hAnsi="Times New Roman" w:cs="David"/>
          <w:sz w:val="20"/>
          <w:szCs w:val="24"/>
          <w:rtl/>
          <w:lang w:eastAsia="he-IL"/>
        </w:rPr>
        <w:t>,.</w:t>
      </w:r>
    </w:p>
    <w:p w14:paraId="0D6A91D6"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לפי דרישת המזמין ועם סיום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ימסור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לידי המזמין כל חומר בכתב ו/או במדיה ממוחשבת המצוי בידו והמתייחס לפרויקט, אשר נערך על ידו</w:t>
      </w:r>
      <w:r w:rsidRPr="000206FA">
        <w:rPr>
          <w:rFonts w:ascii="Times New Roman" w:eastAsia="Times New Roman" w:hAnsi="Times New Roman" w:cs="David" w:hint="cs"/>
          <w:sz w:val="20"/>
          <w:szCs w:val="24"/>
          <w:rtl/>
          <w:lang w:eastAsia="he-IL"/>
        </w:rPr>
        <w:t>.</w:t>
      </w:r>
    </w:p>
    <w:p w14:paraId="4C6986BF" w14:textId="77777777" w:rsidR="000206FA" w:rsidRPr="000206FA"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0206FA">
        <w:rPr>
          <w:rFonts w:ascii="Times New Roman" w:eastAsia="Times New Roman" w:hAnsi="Times New Roman" w:cs="David"/>
          <w:bCs/>
          <w:sz w:val="20"/>
          <w:szCs w:val="24"/>
          <w:u w:val="single"/>
          <w:rtl/>
          <w:lang w:eastAsia="he-IL"/>
        </w:rPr>
        <w:t>ויתור על זכויות מצד ה</w:t>
      </w:r>
      <w:r w:rsidR="00B17D15">
        <w:rPr>
          <w:rFonts w:ascii="Times New Roman" w:eastAsia="Times New Roman" w:hAnsi="Times New Roman" w:cs="David"/>
          <w:bCs/>
          <w:sz w:val="20"/>
          <w:szCs w:val="24"/>
          <w:u w:val="single"/>
          <w:rtl/>
          <w:lang w:eastAsia="he-IL"/>
        </w:rPr>
        <w:t>יועץ</w:t>
      </w:r>
    </w:p>
    <w:p w14:paraId="07633C96"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השתמש המזמין כדין בסמכות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00B17D15">
        <w:rPr>
          <w:rFonts w:ascii="Times New Roman" w:eastAsia="Times New Roman" w:hAnsi="Times New Roman" w:cs="David" w:hint="cs"/>
          <w:sz w:val="20"/>
          <w:szCs w:val="24"/>
          <w:rtl/>
          <w:lang w:eastAsia="he-IL"/>
        </w:rPr>
        <w:t>יועץ</w:t>
      </w:r>
      <w:r w:rsidRPr="000206FA">
        <w:rPr>
          <w:rFonts w:ascii="Times New Roman" w:eastAsia="Times New Roman" w:hAnsi="Times New Roman" w:cs="David" w:hint="cs"/>
          <w:sz w:val="20"/>
          <w:szCs w:val="24"/>
          <w:rtl/>
          <w:lang w:eastAsia="he-IL"/>
        </w:rPr>
        <w:t xml:space="preserve"> כל טענה ו/או דרישה ו/או תלונה ו/או</w:t>
      </w:r>
      <w:r w:rsidRPr="000206FA">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יהיה זכאי לתבוע פיצוי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w:t>
      </w:r>
      <w:r w:rsidRPr="000206FA">
        <w:rPr>
          <w:rFonts w:ascii="Times New Roman" w:eastAsia="Times New Roman" w:hAnsi="Times New Roman" w:cs="David" w:hint="cs"/>
          <w:sz w:val="20"/>
          <w:szCs w:val="24"/>
          <w:rtl/>
          <w:lang w:eastAsia="he-IL"/>
        </w:rPr>
        <w:t xml:space="preserve"> שיפוי ו/או</w:t>
      </w:r>
      <w:r w:rsidRPr="000206FA">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פגיעה במוניטין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הפסד</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לרבות הפסד רווח העלולים להיגרם לו עקב הביטול</w:t>
      </w:r>
      <w:r w:rsidRPr="000206FA">
        <w:rPr>
          <w:rFonts w:ascii="Times New Roman" w:eastAsia="Times New Roman" w:hAnsi="Times New Roman" w:cs="David" w:hint="cs"/>
          <w:sz w:val="20"/>
          <w:szCs w:val="24"/>
          <w:rtl/>
          <w:lang w:eastAsia="he-IL"/>
        </w:rPr>
        <w:t xml:space="preserve"> או</w:t>
      </w:r>
      <w:r w:rsidRPr="000206FA">
        <w:rPr>
          <w:rFonts w:ascii="Times New Roman" w:eastAsia="Times New Roman" w:hAnsi="Times New Roman" w:cs="David"/>
          <w:sz w:val="20"/>
          <w:szCs w:val="24"/>
          <w:rtl/>
          <w:lang w:eastAsia="he-IL"/>
        </w:rPr>
        <w:t xml:space="preserve"> ההפסקה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מכל סיבה אחרת.</w:t>
      </w:r>
    </w:p>
    <w:p w14:paraId="0517E8E3" w14:textId="77777777" w:rsidR="000206FA" w:rsidRPr="000206FA" w:rsidRDefault="000206FA" w:rsidP="00C8505B">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לאחר ולהשתמש ללא הגבלה בשרותי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 xml:space="preserve">, </w:t>
      </w:r>
      <w:r w:rsidRPr="000206FA">
        <w:rPr>
          <w:rFonts w:ascii="Times New Roman" w:eastAsia="Times New Roman" w:hAnsi="Times New Roman" w:cs="David"/>
          <w:sz w:val="20"/>
          <w:szCs w:val="24"/>
          <w:rtl/>
          <w:lang w:eastAsia="he-IL"/>
        </w:rPr>
        <w:t>שביצע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על פי חוזה זה.</w:t>
      </w:r>
    </w:p>
    <w:p w14:paraId="014E0E42" w14:textId="77777777" w:rsid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שלא לנקוט בכל צעדים מכל סוג שהוא שיהיה בהם כדי לסכל </w:t>
      </w:r>
      <w:r w:rsidRPr="000206FA">
        <w:rPr>
          <w:rFonts w:ascii="Times New Roman" w:eastAsia="Times New Roman" w:hAnsi="Times New Roman" w:cs="David" w:hint="cs"/>
          <w:sz w:val="20"/>
          <w:szCs w:val="24"/>
          <w:rtl/>
          <w:lang w:eastAsia="he-IL"/>
        </w:rPr>
        <w:t xml:space="preserve">את </w:t>
      </w:r>
      <w:r w:rsidRPr="000206FA">
        <w:rPr>
          <w:rFonts w:ascii="Times New Roman" w:eastAsia="Times New Roman" w:hAnsi="Times New Roman" w:cs="David"/>
          <w:sz w:val="20"/>
          <w:szCs w:val="24"/>
          <w:rtl/>
          <w:lang w:eastAsia="he-IL"/>
        </w:rPr>
        <w:t>המשך ביצוע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מסירתם לידי </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אחר, והינו מתחייב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על פי דרישת המזמין ישתף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פעולה עם המזמין ו/או עם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החליפי בכל הקשור להעברת האינפורמציה לגבי מהלך הפרויקט עד להפסקת עבודתו וחפיפה נאותה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החליפי.</w:t>
      </w:r>
    </w:p>
    <w:p w14:paraId="2A859986" w14:textId="77777777" w:rsidR="00C8505B" w:rsidRPr="000206FA" w:rsidRDefault="00C8505B" w:rsidP="00C8505B">
      <w:pPr>
        <w:widowControl w:val="0"/>
        <w:spacing w:before="0" w:beforeAutospacing="0" w:after="240" w:afterAutospacing="0" w:line="240" w:lineRule="auto"/>
        <w:jc w:val="both"/>
        <w:rPr>
          <w:rFonts w:ascii="Times New Roman" w:eastAsia="Times New Roman" w:hAnsi="Times New Roman" w:cs="David"/>
          <w:sz w:val="20"/>
          <w:szCs w:val="24"/>
          <w:lang w:eastAsia="he-IL"/>
        </w:rPr>
      </w:pPr>
    </w:p>
    <w:p w14:paraId="625F6F36" w14:textId="77777777" w:rsidR="000206FA" w:rsidRPr="000206FA" w:rsidRDefault="000206FA" w:rsidP="000206FA">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שונות</w:t>
      </w:r>
    </w:p>
    <w:p w14:paraId="023A658B"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המנהל הראשי במשרד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מתחייב לבצע את השירותים שעליו לבצע אישית ע</w:t>
      </w:r>
      <w:r w:rsidRPr="000206FA">
        <w:rPr>
          <w:rFonts w:ascii="Times New Roman" w:eastAsia="Times New Roman" w:hAnsi="Times New Roman" w:cs="David" w:hint="cs"/>
          <w:sz w:val="20"/>
          <w:szCs w:val="24"/>
          <w:rtl/>
          <w:lang w:eastAsia="he-IL"/>
        </w:rPr>
        <w:t>ל פ</w:t>
      </w:r>
      <w:r w:rsidRPr="000206FA">
        <w:rPr>
          <w:rFonts w:ascii="Times New Roman" w:eastAsia="Times New Roman" w:hAnsi="Times New Roman" w:cs="David"/>
          <w:sz w:val="20"/>
          <w:szCs w:val="24"/>
          <w:rtl/>
          <w:lang w:eastAsia="he-IL"/>
        </w:rPr>
        <w:t>י חוזה</w:t>
      </w:r>
      <w:r w:rsidRPr="000206FA">
        <w:rPr>
          <w:rFonts w:ascii="Times New Roman" w:eastAsia="Times New Roman" w:hAnsi="Times New Roman" w:cs="David" w:hint="cs"/>
          <w:sz w:val="20"/>
          <w:szCs w:val="24"/>
          <w:rtl/>
          <w:lang w:eastAsia="he-IL"/>
        </w:rPr>
        <w:t xml:space="preserve"> זה והינו</w:t>
      </w:r>
      <w:r w:rsidRPr="000206FA">
        <w:rPr>
          <w:rFonts w:ascii="Times New Roman" w:eastAsia="Times New Roman" w:hAnsi="Times New Roman" w:cs="David"/>
          <w:sz w:val="20"/>
          <w:szCs w:val="24"/>
          <w:rtl/>
          <w:lang w:eastAsia="he-IL"/>
        </w:rPr>
        <w:t xml:space="preserve"> אחראי וערב כלפי המזמין לב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התחייבויות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לפי חוזה</w:t>
      </w:r>
      <w:r w:rsidRPr="000206FA">
        <w:rPr>
          <w:rFonts w:ascii="Times New Roman" w:eastAsia="Times New Roman" w:hAnsi="Times New Roman" w:cs="David" w:hint="cs"/>
          <w:sz w:val="20"/>
          <w:szCs w:val="24"/>
          <w:rtl/>
          <w:lang w:eastAsia="he-IL"/>
        </w:rPr>
        <w:t xml:space="preserve"> זה על נספחיו</w:t>
      </w:r>
      <w:r w:rsidRPr="000206FA">
        <w:rPr>
          <w:rFonts w:ascii="Times New Roman" w:eastAsia="Times New Roman" w:hAnsi="Times New Roman" w:cs="David"/>
          <w:sz w:val="20"/>
          <w:szCs w:val="24"/>
          <w:rtl/>
          <w:lang w:eastAsia="he-IL"/>
        </w:rPr>
        <w:t>.</w:t>
      </w:r>
    </w:p>
    <w:p w14:paraId="1556251E"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כל צד אשר יפר או לא יקיים איזו מהתחייבויותיו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יהיה חייב לפצות את הצד המקיים על כל הנזקים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ההפסדים שיגרמו לו עקב כך</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וזאת מבלי לגרוע מזכות הצד המקיים לכל סעד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תרופה אחרים ו/או נוספים.</w:t>
      </w:r>
    </w:p>
    <w:p w14:paraId="24DABC68" w14:textId="77777777" w:rsidR="000206FA" w:rsidRPr="000206FA" w:rsidRDefault="000206FA" w:rsidP="00C8505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למניעת ספקות מוצהר במפורש</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767A975A" w14:textId="77777777" w:rsidR="000206FA" w:rsidRPr="000206FA" w:rsidRDefault="000206FA" w:rsidP="00C8505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מצהיר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0206FA">
        <w:rPr>
          <w:rFonts w:ascii="Times New Roman" w:eastAsia="Times New Roman" w:hAnsi="Times New Roman" w:cs="David" w:hint="cs"/>
          <w:sz w:val="20"/>
          <w:szCs w:val="24"/>
          <w:rtl/>
          <w:lang w:eastAsia="he-IL"/>
        </w:rPr>
        <w:t>נבע</w:t>
      </w:r>
      <w:r w:rsidRPr="000206FA">
        <w:rPr>
          <w:rFonts w:ascii="Times New Roman" w:eastAsia="Times New Roman" w:hAnsi="Times New Roman" w:cs="David"/>
          <w:sz w:val="20"/>
          <w:szCs w:val="24"/>
          <w:rtl/>
          <w:lang w:eastAsia="he-IL"/>
        </w:rPr>
        <w:t xml:space="preserve"> מאי עמידתו בהתחייבויותיו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 זה.</w:t>
      </w:r>
    </w:p>
    <w:p w14:paraId="580D5307"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המזמין זכאי לקזז כנגד כל סכום המגיע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מאת המזמין לפי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כל סכום שלפי טענתו מגיע לו מה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וכל זכות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לתשלום מהמזמין כפופה לזכות הקיזוז הנ"ל.</w:t>
      </w:r>
    </w:p>
    <w:p w14:paraId="12370CC9"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מוסכם במפורש</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צוע כל </w:t>
      </w:r>
      <w:r w:rsidRPr="000206FA">
        <w:rPr>
          <w:rFonts w:ascii="Times New Roman" w:eastAsia="Times New Roman" w:hAnsi="Times New Roman" w:cs="David" w:hint="cs"/>
          <w:sz w:val="20"/>
          <w:szCs w:val="24"/>
          <w:rtl/>
          <w:lang w:eastAsia="he-IL"/>
        </w:rPr>
        <w:t>אחת</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אחת מהתחייבויות המזמין ע</w:t>
      </w:r>
      <w:r w:rsidRPr="000206FA">
        <w:rPr>
          <w:rFonts w:ascii="Times New Roman" w:eastAsia="Times New Roman" w:hAnsi="Times New Roman" w:cs="David" w:hint="cs"/>
          <w:sz w:val="20"/>
          <w:szCs w:val="24"/>
          <w:rtl/>
          <w:lang w:eastAsia="he-IL"/>
        </w:rPr>
        <w:t>ל פ</w:t>
      </w:r>
      <w:r w:rsidRPr="000206FA">
        <w:rPr>
          <w:rFonts w:ascii="Times New Roman" w:eastAsia="Times New Roman" w:hAnsi="Times New Roman" w:cs="David"/>
          <w:sz w:val="20"/>
          <w:szCs w:val="24"/>
          <w:rtl/>
          <w:lang w:eastAsia="he-IL"/>
        </w:rPr>
        <w:t>י</w:t>
      </w:r>
      <w:r w:rsidRPr="000206FA">
        <w:rPr>
          <w:rFonts w:ascii="Times New Roman" w:eastAsia="Times New Roman" w:hAnsi="Times New Roman" w:cs="David" w:hint="cs"/>
          <w:sz w:val="20"/>
          <w:szCs w:val="24"/>
          <w:rtl/>
          <w:lang w:eastAsia="he-IL"/>
        </w:rPr>
        <w:t xml:space="preserve"> </w:t>
      </w:r>
      <w:r w:rsidRPr="000206FA">
        <w:rPr>
          <w:rFonts w:ascii="Times New Roman" w:eastAsia="Times New Roman" w:hAnsi="Times New Roman" w:cs="David"/>
          <w:sz w:val="20"/>
          <w:szCs w:val="24"/>
          <w:rtl/>
          <w:lang w:eastAsia="he-IL"/>
        </w:rPr>
        <w:t>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מותנה בכך שה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יקיים תחילה את התחייבויותיו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עד לאותו מועד. המזמין זכאי, מבלי לפגוע </w:t>
      </w:r>
      <w:r w:rsidRPr="000206FA">
        <w:rPr>
          <w:rFonts w:ascii="Times New Roman" w:eastAsia="Times New Roman" w:hAnsi="Times New Roman" w:cs="David" w:hint="cs"/>
          <w:sz w:val="20"/>
          <w:szCs w:val="24"/>
          <w:rtl/>
          <w:lang w:eastAsia="he-IL"/>
        </w:rPr>
        <w:t>מכלליות ה</w:t>
      </w:r>
      <w:r w:rsidRPr="000206FA">
        <w:rPr>
          <w:rFonts w:ascii="Times New Roman" w:eastAsia="Times New Roman" w:hAnsi="Times New Roman" w:cs="David"/>
          <w:sz w:val="20"/>
          <w:szCs w:val="24"/>
          <w:rtl/>
          <w:lang w:eastAsia="he-IL"/>
        </w:rPr>
        <w:t>אמור בכל מקום אחר בחוזה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לעכב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התחי</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בות כלשהי מהתחייבויותיו עד לאחר שה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קיים את התחייבויותיו כאמור.</w:t>
      </w:r>
    </w:p>
    <w:p w14:paraId="64F23B4E"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שום התנהגות מצד</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של מי</w:t>
      </w:r>
      <w:r w:rsidRPr="000206FA">
        <w:rPr>
          <w:rFonts w:ascii="Times New Roman" w:eastAsia="Times New Roman" w:hAnsi="Times New Roman" w:cs="David"/>
          <w:sz w:val="20"/>
          <w:szCs w:val="24"/>
          <w:rtl/>
          <w:lang w:eastAsia="he-IL"/>
        </w:rPr>
        <w:t xml:space="preserve"> מהצדדים לא תחשב כויתור על איזה מזכויותיו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ו/או</w:t>
      </w:r>
      <w:r w:rsidRPr="000206FA">
        <w:rPr>
          <w:rFonts w:ascii="Times New Roman" w:eastAsia="Times New Roman" w:hAnsi="Times New Roman" w:cs="David"/>
          <w:sz w:val="20"/>
          <w:szCs w:val="24"/>
          <w:rtl/>
          <w:lang w:eastAsia="he-IL"/>
        </w:rPr>
        <w:t xml:space="preserve"> ע</w:t>
      </w:r>
      <w:r w:rsidRPr="000206FA">
        <w:rPr>
          <w:rFonts w:ascii="Times New Roman" w:eastAsia="Times New Roman" w:hAnsi="Times New Roman" w:cs="David" w:hint="cs"/>
          <w:sz w:val="20"/>
          <w:szCs w:val="24"/>
          <w:rtl/>
          <w:lang w:eastAsia="he-IL"/>
        </w:rPr>
        <w:t>ל פי כל</w:t>
      </w:r>
      <w:r w:rsidRPr="000206FA">
        <w:rPr>
          <w:rFonts w:ascii="Times New Roman" w:eastAsia="Times New Roman" w:hAnsi="Times New Roman" w:cs="David"/>
          <w:sz w:val="20"/>
          <w:szCs w:val="24"/>
          <w:rtl/>
          <w:lang w:eastAsia="he-IL"/>
        </w:rPr>
        <w:t xml:space="preserve"> דין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כויתור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כהסכמה מצדו לאיזה הפרה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אי קיום של תנאי מתנאי חוזה</w:t>
      </w:r>
      <w:r w:rsidRPr="000206FA">
        <w:rPr>
          <w:rFonts w:ascii="Times New Roman" w:eastAsia="Times New Roman" w:hAnsi="Times New Roman" w:cs="David" w:hint="cs"/>
          <w:sz w:val="20"/>
          <w:szCs w:val="24"/>
          <w:rtl/>
          <w:lang w:eastAsia="he-IL"/>
        </w:rPr>
        <w:t xml:space="preserve"> זה ו/</w:t>
      </w:r>
      <w:r w:rsidRPr="000206FA">
        <w:rPr>
          <w:rFonts w:ascii="Times New Roman" w:eastAsia="Times New Roman" w:hAnsi="Times New Roman" w:cs="David"/>
          <w:sz w:val="20"/>
          <w:szCs w:val="24"/>
          <w:rtl/>
          <w:lang w:eastAsia="he-IL"/>
        </w:rPr>
        <w:t xml:space="preserve"> או כנותנת דחייה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ארכה לב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כל פעולה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ש</w:t>
      </w:r>
      <w:r w:rsidRPr="000206FA">
        <w:rPr>
          <w:rFonts w:ascii="Times New Roman" w:eastAsia="Times New Roman" w:hAnsi="Times New Roman" w:cs="David"/>
          <w:sz w:val="20"/>
          <w:szCs w:val="24"/>
          <w:rtl/>
          <w:lang w:eastAsia="he-IL"/>
        </w:rPr>
        <w:t>יש לעשותה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כש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נוי</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טול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תוספת של תנאי </w:t>
      </w:r>
      <w:r w:rsidRPr="000206FA">
        <w:rPr>
          <w:rFonts w:ascii="Times New Roman" w:eastAsia="Times New Roman" w:hAnsi="Times New Roman" w:cs="David" w:hint="cs"/>
          <w:sz w:val="20"/>
          <w:szCs w:val="24"/>
          <w:rtl/>
          <w:lang w:eastAsia="he-IL"/>
        </w:rPr>
        <w:t>כלשהו</w:t>
      </w:r>
      <w:r w:rsidRPr="000206FA">
        <w:rPr>
          <w:rFonts w:ascii="Times New Roman" w:eastAsia="Times New Roman" w:hAnsi="Times New Roman" w:cs="David"/>
          <w:sz w:val="20"/>
          <w:szCs w:val="24"/>
          <w:rtl/>
          <w:lang w:eastAsia="he-IL"/>
        </w:rPr>
        <w:t>, אלא אם נעשו במפורש ובכתב.</w:t>
      </w:r>
    </w:p>
    <w:p w14:paraId="3BDA19B2" w14:textId="77777777" w:rsidR="000206FA" w:rsidRPr="000206FA" w:rsidRDefault="000206FA" w:rsidP="00C8505B">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מבלי לגרוע מכלליות האמור לעיל -</w:t>
      </w:r>
    </w:p>
    <w:p w14:paraId="39188CE5"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הסכמה מצד המזמין או המנהל או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לסטות מתנאי החוזה במקרה מסוים לא תהווה תקדים ולא ילמדו ממנה גזירה שווה למקרה אחר.</w:t>
      </w:r>
    </w:p>
    <w:p w14:paraId="7DE1EEC0"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לא השתמשו המזמין או המנהל או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בזכויות הניתנות להם לפי החוזה במקרה מסוים, אין לראות בכך ויתור על אותן זכויות במקרה אחר ואין ללמוד מהתנהגות זו ו</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תור כלשהו על זכויות וחובות לפי החוזה.</w:t>
      </w:r>
    </w:p>
    <w:p w14:paraId="5F91397A"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במידה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כולל מספר גופים או יחידים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יהיו הם אחראים ביחד ולחוד כלפי המזמין למילוי התחייבויות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לפי חוזה זה.</w:t>
      </w:r>
    </w:p>
    <w:p w14:paraId="6156F5BA"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רק כפי חלקו המפורט בנספח </w:t>
      </w:r>
      <w:r w:rsidRPr="000206FA">
        <w:rPr>
          <w:rFonts w:ascii="Times New Roman" w:eastAsia="Times New Roman" w:hAnsi="Times New Roman" w:cs="David" w:hint="cs"/>
          <w:b/>
          <w:bCs/>
          <w:sz w:val="24"/>
          <w:szCs w:val="24"/>
          <w:rtl/>
          <w:lang w:eastAsia="he-IL"/>
        </w:rPr>
        <w:t>א</w:t>
      </w: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sz w:val="24"/>
          <w:szCs w:val="24"/>
          <w:rtl/>
          <w:lang w:eastAsia="he-IL"/>
        </w:rPr>
        <w:t xml:space="preserve"> בגין כל חיוב מחיובי המזמין </w:t>
      </w:r>
      <w:r w:rsidRPr="000206FA">
        <w:rPr>
          <w:rFonts w:ascii="Times New Roman" w:eastAsia="Times New Roman" w:hAnsi="Times New Roman" w:cs="David" w:hint="cs"/>
          <w:sz w:val="24"/>
          <w:szCs w:val="24"/>
          <w:rtl/>
          <w:lang w:eastAsia="he-IL"/>
        </w:rPr>
        <w:t>על פי</w:t>
      </w:r>
      <w:r w:rsidRPr="000206FA">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w:t>
      </w:r>
      <w:r w:rsidRPr="000206FA">
        <w:rPr>
          <w:rFonts w:ascii="Times New Roman" w:eastAsia="Times New Roman" w:hAnsi="Times New Roman" w:cs="David" w:hint="cs"/>
          <w:sz w:val="24"/>
          <w:szCs w:val="24"/>
          <w:rtl/>
          <w:lang w:eastAsia="he-IL"/>
        </w:rPr>
        <w:t>על פ</w:t>
      </w:r>
      <w:r w:rsidRPr="000206FA">
        <w:rPr>
          <w:rFonts w:ascii="Times New Roman" w:eastAsia="Times New Roman" w:hAnsi="Times New Roman" w:cs="David"/>
          <w:sz w:val="24"/>
          <w:szCs w:val="24"/>
          <w:rtl/>
          <w:lang w:eastAsia="he-IL"/>
        </w:rPr>
        <w:t>י חוזה זה. וזאת מבלי לגרוע מהאמור להלן בסיפא לס"ק זה.</w:t>
      </w:r>
    </w:p>
    <w:p w14:paraId="601DDCCD" w14:textId="77777777" w:rsidR="000206FA" w:rsidRPr="000206FA" w:rsidRDefault="000206FA" w:rsidP="00C8505B">
      <w:pPr>
        <w:keepNext/>
        <w:widowControl w:val="0"/>
        <w:spacing w:before="0" w:beforeAutospacing="0" w:after="200" w:afterAutospacing="0" w:line="240" w:lineRule="auto"/>
        <w:ind w:left="798"/>
        <w:jc w:val="both"/>
        <w:outlineLvl w:val="1"/>
        <w:rPr>
          <w:rFonts w:ascii="Times New Roman" w:eastAsia="Times New Roman" w:hAnsi="Times New Roman" w:cs="David"/>
          <w:bCs/>
          <w:sz w:val="20"/>
          <w:szCs w:val="24"/>
          <w:rtl/>
          <w:lang w:eastAsia="he-IL"/>
        </w:rPr>
      </w:pPr>
      <w:r w:rsidRPr="000206FA">
        <w:rPr>
          <w:rFonts w:ascii="Times New Roman" w:eastAsia="Times New Roman" w:hAnsi="Times New Roman" w:cs="David"/>
          <w:b/>
          <w:sz w:val="20"/>
          <w:szCs w:val="24"/>
          <w:rtl/>
          <w:lang w:eastAsia="he-IL"/>
        </w:rPr>
        <w:t>ה</w:t>
      </w:r>
      <w:r w:rsidR="00B17D15">
        <w:rPr>
          <w:rFonts w:ascii="Times New Roman" w:eastAsia="Times New Roman" w:hAnsi="Times New Roman" w:cs="David"/>
          <w:b/>
          <w:sz w:val="20"/>
          <w:szCs w:val="24"/>
          <w:rtl/>
          <w:lang w:eastAsia="he-IL"/>
        </w:rPr>
        <w:t>יועץ</w:t>
      </w:r>
      <w:r w:rsidRPr="000206FA">
        <w:rPr>
          <w:rFonts w:ascii="Times New Roman" w:eastAsia="Times New Roman" w:hAnsi="Times New Roman" w:cs="David"/>
          <w:b/>
          <w:sz w:val="20"/>
          <w:szCs w:val="24"/>
          <w:rtl/>
          <w:lang w:eastAsia="he-IL"/>
        </w:rPr>
        <w:t xml:space="preserve"> מתחייב בזה</w:t>
      </w:r>
      <w:r w:rsidRPr="000206FA">
        <w:rPr>
          <w:rFonts w:ascii="Times New Roman" w:eastAsia="Times New Roman" w:hAnsi="Times New Roman" w:cs="David" w:hint="cs"/>
          <w:b/>
          <w:sz w:val="20"/>
          <w:szCs w:val="24"/>
          <w:rtl/>
          <w:lang w:eastAsia="he-IL"/>
        </w:rPr>
        <w:t>,</w:t>
      </w:r>
      <w:r w:rsidRPr="000206FA">
        <w:rPr>
          <w:rFonts w:ascii="Times New Roman" w:eastAsia="Times New Roman" w:hAnsi="Times New Roman" w:cs="David"/>
          <w:b/>
          <w:sz w:val="20"/>
          <w:szCs w:val="24"/>
          <w:rtl/>
          <w:lang w:eastAsia="he-IL"/>
        </w:rPr>
        <w:t xml:space="preserve"> כי כל דרישה</w:t>
      </w:r>
      <w:r w:rsidRPr="000206FA">
        <w:rPr>
          <w:rFonts w:ascii="Times New Roman" w:eastAsia="Times New Roman" w:hAnsi="Times New Roman" w:cs="David" w:hint="cs"/>
          <w:b/>
          <w:sz w:val="20"/>
          <w:szCs w:val="24"/>
          <w:rtl/>
          <w:lang w:eastAsia="he-IL"/>
        </w:rPr>
        <w:t xml:space="preserve"> ו/או תלונה</w:t>
      </w:r>
      <w:r w:rsidRPr="000206FA">
        <w:rPr>
          <w:rFonts w:ascii="Times New Roman" w:eastAsia="Times New Roman" w:hAnsi="Times New Roman" w:cs="David"/>
          <w:b/>
          <w:sz w:val="20"/>
          <w:szCs w:val="24"/>
          <w:rtl/>
          <w:lang w:eastAsia="he-IL"/>
        </w:rPr>
        <w:t xml:space="preserve"> </w:t>
      </w:r>
      <w:r w:rsidRPr="000206FA">
        <w:rPr>
          <w:rFonts w:ascii="Times New Roman" w:eastAsia="Times New Roman" w:hAnsi="Times New Roman" w:cs="David" w:hint="cs"/>
          <w:b/>
          <w:sz w:val="20"/>
          <w:szCs w:val="24"/>
          <w:rtl/>
          <w:lang w:eastAsia="he-IL"/>
        </w:rPr>
        <w:t xml:space="preserve">ו/או </w:t>
      </w:r>
      <w:r w:rsidRPr="000206FA">
        <w:rPr>
          <w:rFonts w:ascii="Times New Roman" w:eastAsia="Times New Roman" w:hAnsi="Times New Roman" w:cs="David"/>
          <w:b/>
          <w:sz w:val="20"/>
          <w:szCs w:val="24"/>
          <w:rtl/>
          <w:lang w:eastAsia="he-IL"/>
        </w:rPr>
        <w:t>טענה ו/או תביעה, ככל שתהיינה לו כנגד המזמין בגין חיובי המזמין ע</w:t>
      </w:r>
      <w:r w:rsidRPr="000206FA">
        <w:rPr>
          <w:rFonts w:ascii="Times New Roman" w:eastAsia="Times New Roman" w:hAnsi="Times New Roman" w:cs="David" w:hint="cs"/>
          <w:b/>
          <w:sz w:val="20"/>
          <w:szCs w:val="24"/>
          <w:rtl/>
          <w:lang w:eastAsia="he-IL"/>
        </w:rPr>
        <w:t>ל פי</w:t>
      </w:r>
      <w:r w:rsidRPr="000206FA">
        <w:rPr>
          <w:rFonts w:ascii="Times New Roman" w:eastAsia="Times New Roman" w:hAnsi="Times New Roman" w:cs="David"/>
          <w:b/>
          <w:sz w:val="20"/>
          <w:szCs w:val="24"/>
          <w:rtl/>
          <w:lang w:eastAsia="he-IL"/>
        </w:rPr>
        <w:t xml:space="preserve"> חוזה זה, תוגבל עד לגובה חלקו היחסי של כל אחד מיחידי המזמין כמפורט בנספח </w:t>
      </w:r>
      <w:r w:rsidRPr="000206FA">
        <w:rPr>
          <w:rFonts w:ascii="Times New Roman" w:eastAsia="Times New Roman" w:hAnsi="Times New Roman" w:cs="David" w:hint="cs"/>
          <w:bCs/>
          <w:sz w:val="20"/>
          <w:szCs w:val="24"/>
          <w:rtl/>
          <w:lang w:eastAsia="he-IL"/>
        </w:rPr>
        <w:t>א</w:t>
      </w:r>
      <w:r w:rsidRPr="000206FA">
        <w:rPr>
          <w:rFonts w:ascii="Times New Roman" w:eastAsia="Times New Roman" w:hAnsi="Times New Roman" w:cs="David" w:hint="cs"/>
          <w:b/>
          <w:sz w:val="20"/>
          <w:szCs w:val="24"/>
          <w:rtl/>
          <w:lang w:eastAsia="he-IL"/>
        </w:rPr>
        <w:t>'</w:t>
      </w:r>
      <w:r w:rsidRPr="000206FA">
        <w:rPr>
          <w:rFonts w:ascii="Times New Roman" w:eastAsia="Times New Roman" w:hAnsi="Times New Roman" w:cs="David"/>
          <w:b/>
          <w:sz w:val="20"/>
          <w:szCs w:val="24"/>
          <w:rtl/>
          <w:lang w:eastAsia="he-IL"/>
        </w:rPr>
        <w:t>. אותו דין</w:t>
      </w:r>
      <w:r w:rsidRPr="000206FA">
        <w:rPr>
          <w:rFonts w:ascii="Times New Roman" w:eastAsia="Times New Roman" w:hAnsi="Times New Roman" w:cs="David" w:hint="cs"/>
          <w:b/>
          <w:sz w:val="20"/>
          <w:szCs w:val="24"/>
          <w:rtl/>
          <w:lang w:eastAsia="he-IL"/>
        </w:rPr>
        <w:t>,</w:t>
      </w:r>
      <w:r w:rsidRPr="000206FA">
        <w:rPr>
          <w:rFonts w:ascii="Times New Roman" w:eastAsia="Times New Roman" w:hAnsi="Times New Roman" w:cs="David"/>
          <w:b/>
          <w:sz w:val="20"/>
          <w:szCs w:val="24"/>
          <w:rtl/>
          <w:lang w:eastAsia="he-IL"/>
        </w:rPr>
        <w:t xml:space="preserve"> יחול לגבי תביעה של מי מיחידי המזמין כנגד ה</w:t>
      </w:r>
      <w:r w:rsidR="00B17D15">
        <w:rPr>
          <w:rFonts w:ascii="Times New Roman" w:eastAsia="Times New Roman" w:hAnsi="Times New Roman" w:cs="David"/>
          <w:b/>
          <w:sz w:val="20"/>
          <w:szCs w:val="24"/>
          <w:rtl/>
          <w:lang w:eastAsia="he-IL"/>
        </w:rPr>
        <w:t>יועץ</w:t>
      </w:r>
      <w:r w:rsidRPr="000206FA">
        <w:rPr>
          <w:rFonts w:ascii="Times New Roman" w:eastAsia="Times New Roman" w:hAnsi="Times New Roman" w:cs="David" w:hint="cs"/>
          <w:b/>
          <w:sz w:val="20"/>
          <w:szCs w:val="24"/>
          <w:rtl/>
          <w:lang w:eastAsia="he-IL"/>
        </w:rPr>
        <w:t>.</w:t>
      </w:r>
      <w:r w:rsidRPr="000206FA">
        <w:rPr>
          <w:rFonts w:ascii="Times New Roman" w:eastAsia="Times New Roman" w:hAnsi="Times New Roman" w:cs="David"/>
          <w:b/>
          <w:sz w:val="20"/>
          <w:szCs w:val="24"/>
          <w:rtl/>
          <w:lang w:eastAsia="he-IL"/>
        </w:rPr>
        <w:t xml:space="preserve"> קרי</w:t>
      </w:r>
      <w:r w:rsidRPr="000206FA">
        <w:rPr>
          <w:rFonts w:ascii="Times New Roman" w:eastAsia="Times New Roman" w:hAnsi="Times New Roman" w:cs="David" w:hint="cs"/>
          <w:b/>
          <w:sz w:val="20"/>
          <w:szCs w:val="24"/>
          <w:rtl/>
          <w:lang w:eastAsia="he-IL"/>
        </w:rPr>
        <w:t>,</w:t>
      </w:r>
      <w:r w:rsidRPr="000206FA">
        <w:rPr>
          <w:rFonts w:ascii="Times New Roman" w:eastAsia="Times New Roman" w:hAnsi="Times New Roman" w:cs="David"/>
          <w:b/>
          <w:sz w:val="20"/>
          <w:szCs w:val="24"/>
          <w:rtl/>
          <w:lang w:eastAsia="he-IL"/>
        </w:rPr>
        <w:t xml:space="preserve"> תביעה כאמור</w:t>
      </w:r>
      <w:r w:rsidRPr="000206FA">
        <w:rPr>
          <w:rFonts w:ascii="Times New Roman" w:eastAsia="Times New Roman" w:hAnsi="Times New Roman" w:cs="David" w:hint="cs"/>
          <w:b/>
          <w:sz w:val="20"/>
          <w:szCs w:val="24"/>
          <w:rtl/>
          <w:lang w:eastAsia="he-IL"/>
        </w:rPr>
        <w:t>,</w:t>
      </w:r>
      <w:r w:rsidRPr="000206FA">
        <w:rPr>
          <w:rFonts w:ascii="Times New Roman" w:eastAsia="Times New Roman" w:hAnsi="Times New Roman" w:cs="David"/>
          <w:b/>
          <w:sz w:val="20"/>
          <w:szCs w:val="24"/>
          <w:rtl/>
          <w:lang w:eastAsia="he-IL"/>
        </w:rPr>
        <w:t xml:space="preserve"> תוגבל עד לגובה חלקו היחסי של התובע במזמין  כמפורט בנספח </w:t>
      </w:r>
      <w:r w:rsidRPr="000206FA">
        <w:rPr>
          <w:rFonts w:ascii="Times New Roman" w:eastAsia="Times New Roman" w:hAnsi="Times New Roman" w:cs="David" w:hint="cs"/>
          <w:bCs/>
          <w:sz w:val="20"/>
          <w:szCs w:val="24"/>
          <w:rtl/>
          <w:lang w:eastAsia="he-IL"/>
        </w:rPr>
        <w:t>א</w:t>
      </w:r>
      <w:r w:rsidRPr="000206FA">
        <w:rPr>
          <w:rFonts w:ascii="Times New Roman" w:eastAsia="Times New Roman" w:hAnsi="Times New Roman" w:cs="David" w:hint="cs"/>
          <w:b/>
          <w:sz w:val="20"/>
          <w:szCs w:val="24"/>
          <w:rtl/>
          <w:lang w:eastAsia="he-IL"/>
        </w:rPr>
        <w:t>'</w:t>
      </w:r>
      <w:r w:rsidRPr="000206FA">
        <w:rPr>
          <w:rFonts w:ascii="Times New Roman" w:eastAsia="Times New Roman" w:hAnsi="Times New Roman" w:cs="David"/>
          <w:b/>
          <w:sz w:val="20"/>
          <w:szCs w:val="24"/>
          <w:rtl/>
          <w:lang w:eastAsia="he-IL"/>
        </w:rPr>
        <w:t>.</w:t>
      </w:r>
    </w:p>
    <w:p w14:paraId="74AC8474"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19624A22" w14:textId="77777777" w:rsidR="000206FA" w:rsidRPr="000206FA" w:rsidRDefault="000206FA" w:rsidP="00C8505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למען הסר ספק</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מוסכם ומוצהר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יהיה זכאי, בכל מקרה ובכל נסיבות, להפסיק את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מכל סיבה שהיא וכל תובענה כאמור תוגש, באם תוגש, רק לאחר השלמת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ו/או עם סיום חוזה זה, לפי העניין.</w:t>
      </w:r>
    </w:p>
    <w:p w14:paraId="6AC2B4B8"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ותשולמנה על ידו.</w:t>
      </w:r>
    </w:p>
    <w:p w14:paraId="4A9BE3CA"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חוזה זה על נספחיו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597E9A44" w14:textId="77777777" w:rsidR="000206FA" w:rsidRPr="000206FA" w:rsidRDefault="000206FA" w:rsidP="00C8505B">
      <w:pPr>
        <w:widowControl w:val="0"/>
        <w:numPr>
          <w:ilvl w:val="1"/>
          <w:numId w:val="1"/>
        </w:numPr>
        <w:spacing w:before="0" w:beforeAutospacing="0" w:after="720" w:afterAutospacing="0" w:line="240" w:lineRule="auto"/>
        <w:ind w:left="788" w:right="0" w:hanging="431"/>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0206FA">
        <w:rPr>
          <w:rFonts w:ascii="Times New Roman" w:eastAsia="Times New Roman" w:hAnsi="Times New Roman" w:cs="David" w:hint="cs"/>
          <w:sz w:val="20"/>
          <w:szCs w:val="24"/>
          <w:rtl/>
          <w:lang w:eastAsia="he-IL"/>
        </w:rPr>
        <w:t>רשום</w:t>
      </w:r>
      <w:r w:rsidRPr="000206FA">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תחשב היא כמתקבלת ביום משלוח או מסירתה כאמור.</w:t>
      </w:r>
    </w:p>
    <w:p w14:paraId="68F11365" w14:textId="77777777" w:rsidR="000206FA" w:rsidRPr="000206FA" w:rsidRDefault="000206FA" w:rsidP="00C8505B">
      <w:pPr>
        <w:widowControl w:val="0"/>
        <w:spacing w:before="0" w:beforeAutospacing="0" w:after="720" w:afterAutospacing="0" w:line="240" w:lineRule="auto"/>
        <w:ind w:left="788"/>
        <w:jc w:val="both"/>
        <w:rPr>
          <w:rFonts w:ascii="Times New Roman" w:eastAsia="Times New Roman" w:hAnsi="Times New Roman" w:cs="David"/>
          <w:sz w:val="20"/>
          <w:szCs w:val="24"/>
          <w:rtl/>
          <w:lang w:eastAsia="he-IL"/>
        </w:rPr>
      </w:pPr>
    </w:p>
    <w:p w14:paraId="0381EABA" w14:textId="77777777" w:rsidR="000206FA" w:rsidRDefault="000206FA" w:rsidP="000206FA">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0206FA">
        <w:rPr>
          <w:rFonts w:ascii="Times New Roman" w:eastAsia="Times New Roman" w:hAnsi="Times New Roman" w:cs="David"/>
          <w:bCs/>
          <w:sz w:val="20"/>
          <w:szCs w:val="24"/>
          <w:rtl/>
          <w:lang w:eastAsia="he-IL"/>
        </w:rPr>
        <w:t>ולראיה באו הצדדים על החתום:</w:t>
      </w:r>
    </w:p>
    <w:p w14:paraId="2A169DAA" w14:textId="77777777" w:rsidR="00C8505B" w:rsidRDefault="00C8505B" w:rsidP="000206FA">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40AB5029" w14:textId="77777777" w:rsidR="00C8505B" w:rsidRDefault="00C8505B" w:rsidP="000206FA">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072F00BA" w14:textId="77777777" w:rsidR="00C8505B" w:rsidRPr="000206FA" w:rsidRDefault="00C8505B" w:rsidP="000206FA">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313B8C27" w14:textId="77777777" w:rsidR="00C8505B" w:rsidRPr="00894E04" w:rsidRDefault="00C8505B" w:rsidP="00894E04">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u w:val="single"/>
          <w:rtl/>
          <w:lang w:eastAsia="he-IL"/>
        </w:rPr>
      </w:pPr>
      <w:r w:rsidRPr="00C521D8">
        <w:rPr>
          <w:rFonts w:ascii="Times New Roman" w:eastAsia="Times New Roman" w:hAnsi="Times New Roman" w:cs="David"/>
          <w:sz w:val="24"/>
          <w:szCs w:val="24"/>
          <w:rtl/>
          <w:lang w:eastAsia="he-IL"/>
        </w:rPr>
        <w:tab/>
      </w:r>
      <w:sdt>
        <w:sdtPr>
          <w:rPr>
            <w:rFonts w:ascii="Times New Roman" w:eastAsia="Times New Roman" w:hAnsi="Times New Roman" w:cs="David"/>
            <w:color w:val="00B0F0"/>
            <w:sz w:val="24"/>
            <w:szCs w:val="24"/>
            <w:u w:val="single"/>
            <w:rtl/>
            <w:lang w:eastAsia="he-IL"/>
          </w:rPr>
          <w:alias w:val="שם ספק"/>
          <w:tag w:val="cntSupllierName"/>
          <w:id w:val="1670520945"/>
          <w:placeholder>
            <w:docPart w:val="20579797545D431A867D81A2BA3E2DC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4" w:author="גרמן קגנובסקי" w:date="2020-10-28T13:15:00Z">
            <w:r w:rsidR="00946186">
              <w:rPr>
                <w:rFonts w:ascii="Times New Roman" w:eastAsia="Times New Roman" w:hAnsi="Times New Roman" w:cs="David" w:hint="cs"/>
                <w:color w:val="00B0F0"/>
                <w:sz w:val="24"/>
                <w:szCs w:val="24"/>
                <w:u w:val="single"/>
                <w:lang w:eastAsia="he-IL"/>
              </w:rPr>
              <w:t>ESD</w:t>
            </w:r>
            <w:r w:rsidR="00946186">
              <w:rPr>
                <w:rFonts w:ascii="Times New Roman" w:eastAsia="Times New Roman" w:hAnsi="Times New Roman" w:cs="David" w:hint="cs"/>
                <w:color w:val="00B0F0"/>
                <w:sz w:val="24"/>
                <w:szCs w:val="24"/>
                <w:u w:val="single"/>
                <w:rtl/>
                <w:lang w:eastAsia="he-IL"/>
              </w:rPr>
              <w:t xml:space="preserve"> פיתוח סביבה וקיימות בע''מ</w:t>
            </w:r>
          </w:ins>
        </w:sdtContent>
      </w:sdt>
      <w:r w:rsidRPr="00894E04">
        <w:rPr>
          <w:rFonts w:ascii="Times New Roman" w:eastAsia="Times New Roman" w:hAnsi="Times New Roman" w:cs="David"/>
          <w:color w:val="00B0F0"/>
          <w:sz w:val="24"/>
          <w:szCs w:val="24"/>
          <w:rtl/>
          <w:lang w:eastAsia="he-IL"/>
        </w:rPr>
        <w:tab/>
      </w:r>
      <w:sdt>
        <w:sdtPr>
          <w:rPr>
            <w:rFonts w:ascii="Times New Roman" w:eastAsia="Times New Roman" w:hAnsi="Times New Roman" w:cs="David"/>
            <w:color w:val="00B0F0"/>
            <w:sz w:val="24"/>
            <w:szCs w:val="24"/>
            <w:rtl/>
            <w:lang w:eastAsia="he-IL"/>
          </w:rPr>
          <w:alias w:val="שם צד א"/>
          <w:tag w:val="cmtTzadAName"/>
          <w:id w:val="1608008658"/>
          <w:placeholder>
            <w:docPart w:val="C7B89E4FD76B42709519566B88C390D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rPr>
            <w:u w:val="single"/>
          </w:rPr>
        </w:sdtEndPr>
        <w:sdtContent>
          <w:ins w:id="5" w:author="גרמן קגנובסקי" w:date="2020-10-28T13:15:00Z">
            <w:r w:rsidR="00946186" w:rsidRPr="007E7737">
              <w:rPr>
                <w:rStyle w:val="PlaceholderText"/>
                <w:rtl/>
              </w:rPr>
              <w:t>[שם צד א]</w:t>
            </w:r>
          </w:ins>
        </w:sdtContent>
      </w:sdt>
    </w:p>
    <w:p w14:paraId="547C90EE" w14:textId="77777777" w:rsidR="00C8505B"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r>
      <w:r>
        <w:rPr>
          <w:rFonts w:ascii="Times New Roman" w:eastAsia="Times New Roman" w:hAnsi="Times New Roman" w:cs="David" w:hint="cs"/>
          <w:sz w:val="24"/>
          <w:szCs w:val="24"/>
          <w:rtl/>
          <w:lang w:eastAsia="he-IL"/>
        </w:rPr>
        <w:t xml:space="preserve">             </w:t>
      </w:r>
      <w:r w:rsidRPr="00C521D8">
        <w:rPr>
          <w:rFonts w:ascii="Times New Roman" w:eastAsia="Times New Roman" w:hAnsi="Times New Roman" w:cs="David"/>
          <w:sz w:val="24"/>
          <w:szCs w:val="24"/>
          <w:rtl/>
          <w:lang w:eastAsia="he-IL"/>
        </w:rPr>
        <w:t>היועץ</w:t>
      </w:r>
      <w:r w:rsidRPr="00C521D8">
        <w:rPr>
          <w:rFonts w:ascii="Times New Roman" w:eastAsia="Times New Roman" w:hAnsi="Times New Roman" w:cs="David"/>
          <w:sz w:val="24"/>
          <w:szCs w:val="24"/>
          <w:lang w:eastAsia="he-IL"/>
        </w:rPr>
        <w:t xml:space="preserve"> </w:t>
      </w:r>
      <w:r w:rsidRPr="00C521D8">
        <w:rPr>
          <w:rFonts w:ascii="Times New Roman" w:eastAsia="Times New Roman" w:hAnsi="Times New Roman" w:cs="David"/>
          <w:sz w:val="24"/>
          <w:szCs w:val="24"/>
          <w:rtl/>
          <w:lang w:eastAsia="he-IL"/>
        </w:rPr>
        <w:tab/>
      </w:r>
      <w:r>
        <w:rPr>
          <w:rFonts w:ascii="Times New Roman" w:eastAsia="Times New Roman" w:hAnsi="Times New Roman" w:cs="David"/>
          <w:sz w:val="24"/>
          <w:szCs w:val="24"/>
          <w:lang w:eastAsia="he-IL"/>
        </w:rPr>
        <w:t xml:space="preserve">                                                                              </w:t>
      </w:r>
      <w:r w:rsidRPr="00C521D8">
        <w:rPr>
          <w:rFonts w:ascii="Times New Roman" w:eastAsia="Times New Roman" w:hAnsi="Times New Roman" w:cs="David"/>
          <w:sz w:val="24"/>
          <w:szCs w:val="24"/>
          <w:lang w:eastAsia="he-IL"/>
        </w:rPr>
        <w:t xml:space="preserve"> </w:t>
      </w:r>
      <w:r w:rsidRPr="00C521D8">
        <w:rPr>
          <w:rFonts w:ascii="Times New Roman" w:eastAsia="Times New Roman" w:hAnsi="Times New Roman" w:cs="David"/>
          <w:sz w:val="24"/>
          <w:szCs w:val="24"/>
          <w:rtl/>
          <w:lang w:eastAsia="he-IL"/>
        </w:rPr>
        <w:t>המזמין</w:t>
      </w:r>
      <w:r w:rsidRPr="00C521D8">
        <w:rPr>
          <w:rFonts w:ascii="Times New Roman" w:eastAsia="Times New Roman" w:hAnsi="Times New Roman" w:cs="David"/>
          <w:sz w:val="24"/>
          <w:szCs w:val="24"/>
          <w:lang w:eastAsia="he-IL"/>
        </w:rPr>
        <w:t xml:space="preserve"> </w:t>
      </w:r>
    </w:p>
    <w:p w14:paraId="49D0CF5B" w14:textId="77777777" w:rsidR="00C8505B"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AAFA82D" w14:textId="77777777" w:rsidR="00C8505B"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FD3C98B" w14:textId="77777777" w:rsidR="00C8505B"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AE7DBB9" w14:textId="77777777" w:rsidR="00C8505B" w:rsidRPr="00C521D8"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BE5165C" w14:textId="77777777" w:rsidR="00C8505B" w:rsidRPr="00C521D8" w:rsidRDefault="00C8505B" w:rsidP="00C8505B">
      <w:pPr>
        <w:widowControl w:val="0"/>
        <w:spacing w:before="0" w:beforeAutospacing="0" w:after="0" w:afterAutospacing="0" w:line="276"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אני הח"מ, ______________ עו"ד/ רו"ח מרח' __________ מאשר כי ה"ה __________ הם שחתמו בשם היועץ על החוזה דלעיל וכי חתימתם המשותפת בצירוף חותמת החברה מחייבת את היועץ לעני</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ן זה. </w:t>
      </w:r>
    </w:p>
    <w:p w14:paraId="3E978C35" w14:textId="77777777" w:rsidR="00C8505B" w:rsidRDefault="00C8505B" w:rsidP="00C8505B">
      <w:pPr>
        <w:widowControl w:val="0"/>
        <w:spacing w:before="0" w:beforeAutospacing="0" w:after="0" w:afterAutospacing="0" w:line="276"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תאריך :  _______________</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p>
    <w:p w14:paraId="56EA9D5A" w14:textId="77777777" w:rsidR="00C8505B" w:rsidRPr="00C521D8" w:rsidRDefault="00C8505B" w:rsidP="00C8505B">
      <w:pPr>
        <w:widowControl w:val="0"/>
        <w:spacing w:before="0" w:beforeAutospacing="0" w:after="0" w:afterAutospacing="0" w:line="276"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חתימה וחותמת עו"ד/ רו"ח : ________________</w:t>
      </w:r>
    </w:p>
    <w:p w14:paraId="01A36635" w14:textId="77777777" w:rsidR="00C8505B" w:rsidRDefault="00C8505B" w:rsidP="00C8505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7494B0EE" w14:textId="77777777" w:rsidR="00C8505B" w:rsidRDefault="00C8505B" w:rsidP="00C8505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075484B7" w14:textId="77777777" w:rsidR="00C8505B" w:rsidRPr="00B27B4C" w:rsidRDefault="00C8505B" w:rsidP="00C8505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50740EDC"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0F6AF879"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5CAF8AD" w14:textId="77777777" w:rsidR="00C8505B" w:rsidRPr="00B27B4C" w:rsidRDefault="00C8505B" w:rsidP="00C8505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E785B01DA0A849F6B937B3A21974C3B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6" w:author="גרמן קגנובסקי" w:date="2020-10-28T12:53:00Z">
            <w:r w:rsidR="009172B6">
              <w:rPr>
                <w:rFonts w:ascii="Times New Roman" w:eastAsia="Times New Roman" w:hAnsi="Times New Roman" w:cs="David" w:hint="cs"/>
                <w:color w:val="00B0F0"/>
                <w:sz w:val="24"/>
                <w:szCs w:val="24"/>
                <w:rtl/>
                <w:lang w:eastAsia="he-IL"/>
              </w:rPr>
              <w:t>רעננה</w:t>
            </w:r>
          </w:ins>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0341A877627D42C088AE6461DEB72CB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7" w:author="גרמן קגנובסקי" w:date="2020-10-28T12:53:00Z">
            <w:r w:rsidR="009172B6">
              <w:rPr>
                <w:rFonts w:ascii="Times New Roman" w:eastAsia="Times New Roman" w:hAnsi="Times New Roman" w:cs="David" w:hint="cs"/>
                <w:color w:val="00B0F0"/>
                <w:sz w:val="24"/>
                <w:szCs w:val="24"/>
                <w:rtl/>
              </w:rPr>
              <w:t>סביוני רעננה צפון</w:t>
            </w:r>
          </w:ins>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FCDCEC09241D408AB14BFB8F5571F68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8" w:author="גרמן קגנובסקי" w:date="2020-10-28T13:21:00Z">
            <w:r w:rsidR="00946186">
              <w:rPr>
                <w:rFonts w:ascii="Times New Roman" w:eastAsia="Times New Roman" w:hAnsi="Times New Roman" w:cs="David" w:hint="cs"/>
                <w:color w:val="00B0F0"/>
                <w:sz w:val="24"/>
                <w:szCs w:val="24"/>
                <w:rtl/>
              </w:rPr>
              <w:t>הקמה 150 יח''ד ומסחר על גבי החניון תת קרקעי</w:t>
            </w:r>
          </w:ins>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26B2B999"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186F7A0" w14:textId="77777777" w:rsidR="00C8505B" w:rsidRPr="00B27B4C" w:rsidRDefault="00C8505B" w:rsidP="00C8505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5BF16C7DABDF46969C169C4E32281F7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ins w:id="9" w:author="גרמן קגנובסקי" w:date="2020-10-28T13:21:00Z">
            <w:r w:rsidR="00946186">
              <w:rPr>
                <w:rFonts w:ascii="Times New Roman" w:eastAsia="Times New Roman" w:hAnsi="Times New Roman" w:cs="David" w:hint="cs"/>
                <w:color w:val="008000"/>
                <w:sz w:val="24"/>
                <w:szCs w:val="24"/>
                <w:rtl/>
              </w:rPr>
              <w:t>רע/708</w:t>
            </w:r>
          </w:ins>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62C3FA2D771A41698EE281C8F6E673E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ins w:id="10" w:author="גרמן קגנובסקי" w:date="2020-10-28T13:16:00Z">
            <w:r w:rsidR="00946186">
              <w:rPr>
                <w:rFonts w:ascii="Times New Roman" w:eastAsia="Times New Roman" w:hAnsi="Times New Roman" w:cs="David" w:hint="cs"/>
                <w:sz w:val="24"/>
                <w:szCs w:val="24"/>
                <w:rtl/>
                <w:lang w:eastAsia="he-IL"/>
              </w:rPr>
              <w:t>6578</w:t>
            </w:r>
          </w:ins>
        </w:sdtContent>
      </w:sdt>
      <w:r w:rsidRPr="00B27B4C">
        <w:rPr>
          <w:rFonts w:ascii="Times New Roman" w:eastAsia="Times New Roman" w:hAnsi="Times New Roman" w:cs="David" w:hint="cs"/>
          <w:sz w:val="24"/>
          <w:szCs w:val="24"/>
          <w:rtl/>
          <w:lang w:eastAsia="he-IL"/>
        </w:rPr>
        <w:t>.</w:t>
      </w:r>
    </w:p>
    <w:p w14:paraId="21D6952F" w14:textId="77777777" w:rsidR="00C8505B" w:rsidRPr="00B27B4C" w:rsidRDefault="00C8505B" w:rsidP="00C8505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הינם בהתאם לתכנית התקפה בעת הזמנת כל שלב.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402600AB" w14:textId="77777777" w:rsidR="00C8505B" w:rsidRPr="00B27B4C" w:rsidRDefault="00C8505B" w:rsidP="00C8505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CF47CBC" w14:textId="77777777" w:rsidR="00C8505B" w:rsidRPr="00B27B4C" w:rsidRDefault="00C8505B" w:rsidP="00C8505B">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CE83494C61044EEE8D2F651FA2729D9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11" w:author="גרמן קגנובסקי" w:date="2020-10-28T12:53:00Z">
            <w:r w:rsidR="009172B6">
              <w:rPr>
                <w:rFonts w:ascii="Times New Roman" w:eastAsia="Times New Roman" w:hAnsi="Times New Roman" w:cs="David" w:hint="cs"/>
                <w:color w:val="008000"/>
                <w:sz w:val="24"/>
                <w:szCs w:val="24"/>
                <w:rtl/>
              </w:rPr>
              <w:t>רעננה</w:t>
            </w:r>
          </w:ins>
        </w:sdtContent>
      </w:sdt>
      <w:r w:rsidRPr="00B27B4C">
        <w:rPr>
          <w:rFonts w:ascii="Times New Roman" w:eastAsia="Times New Roman" w:hAnsi="Times New Roman" w:cs="David" w:hint="cs"/>
          <w:color w:val="008000"/>
          <w:sz w:val="24"/>
          <w:szCs w:val="24"/>
          <w:rtl/>
        </w:rPr>
        <w:t>.</w:t>
      </w:r>
    </w:p>
    <w:p w14:paraId="1A61FF42" w14:textId="77777777" w:rsidR="00C8505B" w:rsidRPr="00B27B4C" w:rsidRDefault="00C8505B" w:rsidP="00C8505B">
      <w:pPr>
        <w:spacing w:before="0" w:beforeAutospacing="0" w:after="0" w:afterAutospacing="0" w:line="240" w:lineRule="auto"/>
        <w:ind w:left="720"/>
        <w:rPr>
          <w:rFonts w:ascii="Times New Roman" w:eastAsia="Times New Roman" w:hAnsi="Times New Roman" w:cs="David"/>
          <w:color w:val="FF0000"/>
          <w:sz w:val="24"/>
          <w:szCs w:val="24"/>
          <w:rtl/>
        </w:rPr>
      </w:pPr>
    </w:p>
    <w:p w14:paraId="3C8A3AFA" w14:textId="77777777" w:rsidR="00C8505B" w:rsidRPr="00B27B4C" w:rsidRDefault="00C8505B" w:rsidP="00C8505B">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1E0564E9"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FFCFB30" w14:textId="6469CF08"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10D312349E6A44ADB1A04475284893B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12" w:author="גרמן קגנובסקי" w:date="2021-03-15T14:48:00Z">
            <w:r w:rsidR="004E75D6">
              <w:rPr>
                <w:rFonts w:ascii="Times New Roman" w:eastAsia="Times New Roman" w:hAnsi="Times New Roman" w:cs="David" w:hint="cs"/>
                <w:sz w:val="24"/>
                <w:szCs w:val="24"/>
                <w:rtl/>
                <w:lang w:eastAsia="he-IL"/>
              </w:rPr>
              <w:t xml:space="preserve">גרמן קגנובסקי </w:t>
            </w:r>
          </w:ins>
        </w:sdtContent>
      </w:sdt>
    </w:p>
    <w:p w14:paraId="373D3149"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419896FC" w14:textId="77777777" w:rsidR="00C8505B" w:rsidRPr="00DE0948" w:rsidRDefault="00C8505B" w:rsidP="00C8505B">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 xml:space="preserve">התכנון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בתלת-מימד, תוך שיתוף, תיאום וקליטת הקבצים </w:t>
      </w:r>
      <w:r>
        <w:rPr>
          <w:rFonts w:ascii="Times New Roman" w:eastAsia="Times New Roman" w:hAnsi="Times New Roman" w:cs="David" w:hint="cs"/>
          <w:sz w:val="24"/>
          <w:szCs w:val="24"/>
          <w:rtl/>
          <w:lang w:eastAsia="he-IL"/>
        </w:rPr>
        <w:t>ממתכננים ויועצים 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כל תעבורת הקבצים תב</w:t>
      </w:r>
      <w:r>
        <w:rPr>
          <w:rFonts w:ascii="Times New Roman" w:eastAsia="Times New Roman" w:hAnsi="Times New Roman" w:cs="David"/>
          <w:sz w:val="24"/>
          <w:szCs w:val="24"/>
          <w:rtl/>
          <w:lang w:eastAsia="he-IL"/>
        </w:rPr>
        <w:t>וצע באמצע</w:t>
      </w:r>
      <w:r>
        <w:rPr>
          <w:rFonts w:ascii="Times New Roman" w:eastAsia="Times New Roman" w:hAnsi="Times New Roman" w:cs="David" w:hint="cs"/>
          <w:sz w:val="24"/>
          <w:szCs w:val="24"/>
          <w:rtl/>
          <w:lang w:eastAsia="he-IL"/>
        </w:rPr>
        <w:t>ות התוכנה בלבד או תוכנה אחרת לפי החלטת המזמין.</w:t>
      </w:r>
    </w:p>
    <w:p w14:paraId="15E516BE" w14:textId="77777777" w:rsidR="00C8505B" w:rsidRPr="00B27B4C" w:rsidRDefault="00C8505B" w:rsidP="00C8505B">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10A63EA8"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הם:</w:t>
      </w:r>
    </w:p>
    <w:p w14:paraId="54BE7F62"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B29AFF7" w14:textId="77777777" w:rsidR="00C8505B" w:rsidRPr="00B27B4C" w:rsidRDefault="00C8505B" w:rsidP="00C8505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ECCED75E53C643AAB12C0FFF90B716F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r w:rsidRPr="00E95AE9">
            <w:rPr>
              <w:rStyle w:val="PlaceholderText"/>
              <w:color w:val="00B0F0"/>
              <w:rtl/>
            </w:rPr>
            <w:t>[שדה נוסף 4]</w:t>
          </w:r>
        </w:sdtContent>
      </w:sdt>
    </w:p>
    <w:p w14:paraId="795056A4" w14:textId="77777777" w:rsidR="00C8505B" w:rsidRPr="00B27B4C" w:rsidRDefault="00C8505B" w:rsidP="00C8505B">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מספר העובדים המקצועיים במשרד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לצורך מתן שירותי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5F962C4BBAD3498BA4AFB5112C698CC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Pr="00E95AE9">
            <w:rPr>
              <w:rStyle w:val="PlaceholderText"/>
              <w:color w:val="00B0F0"/>
              <w:rtl/>
            </w:rPr>
            <w:t>[שדה נוסף 5]</w:t>
          </w:r>
        </w:sdtContent>
      </w:sdt>
    </w:p>
    <w:p w14:paraId="1A18CF76"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4DB9B56"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המנהל הראשי במשרד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369DA6C4C6D24BC1B4F422D7ACE96D1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r w:rsidRPr="00E95AE9">
            <w:rPr>
              <w:rStyle w:val="PlaceholderText"/>
              <w:color w:val="00B0F0"/>
              <w:rtl/>
            </w:rPr>
            <w:t>[שדה נוסף 6]</w:t>
          </w:r>
        </w:sdtContent>
      </w:sdt>
    </w:p>
    <w:p w14:paraId="37E3184C"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E27DE39"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7A84F689"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9F2F10F" w14:textId="77777777" w:rsidR="00C8505B" w:rsidRPr="00B27B4C" w:rsidRDefault="00C8505B" w:rsidP="00C8505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5816C010" w14:textId="77777777" w:rsidR="00C8505B" w:rsidRPr="00B27B4C" w:rsidRDefault="00C8505B" w:rsidP="00C8505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7BD30A10" w14:textId="77777777" w:rsidR="00C8505B" w:rsidRPr="00B27B4C" w:rsidRDefault="00C8505B" w:rsidP="00C8505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6A36095C" w14:textId="77777777" w:rsidR="00C8505B" w:rsidRPr="00B27B4C" w:rsidRDefault="00C8505B" w:rsidP="00C8505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361210DF" w14:textId="77777777" w:rsidR="00C8505B" w:rsidRPr="00B27B4C" w:rsidRDefault="00C8505B" w:rsidP="00C8505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6E1E1DEA" w14:textId="77777777" w:rsidR="00C8505B" w:rsidRPr="00B27B4C" w:rsidRDefault="00C8505B" w:rsidP="00C8505B">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146E9139" w14:textId="77777777" w:rsidR="00C8505B" w:rsidRDefault="00C8505B" w:rsidP="00C8505B">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C8505B" w14:paraId="7AF58F3E" w14:textId="77777777" w:rsidTr="00C8505B">
        <w:tc>
          <w:tcPr>
            <w:tcW w:w="3366" w:type="dxa"/>
          </w:tcPr>
          <w:p w14:paraId="70C5EAE1" w14:textId="77777777" w:rsidR="00C8505B" w:rsidRDefault="00C93D78" w:rsidP="00C8505B">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40D4E63BFBBC431DA1ECDC4E5032B0E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C8505B" w:rsidRPr="00E95AE9">
                  <w:rPr>
                    <w:rStyle w:val="PlaceholderText"/>
                    <w:color w:val="00B0F0"/>
                    <w:rtl/>
                  </w:rPr>
                  <w:t>[אחוז השתתפות צד א]</w:t>
                </w:r>
              </w:sdtContent>
            </w:sdt>
          </w:p>
          <w:p w14:paraId="73D0BC43" w14:textId="77777777" w:rsidR="00C8505B" w:rsidRDefault="00C8505B" w:rsidP="00C8505B">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29D3405D" w14:textId="77777777" w:rsidR="00C8505B" w:rsidRDefault="00C8505B" w:rsidP="00C8505B">
            <w:pPr>
              <w:widowControl w:val="0"/>
              <w:spacing w:before="0" w:beforeAutospacing="0" w:after="0" w:afterAutospacing="0" w:line="240" w:lineRule="auto"/>
              <w:ind w:left="720"/>
              <w:outlineLvl w:val="2"/>
            </w:pPr>
          </w:p>
          <w:p w14:paraId="28590A86" w14:textId="77777777" w:rsidR="00C8505B" w:rsidRDefault="00C8505B" w:rsidP="00C8505B">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39853230" w14:textId="77777777" w:rsidR="00C8505B" w:rsidRDefault="00C8505B" w:rsidP="00C8505B">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45E32E3C" w14:textId="77777777" w:rsidR="00C8505B" w:rsidRDefault="00C8505B"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3771829F" w14:textId="77777777" w:rsidR="00C8505B" w:rsidRDefault="00C8505B"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18ACEAE6" w14:textId="77777777" w:rsidR="00C8505B" w:rsidRDefault="00C8505B"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3CBC4AED" w14:textId="77777777" w:rsidR="00C8505B" w:rsidRDefault="00C8505B"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1E9349FB" w14:textId="77777777" w:rsidR="00C8505B" w:rsidRDefault="00C8505B"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1389DA88" w14:textId="77777777" w:rsidR="00C8505B" w:rsidRDefault="00C8505B"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2A915DA9" w14:textId="77777777" w:rsidR="000206FA" w:rsidRPr="000206FA" w:rsidRDefault="000206FA"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0206FA">
        <w:rPr>
          <w:rFonts w:ascii="Times New Roman" w:eastAsia="Times New Roman" w:hAnsi="Times New Roman" w:cs="David"/>
          <w:b/>
          <w:bCs/>
          <w:sz w:val="24"/>
          <w:szCs w:val="24"/>
          <w:u w:val="single"/>
          <w:rtl/>
          <w:lang w:eastAsia="he-IL"/>
        </w:rPr>
        <w:t xml:space="preserve">נספח </w:t>
      </w:r>
      <w:r w:rsidR="00C8505B">
        <w:rPr>
          <w:rFonts w:ascii="Times New Roman" w:eastAsia="Times New Roman" w:hAnsi="Times New Roman" w:cs="David" w:hint="cs"/>
          <w:b/>
          <w:bCs/>
          <w:sz w:val="24"/>
          <w:szCs w:val="24"/>
          <w:u w:val="single"/>
          <w:rtl/>
          <w:lang w:eastAsia="he-IL"/>
        </w:rPr>
        <w:t>"</w:t>
      </w:r>
      <w:r w:rsidRPr="000206FA">
        <w:rPr>
          <w:rFonts w:ascii="Times New Roman" w:eastAsia="Times New Roman" w:hAnsi="Times New Roman" w:cs="David"/>
          <w:b/>
          <w:bCs/>
          <w:sz w:val="24"/>
          <w:szCs w:val="24"/>
          <w:u w:val="single"/>
          <w:rtl/>
          <w:lang w:eastAsia="he-IL"/>
        </w:rPr>
        <w:t>ב'</w:t>
      </w:r>
      <w:r w:rsidR="00C8505B">
        <w:rPr>
          <w:rFonts w:ascii="Times New Roman" w:eastAsia="Times New Roman" w:hAnsi="Times New Roman" w:cs="David" w:hint="cs"/>
          <w:b/>
          <w:bCs/>
          <w:sz w:val="24"/>
          <w:szCs w:val="24"/>
          <w:u w:val="single"/>
          <w:rtl/>
          <w:lang w:eastAsia="he-IL"/>
        </w:rPr>
        <w:t>'</w:t>
      </w:r>
    </w:p>
    <w:p w14:paraId="25C2F676" w14:textId="77777777" w:rsidR="000206FA" w:rsidRPr="000206FA" w:rsidRDefault="000206FA"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0206FA">
        <w:rPr>
          <w:rFonts w:ascii="Times New Roman" w:eastAsia="Times New Roman" w:hAnsi="Times New Roman" w:cs="David"/>
          <w:b/>
          <w:bCs/>
          <w:sz w:val="24"/>
          <w:szCs w:val="24"/>
          <w:u w:val="single"/>
          <w:rtl/>
          <w:lang w:eastAsia="he-IL"/>
        </w:rPr>
        <w:t>שרותי ה</w:t>
      </w:r>
      <w:r w:rsidR="00B17D15">
        <w:rPr>
          <w:rFonts w:ascii="Times New Roman" w:eastAsia="Times New Roman" w:hAnsi="Times New Roman" w:cs="David"/>
          <w:b/>
          <w:bCs/>
          <w:sz w:val="24"/>
          <w:szCs w:val="24"/>
          <w:u w:val="single"/>
          <w:rtl/>
          <w:lang w:eastAsia="he-IL"/>
        </w:rPr>
        <w:t>יועץ</w:t>
      </w:r>
    </w:p>
    <w:p w14:paraId="4375CD15" w14:textId="77777777" w:rsidR="000206FA" w:rsidRPr="000206FA" w:rsidRDefault="000206FA" w:rsidP="000206FA">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1.</w:t>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b/>
          <w:bCs/>
          <w:sz w:val="24"/>
          <w:szCs w:val="24"/>
          <w:u w:val="single"/>
          <w:rtl/>
          <w:lang w:eastAsia="he-IL"/>
        </w:rPr>
        <w:t>כללי</w:t>
      </w:r>
      <w:r w:rsidRPr="000206FA">
        <w:rPr>
          <w:rFonts w:ascii="Times New Roman" w:eastAsia="Times New Roman" w:hAnsi="Times New Roman" w:cs="David"/>
          <w:sz w:val="24"/>
          <w:szCs w:val="24"/>
          <w:rtl/>
          <w:lang w:eastAsia="he-IL"/>
        </w:rPr>
        <w:t>:</w:t>
      </w:r>
    </w:p>
    <w:p w14:paraId="19496BA8" w14:textId="77777777" w:rsidR="000206FA" w:rsidRPr="000206FA" w:rsidRDefault="000206FA" w:rsidP="000206FA">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30B3DB62" w14:textId="77777777" w:rsidR="000206FA" w:rsidRPr="000206FA" w:rsidRDefault="000206FA" w:rsidP="000206FA">
      <w:pPr>
        <w:widowControl w:val="0"/>
        <w:numPr>
          <w:ilvl w:val="1"/>
          <w:numId w:val="4"/>
        </w:numPr>
        <w:tabs>
          <w:tab w:val="num" w:pos="1409"/>
        </w:tabs>
        <w:snapToGrid w:val="0"/>
        <w:spacing w:before="0" w:beforeAutospacing="0" w:after="0" w:afterAutospacing="0" w:line="360" w:lineRule="auto"/>
        <w:ind w:left="1409" w:hanging="708"/>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שירותי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כוללים את ניתוח המאפיינים, הכנת פרוגרמה לבנייה בת קיימא ואיכות סביבה בפרויקט, אשר יכללו את הפרטים הבאים:</w:t>
      </w:r>
    </w:p>
    <w:p w14:paraId="7EF3FFC9" w14:textId="77777777" w:rsidR="000206FA" w:rsidRPr="000206FA" w:rsidRDefault="000206FA" w:rsidP="000206FA">
      <w:pPr>
        <w:widowControl w:val="0"/>
        <w:numPr>
          <w:ilvl w:val="0"/>
          <w:numId w:val="5"/>
        </w:numPr>
        <w:snapToGrid w:val="0"/>
        <w:spacing w:before="0" w:beforeAutospacing="0" w:after="0" w:afterAutospacing="0" w:line="360" w:lineRule="auto"/>
        <w:ind w:left="1976" w:hanging="567"/>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בנייה ירוקה.</w:t>
      </w:r>
    </w:p>
    <w:p w14:paraId="71A8C345" w14:textId="1FFE1581" w:rsidR="000206FA" w:rsidRPr="000206FA" w:rsidRDefault="000206FA" w:rsidP="003625E6">
      <w:pPr>
        <w:widowControl w:val="0"/>
        <w:numPr>
          <w:ilvl w:val="0"/>
          <w:numId w:val="5"/>
        </w:numPr>
        <w:snapToGrid w:val="0"/>
        <w:spacing w:before="0" w:beforeAutospacing="0" w:after="0" w:afterAutospacing="0" w:line="360" w:lineRule="auto"/>
        <w:ind w:left="1976" w:hanging="567"/>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היבטים סביבתיים</w:t>
      </w:r>
      <w:r w:rsidRPr="000206FA">
        <w:rPr>
          <w:rFonts w:ascii="Times New Roman" w:eastAsia="Times New Roman" w:hAnsi="Times New Roman" w:cs="David" w:hint="cs"/>
          <w:sz w:val="24"/>
          <w:szCs w:val="24"/>
          <w:rtl/>
          <w:lang w:eastAsia="he-IL"/>
        </w:rPr>
        <w:t xml:space="preserve">, </w:t>
      </w:r>
      <w:del w:id="13" w:author="גרמן קגנובסקי" w:date="2021-03-15T14:25:00Z">
        <w:r w:rsidRPr="000206FA" w:rsidDel="003625E6">
          <w:rPr>
            <w:rFonts w:ascii="Times New Roman" w:eastAsia="Times New Roman" w:hAnsi="Times New Roman" w:cs="David" w:hint="cs"/>
            <w:sz w:val="24"/>
            <w:szCs w:val="24"/>
            <w:rtl/>
            <w:lang w:eastAsia="he-IL"/>
          </w:rPr>
          <w:delText>כולל דו"חות קרקע היסטוריים (אם יידרש).</w:delText>
        </w:r>
      </w:del>
    </w:p>
    <w:p w14:paraId="725814A4" w14:textId="660B4370" w:rsidR="000206FA" w:rsidRPr="000206FA" w:rsidRDefault="003625E6" w:rsidP="003625E6">
      <w:pPr>
        <w:widowControl w:val="0"/>
        <w:numPr>
          <w:ilvl w:val="0"/>
          <w:numId w:val="5"/>
        </w:numPr>
        <w:snapToGrid w:val="0"/>
        <w:spacing w:before="0" w:beforeAutospacing="0" w:after="0" w:afterAutospacing="0" w:line="360" w:lineRule="auto"/>
        <w:ind w:left="1976" w:hanging="567"/>
        <w:jc w:val="both"/>
        <w:rPr>
          <w:rFonts w:ascii="Times New Roman" w:eastAsia="Times New Roman" w:hAnsi="Times New Roman" w:cs="David"/>
          <w:sz w:val="24"/>
          <w:szCs w:val="24"/>
          <w:lang w:eastAsia="he-IL"/>
        </w:rPr>
      </w:pPr>
      <w:ins w:id="14" w:author="גרמן קגנובסקי" w:date="2021-03-15T14:25:00Z">
        <w:r>
          <w:rPr>
            <w:rFonts w:ascii="Times New Roman" w:eastAsia="Times New Roman" w:hAnsi="Times New Roman" w:cs="David" w:hint="cs"/>
            <w:sz w:val="24"/>
            <w:szCs w:val="24"/>
            <w:rtl/>
            <w:lang w:eastAsia="he-IL"/>
          </w:rPr>
          <w:t xml:space="preserve">בוטל </w:t>
        </w:r>
      </w:ins>
      <w:del w:id="15" w:author="גרמן קגנובסקי" w:date="2021-03-15T14:25:00Z">
        <w:r w:rsidR="000206FA" w:rsidRPr="000206FA" w:rsidDel="003625E6">
          <w:rPr>
            <w:rFonts w:ascii="Times New Roman" w:eastAsia="Times New Roman" w:hAnsi="Times New Roman" w:cs="David"/>
            <w:sz w:val="24"/>
            <w:szCs w:val="24"/>
            <w:rtl/>
            <w:lang w:eastAsia="he-IL"/>
          </w:rPr>
          <w:delText>זיהום קרקע, מים וגז קרקע.</w:delText>
        </w:r>
      </w:del>
    </w:p>
    <w:p w14:paraId="381CCB0B" w14:textId="77777777" w:rsidR="000206FA" w:rsidRPr="000206FA" w:rsidRDefault="000206FA" w:rsidP="000206FA">
      <w:pPr>
        <w:widowControl w:val="0"/>
        <w:numPr>
          <w:ilvl w:val="0"/>
          <w:numId w:val="5"/>
        </w:numPr>
        <w:snapToGrid w:val="0"/>
        <w:spacing w:before="0" w:beforeAutospacing="0" w:after="0" w:afterAutospacing="0" w:line="360" w:lineRule="auto"/>
        <w:ind w:left="1976" w:hanging="567"/>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 xml:space="preserve">כל דרישות המשרד להגנת הסביבה והאגף לאיכות הסביבה </w:t>
      </w:r>
      <w:r w:rsidRPr="000206FA">
        <w:rPr>
          <w:rFonts w:ascii="Times New Roman" w:eastAsia="Times New Roman" w:hAnsi="Times New Roman" w:cs="David" w:hint="cs"/>
          <w:sz w:val="24"/>
          <w:szCs w:val="24"/>
          <w:rtl/>
          <w:lang w:eastAsia="he-IL"/>
        </w:rPr>
        <w:t>ברשות המקומית</w:t>
      </w:r>
      <w:r w:rsidRPr="000206FA">
        <w:rPr>
          <w:rFonts w:ascii="Times New Roman" w:eastAsia="Times New Roman" w:hAnsi="Times New Roman" w:cs="David"/>
          <w:sz w:val="24"/>
          <w:szCs w:val="24"/>
          <w:rtl/>
          <w:lang w:eastAsia="he-IL"/>
        </w:rPr>
        <w:t>.</w:t>
      </w:r>
    </w:p>
    <w:p w14:paraId="43A63B63" w14:textId="77777777" w:rsidR="000206FA" w:rsidRPr="000206FA" w:rsidRDefault="000206FA" w:rsidP="000206FA">
      <w:pPr>
        <w:widowControl w:val="0"/>
        <w:numPr>
          <w:ilvl w:val="0"/>
          <w:numId w:val="5"/>
        </w:numPr>
        <w:snapToGrid w:val="0"/>
        <w:spacing w:before="0" w:beforeAutospacing="0" w:after="0" w:afterAutospacing="0" w:line="360" w:lineRule="auto"/>
        <w:ind w:left="1976" w:hanging="567"/>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מערכת אצירה, דחיסה, שינוע ופינוי פסולת ומחזור.</w:t>
      </w:r>
    </w:p>
    <w:p w14:paraId="5B412F5D" w14:textId="77777777" w:rsidR="000206FA" w:rsidRPr="000206FA" w:rsidRDefault="000206FA" w:rsidP="000206FA">
      <w:pPr>
        <w:widowControl w:val="0"/>
        <w:numPr>
          <w:ilvl w:val="0"/>
          <w:numId w:val="5"/>
        </w:numPr>
        <w:snapToGrid w:val="0"/>
        <w:spacing w:before="0" w:beforeAutospacing="0" w:after="0" w:afterAutospacing="0" w:line="360" w:lineRule="auto"/>
        <w:ind w:left="1976" w:hanging="567"/>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 xml:space="preserve">כל מרכיב שרות אחר הרגיל ומקובל על ידי </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w:t>
      </w:r>
      <w:r w:rsidRPr="000206FA">
        <w:rPr>
          <w:rFonts w:ascii="Times New Roman" w:eastAsia="Times New Roman" w:hAnsi="Times New Roman" w:cs="David" w:hint="cs"/>
          <w:sz w:val="24"/>
          <w:szCs w:val="24"/>
          <w:rtl/>
          <w:lang w:eastAsia="he-IL"/>
        </w:rPr>
        <w:t>סביבה</w:t>
      </w:r>
      <w:r w:rsidRPr="000206FA">
        <w:rPr>
          <w:rFonts w:ascii="Times New Roman" w:eastAsia="Times New Roman" w:hAnsi="Times New Roman" w:cs="David"/>
          <w:sz w:val="24"/>
          <w:szCs w:val="24"/>
          <w:rtl/>
          <w:lang w:eastAsia="he-IL"/>
        </w:rPr>
        <w:t xml:space="preserve"> בנסיבות הפרויקט.</w:t>
      </w:r>
    </w:p>
    <w:p w14:paraId="6EC2D9ED" w14:textId="77777777" w:rsidR="000206FA" w:rsidRPr="000206FA" w:rsidRDefault="000206FA" w:rsidP="000206FA">
      <w:pPr>
        <w:widowControl w:val="0"/>
        <w:snapToGrid w:val="0"/>
        <w:spacing w:before="0" w:beforeAutospacing="0" w:after="0" w:afterAutospacing="0" w:line="240" w:lineRule="auto"/>
        <w:ind w:left="1409"/>
        <w:rPr>
          <w:rFonts w:ascii="Times New Roman" w:eastAsia="Times New Roman" w:hAnsi="Times New Roman" w:cs="David"/>
          <w:sz w:val="24"/>
          <w:szCs w:val="24"/>
          <w:lang w:eastAsia="he-IL"/>
        </w:rPr>
      </w:pPr>
    </w:p>
    <w:p w14:paraId="442F3C74" w14:textId="77777777" w:rsidR="000206FA" w:rsidRPr="000206FA" w:rsidRDefault="000206FA" w:rsidP="000206FA">
      <w:pPr>
        <w:widowControl w:val="0"/>
        <w:numPr>
          <w:ilvl w:val="1"/>
          <w:numId w:val="4"/>
        </w:numPr>
        <w:tabs>
          <w:tab w:val="num" w:pos="1409"/>
        </w:tabs>
        <w:snapToGrid w:val="0"/>
        <w:spacing w:before="0" w:beforeAutospacing="0" w:after="0" w:afterAutospacing="0" w:line="360" w:lineRule="auto"/>
        <w:ind w:left="1409" w:hanging="708"/>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 xml:space="preserve">שילוב הנחיות לבנייה בת קיימא (להלן: </w:t>
      </w:r>
      <w:r w:rsidRPr="000206FA">
        <w:rPr>
          <w:rFonts w:ascii="Times New Roman" w:eastAsia="Times New Roman" w:hAnsi="Times New Roman" w:cs="David" w:hint="cs"/>
          <w:b/>
          <w:bCs/>
          <w:sz w:val="24"/>
          <w:szCs w:val="24"/>
          <w:u w:val="single"/>
          <w:rtl/>
          <w:lang w:eastAsia="he-IL"/>
        </w:rPr>
        <w:t>"בנייה ירוקה"</w:t>
      </w:r>
      <w:r w:rsidRPr="000206FA">
        <w:rPr>
          <w:rFonts w:ascii="Times New Roman" w:eastAsia="Times New Roman" w:hAnsi="Times New Roman" w:cs="David" w:hint="cs"/>
          <w:sz w:val="24"/>
          <w:szCs w:val="24"/>
          <w:rtl/>
          <w:lang w:eastAsia="he-IL"/>
        </w:rPr>
        <w:t>), הנחיות מח' איכות הסביבה ברשות המקומית בתכנון ובמפרטים עפ"י תקן ישראלי 5281 וכן תקן ישראלי 5282 ומעקב אחר התאמה בין הביצוע להנחיות התכנון.</w:t>
      </w:r>
      <w:r w:rsidRPr="000206FA">
        <w:rPr>
          <w:rFonts w:ascii="Times New Roman" w:eastAsia="Times New Roman" w:hAnsi="Times New Roman" w:cs="David"/>
          <w:sz w:val="24"/>
          <w:szCs w:val="24"/>
          <w:rtl/>
          <w:lang w:eastAsia="he-IL"/>
        </w:rPr>
        <w:br/>
      </w:r>
      <w:r w:rsidRPr="000206FA">
        <w:rPr>
          <w:rFonts w:ascii="Times New Roman" w:eastAsia="Times New Roman" w:hAnsi="Times New Roman" w:cs="David" w:hint="cs"/>
          <w:sz w:val="24"/>
          <w:szCs w:val="24"/>
          <w:rtl/>
          <w:lang w:eastAsia="he-IL"/>
        </w:rPr>
        <w:t>נושאי הייעוץ בבניה ירוקה - כוללים את פרקי התקן והינם:</w:t>
      </w:r>
    </w:p>
    <w:p w14:paraId="632F0295"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פרק 1 - אנרגיה</w:t>
      </w:r>
    </w:p>
    <w:p w14:paraId="1D83032B"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2 – קרקע</w:t>
      </w:r>
    </w:p>
    <w:p w14:paraId="461D57D2"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3 – מים</w:t>
      </w:r>
    </w:p>
    <w:p w14:paraId="6EBEECE7"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4 – חומרים</w:t>
      </w:r>
    </w:p>
    <w:p w14:paraId="2D933D0D"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5 – בריאות ורווחה</w:t>
      </w:r>
    </w:p>
    <w:p w14:paraId="0499DB31"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6 – פסולת</w:t>
      </w:r>
    </w:p>
    <w:p w14:paraId="1D7A9482"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7 – תחבורה</w:t>
      </w:r>
    </w:p>
    <w:p w14:paraId="02A0116D"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8 – ניהול אתר הבנייה</w:t>
      </w:r>
    </w:p>
    <w:p w14:paraId="51C9400A"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9 - חדשנות</w:t>
      </w:r>
    </w:p>
    <w:p w14:paraId="30AA9761" w14:textId="77777777" w:rsidR="000206FA" w:rsidRPr="000206FA" w:rsidRDefault="000206FA" w:rsidP="000206FA">
      <w:pPr>
        <w:widowControl w:val="0"/>
        <w:numPr>
          <w:ilvl w:val="1"/>
          <w:numId w:val="4"/>
        </w:numPr>
        <w:tabs>
          <w:tab w:val="num" w:pos="1409"/>
        </w:tabs>
        <w:snapToGrid w:val="0"/>
        <w:spacing w:before="0" w:beforeAutospacing="0" w:after="0" w:afterAutospacing="0" w:line="360" w:lineRule="auto"/>
        <w:ind w:left="1409" w:hanging="708"/>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u w:val="single"/>
          <w:rtl/>
          <w:lang w:eastAsia="he-IL"/>
        </w:rPr>
        <w:t>המהנדס, צוות עובדים ואמצעים</w:t>
      </w:r>
      <w:r w:rsidRPr="000206FA">
        <w:rPr>
          <w:rFonts w:ascii="Times New Roman" w:eastAsia="Times New Roman" w:hAnsi="Times New Roman" w:cs="David" w:hint="cs"/>
          <w:sz w:val="24"/>
          <w:szCs w:val="24"/>
          <w:u w:val="single"/>
          <w:rtl/>
          <w:lang w:eastAsia="he-IL"/>
        </w:rPr>
        <w:t xml:space="preserve"> של ה</w:t>
      </w:r>
      <w:r w:rsidR="00B17D15">
        <w:rPr>
          <w:rFonts w:ascii="Times New Roman" w:eastAsia="Times New Roman" w:hAnsi="Times New Roman" w:cs="David" w:hint="cs"/>
          <w:sz w:val="24"/>
          <w:szCs w:val="24"/>
          <w:u w:val="single"/>
          <w:rtl/>
          <w:lang w:eastAsia="he-IL"/>
        </w:rPr>
        <w:t>יועץ</w:t>
      </w:r>
      <w:r w:rsidRPr="000206FA">
        <w:rPr>
          <w:rFonts w:ascii="Times New Roman" w:eastAsia="Times New Roman" w:hAnsi="Times New Roman" w:cs="David" w:hint="cs"/>
          <w:sz w:val="24"/>
          <w:szCs w:val="24"/>
          <w:rtl/>
          <w:lang w:eastAsia="he-IL"/>
        </w:rPr>
        <w:t>:</w:t>
      </w:r>
    </w:p>
    <w:p w14:paraId="1B7E2341" w14:textId="77777777" w:rsidR="000206FA" w:rsidRPr="000206FA" w:rsidRDefault="000206FA" w:rsidP="000206FA">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המהנדס הבכיר יהיה בעל המשרד, אשר יהיה אחראי, מעורב וישתתף באופן אישי בכל ישיבות התכנון שיזומן אליהן ללא עוררין.</w:t>
      </w:r>
    </w:p>
    <w:p w14:paraId="511B453C" w14:textId="77777777" w:rsidR="000206FA" w:rsidRPr="000206FA" w:rsidRDefault="000206FA" w:rsidP="000206FA">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 xml:space="preserve">ראש הצוות יהיה מהנדס בכיר בעל ניסיון מוכח </w:t>
      </w:r>
      <w:r w:rsidRPr="000206FA">
        <w:rPr>
          <w:rFonts w:ascii="Times New Roman" w:eastAsia="Times New Roman" w:hAnsi="Times New Roman" w:cs="David" w:hint="cs"/>
          <w:sz w:val="24"/>
          <w:szCs w:val="24"/>
          <w:rtl/>
          <w:lang w:eastAsia="he-IL"/>
        </w:rPr>
        <w:t>בתחום הבניה הירוקה ואיכות סביבה</w:t>
      </w:r>
      <w:r w:rsidRPr="000206FA">
        <w:rPr>
          <w:rFonts w:ascii="Times New Roman" w:eastAsia="Times New Roman" w:hAnsi="Times New Roman" w:cs="David"/>
          <w:sz w:val="24"/>
          <w:szCs w:val="24"/>
          <w:rtl/>
          <w:lang w:eastAsia="he-IL"/>
        </w:rPr>
        <w:t>, אשר יאושר מראש על ידי המזמין ובמקרה הצורך יוחלף מיידית על פי דרישת המזמין.</w:t>
      </w:r>
    </w:p>
    <w:p w14:paraId="1E3BF9B9" w14:textId="77777777" w:rsidR="000206FA" w:rsidRPr="000206FA" w:rsidRDefault="000206FA" w:rsidP="000206FA">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 xml:space="preserve">ראש הצוות ישתתף בכל ישיבות התכנון שיזומן אליהן ללא הגבלה. </w:t>
      </w:r>
    </w:p>
    <w:p w14:paraId="7DE7E966" w14:textId="77777777" w:rsidR="000206FA" w:rsidRPr="000206FA" w:rsidRDefault="000206FA" w:rsidP="000206FA">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ר</w:t>
      </w:r>
      <w:r w:rsidRPr="000206FA">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 מבלי לדחות את השתתפותו.</w:t>
      </w:r>
    </w:p>
    <w:p w14:paraId="44F1DAED" w14:textId="77777777" w:rsidR="000206FA" w:rsidRPr="000206FA" w:rsidRDefault="000206FA" w:rsidP="000206FA">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צוות השרטטים של המהנדס יהיה כנדרש לתכנון ולהוצאת תכניות משורטטות לביצוע על מנת לעמוד בלוח הזמנים שנקבע על ידי מנהל הפרויקט.</w:t>
      </w:r>
    </w:p>
    <w:p w14:paraId="0D688D18" w14:textId="77777777" w:rsidR="000206FA" w:rsidRPr="000206FA" w:rsidRDefault="000206FA" w:rsidP="000206FA">
      <w:pPr>
        <w:widowControl w:val="0"/>
        <w:tabs>
          <w:tab w:val="num" w:pos="862"/>
        </w:tabs>
        <w:snapToGrid w:val="0"/>
        <w:spacing w:before="0" w:beforeAutospacing="0" w:after="0" w:afterAutospacing="0" w:line="276" w:lineRule="auto"/>
        <w:ind w:left="701"/>
        <w:rPr>
          <w:rFonts w:ascii="Times New Roman" w:eastAsia="Times New Roman" w:hAnsi="Times New Roman" w:cs="David"/>
          <w:sz w:val="24"/>
          <w:szCs w:val="24"/>
          <w:rtl/>
          <w:lang w:eastAsia="he-IL"/>
        </w:rPr>
      </w:pPr>
    </w:p>
    <w:p w14:paraId="7EF980C5" w14:textId="77777777" w:rsidR="000206FA" w:rsidRPr="000206FA" w:rsidRDefault="000206FA" w:rsidP="000206FA">
      <w:pPr>
        <w:widowControl w:val="0"/>
        <w:numPr>
          <w:ilvl w:val="1"/>
          <w:numId w:val="4"/>
        </w:numPr>
        <w:tabs>
          <w:tab w:val="num" w:pos="1409"/>
        </w:tabs>
        <w:snapToGrid w:val="0"/>
        <w:spacing w:before="0" w:beforeAutospacing="0" w:after="0" w:afterAutospacing="0" w:line="360" w:lineRule="auto"/>
        <w:ind w:left="1409" w:hanging="708"/>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על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לקבל אישור בכתב מאת המנהל לפני התחלת כל שלב או לפני כל שרות חלקי. אישור כאמור לא יהווה אישור לשכר נוסף במקרה של בדיקות נוספות או עבודה נוספת שיידרשו לאחר התקדמות התכנון לשלב הבא.</w:t>
      </w:r>
    </w:p>
    <w:p w14:paraId="44CE0877" w14:textId="77777777" w:rsidR="000206FA" w:rsidRPr="000206FA" w:rsidRDefault="000206FA" w:rsidP="000206FA">
      <w:pPr>
        <w:widowControl w:val="0"/>
        <w:snapToGrid w:val="0"/>
        <w:spacing w:before="0" w:beforeAutospacing="0" w:after="0" w:afterAutospacing="0" w:line="240" w:lineRule="auto"/>
        <w:ind w:left="1409"/>
        <w:rPr>
          <w:rFonts w:ascii="Times New Roman" w:eastAsia="Times New Roman" w:hAnsi="Times New Roman" w:cs="David"/>
          <w:sz w:val="24"/>
          <w:szCs w:val="24"/>
          <w:lang w:eastAsia="he-IL"/>
        </w:rPr>
      </w:pPr>
    </w:p>
    <w:p w14:paraId="2F27A3A9" w14:textId="77777777" w:rsidR="0004388B" w:rsidRPr="0004388B" w:rsidRDefault="0004388B" w:rsidP="0004388B">
      <w:pPr>
        <w:pStyle w:val="ListParagraph"/>
        <w:numPr>
          <w:ilvl w:val="1"/>
          <w:numId w:val="4"/>
        </w:numPr>
        <w:rPr>
          <w:sz w:val="24"/>
          <w:szCs w:val="24"/>
          <w:rtl/>
          <w:lang w:eastAsia="he-IL"/>
        </w:rPr>
      </w:pPr>
      <w:r w:rsidRPr="0004388B">
        <w:rPr>
          <w:sz w:val="24"/>
          <w:szCs w:val="24"/>
          <w:rtl/>
          <w:lang w:eastAsia="he-IL"/>
        </w:rPr>
        <w:t xml:space="preserve">תכנון הבניה הירוקה ואיכות הסביבה, יתבצע בסביבת תוכנת </w:t>
      </w:r>
      <w:r w:rsidRPr="0004388B">
        <w:rPr>
          <w:sz w:val="24"/>
          <w:szCs w:val="24"/>
          <w:lang w:eastAsia="he-IL"/>
        </w:rPr>
        <w:t>REVIT</w:t>
      </w:r>
      <w:r w:rsidRPr="0004388B">
        <w:rPr>
          <w:sz w:val="24"/>
          <w:szCs w:val="24"/>
          <w:rtl/>
          <w:lang w:eastAsia="he-IL"/>
        </w:rPr>
        <w:t xml:space="preserve"> בתלת-מימד, תוך שיתוף, תיאום וקליטת הקבצים ממתכננים ויועצים אחרים באמצעות תוכנה כדוגמת - @</w:t>
      </w:r>
      <w:r w:rsidRPr="0004388B">
        <w:rPr>
          <w:sz w:val="24"/>
          <w:szCs w:val="24"/>
          <w:lang w:eastAsia="he-IL"/>
        </w:rPr>
        <w:t>view</w:t>
      </w:r>
      <w:r w:rsidRPr="0004388B">
        <w:rPr>
          <w:sz w:val="24"/>
          <w:szCs w:val="24"/>
          <w:rtl/>
          <w:lang w:eastAsia="he-IL"/>
        </w:rPr>
        <w:t>. כל תעבורת הקבצים תבוצע באמצעות התוכנה בלבד או תוכנה אחרת לפי החלטת המזמין.</w:t>
      </w:r>
    </w:p>
    <w:p w14:paraId="1EBE497D" w14:textId="77777777" w:rsidR="000206FA" w:rsidRPr="000206FA" w:rsidRDefault="000206FA" w:rsidP="000206FA">
      <w:pPr>
        <w:widowControl w:val="0"/>
        <w:numPr>
          <w:ilvl w:val="1"/>
          <w:numId w:val="4"/>
        </w:numPr>
        <w:tabs>
          <w:tab w:val="num" w:pos="1409"/>
        </w:tabs>
        <w:snapToGrid w:val="0"/>
        <w:spacing w:before="0" w:beforeAutospacing="0" w:after="0" w:afterAutospacing="0" w:line="360" w:lineRule="auto"/>
        <w:ind w:left="1409" w:hanging="708"/>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קבלת אישור הרשות המקומית ו/או מכון התקנים  ע"י הגשת אוגדן ו/או תיק בניה ירוקה במכון התקנים.</w:t>
      </w:r>
    </w:p>
    <w:p w14:paraId="0515F1A4" w14:textId="77777777" w:rsidR="000206FA" w:rsidRPr="000206FA" w:rsidRDefault="000206FA" w:rsidP="000206FA">
      <w:pPr>
        <w:widowControl w:val="0"/>
        <w:snapToGrid w:val="0"/>
        <w:spacing w:before="0" w:beforeAutospacing="0" w:after="0" w:afterAutospacing="0" w:line="240" w:lineRule="auto"/>
        <w:ind w:left="1409"/>
        <w:rPr>
          <w:rFonts w:ascii="Times New Roman" w:eastAsia="Times New Roman" w:hAnsi="Times New Roman" w:cs="David"/>
          <w:sz w:val="24"/>
          <w:szCs w:val="24"/>
          <w:rtl/>
          <w:lang w:eastAsia="he-IL"/>
        </w:rPr>
      </w:pPr>
    </w:p>
    <w:p w14:paraId="35E3E104" w14:textId="77777777" w:rsidR="000206FA" w:rsidRPr="000206FA" w:rsidRDefault="000206FA" w:rsidP="000206FA">
      <w:pPr>
        <w:widowControl w:val="0"/>
        <w:numPr>
          <w:ilvl w:val="1"/>
          <w:numId w:val="4"/>
        </w:numPr>
        <w:tabs>
          <w:tab w:val="num" w:pos="1409"/>
        </w:tabs>
        <w:snapToGrid w:val="0"/>
        <w:spacing w:before="0" w:beforeAutospacing="0" w:after="0" w:afterAutospacing="0" w:line="360" w:lineRule="auto"/>
        <w:ind w:left="1409" w:hanging="708"/>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פיקוח על כל חלקי המבנה המשלבים מרכיבים של בניה ירוקה ואיכות הסביבה, לרבות קבלת אישור הרשויות (רשות מקומית/ מכון התקנים ו/או אחר) על מרכיב הביצוע של בנייה בת קיימא, לרבות קבלת טפסי 4 ותעודות גמר.</w:t>
      </w:r>
    </w:p>
    <w:p w14:paraId="023C3863" w14:textId="77777777" w:rsidR="000206FA" w:rsidRPr="000206FA" w:rsidRDefault="000206FA" w:rsidP="000206FA">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B4BF0F3" w14:textId="77777777" w:rsidR="000206FA" w:rsidRPr="000206FA" w:rsidRDefault="000206FA" w:rsidP="000206FA">
      <w:pPr>
        <w:widowControl w:val="0"/>
        <w:numPr>
          <w:ilvl w:val="0"/>
          <w:numId w:val="6"/>
        </w:numPr>
        <w:snapToGrid w:val="0"/>
        <w:spacing w:before="0" w:beforeAutospacing="0" w:after="0" w:afterAutospacing="0" w:line="240" w:lineRule="auto"/>
        <w:rPr>
          <w:rFonts w:ascii="Times New Roman" w:eastAsia="Times New Roman" w:hAnsi="Times New Roman" w:cs="David"/>
          <w:sz w:val="24"/>
          <w:szCs w:val="24"/>
          <w:rtl/>
          <w:lang w:eastAsia="he-IL"/>
        </w:rPr>
      </w:pPr>
      <w:r w:rsidRPr="000206FA">
        <w:rPr>
          <w:rFonts w:ascii="Times New Roman" w:eastAsia="Times New Roman" w:hAnsi="Times New Roman" w:cs="David" w:hint="cs"/>
          <w:b/>
          <w:bCs/>
          <w:sz w:val="24"/>
          <w:szCs w:val="24"/>
          <w:u w:val="single"/>
          <w:rtl/>
          <w:lang w:eastAsia="he-IL"/>
        </w:rPr>
        <w:t>פירוט</w:t>
      </w:r>
      <w:r w:rsidRPr="000206FA">
        <w:rPr>
          <w:rFonts w:ascii="Times New Roman" w:eastAsia="Times New Roman" w:hAnsi="Times New Roman" w:cs="David"/>
          <w:b/>
          <w:bCs/>
          <w:sz w:val="24"/>
          <w:szCs w:val="24"/>
          <w:u w:val="single"/>
          <w:rtl/>
          <w:lang w:eastAsia="he-IL"/>
        </w:rPr>
        <w:t xml:space="preserve"> שירותי ה</w:t>
      </w:r>
      <w:r w:rsidR="00B17D15">
        <w:rPr>
          <w:rFonts w:ascii="Times New Roman" w:eastAsia="Times New Roman" w:hAnsi="Times New Roman" w:cs="David"/>
          <w:b/>
          <w:bCs/>
          <w:sz w:val="24"/>
          <w:szCs w:val="24"/>
          <w:u w:val="single"/>
          <w:rtl/>
          <w:lang w:eastAsia="he-IL"/>
        </w:rPr>
        <w:t>יועץ</w:t>
      </w:r>
      <w:r w:rsidRPr="000206FA">
        <w:rPr>
          <w:rFonts w:ascii="Times New Roman" w:eastAsia="Times New Roman" w:hAnsi="Times New Roman" w:cs="David" w:hint="cs"/>
          <w:sz w:val="24"/>
          <w:szCs w:val="24"/>
          <w:rtl/>
          <w:lang w:eastAsia="he-IL"/>
        </w:rPr>
        <w:t>:</w:t>
      </w:r>
    </w:p>
    <w:p w14:paraId="0B6782F5" w14:textId="77777777" w:rsidR="000206FA" w:rsidRPr="000206FA"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lang w:eastAsia="he-IL"/>
        </w:rPr>
      </w:pPr>
    </w:p>
    <w:p w14:paraId="1D17B1F8" w14:textId="77777777" w:rsidR="000206FA" w:rsidRPr="000206FA"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 xml:space="preserve">העבודה תבוצע בקטעים לפי התקדמות הפרויקט והנחיות המנהל, לרבות להסדרי ביניים ואכלוס בשלבים. </w:t>
      </w:r>
    </w:p>
    <w:p w14:paraId="31133D14" w14:textId="77777777" w:rsidR="000206FA" w:rsidRPr="000206FA"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העבודה תבוצע בשלבים הכוללים את השירותים כלהלן:</w:t>
      </w:r>
    </w:p>
    <w:p w14:paraId="4A1AF4C4" w14:textId="77777777" w:rsidR="000206FA" w:rsidRPr="000206FA"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072CEE81" w14:textId="77777777" w:rsidR="000206FA" w:rsidRPr="000206FA"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2.1</w:t>
      </w:r>
      <w:r w:rsidRPr="000206FA">
        <w:rPr>
          <w:rFonts w:ascii="Times New Roman" w:eastAsia="Times New Roman" w:hAnsi="Times New Roman" w:cs="David" w:hint="cs"/>
          <w:sz w:val="24"/>
          <w:szCs w:val="24"/>
          <w:rtl/>
          <w:lang w:eastAsia="he-IL"/>
        </w:rPr>
        <w:tab/>
      </w:r>
      <w:r w:rsidRPr="000206FA">
        <w:rPr>
          <w:rFonts w:ascii="Times New Roman" w:eastAsia="Times New Roman" w:hAnsi="Times New Roman" w:cs="David" w:hint="cs"/>
          <w:sz w:val="24"/>
          <w:szCs w:val="24"/>
          <w:u w:val="single"/>
          <w:rtl/>
          <w:lang w:eastAsia="he-IL"/>
        </w:rPr>
        <w:t>תכנון מוקדם</w:t>
      </w:r>
      <w:r w:rsidRPr="000206FA">
        <w:rPr>
          <w:rFonts w:ascii="Times New Roman" w:eastAsia="Times New Roman" w:hAnsi="Times New Roman" w:cs="David" w:hint="cs"/>
          <w:sz w:val="24"/>
          <w:szCs w:val="24"/>
          <w:rtl/>
          <w:lang w:eastAsia="he-IL"/>
        </w:rPr>
        <w:t xml:space="preserve">: </w:t>
      </w:r>
    </w:p>
    <w:p w14:paraId="61C68289" w14:textId="77777777" w:rsidR="000206FA" w:rsidRPr="000206FA"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בירור הפרוגרמה עם נציג המזמין והגדרת יעד רמת הבניה הנדרשת ע"י המזמין. הגדרה ראשונית של מטרות, בעיות, אילוצים ויעדים לתכנון, לאישור המזמין. בירור הפרוגרמה עם המתכננים והיועצים, ביקורים באתר, חקירות ובדיקות מוקדמות, התייעצות ותיאום עם המתכננים והיועצים.</w:t>
      </w:r>
    </w:p>
    <w:p w14:paraId="178A9A0A" w14:textId="77777777" w:rsidR="000206FA" w:rsidRPr="000206FA"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16"/>
          <w:szCs w:val="16"/>
          <w:rtl/>
          <w:lang w:eastAsia="he-IL"/>
        </w:rPr>
      </w:pPr>
    </w:p>
    <w:p w14:paraId="3B44240F" w14:textId="77777777" w:rsidR="000206FA" w:rsidRPr="000206FA" w:rsidRDefault="000206FA" w:rsidP="000206FA">
      <w:pPr>
        <w:widowControl w:val="0"/>
        <w:numPr>
          <w:ilvl w:val="0"/>
          <w:numId w:val="7"/>
        </w:numPr>
        <w:tabs>
          <w:tab w:val="left" w:pos="720"/>
          <w:tab w:val="center" w:pos="4153"/>
          <w:tab w:val="right" w:pos="8306"/>
        </w:tabs>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השתתפות בדיונים עם צוות התכנון ונציג המזמין לצורך ניתוח הנתונים והגדרת המטרות והצרכים התכנוניים. הכנת פרוגרמה לתכנון, הכוללת: הכנת סקר פערים, מטרות, בעיות, אילוצים, יעדים, נתונים כמותיים ואיכותיים, בתאום עם המתכננים והיועצים ובאישור המזמין.</w:t>
      </w:r>
    </w:p>
    <w:p w14:paraId="402836A8" w14:textId="77777777" w:rsidR="000206FA" w:rsidRPr="000206FA"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16"/>
          <w:szCs w:val="16"/>
          <w:rtl/>
          <w:lang w:eastAsia="he-IL"/>
        </w:rPr>
      </w:pPr>
    </w:p>
    <w:p w14:paraId="61C59163" w14:textId="77777777" w:rsidR="000206FA" w:rsidRPr="000206FA" w:rsidRDefault="000206FA" w:rsidP="000206FA">
      <w:pPr>
        <w:widowControl w:val="0"/>
        <w:numPr>
          <w:ilvl w:val="0"/>
          <w:numId w:val="7"/>
        </w:numPr>
        <w:tabs>
          <w:tab w:val="left" w:pos="720"/>
          <w:tab w:val="center" w:pos="4153"/>
          <w:tab w:val="right" w:pos="8306"/>
        </w:tabs>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בירור ברשויות המוסמכות ואצל גורמים אחרים לרבות הרשות המקומית,</w:t>
      </w:r>
      <w:r w:rsidRPr="000206FA">
        <w:rPr>
          <w:rFonts w:ascii="Times New Roman" w:eastAsia="Times New Roman" w:hAnsi="Times New Roman" w:cs="David" w:hint="cs"/>
          <w:color w:val="000000"/>
          <w:sz w:val="20"/>
          <w:szCs w:val="20"/>
          <w:rtl/>
          <w:lang w:eastAsia="he-IL"/>
        </w:rPr>
        <w:t xml:space="preserve"> </w:t>
      </w:r>
      <w:r w:rsidRPr="000206FA">
        <w:rPr>
          <w:rFonts w:ascii="Times New Roman" w:eastAsia="Times New Roman" w:hAnsi="Times New Roman" w:cs="David" w:hint="cs"/>
          <w:sz w:val="24"/>
          <w:szCs w:val="24"/>
          <w:rtl/>
          <w:lang w:eastAsia="he-IL"/>
        </w:rPr>
        <w:t>איכות/הגנת הסביבה,</w:t>
      </w:r>
      <w:r w:rsidRPr="000206FA">
        <w:rPr>
          <w:rFonts w:ascii="Times New Roman" w:eastAsia="Times New Roman" w:hAnsi="Times New Roman" w:cs="David" w:hint="cs"/>
          <w:color w:val="000000"/>
          <w:sz w:val="20"/>
          <w:szCs w:val="20"/>
          <w:rtl/>
          <w:lang w:eastAsia="he-IL"/>
        </w:rPr>
        <w:t xml:space="preserve"> </w:t>
      </w:r>
      <w:r w:rsidRPr="000206FA">
        <w:rPr>
          <w:rFonts w:ascii="Times New Roman" w:eastAsia="Times New Roman" w:hAnsi="Times New Roman" w:cs="David" w:hint="cs"/>
          <w:sz w:val="24"/>
          <w:szCs w:val="24"/>
          <w:rtl/>
          <w:lang w:eastAsia="he-IL"/>
        </w:rPr>
        <w:t>בקשר לכל הנושאים הקשורים בתכנון הפרויקט והתאמתו לבנייה ירוקה ולתקן ישראלי 5281 ו- 5282 ובקבלת הנחיות מהרשויות לתכנונו ולביצועו, לרבות ריכוז נתונים מהמתכננים ויועצי הפרויקט בכל הקשור למאפייני הבנייה הירוקה של האתר וסביבתו.</w:t>
      </w:r>
    </w:p>
    <w:p w14:paraId="7367724E" w14:textId="77777777" w:rsidR="000206FA" w:rsidRPr="000206FA" w:rsidRDefault="000206FA" w:rsidP="000206FA">
      <w:pPr>
        <w:widowControl w:val="0"/>
        <w:tabs>
          <w:tab w:val="left" w:pos="720"/>
          <w:tab w:val="center" w:pos="4153"/>
          <w:tab w:val="right" w:pos="8306"/>
        </w:tabs>
        <w:snapToGrid w:val="0"/>
        <w:spacing w:before="0" w:beforeAutospacing="0" w:after="0" w:afterAutospacing="0" w:line="276" w:lineRule="auto"/>
        <w:rPr>
          <w:rFonts w:ascii="Times New Roman" w:eastAsia="Times New Roman" w:hAnsi="Times New Roman" w:cs="David"/>
          <w:sz w:val="16"/>
          <w:szCs w:val="16"/>
          <w:rtl/>
          <w:lang w:eastAsia="he-IL"/>
        </w:rPr>
      </w:pPr>
    </w:p>
    <w:p w14:paraId="62991764" w14:textId="77777777" w:rsidR="000206FA" w:rsidRPr="000206FA"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מתן ייעוץ מוקדם לחלופות התכנון של האדריכל והמתכננים האחרים  (המתארות את פריסת שימושי הקרקע, פריסת צפיפות הבניה, והבינוי המוצע), הצגת החלופות בפני המזמין והאדריכל תוך ניתוחן, פרוט היתרונות והחסרונות של כל חלופה, מידת התאמתן לפרוגרמה והמלצה על חלופה מועדפת.</w:t>
      </w:r>
    </w:p>
    <w:p w14:paraId="26233750"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16"/>
          <w:szCs w:val="16"/>
          <w:rtl/>
        </w:rPr>
      </w:pPr>
    </w:p>
    <w:p w14:paraId="300DC5B1" w14:textId="77777777" w:rsidR="000206FA" w:rsidRPr="000206FA"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הכנת חוות-דעת מוקדמת ואומדנים תקציביים ותיאור הבעיות העקרוניות, וגיבוש קונספציה בנושא הבניה הירוקה</w:t>
      </w:r>
      <w:r w:rsidRPr="000206FA">
        <w:rPr>
          <w:rFonts w:ascii="Times New Roman" w:eastAsia="Times New Roman" w:hAnsi="Times New Roman" w:cs="David" w:hint="cs"/>
          <w:sz w:val="24"/>
          <w:szCs w:val="24"/>
          <w:rtl/>
          <w:lang w:eastAsia="he-IL"/>
        </w:rPr>
        <w:t xml:space="preserve"> בפרויקט </w:t>
      </w:r>
      <w:r w:rsidRPr="000206FA">
        <w:rPr>
          <w:rFonts w:ascii="Times New Roman" w:eastAsia="Times New Roman" w:hAnsi="Times New Roman" w:cs="David"/>
          <w:sz w:val="24"/>
          <w:szCs w:val="24"/>
          <w:rtl/>
          <w:lang w:eastAsia="he-IL"/>
        </w:rPr>
        <w:t>וההיבטים הסביבתיים בהם זיהום קרקע, מים וגזי קרקע.</w:t>
      </w:r>
    </w:p>
    <w:p w14:paraId="1B65D1AC" w14:textId="77777777" w:rsidR="000206FA" w:rsidRPr="000206FA"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24"/>
          <w:szCs w:val="24"/>
          <w:lang w:eastAsia="he-IL"/>
        </w:rPr>
      </w:pPr>
    </w:p>
    <w:p w14:paraId="2C297A12" w14:textId="77777777" w:rsidR="000206FA" w:rsidRPr="000206FA" w:rsidRDefault="000206FA" w:rsidP="000206FA">
      <w:pPr>
        <w:widowControl w:val="0"/>
        <w:numPr>
          <w:ilvl w:val="0"/>
          <w:numId w:val="7"/>
        </w:numPr>
        <w:snapToGrid w:val="0"/>
        <w:spacing w:before="0" w:beforeAutospacing="0" w:after="0" w:afterAutospacing="0" w:line="360" w:lineRule="auto"/>
        <w:rPr>
          <w:rFonts w:ascii="Times New Roman" w:eastAsia="Times New Roman" w:hAnsi="Times New Roman" w:cs="David"/>
          <w:sz w:val="24"/>
          <w:szCs w:val="24"/>
          <w:u w:val="single"/>
          <w:lang w:eastAsia="he-IL"/>
        </w:rPr>
      </w:pPr>
      <w:r w:rsidRPr="000206FA">
        <w:rPr>
          <w:rFonts w:ascii="Times New Roman" w:eastAsia="Times New Roman" w:hAnsi="Times New Roman" w:cs="David" w:hint="cs"/>
          <w:sz w:val="24"/>
          <w:szCs w:val="24"/>
          <w:u w:val="single"/>
          <w:rtl/>
          <w:lang w:eastAsia="he-IL"/>
        </w:rPr>
        <w:t>ה</w:t>
      </w:r>
      <w:r w:rsidR="00B17D15">
        <w:rPr>
          <w:rFonts w:ascii="Times New Roman" w:eastAsia="Times New Roman" w:hAnsi="Times New Roman" w:cs="David" w:hint="cs"/>
          <w:sz w:val="24"/>
          <w:szCs w:val="24"/>
          <w:u w:val="single"/>
          <w:rtl/>
          <w:lang w:eastAsia="he-IL"/>
        </w:rPr>
        <w:t>יועץ</w:t>
      </w:r>
      <w:r w:rsidRPr="000206FA">
        <w:rPr>
          <w:rFonts w:ascii="Times New Roman" w:eastAsia="Times New Roman" w:hAnsi="Times New Roman" w:cs="David" w:hint="cs"/>
          <w:sz w:val="24"/>
          <w:szCs w:val="24"/>
          <w:u w:val="single"/>
          <w:rtl/>
          <w:lang w:eastAsia="he-IL"/>
        </w:rPr>
        <w:t xml:space="preserve"> יגיש, ינחה, וימליץ בנושאים הבאים</w:t>
      </w:r>
      <w:r w:rsidRPr="000206FA">
        <w:rPr>
          <w:rFonts w:ascii="Times New Roman" w:eastAsia="Times New Roman" w:hAnsi="Times New Roman" w:cs="David" w:hint="cs"/>
          <w:sz w:val="24"/>
          <w:szCs w:val="24"/>
          <w:rtl/>
          <w:lang w:eastAsia="he-IL"/>
        </w:rPr>
        <w:t>:</w:t>
      </w:r>
    </w:p>
    <w:p w14:paraId="4E3CBC0F"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 xml:space="preserve">ניתוח אקלימי וסביבתי של האתר עליו מתוכנן הפרויקט. </w:t>
      </w:r>
    </w:p>
    <w:p w14:paraId="0B077C25"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תאום העמדת המבנים עם האדריכל.</w:t>
      </w:r>
    </w:p>
    <w:p w14:paraId="3932521C"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בדיקה וטיפול בפתחי המבנה  - מיקום, גדלים, הצללות בהתאם להפניה האקלימית והתכנון האדריכלי.</w:t>
      </w:r>
    </w:p>
    <w:p w14:paraId="5A84DEA0"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עריכת הדמיה ממוחשבת של ההצללה במספר חלופות לבדיקת יעילות ההצללה.</w:t>
      </w:r>
    </w:p>
    <w:p w14:paraId="365D93E4"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המלצות לתכנון תאורה חסכונית באנרגיה.</w:t>
      </w:r>
    </w:p>
    <w:p w14:paraId="3EFF5DA8"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המלצות ובחינת מספר חלופות לשיפור תרמי של מעטפת המבנה (קירות, גגות, זיגוג, מסגרות, פתחי המבנה).</w:t>
      </w:r>
    </w:p>
    <w:p w14:paraId="65B8C8FA"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עריכת נספח אנרגטי.</w:t>
      </w:r>
    </w:p>
    <w:p w14:paraId="7D02FB94"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הנחיות לחסכון באנרגיה במערכות מיזוג אוויר לרבות הנחיות לשילוב מערכות שליטה ובקרה על מערכות מיזוג האווי</w:t>
      </w:r>
      <w:r w:rsidRPr="000206FA">
        <w:rPr>
          <w:rFonts w:ascii="Times New Roman" w:eastAsia="Times New Roman" w:hAnsi="Times New Roman" w:cs="David" w:hint="eastAsia"/>
          <w:sz w:val="24"/>
          <w:szCs w:val="24"/>
          <w:rtl/>
          <w:lang w:eastAsia="he-IL"/>
        </w:rPr>
        <w:t>ר</w:t>
      </w:r>
      <w:r w:rsidRPr="000206FA">
        <w:rPr>
          <w:rFonts w:ascii="Times New Roman" w:eastAsia="Times New Roman" w:hAnsi="Times New Roman" w:cs="David" w:hint="cs"/>
          <w:sz w:val="24"/>
          <w:szCs w:val="24"/>
          <w:rtl/>
          <w:lang w:eastAsia="he-IL"/>
        </w:rPr>
        <w:t>.</w:t>
      </w:r>
    </w:p>
    <w:p w14:paraId="767A5805"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המלצות והנחיות לייצור אנרגיה נקייה ולאגירת אנרגיה.</w:t>
      </w:r>
    </w:p>
    <w:p w14:paraId="4E8FB060"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המלצות והנחיות לחיסכון, מחזור, ואיסוף מים (בתאום משרד הבריאות).</w:t>
      </w:r>
    </w:p>
    <w:p w14:paraId="796E36C0"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הנחיות לבחירת חומרי בניה וגמר "בריאים", ממוחזרים, וברי מחזור.</w:t>
      </w:r>
    </w:p>
    <w:p w14:paraId="143768D3"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הנחיות למתקני איסוף והפרדת פסולת (בתאום היחידה לאיכות הסביבה).</w:t>
      </w:r>
    </w:p>
    <w:p w14:paraId="2CBD30E8"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הנחיות לאזורים פתוחים, שימור מי נגר עילי, צמחיה חסכונית במים, אזורים מוצללים וכד'.</w:t>
      </w:r>
    </w:p>
    <w:p w14:paraId="710A0E58"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עריכת סימולציית משטר רוחות ומתן הנחיות לתכנון.</w:t>
      </w:r>
    </w:p>
    <w:p w14:paraId="29D52C8C"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כל נושא אחר הקשור בפרויקט בתחום הבניה הירוקה ואיכות הסביבה.</w:t>
      </w:r>
    </w:p>
    <w:p w14:paraId="721AC3F5" w14:textId="77777777" w:rsidR="000206FA" w:rsidRPr="000206FA" w:rsidRDefault="000206FA" w:rsidP="000206FA">
      <w:pPr>
        <w:widowControl w:val="0"/>
        <w:snapToGrid w:val="0"/>
        <w:spacing w:before="0" w:beforeAutospacing="0" w:after="0" w:afterAutospacing="0" w:line="276" w:lineRule="auto"/>
        <w:ind w:left="2520"/>
        <w:rPr>
          <w:rFonts w:ascii="Times New Roman" w:eastAsia="Times New Roman" w:hAnsi="Times New Roman" w:cs="David"/>
          <w:sz w:val="24"/>
          <w:szCs w:val="24"/>
          <w:rtl/>
          <w:lang w:eastAsia="he-IL"/>
        </w:rPr>
      </w:pPr>
    </w:p>
    <w:p w14:paraId="07DC8AB0" w14:textId="77777777" w:rsidR="000206FA" w:rsidRPr="000206FA"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מסירת נתונים למתכננים וליועצים לבדיקת השלכות החלופות המוצעות על הנושאים שבתחום מומחיותם. תאום התכניות המוקדמות של היועצים עם תכניות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ובינן לבין עצמן, בכל הנוגע לבנייה ירוקה ואיכות סביבה..</w:t>
      </w:r>
    </w:p>
    <w:p w14:paraId="32C13F01" w14:textId="77777777" w:rsidR="000206FA" w:rsidRPr="000206FA"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16"/>
          <w:szCs w:val="16"/>
          <w:rtl/>
          <w:lang w:eastAsia="he-IL"/>
        </w:rPr>
      </w:pPr>
    </w:p>
    <w:p w14:paraId="3A9AE4A0" w14:textId="77777777" w:rsidR="000206FA" w:rsidRPr="000206FA"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הכנת חוות דעת מוקדמת המפרטת את הבעיות העקרוניות, מפגעי איכות סביבה (כגון; קווי מתח גבוה, מפגעי רעש, זיהום אוויר, חשד לזיהום קרקע, וכד') והגשת הצעה מוקדמת עם המלצות המתארות את הפתרונות האלטרנטיביים העקרוניים.</w:t>
      </w:r>
    </w:p>
    <w:p w14:paraId="6341B11A"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6A34309F" w14:textId="77777777" w:rsidR="000206FA" w:rsidRPr="000206FA"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המלצות אופרטיביות ליועצים השונים לאוורור טבעי, אור יום, בידוד, מיזוג אויר, פיתוח שטחים, חניונים, תאורה מלכותית וכדומה.</w:t>
      </w:r>
    </w:p>
    <w:p w14:paraId="6F3A3F77" w14:textId="77777777" w:rsidR="000206FA" w:rsidRPr="000206FA"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16"/>
          <w:szCs w:val="16"/>
          <w:lang w:eastAsia="he-IL"/>
        </w:rPr>
      </w:pPr>
    </w:p>
    <w:p w14:paraId="28A1B42A" w14:textId="77777777" w:rsidR="000206FA" w:rsidRPr="000206FA"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 xml:space="preserve">ייעוץ בבחירת חלופה סופית, אשר נבחרה , וניתוח מסכם לרבות בחינה של טבלת הניקוד המצופה מהתכנון הקיים והתאמתו לתקן 5281 ו- 5282 לאישור המזמין. </w:t>
      </w:r>
    </w:p>
    <w:p w14:paraId="5E897384" w14:textId="77777777" w:rsidR="000206FA" w:rsidRPr="000206FA" w:rsidRDefault="000206FA" w:rsidP="000206FA">
      <w:pPr>
        <w:widowControl w:val="0"/>
        <w:spacing w:before="0" w:beforeAutospacing="0" w:after="0" w:afterAutospacing="0" w:line="276" w:lineRule="auto"/>
        <w:rPr>
          <w:rFonts w:ascii="Times New Roman" w:eastAsia="Times New Roman" w:hAnsi="Times New Roman" w:cs="David"/>
          <w:sz w:val="16"/>
          <w:szCs w:val="16"/>
          <w:rtl/>
          <w:lang w:eastAsia="he-IL"/>
        </w:rPr>
      </w:pPr>
    </w:p>
    <w:p w14:paraId="5A217B00" w14:textId="77777777" w:rsidR="000206FA" w:rsidRPr="000206FA" w:rsidRDefault="000206FA" w:rsidP="000206FA">
      <w:pPr>
        <w:widowControl w:val="0"/>
        <w:spacing w:before="0" w:beforeAutospacing="0" w:after="0" w:afterAutospacing="0" w:line="276" w:lineRule="auto"/>
        <w:rPr>
          <w:rFonts w:ascii="Times New Roman" w:eastAsia="Times New Roman" w:hAnsi="Times New Roman" w:cs="David"/>
          <w:sz w:val="24"/>
          <w:szCs w:val="24"/>
          <w:rtl/>
          <w:lang w:eastAsia="he-IL"/>
        </w:rPr>
      </w:pPr>
    </w:p>
    <w:p w14:paraId="517885FE" w14:textId="77777777" w:rsidR="000206FA" w:rsidRPr="000206FA" w:rsidRDefault="000206FA" w:rsidP="000206FA">
      <w:pPr>
        <w:widowControl w:val="0"/>
        <w:spacing w:before="0" w:beforeAutospacing="0" w:after="0" w:afterAutospacing="0" w:line="240" w:lineRule="auto"/>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ab/>
        <w:t>2.2</w:t>
      </w:r>
      <w:r w:rsidRPr="000206FA">
        <w:rPr>
          <w:rFonts w:ascii="Times New Roman" w:eastAsia="Times New Roman" w:hAnsi="Times New Roman" w:cs="David" w:hint="cs"/>
          <w:sz w:val="24"/>
          <w:szCs w:val="24"/>
          <w:rtl/>
          <w:lang w:eastAsia="he-IL"/>
        </w:rPr>
        <w:tab/>
      </w:r>
      <w:r w:rsidRPr="000206FA">
        <w:rPr>
          <w:rFonts w:ascii="Times New Roman" w:eastAsia="Times New Roman" w:hAnsi="Times New Roman" w:cs="David" w:hint="cs"/>
          <w:sz w:val="24"/>
          <w:szCs w:val="24"/>
          <w:u w:val="single"/>
          <w:rtl/>
          <w:lang w:eastAsia="he-IL"/>
        </w:rPr>
        <w:t>תכנון סופי</w:t>
      </w:r>
      <w:r w:rsidRPr="000206FA">
        <w:rPr>
          <w:rFonts w:ascii="Times New Roman" w:eastAsia="Times New Roman" w:hAnsi="Times New Roman" w:cs="David" w:hint="cs"/>
          <w:sz w:val="24"/>
          <w:szCs w:val="24"/>
          <w:rtl/>
          <w:lang w:eastAsia="he-IL"/>
        </w:rPr>
        <w:t>:</w:t>
      </w:r>
    </w:p>
    <w:p w14:paraId="17B936B2"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בדיקת התאמת התכניות, המוגשות ע"י היועצים לרשויות ולגורמים האחרים, להמלצות כאמור. הכנת מסמכים סטטוטוריים לאישור גורמי איכות הסביבה ובהם נספח איכות סביבה, נספח בניה ירוקה לפי האלטרנטיבה שתיבחר על-ידי המזמין בתיאום עם המזמין, המתכננים וכל יתר היועצים של המזמין.</w:t>
      </w:r>
    </w:p>
    <w:p w14:paraId="377400D7" w14:textId="77777777" w:rsidR="000206FA" w:rsidRPr="000206FA" w:rsidRDefault="000206FA" w:rsidP="000206FA">
      <w:pPr>
        <w:widowControl w:val="0"/>
        <w:snapToGrid w:val="0"/>
        <w:spacing w:before="0" w:beforeAutospacing="0" w:after="0" w:afterAutospacing="0" w:line="276" w:lineRule="auto"/>
        <w:ind w:left="1800"/>
        <w:rPr>
          <w:rFonts w:ascii="Times New Roman" w:eastAsia="Times New Roman" w:hAnsi="Times New Roman" w:cs="David"/>
          <w:sz w:val="16"/>
          <w:szCs w:val="16"/>
          <w:rtl/>
          <w:lang w:eastAsia="he-IL"/>
        </w:rPr>
      </w:pPr>
    </w:p>
    <w:p w14:paraId="7850F817"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ביצוע השלמות והכנת דו"חות שנדרשו בשלב הקודם לקבלת הניקוד, כגון: הצללות חיצוניות ופנים המבנה, תכנית ניהול אתר, תכנון ביו-אקלימי וכו'.</w:t>
      </w:r>
    </w:p>
    <w:p w14:paraId="554A8F34"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286499AE"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קבלת דו"חות מיועצים אחרים והטמעתם באוגדן המוגש כגון: אקולוגיית אתר, סקר היסטורי של מזהמי קרקע, אקוסטיקה, קרינה, הידרולוגיה וכו'.</w:t>
      </w:r>
    </w:p>
    <w:p w14:paraId="36686F3E"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5F807EDB"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ת</w:t>
      </w:r>
      <w:r w:rsidRPr="000206FA">
        <w:rPr>
          <w:rFonts w:ascii="Times New Roman" w:eastAsia="Times New Roman" w:hAnsi="Times New Roman" w:cs="David" w:hint="cs"/>
          <w:sz w:val="24"/>
          <w:szCs w:val="24"/>
          <w:rtl/>
          <w:lang w:eastAsia="he-IL"/>
        </w:rPr>
        <w:t>י</w:t>
      </w:r>
      <w:r w:rsidRPr="000206FA">
        <w:rPr>
          <w:rFonts w:ascii="Times New Roman" w:eastAsia="Times New Roman" w:hAnsi="Times New Roman" w:cs="David"/>
          <w:sz w:val="24"/>
          <w:szCs w:val="24"/>
          <w:rtl/>
          <w:lang w:eastAsia="he-IL"/>
        </w:rPr>
        <w:t>אום התכנון המוקדם מול כל הרשויות הרלוונטיות וכל יתר הגורמים הנדרשים כהכנת רקע לתכנון יועצים, לרבות בניית "אסטרטגיה ירוקה" לפרויקט ובהם חיסכון באנרגיה, לשימור ומחזור מים, הצללה, תאורה, פסולת ושאר סעיפי ההנחיות וזאת בתאום עם המזמין, מנהל ויועצי הפרויקט וכן יועצים חיצוניים, ובחינת החלופות לפתרונות ולמערכות בראיית אותה אסטרטגיה.</w:t>
      </w:r>
    </w:p>
    <w:p w14:paraId="5F8F6F86" w14:textId="77777777" w:rsidR="000206FA" w:rsidRPr="000206FA" w:rsidRDefault="000206FA" w:rsidP="000206FA">
      <w:pPr>
        <w:widowControl w:val="0"/>
        <w:snapToGrid w:val="0"/>
        <w:spacing w:before="0" w:beforeAutospacing="0" w:after="0" w:afterAutospacing="0" w:line="276" w:lineRule="auto"/>
        <w:ind w:left="360"/>
        <w:rPr>
          <w:rFonts w:ascii="Times New Roman" w:eastAsia="Times New Roman" w:hAnsi="Times New Roman" w:cs="David"/>
          <w:sz w:val="16"/>
          <w:szCs w:val="16"/>
          <w:rtl/>
          <w:lang w:eastAsia="he-IL"/>
        </w:rPr>
      </w:pPr>
    </w:p>
    <w:p w14:paraId="1CB64AF6"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חתימה על מסמכי התכנון המוגשים לרשויות, כיועץ בנייה ירוקה ואיכות הסביבה.</w:t>
      </w:r>
    </w:p>
    <w:p w14:paraId="18668CB2"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הכנסת השינויים בהתאם לדרישות המזמין ו/או לפי דרישת הרשויות המוסמכות באישור המזמין.</w:t>
      </w:r>
    </w:p>
    <w:p w14:paraId="31304D86"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 xml:space="preserve">מסירת נתונים ליועצים, בכדי שיכינו אומדן משוער של מחיר הקמת הפרויקט, כל אחד בתחומו </w:t>
      </w:r>
      <w:r w:rsidRPr="000206FA">
        <w:rPr>
          <w:rFonts w:ascii="Times New Roman" w:eastAsia="Times New Roman" w:hAnsi="Times New Roman" w:cs="David" w:hint="cs"/>
          <w:b/>
          <w:bCs/>
          <w:sz w:val="24"/>
          <w:szCs w:val="24"/>
          <w:u w:val="single"/>
          <w:rtl/>
          <w:lang w:eastAsia="he-IL"/>
        </w:rPr>
        <w:t>והמשך ייעוץ והנחיה בשלב התכנון הסופי בנושאים המתוארים בסעיף 2.1 ו' לעיל</w:t>
      </w:r>
      <w:r w:rsidRPr="000206FA">
        <w:rPr>
          <w:rFonts w:ascii="Times New Roman" w:eastAsia="Times New Roman" w:hAnsi="Times New Roman" w:cs="David" w:hint="cs"/>
          <w:b/>
          <w:bCs/>
          <w:sz w:val="24"/>
          <w:szCs w:val="24"/>
          <w:rtl/>
          <w:lang w:eastAsia="he-IL"/>
        </w:rPr>
        <w:t>.</w:t>
      </w:r>
    </w:p>
    <w:p w14:paraId="251AE4C0" w14:textId="77777777" w:rsidR="000206FA" w:rsidRPr="000206FA" w:rsidRDefault="000206FA" w:rsidP="000206FA">
      <w:pPr>
        <w:widowControl w:val="0"/>
        <w:snapToGrid w:val="0"/>
        <w:spacing w:before="0" w:beforeAutospacing="0" w:after="0" w:afterAutospacing="0" w:line="276" w:lineRule="auto"/>
        <w:ind w:left="1800"/>
        <w:rPr>
          <w:rFonts w:ascii="Times New Roman" w:eastAsia="Times New Roman" w:hAnsi="Times New Roman" w:cs="David"/>
          <w:sz w:val="16"/>
          <w:szCs w:val="16"/>
          <w:lang w:eastAsia="he-IL"/>
        </w:rPr>
      </w:pPr>
    </w:p>
    <w:p w14:paraId="13C64FC7"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סיוע להכנת אומדן משוער של מחיר מרכיבי הבניה הירוקה של הפרויקט.</w:t>
      </w:r>
    </w:p>
    <w:p w14:paraId="39EF3759"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16"/>
          <w:szCs w:val="16"/>
          <w:rtl/>
        </w:rPr>
      </w:pPr>
    </w:p>
    <w:p w14:paraId="292B11B2"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 xml:space="preserve">הצגה, ובחינת חלופות לפתרונות וציוד לאישור המזמין, כולל מסמך המפרט את המשמעויות מבחינת ביצוע , תפעול ואחזקה, עלות, שרידות, איכות הפתרון וכדומה.  </w:t>
      </w:r>
    </w:p>
    <w:p w14:paraId="7452B4A0"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16"/>
          <w:szCs w:val="16"/>
        </w:rPr>
      </w:pPr>
    </w:p>
    <w:p w14:paraId="23E84B99"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מבלי לגרוע מכלליות האמור לעיל, ביצוע כל יתר הפעולות ועריכת כל המסמכים הדרושים להשלמת התכנון הסופי.</w:t>
      </w:r>
    </w:p>
    <w:p w14:paraId="21A8EE99"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rtl/>
          <w:lang w:eastAsia="he-IL"/>
        </w:rPr>
      </w:pPr>
    </w:p>
    <w:p w14:paraId="68D61808"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הכנה והגשת אוגדן ירוק לרשות המקומית ו/או הכנה והגשה של תיק בנייה ירוקה למכון התקנים.</w:t>
      </w:r>
    </w:p>
    <w:p w14:paraId="7864CA70"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4DB71B3B"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ליוויי התהליך מול הרשות המקומית ו/או מכון התקנים, עריכת תיקונים והתאמות עד לאישורו הסופי מול הרשות המקומית ו/או מכון התקנים.</w:t>
      </w:r>
    </w:p>
    <w:p w14:paraId="049C79AF"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16"/>
          <w:szCs w:val="16"/>
          <w:rtl/>
        </w:rPr>
      </w:pPr>
    </w:p>
    <w:p w14:paraId="01F4DA7C"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קבלת האישורים הנדרשים מגורמי איכות הסביבה, לרבות טיפול בדיגום קרקע וגזי קרקע.</w:t>
      </w:r>
    </w:p>
    <w:p w14:paraId="296E8B75"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24"/>
          <w:szCs w:val="24"/>
          <w:rtl/>
        </w:rPr>
      </w:pPr>
    </w:p>
    <w:p w14:paraId="10E8DB21" w14:textId="77777777" w:rsidR="000206FA" w:rsidRPr="000206FA"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2.3</w:t>
      </w:r>
      <w:r w:rsidRPr="000206FA">
        <w:rPr>
          <w:rFonts w:ascii="Times New Roman" w:eastAsia="Times New Roman" w:hAnsi="Times New Roman" w:cs="David" w:hint="cs"/>
          <w:sz w:val="24"/>
          <w:szCs w:val="24"/>
          <w:rtl/>
          <w:lang w:eastAsia="he-IL"/>
        </w:rPr>
        <w:tab/>
      </w:r>
      <w:r w:rsidRPr="000206FA">
        <w:rPr>
          <w:rFonts w:ascii="Times New Roman" w:eastAsia="Times New Roman" w:hAnsi="Times New Roman" w:cs="David" w:hint="cs"/>
          <w:sz w:val="24"/>
          <w:szCs w:val="24"/>
          <w:u w:val="single"/>
          <w:rtl/>
          <w:lang w:eastAsia="he-IL"/>
        </w:rPr>
        <w:t>תכנון מפורט</w:t>
      </w:r>
      <w:r w:rsidRPr="000206FA">
        <w:rPr>
          <w:rFonts w:ascii="Times New Roman" w:eastAsia="Times New Roman" w:hAnsi="Times New Roman" w:cs="David" w:hint="cs"/>
          <w:sz w:val="24"/>
          <w:szCs w:val="24"/>
          <w:rtl/>
          <w:lang w:eastAsia="he-IL"/>
        </w:rPr>
        <w:t>:</w:t>
      </w:r>
    </w:p>
    <w:p w14:paraId="502B4061" w14:textId="77777777" w:rsidR="000206FA" w:rsidRPr="000206FA" w:rsidRDefault="000206FA" w:rsidP="000206FA">
      <w:pPr>
        <w:widowControl w:val="0"/>
        <w:numPr>
          <w:ilvl w:val="0"/>
          <w:numId w:val="9"/>
        </w:numPr>
        <w:snapToGrid w:val="0"/>
        <w:spacing w:before="0" w:beforeAutospacing="0" w:after="0" w:afterAutospacing="0" w:line="276" w:lineRule="auto"/>
        <w:ind w:right="-142"/>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בדיקת התאמתן של התכניות המפורטות של היועצים להמלצות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ולאישורי הרשויות המוסמכות, בנושאי הבנייה הירוקה.</w:t>
      </w:r>
    </w:p>
    <w:p w14:paraId="26519657" w14:textId="77777777" w:rsidR="000206FA" w:rsidRPr="000206FA" w:rsidRDefault="000206FA" w:rsidP="000206FA">
      <w:pPr>
        <w:widowControl w:val="0"/>
        <w:snapToGrid w:val="0"/>
        <w:spacing w:before="0" w:beforeAutospacing="0" w:after="0" w:afterAutospacing="0" w:line="276" w:lineRule="auto"/>
        <w:ind w:left="2160" w:right="-142"/>
        <w:rPr>
          <w:rFonts w:ascii="Times New Roman" w:eastAsia="Times New Roman" w:hAnsi="Times New Roman" w:cs="David"/>
          <w:sz w:val="16"/>
          <w:szCs w:val="16"/>
          <w:lang w:eastAsia="he-IL"/>
        </w:rPr>
      </w:pPr>
    </w:p>
    <w:p w14:paraId="23015DED" w14:textId="77777777" w:rsidR="000206FA" w:rsidRPr="000206FA" w:rsidRDefault="000206FA" w:rsidP="000206FA">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ביצוע תכנון מפורט לקבלת הצעות מקבלני ביצוע של כל ציוד פינוי האשפה לרבות תכנון תשתיות הנדסיות תומכות וכן אמצעים למזעור מטרדי זיהום אויר/ריח וכן מתקנים לטיפול קדם בשפכים במידת הצורך.</w:t>
      </w:r>
    </w:p>
    <w:p w14:paraId="067D0A2B"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16"/>
          <w:szCs w:val="16"/>
          <w:rtl/>
        </w:rPr>
      </w:pPr>
    </w:p>
    <w:p w14:paraId="05FBC886" w14:textId="77777777" w:rsidR="000206FA" w:rsidRPr="000206FA" w:rsidRDefault="000206FA" w:rsidP="000206FA">
      <w:pPr>
        <w:widowControl w:val="0"/>
        <w:numPr>
          <w:ilvl w:val="0"/>
          <w:numId w:val="9"/>
        </w:numPr>
        <w:spacing w:before="0" w:beforeAutospacing="0" w:after="0" w:afterAutospacing="0" w:line="360"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אישור התוכניות הרלוונטיות במכון התקנים, במ</w:t>
      </w:r>
      <w:r w:rsidRPr="000206FA">
        <w:rPr>
          <w:rFonts w:ascii="Times New Roman" w:eastAsia="Times New Roman" w:hAnsi="Times New Roman" w:cs="David" w:hint="cs"/>
          <w:sz w:val="24"/>
          <w:szCs w:val="24"/>
          <w:rtl/>
          <w:lang w:eastAsia="he-IL"/>
        </w:rPr>
        <w:t>ו</w:t>
      </w:r>
      <w:r w:rsidRPr="000206FA">
        <w:rPr>
          <w:rFonts w:ascii="Times New Roman" w:eastAsia="Times New Roman" w:hAnsi="Times New Roman" w:cs="David"/>
          <w:sz w:val="24"/>
          <w:szCs w:val="24"/>
          <w:rtl/>
          <w:lang w:eastAsia="he-IL"/>
        </w:rPr>
        <w:t>סדות וברשויות.</w:t>
      </w:r>
    </w:p>
    <w:p w14:paraId="2748794C" w14:textId="77777777" w:rsidR="000206FA" w:rsidRPr="000206FA" w:rsidRDefault="000206FA" w:rsidP="000206FA">
      <w:pPr>
        <w:widowControl w:val="0"/>
        <w:snapToGrid w:val="0"/>
        <w:spacing w:before="0" w:beforeAutospacing="0" w:after="0" w:afterAutospacing="0" w:line="276" w:lineRule="auto"/>
        <w:ind w:left="2160" w:right="-142"/>
        <w:rPr>
          <w:rFonts w:ascii="Times New Roman" w:eastAsia="Times New Roman" w:hAnsi="Times New Roman" w:cs="David"/>
          <w:sz w:val="16"/>
          <w:szCs w:val="16"/>
          <w:rtl/>
          <w:lang w:eastAsia="he-IL"/>
        </w:rPr>
      </w:pPr>
    </w:p>
    <w:p w14:paraId="2262306D" w14:textId="77777777" w:rsidR="000206FA" w:rsidRPr="000206FA"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 xml:space="preserve">סיוע למתכננים וליועצים בהכנת מפרטים המתאימים למפרטים הכלליים המקובלים על המזמין בכל הקשור לבניה ירוקה ואיכות הסביבה שיכללו את כל העבודות המתוכננות, תוך בדיקה של העדר כפילות עם מפרט מלאכה אחר בפרויקט ובדיקה של תכניות, מתקנים ומערכות, אף אם תוכננו ונערכו על ידי מי מהמתכננים או מהיועצים האחרים, </w:t>
      </w:r>
      <w:r w:rsidRPr="000206FA">
        <w:rPr>
          <w:rFonts w:ascii="Times New Roman" w:eastAsia="Times New Roman" w:hAnsi="Times New Roman" w:cs="David" w:hint="cs"/>
          <w:b/>
          <w:bCs/>
          <w:sz w:val="24"/>
          <w:szCs w:val="24"/>
          <w:u w:val="single"/>
          <w:rtl/>
          <w:lang w:eastAsia="he-IL"/>
        </w:rPr>
        <w:t>והמשך ייעוץ והנחיה בשלב התכנון הסופי בנושאים המתוארים בסעיף 2.1 ה'.</w:t>
      </w:r>
    </w:p>
    <w:p w14:paraId="2BE89AF1"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16"/>
          <w:szCs w:val="16"/>
          <w:rtl/>
        </w:rPr>
      </w:pPr>
    </w:p>
    <w:p w14:paraId="158CE51F" w14:textId="77777777" w:rsidR="000206FA" w:rsidRPr="000206FA" w:rsidRDefault="000206FA" w:rsidP="000206FA">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 xml:space="preserve">הכנת מפרטים, כתבי כמויות ואומדן תקציבי מפורט </w:t>
      </w:r>
      <w:r w:rsidRPr="000206FA">
        <w:rPr>
          <w:rFonts w:ascii="Times New Roman" w:eastAsia="Times New Roman" w:hAnsi="Times New Roman" w:cs="David" w:hint="cs"/>
          <w:sz w:val="24"/>
          <w:szCs w:val="24"/>
          <w:rtl/>
          <w:lang w:eastAsia="he-IL"/>
        </w:rPr>
        <w:t xml:space="preserve">לעבודות הבניה הירוקה ואיכות הסביבה, </w:t>
      </w:r>
      <w:r w:rsidRPr="000206FA">
        <w:rPr>
          <w:rFonts w:ascii="Times New Roman" w:eastAsia="Times New Roman" w:hAnsi="Times New Roman" w:cs="David"/>
          <w:sz w:val="24"/>
          <w:szCs w:val="24"/>
          <w:rtl/>
          <w:lang w:eastAsia="he-IL"/>
        </w:rPr>
        <w:t>לקבלת הצעות מחיר ולביצוע כולל תאום עם היועצים השונים, לרבות ומבלי לגרוע מכלליות האמור תכנית לקידוחים ובדיקות קרקע.</w:t>
      </w:r>
    </w:p>
    <w:p w14:paraId="593E9A5F"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16"/>
          <w:szCs w:val="16"/>
          <w:rtl/>
        </w:rPr>
      </w:pPr>
    </w:p>
    <w:p w14:paraId="51B50C9F" w14:textId="77777777" w:rsidR="000206FA" w:rsidRPr="000206FA"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כל יתר הדרוש להשלמת התכנון המפורט ולעריכת המסמכים, אשר דרושים לעריכת המכרזים.</w:t>
      </w:r>
    </w:p>
    <w:p w14:paraId="29B20EFF" w14:textId="77777777" w:rsidR="000206FA" w:rsidRPr="000206FA"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16"/>
          <w:szCs w:val="16"/>
          <w:lang w:eastAsia="he-IL"/>
        </w:rPr>
      </w:pPr>
    </w:p>
    <w:p w14:paraId="2EF6214F" w14:textId="77777777" w:rsidR="000206FA" w:rsidRPr="000206FA" w:rsidRDefault="000206FA" w:rsidP="000206FA">
      <w:pPr>
        <w:widowControl w:val="0"/>
        <w:numPr>
          <w:ilvl w:val="0"/>
          <w:numId w:val="9"/>
        </w:numPr>
        <w:spacing w:before="0" w:beforeAutospacing="0" w:after="0" w:afterAutospacing="0" w:line="360"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העבודות יהיו במכרז אחד או מכרזים מפוצלים לשיקול המזמין.</w:t>
      </w:r>
    </w:p>
    <w:p w14:paraId="336890EB" w14:textId="77777777" w:rsidR="000206FA" w:rsidRPr="000206FA"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16"/>
          <w:szCs w:val="16"/>
          <w:lang w:eastAsia="he-IL"/>
        </w:rPr>
      </w:pPr>
    </w:p>
    <w:p w14:paraId="4D8C4A35" w14:textId="77777777" w:rsidR="000206FA" w:rsidRPr="000206FA" w:rsidRDefault="000206FA" w:rsidP="000206FA">
      <w:pPr>
        <w:widowControl w:val="0"/>
        <w:numPr>
          <w:ilvl w:val="0"/>
          <w:numId w:val="9"/>
        </w:numPr>
        <w:snapToGrid w:val="0"/>
        <w:spacing w:before="0" w:beforeAutospacing="0" w:after="0" w:afterAutospacing="0" w:line="276"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מתן אישור בכתב לתכניות לביצוע של היועצים.</w:t>
      </w:r>
    </w:p>
    <w:p w14:paraId="1A07ADFF"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rtl/>
          <w:lang w:eastAsia="he-IL"/>
        </w:rPr>
      </w:pPr>
    </w:p>
    <w:p w14:paraId="33AAC1D7" w14:textId="77777777" w:rsidR="000206FA" w:rsidRPr="000206FA"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סיוע לעדכון מפרטי המכר ואישור הנוסח וההתאמה לתכנון.</w:t>
      </w:r>
    </w:p>
    <w:p w14:paraId="38DB2368"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49EA1F80" w14:textId="77777777" w:rsidR="000206FA" w:rsidRPr="000206FA"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הכנסת שינויים בתכניות לפי דרישת המזמין.</w:t>
      </w:r>
    </w:p>
    <w:p w14:paraId="35C75FB8"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3CAFF71A" w14:textId="77777777" w:rsidR="000206FA" w:rsidRPr="000206FA" w:rsidRDefault="000206FA" w:rsidP="000206FA">
      <w:pPr>
        <w:widowControl w:val="0"/>
        <w:numPr>
          <w:ilvl w:val="0"/>
          <w:numId w:val="9"/>
        </w:numPr>
        <w:spacing w:before="0" w:beforeAutospacing="0" w:after="0" w:afterAutospacing="0" w:line="360"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השתתפות בסיורי קבלנים.</w:t>
      </w:r>
    </w:p>
    <w:p w14:paraId="45A77171"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rtl/>
          <w:lang w:eastAsia="he-IL"/>
        </w:rPr>
      </w:pPr>
    </w:p>
    <w:p w14:paraId="43B7E374" w14:textId="77777777" w:rsidR="000206FA" w:rsidRPr="000206FA"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מתן חוות דעת בכל הקשור להצעות הקבלנים.</w:t>
      </w:r>
    </w:p>
    <w:p w14:paraId="009DA619"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3AF9AF1A" w14:textId="77777777" w:rsidR="000206FA" w:rsidRPr="000206FA"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בדיקת ההצעות של קבלני הביצוע בתחום הטיפול הסביבתי ואלמנטים לבניה ירוקה, ייעוץ למזמין והשתתפות בבירורים עם הקבלן.</w:t>
      </w:r>
    </w:p>
    <w:p w14:paraId="17BF3DC2" w14:textId="77777777" w:rsidR="000206FA" w:rsidRPr="000206FA" w:rsidRDefault="000206FA" w:rsidP="000206FA">
      <w:pPr>
        <w:widowControl w:val="0"/>
        <w:snapToGrid w:val="0"/>
        <w:spacing w:before="0" w:beforeAutospacing="0" w:after="0" w:afterAutospacing="0" w:line="240" w:lineRule="auto"/>
        <w:rPr>
          <w:rFonts w:ascii="Times New Roman" w:eastAsia="Times New Roman" w:hAnsi="Times New Roman" w:cs="David"/>
          <w:sz w:val="16"/>
          <w:szCs w:val="16"/>
          <w:rtl/>
          <w:lang w:eastAsia="he-IL"/>
        </w:rPr>
      </w:pPr>
    </w:p>
    <w:p w14:paraId="1EB0FB18" w14:textId="77777777" w:rsidR="000206FA" w:rsidRPr="000206FA"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בדיקת הצעות אלטרנטיביות לביצוע אשר תוגשנה ע"י הקבלנים, ומתן חוו"ד לחברה על ההצעות.</w:t>
      </w:r>
    </w:p>
    <w:p w14:paraId="069D835E" w14:textId="77777777" w:rsidR="000206FA" w:rsidRPr="000206FA" w:rsidRDefault="000206FA" w:rsidP="000206FA">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p>
    <w:p w14:paraId="63C550BD" w14:textId="77777777" w:rsidR="000206FA" w:rsidRPr="000206FA"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מובהר בזאת שה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יכין, באם יידרש, מסמכים למכרזים </w:t>
      </w:r>
      <w:r w:rsidRPr="000206FA">
        <w:rPr>
          <w:rFonts w:ascii="Times New Roman" w:eastAsia="Times New Roman" w:hAnsi="Times New Roman" w:cs="David"/>
          <w:sz w:val="24"/>
          <w:szCs w:val="24"/>
          <w:lang w:eastAsia="he-IL"/>
        </w:rPr>
        <w:t>–</w:t>
      </w:r>
      <w:r w:rsidRPr="000206FA">
        <w:rPr>
          <w:rFonts w:ascii="Times New Roman" w:eastAsia="Times New Roman" w:hAnsi="Times New Roman" w:cs="David" w:hint="cs"/>
          <w:sz w:val="24"/>
          <w:szCs w:val="24"/>
          <w:rtl/>
          <w:lang w:eastAsia="he-IL"/>
        </w:rPr>
        <w:t xml:space="preserve"> עוד לפני השלמת התכנון המפורט והמסמכים המפורטים לביצוע.</w:t>
      </w:r>
    </w:p>
    <w:p w14:paraId="23B74737" w14:textId="77777777" w:rsidR="000206FA" w:rsidRPr="000206FA" w:rsidRDefault="000206FA" w:rsidP="000206FA">
      <w:pPr>
        <w:widowControl w:val="0"/>
        <w:spacing w:before="0" w:beforeAutospacing="0" w:after="0" w:afterAutospacing="0" w:line="240" w:lineRule="auto"/>
        <w:ind w:left="720" w:hanging="720"/>
        <w:rPr>
          <w:rFonts w:ascii="Times New Roman" w:eastAsia="Times New Roman" w:hAnsi="Times New Roman" w:cs="David"/>
          <w:sz w:val="20"/>
          <w:szCs w:val="24"/>
          <w:rtl/>
          <w:lang w:eastAsia="he-IL"/>
        </w:rPr>
      </w:pPr>
      <w:r w:rsidRPr="000206FA">
        <w:rPr>
          <w:rFonts w:ascii="Times New Roman" w:eastAsia="Times New Roman" w:hAnsi="Times New Roman" w:cs="David" w:hint="cs"/>
          <w:sz w:val="20"/>
          <w:szCs w:val="24"/>
          <w:rtl/>
          <w:lang w:eastAsia="he-IL"/>
        </w:rPr>
        <w:tab/>
      </w:r>
    </w:p>
    <w:p w14:paraId="4933D9AE" w14:textId="77777777" w:rsidR="000206FA" w:rsidRPr="000206FA" w:rsidRDefault="000206FA" w:rsidP="000206FA">
      <w:pPr>
        <w:widowControl w:val="0"/>
        <w:spacing w:before="0" w:beforeAutospacing="0" w:after="0" w:afterAutospacing="0" w:line="240" w:lineRule="auto"/>
        <w:ind w:left="720" w:hanging="720"/>
        <w:rPr>
          <w:rFonts w:ascii="Times New Roman" w:eastAsia="Times New Roman" w:hAnsi="Times New Roman" w:cs="David"/>
          <w:sz w:val="20"/>
          <w:szCs w:val="24"/>
          <w:rtl/>
          <w:lang w:eastAsia="he-IL"/>
        </w:rPr>
      </w:pPr>
      <w:r w:rsidRPr="000206FA">
        <w:rPr>
          <w:rFonts w:ascii="Times New Roman" w:eastAsia="Times New Roman" w:hAnsi="Times New Roman" w:cs="David" w:hint="cs"/>
          <w:sz w:val="20"/>
          <w:szCs w:val="24"/>
          <w:rtl/>
          <w:lang w:eastAsia="he-IL"/>
        </w:rPr>
        <w:tab/>
        <w:t>2.4</w:t>
      </w:r>
      <w:r w:rsidRPr="000206FA">
        <w:rPr>
          <w:rFonts w:ascii="Times New Roman" w:eastAsia="Times New Roman" w:hAnsi="Times New Roman" w:cs="David" w:hint="cs"/>
          <w:sz w:val="20"/>
          <w:szCs w:val="24"/>
          <w:rtl/>
          <w:lang w:eastAsia="he-IL"/>
        </w:rPr>
        <w:tab/>
      </w:r>
      <w:r w:rsidRPr="000206FA">
        <w:rPr>
          <w:rFonts w:ascii="Times New Roman" w:eastAsia="Times New Roman" w:hAnsi="Times New Roman" w:cs="David" w:hint="cs"/>
          <w:sz w:val="20"/>
          <w:szCs w:val="24"/>
          <w:u w:val="single"/>
          <w:rtl/>
          <w:lang w:eastAsia="he-IL"/>
        </w:rPr>
        <w:t>פיקוח עליון</w:t>
      </w:r>
      <w:r w:rsidRPr="000206FA">
        <w:rPr>
          <w:rFonts w:ascii="Times New Roman" w:eastAsia="Times New Roman" w:hAnsi="Times New Roman" w:cs="David" w:hint="cs"/>
          <w:sz w:val="20"/>
          <w:szCs w:val="24"/>
          <w:rtl/>
          <w:lang w:eastAsia="he-IL"/>
        </w:rPr>
        <w:t>:</w:t>
      </w:r>
    </w:p>
    <w:p w14:paraId="6532B3BD" w14:textId="77777777" w:rsidR="000206FA" w:rsidRPr="000206FA" w:rsidRDefault="000206FA" w:rsidP="000206FA">
      <w:pPr>
        <w:widowControl w:val="0"/>
        <w:spacing w:before="0" w:beforeAutospacing="0" w:after="0" w:afterAutospacing="0" w:line="240" w:lineRule="auto"/>
        <w:ind w:left="720" w:right="720" w:firstLine="720"/>
        <w:rPr>
          <w:rFonts w:ascii="Times New Roman" w:eastAsia="Times New Roman" w:hAnsi="Times New Roman" w:cs="David"/>
          <w:sz w:val="24"/>
          <w:szCs w:val="24"/>
          <w:rtl/>
          <w:lang w:eastAsia="he-IL"/>
        </w:rPr>
      </w:pPr>
    </w:p>
    <w:p w14:paraId="65263718" w14:textId="77777777" w:rsidR="000206FA" w:rsidRPr="000206FA" w:rsidRDefault="000206FA" w:rsidP="000206FA">
      <w:pPr>
        <w:widowControl w:val="0"/>
        <w:spacing w:before="0" w:beforeAutospacing="0" w:after="0" w:afterAutospacing="0" w:line="276" w:lineRule="auto"/>
        <w:ind w:left="1835" w:right="720" w:hanging="426"/>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א.</w:t>
      </w:r>
      <w:r w:rsidRPr="000206FA">
        <w:rPr>
          <w:rFonts w:ascii="Times New Roman" w:eastAsia="Times New Roman" w:hAnsi="Times New Roman" w:cs="David" w:hint="cs"/>
          <w:sz w:val="24"/>
          <w:szCs w:val="24"/>
          <w:rtl/>
          <w:lang w:eastAsia="he-IL"/>
        </w:rPr>
        <w:tab/>
        <w:t>הפיקוח העליון של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על ביצוע העבודה יכלול:</w:t>
      </w:r>
    </w:p>
    <w:p w14:paraId="061C80F8" w14:textId="77777777" w:rsidR="000206FA" w:rsidRPr="000206FA" w:rsidRDefault="000206FA" w:rsidP="000206FA">
      <w:pPr>
        <w:widowControl w:val="0"/>
        <w:spacing w:before="0" w:beforeAutospacing="0" w:after="0" w:afterAutospacing="0" w:line="240" w:lineRule="auto"/>
        <w:ind w:hanging="720"/>
        <w:rPr>
          <w:rFonts w:ascii="Times New Roman" w:eastAsia="Times New Roman" w:hAnsi="Times New Roman" w:cs="David"/>
          <w:sz w:val="24"/>
          <w:szCs w:val="24"/>
          <w:rtl/>
          <w:lang w:eastAsia="he-IL"/>
        </w:rPr>
      </w:pPr>
    </w:p>
    <w:p w14:paraId="0E8C5721"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פיקוח עליון על ביצוע העבודה, בהתאם לאוגדן לבניה ירוקה שהוגש לרשות ו/או מכון התקנים, לרבות על ביצוע התיקונים, שקבלני העבודות חייבים בהם, הן לפני מסירת העבודות. כל אלה הן באתר והן בבתי מלאכה מחוץ לאתר.</w:t>
      </w:r>
    </w:p>
    <w:p w14:paraId="38F746D5"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01653BEA"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r>
      <w:r w:rsidRPr="000206FA">
        <w:rPr>
          <w:rFonts w:ascii="Times New Roman" w:eastAsia="Times New Roman" w:hAnsi="Times New Roman" w:cs="David"/>
          <w:sz w:val="24"/>
          <w:szCs w:val="24"/>
          <w:rtl/>
          <w:lang w:eastAsia="he-IL"/>
        </w:rPr>
        <w:t>ליווי תהליך הבניה ופיקוח עליון בביקורים באתר הפרויקט ובמפעלי הייצור על ביצוע העבודות ואיכותן, לרבות בדיקות הקרקע, המים וגזי הקרקע, בהתאם לתכניות ולמפרטים, במהלך ביצוע העבודות, לפני מסירת העבודות למזמין ובתקופת הבדק.</w:t>
      </w:r>
    </w:p>
    <w:p w14:paraId="23B82E04"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6BCA1729"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ביקורים באתר בתדירות שתקבע ע"י מנהל הפרויקט,  ע"פ צרכי הביצוע. למען הסר ספק,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יבקר באתר הבניה ככל הנדרש בכדי לבצע את הפיקוח העליון כפי שהוגדר לעיל, וככל שיידרש על-ידי המנהל.</w:t>
      </w:r>
    </w:p>
    <w:p w14:paraId="42E75EB7"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lang w:eastAsia="he-IL"/>
        </w:rPr>
      </w:pPr>
    </w:p>
    <w:p w14:paraId="41297A68"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הכנת מסמכים נדרשים בשלב הביצוע בהתייחס למטרדי רעש ואבק.</w:t>
      </w:r>
    </w:p>
    <w:p w14:paraId="6F49BF25"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7B36E6B3"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ליווי פינוי קרקע מזוהמת, מעקב ובקרה אחר פעולות הקבלן והסדרת רישום מוסדר של פינוי הקרקע המזוהמת,  הכנת תכנית לביצוע דיגום מוודא, אישורה במשרד הג"ס וליווי הטיפול בנדון (ביצוע הדיגום והבדיקות על ידי חברה מאושרת – בתשלום נפרד), עד לקבלת אישור המשרד להג"ס על השלמת הטיפול בקרקע המזוהמת ובגזי הקרקע במתחם הנדון, על כל הכרוך בכך, לרבות עריכת דו"חות, ניתוח תוצאות בדיקות, ישיבות עם הגורמים ברשויות וכדומה.</w:t>
      </w:r>
    </w:p>
    <w:p w14:paraId="043D4F67" w14:textId="77777777" w:rsidR="000206FA" w:rsidRPr="000206FA" w:rsidRDefault="000206FA" w:rsidP="000206FA">
      <w:pPr>
        <w:widowControl w:val="0"/>
        <w:tabs>
          <w:tab w:val="left" w:pos="9020"/>
        </w:tabs>
        <w:spacing w:before="0" w:beforeAutospacing="0" w:after="0" w:afterAutospacing="0" w:line="240" w:lineRule="auto"/>
        <w:ind w:left="2160" w:hanging="720"/>
        <w:rPr>
          <w:rFonts w:ascii="Times New Roman" w:eastAsia="Times New Roman" w:hAnsi="Times New Roman" w:cs="David"/>
          <w:sz w:val="24"/>
          <w:szCs w:val="24"/>
          <w:rtl/>
          <w:lang w:eastAsia="he-IL"/>
        </w:rPr>
      </w:pPr>
    </w:p>
    <w:p w14:paraId="3F1BC4F6"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שילוב הפיקוח העליון של היועצים עם הפיקוח העליון על ביצוע העבודה של בניה ירוקה, איכות הסביבה ותברואה.</w:t>
      </w:r>
    </w:p>
    <w:p w14:paraId="275FE118"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244B1363"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הדרכה ומתן הסברים למנהל, ליועצים, לקבלנים ולמפקח, במידה ונתמנה כזה לפיקוח על העבודות, הדרכה ומתן הסברים לקבלני העבודות באתר ומחוצה לו.</w:t>
      </w:r>
    </w:p>
    <w:p w14:paraId="6F33833F"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lang w:eastAsia="he-IL"/>
        </w:rPr>
      </w:pPr>
    </w:p>
    <w:p w14:paraId="263EF044"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 xml:space="preserve">- </w:t>
      </w:r>
      <w:r w:rsidRPr="000206FA">
        <w:rPr>
          <w:rFonts w:ascii="Times New Roman" w:eastAsia="Times New Roman" w:hAnsi="Times New Roman" w:cs="David" w:hint="cs"/>
          <w:sz w:val="24"/>
          <w:szCs w:val="24"/>
          <w:rtl/>
          <w:lang w:eastAsia="he-IL"/>
        </w:rPr>
        <w:tab/>
        <w:t>ייעוץ והמלצה לגבי בחירה, בדיקה ואישור של חומרים וציוד.</w:t>
      </w:r>
    </w:p>
    <w:p w14:paraId="5794153A"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66FF3892"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דיווח למנהל על הממצאים ועל התקדמות ביצוע הבניה הירוקה, סביבה ותברואה לאחר כל ביקור של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באתר ו/או בבית המלאכה.</w:t>
      </w:r>
    </w:p>
    <w:p w14:paraId="682A2575"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lang w:eastAsia="he-IL"/>
        </w:rPr>
      </w:pPr>
    </w:p>
    <w:p w14:paraId="33EBF357"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עדכון התכניות, הפרטים וכל יתר המסמכים הדרושים, בהתאם לשינויים שיתחייבו מדרישות הרשויות או שינויים שיתגלה בהם צורך במהלך התכנון. כל עדכון יבוצע בתאום עם המנהל בכתב.</w:t>
      </w:r>
    </w:p>
    <w:p w14:paraId="7DE3116A"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lang w:eastAsia="he-IL"/>
        </w:rPr>
      </w:pPr>
    </w:p>
    <w:p w14:paraId="0B201449"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 xml:space="preserve">אשרור תכניות </w:t>
      </w:r>
      <w:r w:rsidRPr="000206FA">
        <w:rPr>
          <w:rFonts w:ascii="Times New Roman" w:eastAsia="Times New Roman" w:hAnsi="Times New Roman" w:cs="David"/>
          <w:sz w:val="24"/>
          <w:szCs w:val="24"/>
          <w:lang w:eastAsia="he-IL"/>
        </w:rPr>
        <w:t>AS-MADE</w:t>
      </w:r>
      <w:r w:rsidRPr="000206FA">
        <w:rPr>
          <w:rFonts w:ascii="Times New Roman" w:eastAsia="Times New Roman" w:hAnsi="Times New Roman" w:cs="David" w:hint="cs"/>
          <w:sz w:val="24"/>
          <w:szCs w:val="24"/>
          <w:rtl/>
          <w:lang w:eastAsia="he-IL"/>
        </w:rPr>
        <w:t xml:space="preserve"> שיוכנו ע"י הקבלנים על רקע תכניות ושיכללו שנויים שבוצעו בתכנון ו/או בביצוע בזמן ביצוע העבודה. </w:t>
      </w:r>
    </w:p>
    <w:p w14:paraId="68B6E2E6"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4B2B7C1A"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השתתפות בקבלת העבודות ואישור גמר ביצוע העבודות, בתיאום עם היועצים. העברת רשימות ליקויים לתיקון.</w:t>
      </w:r>
    </w:p>
    <w:p w14:paraId="5E44D686"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11E6ADCC"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ייעוץ למנהל והשתתפות בדיונים ובבירורים עם הקבלנים בקשר עם ביצוע העבודה ובפיקוח העליון עליהן ועל התאמתן לתנאי החוזים עם קבלני העבודות, הן לפני מסירת העבודות והן בתקופת הבדק.</w:t>
      </w:r>
    </w:p>
    <w:p w14:paraId="59A619CA"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54383A71"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ייעוץ לפתרונות במקרים בהם יתגלו כשלים בבצוע העבודות לעומת התכנון.</w:t>
      </w:r>
    </w:p>
    <w:p w14:paraId="0C26D5A6"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48DEF78D"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הכנת וחתימה על כל מסמך שיידרש ע"י הרשויות מה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במהלך הביצוע, עד קבלת אישור לחיבור הפרויקט למערכות, אישור לאכלוס וקבלת תעודת גמר/רישיון עסק.</w:t>
      </w:r>
    </w:p>
    <w:p w14:paraId="2CCBC98B"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20FFB3DD"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אישור נכונות ותאימות מלאה של כל מסמכי העדות, תיקי מתקן וכדו', של כל הקבלנים שעבדו על פי התכניות וההנחיות של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בטרם יימסרו לידי נציגי המזמין.</w:t>
      </w:r>
    </w:p>
    <w:p w14:paraId="0CA3DB03" w14:textId="77777777" w:rsidR="000206FA" w:rsidRPr="000206FA" w:rsidRDefault="000206FA" w:rsidP="000206FA">
      <w:pPr>
        <w:widowControl w:val="0"/>
        <w:tabs>
          <w:tab w:val="left" w:pos="9020"/>
        </w:tabs>
        <w:spacing w:before="0" w:beforeAutospacing="0" w:after="0" w:afterAutospacing="0" w:line="240" w:lineRule="auto"/>
        <w:ind w:left="2160" w:hanging="720"/>
        <w:rPr>
          <w:rFonts w:ascii="Times New Roman" w:eastAsia="Times New Roman" w:hAnsi="Times New Roman" w:cs="David"/>
          <w:sz w:val="24"/>
          <w:szCs w:val="24"/>
          <w:rtl/>
          <w:lang w:eastAsia="he-IL"/>
        </w:rPr>
      </w:pPr>
    </w:p>
    <w:p w14:paraId="0515BEA3"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r>
      <w:r w:rsidRPr="000206FA">
        <w:rPr>
          <w:rFonts w:ascii="Times New Roman" w:eastAsia="Times New Roman" w:hAnsi="Times New Roman" w:cs="David" w:hint="cs"/>
          <w:b/>
          <w:bCs/>
          <w:sz w:val="24"/>
          <w:szCs w:val="24"/>
          <w:u w:val="single"/>
          <w:rtl/>
          <w:lang w:eastAsia="he-IL"/>
        </w:rPr>
        <w:t>סיוע ככל הנדרש לשם אישור הרשויות להשלמת העבודות ולקבלת טופס 4 ותעודת גמר</w:t>
      </w:r>
      <w:r w:rsidRPr="000206FA">
        <w:rPr>
          <w:rFonts w:ascii="Times New Roman" w:eastAsia="Times New Roman" w:hAnsi="Times New Roman" w:cs="David" w:hint="cs"/>
          <w:sz w:val="24"/>
          <w:szCs w:val="24"/>
          <w:rtl/>
          <w:lang w:eastAsia="he-IL"/>
        </w:rPr>
        <w:t>.</w:t>
      </w:r>
    </w:p>
    <w:p w14:paraId="2E3F1DB3" w14:textId="77777777" w:rsidR="000206FA" w:rsidRPr="000206FA" w:rsidRDefault="000206FA" w:rsidP="000206FA">
      <w:pPr>
        <w:widowControl w:val="0"/>
        <w:tabs>
          <w:tab w:val="left" w:pos="9020"/>
        </w:tabs>
        <w:spacing w:before="0" w:beforeAutospacing="0" w:after="0" w:afterAutospacing="0" w:line="276" w:lineRule="auto"/>
        <w:ind w:left="2880" w:hanging="720"/>
        <w:rPr>
          <w:rFonts w:ascii="Times New Roman" w:eastAsia="Times New Roman" w:hAnsi="Times New Roman" w:cs="David"/>
          <w:sz w:val="24"/>
          <w:szCs w:val="24"/>
          <w:rtl/>
          <w:lang w:eastAsia="he-IL"/>
        </w:rPr>
      </w:pPr>
    </w:p>
    <w:p w14:paraId="4663357E"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סיוע למזמין במתן מענה לפניות, אשר יופנו אליו, בקשר לתכנון וביצוע הבניה הירוקה, איכות הסביבה והתברואה.</w:t>
      </w:r>
    </w:p>
    <w:p w14:paraId="6707F7F7"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37C0ACBA"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r>
      <w:r w:rsidRPr="000206FA">
        <w:rPr>
          <w:rFonts w:ascii="Times New Roman" w:eastAsia="Times New Roman" w:hAnsi="Times New Roman" w:cs="David"/>
          <w:sz w:val="24"/>
          <w:szCs w:val="24"/>
          <w:rtl/>
          <w:lang w:eastAsia="he-IL"/>
        </w:rPr>
        <w:t xml:space="preserve">השתתפות עם המזמין בהגנה בפני תביעות בקשר עם </w:t>
      </w:r>
      <w:r w:rsidRPr="000206FA">
        <w:rPr>
          <w:rFonts w:ascii="Times New Roman" w:eastAsia="Times New Roman" w:hAnsi="Times New Roman" w:cs="David" w:hint="cs"/>
          <w:sz w:val="24"/>
          <w:szCs w:val="24"/>
          <w:rtl/>
          <w:lang w:eastAsia="he-IL"/>
        </w:rPr>
        <w:t>ה</w:t>
      </w:r>
      <w:r w:rsidRPr="000206FA">
        <w:rPr>
          <w:rFonts w:ascii="Times New Roman" w:eastAsia="Times New Roman" w:hAnsi="Times New Roman" w:cs="David"/>
          <w:sz w:val="24"/>
          <w:szCs w:val="24"/>
          <w:rtl/>
          <w:lang w:eastAsia="he-IL"/>
        </w:rPr>
        <w:t>תכנון, על דרך של הצטרפות כנתבע ו/או מסירת עדות מטעם המזמין, והמצאת כל מסמך בקשר עם התכנון, אשר דרוש למזמין לשם נ</w:t>
      </w:r>
      <w:r w:rsidRPr="000206FA">
        <w:rPr>
          <w:rFonts w:ascii="Times New Roman" w:eastAsia="Times New Roman" w:hAnsi="Times New Roman" w:cs="David" w:hint="cs"/>
          <w:sz w:val="24"/>
          <w:szCs w:val="24"/>
          <w:rtl/>
          <w:lang w:eastAsia="he-IL"/>
        </w:rPr>
        <w:t>י</w:t>
      </w:r>
      <w:r w:rsidRPr="000206FA">
        <w:rPr>
          <w:rFonts w:ascii="Times New Roman" w:eastAsia="Times New Roman" w:hAnsi="Times New Roman" w:cs="David"/>
          <w:sz w:val="24"/>
          <w:szCs w:val="24"/>
          <w:rtl/>
          <w:lang w:eastAsia="he-IL"/>
        </w:rPr>
        <w:t>הול ההגנה, לפי דרישת המזמין ומיד עם דרישתו הראשונה</w:t>
      </w:r>
      <w:r w:rsidRPr="000206FA">
        <w:rPr>
          <w:rFonts w:ascii="Times New Roman" w:eastAsia="Times New Roman" w:hAnsi="Times New Roman" w:cs="David" w:hint="cs"/>
          <w:sz w:val="24"/>
          <w:szCs w:val="24"/>
          <w:rtl/>
          <w:lang w:eastAsia="he-IL"/>
        </w:rPr>
        <w:t>.</w:t>
      </w:r>
    </w:p>
    <w:p w14:paraId="75AF27EB"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5B9B6618"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כל יתר הדרוש לפיקוח עליון, ולביקורת על הביצוע.</w:t>
      </w:r>
    </w:p>
    <w:p w14:paraId="73A88D25" w14:textId="77777777" w:rsidR="000206FA" w:rsidRPr="000206FA" w:rsidRDefault="000206FA" w:rsidP="000206FA">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p>
    <w:p w14:paraId="243BA9E5" w14:textId="77777777" w:rsidR="000206FA" w:rsidRPr="000206FA" w:rsidRDefault="000206FA" w:rsidP="000206FA">
      <w:pPr>
        <w:widowControl w:val="0"/>
        <w:spacing w:before="0" w:beforeAutospacing="0" w:after="0" w:afterAutospacing="0" w:line="276" w:lineRule="auto"/>
        <w:ind w:left="1835" w:right="720" w:hanging="426"/>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ב.</w:t>
      </w:r>
      <w:r w:rsidRPr="000206FA">
        <w:rPr>
          <w:rFonts w:ascii="Times New Roman" w:eastAsia="Times New Roman" w:hAnsi="Times New Roman" w:cs="David" w:hint="cs"/>
          <w:sz w:val="24"/>
          <w:szCs w:val="24"/>
          <w:rtl/>
          <w:lang w:eastAsia="he-IL"/>
        </w:rPr>
        <w:tab/>
        <w:t>כדי למלא משימות אלה, יבקר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באתר הבניה ובמקורות החומרים והציוד באופן תדיר ו/או לפי הזמנת המנהל או המפקח.</w:t>
      </w:r>
    </w:p>
    <w:p w14:paraId="1FF18DEF" w14:textId="77777777" w:rsidR="000206FA" w:rsidRPr="000206FA" w:rsidRDefault="000206FA" w:rsidP="000206FA">
      <w:pPr>
        <w:widowControl w:val="0"/>
        <w:spacing w:before="0" w:beforeAutospacing="0" w:after="0" w:afterAutospacing="0" w:line="240" w:lineRule="auto"/>
        <w:ind w:left="1835" w:right="720" w:hanging="426"/>
        <w:rPr>
          <w:rFonts w:ascii="Times New Roman" w:eastAsia="Times New Roman" w:hAnsi="Times New Roman" w:cs="David"/>
          <w:sz w:val="24"/>
          <w:szCs w:val="24"/>
          <w:rtl/>
          <w:lang w:eastAsia="he-IL"/>
        </w:rPr>
      </w:pPr>
    </w:p>
    <w:p w14:paraId="10DED834" w14:textId="77777777" w:rsidR="000206FA" w:rsidRPr="000206FA" w:rsidRDefault="000206FA" w:rsidP="000206FA">
      <w:pPr>
        <w:widowControl w:val="0"/>
        <w:spacing w:before="0" w:beforeAutospacing="0" w:after="0" w:afterAutospacing="0" w:line="276" w:lineRule="auto"/>
        <w:ind w:left="1835" w:right="720" w:hanging="426"/>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ג.</w:t>
      </w:r>
      <w:r w:rsidRPr="000206FA">
        <w:rPr>
          <w:rFonts w:ascii="Times New Roman" w:eastAsia="Times New Roman" w:hAnsi="Times New Roman" w:cs="David" w:hint="cs"/>
          <w:sz w:val="24"/>
          <w:szCs w:val="24"/>
          <w:rtl/>
          <w:lang w:eastAsia="he-IL"/>
        </w:rPr>
        <w:tab/>
        <w:t>אין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רשאי לתת הוראות לקבלנים ו/או לנהל משא ומתן עם הקבלנים, לרבות ביחס למחירים ו/או לדרכי ביצוע, אלא באמצעות נציגו המוסמך של המזמין.</w:t>
      </w:r>
    </w:p>
    <w:p w14:paraId="5018F637" w14:textId="77777777" w:rsidR="000206FA" w:rsidRPr="000206FA" w:rsidRDefault="000206FA" w:rsidP="000206FA">
      <w:pPr>
        <w:widowControl w:val="0"/>
        <w:spacing w:before="0" w:beforeAutospacing="0" w:after="0" w:afterAutospacing="0" w:line="240" w:lineRule="auto"/>
        <w:ind w:left="1835" w:right="720" w:hanging="426"/>
        <w:rPr>
          <w:rFonts w:ascii="Times New Roman" w:eastAsia="Times New Roman" w:hAnsi="Times New Roman" w:cs="David"/>
          <w:sz w:val="24"/>
          <w:szCs w:val="24"/>
          <w:rtl/>
          <w:lang w:eastAsia="he-IL"/>
        </w:rPr>
      </w:pPr>
    </w:p>
    <w:p w14:paraId="68AA8614" w14:textId="77777777" w:rsidR="000206FA" w:rsidRPr="000206FA" w:rsidRDefault="000206FA" w:rsidP="000206FA">
      <w:pPr>
        <w:widowControl w:val="0"/>
        <w:spacing w:before="0" w:beforeAutospacing="0" w:after="0" w:afterAutospacing="0" w:line="276" w:lineRule="auto"/>
        <w:ind w:left="1835" w:right="720" w:hanging="426"/>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ד.</w:t>
      </w:r>
      <w:r w:rsidRPr="000206FA">
        <w:rPr>
          <w:rFonts w:ascii="Times New Roman" w:eastAsia="Times New Roman" w:hAnsi="Times New Roman" w:cs="David" w:hint="cs"/>
          <w:sz w:val="24"/>
          <w:szCs w:val="24"/>
          <w:rtl/>
          <w:lang w:eastAsia="he-IL"/>
        </w:rPr>
        <w:tab/>
        <w:t>לאחר כל ביקור של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באתר יגיש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לנציג המזמין דו"ח בכתב ובו יציין את התרשמותו ואת הערותיו לגבי בצוע העבודות. בגמר ביצוע העבודות יגיש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לנציג המזמין הצהרה, בנוסח נספח ט', כי בדק את ביצוע העבודות ומצא אותן תואמות לתכניותיו ולתקנים מחייבים וכי בוצעו לשביעות רצונו. ללא דו"חות והצהרה אלה לא תשולם ל</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יתרת שכרו עבור פיקוח עליון.</w:t>
      </w:r>
    </w:p>
    <w:p w14:paraId="70E68EE5" w14:textId="77777777" w:rsidR="000206FA" w:rsidRPr="000206FA" w:rsidRDefault="000206FA" w:rsidP="000206FA">
      <w:pPr>
        <w:widowControl w:val="0"/>
        <w:spacing w:before="0" w:beforeAutospacing="0" w:after="0" w:afterAutospacing="0" w:line="276" w:lineRule="auto"/>
        <w:ind w:left="1835" w:right="720" w:hanging="426"/>
        <w:rPr>
          <w:rFonts w:ascii="Times New Roman" w:eastAsia="Times New Roman" w:hAnsi="Times New Roman" w:cs="David"/>
          <w:sz w:val="24"/>
          <w:szCs w:val="24"/>
          <w:rtl/>
          <w:lang w:eastAsia="he-IL"/>
        </w:rPr>
      </w:pPr>
    </w:p>
    <w:p w14:paraId="5804DB08" w14:textId="77777777" w:rsidR="000206FA" w:rsidRPr="000206FA" w:rsidRDefault="000206FA" w:rsidP="000206FA">
      <w:pPr>
        <w:widowControl w:val="0"/>
        <w:spacing w:before="0" w:beforeAutospacing="0" w:after="0" w:afterAutospacing="0" w:line="276" w:lineRule="auto"/>
        <w:ind w:left="1835" w:right="720" w:hanging="426"/>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ה.</w:t>
      </w:r>
      <w:r w:rsidRPr="000206FA">
        <w:rPr>
          <w:rFonts w:ascii="Times New Roman" w:eastAsia="Times New Roman" w:hAnsi="Times New Roman" w:cs="David" w:hint="cs"/>
          <w:sz w:val="24"/>
          <w:szCs w:val="24"/>
          <w:rtl/>
          <w:lang w:eastAsia="he-IL"/>
        </w:rPr>
        <w:tab/>
        <w:t>ייעוץ למזמין בדבר תפעול ואחזקת המתקן.</w:t>
      </w:r>
    </w:p>
    <w:p w14:paraId="4D5394DA" w14:textId="77777777" w:rsidR="000206FA" w:rsidRPr="000206FA" w:rsidRDefault="000206FA" w:rsidP="000206FA">
      <w:pPr>
        <w:widowControl w:val="0"/>
        <w:spacing w:before="0" w:beforeAutospacing="0" w:after="0" w:afterAutospacing="0" w:line="240" w:lineRule="auto"/>
        <w:ind w:left="1835" w:right="720" w:hanging="426"/>
        <w:rPr>
          <w:rFonts w:ascii="Times New Roman" w:eastAsia="Times New Roman" w:hAnsi="Times New Roman" w:cs="David"/>
          <w:sz w:val="24"/>
          <w:szCs w:val="24"/>
          <w:rtl/>
          <w:lang w:eastAsia="he-IL"/>
        </w:rPr>
      </w:pPr>
    </w:p>
    <w:p w14:paraId="1A824BF6" w14:textId="77777777" w:rsidR="000206FA" w:rsidRPr="000206FA" w:rsidRDefault="000206FA" w:rsidP="000206FA">
      <w:pPr>
        <w:widowControl w:val="0"/>
        <w:numPr>
          <w:ilvl w:val="0"/>
          <w:numId w:val="6"/>
        </w:numPr>
        <w:spacing w:before="0" w:beforeAutospacing="0" w:after="0" w:afterAutospacing="0" w:line="276"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מתחייב להעלות את כל הקבצים לאתר לשיתוף קבצים של הפרויקט ולשמור קבצים והעתק קשיח של כל המפרטים והדוחות עד לאחר סיום הביצוע בשטח של העבודות נשוא התכנון, כך שניתן יהיה לבצע מהם העתקות, צילומים וכו' וכן כך שניתן יהיה לבצע בהם תיקונים ושינויים.</w:t>
      </w:r>
    </w:p>
    <w:p w14:paraId="13A8CAE7" w14:textId="77777777" w:rsidR="000206FA" w:rsidRPr="000206FA" w:rsidRDefault="000206FA" w:rsidP="000206FA">
      <w:pPr>
        <w:widowControl w:val="0"/>
        <w:spacing w:before="0" w:beforeAutospacing="0" w:after="0" w:afterAutospacing="0" w:line="240" w:lineRule="auto"/>
        <w:ind w:left="1835" w:right="720" w:hanging="426"/>
        <w:rPr>
          <w:rFonts w:ascii="Times New Roman" w:eastAsia="Times New Roman" w:hAnsi="Times New Roman" w:cs="David"/>
          <w:sz w:val="24"/>
          <w:szCs w:val="24"/>
          <w:rtl/>
          <w:lang w:eastAsia="he-IL"/>
        </w:rPr>
      </w:pPr>
    </w:p>
    <w:p w14:paraId="4D7CABAD" w14:textId="77777777" w:rsidR="000206FA" w:rsidRPr="000206FA" w:rsidRDefault="000206FA" w:rsidP="000206FA">
      <w:pPr>
        <w:widowControl w:val="0"/>
        <w:numPr>
          <w:ilvl w:val="0"/>
          <w:numId w:val="6"/>
        </w:numPr>
        <w:spacing w:before="0" w:beforeAutospacing="0" w:after="0" w:afterAutospacing="0" w:line="276" w:lineRule="auto"/>
        <w:jc w:val="both"/>
        <w:rPr>
          <w:rFonts w:ascii="Times New Roman" w:eastAsia="Times New Roman" w:hAnsi="Times New Roman" w:cs="David"/>
          <w:sz w:val="20"/>
          <w:szCs w:val="24"/>
          <w:lang w:eastAsia="he-IL"/>
        </w:rPr>
      </w:pPr>
      <w:r w:rsidRPr="000206FA">
        <w:rPr>
          <w:rFonts w:ascii="Times New Roman" w:eastAsia="Times New Roman" w:hAnsi="Times New Roman" w:cs="David" w:hint="cs"/>
          <w:sz w:val="24"/>
          <w:szCs w:val="24"/>
          <w:rtl/>
          <w:lang w:eastAsia="he-IL"/>
        </w:rPr>
        <w:t>נציג המזמין רשאי להזמין מה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את כל שלבי התכנון המפורטים בנספח זה ו/או חלק מהם ו/או שירותים נוספים מעבר להם.</w:t>
      </w:r>
    </w:p>
    <w:p w14:paraId="42D2E8AF" w14:textId="77777777" w:rsidR="000206FA" w:rsidRPr="000206FA" w:rsidRDefault="000206FA" w:rsidP="000206FA">
      <w:pPr>
        <w:widowControl w:val="0"/>
        <w:spacing w:before="0" w:beforeAutospacing="0" w:after="0" w:afterAutospacing="0" w:line="240" w:lineRule="auto"/>
        <w:rPr>
          <w:rFonts w:ascii="Times New Roman" w:eastAsia="Times New Roman" w:hAnsi="Times New Roman" w:cs="David"/>
          <w:sz w:val="20"/>
          <w:szCs w:val="24"/>
          <w:rtl/>
          <w:lang w:eastAsia="he-IL"/>
        </w:rPr>
      </w:pPr>
    </w:p>
    <w:p w14:paraId="30355D70" w14:textId="77777777" w:rsidR="000206FA" w:rsidRPr="000206FA" w:rsidRDefault="000206FA" w:rsidP="000206FA">
      <w:pPr>
        <w:widowControl w:val="0"/>
        <w:numPr>
          <w:ilvl w:val="0"/>
          <w:numId w:val="6"/>
        </w:numPr>
        <w:spacing w:before="0" w:beforeAutospacing="0" w:after="0" w:afterAutospacing="0" w:line="276"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יובהר כדלקמן</w:t>
      </w:r>
      <w:r w:rsidRPr="000206FA">
        <w:rPr>
          <w:rFonts w:ascii="Times New Roman" w:eastAsia="Times New Roman" w:hAnsi="Times New Roman" w:cs="David" w:hint="cs"/>
          <w:sz w:val="24"/>
          <w:szCs w:val="24"/>
          <w:rtl/>
          <w:lang w:eastAsia="he-IL"/>
        </w:rPr>
        <w:t>:</w:t>
      </w:r>
    </w:p>
    <w:p w14:paraId="0A4E5FB1" w14:textId="77777777" w:rsidR="000206FA" w:rsidRPr="000206FA" w:rsidRDefault="000206FA" w:rsidP="000206FA">
      <w:pPr>
        <w:widowControl w:val="0"/>
        <w:snapToGrid w:val="0"/>
        <w:spacing w:before="0" w:beforeAutospacing="0" w:after="0" w:afterAutospacing="0" w:line="240" w:lineRule="auto"/>
        <w:ind w:left="1800"/>
        <w:rPr>
          <w:rFonts w:ascii="Times New Roman" w:eastAsia="Times New Roman" w:hAnsi="Times New Roman" w:cs="David"/>
          <w:sz w:val="24"/>
          <w:szCs w:val="24"/>
          <w:rtl/>
          <w:lang w:eastAsia="he-IL"/>
        </w:rPr>
      </w:pPr>
    </w:p>
    <w:p w14:paraId="7BB9C025" w14:textId="77777777" w:rsidR="000206FA" w:rsidRPr="000206FA" w:rsidRDefault="000206FA" w:rsidP="000206FA">
      <w:pPr>
        <w:widowControl w:val="0"/>
        <w:snapToGrid w:val="0"/>
        <w:spacing w:before="0" w:beforeAutospacing="0" w:after="0" w:afterAutospacing="0" w:line="276" w:lineRule="auto"/>
        <w:ind w:left="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כל קבצי התכנון והמסמכים השונים יוטענו למערכת ה</w:t>
      </w: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sz w:val="24"/>
          <w:szCs w:val="24"/>
          <w:lang w:eastAsia="he-IL"/>
        </w:rPr>
        <w:t xml:space="preserve">@view </w:t>
      </w:r>
      <w:r w:rsidRPr="000206FA">
        <w:rPr>
          <w:rFonts w:ascii="Times New Roman" w:eastAsia="Times New Roman" w:hAnsi="Times New Roman" w:cs="David" w:hint="cs"/>
          <w:sz w:val="24"/>
          <w:szCs w:val="24"/>
          <w:rtl/>
          <w:lang w:eastAsia="he-IL"/>
        </w:rPr>
        <w:t xml:space="preserve"> או מערכת אחרת עפ"י החלטת המזמין וזו תשמש ל</w:t>
      </w:r>
      <w:r w:rsidRPr="000206FA">
        <w:rPr>
          <w:rFonts w:ascii="Times New Roman" w:eastAsia="Times New Roman" w:hAnsi="Times New Roman" w:cs="David"/>
          <w:sz w:val="24"/>
          <w:szCs w:val="24"/>
          <w:rtl/>
          <w:lang w:eastAsia="he-IL"/>
        </w:rPr>
        <w:t>תעבורת המידע היחידה הקבילה בפרויקט</w:t>
      </w:r>
      <w:r w:rsidRPr="000206FA">
        <w:rPr>
          <w:rFonts w:ascii="Times New Roman" w:eastAsia="Times New Roman" w:hAnsi="Times New Roman" w:cs="David" w:hint="cs"/>
          <w:sz w:val="24"/>
          <w:szCs w:val="24"/>
          <w:rtl/>
          <w:lang w:eastAsia="he-IL"/>
        </w:rPr>
        <w:t>.</w:t>
      </w:r>
    </w:p>
    <w:p w14:paraId="200D4A26" w14:textId="77777777" w:rsidR="000206FA" w:rsidRPr="000206FA" w:rsidRDefault="000206FA" w:rsidP="000206FA">
      <w:pPr>
        <w:widowControl w:val="0"/>
        <w:snapToGrid w:val="0"/>
        <w:spacing w:before="0" w:beforeAutospacing="0" w:after="0" w:afterAutospacing="0" w:line="240" w:lineRule="auto"/>
        <w:ind w:left="1800"/>
        <w:rPr>
          <w:rFonts w:ascii="Times New Roman" w:eastAsia="Times New Roman" w:hAnsi="Times New Roman" w:cs="David"/>
          <w:sz w:val="24"/>
          <w:szCs w:val="24"/>
          <w:rtl/>
          <w:lang w:eastAsia="he-IL"/>
        </w:rPr>
      </w:pPr>
    </w:p>
    <w:p w14:paraId="38E24D47" w14:textId="77777777" w:rsidR="000206FA" w:rsidRPr="000206FA"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p>
    <w:p w14:paraId="5CBB5C7B" w14:textId="77777777" w:rsidR="000206FA" w:rsidRPr="000206FA"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1AD7C3A9" w14:textId="77777777" w:rsidR="000206FA" w:rsidRPr="000206FA"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6279F03A" w14:textId="77777777" w:rsidR="000206FA" w:rsidRPr="000206FA"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7B01C5FF" w14:textId="77777777" w:rsidR="000206FA" w:rsidRPr="000206FA"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0E15BB2E" w14:textId="77777777" w:rsidR="000206FA" w:rsidRPr="000206FA"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72BA8AC8" w14:textId="77777777" w:rsidR="000206FA" w:rsidRPr="000206FA"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796B07E6"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206FA">
        <w:rPr>
          <w:rFonts w:ascii="Times New Roman" w:eastAsia="Times New Roman" w:hAnsi="Times New Roman" w:cs="David"/>
          <w:bCs/>
          <w:sz w:val="20"/>
          <w:szCs w:val="24"/>
          <w:u w:val="single"/>
          <w:rtl/>
          <w:lang w:eastAsia="he-IL"/>
        </w:rPr>
        <w:br w:type="page"/>
        <w:t xml:space="preserve">נספח </w:t>
      </w:r>
      <w:r w:rsidR="0004388B">
        <w:rPr>
          <w:rFonts w:ascii="Times New Roman" w:eastAsia="Times New Roman" w:hAnsi="Times New Roman" w:cs="David" w:hint="cs"/>
          <w:bCs/>
          <w:sz w:val="20"/>
          <w:szCs w:val="24"/>
          <w:u w:val="single"/>
          <w:rtl/>
          <w:lang w:eastAsia="he-IL"/>
        </w:rPr>
        <w:t>"</w:t>
      </w:r>
      <w:r w:rsidRPr="000206FA">
        <w:rPr>
          <w:rFonts w:ascii="Times New Roman" w:eastAsia="Times New Roman" w:hAnsi="Times New Roman" w:cs="David"/>
          <w:bCs/>
          <w:sz w:val="20"/>
          <w:szCs w:val="24"/>
          <w:u w:val="single"/>
          <w:rtl/>
          <w:lang w:eastAsia="he-IL"/>
        </w:rPr>
        <w:t>ג</w:t>
      </w:r>
      <w:r w:rsidR="0004388B">
        <w:rPr>
          <w:rFonts w:ascii="Times New Roman" w:eastAsia="Times New Roman" w:hAnsi="Times New Roman" w:cs="David" w:hint="cs"/>
          <w:bCs/>
          <w:sz w:val="20"/>
          <w:szCs w:val="24"/>
          <w:u w:val="single"/>
          <w:rtl/>
          <w:lang w:eastAsia="he-IL"/>
        </w:rPr>
        <w:t>'</w:t>
      </w:r>
      <w:r w:rsidRPr="000206FA">
        <w:rPr>
          <w:rFonts w:ascii="Times New Roman" w:eastAsia="Times New Roman" w:hAnsi="Times New Roman" w:cs="David"/>
          <w:bCs/>
          <w:sz w:val="20"/>
          <w:szCs w:val="24"/>
          <w:u w:val="single"/>
          <w:rtl/>
          <w:lang w:eastAsia="he-IL"/>
        </w:rPr>
        <w:t>'</w:t>
      </w:r>
    </w:p>
    <w:p w14:paraId="1A1AFC77"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8542917"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206FA">
        <w:rPr>
          <w:rFonts w:ascii="Times New Roman" w:eastAsia="Times New Roman" w:hAnsi="Times New Roman" w:cs="David"/>
          <w:bCs/>
          <w:sz w:val="20"/>
          <w:szCs w:val="24"/>
          <w:u w:val="single"/>
          <w:rtl/>
          <w:lang w:eastAsia="he-IL"/>
        </w:rPr>
        <w:t>לוח זמנים ושלבי עבודה</w:t>
      </w:r>
    </w:p>
    <w:p w14:paraId="6FB9123F"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9FDF240"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0E43425E"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0206FA">
        <w:rPr>
          <w:rFonts w:ascii="Times New Roman" w:eastAsia="Times New Roman" w:hAnsi="Times New Roman" w:cs="David"/>
          <w:sz w:val="20"/>
          <w:szCs w:val="24"/>
          <w:lang w:eastAsia="he-IL"/>
        </w:rPr>
        <w:t>–</w:t>
      </w:r>
      <w:r w:rsidRPr="000206FA">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4555BDB4"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55B8D04"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hint="cs"/>
          <w:sz w:val="20"/>
          <w:szCs w:val="24"/>
          <w:rtl/>
          <w:lang w:eastAsia="he-IL"/>
        </w:rPr>
        <w:t>המהנדס וצוותו יעסקו בפרויקט לפי הצורך וללא הגבלת זמן.</w:t>
      </w:r>
    </w:p>
    <w:p w14:paraId="243D9823"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A024DB4"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ימסור את התכניות לאישור המזמין בהתאם ללוח הזמנים והתכניות לא תיחשבנה כמושלמות עד לקבלת אישור המזמין.</w:t>
      </w:r>
    </w:p>
    <w:p w14:paraId="756BEE2B"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89CEA85"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העביר המזמין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הערות או הנחיות נוספות לגבי התכניות, יתכנן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הערותיו ו/או הנחיותיו לגבי תכניות שהוגשו לו ע"י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בתוך 30 יום ממועד הגשתן למזמין.</w:t>
      </w:r>
    </w:p>
    <w:p w14:paraId="46DDD6BE"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7841C7A"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אם לא יקבע לוח זמנים במעמד חתימת החוזה יעביר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לוח זמנים ראשוני לאישור המנהל תוך 7 ימים ממועד החתימה.</w:t>
      </w:r>
    </w:p>
    <w:p w14:paraId="32454BEA"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77E1073"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hint="cs"/>
          <w:sz w:val="20"/>
          <w:szCs w:val="24"/>
          <w:rtl/>
          <w:lang w:eastAsia="he-IL"/>
        </w:rPr>
        <w:t>התקדמות תכנון הבניה הירוקה ואיכות הסביבה תעשה לפי שלבי הפרויקט ועל פי שינויי תכנון של האדריכל והיועצים, ללא זכות לתוספות שכר.</w:t>
      </w:r>
    </w:p>
    <w:p w14:paraId="2A49C759" w14:textId="77777777" w:rsidR="0004388B" w:rsidRPr="00C521D8" w:rsidRDefault="000206FA" w:rsidP="0004388B">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0206FA">
        <w:rPr>
          <w:rFonts w:ascii="Times New Roman" w:eastAsia="Times New Roman" w:hAnsi="Times New Roman" w:cs="David"/>
          <w:sz w:val="24"/>
          <w:szCs w:val="24"/>
          <w:rtl/>
          <w:lang w:eastAsia="he-IL"/>
        </w:rPr>
        <w:br w:type="page"/>
      </w:r>
      <w:r w:rsidR="0004388B" w:rsidRPr="00C521D8">
        <w:rPr>
          <w:rFonts w:ascii="Times New Roman" w:eastAsia="Times New Roman" w:hAnsi="Times New Roman" w:cs="David"/>
          <w:b/>
          <w:bCs/>
          <w:sz w:val="24"/>
          <w:szCs w:val="24"/>
          <w:u w:val="single"/>
          <w:rtl/>
          <w:lang w:eastAsia="he-IL"/>
        </w:rPr>
        <w:t xml:space="preserve">נספח </w:t>
      </w:r>
      <w:r w:rsidR="0004388B">
        <w:rPr>
          <w:rFonts w:ascii="Times New Roman" w:eastAsia="Times New Roman" w:hAnsi="Times New Roman" w:cs="David" w:hint="cs"/>
          <w:b/>
          <w:bCs/>
          <w:sz w:val="24"/>
          <w:szCs w:val="24"/>
          <w:u w:val="single"/>
          <w:rtl/>
          <w:lang w:eastAsia="he-IL"/>
        </w:rPr>
        <w:t>"</w:t>
      </w:r>
      <w:r w:rsidR="0004388B" w:rsidRPr="00C521D8">
        <w:rPr>
          <w:rFonts w:ascii="Times New Roman" w:eastAsia="Times New Roman" w:hAnsi="Times New Roman" w:cs="David"/>
          <w:b/>
          <w:bCs/>
          <w:sz w:val="24"/>
          <w:szCs w:val="24"/>
          <w:u w:val="single"/>
          <w:rtl/>
          <w:lang w:eastAsia="he-IL"/>
        </w:rPr>
        <w:t>ד</w:t>
      </w:r>
      <w:r w:rsidR="0004388B">
        <w:rPr>
          <w:rFonts w:ascii="Times New Roman" w:eastAsia="Times New Roman" w:hAnsi="Times New Roman" w:cs="David" w:hint="cs"/>
          <w:b/>
          <w:bCs/>
          <w:sz w:val="24"/>
          <w:szCs w:val="24"/>
          <w:u w:val="single"/>
          <w:rtl/>
          <w:lang w:eastAsia="he-IL"/>
        </w:rPr>
        <w:t>'</w:t>
      </w:r>
      <w:r w:rsidR="0004388B" w:rsidRPr="00C521D8">
        <w:rPr>
          <w:rFonts w:ascii="Times New Roman" w:eastAsia="Times New Roman" w:hAnsi="Times New Roman" w:cs="David"/>
          <w:b/>
          <w:bCs/>
          <w:sz w:val="24"/>
          <w:szCs w:val="24"/>
          <w:u w:val="single"/>
          <w:rtl/>
          <w:lang w:eastAsia="he-IL"/>
        </w:rPr>
        <w:t>'</w:t>
      </w:r>
    </w:p>
    <w:p w14:paraId="6B716451" w14:textId="77777777" w:rsidR="0004388B" w:rsidRPr="00C521D8" w:rsidRDefault="0004388B" w:rsidP="0004388B">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u w:val="single"/>
          <w:rtl/>
          <w:lang w:eastAsia="he-IL"/>
        </w:rPr>
        <w:t>שכר היועץ</w:t>
      </w:r>
    </w:p>
    <w:p w14:paraId="78226019" w14:textId="77777777" w:rsidR="0004388B" w:rsidRPr="00C521D8" w:rsidRDefault="0004388B" w:rsidP="0004388B">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59CD95D8" w14:textId="77777777" w:rsidR="0004388B" w:rsidRPr="00C521D8" w:rsidRDefault="0004388B" w:rsidP="0004388B">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w:t>
      </w:r>
      <w:r w:rsidRPr="00C521D8">
        <w:rPr>
          <w:rFonts w:ascii="Times New Roman" w:eastAsia="Times New Roman" w:hAnsi="Times New Roman" w:cs="David"/>
          <w:sz w:val="24"/>
          <w:szCs w:val="24"/>
          <w:rtl/>
          <w:lang w:eastAsia="he-IL"/>
        </w:rPr>
        <w:tab/>
        <w:t>תמורת ביצוע שרותי היועץ, כמפורט בנספח ב', ישלם המזמין ליועץ בשעורים כדלקמן:</w:t>
      </w:r>
    </w:p>
    <w:p w14:paraId="4760ACC5" w14:textId="413CCD74" w:rsidR="00701C8C" w:rsidRDefault="0004388B" w:rsidP="0004388B">
      <w:pPr>
        <w:widowControl w:val="0"/>
        <w:spacing w:before="120" w:beforeAutospacing="0" w:after="60" w:afterAutospacing="0" w:line="240" w:lineRule="auto"/>
        <w:ind w:left="720" w:right="-181"/>
        <w:rPr>
          <w:ins w:id="16" w:author="גרמן קגנובסקי" w:date="2021-03-15T14:42:00Z"/>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1.1</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hint="cs"/>
          <w:sz w:val="24"/>
          <w:szCs w:val="24"/>
          <w:rtl/>
          <w:lang w:eastAsia="he-IL"/>
        </w:rPr>
        <w:t xml:space="preserve">תמורת ביצוע שירותי היועץ ישולם </w:t>
      </w:r>
      <w:r w:rsidRPr="00C521D8">
        <w:rPr>
          <w:rFonts w:ascii="Times New Roman" w:eastAsia="Times New Roman" w:hAnsi="Times New Roman" w:cs="David"/>
          <w:sz w:val="24"/>
          <w:szCs w:val="24"/>
          <w:rtl/>
          <w:lang w:eastAsia="he-IL"/>
        </w:rPr>
        <w:t xml:space="preserve">סכום קבוע ומוחלט של </w:t>
      </w:r>
      <w:ins w:id="17" w:author="גרמן קגנובסקי" w:date="2021-03-15T14:34:00Z">
        <w:r w:rsidR="00C93D78">
          <w:rPr>
            <w:rFonts w:ascii="Times New Roman" w:eastAsia="Times New Roman" w:hAnsi="Times New Roman" w:cs="David" w:hint="cs"/>
            <w:sz w:val="24"/>
            <w:szCs w:val="24"/>
            <w:rtl/>
            <w:lang w:eastAsia="he-IL"/>
          </w:rPr>
          <w:t>100,000 ש''ח ( מאה אלפים ש''ח):</w:t>
        </w:r>
      </w:ins>
    </w:p>
    <w:p w14:paraId="076EEB40" w14:textId="6D72DEA0" w:rsidR="00C93D78" w:rsidRPr="00C93D78" w:rsidRDefault="00C93D78" w:rsidP="0004388B">
      <w:pPr>
        <w:widowControl w:val="0"/>
        <w:spacing w:before="120" w:beforeAutospacing="0" w:after="60" w:afterAutospacing="0" w:line="240" w:lineRule="auto"/>
        <w:ind w:left="720" w:right="-181"/>
        <w:rPr>
          <w:ins w:id="18" w:author="גרמן קגנובסקי" w:date="2021-03-15T14:34:00Z"/>
          <w:rFonts w:ascii="Times New Roman" w:eastAsia="Times New Roman" w:hAnsi="Times New Roman" w:cs="David"/>
          <w:b/>
          <w:bCs/>
          <w:sz w:val="24"/>
          <w:szCs w:val="24"/>
          <w:rtl/>
          <w:lang w:eastAsia="he-IL"/>
          <w:rPrChange w:id="19" w:author="גרמן קגנובסקי" w:date="2021-03-15T14:42:00Z">
            <w:rPr>
              <w:ins w:id="20" w:author="גרמן קגנובסקי" w:date="2021-03-15T14:34:00Z"/>
              <w:rFonts w:ascii="Times New Roman" w:eastAsia="Times New Roman" w:hAnsi="Times New Roman" w:cs="David"/>
              <w:sz w:val="24"/>
              <w:szCs w:val="24"/>
              <w:rtl/>
              <w:lang w:eastAsia="he-IL"/>
            </w:rPr>
          </w:rPrChange>
        </w:rPr>
      </w:pPr>
      <w:ins w:id="21" w:author="גרמן קגנובסקי" w:date="2021-03-15T14:42:00Z">
        <w:r w:rsidRPr="00C93D78">
          <w:rPr>
            <w:rFonts w:ascii="Times New Roman" w:eastAsia="Times New Roman" w:hAnsi="Times New Roman" w:cs="David" w:hint="cs"/>
            <w:b/>
            <w:bCs/>
            <w:sz w:val="24"/>
            <w:szCs w:val="24"/>
            <w:rtl/>
            <w:lang w:eastAsia="he-IL"/>
            <w:rPrChange w:id="22" w:author="גרמן קגנובסקי" w:date="2021-03-15T14:42:00Z">
              <w:rPr>
                <w:rFonts w:ascii="Times New Roman" w:eastAsia="Times New Roman" w:hAnsi="Times New Roman" w:cs="David" w:hint="cs"/>
                <w:sz w:val="24"/>
                <w:szCs w:val="24"/>
                <w:rtl/>
                <w:lang w:eastAsia="he-IL"/>
              </w:rPr>
            </w:rPrChange>
          </w:rPr>
          <w:t>בנייה ירוקה</w:t>
        </w:r>
      </w:ins>
    </w:p>
    <w:p w14:paraId="08B5CB16" w14:textId="5884BDEA" w:rsidR="00C93D78" w:rsidRDefault="00C93D78" w:rsidP="00C93D78">
      <w:pPr>
        <w:pStyle w:val="ListParagraph"/>
        <w:widowControl w:val="0"/>
        <w:numPr>
          <w:ilvl w:val="0"/>
          <w:numId w:val="18"/>
        </w:numPr>
        <w:spacing w:before="120" w:after="60" w:line="240" w:lineRule="auto"/>
        <w:ind w:right="-181"/>
        <w:rPr>
          <w:ins w:id="23" w:author="גרמן קגנובסקי" w:date="2021-03-15T14:36:00Z"/>
          <w:sz w:val="24"/>
          <w:szCs w:val="24"/>
          <w:lang w:eastAsia="he-IL"/>
        </w:rPr>
        <w:pPrChange w:id="24" w:author="גרמן קגנובסקי" w:date="2021-03-15T14:35:00Z">
          <w:pPr>
            <w:widowControl w:val="0"/>
            <w:spacing w:before="120" w:beforeAutospacing="0" w:after="60" w:afterAutospacing="0" w:line="240" w:lineRule="auto"/>
            <w:ind w:left="720" w:right="-181"/>
          </w:pPr>
        </w:pPrChange>
      </w:pPr>
      <w:ins w:id="25" w:author="גרמן קגנובסקי" w:date="2021-03-15T14:35:00Z">
        <w:r>
          <w:rPr>
            <w:rFonts w:hint="cs"/>
            <w:sz w:val="24"/>
            <w:szCs w:val="24"/>
            <w:rtl/>
            <w:lang w:eastAsia="he-IL"/>
          </w:rPr>
          <w:t>ליווי לתקן עד</w:t>
        </w:r>
      </w:ins>
      <w:ins w:id="26" w:author="גרמן קגנובסקי" w:date="2021-03-15T14:37:00Z">
        <w:r>
          <w:rPr>
            <w:rFonts w:hint="cs"/>
            <w:sz w:val="24"/>
            <w:szCs w:val="24"/>
            <w:rtl/>
            <w:lang w:eastAsia="he-IL"/>
          </w:rPr>
          <w:t xml:space="preserve"> </w:t>
        </w:r>
      </w:ins>
      <w:ins w:id="27" w:author="גרמן קגנובסקי" w:date="2021-03-15T14:35:00Z">
        <w:r>
          <w:rPr>
            <w:rFonts w:hint="cs"/>
            <w:sz w:val="24"/>
            <w:szCs w:val="24"/>
            <w:rtl/>
            <w:lang w:eastAsia="he-IL"/>
          </w:rPr>
          <w:t xml:space="preserve">אישור במכון התעדה ( </w:t>
        </w:r>
      </w:ins>
      <w:ins w:id="28" w:author="גרמן קגנובסקי" w:date="2021-03-15T14:36:00Z">
        <w:r>
          <w:rPr>
            <w:rFonts w:hint="cs"/>
            <w:sz w:val="24"/>
            <w:szCs w:val="24"/>
            <w:rtl/>
            <w:lang w:eastAsia="he-IL"/>
          </w:rPr>
          <w:t xml:space="preserve">כולל 5 סיורים ) </w:t>
        </w:r>
        <w:r>
          <w:rPr>
            <w:sz w:val="24"/>
            <w:szCs w:val="24"/>
            <w:rtl/>
            <w:lang w:eastAsia="he-IL"/>
          </w:rPr>
          <w:t>–</w:t>
        </w:r>
        <w:r>
          <w:rPr>
            <w:rFonts w:hint="cs"/>
            <w:sz w:val="24"/>
            <w:szCs w:val="24"/>
            <w:rtl/>
            <w:lang w:eastAsia="he-IL"/>
          </w:rPr>
          <w:t xml:space="preserve"> 39,000 ( שלושים ותשעת אלפים )</w:t>
        </w:r>
      </w:ins>
      <w:ins w:id="29" w:author="גרמן קגנובסקי" w:date="2021-03-15T14:40:00Z">
        <w:r>
          <w:rPr>
            <w:rFonts w:hint="cs"/>
            <w:sz w:val="24"/>
            <w:szCs w:val="24"/>
            <w:rtl/>
            <w:lang w:eastAsia="he-IL"/>
          </w:rPr>
          <w:t>,</w:t>
        </w:r>
      </w:ins>
    </w:p>
    <w:p w14:paraId="0F20AE7F" w14:textId="777694BE" w:rsidR="00C93D78" w:rsidRPr="00C93D78" w:rsidRDefault="00C93D78" w:rsidP="00C93D78">
      <w:pPr>
        <w:pStyle w:val="ListParagraph"/>
        <w:widowControl w:val="0"/>
        <w:numPr>
          <w:ilvl w:val="0"/>
          <w:numId w:val="18"/>
        </w:numPr>
        <w:spacing w:before="120" w:after="60" w:line="240" w:lineRule="auto"/>
        <w:ind w:right="-181"/>
        <w:rPr>
          <w:ins w:id="30" w:author="גרמן קגנובסקי" w:date="2021-03-15T14:37:00Z"/>
          <w:sz w:val="24"/>
          <w:szCs w:val="24"/>
          <w:lang w:eastAsia="he-IL"/>
          <w:rPrChange w:id="31" w:author="גרמן קגנובסקי" w:date="2021-03-15T14:37:00Z">
            <w:rPr>
              <w:ins w:id="32" w:author="גרמן קגנובסקי" w:date="2021-03-15T14:37:00Z"/>
              <w:rtl/>
              <w:lang w:eastAsia="he-IL"/>
            </w:rPr>
          </w:rPrChange>
        </w:rPr>
        <w:pPrChange w:id="33" w:author="גרמן קגנובסקי" w:date="2021-03-15T14:35:00Z">
          <w:pPr>
            <w:widowControl w:val="0"/>
            <w:spacing w:before="120" w:beforeAutospacing="0" w:after="60" w:afterAutospacing="0" w:line="240" w:lineRule="auto"/>
            <w:ind w:left="720" w:right="-181"/>
          </w:pPr>
        </w:pPrChange>
      </w:pPr>
      <w:ins w:id="34" w:author="גרמן קגנובסקי" w:date="2021-03-15T14:36:00Z">
        <w:r>
          <w:rPr>
            <w:rFonts w:hint="cs"/>
            <w:sz w:val="24"/>
            <w:szCs w:val="24"/>
            <w:rtl/>
            <w:lang w:eastAsia="he-IL"/>
          </w:rPr>
          <w:t xml:space="preserve">תקן 1045 </w:t>
        </w:r>
      </w:ins>
      <w:ins w:id="35" w:author="גרמן קגנובסקי" w:date="2021-03-15T14:37:00Z">
        <w:r>
          <w:rPr>
            <w:rFonts w:hint="cs"/>
            <w:rtl/>
            <w:lang w:eastAsia="he-IL"/>
          </w:rPr>
          <w:t>-  7,000 ש''ח ( שבעת אלפים )</w:t>
        </w:r>
      </w:ins>
      <w:ins w:id="36" w:author="גרמן קגנובסקי" w:date="2021-03-15T14:40:00Z">
        <w:r>
          <w:rPr>
            <w:rFonts w:hint="cs"/>
            <w:rtl/>
            <w:lang w:eastAsia="he-IL"/>
          </w:rPr>
          <w:t>,</w:t>
        </w:r>
      </w:ins>
    </w:p>
    <w:p w14:paraId="4093DBE6" w14:textId="413EE0AE" w:rsidR="00C93D78" w:rsidRPr="00C93D78" w:rsidRDefault="00C93D78" w:rsidP="00C93D78">
      <w:pPr>
        <w:pStyle w:val="ListParagraph"/>
        <w:widowControl w:val="0"/>
        <w:numPr>
          <w:ilvl w:val="0"/>
          <w:numId w:val="18"/>
        </w:numPr>
        <w:spacing w:before="120" w:after="60" w:line="240" w:lineRule="auto"/>
        <w:ind w:right="-181"/>
        <w:rPr>
          <w:ins w:id="37" w:author="גרמן קגנובסקי" w:date="2021-03-15T14:39:00Z"/>
          <w:sz w:val="24"/>
          <w:szCs w:val="24"/>
          <w:lang w:eastAsia="he-IL"/>
          <w:rPrChange w:id="38" w:author="גרמן קגנובסקי" w:date="2021-03-15T14:39:00Z">
            <w:rPr>
              <w:ins w:id="39" w:author="גרמן קגנובסקי" w:date="2021-03-15T14:39:00Z"/>
              <w:rtl/>
              <w:lang w:eastAsia="he-IL"/>
            </w:rPr>
          </w:rPrChange>
        </w:rPr>
        <w:pPrChange w:id="40" w:author="גרמן קגנובסקי" w:date="2021-03-15T14:35:00Z">
          <w:pPr>
            <w:widowControl w:val="0"/>
            <w:spacing w:before="120" w:beforeAutospacing="0" w:after="60" w:afterAutospacing="0" w:line="240" w:lineRule="auto"/>
            <w:ind w:left="720" w:right="-181"/>
          </w:pPr>
        </w:pPrChange>
      </w:pPr>
      <w:ins w:id="41" w:author="גרמן קגנובסקי" w:date="2021-03-15T14:37:00Z">
        <w:r>
          <w:rPr>
            <w:rFonts w:hint="cs"/>
            <w:sz w:val="24"/>
            <w:szCs w:val="24"/>
            <w:rtl/>
            <w:lang w:eastAsia="he-IL"/>
          </w:rPr>
          <w:t xml:space="preserve">תכנון תרמי לפי תקן 5248 כולל הדמיה </w:t>
        </w:r>
      </w:ins>
      <w:ins w:id="42" w:author="גרמן קגנובסקי" w:date="2021-03-15T14:46:00Z">
        <w:r w:rsidR="004E75D6">
          <w:rPr>
            <w:rFonts w:hint="cs"/>
            <w:sz w:val="24"/>
            <w:szCs w:val="24"/>
            <w:rtl/>
            <w:lang w:eastAsia="he-IL"/>
          </w:rPr>
          <w:t>תרמו-דינמי</w:t>
        </w:r>
        <w:r w:rsidR="004E75D6">
          <w:rPr>
            <w:rFonts w:hint="eastAsia"/>
            <w:sz w:val="24"/>
            <w:szCs w:val="24"/>
            <w:rtl/>
            <w:lang w:eastAsia="he-IL"/>
          </w:rPr>
          <w:t>ת</w:t>
        </w:r>
      </w:ins>
      <w:ins w:id="43" w:author="גרמן קגנובסקי" w:date="2021-03-15T14:37:00Z">
        <w:r>
          <w:rPr>
            <w:rFonts w:hint="cs"/>
            <w:sz w:val="24"/>
            <w:szCs w:val="24"/>
            <w:rtl/>
            <w:lang w:eastAsia="he-IL"/>
          </w:rPr>
          <w:t xml:space="preserve"> ודירוג אנרגטי לכל הדירות במתחם </w:t>
        </w:r>
      </w:ins>
      <w:ins w:id="44" w:author="גרמן קגנובסקי" w:date="2021-03-15T14:38:00Z">
        <w:r>
          <w:rPr>
            <w:rtl/>
            <w:lang w:eastAsia="he-IL"/>
          </w:rPr>
          <w:t>–</w:t>
        </w:r>
        <w:r>
          <w:rPr>
            <w:rFonts w:hint="cs"/>
            <w:rtl/>
            <w:lang w:eastAsia="he-IL"/>
          </w:rPr>
          <w:t xml:space="preserve"> 12,000 ש''ח ( שתיים עשרה אלפים </w:t>
        </w:r>
      </w:ins>
      <w:ins w:id="45" w:author="גרמן קגנובסקי" w:date="2021-03-15T14:39:00Z">
        <w:r>
          <w:rPr>
            <w:rFonts w:hint="cs"/>
            <w:rtl/>
            <w:lang w:eastAsia="he-IL"/>
          </w:rPr>
          <w:t>)</w:t>
        </w:r>
      </w:ins>
      <w:ins w:id="46" w:author="גרמן קגנובסקי" w:date="2021-03-15T14:40:00Z">
        <w:r>
          <w:rPr>
            <w:rFonts w:hint="cs"/>
            <w:sz w:val="24"/>
            <w:szCs w:val="24"/>
            <w:rtl/>
            <w:lang w:eastAsia="he-IL"/>
          </w:rPr>
          <w:t>,</w:t>
        </w:r>
      </w:ins>
    </w:p>
    <w:p w14:paraId="39E7C29D" w14:textId="2202E429" w:rsidR="00C93D78" w:rsidRPr="00C93D78" w:rsidRDefault="00C93D78" w:rsidP="00C93D78">
      <w:pPr>
        <w:pStyle w:val="ListParagraph"/>
        <w:widowControl w:val="0"/>
        <w:numPr>
          <w:ilvl w:val="0"/>
          <w:numId w:val="18"/>
        </w:numPr>
        <w:spacing w:before="120" w:after="60" w:line="240" w:lineRule="auto"/>
        <w:ind w:right="-181"/>
        <w:rPr>
          <w:ins w:id="47" w:author="גרמן קגנובסקי" w:date="2021-03-15T14:40:00Z"/>
          <w:sz w:val="24"/>
          <w:szCs w:val="24"/>
          <w:lang w:eastAsia="he-IL"/>
          <w:rPrChange w:id="48" w:author="גרמן קגנובסקי" w:date="2021-03-15T14:40:00Z">
            <w:rPr>
              <w:ins w:id="49" w:author="גרמן קגנובסקי" w:date="2021-03-15T14:40:00Z"/>
              <w:rtl/>
              <w:lang w:eastAsia="he-IL"/>
            </w:rPr>
          </w:rPrChange>
        </w:rPr>
        <w:pPrChange w:id="50" w:author="גרמן קגנובסקי" w:date="2021-03-15T14:40:00Z">
          <w:pPr>
            <w:widowControl w:val="0"/>
            <w:spacing w:before="120" w:beforeAutospacing="0" w:after="60" w:afterAutospacing="0" w:line="240" w:lineRule="auto"/>
            <w:ind w:left="720" w:right="-181"/>
          </w:pPr>
        </w:pPrChange>
      </w:pPr>
      <w:ins w:id="51" w:author="גרמן קגנובסקי" w:date="2021-03-15T14:39:00Z">
        <w:r>
          <w:rPr>
            <w:rFonts w:hint="cs"/>
            <w:sz w:val="24"/>
            <w:szCs w:val="24"/>
            <w:rtl/>
            <w:lang w:eastAsia="he-IL"/>
          </w:rPr>
          <w:t>קרינה עד קבלת האישור  הרשויות</w:t>
        </w:r>
      </w:ins>
      <w:ins w:id="52" w:author="גרמן קגנובסקי" w:date="2021-03-15T14:40:00Z">
        <w:r>
          <w:rPr>
            <w:rFonts w:hint="cs"/>
            <w:sz w:val="24"/>
            <w:szCs w:val="24"/>
            <w:rtl/>
            <w:lang w:eastAsia="he-IL"/>
          </w:rPr>
          <w:t>:</w:t>
        </w:r>
      </w:ins>
      <w:ins w:id="53" w:author="גרמן קגנובסקי" w:date="2021-03-15T14:39:00Z">
        <w:r>
          <w:rPr>
            <w:rFonts w:hint="cs"/>
            <w:rtl/>
            <w:lang w:eastAsia="he-IL"/>
          </w:rPr>
          <w:t xml:space="preserve"> 12,000 ש''ח ( שתיים עשרה אלפים </w:t>
        </w:r>
      </w:ins>
      <w:ins w:id="54" w:author="גרמן קגנובסקי" w:date="2021-03-15T14:40:00Z">
        <w:r>
          <w:rPr>
            <w:rFonts w:hint="cs"/>
            <w:rtl/>
            <w:lang w:eastAsia="he-IL"/>
          </w:rPr>
          <w:t>),</w:t>
        </w:r>
      </w:ins>
    </w:p>
    <w:p w14:paraId="43EE24B4" w14:textId="4F341C4E" w:rsidR="00C93D78" w:rsidRDefault="00C93D78" w:rsidP="00C93D78">
      <w:pPr>
        <w:pStyle w:val="ListParagraph"/>
        <w:widowControl w:val="0"/>
        <w:numPr>
          <w:ilvl w:val="0"/>
          <w:numId w:val="18"/>
        </w:numPr>
        <w:spacing w:before="120" w:after="60" w:line="240" w:lineRule="auto"/>
        <w:ind w:right="-181"/>
        <w:rPr>
          <w:ins w:id="55" w:author="גרמן קגנובסקי" w:date="2021-03-15T14:42:00Z"/>
          <w:sz w:val="24"/>
          <w:szCs w:val="24"/>
          <w:lang w:eastAsia="he-IL"/>
        </w:rPr>
        <w:pPrChange w:id="56" w:author="גרמן קגנובסקי" w:date="2021-03-15T14:42:00Z">
          <w:pPr>
            <w:widowControl w:val="0"/>
            <w:spacing w:before="120" w:beforeAutospacing="0" w:after="60" w:afterAutospacing="0" w:line="240" w:lineRule="auto"/>
            <w:ind w:left="720" w:right="-181"/>
          </w:pPr>
        </w:pPrChange>
      </w:pPr>
      <w:ins w:id="57" w:author="גרמן קגנובסקי" w:date="2021-03-15T14:41:00Z">
        <w:r>
          <w:rPr>
            <w:rFonts w:hint="cs"/>
            <w:sz w:val="24"/>
            <w:szCs w:val="24"/>
            <w:rtl/>
            <w:lang w:eastAsia="he-IL"/>
          </w:rPr>
          <w:t>הידרולוגי</w:t>
        </w:r>
        <w:r>
          <w:rPr>
            <w:rFonts w:hint="eastAsia"/>
            <w:sz w:val="24"/>
            <w:szCs w:val="24"/>
            <w:rtl/>
            <w:lang w:eastAsia="he-IL"/>
          </w:rPr>
          <w:t>ה</w:t>
        </w:r>
        <w:r>
          <w:rPr>
            <w:rFonts w:hint="cs"/>
            <w:sz w:val="24"/>
            <w:szCs w:val="24"/>
            <w:rtl/>
            <w:lang w:eastAsia="he-IL"/>
          </w:rPr>
          <w:t xml:space="preserve"> עד קבלת אישור רשויות</w:t>
        </w:r>
      </w:ins>
      <w:ins w:id="58" w:author="גרמן קגנובסקי" w:date="2021-03-15T14:42:00Z">
        <w:r>
          <w:rPr>
            <w:rFonts w:hint="cs"/>
            <w:sz w:val="24"/>
            <w:szCs w:val="24"/>
            <w:rtl/>
            <w:lang w:eastAsia="he-IL"/>
          </w:rPr>
          <w:t>:</w:t>
        </w:r>
      </w:ins>
      <w:ins w:id="59" w:author="גרמן קגנובסקי" w:date="2021-03-15T14:41:00Z">
        <w:r>
          <w:rPr>
            <w:rFonts w:hint="cs"/>
            <w:sz w:val="24"/>
            <w:szCs w:val="24"/>
            <w:rtl/>
            <w:lang w:eastAsia="he-IL"/>
          </w:rPr>
          <w:t xml:space="preserve"> 15,000 ש''ח ( חמשת עשרה אלפים </w:t>
        </w:r>
      </w:ins>
      <w:ins w:id="60" w:author="גרמן קגנובסקי" w:date="2021-03-15T14:42:00Z">
        <w:r>
          <w:rPr>
            <w:rFonts w:hint="cs"/>
            <w:sz w:val="24"/>
            <w:szCs w:val="24"/>
            <w:rtl/>
            <w:lang w:eastAsia="he-IL"/>
          </w:rPr>
          <w:t>).</w:t>
        </w:r>
      </w:ins>
      <w:ins w:id="61" w:author="גרמן קגנובסקי" w:date="2021-03-15T14:41:00Z">
        <w:r>
          <w:rPr>
            <w:rFonts w:hint="cs"/>
            <w:sz w:val="24"/>
            <w:szCs w:val="24"/>
            <w:rtl/>
            <w:lang w:eastAsia="he-IL"/>
          </w:rPr>
          <w:t xml:space="preserve"> </w:t>
        </w:r>
      </w:ins>
    </w:p>
    <w:p w14:paraId="6AD38221" w14:textId="7E421CDD" w:rsidR="00C93D78" w:rsidRDefault="004E75D6" w:rsidP="00C93D78">
      <w:pPr>
        <w:widowControl w:val="0"/>
        <w:spacing w:before="120" w:after="60" w:line="240" w:lineRule="auto"/>
        <w:ind w:left="1440" w:right="-181"/>
        <w:rPr>
          <w:ins w:id="62" w:author="גרמן קגנובסקי" w:date="2021-03-15T14:43:00Z"/>
          <w:b/>
          <w:bCs/>
          <w:rtl/>
          <w:lang w:eastAsia="he-IL"/>
        </w:rPr>
        <w:pPrChange w:id="63" w:author="גרמן קגנובסקי" w:date="2021-03-15T14:42:00Z">
          <w:pPr>
            <w:widowControl w:val="0"/>
            <w:spacing w:before="120" w:beforeAutospacing="0" w:after="60" w:afterAutospacing="0" w:line="240" w:lineRule="auto"/>
            <w:ind w:left="720" w:right="-181"/>
          </w:pPr>
        </w:pPrChange>
      </w:pPr>
      <w:ins w:id="64" w:author="גרמן קגנובסקי" w:date="2021-03-15T14:43:00Z">
        <w:r w:rsidRPr="004E75D6">
          <w:rPr>
            <w:rFonts w:ascii="Times New Roman" w:eastAsia="Times New Roman" w:hAnsi="Times New Roman" w:cs="David" w:hint="cs"/>
            <w:b/>
            <w:bCs/>
            <w:sz w:val="24"/>
            <w:szCs w:val="24"/>
            <w:rtl/>
            <w:lang w:eastAsia="he-IL"/>
            <w:rPrChange w:id="65" w:author="גרמן קגנובסקי" w:date="2021-03-15T14:43:00Z">
              <w:rPr>
                <w:rFonts w:ascii="Times New Roman" w:eastAsia="Times New Roman" w:hAnsi="Times New Roman" w:cs="David" w:hint="cs"/>
                <w:sz w:val="24"/>
                <w:szCs w:val="24"/>
                <w:rtl/>
                <w:lang w:eastAsia="he-IL"/>
              </w:rPr>
            </w:rPrChange>
          </w:rPr>
          <w:t>איכות הסביבה</w:t>
        </w:r>
        <w:bookmarkStart w:id="66" w:name="_GoBack"/>
        <w:bookmarkEnd w:id="66"/>
      </w:ins>
    </w:p>
    <w:p w14:paraId="795CF579" w14:textId="4645BC46" w:rsidR="004E75D6" w:rsidRPr="004E75D6" w:rsidRDefault="004E75D6" w:rsidP="004E75D6">
      <w:pPr>
        <w:pStyle w:val="ListParagraph"/>
        <w:widowControl w:val="0"/>
        <w:numPr>
          <w:ilvl w:val="0"/>
          <w:numId w:val="19"/>
        </w:numPr>
        <w:spacing w:before="120" w:after="60" w:line="240" w:lineRule="auto"/>
        <w:ind w:right="-181"/>
        <w:rPr>
          <w:sz w:val="24"/>
          <w:szCs w:val="24"/>
          <w:rtl/>
          <w:lang w:eastAsia="he-IL"/>
          <w:rPrChange w:id="67" w:author="גרמן קגנובסקי" w:date="2021-03-15T14:43:00Z">
            <w:rPr>
              <w:rtl/>
              <w:lang w:eastAsia="he-IL"/>
            </w:rPr>
          </w:rPrChange>
        </w:rPr>
        <w:pPrChange w:id="68" w:author="גרמן קגנובסקי" w:date="2021-03-15T14:43:00Z">
          <w:pPr>
            <w:widowControl w:val="0"/>
            <w:spacing w:before="120" w:beforeAutospacing="0" w:after="60" w:afterAutospacing="0" w:line="240" w:lineRule="auto"/>
            <w:ind w:left="720" w:right="-181"/>
          </w:pPr>
        </w:pPrChange>
      </w:pPr>
      <w:ins w:id="69" w:author="גרמן קגנובסקי" w:date="2021-03-15T14:43:00Z">
        <w:r w:rsidRPr="004E75D6">
          <w:rPr>
            <w:rFonts w:hint="cs"/>
            <w:sz w:val="24"/>
            <w:szCs w:val="24"/>
            <w:rtl/>
            <w:lang w:eastAsia="he-IL"/>
            <w:rPrChange w:id="70" w:author="גרמן קגנובסקי" w:date="2021-03-15T14:43:00Z">
              <w:rPr>
                <w:rFonts w:hint="cs"/>
                <w:b/>
                <w:bCs/>
                <w:sz w:val="24"/>
                <w:szCs w:val="24"/>
                <w:rtl/>
                <w:lang w:eastAsia="he-IL"/>
              </w:rPr>
            </w:rPrChange>
          </w:rPr>
          <w:t>ליווי לה</w:t>
        </w:r>
        <w:r>
          <w:rPr>
            <w:rFonts w:hint="cs"/>
            <w:sz w:val="24"/>
            <w:szCs w:val="24"/>
            <w:rtl/>
            <w:lang w:eastAsia="he-IL"/>
          </w:rPr>
          <w:t>י</w:t>
        </w:r>
        <w:r w:rsidRPr="004E75D6">
          <w:rPr>
            <w:rFonts w:hint="cs"/>
            <w:sz w:val="24"/>
            <w:szCs w:val="24"/>
            <w:rtl/>
            <w:lang w:eastAsia="he-IL"/>
            <w:rPrChange w:id="71" w:author="גרמן קגנובסקי" w:date="2021-03-15T14:43:00Z">
              <w:rPr>
                <w:rFonts w:hint="cs"/>
                <w:b/>
                <w:bCs/>
                <w:sz w:val="24"/>
                <w:szCs w:val="24"/>
                <w:rtl/>
                <w:lang w:eastAsia="he-IL"/>
              </w:rPr>
            </w:rPrChange>
          </w:rPr>
          <w:t xml:space="preserve">תר </w:t>
        </w:r>
        <w:r w:rsidRPr="004E75D6">
          <w:rPr>
            <w:sz w:val="24"/>
            <w:szCs w:val="24"/>
            <w:rtl/>
            <w:lang w:eastAsia="he-IL"/>
            <w:rPrChange w:id="72" w:author="גרמן קגנובסקי" w:date="2021-03-15T14:43:00Z">
              <w:rPr>
                <w:rFonts w:cs="David"/>
                <w:b/>
                <w:bCs/>
                <w:sz w:val="24"/>
                <w:szCs w:val="24"/>
                <w:rtl/>
                <w:lang w:eastAsia="he-IL"/>
              </w:rPr>
            </w:rPrChange>
          </w:rPr>
          <w:t>–</w:t>
        </w:r>
        <w:r w:rsidRPr="004E75D6">
          <w:rPr>
            <w:rFonts w:hint="cs"/>
            <w:sz w:val="24"/>
            <w:szCs w:val="24"/>
            <w:rtl/>
            <w:lang w:eastAsia="he-IL"/>
            <w:rPrChange w:id="73" w:author="גרמן קגנובסקי" w:date="2021-03-15T14:43:00Z">
              <w:rPr>
                <w:rFonts w:hint="cs"/>
                <w:b/>
                <w:bCs/>
                <w:sz w:val="24"/>
                <w:szCs w:val="24"/>
                <w:rtl/>
                <w:lang w:eastAsia="he-IL"/>
              </w:rPr>
            </w:rPrChange>
          </w:rPr>
          <w:t xml:space="preserve"> תאום מול אגף איכות הסביבה ברשות </w:t>
        </w:r>
      </w:ins>
      <w:ins w:id="74" w:author="גרמן קגנובסקי" w:date="2021-03-15T14:44:00Z">
        <w:r>
          <w:rPr>
            <w:sz w:val="24"/>
            <w:szCs w:val="24"/>
            <w:rtl/>
            <w:lang w:eastAsia="he-IL"/>
          </w:rPr>
          <w:t>–</w:t>
        </w:r>
      </w:ins>
      <w:ins w:id="75" w:author="גרמן קגנובסקי" w:date="2021-03-15T14:43:00Z">
        <w:r w:rsidRPr="004E75D6">
          <w:rPr>
            <w:rFonts w:hint="cs"/>
            <w:sz w:val="24"/>
            <w:szCs w:val="24"/>
            <w:rtl/>
            <w:lang w:eastAsia="he-IL"/>
            <w:rPrChange w:id="76" w:author="גרמן קגנובסקי" w:date="2021-03-15T14:43:00Z">
              <w:rPr>
                <w:rFonts w:hint="cs"/>
                <w:b/>
                <w:bCs/>
                <w:sz w:val="24"/>
                <w:szCs w:val="24"/>
                <w:rtl/>
                <w:lang w:eastAsia="he-IL"/>
              </w:rPr>
            </w:rPrChange>
          </w:rPr>
          <w:t xml:space="preserve"> </w:t>
        </w:r>
      </w:ins>
      <w:ins w:id="77" w:author="גרמן קגנובסקי" w:date="2021-03-15T14:44:00Z">
        <w:r>
          <w:rPr>
            <w:rFonts w:hint="cs"/>
            <w:rtl/>
            <w:lang w:eastAsia="he-IL"/>
          </w:rPr>
          <w:t xml:space="preserve">15,000 ( חמש אשרה אלפים ). </w:t>
        </w:r>
      </w:ins>
    </w:p>
    <w:p w14:paraId="520C0801" w14:textId="77777777" w:rsidR="0004388B" w:rsidRPr="00C521D8" w:rsidRDefault="0004388B" w:rsidP="0004388B">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בסעיף זה:</w:t>
      </w:r>
    </w:p>
    <w:p w14:paraId="329BF0BF" w14:textId="77777777" w:rsidR="0004388B" w:rsidRPr="00C521D8" w:rsidRDefault="0004388B" w:rsidP="0004388B">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מבנה ראשו</w:t>
      </w:r>
      <w:r>
        <w:rPr>
          <w:rFonts w:ascii="Times New Roman" w:eastAsia="Times New Roman" w:hAnsi="Times New Roman" w:cs="David"/>
          <w:sz w:val="24"/>
          <w:szCs w:val="24"/>
          <w:rtl/>
          <w:lang w:eastAsia="he-IL"/>
        </w:rPr>
        <w:t>ני - המבנה שהוקם לראשונה עפ"י ת</w:t>
      </w:r>
      <w:r w:rsidRPr="00C521D8">
        <w:rPr>
          <w:rFonts w:ascii="Times New Roman" w:eastAsia="Times New Roman" w:hAnsi="Times New Roman" w:cs="David"/>
          <w:sz w:val="24"/>
          <w:szCs w:val="24"/>
          <w:rtl/>
          <w:lang w:eastAsia="he-IL"/>
        </w:rPr>
        <w:t>כניותיו של ה</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w:t>
      </w:r>
    </w:p>
    <w:p w14:paraId="236F95D2" w14:textId="77777777" w:rsidR="0004388B" w:rsidRPr="00C521D8" w:rsidRDefault="0004388B" w:rsidP="0004388B">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במקרים בהם מתוכננים במקביל מס' מבנים ראשונים וחוזרים יחשב המבנה שבו מס' היחידות הרב ביותר כמבנה ראשוני.</w:t>
      </w:r>
    </w:p>
    <w:p w14:paraId="0AD3693E" w14:textId="77777777" w:rsidR="0004388B" w:rsidRPr="00C521D8" w:rsidRDefault="0004388B" w:rsidP="0004388B">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מבנה חוזר - מבנה נוסף המוקם בשלמו</w:t>
      </w:r>
      <w:r>
        <w:rPr>
          <w:rFonts w:ascii="Times New Roman" w:eastAsia="Times New Roman" w:hAnsi="Times New Roman" w:cs="David"/>
          <w:sz w:val="24"/>
          <w:szCs w:val="24"/>
          <w:rtl/>
          <w:lang w:eastAsia="he-IL"/>
        </w:rPr>
        <w:t>תו או בחלקו עפ"י ת</w:t>
      </w:r>
      <w:r w:rsidRPr="00C521D8">
        <w:rPr>
          <w:rFonts w:ascii="Times New Roman" w:eastAsia="Times New Roman" w:hAnsi="Times New Roman" w:cs="David"/>
          <w:sz w:val="24"/>
          <w:szCs w:val="24"/>
          <w:rtl/>
          <w:lang w:eastAsia="he-IL"/>
        </w:rPr>
        <w:t>כניותיו של ה</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על אותו המג</w:t>
      </w:r>
      <w:r>
        <w:rPr>
          <w:rFonts w:ascii="Times New Roman" w:eastAsia="Times New Roman" w:hAnsi="Times New Roman" w:cs="David"/>
          <w:sz w:val="24"/>
          <w:szCs w:val="24"/>
          <w:rtl/>
          <w:lang w:eastAsia="he-IL"/>
        </w:rPr>
        <w:t>רש או במגרש אחר, בין אם על פי ת</w:t>
      </w:r>
      <w:r w:rsidRPr="00C521D8">
        <w:rPr>
          <w:rFonts w:ascii="Times New Roman" w:eastAsia="Times New Roman" w:hAnsi="Times New Roman" w:cs="David"/>
          <w:sz w:val="24"/>
          <w:szCs w:val="24"/>
          <w:rtl/>
          <w:lang w:eastAsia="he-IL"/>
        </w:rPr>
        <w:t xml:space="preserve">כניות קיימות על כל פרטיהן ובין אם לצורך הקמתו התבקש </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להכניס שינויים והתאמות בתוכניות הקיימות כגון: תמונת ראי, קומת עמודים, התאמה למרתפים, הצמדת זוג מבנים, תוספת ו/או הפחתת קומה אחת טיפוסית, שינויים קלים במידות.</w:t>
      </w:r>
    </w:p>
    <w:p w14:paraId="6B791BBB" w14:textId="77777777" w:rsidR="0004388B" w:rsidRPr="00C521D8" w:rsidRDefault="0004388B" w:rsidP="0004388B">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(במקרים בהם מתוכננים במקביל מס' מבנים שיוגדרו כראשונים וכחוזרים בהפרשים של עד שתי קומות יחשב גם מבנה בו מתוכננות שתי קומות פחות מהמבנה הראשוני כמבנה חוזר).</w:t>
      </w:r>
    </w:p>
    <w:p w14:paraId="2029B538" w14:textId="77777777" w:rsidR="0004388B" w:rsidRPr="00B27B4C" w:rsidRDefault="0004388B" w:rsidP="0004388B">
      <w:pPr>
        <w:widowControl w:val="0"/>
        <w:spacing w:before="0" w:beforeAutospacing="0" w:after="0" w:afterAutospacing="0" w:line="240" w:lineRule="auto"/>
        <w:ind w:left="651" w:hanging="651"/>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2</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A681F84BCE9D449491EB1F0082676F1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r w:rsidRPr="00E95AE9">
            <w:rPr>
              <w:rStyle w:val="PlaceholderText"/>
              <w:color w:val="00B0F0"/>
              <w:rtl/>
            </w:rPr>
            <w:t>[סוג מדד כותרת]</w:t>
          </w:r>
        </w:sdtContent>
      </w:sdt>
      <w:r w:rsidRPr="00B27B4C">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4B9B43CBCB26466C9901932C2B80E33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Pr="00E95AE9">
            <w:rPr>
              <w:rStyle w:val="PlaceholderText"/>
              <w:color w:val="00B0F0"/>
              <w:rtl/>
            </w:rPr>
            <w:t>[מדד בגין/ידוע - כותרת]</w:t>
          </w:r>
        </w:sdtContent>
      </w:sdt>
      <w:r w:rsidRPr="00B27B4C">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E86EB5169884497E86CDDEBE8B4376D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Content>
          <w:r w:rsidRPr="00E95AE9">
            <w:rPr>
              <w:rStyle w:val="PlaceholderText"/>
              <w:color w:val="00B0F0"/>
              <w:rtl/>
            </w:rPr>
            <w:t>[מדד בסיס]</w:t>
          </w:r>
        </w:sdtContent>
      </w:sdt>
      <w:r w:rsidRPr="00B27B4C">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69EF9B0F66D847C0AF204DD9F338A87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Pr="00E95AE9">
            <w:rPr>
              <w:rStyle w:val="PlaceholderText"/>
              <w:color w:val="00B0F0"/>
              <w:rtl/>
            </w:rPr>
            <w:t>[נקודות מדד]</w:t>
          </w:r>
        </w:sdtContent>
      </w:sdt>
      <w:r w:rsidRPr="00B27B4C">
        <w:rPr>
          <w:rFonts w:ascii="Times New Roman" w:eastAsia="Times New Roman" w:hAnsi="Times New Roman" w:cs="David" w:hint="cs"/>
          <w:sz w:val="24"/>
          <w:szCs w:val="24"/>
          <w:rtl/>
        </w:rPr>
        <w:t xml:space="preserve"> נקודות) </w:t>
      </w:r>
      <w:r w:rsidRPr="00B27B4C">
        <w:rPr>
          <w:rFonts w:ascii="Times New Roman" w:eastAsia="Times New Roman" w:hAnsi="Times New Roman" w:cs="David" w:hint="cs"/>
          <w:sz w:val="24"/>
          <w:szCs w:val="24"/>
          <w:rtl/>
          <w:lang w:eastAsia="he-IL"/>
        </w:rPr>
        <w:t xml:space="preserve"> עד למדד הידוע ביום הגשת כל חשבון.</w:t>
      </w:r>
    </w:p>
    <w:p w14:paraId="7B19E88D" w14:textId="77777777" w:rsidR="0004388B" w:rsidRPr="00C521D8" w:rsidRDefault="0004388B" w:rsidP="0004388B">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p>
    <w:p w14:paraId="2BFB66CE" w14:textId="77777777" w:rsidR="0004388B" w:rsidRPr="00C521D8" w:rsidRDefault="0004388B" w:rsidP="0004388B">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w:t>
      </w:r>
      <w:r w:rsidRPr="00C521D8">
        <w:rPr>
          <w:rFonts w:ascii="Times New Roman" w:eastAsia="Times New Roman" w:hAnsi="Times New Roman" w:cs="David"/>
          <w:sz w:val="24"/>
          <w:szCs w:val="24"/>
          <w:rtl/>
          <w:lang w:eastAsia="he-IL"/>
        </w:rPr>
        <w:tab/>
        <w:t>למען הסר ספק:</w:t>
      </w:r>
    </w:p>
    <w:p w14:paraId="66A3B0CB" w14:textId="77777777" w:rsidR="0004388B" w:rsidRPr="00C521D8" w:rsidRDefault="0004388B" w:rsidP="0004388B">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3.1</w:t>
      </w:r>
      <w:r w:rsidRPr="00C521D8">
        <w:rPr>
          <w:rFonts w:ascii="Times New Roman" w:eastAsia="Times New Roman" w:hAnsi="Times New Roman" w:cs="David"/>
          <w:sz w:val="24"/>
          <w:szCs w:val="24"/>
          <w:rtl/>
          <w:lang w:eastAsia="he-IL"/>
        </w:rPr>
        <w:tab/>
        <w:t>שכר הטרחה יחושב כמכפלת יחידת הדיור שבתכנון ושבכוונת המזמין לבצעם בכל קטע וקטע של הפרויקט במועדו (לדוגמא: אם בקטע א' בכוונת המזמין לבצע 60 יח"ד, וה</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נדרש לתכנן להקמת 60 יח"ד, יהיה חייב המזמין בתשלום עבור אותן יח"ד בלבד, גם אם התכנון יתאים לקטעים הבאים). </w:t>
      </w:r>
    </w:p>
    <w:p w14:paraId="30C25249" w14:textId="77777777" w:rsidR="0004388B" w:rsidRPr="00C521D8" w:rsidRDefault="0004388B" w:rsidP="0004388B">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3.2</w:t>
      </w:r>
      <w:r w:rsidRPr="00C521D8">
        <w:rPr>
          <w:rFonts w:ascii="Times New Roman" w:eastAsia="Times New Roman" w:hAnsi="Times New Roman" w:cs="David"/>
          <w:sz w:val="24"/>
          <w:szCs w:val="24"/>
          <w:rtl/>
          <w:lang w:eastAsia="he-IL"/>
        </w:rPr>
        <w:tab/>
        <w:t>מובהר כי שכר ה</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ומועדי התשלום הינם סופיים ומוחלטים, והם לא ישתנו מכל גורם שהוא לרבות ומבלי לפגוע בכלליות האמור לעיל, הקטנת מספר היחידות בפרויקט, כמות טיפוסי המבנים שיוזמנו ע"י המזמין, קצב הבניה (קונבנציונאלי ו/או טרומי ו/או מתועש) ו/או מידת השינויים שידרשו ע"י המזמין. </w:t>
      </w:r>
    </w:p>
    <w:p w14:paraId="29DB7BA2" w14:textId="77777777" w:rsidR="0004388B" w:rsidRPr="00C521D8" w:rsidRDefault="0004388B" w:rsidP="0004388B">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3.3</w:t>
      </w:r>
      <w:r w:rsidRPr="00C521D8">
        <w:rPr>
          <w:rFonts w:ascii="Times New Roman" w:eastAsia="Times New Roman" w:hAnsi="Times New Roman" w:cs="David"/>
          <w:sz w:val="24"/>
          <w:szCs w:val="24"/>
          <w:rtl/>
          <w:lang w:eastAsia="he-IL"/>
        </w:rPr>
        <w:tab/>
        <w:t>שכר ה</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כולל את כל המפורט בחוזה על כל נספחיו, לרבות נספח ב'.</w:t>
      </w:r>
    </w:p>
    <w:p w14:paraId="6422C9C5" w14:textId="77777777" w:rsidR="0004388B" w:rsidRPr="00C521D8" w:rsidRDefault="0004388B" w:rsidP="0004388B">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4.</w:t>
      </w:r>
      <w:r w:rsidRPr="00C521D8">
        <w:rPr>
          <w:rFonts w:ascii="Times New Roman" w:eastAsia="Times New Roman" w:hAnsi="Times New Roman" w:cs="David"/>
          <w:sz w:val="24"/>
          <w:szCs w:val="24"/>
          <w:rtl/>
          <w:lang w:eastAsia="he-IL"/>
        </w:rPr>
        <w:tab/>
        <w:t>בנוסף לכל תשלום ישולם ל</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מע"מ כשיעורו בחוק וזאת כנגד המצאת חשבונית מס כדין, למועד תשלום המע"מ ע"י ה</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והמצאת כל אישור נוסף עפ"י דין.</w:t>
      </w:r>
    </w:p>
    <w:p w14:paraId="25A37531" w14:textId="77777777" w:rsidR="0004388B" w:rsidRPr="00C521D8" w:rsidRDefault="0004388B" w:rsidP="0004388B">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5.</w:t>
      </w:r>
      <w:r w:rsidRPr="00C521D8">
        <w:rPr>
          <w:rFonts w:ascii="Times New Roman" w:eastAsia="Times New Roman" w:hAnsi="Times New Roman" w:cs="David"/>
          <w:sz w:val="24"/>
          <w:szCs w:val="24"/>
          <w:rtl/>
          <w:lang w:eastAsia="he-IL"/>
        </w:rPr>
        <w:tab/>
        <w:t>תנאי מוקדם לביצוע התשלומים לפי נספח זה הוא שכל עבודות התכנון הכלולות בשכר ה</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הושלמו וכל המסמכים והתוכניות נמסרו למזמין. </w:t>
      </w:r>
    </w:p>
    <w:p w14:paraId="0AD39E7D" w14:textId="77777777" w:rsidR="000206FA" w:rsidRPr="000206FA" w:rsidRDefault="000206FA" w:rsidP="0004388B">
      <w:pPr>
        <w:widowControl w:val="0"/>
        <w:spacing w:before="120" w:beforeAutospacing="0" w:after="60" w:afterAutospacing="0" w:line="240" w:lineRule="auto"/>
        <w:ind w:right="-180"/>
        <w:jc w:val="center"/>
        <w:rPr>
          <w:rFonts w:ascii="Times New Roman" w:eastAsia="Times New Roman" w:hAnsi="Times New Roman" w:cs="David"/>
          <w:sz w:val="20"/>
          <w:szCs w:val="20"/>
          <w:rtl/>
          <w:lang w:eastAsia="he-IL"/>
        </w:rPr>
      </w:pPr>
      <w:r w:rsidRPr="000206FA">
        <w:rPr>
          <w:rFonts w:ascii="Times New Roman" w:eastAsia="Times New Roman" w:hAnsi="Times New Roman" w:cs="David"/>
          <w:sz w:val="20"/>
          <w:szCs w:val="20"/>
          <w:rtl/>
          <w:lang w:eastAsia="he-IL"/>
        </w:rPr>
        <w:br w:type="page"/>
      </w:r>
    </w:p>
    <w:p w14:paraId="7373D209"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0206FA">
        <w:rPr>
          <w:rFonts w:ascii="Times New Roman" w:eastAsia="Times New Roman" w:hAnsi="Times New Roman" w:cs="David"/>
          <w:b/>
          <w:bCs/>
          <w:sz w:val="24"/>
          <w:szCs w:val="24"/>
          <w:u w:val="single"/>
          <w:rtl/>
          <w:lang w:eastAsia="he-IL"/>
        </w:rPr>
        <w:t xml:space="preserve">נספח </w:t>
      </w:r>
      <w:r w:rsidR="0004388B">
        <w:rPr>
          <w:rFonts w:ascii="Times New Roman" w:eastAsia="Times New Roman" w:hAnsi="Times New Roman" w:cs="David" w:hint="cs"/>
          <w:b/>
          <w:bCs/>
          <w:sz w:val="24"/>
          <w:szCs w:val="24"/>
          <w:u w:val="single"/>
          <w:rtl/>
          <w:lang w:eastAsia="he-IL"/>
        </w:rPr>
        <w:t>"</w:t>
      </w:r>
      <w:r w:rsidRPr="000206FA">
        <w:rPr>
          <w:rFonts w:ascii="Times New Roman" w:eastAsia="Times New Roman" w:hAnsi="Times New Roman" w:cs="David"/>
          <w:b/>
          <w:bCs/>
          <w:sz w:val="24"/>
          <w:szCs w:val="24"/>
          <w:u w:val="single"/>
          <w:rtl/>
          <w:lang w:eastAsia="he-IL"/>
        </w:rPr>
        <w:t>ה'</w:t>
      </w:r>
      <w:r w:rsidR="0004388B">
        <w:rPr>
          <w:rFonts w:ascii="Times New Roman" w:eastAsia="Times New Roman" w:hAnsi="Times New Roman" w:cs="David" w:hint="cs"/>
          <w:b/>
          <w:bCs/>
          <w:sz w:val="24"/>
          <w:szCs w:val="24"/>
          <w:u w:val="single"/>
          <w:rtl/>
          <w:lang w:eastAsia="he-IL"/>
        </w:rPr>
        <w:t>'</w:t>
      </w:r>
    </w:p>
    <w:p w14:paraId="3D4D9F0D"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5DB9242"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0206FA">
        <w:rPr>
          <w:rFonts w:ascii="Times New Roman" w:eastAsia="Times New Roman" w:hAnsi="Times New Roman" w:cs="David"/>
          <w:b/>
          <w:bCs/>
          <w:sz w:val="24"/>
          <w:szCs w:val="24"/>
          <w:u w:val="single"/>
          <w:rtl/>
          <w:lang w:eastAsia="he-IL"/>
        </w:rPr>
        <w:t>תשלומי שכר ה</w:t>
      </w:r>
      <w:r w:rsidR="00B17D15">
        <w:rPr>
          <w:rFonts w:ascii="Times New Roman" w:eastAsia="Times New Roman" w:hAnsi="Times New Roman" w:cs="David"/>
          <w:b/>
          <w:bCs/>
          <w:sz w:val="24"/>
          <w:szCs w:val="24"/>
          <w:u w:val="single"/>
          <w:rtl/>
          <w:lang w:eastAsia="he-IL"/>
        </w:rPr>
        <w:t>יועץ</w:t>
      </w:r>
    </w:p>
    <w:p w14:paraId="3386D454" w14:textId="77777777" w:rsidR="000206FA" w:rsidRPr="000206FA" w:rsidRDefault="000206FA"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568C7900" w14:textId="77777777" w:rsidR="000206FA" w:rsidRPr="000206FA" w:rsidRDefault="000206FA" w:rsidP="000206FA">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1.</w:t>
      </w:r>
      <w:r w:rsidRPr="000206FA">
        <w:rPr>
          <w:rFonts w:ascii="Times New Roman" w:eastAsia="Times New Roman" w:hAnsi="Times New Roman" w:cs="David"/>
          <w:sz w:val="24"/>
          <w:szCs w:val="24"/>
          <w:rtl/>
          <w:lang w:eastAsia="he-IL"/>
        </w:rPr>
        <w:tab/>
        <w:t>שכר ה</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ישולם לשיעורין כנגד גמר כל שלב ושלב של שרותי ה</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כמוגדר בחוזה לרבות בנספחים ב' ו- ח' כדלקמן: </w:t>
      </w:r>
    </w:p>
    <w:p w14:paraId="660AD0B6" w14:textId="77777777" w:rsidR="000206FA" w:rsidRPr="000206FA" w:rsidRDefault="000206FA" w:rsidP="0004388B">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א.</w:t>
      </w:r>
      <w:r w:rsidRPr="000206FA">
        <w:rPr>
          <w:rFonts w:ascii="Times New Roman" w:eastAsia="Times New Roman" w:hAnsi="Times New Roman" w:cs="David"/>
          <w:sz w:val="24"/>
          <w:szCs w:val="24"/>
          <w:rtl/>
          <w:lang w:eastAsia="he-IL"/>
        </w:rPr>
        <w:tab/>
        <w:t>לאחר גמר תכנון מוקדם, ו</w:t>
      </w:r>
      <w:r w:rsidR="0004388B">
        <w:rPr>
          <w:rFonts w:ascii="Times New Roman" w:eastAsia="Times New Roman" w:hAnsi="Times New Roman" w:cs="David"/>
          <w:sz w:val="24"/>
          <w:szCs w:val="24"/>
          <w:rtl/>
          <w:lang w:eastAsia="he-IL"/>
        </w:rPr>
        <w:t>אישור שלב עבודות זה ע"י המזמין</w:t>
      </w:r>
      <w:r w:rsidR="0004388B">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3</w:t>
      </w:r>
      <w:r w:rsidRPr="000206FA">
        <w:rPr>
          <w:rFonts w:ascii="Times New Roman" w:eastAsia="Times New Roman" w:hAnsi="Times New Roman" w:cs="David"/>
          <w:sz w:val="24"/>
          <w:szCs w:val="24"/>
          <w:rtl/>
          <w:lang w:eastAsia="he-IL"/>
        </w:rPr>
        <w:t>0%</w:t>
      </w:r>
    </w:p>
    <w:p w14:paraId="47F5BC8B" w14:textId="77777777" w:rsidR="000206FA" w:rsidRPr="000206FA" w:rsidRDefault="000206FA" w:rsidP="000206FA">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ב.</w:t>
      </w:r>
      <w:r w:rsidRPr="000206FA">
        <w:rPr>
          <w:rFonts w:ascii="Times New Roman" w:eastAsia="Times New Roman" w:hAnsi="Times New Roman" w:cs="David"/>
          <w:sz w:val="24"/>
          <w:szCs w:val="24"/>
          <w:rtl/>
          <w:lang w:eastAsia="he-IL"/>
        </w:rPr>
        <w:tab/>
        <w:t xml:space="preserve">לאחר גמר התכנון הסופי, </w:t>
      </w:r>
      <w:r w:rsidRPr="000206FA">
        <w:rPr>
          <w:rFonts w:ascii="Times New Roman" w:eastAsia="Times New Roman" w:hAnsi="Times New Roman" w:cs="David" w:hint="cs"/>
          <w:sz w:val="24"/>
          <w:szCs w:val="24"/>
          <w:rtl/>
          <w:lang w:eastAsia="he-IL"/>
        </w:rPr>
        <w:t>כולל הכנת אוגדנים, אישור הרשויות</w:t>
      </w:r>
    </w:p>
    <w:p w14:paraId="394F05F3" w14:textId="77777777" w:rsidR="000206FA" w:rsidRPr="000206FA" w:rsidRDefault="000206FA" w:rsidP="000206FA">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 xml:space="preserve"> </w:t>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hint="cs"/>
          <w:sz w:val="24"/>
          <w:szCs w:val="24"/>
          <w:rtl/>
          <w:lang w:eastAsia="he-IL"/>
        </w:rPr>
        <w:t xml:space="preserve">לאוגדנים, </w:t>
      </w:r>
      <w:r w:rsidRPr="000206FA">
        <w:rPr>
          <w:rFonts w:ascii="Times New Roman" w:eastAsia="Times New Roman" w:hAnsi="Times New Roman" w:cs="David"/>
          <w:sz w:val="24"/>
          <w:szCs w:val="24"/>
          <w:rtl/>
          <w:lang w:eastAsia="he-IL"/>
        </w:rPr>
        <w:t xml:space="preserve">אישור שלב זה ע"י המזמין והוצאת </w:t>
      </w:r>
      <w:r w:rsidRPr="000206FA">
        <w:rPr>
          <w:rFonts w:ascii="Times New Roman" w:eastAsia="Times New Roman" w:hAnsi="Times New Roman" w:cs="David" w:hint="cs"/>
          <w:sz w:val="24"/>
          <w:szCs w:val="24"/>
          <w:rtl/>
          <w:lang w:eastAsia="he-IL"/>
        </w:rPr>
        <w:t>היתרי בניה.</w:t>
      </w:r>
      <w:r w:rsidRPr="000206FA">
        <w:rPr>
          <w:rFonts w:ascii="Times New Roman" w:eastAsia="Times New Roman" w:hAnsi="Times New Roman" w:cs="David"/>
          <w:sz w:val="24"/>
          <w:szCs w:val="24"/>
          <w:rtl/>
          <w:lang w:eastAsia="he-IL"/>
        </w:rPr>
        <w:tab/>
      </w:r>
      <w:r w:rsidR="0004388B">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40%</w:t>
      </w:r>
    </w:p>
    <w:p w14:paraId="27A412DF" w14:textId="77777777" w:rsidR="000206FA" w:rsidRPr="000206FA" w:rsidRDefault="000206FA" w:rsidP="000206FA">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ג.</w:t>
      </w:r>
      <w:r w:rsidRPr="000206FA">
        <w:rPr>
          <w:rFonts w:ascii="Times New Roman" w:eastAsia="Times New Roman" w:hAnsi="Times New Roman" w:cs="David"/>
          <w:sz w:val="24"/>
          <w:szCs w:val="24"/>
          <w:rtl/>
          <w:lang w:eastAsia="he-IL"/>
        </w:rPr>
        <w:tab/>
        <w:t>לאחר גמר התכנון המפורט והמכרזים, ואישור עבודות שלב זה</w:t>
      </w:r>
    </w:p>
    <w:p w14:paraId="5C74B573" w14:textId="77777777" w:rsidR="000206FA" w:rsidRPr="000206FA" w:rsidRDefault="000206FA" w:rsidP="0004388B">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ab/>
        <w:t>ע"י המזמין</w:t>
      </w:r>
      <w:r w:rsidR="0004388B">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2</w:t>
      </w:r>
      <w:r w:rsidRPr="000206FA">
        <w:rPr>
          <w:rFonts w:ascii="Times New Roman" w:eastAsia="Times New Roman" w:hAnsi="Times New Roman" w:cs="David"/>
          <w:sz w:val="24"/>
          <w:szCs w:val="24"/>
          <w:rtl/>
          <w:lang w:eastAsia="he-IL"/>
        </w:rPr>
        <w:t>0%</w:t>
      </w:r>
    </w:p>
    <w:p w14:paraId="0461DEB6" w14:textId="77777777" w:rsidR="000206FA" w:rsidRPr="000206FA" w:rsidRDefault="000206FA" w:rsidP="000206FA">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ד.</w:t>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hint="cs"/>
          <w:sz w:val="24"/>
          <w:szCs w:val="24"/>
          <w:rtl/>
          <w:lang w:eastAsia="he-IL"/>
        </w:rPr>
        <w:t>לאחר גמר</w:t>
      </w:r>
      <w:r w:rsidRPr="000206FA">
        <w:rPr>
          <w:rFonts w:ascii="Times New Roman" w:eastAsia="Times New Roman" w:hAnsi="Times New Roman" w:cs="David"/>
          <w:sz w:val="24"/>
          <w:szCs w:val="24"/>
          <w:rtl/>
          <w:lang w:eastAsia="he-IL"/>
        </w:rPr>
        <w:t xml:space="preserve"> הפיקוח העליון</w:t>
      </w:r>
      <w:r w:rsidRPr="000206FA">
        <w:rPr>
          <w:rFonts w:ascii="Times New Roman" w:eastAsia="Times New Roman" w:hAnsi="Times New Roman" w:cs="David" w:hint="cs"/>
          <w:sz w:val="24"/>
          <w:szCs w:val="24"/>
          <w:rtl/>
          <w:lang w:eastAsia="he-IL"/>
        </w:rPr>
        <w:t>, המצאת האישורים</w:t>
      </w:r>
    </w:p>
    <w:p w14:paraId="39A9AF1B" w14:textId="77777777" w:rsidR="000206FA" w:rsidRPr="000206FA" w:rsidRDefault="000206FA" w:rsidP="0004388B">
      <w:pPr>
        <w:widowControl w:val="0"/>
        <w:spacing w:before="120" w:beforeAutospacing="0" w:after="60" w:afterAutospacing="0" w:line="240" w:lineRule="auto"/>
        <w:ind w:left="2160"/>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לאכלוס ואי</w:t>
      </w:r>
      <w:r w:rsidR="0004388B">
        <w:rPr>
          <w:rFonts w:ascii="Times New Roman" w:eastAsia="Times New Roman" w:hAnsi="Times New Roman" w:cs="David" w:hint="cs"/>
          <w:sz w:val="24"/>
          <w:szCs w:val="24"/>
          <w:rtl/>
          <w:lang w:eastAsia="he-IL"/>
        </w:rPr>
        <w:t>שור עבודות שלב זה על ידי המזמין.............................</w:t>
      </w:r>
      <w:r w:rsidRPr="000206FA">
        <w:rPr>
          <w:rFonts w:ascii="Times New Roman" w:eastAsia="Times New Roman" w:hAnsi="Times New Roman" w:cs="David"/>
          <w:sz w:val="24"/>
          <w:szCs w:val="24"/>
          <w:rtl/>
          <w:lang w:eastAsia="he-IL"/>
        </w:rPr>
        <w:t>1</w:t>
      </w:r>
      <w:r w:rsidRPr="000206FA">
        <w:rPr>
          <w:rFonts w:ascii="Times New Roman" w:eastAsia="Times New Roman" w:hAnsi="Times New Roman" w:cs="David" w:hint="cs"/>
          <w:sz w:val="24"/>
          <w:szCs w:val="24"/>
          <w:rtl/>
          <w:lang w:eastAsia="he-IL"/>
        </w:rPr>
        <w:t>0</w:t>
      </w:r>
      <w:r w:rsidRPr="000206FA">
        <w:rPr>
          <w:rFonts w:ascii="Times New Roman" w:eastAsia="Times New Roman" w:hAnsi="Times New Roman" w:cs="David"/>
          <w:sz w:val="24"/>
          <w:szCs w:val="24"/>
          <w:rtl/>
          <w:lang w:eastAsia="he-IL"/>
        </w:rPr>
        <w:t>%</w:t>
      </w:r>
    </w:p>
    <w:p w14:paraId="3DAF611F" w14:textId="77777777" w:rsidR="000206FA" w:rsidRPr="000206FA" w:rsidRDefault="000206FA" w:rsidP="000206FA">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0C2DB297" w14:textId="77777777" w:rsidR="000206FA" w:rsidRPr="000206FA" w:rsidRDefault="000206FA" w:rsidP="00CB099C">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2.</w:t>
      </w:r>
      <w:r w:rsidRPr="000206FA">
        <w:rPr>
          <w:rFonts w:ascii="Times New Roman" w:eastAsia="Times New Roman" w:hAnsi="Times New Roman" w:cs="David"/>
          <w:sz w:val="24"/>
          <w:szCs w:val="24"/>
          <w:rtl/>
          <w:lang w:eastAsia="he-IL"/>
        </w:rPr>
        <w:tab/>
        <w:t>למרות האמור בסעיף 1 לעיל רשאי המזמין לשלם ל</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מקדמות בגין קידום התכנון אשר יקוזזו משלבי התשלום עפ"י קביעתו.</w:t>
      </w:r>
    </w:p>
    <w:p w14:paraId="5028F38A" w14:textId="77777777" w:rsidR="000206FA" w:rsidRPr="000206FA" w:rsidRDefault="0004388B" w:rsidP="000206FA">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w:t>
      </w:r>
      <w:r w:rsidR="000206FA" w:rsidRPr="000206FA">
        <w:rPr>
          <w:rFonts w:ascii="Times New Roman" w:eastAsia="Times New Roman" w:hAnsi="Times New Roman" w:cs="David"/>
          <w:sz w:val="24"/>
          <w:szCs w:val="24"/>
          <w:rtl/>
          <w:lang w:eastAsia="he-IL"/>
        </w:rPr>
        <w:tab/>
        <w:t>ה</w:t>
      </w:r>
      <w:r w:rsidR="00B17D15">
        <w:rPr>
          <w:rFonts w:ascii="Times New Roman" w:eastAsia="Times New Roman" w:hAnsi="Times New Roman" w:cs="David"/>
          <w:sz w:val="24"/>
          <w:szCs w:val="24"/>
          <w:rtl/>
          <w:lang w:eastAsia="he-IL"/>
        </w:rPr>
        <w:t>יועץ</w:t>
      </w:r>
      <w:r w:rsidR="000206FA" w:rsidRPr="000206FA">
        <w:rPr>
          <w:rFonts w:ascii="Times New Roman" w:eastAsia="Times New Roman" w:hAnsi="Times New Roman" w:cs="David"/>
          <w:sz w:val="24"/>
          <w:szCs w:val="24"/>
          <w:rtl/>
          <w:lang w:eastAsia="he-IL"/>
        </w:rPr>
        <w:t xml:space="preserve"> יגיש חשבון לא יותר מאשר פעם בחודש.</w:t>
      </w:r>
    </w:p>
    <w:p w14:paraId="4E13E72C" w14:textId="77777777" w:rsidR="000206FA" w:rsidRPr="000206FA" w:rsidRDefault="000206FA" w:rsidP="000206FA">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4.</w:t>
      </w:r>
      <w:r w:rsidRPr="000206FA">
        <w:rPr>
          <w:rFonts w:ascii="Times New Roman" w:eastAsia="Times New Roman" w:hAnsi="Times New Roman" w:cs="David"/>
          <w:sz w:val="24"/>
          <w:szCs w:val="24"/>
          <w:rtl/>
          <w:lang w:eastAsia="he-IL"/>
        </w:rPr>
        <w:tab/>
        <w:t>המזמין ישלם את שכר ה</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תוך 60 יום מתאריך אישור החשבון ע"י המנהל.</w:t>
      </w:r>
    </w:p>
    <w:p w14:paraId="6C986E5B" w14:textId="77777777" w:rsidR="000206FA" w:rsidRPr="000206FA" w:rsidRDefault="000206FA" w:rsidP="000206FA">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2ECE7E10" w14:textId="77777777" w:rsidR="00EE7345" w:rsidRPr="00672C76" w:rsidRDefault="000206FA" w:rsidP="00EE7345">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0206FA">
        <w:rPr>
          <w:rFonts w:ascii="Times New Roman" w:eastAsia="Times New Roman" w:hAnsi="Times New Roman" w:cs="David"/>
          <w:sz w:val="24"/>
          <w:szCs w:val="24"/>
          <w:rtl/>
          <w:lang w:eastAsia="he-IL"/>
        </w:rPr>
        <w:br w:type="page"/>
      </w:r>
      <w:r w:rsidR="00EE7345" w:rsidRPr="00B27B4C">
        <w:rPr>
          <w:rFonts w:ascii="Times New Roman" w:eastAsia="Times New Roman" w:hAnsi="Times New Roman" w:cs="David" w:hint="cs"/>
          <w:bCs/>
          <w:sz w:val="20"/>
          <w:szCs w:val="24"/>
          <w:u w:val="single"/>
          <w:rtl/>
          <w:lang w:eastAsia="he-IL"/>
        </w:rPr>
        <w:t xml:space="preserve">נספח </w:t>
      </w:r>
      <w:r w:rsidR="00EE7345">
        <w:rPr>
          <w:rFonts w:ascii="Times New Roman" w:eastAsia="Times New Roman" w:hAnsi="Times New Roman" w:cs="David" w:hint="cs"/>
          <w:bCs/>
          <w:sz w:val="20"/>
          <w:szCs w:val="24"/>
          <w:u w:val="single"/>
          <w:rtl/>
          <w:lang w:eastAsia="he-IL"/>
        </w:rPr>
        <w:t>"</w:t>
      </w:r>
      <w:r w:rsidR="00EE7345" w:rsidRPr="00B27B4C">
        <w:rPr>
          <w:rFonts w:ascii="Times New Roman" w:eastAsia="Times New Roman" w:hAnsi="Times New Roman" w:cs="David" w:hint="cs"/>
          <w:bCs/>
          <w:sz w:val="20"/>
          <w:szCs w:val="24"/>
          <w:u w:val="single"/>
          <w:rtl/>
          <w:lang w:eastAsia="he-IL"/>
        </w:rPr>
        <w:t>ו'</w:t>
      </w:r>
      <w:r w:rsidR="00EE7345">
        <w:rPr>
          <w:rFonts w:ascii="Times New Roman" w:eastAsia="Times New Roman" w:hAnsi="Times New Roman" w:cs="David" w:hint="cs"/>
          <w:bCs/>
          <w:sz w:val="20"/>
          <w:szCs w:val="24"/>
          <w:u w:val="single"/>
          <w:rtl/>
          <w:lang w:eastAsia="he-IL"/>
        </w:rPr>
        <w:t>'</w:t>
      </w:r>
    </w:p>
    <w:p w14:paraId="42C6FFF5" w14:textId="77777777" w:rsidR="00EE7345" w:rsidRPr="00B27B4C" w:rsidRDefault="00EE7345" w:rsidP="00EE7345">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BBFCF8D655BF4FEEAF143838EA6AD8F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PlaceholderText"/>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6756332B" w14:textId="77777777" w:rsidR="00EE7345" w:rsidRPr="00B27B4C" w:rsidRDefault="00EE7345" w:rsidP="00EE7345">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362561165"/>
        <w:placeholder>
          <w:docPart w:val="FEA68354248D421B8596D019CE5999F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70F5D84D" w14:textId="77777777" w:rsidR="00EE7345" w:rsidRPr="00B27B4C" w:rsidRDefault="00946186" w:rsidP="00EE7345">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ins w:id="78" w:author="גרמן קגנובסקי" w:date="2020-10-28T13:15:00Z">
            <w:r>
              <w:rPr>
                <w:rFonts w:ascii="Times New Roman" w:eastAsia="Times New Roman" w:hAnsi="Times New Roman" w:cs="David" w:hint="cs"/>
                <w:color w:val="008000"/>
                <w:sz w:val="24"/>
                <w:szCs w:val="24"/>
                <w:rtl/>
                <w:lang w:eastAsia="he-IL"/>
              </w:rPr>
              <w:br/>
              <w:t>אפריקה ישראל מגורים בע"מ</w:t>
            </w:r>
            <w:r>
              <w:rPr>
                <w:rFonts w:ascii="Times New Roman" w:eastAsia="Times New Roman" w:hAnsi="Times New Roman" w:cs="David" w:hint="cs"/>
                <w:color w:val="008000"/>
                <w:sz w:val="24"/>
                <w:szCs w:val="24"/>
                <w:rtl/>
                <w:lang w:eastAsia="he-IL"/>
              </w:rPr>
              <w:br/>
              <w:t>יוני נתניהו 1 ג' אור יהודה</w:t>
            </w:r>
            <w:r>
              <w:rPr>
                <w:rFonts w:ascii="Times New Roman" w:eastAsia="Times New Roman" w:hAnsi="Times New Roman" w:cs="David" w:hint="cs"/>
                <w:color w:val="008000"/>
                <w:sz w:val="24"/>
                <w:szCs w:val="24"/>
                <w:rtl/>
                <w:lang w:eastAsia="he-IL"/>
              </w:rPr>
              <w:br/>
              <w:t>מ.ז 52-003476-0</w:t>
            </w:r>
            <w:r>
              <w:rPr>
                <w:rFonts w:ascii="Times New Roman" w:eastAsia="Times New Roman" w:hAnsi="Times New Roman" w:cs="David" w:hint="cs"/>
                <w:color w:val="008000"/>
                <w:sz w:val="24"/>
                <w:szCs w:val="24"/>
                <w:rtl/>
                <w:lang w:eastAsia="he-IL"/>
              </w:rPr>
              <w:br/>
            </w:r>
          </w:ins>
        </w:p>
      </w:sdtContent>
    </w:sdt>
    <w:p w14:paraId="22780074" w14:textId="77777777" w:rsidR="00EE7345" w:rsidRPr="00B27B4C" w:rsidRDefault="00EE7345" w:rsidP="00EE7345">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70B62CFE" w14:textId="77777777" w:rsidR="00EE7345" w:rsidRPr="00B27B4C" w:rsidRDefault="00EE7345" w:rsidP="00EE7345">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17E8F7B9" w14:textId="77777777" w:rsidR="00EE7345" w:rsidRPr="00B27B4C" w:rsidRDefault="00EE7345" w:rsidP="00EE7345">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5F7439F7" w14:textId="77777777" w:rsidR="00EE7345" w:rsidRPr="00B27B4C" w:rsidRDefault="00EE7345" w:rsidP="00EE7345">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08E096B2" w14:textId="77777777" w:rsidR="00EE7345" w:rsidRPr="00B27B4C" w:rsidRDefault="00EE7345" w:rsidP="00EE7345">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B01D599" w14:textId="77777777" w:rsidR="00EE7345" w:rsidRPr="00B27B4C"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0FC6DD7B63DE45CCABCB1B48F1D8913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79" w:author="גרמן קגנובסקי" w:date="2020-10-28T13:15:00Z">
            <w:r w:rsidR="00946186">
              <w:rPr>
                <w:rFonts w:ascii="Times New Roman" w:eastAsia="Times New Roman" w:hAnsi="Times New Roman" w:cs="David" w:hint="cs"/>
                <w:color w:val="008000"/>
                <w:sz w:val="24"/>
                <w:szCs w:val="24"/>
                <w:lang w:eastAsia="he-IL"/>
              </w:rPr>
              <w:t>ESD</w:t>
            </w:r>
            <w:r w:rsidR="00946186">
              <w:rPr>
                <w:rFonts w:ascii="Times New Roman" w:eastAsia="Times New Roman" w:hAnsi="Times New Roman" w:cs="David" w:hint="cs"/>
                <w:color w:val="008000"/>
                <w:sz w:val="24"/>
                <w:szCs w:val="24"/>
                <w:rtl/>
                <w:lang w:eastAsia="he-IL"/>
              </w:rPr>
              <w:t xml:space="preserve"> פיתוח סביבה וקיימות בע''מ</w:t>
            </w:r>
          </w:ins>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1323F7BF279B4CC7B840EFA70F81644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80" w:author="גרמן קגנובסקי" w:date="2020-10-28T13:15:00Z">
            <w:r w:rsidR="00946186">
              <w:rPr>
                <w:rFonts w:ascii="Times New Roman" w:eastAsia="Times New Roman" w:hAnsi="Times New Roman" w:cs="David" w:hint="cs"/>
                <w:color w:val="008000"/>
                <w:sz w:val="24"/>
                <w:szCs w:val="24"/>
                <w:lang w:eastAsia="he-IL"/>
              </w:rPr>
              <w:t>ESD</w:t>
            </w:r>
            <w:r w:rsidR="00946186">
              <w:rPr>
                <w:rFonts w:ascii="Times New Roman" w:eastAsia="Times New Roman" w:hAnsi="Times New Roman" w:cs="David" w:hint="cs"/>
                <w:color w:val="008000"/>
                <w:sz w:val="24"/>
                <w:szCs w:val="24"/>
                <w:rtl/>
                <w:lang w:eastAsia="he-IL"/>
              </w:rPr>
              <w:t xml:space="preserve"> פיתוח סביבה וקיימות בע''מ</w:t>
            </w:r>
          </w:ins>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9629D4CA78004BB7BA46CB8B1DDC8CE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81" w:author="גרמן קגנובסקי" w:date="2020-10-28T13:15:00Z">
            <w:r w:rsidR="00946186">
              <w:rPr>
                <w:rFonts w:ascii="Times New Roman" w:eastAsia="Times New Roman" w:hAnsi="Times New Roman" w:cs="David" w:hint="cs"/>
                <w:color w:val="008000"/>
                <w:sz w:val="24"/>
                <w:szCs w:val="24"/>
                <w:lang w:eastAsia="he-IL"/>
              </w:rPr>
              <w:t>ESD</w:t>
            </w:r>
            <w:r w:rsidR="00946186">
              <w:rPr>
                <w:rFonts w:ascii="Times New Roman" w:eastAsia="Times New Roman" w:hAnsi="Times New Roman" w:cs="David" w:hint="cs"/>
                <w:color w:val="008000"/>
                <w:sz w:val="24"/>
                <w:szCs w:val="24"/>
                <w:rtl/>
                <w:lang w:eastAsia="he-IL"/>
              </w:rPr>
              <w:t xml:space="preserve"> פיתוח סביבה וקיימות בע''מ</w:t>
            </w:r>
          </w:ins>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006C2B7F" w14:textId="77777777" w:rsidR="00EE7345" w:rsidRPr="00B27B4C"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0CD639A" w14:textId="77777777" w:rsidR="00EE7345" w:rsidRPr="00B27B4C" w:rsidRDefault="00EE7345" w:rsidP="00EE7345">
      <w:pPr>
        <w:widowControl w:val="0"/>
        <w:numPr>
          <w:ilvl w:val="0"/>
          <w:numId w:val="1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97BD6481E8C843099B67AA1982D6D31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82" w:author="גרמן קגנובסקי" w:date="2020-10-28T13:15:00Z">
            <w:r w:rsidR="00946186">
              <w:rPr>
                <w:rFonts w:ascii="Times New Roman" w:eastAsia="Times New Roman" w:hAnsi="Times New Roman" w:cs="David" w:hint="cs"/>
                <w:color w:val="008000"/>
                <w:sz w:val="24"/>
                <w:szCs w:val="24"/>
                <w:lang w:eastAsia="he-IL"/>
              </w:rPr>
              <w:t>ESD</w:t>
            </w:r>
            <w:r w:rsidR="00946186">
              <w:rPr>
                <w:rFonts w:ascii="Times New Roman" w:eastAsia="Times New Roman" w:hAnsi="Times New Roman" w:cs="David" w:hint="cs"/>
                <w:color w:val="008000"/>
                <w:sz w:val="24"/>
                <w:szCs w:val="24"/>
                <w:rtl/>
                <w:lang w:eastAsia="he-IL"/>
              </w:rPr>
              <w:t xml:space="preserve"> פיתוח סביבה וקיימות בע''מ</w:t>
            </w:r>
          </w:ins>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0FB7E113AB764CD8801250DA81D880D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Times New Roman" w:eastAsia="Times New Roman" w:hAnsi="Times New Roman" w:cs="David" w:hint="cs"/>
              <w:bCs/>
              <w:color w:val="00B0F0"/>
              <w:sz w:val="24"/>
              <w:szCs w:val="24"/>
              <w:rtl/>
              <w:lang w:eastAsia="he-IL"/>
            </w:rPr>
            <w:t>יועץ בניה ירוקה</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DCCFBFB0E3E14213B27978DC374459C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83" w:author="גרמן קגנובסקי" w:date="2020-10-28T13:21:00Z">
            <w:r w:rsidR="00946186">
              <w:rPr>
                <w:rFonts w:ascii="Times New Roman" w:eastAsia="Times New Roman" w:hAnsi="Times New Roman" w:cs="David" w:hint="cs"/>
                <w:bCs/>
                <w:color w:val="008000"/>
                <w:sz w:val="24"/>
                <w:szCs w:val="24"/>
                <w:rtl/>
                <w:lang w:eastAsia="he-IL"/>
              </w:rPr>
              <w:t>הקמה 150 יח''ד ומסחר על גבי החניון תת קרקעי</w:t>
            </w:r>
          </w:ins>
        </w:sdtContent>
      </w:sdt>
      <w:r w:rsidRPr="00B27B4C">
        <w:rPr>
          <w:rFonts w:ascii="Times New Roman" w:eastAsia="Times New Roman" w:hAnsi="Times New Roman" w:cs="David" w:hint="cs"/>
          <w:color w:val="008000"/>
          <w:sz w:val="24"/>
          <w:szCs w:val="24"/>
          <w:rtl/>
          <w:lang w:eastAsia="he-IL"/>
        </w:rPr>
        <w:t>.</w:t>
      </w:r>
    </w:p>
    <w:p w14:paraId="7272FB30" w14:textId="77777777" w:rsidR="00EE7345" w:rsidRPr="00B27B4C"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01B497D" w14:textId="77777777" w:rsidR="00EE7345" w:rsidRPr="00B27B4C" w:rsidRDefault="00EE7345" w:rsidP="00EE7345">
      <w:pPr>
        <w:widowControl w:val="0"/>
        <w:numPr>
          <w:ilvl w:val="0"/>
          <w:numId w:val="1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13DDAF2314B643229EDFFF13627213B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84" w:author="גרמן קגנובסקי" w:date="2020-10-28T13:15:00Z">
            <w:r w:rsidR="00946186">
              <w:rPr>
                <w:rFonts w:ascii="Times New Roman" w:eastAsia="Times New Roman" w:hAnsi="Times New Roman" w:cs="David" w:hint="cs"/>
                <w:color w:val="008000"/>
                <w:sz w:val="24"/>
                <w:szCs w:val="24"/>
                <w:lang w:eastAsia="he-IL"/>
              </w:rPr>
              <w:t>ESD</w:t>
            </w:r>
            <w:r w:rsidR="00946186">
              <w:rPr>
                <w:rFonts w:ascii="Times New Roman" w:eastAsia="Times New Roman" w:hAnsi="Times New Roman" w:cs="David" w:hint="cs"/>
                <w:color w:val="008000"/>
                <w:sz w:val="24"/>
                <w:szCs w:val="24"/>
                <w:rtl/>
                <w:lang w:eastAsia="he-IL"/>
              </w:rPr>
              <w:t xml:space="preserve"> פיתוח סביבה וקיימות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71DF0D5C" w14:textId="77777777" w:rsidR="00EE7345" w:rsidRPr="00B27B4C" w:rsidRDefault="00EE7345" w:rsidP="00EE7345">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1510712B" w14:textId="77777777" w:rsidR="00EE7345" w:rsidRPr="00B27B4C" w:rsidRDefault="00EE7345" w:rsidP="00EE7345">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82D25C4E9AD34BBA9F8ECD6AD85C7C4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85" w:author="גרמן קגנובסקי" w:date="2020-10-28T13:15:00Z">
            <w:r w:rsidR="00946186">
              <w:rPr>
                <w:rFonts w:ascii="Times New Roman" w:eastAsia="Times New Roman" w:hAnsi="Times New Roman" w:cs="David" w:hint="cs"/>
                <w:color w:val="008000"/>
                <w:sz w:val="24"/>
                <w:szCs w:val="24"/>
                <w:lang w:eastAsia="he-IL"/>
              </w:rPr>
              <w:t>ESD</w:t>
            </w:r>
            <w:r w:rsidR="00946186">
              <w:rPr>
                <w:rFonts w:ascii="Times New Roman" w:eastAsia="Times New Roman" w:hAnsi="Times New Roman" w:cs="David" w:hint="cs"/>
                <w:color w:val="008000"/>
                <w:sz w:val="24"/>
                <w:szCs w:val="24"/>
                <w:rtl/>
                <w:lang w:eastAsia="he-IL"/>
              </w:rPr>
              <w:t xml:space="preserve"> פיתוח סביבה וקיימות בע''מ</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32D24415" w14:textId="77777777" w:rsidR="00EE7345" w:rsidRPr="00B27B4C" w:rsidRDefault="00EE7345" w:rsidP="00EE7345">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478A9BB7" w14:textId="77777777" w:rsidR="00EE7345" w:rsidRPr="00B27B4C" w:rsidRDefault="00EE7345" w:rsidP="00EE7345">
      <w:pPr>
        <w:widowControl w:val="0"/>
        <w:numPr>
          <w:ilvl w:val="0"/>
          <w:numId w:val="1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2B849D43" w14:textId="77777777" w:rsidR="00EE7345" w:rsidRPr="00B27B4C"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991EEC1" w14:textId="77777777" w:rsidR="00EE7345" w:rsidRPr="00B27B4C" w:rsidRDefault="00EE7345" w:rsidP="00EE7345">
      <w:pPr>
        <w:widowControl w:val="0"/>
        <w:numPr>
          <w:ilvl w:val="0"/>
          <w:numId w:val="1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0E812CAC" w14:textId="77777777" w:rsidR="00EE7345" w:rsidRPr="00B27B4C"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C9B6BB3" w14:textId="77777777" w:rsidR="00EE7345" w:rsidRPr="00B27B4C" w:rsidRDefault="00EE7345" w:rsidP="00EE7345">
      <w:pPr>
        <w:widowControl w:val="0"/>
        <w:numPr>
          <w:ilvl w:val="0"/>
          <w:numId w:val="1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417F61C2" w14:textId="77777777" w:rsidR="00EE7345" w:rsidRPr="00B27B4C"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ED61E00" w14:textId="77777777" w:rsidR="00EE7345" w:rsidRPr="00B27B4C" w:rsidRDefault="00EE7345" w:rsidP="00EE7345">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0749CDA1" w14:textId="77777777" w:rsidR="00EE7345" w:rsidRPr="00435A20" w:rsidRDefault="00EE7345" w:rsidP="00EE7345">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356254FB" w14:textId="77777777" w:rsidR="00EE7345" w:rsidRPr="009130F0" w:rsidRDefault="00EE7345" w:rsidP="00EE7345">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18630391" w14:textId="77777777" w:rsidR="00EE7345" w:rsidRPr="009130F0" w:rsidRDefault="00EE7345" w:rsidP="00894E04">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933812589"/>
          <w:placeholder>
            <w:docPart w:val="4B45A82F11D54E1E8749ABFC2A79F3B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86" w:author="גרמן קגנובסקי" w:date="2020-10-28T13:15:00Z">
            <w:r w:rsidR="00946186">
              <w:rPr>
                <w:rFonts w:ascii="Times New Roman" w:eastAsia="Times New Roman" w:hAnsi="Times New Roman" w:cs="David" w:hint="cs"/>
                <w:color w:val="008000"/>
                <w:sz w:val="24"/>
                <w:szCs w:val="24"/>
                <w:lang w:eastAsia="he-IL"/>
              </w:rPr>
              <w:t>ESD</w:t>
            </w:r>
            <w:r w:rsidR="00946186">
              <w:rPr>
                <w:rFonts w:ascii="Times New Roman" w:eastAsia="Times New Roman" w:hAnsi="Times New Roman" w:cs="David" w:hint="cs"/>
                <w:color w:val="008000"/>
                <w:sz w:val="24"/>
                <w:szCs w:val="24"/>
                <w:rtl/>
                <w:lang w:eastAsia="he-IL"/>
              </w:rPr>
              <w:t xml:space="preserve"> פיתוח סביבה וקיימות בע''מ</w:t>
            </w:r>
          </w:ins>
        </w:sdtContent>
      </w:sdt>
    </w:p>
    <w:p w14:paraId="298C981C" w14:textId="77777777" w:rsidR="00EE7345" w:rsidRDefault="00EE7345" w:rsidP="00EE7345">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11B43A20" w14:textId="77777777" w:rsidR="00EE7345" w:rsidRPr="00B27B4C" w:rsidRDefault="00EE7345" w:rsidP="00EE7345">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4A2689D5" w14:textId="77777777" w:rsidR="00EE7345" w:rsidRPr="00B27B4C" w:rsidRDefault="00EE7345" w:rsidP="00EE7345">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438290A9" w14:textId="77777777" w:rsidR="00EE7345" w:rsidRPr="00B27B4C" w:rsidRDefault="00EE7345" w:rsidP="00EE7345">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02F48CE6" w14:textId="77777777" w:rsidR="00EE7345" w:rsidRPr="00B27B4C" w:rsidRDefault="00EE7345" w:rsidP="00EE7345">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7ACDFD70" w14:textId="77777777" w:rsidR="00EE7345" w:rsidRPr="00507406"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B80A022" w14:textId="77777777" w:rsidR="00937C9F" w:rsidRPr="00232692" w:rsidRDefault="00937C9F" w:rsidP="00937C9F">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208C1F3B" w14:textId="77777777" w:rsidR="00937C9F" w:rsidRPr="0009511C" w:rsidRDefault="00937C9F" w:rsidP="00937C9F">
      <w:pPr>
        <w:widowControl w:val="0"/>
        <w:spacing w:before="0" w:beforeAutospacing="0" w:after="0" w:afterAutospacing="0" w:line="240" w:lineRule="auto"/>
        <w:jc w:val="center"/>
        <w:rPr>
          <w:rFonts w:ascii="David" w:eastAsia="Times New Roman" w:hAnsi="David" w:cs="David"/>
          <w:sz w:val="24"/>
          <w:szCs w:val="24"/>
          <w:lang w:eastAsia="he-IL"/>
        </w:rPr>
      </w:pPr>
    </w:p>
    <w:p w14:paraId="3A96DCF8" w14:textId="77777777" w:rsidR="00937C9F" w:rsidRPr="002419E5" w:rsidRDefault="00937C9F" w:rsidP="00937C9F">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Pr>
          <w:rFonts w:ascii="Times New Roman" w:eastAsia="Times New Roman" w:hAnsi="Times New Roman" w:cs="David" w:hint="cs"/>
          <w:b/>
          <w:bCs/>
          <w:sz w:val="20"/>
          <w:szCs w:val="24"/>
          <w:u w:val="single"/>
          <w:rtl/>
          <w:lang w:eastAsia="he-IL"/>
        </w:rPr>
        <w:t>היועץ</w:t>
      </w:r>
      <w:r w:rsidRPr="0009511C">
        <w:rPr>
          <w:rFonts w:ascii="David" w:eastAsia="Times New Roman" w:hAnsi="David" w:cs="David" w:hint="cs"/>
          <w:bCs/>
          <w:sz w:val="24"/>
          <w:szCs w:val="24"/>
          <w:u w:val="single"/>
          <w:rtl/>
          <w:lang w:eastAsia="he-IL"/>
        </w:rPr>
        <w:t xml:space="preserve"> </w:t>
      </w:r>
    </w:p>
    <w:p w14:paraId="48A7FB52" w14:textId="77777777" w:rsidR="00937C9F" w:rsidRPr="0009511C" w:rsidRDefault="00937C9F" w:rsidP="00937C9F">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6F6161D6" w14:textId="77777777" w:rsidR="00937C9F" w:rsidRPr="0009511C" w:rsidRDefault="00937C9F" w:rsidP="00937C9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היועץ ביחס להתחייבויותיו על פי ההסכם הנדון.</w:t>
      </w:r>
    </w:p>
    <w:p w14:paraId="05F341E9" w14:textId="77777777" w:rsidR="00937C9F" w:rsidRPr="0009511C" w:rsidRDefault="00937C9F" w:rsidP="00937C9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60344229" w14:textId="77777777" w:rsidR="00937C9F" w:rsidRPr="0009511C" w:rsidRDefault="00937C9F" w:rsidP="00937C9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4FDB19C7" w14:textId="77777777" w:rsidR="00937C9F" w:rsidRPr="0009511C" w:rsidRDefault="00937C9F" w:rsidP="00937C9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המבטח חבות עפ"י פקודת הנזיקין (נוסח חדש) וחוק האחריות למוצרים פגומים תש"ם-1980,  כלפי כל העובדים, המועסקים על ידי היועץ,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2378BCF0" w14:textId="77777777" w:rsidR="00937C9F" w:rsidRPr="0009511C" w:rsidRDefault="00937C9F" w:rsidP="00937C9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69F50E43" w14:textId="77777777" w:rsidR="00937C9F" w:rsidRPr="0009511C" w:rsidRDefault="00937C9F" w:rsidP="00937C9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793120B0" w14:textId="77777777" w:rsidR="00937C9F" w:rsidRPr="0009511C" w:rsidRDefault="00937C9F" w:rsidP="00937C9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הביטוח מורחב לשפות את המזמין בגין אחריותו למעשי ו/או מחדלי היועץ והבאים מטעמו, וזאת בכפוף לסעיף אחריות צולבת לפי נחשב הביטוח כאילו נערך בנפרד עבור כל אחד מיחידי המבוטח.  רכוש המזמין ייחשב כרכוש צד שלישי.</w:t>
      </w:r>
    </w:p>
    <w:p w14:paraId="6CC005E8" w14:textId="77777777" w:rsidR="00937C9F" w:rsidRPr="0009511C" w:rsidRDefault="00937C9F" w:rsidP="00937C9F">
      <w:pPr>
        <w:numPr>
          <w:ilvl w:val="0"/>
          <w:numId w:val="16"/>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1DAF8CCB" w14:textId="77777777" w:rsidR="00937C9F" w:rsidRPr="0009511C" w:rsidRDefault="00937C9F" w:rsidP="00937C9F">
      <w:pPr>
        <w:numPr>
          <w:ilvl w:val="0"/>
          <w:numId w:val="16"/>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72B916CB" w14:textId="77777777" w:rsidR="00937C9F" w:rsidRPr="0009511C" w:rsidRDefault="00937C9F" w:rsidP="00937C9F">
      <w:pPr>
        <w:numPr>
          <w:ilvl w:val="0"/>
          <w:numId w:val="16"/>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כמו כן היועץ מתחייב שהכיסוי על פי הפוליסות לא יבוטל ולא יחול בו שינוי לרעה, אלא אם תימסר הודעה כתובה בדואר רשום לידי המזמין לפחות 60 יום מראש.</w:t>
      </w:r>
    </w:p>
    <w:p w14:paraId="41AC5BCA" w14:textId="77777777" w:rsidR="00937C9F" w:rsidRPr="0009511C" w:rsidRDefault="00937C9F" w:rsidP="00937C9F">
      <w:pPr>
        <w:numPr>
          <w:ilvl w:val="0"/>
          <w:numId w:val="16"/>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0C4A198C" w14:textId="77777777" w:rsidR="00937C9F" w:rsidRDefault="00937C9F" w:rsidP="00937C9F">
      <w:pPr>
        <w:widowControl w:val="0"/>
        <w:spacing w:before="0" w:beforeAutospacing="0" w:after="0" w:afterAutospacing="0" w:line="240" w:lineRule="auto"/>
        <w:jc w:val="center"/>
        <w:rPr>
          <w:rFonts w:ascii="David" w:eastAsia="Calibri" w:hAnsi="David" w:cs="David"/>
          <w:sz w:val="24"/>
          <w:szCs w:val="24"/>
          <w:rtl/>
        </w:rPr>
      </w:pPr>
      <w:r>
        <w:rPr>
          <w:rFonts w:ascii="David" w:eastAsia="Calibri" w:hAnsi="David" w:cs="David"/>
          <w:sz w:val="24"/>
          <w:szCs w:val="24"/>
          <w:rtl/>
        </w:rPr>
        <w:br w:type="page"/>
      </w:r>
    </w:p>
    <w:p w14:paraId="11C2B613" w14:textId="77777777" w:rsidR="00937C9F" w:rsidRPr="002419E5" w:rsidRDefault="00937C9F" w:rsidP="00937C9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David" w:eastAsia="Calibri" w:hAnsi="David" w:cs="David" w:hint="cs"/>
          <w:sz w:val="24"/>
          <w:szCs w:val="24"/>
          <w:rtl/>
        </w:rPr>
        <w:t xml:space="preserve"> </w:t>
      </w: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75CFC2CD" w14:textId="77777777" w:rsidR="00937C9F" w:rsidRDefault="00937C9F" w:rsidP="00937C9F">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w:t>
      </w:r>
      <w:r>
        <w:rPr>
          <w:rFonts w:ascii="Times New Roman" w:eastAsia="Times New Roman" w:hAnsi="Times New Roman" w:cs="David" w:hint="cs"/>
          <w:b/>
          <w:bCs/>
          <w:sz w:val="20"/>
          <w:szCs w:val="24"/>
          <w:u w:val="single"/>
          <w:rtl/>
          <w:lang w:eastAsia="he-IL"/>
        </w:rPr>
        <w:t>יועץ</w:t>
      </w:r>
    </w:p>
    <w:p w14:paraId="3E7132C0" w14:textId="77777777" w:rsidR="00937C9F" w:rsidRPr="00400B84" w:rsidRDefault="00937C9F" w:rsidP="00937C9F">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937C9F" w:rsidRPr="0009511C" w14:paraId="61DDB12E" w14:textId="77777777" w:rsidTr="009172B6">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17B4C865" w14:textId="77777777" w:rsidR="00937C9F" w:rsidRPr="0009511C" w:rsidRDefault="00937C9F" w:rsidP="009172B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0D78799A" w14:textId="77777777" w:rsidR="00937C9F" w:rsidRPr="0009511C" w:rsidRDefault="00937C9F" w:rsidP="009172B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937C9F" w:rsidRPr="0009511C" w14:paraId="745B2E12" w14:textId="77777777" w:rsidTr="009172B6">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10E3204F" w14:textId="77777777" w:rsidR="00937C9F" w:rsidRPr="0009511C" w:rsidRDefault="00937C9F" w:rsidP="009172B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937C9F" w:rsidRPr="0009511C" w14:paraId="5BAF4434" w14:textId="77777777" w:rsidTr="009172B6">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69034B4B" w14:textId="77777777" w:rsidR="00937C9F" w:rsidRPr="0009511C" w:rsidRDefault="00937C9F" w:rsidP="009172B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3E6C65AC" w14:textId="77777777" w:rsidR="00937C9F" w:rsidRPr="0009511C" w:rsidRDefault="00937C9F" w:rsidP="009172B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5F8540C3" w14:textId="77777777" w:rsidR="00937C9F" w:rsidRPr="0009511C" w:rsidRDefault="00937C9F" w:rsidP="009172B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16126B68" w14:textId="77777777" w:rsidR="00937C9F" w:rsidRPr="0009511C" w:rsidRDefault="00937C9F" w:rsidP="009172B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937C9F" w:rsidRPr="0009511C" w14:paraId="0A72546B" w14:textId="77777777" w:rsidTr="009172B6">
        <w:trPr>
          <w:trHeight w:val="551"/>
        </w:trPr>
        <w:tc>
          <w:tcPr>
            <w:tcW w:w="4068" w:type="dxa"/>
            <w:tcBorders>
              <w:top w:val="single" w:sz="4" w:space="0" w:color="auto"/>
              <w:left w:val="single" w:sz="4" w:space="0" w:color="auto"/>
              <w:bottom w:val="single" w:sz="4" w:space="0" w:color="auto"/>
              <w:right w:val="single" w:sz="4" w:space="0" w:color="auto"/>
            </w:tcBorders>
            <w:hideMark/>
          </w:tcPr>
          <w:p w14:paraId="6DD86D68" w14:textId="77777777" w:rsidR="00937C9F" w:rsidRPr="0009511C" w:rsidRDefault="00937C9F" w:rsidP="009172B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22EA2BEA" w14:textId="77777777" w:rsidR="00937C9F" w:rsidRPr="0009511C" w:rsidRDefault="00937C9F" w:rsidP="009172B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0CA370AD" w14:textId="77777777" w:rsidR="00937C9F" w:rsidRPr="0009511C" w:rsidRDefault="00937C9F" w:rsidP="009172B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752646F4" w14:textId="77777777" w:rsidR="00937C9F" w:rsidRPr="0009511C" w:rsidRDefault="00937C9F" w:rsidP="009172B6">
            <w:pPr>
              <w:spacing w:before="0" w:beforeAutospacing="0" w:after="0" w:afterAutospacing="0" w:line="240" w:lineRule="auto"/>
              <w:ind w:left="50" w:right="78"/>
              <w:rPr>
                <w:rFonts w:ascii="David" w:eastAsia="Calibri" w:hAnsi="David" w:cs="David"/>
                <w:b/>
                <w:sz w:val="24"/>
                <w:szCs w:val="24"/>
                <w:rtl/>
                <w:lang w:eastAsia="he-IL"/>
              </w:rPr>
            </w:pPr>
          </w:p>
          <w:p w14:paraId="587D01FD" w14:textId="77777777" w:rsidR="00937C9F" w:rsidRPr="0009511C" w:rsidRDefault="00937C9F" w:rsidP="009172B6">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4EC230C9" w14:textId="77777777" w:rsidR="00937C9F" w:rsidRPr="0009511C" w:rsidRDefault="00937C9F" w:rsidP="009172B6">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0AD65BC0" w14:textId="77777777" w:rsidR="00937C9F" w:rsidRPr="0009511C" w:rsidRDefault="00937C9F" w:rsidP="009172B6">
            <w:pPr>
              <w:spacing w:before="0" w:beforeAutospacing="0" w:after="0" w:afterAutospacing="0" w:line="240" w:lineRule="auto"/>
              <w:ind w:left="50" w:right="78"/>
              <w:rPr>
                <w:rFonts w:ascii="David" w:eastAsia="Calibri" w:hAnsi="David" w:cs="David"/>
                <w:b/>
                <w:sz w:val="24"/>
                <w:szCs w:val="24"/>
                <w:rtl/>
                <w:lang w:eastAsia="he-IL"/>
              </w:rPr>
            </w:pPr>
          </w:p>
          <w:p w14:paraId="5C8A8839" w14:textId="77777777" w:rsidR="00937C9F" w:rsidRPr="0009511C" w:rsidRDefault="00937C9F" w:rsidP="009172B6">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4998EABE" w14:textId="77777777" w:rsidR="00937C9F" w:rsidRPr="0009511C" w:rsidRDefault="00937C9F" w:rsidP="009172B6">
            <w:pPr>
              <w:spacing w:before="0" w:beforeAutospacing="0" w:after="0" w:afterAutospacing="0" w:line="240" w:lineRule="auto"/>
              <w:ind w:left="50" w:right="78"/>
              <w:rPr>
                <w:rFonts w:ascii="David" w:eastAsia="Calibri" w:hAnsi="David" w:cs="David"/>
                <w:b/>
                <w:sz w:val="24"/>
                <w:szCs w:val="24"/>
                <w:rtl/>
                <w:lang w:eastAsia="he-IL"/>
              </w:rPr>
            </w:pPr>
          </w:p>
        </w:tc>
      </w:tr>
      <w:tr w:rsidR="00937C9F" w:rsidRPr="0009511C" w14:paraId="42D234AF" w14:textId="77777777" w:rsidTr="009172B6">
        <w:trPr>
          <w:trHeight w:val="571"/>
        </w:trPr>
        <w:tc>
          <w:tcPr>
            <w:tcW w:w="4068" w:type="dxa"/>
            <w:tcBorders>
              <w:top w:val="single" w:sz="4" w:space="0" w:color="auto"/>
              <w:left w:val="single" w:sz="4" w:space="0" w:color="auto"/>
              <w:bottom w:val="single" w:sz="4" w:space="0" w:color="auto"/>
              <w:right w:val="single" w:sz="4" w:space="0" w:color="auto"/>
            </w:tcBorders>
            <w:hideMark/>
          </w:tcPr>
          <w:p w14:paraId="5F1D34BB" w14:textId="77777777" w:rsidR="00937C9F" w:rsidRPr="0009511C" w:rsidRDefault="00937C9F" w:rsidP="009172B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7E7CDC0C" w14:textId="77777777" w:rsidR="00937C9F" w:rsidRPr="0009511C" w:rsidRDefault="00937C9F" w:rsidP="009172B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1712AAB4" w14:textId="77777777" w:rsidR="00937C9F" w:rsidRPr="0009511C" w:rsidRDefault="00937C9F" w:rsidP="009172B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22B760F" w14:textId="77777777" w:rsidR="00937C9F" w:rsidRPr="0009511C" w:rsidRDefault="00937C9F" w:rsidP="009172B6">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85CFFE8" w14:textId="77777777" w:rsidR="00937C9F" w:rsidRPr="0009511C" w:rsidRDefault="00937C9F" w:rsidP="009172B6">
            <w:pPr>
              <w:spacing w:before="0" w:beforeAutospacing="0" w:after="0" w:afterAutospacing="0" w:line="256" w:lineRule="auto"/>
              <w:rPr>
                <w:rFonts w:ascii="David" w:eastAsia="Calibri" w:hAnsi="David" w:cs="David"/>
                <w:b/>
                <w:sz w:val="24"/>
                <w:szCs w:val="24"/>
                <w:lang w:eastAsia="he-IL"/>
              </w:rPr>
            </w:pPr>
          </w:p>
        </w:tc>
      </w:tr>
      <w:tr w:rsidR="00937C9F" w:rsidRPr="0009511C" w14:paraId="40EAFAA2" w14:textId="77777777" w:rsidTr="009172B6">
        <w:trPr>
          <w:trHeight w:val="391"/>
        </w:trPr>
        <w:tc>
          <w:tcPr>
            <w:tcW w:w="4068" w:type="dxa"/>
            <w:tcBorders>
              <w:top w:val="single" w:sz="4" w:space="0" w:color="auto"/>
              <w:left w:val="single" w:sz="4" w:space="0" w:color="auto"/>
              <w:bottom w:val="single" w:sz="4" w:space="0" w:color="auto"/>
              <w:right w:val="single" w:sz="4" w:space="0" w:color="auto"/>
            </w:tcBorders>
            <w:hideMark/>
          </w:tcPr>
          <w:p w14:paraId="153BE968" w14:textId="77777777" w:rsidR="00937C9F" w:rsidRPr="0009511C" w:rsidRDefault="00937C9F" w:rsidP="009172B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3675E75D" w14:textId="77777777" w:rsidR="00937C9F" w:rsidRPr="0009511C" w:rsidRDefault="00937C9F" w:rsidP="009172B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6439B78B" w14:textId="77777777" w:rsidR="00937C9F" w:rsidRPr="0009511C" w:rsidRDefault="00937C9F" w:rsidP="009172B6">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5434AC2" w14:textId="77777777" w:rsidR="00937C9F" w:rsidRPr="0009511C" w:rsidRDefault="00937C9F" w:rsidP="009172B6">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197A03C" w14:textId="77777777" w:rsidR="00937C9F" w:rsidRPr="0009511C" w:rsidRDefault="00937C9F" w:rsidP="009172B6">
            <w:pPr>
              <w:spacing w:before="0" w:beforeAutospacing="0" w:after="0" w:afterAutospacing="0" w:line="256" w:lineRule="auto"/>
              <w:rPr>
                <w:rFonts w:ascii="David" w:eastAsia="Calibri" w:hAnsi="David" w:cs="David"/>
                <w:b/>
                <w:sz w:val="24"/>
                <w:szCs w:val="24"/>
                <w:lang w:eastAsia="he-IL"/>
              </w:rPr>
            </w:pPr>
          </w:p>
        </w:tc>
      </w:tr>
    </w:tbl>
    <w:p w14:paraId="119DF4B8" w14:textId="77777777" w:rsidR="00937C9F" w:rsidRPr="0009511C" w:rsidRDefault="00937C9F" w:rsidP="00937C9F">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937C9F" w:rsidRPr="0009511C" w14:paraId="6F80F1E4" w14:textId="77777777" w:rsidTr="009172B6">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73C1DE7A" w14:textId="77777777" w:rsidR="00937C9F" w:rsidRPr="0009511C" w:rsidRDefault="00937C9F" w:rsidP="009172B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937C9F" w:rsidRPr="0009511C" w14:paraId="4229A05C" w14:textId="77777777" w:rsidTr="009172B6">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40CCB688" w14:textId="77777777" w:rsidR="00937C9F" w:rsidRPr="0009511C" w:rsidRDefault="00937C9F" w:rsidP="009172B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08835F3E" w14:textId="77777777" w:rsidR="00937C9F" w:rsidRPr="0009511C" w:rsidRDefault="00937C9F" w:rsidP="009172B6">
            <w:pPr>
              <w:spacing w:before="0" w:beforeAutospacing="0" w:after="0" w:afterAutospacing="0" w:line="240" w:lineRule="auto"/>
              <w:rPr>
                <w:rFonts w:ascii="David" w:eastAsia="Calibri" w:hAnsi="David" w:cs="David"/>
                <w:sz w:val="24"/>
                <w:szCs w:val="24"/>
                <w:rtl/>
                <w:lang w:eastAsia="he-IL"/>
              </w:rPr>
            </w:pPr>
          </w:p>
          <w:p w14:paraId="32E98D37" w14:textId="77777777" w:rsidR="00937C9F" w:rsidRPr="0009511C" w:rsidRDefault="00937C9F" w:rsidP="009172B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4DB3997" w14:textId="77777777" w:rsidR="00937C9F" w:rsidRPr="0009511C" w:rsidRDefault="00937C9F" w:rsidP="009172B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93D420E" w14:textId="77777777" w:rsidR="00937C9F" w:rsidRPr="0009511C" w:rsidRDefault="00937C9F" w:rsidP="009172B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E1BD1A7" w14:textId="77777777" w:rsidR="00937C9F" w:rsidRPr="0009511C" w:rsidRDefault="00937C9F" w:rsidP="009172B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7C46C0D7" w14:textId="77777777" w:rsidR="00937C9F" w:rsidRPr="0009511C" w:rsidRDefault="00937C9F" w:rsidP="009172B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4160FBC1" w14:textId="77777777" w:rsidR="00937C9F" w:rsidRPr="0009511C" w:rsidRDefault="00937C9F" w:rsidP="009172B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0A6FA7F" w14:textId="77777777" w:rsidR="00937C9F" w:rsidRPr="0009511C" w:rsidRDefault="00937C9F" w:rsidP="009172B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60E4BCBE" w14:textId="77777777" w:rsidR="00937C9F" w:rsidRPr="0009511C" w:rsidRDefault="00937C9F" w:rsidP="009172B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937C9F" w:rsidRPr="0009511C" w14:paraId="1C7581FD" w14:textId="77777777" w:rsidTr="009172B6">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51F9D35F" w14:textId="77777777" w:rsidR="00937C9F" w:rsidRPr="0009511C" w:rsidRDefault="00937C9F" w:rsidP="009172B6">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782EB734" w14:textId="77777777" w:rsidR="00937C9F" w:rsidRPr="0009511C" w:rsidRDefault="00937C9F" w:rsidP="009172B6">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333741F9" w14:textId="77777777" w:rsidR="00937C9F" w:rsidRPr="0009511C" w:rsidRDefault="00937C9F" w:rsidP="009172B6">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69EABF80" w14:textId="77777777" w:rsidR="00937C9F" w:rsidRPr="0009511C" w:rsidRDefault="00937C9F" w:rsidP="009172B6">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6DC18DBB" w14:textId="77777777" w:rsidR="00937C9F" w:rsidRPr="0009511C" w:rsidRDefault="00937C9F" w:rsidP="009172B6">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35671EEB" w14:textId="77777777" w:rsidR="00937C9F" w:rsidRPr="0009511C" w:rsidRDefault="00937C9F" w:rsidP="009172B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5019EB12" w14:textId="77777777" w:rsidR="00937C9F" w:rsidRPr="0009511C" w:rsidRDefault="00937C9F" w:rsidP="009172B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0D5BF93E" w14:textId="77777777" w:rsidR="00937C9F" w:rsidRPr="0009511C" w:rsidRDefault="00937C9F" w:rsidP="009172B6">
            <w:pPr>
              <w:spacing w:before="0" w:beforeAutospacing="0" w:after="0" w:afterAutospacing="0" w:line="256" w:lineRule="auto"/>
              <w:rPr>
                <w:rFonts w:ascii="David" w:eastAsia="Calibri" w:hAnsi="David" w:cs="David"/>
                <w:sz w:val="24"/>
                <w:szCs w:val="24"/>
                <w:lang w:eastAsia="he-IL"/>
              </w:rPr>
            </w:pPr>
          </w:p>
        </w:tc>
      </w:tr>
      <w:tr w:rsidR="00937C9F" w:rsidRPr="0009511C" w14:paraId="78FB6901" w14:textId="77777777" w:rsidTr="009172B6">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63087ECE" w14:textId="77777777" w:rsidR="00937C9F" w:rsidRPr="0009511C" w:rsidRDefault="00937C9F" w:rsidP="009172B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57F59201" w14:textId="77777777" w:rsidR="00937C9F" w:rsidRPr="0009511C" w:rsidRDefault="00937C9F" w:rsidP="009172B6">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02EF2328" w14:textId="77777777" w:rsidR="00937C9F" w:rsidRPr="0009511C" w:rsidRDefault="00937C9F" w:rsidP="009172B6">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2B247380" w14:textId="77777777" w:rsidR="00937C9F" w:rsidRPr="0009511C" w:rsidRDefault="00937C9F" w:rsidP="009172B6">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306FB14C" w14:textId="77777777" w:rsidR="00937C9F" w:rsidRPr="0009511C" w:rsidRDefault="00937C9F" w:rsidP="009172B6">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47F17924" w14:textId="77777777" w:rsidR="00937C9F" w:rsidRPr="0009511C" w:rsidRDefault="00937C9F" w:rsidP="009172B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15C12D54" w14:textId="77777777" w:rsidR="00937C9F" w:rsidRPr="0009511C" w:rsidRDefault="00937C9F" w:rsidP="009172B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2EF49B6D" w14:textId="77777777" w:rsidR="00937C9F" w:rsidRPr="0009511C" w:rsidRDefault="00937C9F" w:rsidP="009172B6">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937C9F" w:rsidRPr="0009511C" w14:paraId="3DDFF8C4" w14:textId="77777777" w:rsidTr="009172B6">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5FF84558" w14:textId="77777777" w:rsidR="00937C9F" w:rsidRPr="0009511C" w:rsidRDefault="00937C9F" w:rsidP="009172B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52893615" w14:textId="77777777" w:rsidR="00937C9F" w:rsidRPr="0009511C" w:rsidRDefault="00937C9F" w:rsidP="009172B6">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74EC99CB" w14:textId="77777777" w:rsidR="00937C9F" w:rsidRPr="0009511C" w:rsidRDefault="00937C9F" w:rsidP="009172B6">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33D4FC9B" w14:textId="77777777" w:rsidR="00937C9F" w:rsidRPr="0009511C" w:rsidRDefault="00937C9F" w:rsidP="009172B6">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0CEB8387" w14:textId="77777777" w:rsidR="00937C9F" w:rsidRPr="0009511C" w:rsidRDefault="00937C9F" w:rsidP="009172B6">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422194E1" w14:textId="77777777" w:rsidR="00937C9F" w:rsidRPr="0009511C" w:rsidRDefault="00937C9F" w:rsidP="009172B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1D59567B" w14:textId="77777777" w:rsidR="00937C9F" w:rsidRPr="0009511C" w:rsidRDefault="00937C9F" w:rsidP="009172B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07575EE4" w14:textId="77777777" w:rsidR="00937C9F" w:rsidRPr="0009511C" w:rsidRDefault="00937C9F" w:rsidP="009172B6">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937C9F" w:rsidRPr="0009511C" w14:paraId="1CAFBD8D" w14:textId="77777777" w:rsidTr="009172B6">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545749EC" w14:textId="77777777" w:rsidR="00937C9F" w:rsidRPr="0009511C" w:rsidRDefault="00937C9F" w:rsidP="009172B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33BBD0F4" w14:textId="77777777" w:rsidR="00937C9F" w:rsidRPr="0009511C" w:rsidRDefault="00937C9F" w:rsidP="009172B6">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474C01E6" w14:textId="77777777" w:rsidR="00937C9F" w:rsidRPr="0009511C" w:rsidRDefault="00937C9F" w:rsidP="009172B6">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49F1A58D" w14:textId="77777777" w:rsidR="00937C9F" w:rsidRPr="0009511C" w:rsidRDefault="00937C9F" w:rsidP="009172B6">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5668F99F" w14:textId="77777777" w:rsidR="00937C9F" w:rsidRPr="0009511C" w:rsidRDefault="00937C9F" w:rsidP="009172B6">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143D3C14" w14:textId="77777777" w:rsidR="00937C9F" w:rsidRPr="0009511C" w:rsidRDefault="00937C9F" w:rsidP="009172B6">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0C3693A6" w14:textId="77777777" w:rsidR="00937C9F" w:rsidRPr="0009511C" w:rsidRDefault="00937C9F" w:rsidP="009172B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24CB0C9E" w14:textId="77777777" w:rsidR="00937C9F" w:rsidRPr="0009511C" w:rsidRDefault="00937C9F" w:rsidP="009172B6">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1D078DE3" w14:textId="77777777" w:rsidR="00937C9F" w:rsidRPr="0009511C" w:rsidRDefault="00937C9F" w:rsidP="00937C9F">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937C9F" w:rsidRPr="0009511C" w14:paraId="7B79BDCC" w14:textId="77777777" w:rsidTr="009172B6">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45DAF1C4" w14:textId="77777777" w:rsidR="00937C9F" w:rsidRPr="0009511C" w:rsidRDefault="00937C9F" w:rsidP="009172B6">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937C9F" w:rsidRPr="0009511C" w14:paraId="469AAA8A" w14:textId="77777777" w:rsidTr="009172B6">
        <w:trPr>
          <w:trHeight w:val="798"/>
        </w:trPr>
        <w:tc>
          <w:tcPr>
            <w:tcW w:w="11530" w:type="dxa"/>
            <w:tcBorders>
              <w:top w:val="single" w:sz="4" w:space="0" w:color="auto"/>
              <w:left w:val="single" w:sz="4" w:space="0" w:color="auto"/>
              <w:bottom w:val="single" w:sz="4" w:space="0" w:color="auto"/>
              <w:right w:val="single" w:sz="4" w:space="0" w:color="auto"/>
            </w:tcBorders>
            <w:hideMark/>
          </w:tcPr>
          <w:p w14:paraId="087333E6" w14:textId="77777777" w:rsidR="00937C9F" w:rsidRPr="0009511C" w:rsidRDefault="00937C9F" w:rsidP="009172B6">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368D3B83" w14:textId="77777777" w:rsidR="00937C9F" w:rsidRPr="0009511C" w:rsidRDefault="00937C9F" w:rsidP="00937C9F">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937C9F" w:rsidRPr="0009511C" w14:paraId="6511A17A" w14:textId="77777777" w:rsidTr="009172B6">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6330E016" w14:textId="77777777" w:rsidR="00937C9F" w:rsidRPr="0009511C" w:rsidRDefault="00937C9F" w:rsidP="009172B6">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t>חתימת האישור</w:t>
            </w:r>
          </w:p>
        </w:tc>
      </w:tr>
      <w:tr w:rsidR="00937C9F" w:rsidRPr="0009511C" w14:paraId="16CE83C5" w14:textId="77777777" w:rsidTr="009172B6">
        <w:trPr>
          <w:trHeight w:val="598"/>
        </w:trPr>
        <w:tc>
          <w:tcPr>
            <w:tcW w:w="11530" w:type="dxa"/>
            <w:tcBorders>
              <w:top w:val="single" w:sz="4" w:space="0" w:color="auto"/>
              <w:left w:val="single" w:sz="4" w:space="0" w:color="auto"/>
              <w:bottom w:val="single" w:sz="4" w:space="0" w:color="auto"/>
              <w:right w:val="single" w:sz="4" w:space="0" w:color="auto"/>
            </w:tcBorders>
            <w:hideMark/>
          </w:tcPr>
          <w:p w14:paraId="706CBE54" w14:textId="77777777" w:rsidR="00937C9F" w:rsidRPr="0009511C" w:rsidRDefault="00937C9F" w:rsidP="009172B6">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0BA1DBBC" w14:textId="77777777" w:rsidR="00CB3665" w:rsidRDefault="00CB3665" w:rsidP="00937C9F">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CB3665" w:rsidRPr="0009511C" w14:paraId="10968B75" w14:textId="77777777" w:rsidTr="009172B6">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5B77737E" w14:textId="77777777" w:rsidR="00CB3665" w:rsidRPr="0009511C" w:rsidRDefault="00CB3665" w:rsidP="009172B6">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CB3665" w:rsidRPr="0009511C" w14:paraId="5306D23E" w14:textId="77777777" w:rsidTr="009172B6">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7A70C371" w14:textId="77777777" w:rsidR="00CB3665" w:rsidRPr="0009511C" w:rsidRDefault="00CB3665" w:rsidP="009172B6">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47BC68AB" w14:textId="77777777" w:rsidR="00CB3665" w:rsidRDefault="00CB3665" w:rsidP="00937C9F">
      <w:pPr>
        <w:spacing w:before="0" w:beforeAutospacing="0" w:after="200" w:afterAutospacing="0" w:line="276" w:lineRule="auto"/>
        <w:rPr>
          <w:rFonts w:ascii="David" w:eastAsia="Calibri" w:hAnsi="David" w:cs="David"/>
          <w:b/>
          <w:bCs/>
          <w:sz w:val="24"/>
          <w:szCs w:val="24"/>
          <w:u w:val="single"/>
          <w:rtl/>
          <w:lang w:eastAsia="he-IL"/>
        </w:rPr>
      </w:pPr>
    </w:p>
    <w:p w14:paraId="2208414A" w14:textId="77777777" w:rsidR="00937C9F" w:rsidRPr="0009511C" w:rsidRDefault="00937C9F" w:rsidP="00937C9F">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p w14:paraId="31BD6D34" w14:textId="77777777" w:rsidR="00EE7345" w:rsidRPr="00BD794C" w:rsidRDefault="00EE7345" w:rsidP="00EE7345">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4B133C02" w14:textId="77777777" w:rsidR="00EE7345" w:rsidRPr="00B27B4C" w:rsidRDefault="00EE7345" w:rsidP="00EE7345">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3BF1E395" w14:textId="77777777" w:rsidR="00EE7345" w:rsidRPr="00B27B4C" w:rsidRDefault="00EE7345" w:rsidP="00EE7345">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49B49036" w14:textId="77777777" w:rsidR="00EE7345" w:rsidRPr="00C521D8" w:rsidRDefault="00EE7345" w:rsidP="00EE7345">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F0D5397" w14:textId="77777777" w:rsidR="00EE7345" w:rsidRPr="00C521D8" w:rsidRDefault="00EE7345" w:rsidP="00EE7345">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D4C97E1" w14:textId="77777777" w:rsidR="00EE7345" w:rsidRPr="00C521D8" w:rsidRDefault="00EE7345" w:rsidP="00EE7345">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E6B6C46" w14:textId="77777777" w:rsidR="00EE7345" w:rsidRPr="00C521D8" w:rsidRDefault="00EE7345" w:rsidP="00EE7345">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A25BBF5" w14:textId="77777777" w:rsidR="00EE7345" w:rsidRPr="00C521D8" w:rsidRDefault="00EE7345" w:rsidP="00EE7345">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4A869AB" w14:textId="77777777" w:rsidR="00EE7345" w:rsidRPr="00C521D8" w:rsidRDefault="00EE7345" w:rsidP="00EE7345">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BEA796C" w14:textId="77777777" w:rsidR="00EE7345" w:rsidRDefault="00EE7345"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7D40F5D4" w14:textId="77777777" w:rsidR="00937C9F" w:rsidRDefault="00937C9F"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4023BECD" w14:textId="77777777" w:rsidR="000206FA" w:rsidRPr="000206FA" w:rsidRDefault="000206FA"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0206FA">
        <w:rPr>
          <w:rFonts w:ascii="Times New Roman" w:eastAsia="Times New Roman" w:hAnsi="Times New Roman" w:cs="David"/>
          <w:b/>
          <w:bCs/>
          <w:sz w:val="24"/>
          <w:szCs w:val="24"/>
          <w:u w:val="single"/>
          <w:rtl/>
          <w:lang w:eastAsia="he-IL"/>
        </w:rPr>
        <w:t xml:space="preserve">נספח </w:t>
      </w:r>
      <w:r w:rsidR="00EE7345">
        <w:rPr>
          <w:rFonts w:ascii="Times New Roman" w:eastAsia="Times New Roman" w:hAnsi="Times New Roman" w:cs="David" w:hint="cs"/>
          <w:b/>
          <w:bCs/>
          <w:sz w:val="24"/>
          <w:szCs w:val="24"/>
          <w:u w:val="single"/>
          <w:rtl/>
          <w:lang w:eastAsia="he-IL"/>
        </w:rPr>
        <w:t>"</w:t>
      </w:r>
      <w:r w:rsidRPr="000206FA">
        <w:rPr>
          <w:rFonts w:ascii="Times New Roman" w:eastAsia="Times New Roman" w:hAnsi="Times New Roman" w:cs="David"/>
          <w:b/>
          <w:bCs/>
          <w:sz w:val="24"/>
          <w:szCs w:val="24"/>
          <w:u w:val="single"/>
          <w:rtl/>
          <w:lang w:eastAsia="he-IL"/>
        </w:rPr>
        <w:t>ח'</w:t>
      </w:r>
      <w:r w:rsidR="00EE7345">
        <w:rPr>
          <w:rFonts w:ascii="Times New Roman" w:eastAsia="Times New Roman" w:hAnsi="Times New Roman" w:cs="David" w:hint="cs"/>
          <w:b/>
          <w:bCs/>
          <w:sz w:val="24"/>
          <w:szCs w:val="24"/>
          <w:u w:val="single"/>
          <w:rtl/>
          <w:lang w:eastAsia="he-IL"/>
        </w:rPr>
        <w:t>'</w:t>
      </w:r>
    </w:p>
    <w:p w14:paraId="365B90D2" w14:textId="77777777" w:rsidR="000206FA" w:rsidRPr="000206FA" w:rsidRDefault="000206FA"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0206FA">
        <w:rPr>
          <w:rFonts w:ascii="Times New Roman" w:eastAsia="Times New Roman" w:hAnsi="Times New Roman" w:cs="David"/>
          <w:b/>
          <w:bCs/>
          <w:sz w:val="24"/>
          <w:szCs w:val="24"/>
          <w:u w:val="single"/>
          <w:rtl/>
          <w:lang w:eastAsia="he-IL"/>
        </w:rPr>
        <w:t>רשימת התוכניות והמסמכים שעל ה</w:t>
      </w:r>
      <w:r w:rsidR="00B17D15">
        <w:rPr>
          <w:rFonts w:ascii="Times New Roman" w:eastAsia="Times New Roman" w:hAnsi="Times New Roman" w:cs="David"/>
          <w:b/>
          <w:bCs/>
          <w:sz w:val="24"/>
          <w:szCs w:val="24"/>
          <w:u w:val="single"/>
          <w:rtl/>
          <w:lang w:eastAsia="he-IL"/>
        </w:rPr>
        <w:t>יועץ</w:t>
      </w:r>
      <w:r w:rsidRPr="000206FA">
        <w:rPr>
          <w:rFonts w:ascii="Times New Roman" w:eastAsia="Times New Roman" w:hAnsi="Times New Roman" w:cs="David"/>
          <w:b/>
          <w:bCs/>
          <w:sz w:val="24"/>
          <w:szCs w:val="24"/>
          <w:u w:val="single"/>
          <w:rtl/>
          <w:lang w:eastAsia="he-IL"/>
        </w:rPr>
        <w:t xml:space="preserve"> להנפיק</w:t>
      </w:r>
    </w:p>
    <w:p w14:paraId="71CF93AA" w14:textId="77777777" w:rsidR="000206FA" w:rsidRPr="000206FA" w:rsidRDefault="000206FA" w:rsidP="000206FA">
      <w:pPr>
        <w:widowControl w:val="0"/>
        <w:spacing w:before="0" w:beforeAutospacing="0" w:after="60" w:afterAutospacing="0" w:line="240" w:lineRule="auto"/>
        <w:jc w:val="center"/>
        <w:rPr>
          <w:rFonts w:ascii="Times New Roman" w:eastAsia="Times New Roman" w:hAnsi="Times New Roman" w:cs="David"/>
          <w:sz w:val="24"/>
          <w:szCs w:val="24"/>
          <w:u w:val="single"/>
          <w:rtl/>
          <w:lang w:eastAsia="he-IL"/>
        </w:rPr>
      </w:pPr>
      <w:r w:rsidRPr="000206FA">
        <w:rPr>
          <w:rFonts w:ascii="Times New Roman" w:eastAsia="Times New Roman" w:hAnsi="Times New Roman" w:cs="David"/>
          <w:sz w:val="24"/>
          <w:szCs w:val="24"/>
          <w:u w:val="single"/>
          <w:rtl/>
          <w:lang w:eastAsia="he-IL"/>
        </w:rPr>
        <w:t>מסמך זה מהווה השלמה לנספח ב' ואינו גורע ממנו</w:t>
      </w:r>
    </w:p>
    <w:p w14:paraId="4360D69F" w14:textId="77777777" w:rsidR="000206FA" w:rsidRPr="000206FA" w:rsidRDefault="000206FA" w:rsidP="000206FA">
      <w:pPr>
        <w:widowControl w:val="0"/>
        <w:spacing w:before="120" w:beforeAutospacing="0" w:after="60" w:afterAutospacing="0" w:line="240" w:lineRule="auto"/>
        <w:jc w:val="center"/>
        <w:rPr>
          <w:rFonts w:ascii="Times New Roman" w:eastAsia="Times New Roman" w:hAnsi="Times New Roman" w:cs="David"/>
          <w:sz w:val="24"/>
          <w:szCs w:val="24"/>
          <w:u w:val="single"/>
          <w:rtl/>
          <w:lang w:eastAsia="he-IL"/>
        </w:rPr>
      </w:pPr>
    </w:p>
    <w:p w14:paraId="751660F5" w14:textId="77777777" w:rsidR="000206FA" w:rsidRPr="000206FA" w:rsidRDefault="00EE7345" w:rsidP="000206FA">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1.</w:t>
      </w:r>
      <w:r>
        <w:rPr>
          <w:rFonts w:ascii="Times New Roman" w:eastAsia="Times New Roman" w:hAnsi="Times New Roman" w:cs="David"/>
          <w:sz w:val="24"/>
          <w:szCs w:val="24"/>
          <w:rtl/>
          <w:lang w:eastAsia="he-IL"/>
        </w:rPr>
        <w:tab/>
        <w:t>ת</w:t>
      </w:r>
      <w:r w:rsidR="000206FA" w:rsidRPr="000206FA">
        <w:rPr>
          <w:rFonts w:ascii="Times New Roman" w:eastAsia="Times New Roman" w:hAnsi="Times New Roman" w:cs="David"/>
          <w:sz w:val="24"/>
          <w:szCs w:val="24"/>
          <w:rtl/>
          <w:lang w:eastAsia="he-IL"/>
        </w:rPr>
        <w:t>כניות של כל מפלס עליהן מסומנים הפניות לפרטי האטום לשם התמצאות.</w:t>
      </w:r>
    </w:p>
    <w:p w14:paraId="769296FA" w14:textId="77777777" w:rsidR="000206FA" w:rsidRPr="000206FA" w:rsidRDefault="000206FA" w:rsidP="000206FA">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2.</w:t>
      </w:r>
      <w:r w:rsidRPr="000206FA">
        <w:rPr>
          <w:rFonts w:ascii="Times New Roman" w:eastAsia="Times New Roman" w:hAnsi="Times New Roman" w:cs="David"/>
          <w:sz w:val="24"/>
          <w:szCs w:val="24"/>
          <w:rtl/>
          <w:lang w:eastAsia="he-IL"/>
        </w:rPr>
        <w:tab/>
        <w:t>פרטי איטום של אלמנטים שונים במבנה - אופקיים ואנכיים לרבות פרטי איטום גגות, קורות יסוד, קירות</w:t>
      </w: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sz w:val="24"/>
          <w:szCs w:val="24"/>
          <w:rtl/>
          <w:lang w:eastAsia="he-IL"/>
        </w:rPr>
        <w:t xml:space="preserve"> תפרים אנכיים ואופקיים, מרתפים, חלקי מבנה תת קרקעיים, בורות, תחתית פירי מעליות, רמפות, מדרגות, קירות תומכים, אדניות, חדרי אשפה, מאגרי מים, חדרי אמבטיה ושירותים, מסתורי כביסה, מרפסות, מטבחים, מעברי צנרת בין קומות</w:t>
      </w:r>
      <w:r w:rsidRPr="000206FA">
        <w:rPr>
          <w:rFonts w:ascii="Times New Roman" w:eastAsia="Times New Roman" w:hAnsi="Times New Roman" w:cs="David" w:hint="cs"/>
          <w:sz w:val="24"/>
          <w:szCs w:val="24"/>
          <w:rtl/>
          <w:lang w:eastAsia="he-IL"/>
        </w:rPr>
        <w:t>/ מעברים אופקיים,</w:t>
      </w:r>
      <w:r w:rsidRPr="000206FA">
        <w:rPr>
          <w:rFonts w:ascii="Times New Roman" w:eastAsia="Times New Roman" w:hAnsi="Times New Roman" w:cs="David"/>
          <w:sz w:val="24"/>
          <w:szCs w:val="24"/>
          <w:rtl/>
          <w:lang w:eastAsia="he-IL"/>
        </w:rPr>
        <w:t xml:space="preserve"> ארונות מים קומתיים, </w:t>
      </w:r>
      <w:r w:rsidR="00EE7345" w:rsidRPr="000206FA">
        <w:rPr>
          <w:rFonts w:ascii="Times New Roman" w:eastAsia="Times New Roman" w:hAnsi="Times New Roman" w:cs="David" w:hint="cs"/>
          <w:sz w:val="24"/>
          <w:szCs w:val="24"/>
          <w:rtl/>
          <w:lang w:eastAsia="he-IL"/>
        </w:rPr>
        <w:t>אלמנטי</w:t>
      </w:r>
      <w:r w:rsidR="00EE7345" w:rsidRPr="000206FA">
        <w:rPr>
          <w:rFonts w:ascii="Times New Roman" w:eastAsia="Times New Roman" w:hAnsi="Times New Roman" w:cs="David" w:hint="eastAsia"/>
          <w:sz w:val="24"/>
          <w:szCs w:val="24"/>
          <w:rtl/>
          <w:lang w:eastAsia="he-IL"/>
        </w:rPr>
        <w:t>י</w:t>
      </w:r>
      <w:r w:rsidRPr="000206FA">
        <w:rPr>
          <w:rFonts w:ascii="Times New Roman" w:eastAsia="Times New Roman" w:hAnsi="Times New Roman" w:cs="David"/>
          <w:sz w:val="24"/>
          <w:szCs w:val="24"/>
          <w:rtl/>
          <w:lang w:eastAsia="he-IL"/>
        </w:rPr>
        <w:t xml:space="preserve"> מים בפתוח, פרטי איטום אלמנטים טרומיים ו/או מתועשים, פרטי מרזבים וזרבוביות.</w:t>
      </w:r>
    </w:p>
    <w:p w14:paraId="70B6FE50" w14:textId="77777777" w:rsidR="000206FA" w:rsidRPr="000206FA" w:rsidRDefault="000206FA" w:rsidP="000206FA">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3.</w:t>
      </w:r>
      <w:r w:rsidRPr="000206FA">
        <w:rPr>
          <w:rFonts w:ascii="Times New Roman" w:eastAsia="Times New Roman" w:hAnsi="Times New Roman" w:cs="David"/>
          <w:sz w:val="24"/>
          <w:szCs w:val="24"/>
          <w:rtl/>
          <w:lang w:eastAsia="he-IL"/>
        </w:rPr>
        <w:tab/>
        <w:t>מפרטים טכניים ליישום פרטי האיטום.</w:t>
      </w:r>
    </w:p>
    <w:p w14:paraId="374728E4" w14:textId="77777777" w:rsidR="000206FA" w:rsidRPr="000206FA" w:rsidRDefault="000206FA" w:rsidP="000206FA">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4.</w:t>
      </w:r>
      <w:r w:rsidRPr="000206FA">
        <w:rPr>
          <w:rFonts w:ascii="Times New Roman" w:eastAsia="Times New Roman" w:hAnsi="Times New Roman" w:cs="David"/>
          <w:sz w:val="24"/>
          <w:szCs w:val="24"/>
          <w:rtl/>
          <w:lang w:eastAsia="he-IL"/>
        </w:rPr>
        <w:tab/>
        <w:t xml:space="preserve">כתבי כמויות - שיוכנו בחלוקה לפי מפלסים ובחלוקת משנה לפי אזורי פירים בכל מפלס, ואומדן מפורט.   </w:t>
      </w:r>
    </w:p>
    <w:p w14:paraId="3FF886F9" w14:textId="77777777" w:rsidR="000206FA" w:rsidRPr="000206FA" w:rsidRDefault="00EE7345" w:rsidP="000206FA">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5.</w:t>
      </w:r>
      <w:r>
        <w:rPr>
          <w:rFonts w:ascii="Times New Roman" w:eastAsia="Times New Roman" w:hAnsi="Times New Roman" w:cs="David"/>
          <w:sz w:val="24"/>
          <w:szCs w:val="24"/>
          <w:rtl/>
          <w:lang w:eastAsia="he-IL"/>
        </w:rPr>
        <w:tab/>
        <w:t>כל ת</w:t>
      </w:r>
      <w:r w:rsidR="000206FA" w:rsidRPr="000206FA">
        <w:rPr>
          <w:rFonts w:ascii="Times New Roman" w:eastAsia="Times New Roman" w:hAnsi="Times New Roman" w:cs="David"/>
          <w:sz w:val="24"/>
          <w:szCs w:val="24"/>
          <w:rtl/>
          <w:lang w:eastAsia="he-IL"/>
        </w:rPr>
        <w:t>כנית אחרת ו/או פרט אחר ו/או מסמך או חוות דעת אשר יידרשו במהלך התכנון והביצוע על מנת לקבל עבודה מושלמת בהתאם לשיקול המנהל.</w:t>
      </w:r>
    </w:p>
    <w:p w14:paraId="3C5ED79F" w14:textId="77777777" w:rsidR="000206FA" w:rsidRPr="000206FA" w:rsidRDefault="00EE7345" w:rsidP="000206FA">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6.</w:t>
      </w:r>
      <w:r>
        <w:rPr>
          <w:rFonts w:ascii="Times New Roman" w:eastAsia="Times New Roman" w:hAnsi="Times New Roman" w:cs="David"/>
          <w:sz w:val="24"/>
          <w:szCs w:val="24"/>
          <w:rtl/>
          <w:lang w:eastAsia="he-IL"/>
        </w:rPr>
        <w:tab/>
        <w:t>רשימות מעודכנות של ת</w:t>
      </w:r>
      <w:r w:rsidR="000206FA" w:rsidRPr="000206FA">
        <w:rPr>
          <w:rFonts w:ascii="Times New Roman" w:eastAsia="Times New Roman" w:hAnsi="Times New Roman" w:cs="David"/>
          <w:sz w:val="24"/>
          <w:szCs w:val="24"/>
          <w:rtl/>
          <w:lang w:eastAsia="he-IL"/>
        </w:rPr>
        <w:t>כניות כולל תאריך ומספר מהדורה - לפחות פעם בחודש.</w:t>
      </w:r>
    </w:p>
    <w:p w14:paraId="1D82CE73" w14:textId="77777777" w:rsidR="000206FA" w:rsidRPr="000206FA" w:rsidRDefault="000206FA" w:rsidP="000206FA">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7.</w:t>
      </w:r>
      <w:r w:rsidRPr="000206FA">
        <w:rPr>
          <w:rFonts w:ascii="Times New Roman" w:eastAsia="Times New Roman" w:hAnsi="Times New Roman" w:cs="David"/>
          <w:sz w:val="24"/>
          <w:szCs w:val="24"/>
          <w:rtl/>
          <w:lang w:eastAsia="he-IL"/>
        </w:rPr>
        <w:tab/>
        <w:t>מובהר בזאת שהתוכניות יוכנו לפי ביצוע בקטעים של הפרויקט ויכללו פתרונות לקטעי הביניים.</w:t>
      </w:r>
    </w:p>
    <w:p w14:paraId="3E36C388" w14:textId="77777777" w:rsidR="000206FA" w:rsidRPr="000206FA" w:rsidRDefault="00EE7345" w:rsidP="000206FA">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8.</w:t>
      </w:r>
      <w:r>
        <w:rPr>
          <w:rFonts w:ascii="Times New Roman" w:eastAsia="Times New Roman" w:hAnsi="Times New Roman" w:cs="David"/>
          <w:sz w:val="24"/>
          <w:szCs w:val="24"/>
          <w:rtl/>
          <w:lang w:eastAsia="he-IL"/>
        </w:rPr>
        <w:tab/>
        <w:t>כל שאר ת</w:t>
      </w:r>
      <w:r w:rsidR="000206FA" w:rsidRPr="000206FA">
        <w:rPr>
          <w:rFonts w:ascii="Times New Roman" w:eastAsia="Times New Roman" w:hAnsi="Times New Roman" w:cs="David"/>
          <w:sz w:val="24"/>
          <w:szCs w:val="24"/>
          <w:rtl/>
          <w:lang w:eastAsia="he-IL"/>
        </w:rPr>
        <w:t>כניות הביצוע המתחייבות מכל תקן ודין, לרבות אך לא רק</w:t>
      </w:r>
      <w:r>
        <w:rPr>
          <w:rFonts w:ascii="Times New Roman" w:eastAsia="Times New Roman" w:hAnsi="Times New Roman" w:cs="David"/>
          <w:sz w:val="24"/>
          <w:szCs w:val="24"/>
          <w:rtl/>
          <w:lang w:eastAsia="he-IL"/>
        </w:rPr>
        <w:t xml:space="preserve"> מחלקיו השונים של ת"י 1547 - "ת</w:t>
      </w:r>
      <w:r w:rsidR="000206FA" w:rsidRPr="000206FA">
        <w:rPr>
          <w:rFonts w:ascii="Times New Roman" w:eastAsia="Times New Roman" w:hAnsi="Times New Roman" w:cs="David"/>
          <w:sz w:val="24"/>
          <w:szCs w:val="24"/>
          <w:rtl/>
          <w:lang w:eastAsia="he-IL"/>
        </w:rPr>
        <w:t>כניות ביצוע לבניינים ולעבודות פיתוח סביבתי".</w:t>
      </w:r>
    </w:p>
    <w:p w14:paraId="55F80342" w14:textId="77777777" w:rsidR="000206FA" w:rsidRPr="000206FA" w:rsidRDefault="000206FA" w:rsidP="00EE7345">
      <w:pPr>
        <w:widowControl w:val="0"/>
        <w:spacing w:before="120" w:beforeAutospacing="0" w:after="60" w:afterAutospacing="0" w:line="240" w:lineRule="auto"/>
        <w:ind w:left="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 xml:space="preserve">כל המסמכים והתוכניות יערכו בשפה העברית.  </w:t>
      </w:r>
    </w:p>
    <w:p w14:paraId="26A1E66D" w14:textId="77777777" w:rsidR="000206FA" w:rsidRPr="000206FA" w:rsidRDefault="000206FA" w:rsidP="000206FA">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C11A935" w14:textId="77777777" w:rsidR="000206FA" w:rsidRPr="000206FA" w:rsidRDefault="000206FA" w:rsidP="000206FA">
      <w:pPr>
        <w:widowControl w:val="0"/>
        <w:spacing w:before="0" w:beforeAutospacing="0" w:after="0" w:afterAutospacing="0" w:line="240" w:lineRule="auto"/>
        <w:ind w:right="-540"/>
        <w:rPr>
          <w:rFonts w:ascii="Times New Roman" w:eastAsia="Times New Roman" w:hAnsi="Times New Roman" w:cs="David"/>
          <w:sz w:val="20"/>
          <w:szCs w:val="20"/>
          <w:rtl/>
          <w:lang w:eastAsia="he-IL"/>
        </w:rPr>
      </w:pPr>
      <w:r w:rsidRPr="000206FA">
        <w:rPr>
          <w:rFonts w:ascii="Times New Roman" w:eastAsia="Times New Roman" w:hAnsi="Times New Roman" w:cs="David"/>
          <w:sz w:val="20"/>
          <w:szCs w:val="24"/>
          <w:rtl/>
          <w:lang w:eastAsia="he-IL"/>
        </w:rPr>
        <w:br w:type="page"/>
      </w:r>
    </w:p>
    <w:p w14:paraId="3C952647" w14:textId="77777777" w:rsidR="00EE7345" w:rsidRPr="00B27B4C" w:rsidRDefault="00EE7345" w:rsidP="00EE7345">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40EA4B55" w14:textId="77777777" w:rsidR="00EE7345" w:rsidRPr="00B27B4C" w:rsidRDefault="00EE7345" w:rsidP="00EE7345">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7758D80A" w14:textId="77777777" w:rsidR="00EE7345" w:rsidRPr="00B27B4C" w:rsidRDefault="00EE7345" w:rsidP="00EE7345">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2664E182" w14:textId="77777777" w:rsidR="00EE7345" w:rsidRPr="00B27B4C"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72C0508" w14:textId="77777777" w:rsidR="00EE7345" w:rsidRPr="00B27B4C"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EC9BE5A" w14:textId="77777777" w:rsidR="00EE7345" w:rsidRPr="00B27B4C"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C98503F" w14:textId="77777777" w:rsidR="00EE7345" w:rsidRPr="00B27B4C" w:rsidRDefault="00EE7345" w:rsidP="00EE7345">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5A4B5AA6" w14:textId="77777777" w:rsidR="00EE7345" w:rsidRPr="00B27B4C" w:rsidRDefault="00C93D78" w:rsidP="00EE7345">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2752017A65CD4DD5B879B54B76738EF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87" w:author="גרמן קגנובסקי" w:date="2020-10-28T13:15:00Z">
            <w:r w:rsidR="00946186">
              <w:rPr>
                <w:rFonts w:ascii="Times New Roman" w:eastAsia="Times New Roman" w:hAnsi="Times New Roman" w:cs="David" w:hint="cs"/>
                <w:color w:val="008000"/>
                <w:sz w:val="24"/>
                <w:szCs w:val="24"/>
                <w:rtl/>
                <w:lang w:eastAsia="he-IL"/>
              </w:rPr>
              <w:br/>
              <w:t>אפריקה ישראל מגורים בע"מ</w:t>
            </w:r>
            <w:r w:rsidR="00946186">
              <w:rPr>
                <w:rFonts w:ascii="Times New Roman" w:eastAsia="Times New Roman" w:hAnsi="Times New Roman" w:cs="David" w:hint="cs"/>
                <w:color w:val="008000"/>
                <w:sz w:val="24"/>
                <w:szCs w:val="24"/>
                <w:rtl/>
                <w:lang w:eastAsia="he-IL"/>
              </w:rPr>
              <w:br/>
              <w:t>יוני נתניהו 1 ג' אור יהודה</w:t>
            </w:r>
            <w:r w:rsidR="00946186">
              <w:rPr>
                <w:rFonts w:ascii="Times New Roman" w:eastAsia="Times New Roman" w:hAnsi="Times New Roman" w:cs="David" w:hint="cs"/>
                <w:color w:val="008000"/>
                <w:sz w:val="24"/>
                <w:szCs w:val="24"/>
                <w:rtl/>
                <w:lang w:eastAsia="he-IL"/>
              </w:rPr>
              <w:br/>
              <w:t>מ.ז 52-003476-0</w:t>
            </w:r>
            <w:r w:rsidR="00946186">
              <w:rPr>
                <w:rFonts w:ascii="Times New Roman" w:eastAsia="Times New Roman" w:hAnsi="Times New Roman" w:cs="David" w:hint="cs"/>
                <w:color w:val="008000"/>
                <w:sz w:val="24"/>
                <w:szCs w:val="24"/>
                <w:rtl/>
                <w:lang w:eastAsia="he-IL"/>
              </w:rPr>
              <w:br/>
            </w:r>
          </w:ins>
        </w:sdtContent>
      </w:sdt>
      <w:r w:rsidR="00EE7345" w:rsidRPr="00B27B4C">
        <w:rPr>
          <w:rFonts w:ascii="Times New Roman" w:eastAsia="Times New Roman" w:hAnsi="Times New Roman" w:cs="David" w:hint="cs"/>
          <w:color w:val="008000"/>
          <w:sz w:val="24"/>
          <w:szCs w:val="24"/>
          <w:rtl/>
          <w:lang w:eastAsia="he-IL"/>
        </w:rPr>
        <w:br/>
      </w:r>
      <w:r w:rsidR="00EE7345" w:rsidRPr="00B27B4C">
        <w:rPr>
          <w:rFonts w:ascii="Times New Roman" w:eastAsia="Times New Roman" w:hAnsi="Times New Roman" w:cs="David" w:hint="cs"/>
          <w:sz w:val="24"/>
          <w:szCs w:val="24"/>
          <w:rtl/>
          <w:lang w:eastAsia="he-IL"/>
        </w:rPr>
        <w:t>(</w:t>
      </w:r>
      <w:r w:rsidR="00EE7345" w:rsidRPr="009E0EE6">
        <w:rPr>
          <w:rFonts w:ascii="Times New Roman" w:eastAsia="Times New Roman" w:hAnsi="Times New Roman" w:cs="David" w:hint="cs"/>
          <w:sz w:val="24"/>
          <w:szCs w:val="24"/>
          <w:rtl/>
          <w:lang w:eastAsia="he-IL"/>
        </w:rPr>
        <w:t>המזמין)</w:t>
      </w:r>
    </w:p>
    <w:p w14:paraId="17E18360" w14:textId="77777777" w:rsidR="00EE7345" w:rsidRPr="00B27B4C" w:rsidRDefault="00EE7345" w:rsidP="00EE7345">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179B106" w14:textId="77777777" w:rsidR="00EE7345" w:rsidRPr="00B27B4C" w:rsidRDefault="00EE7345" w:rsidP="00EE7345">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4890107" w14:textId="77777777" w:rsidR="00EE7345" w:rsidRPr="00B27B4C" w:rsidRDefault="00EE7345" w:rsidP="00EE7345">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6F95F2E" w14:textId="77777777" w:rsidR="00EE7345" w:rsidRPr="00B27B4C" w:rsidRDefault="00EE7345" w:rsidP="00EE7345">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7C54871" w14:textId="77777777" w:rsidR="00EE7345" w:rsidRPr="00B27B4C" w:rsidRDefault="00EE7345" w:rsidP="00EE7345">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D6ADC633AC8B412DBE7712A1FB38CA6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88" w:author="גרמן קגנובסקי" w:date="2020-10-28T13:15:00Z">
            <w:r w:rsidR="00946186">
              <w:rPr>
                <w:rFonts w:ascii="Times New Roman" w:eastAsia="Times New Roman" w:hAnsi="Times New Roman" w:cs="David" w:hint="cs"/>
                <w:color w:val="008000"/>
                <w:sz w:val="24"/>
                <w:szCs w:val="24"/>
                <w:lang w:eastAsia="he-IL"/>
              </w:rPr>
              <w:t>ESD</w:t>
            </w:r>
            <w:r w:rsidR="00946186">
              <w:rPr>
                <w:rFonts w:ascii="Times New Roman" w:eastAsia="Times New Roman" w:hAnsi="Times New Roman" w:cs="David" w:hint="cs"/>
                <w:color w:val="008000"/>
                <w:sz w:val="24"/>
                <w:szCs w:val="24"/>
                <w:rtl/>
                <w:lang w:eastAsia="he-IL"/>
              </w:rPr>
              <w:t xml:space="preserve"> פיתוח סביבה וקיימות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A95947F459DD4AA0BD9318D7F7B7796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89" w:author="גרמן קגנובסקי" w:date="2020-10-28T12:53:00Z">
            <w:r w:rsidR="009172B6">
              <w:rPr>
                <w:rFonts w:ascii="Times New Roman" w:eastAsia="Times New Roman" w:hAnsi="Times New Roman" w:cs="David" w:hint="cs"/>
                <w:color w:val="008000"/>
                <w:sz w:val="24"/>
                <w:szCs w:val="24"/>
                <w:rtl/>
                <w:lang w:eastAsia="he-IL"/>
              </w:rPr>
              <w:t>סביוני רעננה צפון</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3F3AE75705CD4541B010EFD736AAD30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ins w:id="90" w:author="גרמן קגנובסקי" w:date="2020-10-28T12:53:00Z">
            <w:r w:rsidR="009172B6">
              <w:rPr>
                <w:rFonts w:ascii="Times New Roman" w:eastAsia="Times New Roman" w:hAnsi="Times New Roman" w:cs="David" w:hint="cs"/>
                <w:color w:val="008000"/>
                <w:sz w:val="24"/>
                <w:szCs w:val="24"/>
                <w:rtl/>
              </w:rPr>
              <w:t>הקמה 150 יח''ד ומסחר על גבי חניון משותף</w:t>
            </w:r>
          </w:ins>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16790400" w14:textId="77777777" w:rsidR="00EE7345" w:rsidRPr="00B27B4C" w:rsidRDefault="00EE7345" w:rsidP="00EE7345">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3B9B2B86" w14:textId="77777777" w:rsidR="00EE7345" w:rsidRPr="00B27B4C"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AE17E02" w14:textId="77777777" w:rsidR="00EE7345" w:rsidRPr="00B27B4C"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7ABF3C2" w14:textId="77777777" w:rsidR="00EE7345" w:rsidRPr="00B27B4C"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AB33BEF" w14:textId="77777777" w:rsidR="00EE7345" w:rsidRPr="00B27B4C"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90F0D3A" w14:textId="77777777" w:rsidR="00EE7345" w:rsidRDefault="00EE7345" w:rsidP="00EE7345">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117B35E7" w14:textId="77777777" w:rsidR="00EE7345" w:rsidRDefault="00EE7345" w:rsidP="00EE7345">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ECF8B80" w14:textId="77777777" w:rsidR="00EE7345" w:rsidRDefault="00EE7345" w:rsidP="00EE7345">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B278A43" w14:textId="77777777" w:rsidR="00EE7345" w:rsidRPr="00B27B4C" w:rsidRDefault="00EE7345" w:rsidP="00EE7345">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76F0013B" w14:textId="77777777" w:rsidR="00EE7345" w:rsidRPr="00B27B4C" w:rsidRDefault="00C93D78" w:rsidP="00EE7345">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1352151295"/>
          <w:placeholder>
            <w:docPart w:val="2391AC6C04394FB18EA31F7EA0DDA8D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91" w:author="גרמן קגנובסקי" w:date="2020-10-28T13:15:00Z">
            <w:r w:rsidR="00946186">
              <w:rPr>
                <w:rFonts w:ascii="Times New Roman" w:eastAsia="Times New Roman" w:hAnsi="Times New Roman" w:cs="David" w:hint="cs"/>
                <w:color w:val="008000"/>
                <w:sz w:val="24"/>
                <w:szCs w:val="24"/>
                <w:lang w:eastAsia="he-IL"/>
              </w:rPr>
              <w:t>ESD</w:t>
            </w:r>
            <w:r w:rsidR="00946186">
              <w:rPr>
                <w:rFonts w:ascii="Times New Roman" w:eastAsia="Times New Roman" w:hAnsi="Times New Roman" w:cs="David" w:hint="cs"/>
                <w:color w:val="008000"/>
                <w:sz w:val="24"/>
                <w:szCs w:val="24"/>
                <w:rtl/>
                <w:lang w:eastAsia="he-IL"/>
              </w:rPr>
              <w:t xml:space="preserve"> פיתוח סביבה וקיימות בע''מ</w:t>
            </w:r>
          </w:ins>
        </w:sdtContent>
      </w:sdt>
    </w:p>
    <w:p w14:paraId="706C2CEA" w14:textId="77777777" w:rsidR="00EE7345" w:rsidRPr="00B27B4C" w:rsidRDefault="00EE7345" w:rsidP="00EE7345">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01041036" w14:textId="77777777" w:rsidR="00EE7345" w:rsidRPr="00B27B4C" w:rsidRDefault="00EE7345" w:rsidP="00EE7345">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13EE9D32" w14:textId="77777777" w:rsidR="00EE7345" w:rsidRPr="00B27B4C" w:rsidRDefault="00EE7345" w:rsidP="00EE7345">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t xml:space="preserve">נספח "י" </w:t>
      </w:r>
    </w:p>
    <w:p w14:paraId="441135C5" w14:textId="77777777" w:rsidR="00EE7345" w:rsidRPr="00B27B4C" w:rsidRDefault="00EE7345" w:rsidP="00EE7345">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6348AB28" w14:textId="77777777" w:rsidR="00EE7345" w:rsidRPr="00B27B4C" w:rsidRDefault="00EE7345" w:rsidP="00EE7345">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 xml:space="preserve">דוגמא לנוסח הצהרת </w:t>
      </w:r>
      <w:r>
        <w:rPr>
          <w:rFonts w:ascii="Times New Roman" w:eastAsia="Times New Roman" w:hAnsi="Times New Roman" w:cs="David" w:hint="cs"/>
          <w:b/>
          <w:bCs/>
          <w:sz w:val="24"/>
          <w:szCs w:val="24"/>
          <w:u w:val="single"/>
          <w:rtl/>
          <w:lang w:eastAsia="he-IL"/>
        </w:rPr>
        <w:t>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75DB04EE" w14:textId="77777777" w:rsidR="00EE7345" w:rsidRPr="00B27B4C" w:rsidRDefault="00EE7345" w:rsidP="00EE7345">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6E5911C6"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color w:val="00B0F0"/>
            <w:sz w:val="24"/>
            <w:szCs w:val="24"/>
            <w:rtl/>
            <w:lang w:eastAsia="he-IL"/>
          </w:rPr>
          <w:alias w:val="צד א בחוזה"/>
          <w:tag w:val="cntTzadA"/>
          <w:id w:val="-329221123"/>
          <w:placeholder>
            <w:docPart w:val="842091209CAE428896D5A2F8873FC77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92" w:author="גרמן קגנובסקי" w:date="2020-10-28T13:15:00Z">
            <w:r w:rsidR="00946186">
              <w:rPr>
                <w:rFonts w:ascii="Times New Roman" w:eastAsia="Times New Roman" w:hAnsi="Times New Roman" w:cs="David" w:hint="cs"/>
                <w:color w:val="00B0F0"/>
                <w:sz w:val="24"/>
                <w:szCs w:val="24"/>
                <w:rtl/>
                <w:lang w:eastAsia="he-IL"/>
              </w:rPr>
              <w:br/>
              <w:t>אפריקה ישראל מגורים בע"מ</w:t>
            </w:r>
            <w:r w:rsidR="00946186">
              <w:rPr>
                <w:rFonts w:ascii="Times New Roman" w:eastAsia="Times New Roman" w:hAnsi="Times New Roman" w:cs="David" w:hint="cs"/>
                <w:color w:val="00B0F0"/>
                <w:sz w:val="24"/>
                <w:szCs w:val="24"/>
                <w:rtl/>
                <w:lang w:eastAsia="he-IL"/>
              </w:rPr>
              <w:br/>
              <w:t>יוני נתניהו 1 ג' אור יהודה</w:t>
            </w:r>
            <w:r w:rsidR="00946186">
              <w:rPr>
                <w:rFonts w:ascii="Times New Roman" w:eastAsia="Times New Roman" w:hAnsi="Times New Roman" w:cs="David" w:hint="cs"/>
                <w:color w:val="00B0F0"/>
                <w:sz w:val="24"/>
                <w:szCs w:val="24"/>
                <w:rtl/>
                <w:lang w:eastAsia="he-IL"/>
              </w:rPr>
              <w:br/>
              <w:t>מ.ז 52-003476-0</w:t>
            </w:r>
            <w:r w:rsidR="00946186">
              <w:rPr>
                <w:rFonts w:ascii="Times New Roman" w:eastAsia="Times New Roman" w:hAnsi="Times New Roman" w:cs="David" w:hint="cs"/>
                <w:color w:val="00B0F0"/>
                <w:sz w:val="24"/>
                <w:szCs w:val="24"/>
                <w:rtl/>
                <w:lang w:eastAsia="he-IL"/>
              </w:rPr>
              <w:br/>
            </w:r>
          </w:ins>
        </w:sdtContent>
      </w:sdt>
    </w:p>
    <w:p w14:paraId="6A0BC7BF"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0FADD1A"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13010BCF"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A2EC41D"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9102B150AFC241FE8DCE03C2E4370B1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93" w:author="גרמן קגנובסקי" w:date="2020-10-28T12:53:00Z">
            <w:r w:rsidR="009172B6">
              <w:rPr>
                <w:rFonts w:ascii="Times New Roman" w:eastAsia="Times New Roman" w:hAnsi="Times New Roman" w:cs="David" w:hint="cs"/>
                <w:color w:val="008000"/>
                <w:sz w:val="24"/>
                <w:szCs w:val="24"/>
                <w:rtl/>
                <w:lang w:eastAsia="he-IL"/>
              </w:rPr>
              <w:t>סביוני רעננה צפון</w:t>
            </w:r>
          </w:ins>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860BD776BB2042DDA2E2767DCE87F10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PlaceholderText"/>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5F26640D"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5ED9268E"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BA8FBA3"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2CCA8531"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70646EA2"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7F521C7"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721DC2E8"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ACB2288"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5DF8BD1B"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A7B9ED5"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3892C0A"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206B7398"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53E60A4"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550E45EC" w14:textId="77777777" w:rsidR="00EE7345" w:rsidRPr="00B27B4C" w:rsidRDefault="00EE7345" w:rsidP="00EE7345">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1F9D607A" w14:textId="77777777" w:rsidR="00EE7345" w:rsidRDefault="00EE7345" w:rsidP="00EE7345">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738AF7D1" w14:textId="77777777" w:rsidR="00EE7345" w:rsidRDefault="00EE7345" w:rsidP="00EE7345">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3552026A" w14:textId="77777777" w:rsidR="00EE7345" w:rsidRPr="009130F0" w:rsidRDefault="00EE7345" w:rsidP="00EE7345">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26336F28" w14:textId="77777777" w:rsidR="00EE7345" w:rsidRPr="009130F0" w:rsidRDefault="00EE7345" w:rsidP="00894E04">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715085962"/>
          <w:placeholder>
            <w:docPart w:val="3B16B3A20A29419D8681D755A1B3113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94" w:author="גרמן קגנובסקי" w:date="2020-10-28T13:15:00Z">
            <w:r w:rsidR="00946186">
              <w:rPr>
                <w:rFonts w:ascii="Times New Roman" w:eastAsia="Times New Roman" w:hAnsi="Times New Roman" w:cs="David" w:hint="cs"/>
                <w:color w:val="008000"/>
                <w:sz w:val="24"/>
                <w:szCs w:val="24"/>
                <w:lang w:eastAsia="he-IL"/>
              </w:rPr>
              <w:t>ESD</w:t>
            </w:r>
            <w:r w:rsidR="00946186">
              <w:rPr>
                <w:rFonts w:ascii="Times New Roman" w:eastAsia="Times New Roman" w:hAnsi="Times New Roman" w:cs="David" w:hint="cs"/>
                <w:color w:val="008000"/>
                <w:sz w:val="24"/>
                <w:szCs w:val="24"/>
                <w:rtl/>
                <w:lang w:eastAsia="he-IL"/>
              </w:rPr>
              <w:t xml:space="preserve"> פיתוח סביבה וקיימות בע''מ</w:t>
            </w:r>
          </w:ins>
        </w:sdtContent>
      </w:sdt>
    </w:p>
    <w:p w14:paraId="1E3C126C"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19B7841"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460FFDF"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5844F8EF"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690ED5D8" w14:textId="77777777" w:rsidR="00EE7345" w:rsidRPr="00B27B4C" w:rsidRDefault="00EE7345" w:rsidP="00EE7345">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792EA452" w14:textId="77777777" w:rsidR="00EE7345" w:rsidRPr="00B27B4C" w:rsidRDefault="00EE7345" w:rsidP="00EE7345">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0D62CA5D" w14:textId="77777777" w:rsidR="00EE7345" w:rsidRPr="00B27B4C" w:rsidRDefault="00EE7345" w:rsidP="00EE7345">
      <w:pPr>
        <w:widowControl w:val="0"/>
        <w:spacing w:before="0" w:beforeAutospacing="0" w:after="0" w:afterAutospacing="0" w:line="240" w:lineRule="auto"/>
        <w:rPr>
          <w:rFonts w:ascii="Times New Roman" w:eastAsia="Times New Roman" w:hAnsi="Times New Roman" w:cs="David"/>
          <w:sz w:val="20"/>
          <w:szCs w:val="20"/>
          <w:rtl/>
          <w:lang w:eastAsia="he-IL"/>
        </w:rPr>
      </w:pPr>
    </w:p>
    <w:p w14:paraId="21FA0CE8" w14:textId="77777777" w:rsidR="00EE7345" w:rsidRPr="00B27B4C" w:rsidRDefault="00EE7345" w:rsidP="00EE7345">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10CDDFD3" w14:textId="77777777" w:rsidR="00EE7345" w:rsidRPr="00B27B4C" w:rsidRDefault="00EE7345" w:rsidP="00EE7345">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45105654" w14:textId="77777777" w:rsidR="00EE7345" w:rsidRPr="00B27B4C" w:rsidRDefault="00EE7345" w:rsidP="00EE7345">
      <w:pPr>
        <w:spacing w:before="0" w:beforeAutospacing="0" w:after="0" w:afterAutospacing="0" w:line="240" w:lineRule="auto"/>
        <w:rPr>
          <w:rFonts w:ascii="Times New Roman" w:eastAsia="Times New Roman" w:hAnsi="Times New Roman" w:cs="David"/>
          <w:sz w:val="20"/>
          <w:szCs w:val="24"/>
          <w:rtl/>
        </w:rPr>
      </w:pPr>
    </w:p>
    <w:p w14:paraId="1ECCA298" w14:textId="77777777" w:rsidR="00EE7345" w:rsidRPr="00B27B4C" w:rsidRDefault="00EE7345" w:rsidP="00EE7345">
      <w:pPr>
        <w:spacing w:before="0" w:beforeAutospacing="0" w:after="0" w:afterAutospacing="0" w:line="240" w:lineRule="auto"/>
        <w:rPr>
          <w:rFonts w:ascii="Times New Roman" w:eastAsia="Times New Roman" w:hAnsi="Times New Roman" w:cs="David"/>
          <w:sz w:val="20"/>
          <w:szCs w:val="24"/>
          <w:rtl/>
        </w:rPr>
      </w:pPr>
    </w:p>
    <w:p w14:paraId="2B865F09" w14:textId="77777777" w:rsidR="00EE7345" w:rsidRPr="00B27B4C" w:rsidRDefault="00EE7345" w:rsidP="00EE7345">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5CF8B07D" w14:textId="77777777" w:rsidR="001A69D5" w:rsidRPr="00EE7345" w:rsidRDefault="001A69D5" w:rsidP="00894E04">
      <w:pPr>
        <w:widowControl w:val="0"/>
        <w:spacing w:before="0" w:beforeAutospacing="0" w:after="0" w:afterAutospacing="0" w:line="240" w:lineRule="auto"/>
        <w:outlineLvl w:val="7"/>
        <w:rPr>
          <w:rFonts w:ascii="David" w:hAnsi="David" w:cs="David"/>
        </w:rPr>
      </w:pPr>
    </w:p>
    <w:sectPr w:rsidR="001A69D5" w:rsidRPr="00EE7345" w:rsidSect="000E2532">
      <w:headerReference w:type="default" r:id="rId13"/>
      <w:footerReference w:type="default" r:id="rId14"/>
      <w:pgSz w:w="11906" w:h="16838"/>
      <w:pgMar w:top="1440" w:right="1800" w:bottom="1440" w:left="1800" w:header="708" w:footer="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A23C15C" w14:textId="77777777" w:rsidR="00C93D78" w:rsidRDefault="00C93D78" w:rsidP="00AF234B">
      <w:pPr>
        <w:spacing w:before="0" w:after="0" w:line="240" w:lineRule="auto"/>
      </w:pPr>
      <w:r>
        <w:separator/>
      </w:r>
    </w:p>
  </w:endnote>
  <w:endnote w:type="continuationSeparator" w:id="0">
    <w:p w14:paraId="61212C0C" w14:textId="77777777" w:rsidR="00C93D78" w:rsidRDefault="00C93D78"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0"/>
      <w:gridCol w:w="1622"/>
      <w:gridCol w:w="2810"/>
      <w:gridCol w:w="236"/>
      <w:gridCol w:w="1044"/>
      <w:gridCol w:w="1724"/>
    </w:tblGrid>
    <w:tr w:rsidR="00C93D78" w:rsidRPr="002D6C1F" w14:paraId="37B029BA" w14:textId="77777777" w:rsidTr="002D6C1F">
      <w:tc>
        <w:tcPr>
          <w:tcW w:w="870" w:type="dxa"/>
        </w:tcPr>
        <w:p w14:paraId="0B532BA4" w14:textId="77777777" w:rsidR="00C93D78" w:rsidRPr="002D6C1F" w:rsidRDefault="00C93D78" w:rsidP="002D6C1F">
          <w:pPr>
            <w:spacing w:before="0" w:after="0" w:line="240" w:lineRule="auto"/>
            <w:rPr>
              <w:rFonts w:ascii="David" w:hAnsi="David"/>
              <w:sz w:val="20"/>
              <w:szCs w:val="20"/>
              <w:rtl/>
            </w:rPr>
          </w:pPr>
          <w:r w:rsidRPr="002D6C1F">
            <w:rPr>
              <w:rFonts w:ascii="David" w:hAnsi="David" w:hint="cs"/>
              <w:sz w:val="20"/>
              <w:szCs w:val="20"/>
              <w:rtl/>
            </w:rPr>
            <w:t xml:space="preserve">פרויקט: </w:t>
          </w:r>
        </w:p>
      </w:tc>
      <w:sdt>
        <w:sdtPr>
          <w:rPr>
            <w:rFonts w:ascii="David" w:hAnsi="David"/>
            <w:color w:val="00B0F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624" w:type="dxa"/>
            </w:tcPr>
            <w:p w14:paraId="10BDDD71" w14:textId="77777777" w:rsidR="00C93D78" w:rsidRPr="002D6C1F" w:rsidRDefault="00C93D78" w:rsidP="002D6C1F">
              <w:pPr>
                <w:spacing w:before="0" w:after="0" w:line="240" w:lineRule="auto"/>
                <w:rPr>
                  <w:rFonts w:ascii="David" w:hAnsi="David"/>
                  <w:color w:val="00B0F0"/>
                  <w:rtl/>
                </w:rPr>
              </w:pPr>
              <w:ins w:id="95" w:author="גרמן קגנובסקי" w:date="2020-10-28T13:21:00Z">
                <w:r>
                  <w:rPr>
                    <w:rFonts w:ascii="David" w:hAnsi="David" w:hint="cs"/>
                    <w:color w:val="00B0F0"/>
                    <w:rtl/>
                  </w:rPr>
                  <w:t>הקמה 150 יח''ד ומסחר על גבי החניון תת קרקעי</w:t>
                </w:r>
              </w:ins>
            </w:p>
          </w:tc>
        </w:sdtContent>
      </w:sdt>
      <w:tc>
        <w:tcPr>
          <w:tcW w:w="2810" w:type="dxa"/>
        </w:tcPr>
        <w:p w14:paraId="5EE4E7A1" w14:textId="77777777" w:rsidR="00C93D78" w:rsidRPr="002D6C1F" w:rsidRDefault="00C93D78" w:rsidP="002D6C1F">
          <w:pPr>
            <w:spacing w:before="0" w:after="0" w:line="240" w:lineRule="auto"/>
            <w:rPr>
              <w:rFonts w:ascii="David" w:hAnsi="David"/>
              <w:sz w:val="20"/>
              <w:szCs w:val="20"/>
              <w:rtl/>
            </w:rPr>
          </w:pPr>
          <w:r w:rsidRPr="002D6C1F">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sidRPr="002D6C1F">
                <w:rPr>
                  <w:rFonts w:ascii="David" w:hAnsi="David" w:hint="cs"/>
                  <w:sz w:val="20"/>
                  <w:szCs w:val="20"/>
                  <w:rtl/>
                </w:rPr>
                <w:t>יועץ בניה ירוקה</w:t>
              </w:r>
            </w:sdtContent>
          </w:sdt>
        </w:p>
      </w:tc>
      <w:tc>
        <w:tcPr>
          <w:tcW w:w="236" w:type="dxa"/>
        </w:tcPr>
        <w:p w14:paraId="0E96F271" w14:textId="77777777" w:rsidR="00C93D78" w:rsidRPr="002D6C1F" w:rsidRDefault="00C93D78" w:rsidP="002D6C1F">
          <w:pPr>
            <w:spacing w:before="0" w:after="0" w:line="240" w:lineRule="auto"/>
            <w:rPr>
              <w:rFonts w:ascii="David" w:hAnsi="David"/>
              <w:sz w:val="16"/>
              <w:szCs w:val="16"/>
              <w:rtl/>
            </w:rPr>
          </w:pPr>
        </w:p>
      </w:tc>
      <w:tc>
        <w:tcPr>
          <w:tcW w:w="1041" w:type="dxa"/>
        </w:tcPr>
        <w:p w14:paraId="4FDFA28E" w14:textId="77777777" w:rsidR="00C93D78" w:rsidRPr="002D6C1F" w:rsidRDefault="00C93D78" w:rsidP="002D6C1F">
          <w:pPr>
            <w:spacing w:before="0" w:after="0" w:line="240" w:lineRule="auto"/>
            <w:rPr>
              <w:rFonts w:ascii="David" w:hAnsi="David"/>
              <w:sz w:val="20"/>
              <w:szCs w:val="20"/>
              <w:rtl/>
            </w:rPr>
          </w:pPr>
          <w:r w:rsidRPr="002D6C1F">
            <w:rPr>
              <w:rFonts w:ascii="David" w:hAnsi="David"/>
              <w:sz w:val="20"/>
              <w:szCs w:val="20"/>
              <w:rtl/>
            </w:rPr>
            <w:t>מס' חוזה</w:t>
          </w:r>
          <w:r w:rsidRPr="002D6C1F">
            <w:rPr>
              <w:rFonts w:ascii="David" w:hAnsi="David" w:hint="cs"/>
              <w:sz w:val="20"/>
              <w:szCs w:val="20"/>
              <w:rtl/>
            </w:rPr>
            <w:t>:</w:t>
          </w:r>
        </w:p>
      </w:tc>
      <w:sdt>
        <w:sdtPr>
          <w:rPr>
            <w:rFonts w:ascii="David" w:hAnsi="David" w:hint="cs"/>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1725" w:type="dxa"/>
            </w:tcPr>
            <w:p w14:paraId="516C02B1" w14:textId="66038E1D" w:rsidR="00C93D78" w:rsidRPr="002D6C1F" w:rsidRDefault="00C93D78" w:rsidP="002D6C1F">
              <w:pPr>
                <w:spacing w:before="0" w:after="0" w:line="240" w:lineRule="auto"/>
                <w:rPr>
                  <w:rFonts w:ascii="David" w:hAnsi="David"/>
                  <w:rtl/>
                </w:rPr>
              </w:pPr>
              <w:del w:id="96" w:author="גרמן קגנובסקי" w:date="2021-03-15T14:07:00Z">
                <w:r w:rsidDel="00042E10">
                  <w:rPr>
                    <w:rFonts w:ascii="David" w:hAnsi="David" w:hint="cs"/>
                  </w:rPr>
                  <w:delText>CONT-5-569</w:delText>
                </w:r>
              </w:del>
              <w:ins w:id="97" w:author="גרמן קגנובסקי" w:date="2021-03-15T14:07:00Z">
                <w:r>
                  <w:rPr>
                    <w:rFonts w:ascii="David" w:hAnsi="David" w:hint="cs"/>
                  </w:rPr>
                  <w:t>CO</w:t>
                </w:r>
                <w:r>
                  <w:rPr>
                    <w:rFonts w:ascii="David" w:hAnsi="David" w:hint="cs"/>
                    <w:rtl/>
                  </w:rPr>
                  <w:t>NT-10-1964</w:t>
                </w:r>
              </w:ins>
            </w:p>
          </w:tc>
        </w:sdtContent>
      </w:sdt>
    </w:tr>
    <w:tr w:rsidR="00C93D78" w:rsidRPr="002D6C1F" w14:paraId="311C97B2" w14:textId="77777777" w:rsidTr="002D6C1F">
      <w:tc>
        <w:tcPr>
          <w:tcW w:w="870" w:type="dxa"/>
        </w:tcPr>
        <w:p w14:paraId="7C3D8DD9" w14:textId="77777777" w:rsidR="00C93D78" w:rsidRPr="002D6C1F" w:rsidRDefault="00C93D78" w:rsidP="002D6C1F">
          <w:pPr>
            <w:spacing w:before="0" w:after="0" w:line="240" w:lineRule="auto"/>
            <w:rPr>
              <w:rFonts w:ascii="David" w:hAnsi="David"/>
              <w:sz w:val="20"/>
              <w:szCs w:val="20"/>
              <w:rtl/>
            </w:rPr>
          </w:pPr>
          <w:r w:rsidRPr="002D6C1F">
            <w:rPr>
              <w:rFonts w:ascii="David" w:hAnsi="David" w:hint="cs"/>
              <w:sz w:val="20"/>
              <w:szCs w:val="20"/>
              <w:rtl/>
            </w:rPr>
            <w:t>ספק:</w:t>
          </w:r>
        </w:p>
      </w:tc>
      <w:sdt>
        <w:sdtPr>
          <w:rPr>
            <w:rFonts w:ascii="David" w:hAnsi="David"/>
            <w:color w:val="00B0F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624" w:type="dxa"/>
            </w:tcPr>
            <w:p w14:paraId="6077B065" w14:textId="77777777" w:rsidR="00C93D78" w:rsidRPr="002D6C1F" w:rsidRDefault="00C93D78" w:rsidP="002D6C1F">
              <w:pPr>
                <w:spacing w:before="0" w:after="0" w:line="240" w:lineRule="auto"/>
                <w:rPr>
                  <w:rFonts w:ascii="David" w:hAnsi="David"/>
                  <w:color w:val="00B0F0"/>
                  <w:rtl/>
                </w:rPr>
              </w:pPr>
              <w:ins w:id="98" w:author="גרמן קגנובסקי" w:date="2020-10-28T13:15:00Z">
                <w:r>
                  <w:rPr>
                    <w:rFonts w:ascii="David" w:hAnsi="David" w:hint="cs"/>
                    <w:color w:val="00B0F0"/>
                  </w:rPr>
                  <w:t>ESD</w:t>
                </w:r>
                <w:r>
                  <w:rPr>
                    <w:rFonts w:ascii="David" w:hAnsi="David" w:hint="cs"/>
                    <w:color w:val="00B0F0"/>
                    <w:rtl/>
                  </w:rPr>
                  <w:t xml:space="preserve"> פיתוח סביבה וקיימות בע''מ</w:t>
                </w:r>
              </w:ins>
            </w:p>
          </w:tc>
        </w:sdtContent>
      </w:sdt>
      <w:tc>
        <w:tcPr>
          <w:tcW w:w="2810"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C93D78" w:rsidRPr="002D6C1F" w14:paraId="686B5EC3" w14:textId="77777777" w:rsidTr="009172B6">
            <w:trPr>
              <w:trHeight w:val="201"/>
            </w:trPr>
            <w:tc>
              <w:tcPr>
                <w:tcW w:w="926" w:type="dxa"/>
              </w:tcPr>
              <w:p w14:paraId="6AB7088D" w14:textId="77777777" w:rsidR="00C93D78" w:rsidRPr="002D6C1F" w:rsidRDefault="00C93D78" w:rsidP="002D6C1F">
                <w:pPr>
                  <w:spacing w:before="0" w:after="0" w:line="240" w:lineRule="auto"/>
                  <w:rPr>
                    <w:rFonts w:ascii="David" w:hAnsi="David"/>
                    <w:sz w:val="20"/>
                    <w:szCs w:val="20"/>
                    <w:rtl/>
                  </w:rPr>
                </w:pPr>
                <w:r w:rsidRPr="002D6C1F">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0ACFFEB7" w14:textId="1282074F" w:rsidR="00C93D78" w:rsidRPr="002D6C1F" w:rsidRDefault="00C93D78" w:rsidP="002D6C1F">
                    <w:pPr>
                      <w:spacing w:before="0" w:after="0" w:line="240" w:lineRule="auto"/>
                      <w:ind w:left="1" w:hanging="1"/>
                      <w:rPr>
                        <w:rFonts w:ascii="David" w:hAnsi="David"/>
                        <w:color w:val="00B0F0"/>
                        <w:sz w:val="20"/>
                        <w:szCs w:val="20"/>
                        <w:rtl/>
                      </w:rPr>
                    </w:pPr>
                    <w:ins w:id="99" w:author="גרמן קגנובסקי" w:date="2021-03-15T14:23:00Z">
                      <w:r>
                        <w:rPr>
                          <w:rFonts w:ascii="David" w:hAnsi="David"/>
                          <w:color w:val="00B0F0"/>
                          <w:sz w:val="20"/>
                          <w:szCs w:val="20"/>
                          <w:rtl/>
                        </w:rPr>
                        <w:t>0.2</w:t>
                      </w:r>
                    </w:ins>
                  </w:p>
                </w:tc>
              </w:sdtContent>
            </w:sdt>
          </w:tr>
        </w:tbl>
        <w:p w14:paraId="7A1F4616" w14:textId="77777777" w:rsidR="00C93D78" w:rsidRPr="002D6C1F" w:rsidRDefault="00C93D78" w:rsidP="002D6C1F">
          <w:pPr>
            <w:spacing w:before="0" w:after="0" w:line="240" w:lineRule="auto"/>
            <w:rPr>
              <w:rFonts w:ascii="David" w:hAnsi="David"/>
              <w:sz w:val="20"/>
              <w:szCs w:val="20"/>
              <w:rtl/>
            </w:rPr>
          </w:pPr>
        </w:p>
      </w:tc>
      <w:tc>
        <w:tcPr>
          <w:tcW w:w="236" w:type="dxa"/>
        </w:tcPr>
        <w:p w14:paraId="1CD0C5BC" w14:textId="77777777" w:rsidR="00C93D78" w:rsidRPr="002D6C1F" w:rsidRDefault="00C93D78" w:rsidP="002D6C1F">
          <w:pPr>
            <w:spacing w:before="0" w:after="0" w:line="240" w:lineRule="auto"/>
            <w:rPr>
              <w:rFonts w:ascii="David" w:hAnsi="David"/>
              <w:rtl/>
            </w:rPr>
          </w:pPr>
        </w:p>
      </w:tc>
      <w:tc>
        <w:tcPr>
          <w:tcW w:w="1041" w:type="dxa"/>
        </w:tcPr>
        <w:p w14:paraId="103E8DFF" w14:textId="77777777" w:rsidR="00C93D78" w:rsidRPr="002D6C1F" w:rsidRDefault="00C93D78" w:rsidP="002D6C1F">
          <w:pPr>
            <w:spacing w:before="0" w:after="0" w:line="240" w:lineRule="auto"/>
            <w:rPr>
              <w:rFonts w:ascii="David" w:hAnsi="David"/>
              <w:sz w:val="20"/>
              <w:szCs w:val="20"/>
              <w:rtl/>
            </w:rPr>
          </w:pPr>
          <w:r w:rsidRPr="002D6C1F">
            <w:rPr>
              <w:rFonts w:ascii="David" w:hAnsi="David" w:hint="cs"/>
              <w:sz w:val="20"/>
              <w:szCs w:val="20"/>
              <w:rtl/>
            </w:rPr>
            <w:t>סטטוס:</w:t>
          </w:r>
        </w:p>
      </w:tc>
      <w:tc>
        <w:tcPr>
          <w:tcW w:w="1725" w:type="dxa"/>
        </w:tcPr>
        <w:p w14:paraId="4ADA3B2A" w14:textId="0EDA72F3" w:rsidR="00C93D78" w:rsidRPr="002D6C1F" w:rsidRDefault="00C93D78" w:rsidP="002D6C1F">
          <w:pPr>
            <w:spacing w:before="0" w:after="0" w:line="240" w:lineRule="auto"/>
            <w:rPr>
              <w:rFonts w:ascii="David" w:hAnsi="David"/>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ins w:id="100" w:author="גרמן קגנובסקי" w:date="2021-03-15T14:23:00Z">
                <w:r>
                  <w:rPr>
                    <w:rFonts w:ascii="David" w:hAnsi="David"/>
                    <w:sz w:val="20"/>
                    <w:szCs w:val="20"/>
                    <w:rtl/>
                  </w:rPr>
                  <w:t>3;#</w:t>
                </w:r>
                <w:r>
                  <w:rPr>
                    <w:rFonts w:ascii="David" w:hAnsi="David"/>
                    <w:sz w:val="20"/>
                    <w:szCs w:val="20"/>
                  </w:rPr>
                  <w:t>Draft</w:t>
                </w:r>
              </w:ins>
            </w:sdtContent>
          </w:sdt>
        </w:p>
      </w:tc>
    </w:tr>
    <w:tr w:rsidR="00C93D78" w:rsidRPr="002D6C1F" w14:paraId="41B2E0A8" w14:textId="77777777" w:rsidTr="002D6C1F">
      <w:trPr>
        <w:trHeight w:val="80"/>
      </w:trPr>
      <w:tc>
        <w:tcPr>
          <w:tcW w:w="870" w:type="dxa"/>
        </w:tcPr>
        <w:p w14:paraId="30F44E8C" w14:textId="77777777" w:rsidR="00C93D78" w:rsidRPr="002D6C1F" w:rsidRDefault="00C93D78" w:rsidP="002D6C1F">
          <w:pPr>
            <w:spacing w:before="0" w:after="0" w:line="240" w:lineRule="auto"/>
            <w:rPr>
              <w:rFonts w:ascii="David" w:hAnsi="David"/>
              <w:rtl/>
            </w:rPr>
          </w:pPr>
        </w:p>
      </w:tc>
      <w:tc>
        <w:tcPr>
          <w:tcW w:w="1624" w:type="dxa"/>
        </w:tcPr>
        <w:p w14:paraId="27762442" w14:textId="77777777" w:rsidR="00C93D78" w:rsidRPr="002D6C1F" w:rsidRDefault="00C93D78" w:rsidP="002D6C1F">
          <w:pPr>
            <w:spacing w:before="0" w:after="0" w:line="240" w:lineRule="auto"/>
            <w:rPr>
              <w:rFonts w:ascii="David" w:hAnsi="David"/>
              <w:color w:val="00B0F0"/>
              <w:rtl/>
            </w:rPr>
          </w:pPr>
        </w:p>
      </w:tc>
      <w:tc>
        <w:tcPr>
          <w:tcW w:w="2810" w:type="dxa"/>
        </w:tcPr>
        <w:p w14:paraId="7A59B1D1" w14:textId="77777777" w:rsidR="00C93D78" w:rsidRPr="002D6C1F" w:rsidRDefault="00C93D78" w:rsidP="002D6C1F">
          <w:pPr>
            <w:spacing w:before="0" w:after="0" w:line="240" w:lineRule="auto"/>
            <w:rPr>
              <w:rFonts w:ascii="David" w:hAnsi="David"/>
              <w:rtl/>
            </w:rPr>
          </w:pPr>
        </w:p>
      </w:tc>
      <w:tc>
        <w:tcPr>
          <w:tcW w:w="232" w:type="dxa"/>
        </w:tcPr>
        <w:p w14:paraId="5E07A7D1" w14:textId="77777777" w:rsidR="00C93D78" w:rsidRPr="002D6C1F" w:rsidRDefault="00C93D78" w:rsidP="002D6C1F">
          <w:pPr>
            <w:spacing w:before="0" w:after="0" w:line="240" w:lineRule="auto"/>
            <w:rPr>
              <w:rFonts w:ascii="David" w:hAnsi="David"/>
              <w:rtl/>
            </w:rPr>
          </w:pPr>
        </w:p>
      </w:tc>
      <w:tc>
        <w:tcPr>
          <w:tcW w:w="1045" w:type="dxa"/>
        </w:tcPr>
        <w:p w14:paraId="66BDF7BB" w14:textId="77777777" w:rsidR="00C93D78" w:rsidRPr="002D6C1F" w:rsidRDefault="00C93D78" w:rsidP="002D6C1F">
          <w:pPr>
            <w:spacing w:before="0" w:after="0" w:line="240" w:lineRule="auto"/>
            <w:rPr>
              <w:rFonts w:ascii="David" w:hAnsi="David"/>
              <w:rtl/>
            </w:rPr>
          </w:pPr>
        </w:p>
      </w:tc>
      <w:tc>
        <w:tcPr>
          <w:tcW w:w="1725" w:type="dxa"/>
        </w:tcPr>
        <w:p w14:paraId="20D5B5F9" w14:textId="77777777" w:rsidR="00C93D78" w:rsidRPr="002D6C1F" w:rsidRDefault="00C93D78" w:rsidP="002D6C1F">
          <w:pPr>
            <w:spacing w:before="0" w:after="0" w:line="240" w:lineRule="auto"/>
            <w:rPr>
              <w:rFonts w:ascii="David" w:hAnsi="David"/>
              <w:rtl/>
            </w:rPr>
          </w:pPr>
        </w:p>
      </w:tc>
    </w:tr>
  </w:tbl>
  <w:p w14:paraId="066166A6" w14:textId="77777777" w:rsidR="00C93D78" w:rsidRDefault="00C93D78" w:rsidP="002D6C1F">
    <w:pPr>
      <w:spacing w:before="0" w:beforeAutospacing="0" w:after="0" w:afterAutospacing="0" w:line="240" w:lineRule="auto"/>
      <w:rPr>
        <w:rFonts w:ascii="Arial" w:hAnsi="Arial" w:cs="Arial"/>
        <w:sz w:val="16"/>
        <w:szCs w:val="16"/>
        <w:rtl/>
      </w:rPr>
    </w:pPr>
    <w:r w:rsidRPr="002D6C1F">
      <w:rPr>
        <w:rFonts w:ascii="Arial" w:hAnsi="Arial" w:cs="Arial" w:hint="cs"/>
        <w:sz w:val="16"/>
        <w:szCs w:val="16"/>
        <w:rtl/>
      </w:rPr>
      <w:t xml:space="preserve">   </w:t>
    </w:r>
    <w:r w:rsidRPr="002D6C1F">
      <w:rPr>
        <w:rFonts w:ascii="Arial" w:hAnsi="Arial" w:cs="Arial"/>
        <w:sz w:val="16"/>
        <w:szCs w:val="16"/>
        <w:rtl/>
      </w:rPr>
      <w:t>© וקסלר, ברגמן ושות' עורכי-דין</w:t>
    </w:r>
  </w:p>
  <w:p w14:paraId="61ABAB12" w14:textId="77777777" w:rsidR="00C93D78" w:rsidRPr="002D6C1F" w:rsidRDefault="00C93D78" w:rsidP="002D6C1F">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F965085" w14:textId="77777777" w:rsidR="00C93D78" w:rsidRDefault="00C93D78" w:rsidP="00AF234B">
      <w:pPr>
        <w:spacing w:before="0" w:after="0" w:line="240" w:lineRule="auto"/>
      </w:pPr>
      <w:r>
        <w:separator/>
      </w:r>
    </w:p>
  </w:footnote>
  <w:footnote w:type="continuationSeparator" w:id="0">
    <w:p w14:paraId="0A783FEE" w14:textId="77777777" w:rsidR="00C93D78" w:rsidRDefault="00C93D78"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82143625"/>
      <w:docPartObj>
        <w:docPartGallery w:val="Page Numbers (Top of Page)"/>
        <w:docPartUnique/>
      </w:docPartObj>
    </w:sdtPr>
    <w:sdtContent>
      <w:p w14:paraId="32587BC4" w14:textId="77777777" w:rsidR="00C93D78" w:rsidRDefault="00C93D78">
        <w:pPr>
          <w:pStyle w:val="Header"/>
          <w:jc w:val="center"/>
        </w:pPr>
        <w:r>
          <w:fldChar w:fldCharType="begin"/>
        </w:r>
        <w:r>
          <w:instrText xml:space="preserve"> PAGE   \* MERGEFORMAT </w:instrText>
        </w:r>
        <w:r>
          <w:fldChar w:fldCharType="separate"/>
        </w:r>
        <w:r w:rsidR="004E75D6">
          <w:rPr>
            <w:noProof/>
            <w:rtl/>
          </w:rPr>
          <w:t>28</w:t>
        </w:r>
        <w:r>
          <w:rPr>
            <w:noProof/>
          </w:rPr>
          <w:fldChar w:fldCharType="end"/>
        </w:r>
      </w:p>
    </w:sdtContent>
  </w:sdt>
  <w:p w14:paraId="0790E8A5" w14:textId="77777777" w:rsidR="00C93D78" w:rsidRDefault="00C93D7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195E660C"/>
    <w:multiLevelType w:val="hybridMultilevel"/>
    <w:tmpl w:val="366E763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4"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7" w15:restartNumberingAfterBreak="0">
    <w:nsid w:val="25834962"/>
    <w:multiLevelType w:val="hybridMultilevel"/>
    <w:tmpl w:val="E584A33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0"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1"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12"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14"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15" w15:restartNumberingAfterBreak="0">
    <w:nsid w:val="7BA40EFF"/>
    <w:multiLevelType w:val="multilevel"/>
    <w:tmpl w:val="24064D6A"/>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16"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num w:numId="1">
    <w:abstractNumId w:val="15"/>
  </w:num>
  <w:num w:numId="2">
    <w:abstractNumId w:val="11"/>
  </w:num>
  <w:num w:numId="3">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0"/>
    <w:lvlOverride w:ilvl="0">
      <w:startOverride w:val="1"/>
    </w:lvlOverride>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6"/>
    <w:lvlOverride w:ilvl="0">
      <w:startOverride w:val="1"/>
    </w:lvlOverride>
  </w:num>
  <w:num w:numId="10">
    <w:abstractNumId w:val="3"/>
  </w:num>
  <w:num w:numId="11">
    <w:abstractNumId w:val="5"/>
  </w:num>
  <w:num w:numId="12">
    <w:abstractNumId w:val="12"/>
  </w:num>
  <w:num w:numId="13">
    <w:abstractNumId w:val="9"/>
  </w:num>
  <w:num w:numId="14">
    <w:abstractNumId w:val="8"/>
  </w:num>
  <w:num w:numId="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
  </w:num>
  <w:num w:numId="18">
    <w:abstractNumId w:val="7"/>
  </w:num>
  <w:num w:numId="19">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גרמן קגנובסקי">
    <w15:presenceInfo w15:providerId="AD" w15:userId="S-1-5-21-1915107579-1707952165-794563710-271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revisionView w:markup="0"/>
  <w:trackRevisions/>
  <w:documentProtection w:edit="trackedChanges" w:enforcement="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206FA"/>
    <w:rsid w:val="00042E10"/>
    <w:rsid w:val="0004388B"/>
    <w:rsid w:val="000E2532"/>
    <w:rsid w:val="00134C85"/>
    <w:rsid w:val="001A0C3C"/>
    <w:rsid w:val="001A69D5"/>
    <w:rsid w:val="001C5B93"/>
    <w:rsid w:val="00214ACF"/>
    <w:rsid w:val="002D6C1F"/>
    <w:rsid w:val="003625E6"/>
    <w:rsid w:val="003C17DD"/>
    <w:rsid w:val="00442A61"/>
    <w:rsid w:val="00477F7B"/>
    <w:rsid w:val="004E75D6"/>
    <w:rsid w:val="0054041D"/>
    <w:rsid w:val="00552E11"/>
    <w:rsid w:val="00636A8F"/>
    <w:rsid w:val="00701C8C"/>
    <w:rsid w:val="0072103C"/>
    <w:rsid w:val="007778AD"/>
    <w:rsid w:val="008771C2"/>
    <w:rsid w:val="00894E04"/>
    <w:rsid w:val="008C64C6"/>
    <w:rsid w:val="009172B6"/>
    <w:rsid w:val="00934BC3"/>
    <w:rsid w:val="00937C9F"/>
    <w:rsid w:val="00942177"/>
    <w:rsid w:val="00942B6A"/>
    <w:rsid w:val="00946186"/>
    <w:rsid w:val="00A16779"/>
    <w:rsid w:val="00AF234B"/>
    <w:rsid w:val="00B17D15"/>
    <w:rsid w:val="00BE17B4"/>
    <w:rsid w:val="00C3675F"/>
    <w:rsid w:val="00C8505B"/>
    <w:rsid w:val="00C90434"/>
    <w:rsid w:val="00C93D78"/>
    <w:rsid w:val="00CB099C"/>
    <w:rsid w:val="00CB3665"/>
    <w:rsid w:val="00CD64C2"/>
    <w:rsid w:val="00D863AD"/>
    <w:rsid w:val="00DA7212"/>
    <w:rsid w:val="00E679C7"/>
    <w:rsid w:val="00EC37B6"/>
    <w:rsid w:val="00EE6F8E"/>
    <w:rsid w:val="00EE734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E732CBB"/>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0206FA"/>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Heading2">
    <w:name w:val="heading 2"/>
    <w:basedOn w:val="Normal"/>
    <w:next w:val="Normal"/>
    <w:link w:val="Heading2Char"/>
    <w:qFormat/>
    <w:rsid w:val="000206FA"/>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Heading3">
    <w:name w:val="heading 3"/>
    <w:basedOn w:val="Normal"/>
    <w:next w:val="Normal"/>
    <w:link w:val="Heading3Char"/>
    <w:qFormat/>
    <w:rsid w:val="000206FA"/>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Heading4">
    <w:name w:val="heading 4"/>
    <w:basedOn w:val="Normal"/>
    <w:next w:val="Normal"/>
    <w:link w:val="Heading4Char"/>
    <w:qFormat/>
    <w:rsid w:val="000206FA"/>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Heading5">
    <w:name w:val="heading 5"/>
    <w:basedOn w:val="Normal"/>
    <w:next w:val="Normal"/>
    <w:link w:val="Heading5Char"/>
    <w:qFormat/>
    <w:rsid w:val="000206FA"/>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Heading6">
    <w:name w:val="heading 6"/>
    <w:basedOn w:val="Normal"/>
    <w:next w:val="Normal"/>
    <w:link w:val="Heading6Char"/>
    <w:qFormat/>
    <w:rsid w:val="000206FA"/>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0206FA"/>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0206FA"/>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0206FA"/>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uiPriority w:val="99"/>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0206FA"/>
    <w:rPr>
      <w:rFonts w:ascii="Times New Roman" w:eastAsia="Times New Roman" w:hAnsi="Times New Roman" w:cs="David"/>
      <w:sz w:val="20"/>
      <w:szCs w:val="24"/>
      <w:lang w:eastAsia="he-IL"/>
    </w:rPr>
  </w:style>
  <w:style w:type="character" w:customStyle="1" w:styleId="Heading2Char">
    <w:name w:val="Heading 2 Char"/>
    <w:basedOn w:val="DefaultParagraphFont"/>
    <w:link w:val="Heading2"/>
    <w:rsid w:val="000206FA"/>
    <w:rPr>
      <w:rFonts w:ascii="Times New Roman" w:eastAsia="Times New Roman" w:hAnsi="Times New Roman" w:cs="David"/>
      <w:bCs/>
      <w:sz w:val="20"/>
      <w:szCs w:val="24"/>
      <w:lang w:eastAsia="he-IL"/>
    </w:rPr>
  </w:style>
  <w:style w:type="character" w:customStyle="1" w:styleId="Heading3Char">
    <w:name w:val="Heading 3 Char"/>
    <w:basedOn w:val="DefaultParagraphFont"/>
    <w:link w:val="Heading3"/>
    <w:rsid w:val="000206FA"/>
    <w:rPr>
      <w:rFonts w:ascii="Times New Roman" w:eastAsia="Times New Roman" w:hAnsi="Times New Roman" w:cs="David"/>
      <w:b/>
      <w:bCs/>
      <w:sz w:val="20"/>
      <w:szCs w:val="24"/>
      <w:u w:val="single"/>
      <w:lang w:eastAsia="he-IL"/>
    </w:rPr>
  </w:style>
  <w:style w:type="character" w:customStyle="1" w:styleId="Heading4Char">
    <w:name w:val="Heading 4 Char"/>
    <w:basedOn w:val="DefaultParagraphFont"/>
    <w:link w:val="Heading4"/>
    <w:rsid w:val="000206FA"/>
    <w:rPr>
      <w:rFonts w:ascii="Times New Roman" w:eastAsia="Times New Roman" w:hAnsi="Times New Roman" w:cs="David"/>
      <w:bCs/>
      <w:sz w:val="20"/>
      <w:szCs w:val="24"/>
      <w:u w:val="single"/>
      <w:lang w:eastAsia="he-IL"/>
    </w:rPr>
  </w:style>
  <w:style w:type="character" w:customStyle="1" w:styleId="Heading5Char">
    <w:name w:val="Heading 5 Char"/>
    <w:basedOn w:val="DefaultParagraphFont"/>
    <w:link w:val="Heading5"/>
    <w:rsid w:val="000206FA"/>
    <w:rPr>
      <w:rFonts w:ascii="Times New Roman" w:eastAsia="Times New Roman" w:hAnsi="Times New Roman" w:cs="David"/>
      <w:sz w:val="20"/>
      <w:szCs w:val="24"/>
      <w:lang w:eastAsia="he-IL"/>
    </w:rPr>
  </w:style>
  <w:style w:type="character" w:customStyle="1" w:styleId="Heading6Char">
    <w:name w:val="Heading 6 Char"/>
    <w:basedOn w:val="DefaultParagraphFont"/>
    <w:link w:val="Heading6"/>
    <w:rsid w:val="000206FA"/>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0206FA"/>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0206FA"/>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0206FA"/>
    <w:rPr>
      <w:rFonts w:ascii="Times New Roman" w:eastAsia="Times New Roman" w:hAnsi="Times New Roman" w:cs="David"/>
      <w:bCs/>
      <w:sz w:val="20"/>
      <w:szCs w:val="24"/>
      <w:u w:val="single"/>
      <w:lang w:eastAsia="he-IL"/>
    </w:rPr>
  </w:style>
  <w:style w:type="numbering" w:customStyle="1" w:styleId="NoList1">
    <w:name w:val="No List1"/>
    <w:next w:val="NoList"/>
    <w:semiHidden/>
    <w:rsid w:val="000206FA"/>
  </w:style>
  <w:style w:type="paragraph" w:styleId="BodyText">
    <w:name w:val="Body Text"/>
    <w:basedOn w:val="Normal"/>
    <w:link w:val="BodyTextChar"/>
    <w:rsid w:val="000206FA"/>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0206FA"/>
    <w:rPr>
      <w:rFonts w:ascii="Times New Roman" w:eastAsia="Times New Roman" w:hAnsi="Times New Roman" w:cs="David"/>
      <w:sz w:val="20"/>
      <w:szCs w:val="24"/>
      <w:lang w:eastAsia="he-IL"/>
    </w:rPr>
  </w:style>
  <w:style w:type="paragraph" w:styleId="Title">
    <w:name w:val="Title"/>
    <w:basedOn w:val="Normal"/>
    <w:link w:val="TitleChar"/>
    <w:qFormat/>
    <w:rsid w:val="000206FA"/>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0206FA"/>
    <w:rPr>
      <w:rFonts w:ascii="Times New Roman" w:eastAsia="Times New Roman" w:hAnsi="Times New Roman" w:cs="David"/>
      <w:bCs/>
      <w:i/>
      <w:iCs/>
      <w:sz w:val="32"/>
      <w:szCs w:val="32"/>
      <w:u w:val="single"/>
      <w:lang w:eastAsia="he-IL"/>
    </w:rPr>
  </w:style>
  <w:style w:type="character" w:styleId="PageNumber">
    <w:name w:val="page number"/>
    <w:basedOn w:val="DefaultParagraphFont"/>
    <w:rsid w:val="000206FA"/>
  </w:style>
  <w:style w:type="paragraph" w:styleId="BlockText">
    <w:name w:val="Block Text"/>
    <w:basedOn w:val="Normal"/>
    <w:rsid w:val="000206FA"/>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1">
    <w:name w:val="חתימה1"/>
    <w:basedOn w:val="Normal"/>
    <w:rsid w:val="000206FA"/>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
    <w:name w:val="רשימה מימין"/>
    <w:basedOn w:val="1"/>
    <w:rsid w:val="000206FA"/>
    <w:pPr>
      <w:ind w:left="540" w:hanging="540"/>
    </w:pPr>
    <w:rPr>
      <w:szCs w:val="22"/>
    </w:rPr>
  </w:style>
  <w:style w:type="paragraph" w:customStyle="1" w:styleId="a0">
    <w:name w:val="חתימה קו אחד"/>
    <w:basedOn w:val="1"/>
    <w:rsid w:val="000206FA"/>
    <w:pPr>
      <w:tabs>
        <w:tab w:val="left" w:pos="2880"/>
        <w:tab w:val="left" w:pos="5220"/>
        <w:tab w:val="left" w:pos="7740"/>
      </w:tabs>
      <w:ind w:left="360"/>
    </w:pPr>
    <w:rPr>
      <w:sz w:val="22"/>
      <w:szCs w:val="22"/>
    </w:rPr>
  </w:style>
  <w:style w:type="paragraph" w:customStyle="1" w:styleId="10">
    <w:name w:val="חתימה קו 1 נקודות"/>
    <w:basedOn w:val="1"/>
    <w:rsid w:val="000206FA"/>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BalloonText">
    <w:name w:val="Balloon Text"/>
    <w:basedOn w:val="Normal"/>
    <w:link w:val="BalloonTextChar"/>
    <w:semiHidden/>
    <w:rsid w:val="000206FA"/>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0206FA"/>
    <w:rPr>
      <w:rFonts w:ascii="Tahoma" w:eastAsia="Times New Roman" w:hAnsi="Tahoma" w:cs="Tahoma"/>
      <w:sz w:val="16"/>
      <w:szCs w:val="16"/>
      <w:lang w:eastAsia="he-IL"/>
    </w:rPr>
  </w:style>
  <w:style w:type="paragraph" w:customStyle="1" w:styleId="BodyTextIndent1">
    <w:name w:val="Body Text Indent1"/>
    <w:basedOn w:val="Normal"/>
    <w:rsid w:val="000206FA"/>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ListParagraph">
    <w:name w:val="List Paragraph"/>
    <w:basedOn w:val="Normal"/>
    <w:uiPriority w:val="34"/>
    <w:qFormat/>
    <w:rsid w:val="000206FA"/>
    <w:pPr>
      <w:spacing w:before="0" w:beforeAutospacing="0" w:after="0" w:afterAutospacing="0" w:line="360" w:lineRule="auto"/>
      <w:ind w:left="720"/>
      <w:jc w:val="both"/>
    </w:pPr>
    <w:rPr>
      <w:rFonts w:ascii="Times New Roman" w:eastAsia="Times New Roman" w:hAnsi="Times New Roman" w:cs="David"/>
      <w:sz w:val="25"/>
      <w:szCs w:val="25"/>
    </w:rPr>
  </w:style>
  <w:style w:type="paragraph" w:styleId="Revision">
    <w:name w:val="Revision"/>
    <w:hidden/>
    <w:uiPriority w:val="99"/>
    <w:semiHidden/>
    <w:rsid w:val="000206FA"/>
    <w:pPr>
      <w:spacing w:after="0" w:line="240" w:lineRule="auto"/>
    </w:pPr>
    <w:rPr>
      <w:rFonts w:ascii="Times New Roman" w:eastAsia="Times New Roman" w:hAnsi="Times New Roman" w:cs="David"/>
      <w:sz w:val="20"/>
      <w:szCs w:val="20"/>
      <w:lang w:eastAsia="he-IL"/>
    </w:rPr>
  </w:style>
  <w:style w:type="paragraph" w:customStyle="1" w:styleId="Heading11">
    <w:name w:val="Heading 11"/>
    <w:basedOn w:val="Normal"/>
    <w:next w:val="Normal"/>
    <w:rsid w:val="000206FA"/>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0206FA"/>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0206FA"/>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0206FA"/>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0206FA"/>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0206FA"/>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0206FA"/>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0206FA"/>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0206FA"/>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0206FA"/>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0206FA"/>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0206FA"/>
    <w:rPr>
      <w:rFonts w:cs="Times New Roman"/>
    </w:rPr>
  </w:style>
  <w:style w:type="paragraph" w:styleId="BodyTextIndent3">
    <w:name w:val="Body Text Indent 3"/>
    <w:basedOn w:val="Normal"/>
    <w:link w:val="BodyTextIndent3Char"/>
    <w:rsid w:val="000206FA"/>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0206FA"/>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0206FA"/>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0206FA"/>
    <w:rPr>
      <w:rFonts w:ascii="Times New Roman" w:eastAsia="Times New Roman" w:hAnsi="Times New Roman" w:cs="David"/>
      <w:sz w:val="20"/>
      <w:szCs w:val="24"/>
      <w:lang w:eastAsia="he-IL"/>
    </w:rPr>
  </w:style>
  <w:style w:type="paragraph" w:customStyle="1" w:styleId="a1">
    <w:name w:val="סגנון"/>
    <w:basedOn w:val="Normal"/>
    <w:next w:val="BlockText"/>
    <w:rsid w:val="000206FA"/>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styleId="DocumentMap">
    <w:name w:val="Document Map"/>
    <w:basedOn w:val="Normal"/>
    <w:link w:val="DocumentMapChar"/>
    <w:rsid w:val="000206FA"/>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0206FA"/>
    <w:rPr>
      <w:rFonts w:ascii="Tahoma" w:eastAsia="Times New Roman" w:hAnsi="Tahoma" w:cs="Tahoma"/>
      <w:sz w:val="20"/>
      <w:szCs w:val="20"/>
      <w:shd w:val="clear" w:color="auto" w:fill="000080"/>
      <w:lang w:eastAsia="he-IL"/>
    </w:rPr>
  </w:style>
  <w:style w:type="paragraph" w:customStyle="1" w:styleId="Heading41">
    <w:name w:val="Heading 41"/>
    <w:basedOn w:val="Normal"/>
    <w:next w:val="Normal"/>
    <w:rsid w:val="000206FA"/>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0206FA"/>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0206FA"/>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0206FA"/>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0206FA"/>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0206FA"/>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AutoField">
    <w:name w:val="Auto Field"/>
    <w:basedOn w:val="Footer"/>
    <w:link w:val="AutoFieldChar"/>
    <w:qFormat/>
    <w:rsid w:val="00DA7212"/>
    <w:pPr>
      <w:spacing w:before="100" w:after="100"/>
    </w:pPr>
    <w:rPr>
      <w:rFonts w:ascii="David" w:hAnsi="David" w:cs="David"/>
      <w:color w:val="00B050"/>
      <w:sz w:val="20"/>
      <w:szCs w:val="24"/>
    </w:rPr>
  </w:style>
  <w:style w:type="character" w:customStyle="1" w:styleId="AutoFieldChar">
    <w:name w:val="Auto Field Char"/>
    <w:basedOn w:val="FooterChar"/>
    <w:link w:val="AutoField"/>
    <w:rsid w:val="00DA7212"/>
    <w:rPr>
      <w:rFonts w:ascii="David" w:hAnsi="David" w:cs="David"/>
      <w:color w:val="00B050"/>
      <w:sz w:val="20"/>
      <w:szCs w:val="24"/>
    </w:rPr>
  </w:style>
  <w:style w:type="table" w:customStyle="1" w:styleId="11">
    <w:name w:val="רשת טבלה1"/>
    <w:basedOn w:val="TableNormal"/>
    <w:next w:val="TableGrid"/>
    <w:rsid w:val="002D6C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היסט_כפול"/>
    <w:basedOn w:val="Normal"/>
    <w:rsid w:val="00934BC3"/>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1" Type="http://schemas.openxmlformats.org/officeDocument/2006/relationships/endnotes" Target="endnotes.xml"/><Relationship Id="rId6"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258662A0C68A4F8EB7E57EB74DB5DCD3"/>
        <w:category>
          <w:name w:val="General"/>
          <w:gallery w:val="placeholder"/>
        </w:category>
        <w:types>
          <w:type w:val="bbPlcHdr"/>
        </w:types>
        <w:behaviors>
          <w:behavior w:val="content"/>
        </w:behaviors>
        <w:guid w:val="{1F1BFA2B-EAF6-401F-9B95-83BAC05CF6AA}"/>
      </w:docPartPr>
      <w:docPartBody>
        <w:p w:rsidR="006F4A8A" w:rsidRDefault="0070190C">
          <w:r w:rsidRPr="00747ED4">
            <w:rPr>
              <w:rStyle w:val="PlaceholderText"/>
              <w:rtl/>
            </w:rPr>
            <w:t>[תאריך חתימת חוזה]</w:t>
          </w:r>
        </w:p>
      </w:docPartBody>
    </w:docPart>
    <w:docPart>
      <w:docPartPr>
        <w:name w:val="6E59DC50D24543F9AD16B73B862D0E64"/>
        <w:category>
          <w:name w:val="General"/>
          <w:gallery w:val="placeholder"/>
        </w:category>
        <w:types>
          <w:type w:val="bbPlcHdr"/>
        </w:types>
        <w:behaviors>
          <w:behavior w:val="content"/>
        </w:behaviors>
        <w:guid w:val="{E3B1EB76-3325-4B55-8978-C331CD7849F0}"/>
      </w:docPartPr>
      <w:docPartBody>
        <w:p w:rsidR="006F4A8A" w:rsidRDefault="0070190C">
          <w:r w:rsidRPr="00747ED4">
            <w:rPr>
              <w:rStyle w:val="PlaceholderText"/>
              <w:rtl/>
            </w:rPr>
            <w:t>[צד א בחוזה]</w:t>
          </w:r>
        </w:p>
      </w:docPartBody>
    </w:docPart>
    <w:docPart>
      <w:docPartPr>
        <w:name w:val="EA272880C9ED4B57B35E658D3A2C26C3"/>
        <w:category>
          <w:name w:val="General"/>
          <w:gallery w:val="placeholder"/>
        </w:category>
        <w:types>
          <w:type w:val="bbPlcHdr"/>
        </w:types>
        <w:behaviors>
          <w:behavior w:val="content"/>
        </w:behaviors>
        <w:guid w:val="{203C5BAB-C41A-4ED0-8DD9-2D1BC7DC51EB}"/>
      </w:docPartPr>
      <w:docPartBody>
        <w:p w:rsidR="006F4A8A" w:rsidRDefault="0070190C">
          <w:r w:rsidRPr="00747ED4">
            <w:rPr>
              <w:rStyle w:val="PlaceholderText"/>
              <w:rtl/>
            </w:rPr>
            <w:t>[צדדים נוספים]</w:t>
          </w:r>
        </w:p>
      </w:docPartBody>
    </w:docPart>
    <w:docPart>
      <w:docPartPr>
        <w:name w:val="54CE4BCAAE454EE89892F98A6DF38AE1"/>
        <w:category>
          <w:name w:val="כללי"/>
          <w:gallery w:val="placeholder"/>
        </w:category>
        <w:types>
          <w:type w:val="bbPlcHdr"/>
        </w:types>
        <w:behaviors>
          <w:behavior w:val="content"/>
        </w:behaviors>
        <w:guid w:val="{65A6F276-71F5-4A77-91B8-C84D70E7EA8A}"/>
      </w:docPartPr>
      <w:docPartBody>
        <w:p w:rsidR="00902BE3" w:rsidRDefault="00902BE3" w:rsidP="00902BE3">
          <w:pPr>
            <w:pStyle w:val="54CE4BCAAE454EE89892F98A6DF38AE1"/>
          </w:pPr>
          <w:r w:rsidRPr="00D747D8">
            <w:rPr>
              <w:rStyle w:val="PlaceholderText"/>
              <w:rtl/>
            </w:rPr>
            <w:t>[שם הפרויקט]</w:t>
          </w:r>
        </w:p>
      </w:docPartBody>
    </w:docPart>
    <w:docPart>
      <w:docPartPr>
        <w:name w:val="4119A7120D0A469AB24BC492F9E736DC"/>
        <w:category>
          <w:name w:val="כללי"/>
          <w:gallery w:val="placeholder"/>
        </w:category>
        <w:types>
          <w:type w:val="bbPlcHdr"/>
        </w:types>
        <w:behaviors>
          <w:behavior w:val="content"/>
        </w:behaviors>
        <w:guid w:val="{C846CCF2-9CB6-46A4-BA62-4B304355C13D}"/>
      </w:docPartPr>
      <w:docPartBody>
        <w:p w:rsidR="00902BE3" w:rsidRDefault="00902BE3" w:rsidP="00902BE3">
          <w:pPr>
            <w:pStyle w:val="4119A7120D0A469AB24BC492F9E736DC"/>
          </w:pPr>
          <w:r w:rsidRPr="00D747D8">
            <w:rPr>
              <w:rStyle w:val="PlaceholderText"/>
              <w:rtl/>
            </w:rPr>
            <w:t>[שם אתר]</w:t>
          </w:r>
        </w:p>
      </w:docPartBody>
    </w:docPart>
    <w:docPart>
      <w:docPartPr>
        <w:name w:val="E785B01DA0A849F6B937B3A21974C3B8"/>
        <w:category>
          <w:name w:val="כללי"/>
          <w:gallery w:val="placeholder"/>
        </w:category>
        <w:types>
          <w:type w:val="bbPlcHdr"/>
        </w:types>
        <w:behaviors>
          <w:behavior w:val="content"/>
        </w:behaviors>
        <w:guid w:val="{C00AB597-6D46-4427-9E55-9FECA30A2AA7}"/>
      </w:docPartPr>
      <w:docPartBody>
        <w:p w:rsidR="00902BE3" w:rsidRDefault="00902BE3" w:rsidP="00902BE3">
          <w:pPr>
            <w:pStyle w:val="E785B01DA0A849F6B937B3A21974C3B8"/>
          </w:pPr>
          <w:r w:rsidRPr="003059F5">
            <w:rPr>
              <w:rStyle w:val="PlaceholderText"/>
              <w:rtl/>
            </w:rPr>
            <w:t>[רשות מקומית]</w:t>
          </w:r>
        </w:p>
      </w:docPartBody>
    </w:docPart>
    <w:docPart>
      <w:docPartPr>
        <w:name w:val="0341A877627D42C088AE6461DEB72CBB"/>
        <w:category>
          <w:name w:val="כללי"/>
          <w:gallery w:val="placeholder"/>
        </w:category>
        <w:types>
          <w:type w:val="bbPlcHdr"/>
        </w:types>
        <w:behaviors>
          <w:behavior w:val="content"/>
        </w:behaviors>
        <w:guid w:val="{1101ED52-C36C-4175-995A-3F90BB96FDD7}"/>
      </w:docPartPr>
      <w:docPartBody>
        <w:p w:rsidR="00902BE3" w:rsidRDefault="00902BE3" w:rsidP="00902BE3">
          <w:pPr>
            <w:pStyle w:val="0341A877627D42C088AE6461DEB72CBB"/>
          </w:pPr>
          <w:r w:rsidRPr="003059F5">
            <w:rPr>
              <w:rStyle w:val="PlaceholderText"/>
              <w:rtl/>
            </w:rPr>
            <w:t>[שם אתר]</w:t>
          </w:r>
        </w:p>
      </w:docPartBody>
    </w:docPart>
    <w:docPart>
      <w:docPartPr>
        <w:name w:val="FCDCEC09241D408AB14BFB8F5571F686"/>
        <w:category>
          <w:name w:val="כללי"/>
          <w:gallery w:val="placeholder"/>
        </w:category>
        <w:types>
          <w:type w:val="bbPlcHdr"/>
        </w:types>
        <w:behaviors>
          <w:behavior w:val="content"/>
        </w:behaviors>
        <w:guid w:val="{F131AE4E-D840-42D5-981B-83103CCDDE93}"/>
      </w:docPartPr>
      <w:docPartBody>
        <w:p w:rsidR="00902BE3" w:rsidRDefault="00902BE3" w:rsidP="00902BE3">
          <w:pPr>
            <w:pStyle w:val="FCDCEC09241D408AB14BFB8F5571F686"/>
          </w:pPr>
          <w:r w:rsidRPr="003059F5">
            <w:rPr>
              <w:rStyle w:val="PlaceholderText"/>
              <w:rtl/>
            </w:rPr>
            <w:t>[שם הפרויקט]</w:t>
          </w:r>
        </w:p>
      </w:docPartBody>
    </w:docPart>
    <w:docPart>
      <w:docPartPr>
        <w:name w:val="5BF16C7DABDF46969C169C4E32281F7B"/>
        <w:category>
          <w:name w:val="כללי"/>
          <w:gallery w:val="placeholder"/>
        </w:category>
        <w:types>
          <w:type w:val="bbPlcHdr"/>
        </w:types>
        <w:behaviors>
          <w:behavior w:val="content"/>
        </w:behaviors>
        <w:guid w:val="{40FC85CE-12A9-4A45-B6B3-81C176DEB113}"/>
      </w:docPartPr>
      <w:docPartBody>
        <w:p w:rsidR="00902BE3" w:rsidRDefault="00902BE3" w:rsidP="00902BE3">
          <w:pPr>
            <w:pStyle w:val="5BF16C7DABDF46969C169C4E32281F7B"/>
          </w:pPr>
          <w:r w:rsidRPr="003059F5">
            <w:rPr>
              <w:rStyle w:val="PlaceholderText"/>
              <w:rtl/>
            </w:rPr>
            <w:t>[שדה נוסף 2]</w:t>
          </w:r>
        </w:p>
      </w:docPartBody>
    </w:docPart>
    <w:docPart>
      <w:docPartPr>
        <w:name w:val="62C3FA2D771A41698EE281C8F6E673E8"/>
        <w:category>
          <w:name w:val="כללי"/>
          <w:gallery w:val="placeholder"/>
        </w:category>
        <w:types>
          <w:type w:val="bbPlcHdr"/>
        </w:types>
        <w:behaviors>
          <w:behavior w:val="content"/>
        </w:behaviors>
        <w:guid w:val="{98D98D60-784E-4A53-81C0-B43598001730}"/>
      </w:docPartPr>
      <w:docPartBody>
        <w:p w:rsidR="00902BE3" w:rsidRDefault="00902BE3" w:rsidP="00902BE3">
          <w:pPr>
            <w:pStyle w:val="62C3FA2D771A41698EE281C8F6E673E8"/>
          </w:pPr>
          <w:r w:rsidRPr="003059F5">
            <w:rPr>
              <w:rStyle w:val="PlaceholderText"/>
              <w:rtl/>
            </w:rPr>
            <w:t>[שדה נוסף 1]</w:t>
          </w:r>
        </w:p>
      </w:docPartBody>
    </w:docPart>
    <w:docPart>
      <w:docPartPr>
        <w:name w:val="CE83494C61044EEE8D2F651FA2729D98"/>
        <w:category>
          <w:name w:val="כללי"/>
          <w:gallery w:val="placeholder"/>
        </w:category>
        <w:types>
          <w:type w:val="bbPlcHdr"/>
        </w:types>
        <w:behaviors>
          <w:behavior w:val="content"/>
        </w:behaviors>
        <w:guid w:val="{5701D150-0AA8-46AF-B978-A82858D83AA9}"/>
      </w:docPartPr>
      <w:docPartBody>
        <w:p w:rsidR="00902BE3" w:rsidRDefault="00902BE3" w:rsidP="00902BE3">
          <w:pPr>
            <w:pStyle w:val="CE83494C61044EEE8D2F651FA2729D98"/>
          </w:pPr>
          <w:r w:rsidRPr="003059F5">
            <w:rPr>
              <w:rStyle w:val="PlaceholderText"/>
              <w:rtl/>
            </w:rPr>
            <w:t>[רשות מקומית]</w:t>
          </w:r>
        </w:p>
      </w:docPartBody>
    </w:docPart>
    <w:docPart>
      <w:docPartPr>
        <w:name w:val="10D312349E6A44ADB1A04475284893B4"/>
        <w:category>
          <w:name w:val="כללי"/>
          <w:gallery w:val="placeholder"/>
        </w:category>
        <w:types>
          <w:type w:val="bbPlcHdr"/>
        </w:types>
        <w:behaviors>
          <w:behavior w:val="content"/>
        </w:behaviors>
        <w:guid w:val="{4D6C4F44-0607-48A0-A7D1-AFDA8A22A755}"/>
      </w:docPartPr>
      <w:docPartBody>
        <w:p w:rsidR="00902BE3" w:rsidRDefault="00902BE3" w:rsidP="00902BE3">
          <w:pPr>
            <w:pStyle w:val="10D312349E6A44ADB1A04475284893B4"/>
          </w:pPr>
          <w:r w:rsidRPr="003059F5">
            <w:rPr>
              <w:rStyle w:val="PlaceholderText"/>
              <w:rtl/>
            </w:rPr>
            <w:t>[שדה נוסף 3]</w:t>
          </w:r>
        </w:p>
      </w:docPartBody>
    </w:docPart>
    <w:docPart>
      <w:docPartPr>
        <w:name w:val="ECCED75E53C643AAB12C0FFF90B716F0"/>
        <w:category>
          <w:name w:val="כללי"/>
          <w:gallery w:val="placeholder"/>
        </w:category>
        <w:types>
          <w:type w:val="bbPlcHdr"/>
        </w:types>
        <w:behaviors>
          <w:behavior w:val="content"/>
        </w:behaviors>
        <w:guid w:val="{2D8D8DAB-D039-4AC8-B194-335707E6F580}"/>
      </w:docPartPr>
      <w:docPartBody>
        <w:p w:rsidR="00902BE3" w:rsidRDefault="00902BE3" w:rsidP="00902BE3">
          <w:pPr>
            <w:pStyle w:val="ECCED75E53C643AAB12C0FFF90B716F0"/>
          </w:pPr>
          <w:r w:rsidRPr="003059F5">
            <w:rPr>
              <w:rStyle w:val="PlaceholderText"/>
              <w:rtl/>
            </w:rPr>
            <w:t>[שדה נוסף 4]</w:t>
          </w:r>
        </w:p>
      </w:docPartBody>
    </w:docPart>
    <w:docPart>
      <w:docPartPr>
        <w:name w:val="5F962C4BBAD3498BA4AFB5112C698CCE"/>
        <w:category>
          <w:name w:val="כללי"/>
          <w:gallery w:val="placeholder"/>
        </w:category>
        <w:types>
          <w:type w:val="bbPlcHdr"/>
        </w:types>
        <w:behaviors>
          <w:behavior w:val="content"/>
        </w:behaviors>
        <w:guid w:val="{68FC9931-3BA1-48B3-94D3-2C3C0F301E19}"/>
      </w:docPartPr>
      <w:docPartBody>
        <w:p w:rsidR="00902BE3" w:rsidRDefault="00902BE3" w:rsidP="00902BE3">
          <w:pPr>
            <w:pStyle w:val="5F962C4BBAD3498BA4AFB5112C698CCE"/>
          </w:pPr>
          <w:r w:rsidRPr="003059F5">
            <w:rPr>
              <w:rStyle w:val="PlaceholderText"/>
              <w:rtl/>
            </w:rPr>
            <w:t>[שדה נוסף 5]</w:t>
          </w:r>
        </w:p>
      </w:docPartBody>
    </w:docPart>
    <w:docPart>
      <w:docPartPr>
        <w:name w:val="369DA6C4C6D24BC1B4F422D7ACE96D19"/>
        <w:category>
          <w:name w:val="כללי"/>
          <w:gallery w:val="placeholder"/>
        </w:category>
        <w:types>
          <w:type w:val="bbPlcHdr"/>
        </w:types>
        <w:behaviors>
          <w:behavior w:val="content"/>
        </w:behaviors>
        <w:guid w:val="{5A5DAD1E-C523-44F5-B99E-CF3F19918F9F}"/>
      </w:docPartPr>
      <w:docPartBody>
        <w:p w:rsidR="00902BE3" w:rsidRDefault="00902BE3" w:rsidP="00902BE3">
          <w:pPr>
            <w:pStyle w:val="369DA6C4C6D24BC1B4F422D7ACE96D19"/>
          </w:pPr>
          <w:r w:rsidRPr="003059F5">
            <w:rPr>
              <w:rStyle w:val="PlaceholderText"/>
              <w:rtl/>
            </w:rPr>
            <w:t>[שדה נוסף 6]</w:t>
          </w:r>
        </w:p>
      </w:docPartBody>
    </w:docPart>
    <w:docPart>
      <w:docPartPr>
        <w:name w:val="40D4E63BFBBC431DA1ECDC4E5032B0ED"/>
        <w:category>
          <w:name w:val="כללי"/>
          <w:gallery w:val="placeholder"/>
        </w:category>
        <w:types>
          <w:type w:val="bbPlcHdr"/>
        </w:types>
        <w:behaviors>
          <w:behavior w:val="content"/>
        </w:behaviors>
        <w:guid w:val="{7055A721-ABF9-44B9-ABF9-435A0552BBC3}"/>
      </w:docPartPr>
      <w:docPartBody>
        <w:p w:rsidR="00902BE3" w:rsidRDefault="00902BE3" w:rsidP="00902BE3">
          <w:pPr>
            <w:pStyle w:val="40D4E63BFBBC431DA1ECDC4E5032B0ED"/>
          </w:pPr>
          <w:r w:rsidRPr="003059F5">
            <w:rPr>
              <w:rStyle w:val="PlaceholderText"/>
              <w:rtl/>
            </w:rPr>
            <w:t>[אחוז השתתפות צד א]</w:t>
          </w:r>
        </w:p>
      </w:docPartBody>
    </w:docPart>
    <w:docPart>
      <w:docPartPr>
        <w:name w:val="A681F84BCE9D449491EB1F0082676F19"/>
        <w:category>
          <w:name w:val="כללי"/>
          <w:gallery w:val="placeholder"/>
        </w:category>
        <w:types>
          <w:type w:val="bbPlcHdr"/>
        </w:types>
        <w:behaviors>
          <w:behavior w:val="content"/>
        </w:behaviors>
        <w:guid w:val="{6433E67F-DC1E-4294-9DC3-FF36B43B2679}"/>
      </w:docPartPr>
      <w:docPartBody>
        <w:p w:rsidR="003810F5" w:rsidRDefault="00902BE3" w:rsidP="00902BE3">
          <w:pPr>
            <w:pStyle w:val="A681F84BCE9D449491EB1F0082676F19"/>
          </w:pPr>
          <w:r w:rsidRPr="00064388">
            <w:rPr>
              <w:rStyle w:val="PlaceholderText"/>
              <w:rtl/>
            </w:rPr>
            <w:t>[סוג מדד כותרת]</w:t>
          </w:r>
        </w:p>
      </w:docPartBody>
    </w:docPart>
    <w:docPart>
      <w:docPartPr>
        <w:name w:val="4B9B43CBCB26466C9901932C2B80E33E"/>
        <w:category>
          <w:name w:val="כללי"/>
          <w:gallery w:val="placeholder"/>
        </w:category>
        <w:types>
          <w:type w:val="bbPlcHdr"/>
        </w:types>
        <w:behaviors>
          <w:behavior w:val="content"/>
        </w:behaviors>
        <w:guid w:val="{60AD4465-D93D-4F68-A687-A529065AFD05}"/>
      </w:docPartPr>
      <w:docPartBody>
        <w:p w:rsidR="003810F5" w:rsidRDefault="00902BE3" w:rsidP="00902BE3">
          <w:pPr>
            <w:pStyle w:val="4B9B43CBCB26466C9901932C2B80E33E"/>
          </w:pPr>
          <w:r w:rsidRPr="00033B28">
            <w:rPr>
              <w:rStyle w:val="PlaceholderText"/>
              <w:rtl/>
            </w:rPr>
            <w:t>[מדד בגין/ידוע - כותרת]</w:t>
          </w:r>
        </w:p>
      </w:docPartBody>
    </w:docPart>
    <w:docPart>
      <w:docPartPr>
        <w:name w:val="E86EB5169884497E86CDDEBE8B4376DE"/>
        <w:category>
          <w:name w:val="כללי"/>
          <w:gallery w:val="placeholder"/>
        </w:category>
        <w:types>
          <w:type w:val="bbPlcHdr"/>
        </w:types>
        <w:behaviors>
          <w:behavior w:val="content"/>
        </w:behaviors>
        <w:guid w:val="{8F4D83BB-809D-4DE7-BDE9-88D8BAAFD703}"/>
      </w:docPartPr>
      <w:docPartBody>
        <w:p w:rsidR="003810F5" w:rsidRDefault="00902BE3" w:rsidP="00902BE3">
          <w:pPr>
            <w:pStyle w:val="E86EB5169884497E86CDDEBE8B4376DE"/>
          </w:pPr>
          <w:r w:rsidRPr="003059F5">
            <w:rPr>
              <w:rStyle w:val="PlaceholderText"/>
              <w:rtl/>
            </w:rPr>
            <w:t>[מדד בסיס]</w:t>
          </w:r>
        </w:p>
      </w:docPartBody>
    </w:docPart>
    <w:docPart>
      <w:docPartPr>
        <w:name w:val="69EF9B0F66D847C0AF204DD9F338A87B"/>
        <w:category>
          <w:name w:val="כללי"/>
          <w:gallery w:val="placeholder"/>
        </w:category>
        <w:types>
          <w:type w:val="bbPlcHdr"/>
        </w:types>
        <w:behaviors>
          <w:behavior w:val="content"/>
        </w:behaviors>
        <w:guid w:val="{B829C35B-F290-4519-A13C-41C2B332FC6A}"/>
      </w:docPartPr>
      <w:docPartBody>
        <w:p w:rsidR="003810F5" w:rsidRDefault="00902BE3" w:rsidP="00902BE3">
          <w:pPr>
            <w:pStyle w:val="69EF9B0F66D847C0AF204DD9F338A87B"/>
          </w:pPr>
          <w:r w:rsidRPr="003059F5">
            <w:rPr>
              <w:rStyle w:val="PlaceholderText"/>
              <w:rtl/>
            </w:rPr>
            <w:t>[נקודות מדד]</w:t>
          </w:r>
        </w:p>
      </w:docPartBody>
    </w:docPart>
    <w:docPart>
      <w:docPartPr>
        <w:name w:val="BBFCF8D655BF4FEEAF143838EA6AD8FB"/>
        <w:category>
          <w:name w:val="כללי"/>
          <w:gallery w:val="placeholder"/>
        </w:category>
        <w:types>
          <w:type w:val="bbPlcHdr"/>
        </w:types>
        <w:behaviors>
          <w:behavior w:val="content"/>
        </w:behaviors>
        <w:guid w:val="{2EBAC3F2-AE37-4E2E-A6F7-7143C57264CA}"/>
      </w:docPartPr>
      <w:docPartBody>
        <w:p w:rsidR="003810F5" w:rsidRDefault="00902BE3" w:rsidP="00902BE3">
          <w:pPr>
            <w:pStyle w:val="BBFCF8D655BF4FEEAF143838EA6AD8FB"/>
          </w:pPr>
          <w:r w:rsidRPr="003059F5">
            <w:rPr>
              <w:rStyle w:val="PlaceholderText"/>
              <w:rtl/>
            </w:rPr>
            <w:t>[תאריך חתימת חוזה]</w:t>
          </w:r>
        </w:p>
      </w:docPartBody>
    </w:docPart>
    <w:docPart>
      <w:docPartPr>
        <w:name w:val="FEA68354248D421B8596D019CE5999F5"/>
        <w:category>
          <w:name w:val="כללי"/>
          <w:gallery w:val="placeholder"/>
        </w:category>
        <w:types>
          <w:type w:val="bbPlcHdr"/>
        </w:types>
        <w:behaviors>
          <w:behavior w:val="content"/>
        </w:behaviors>
        <w:guid w:val="{BB19D382-9495-4740-8E15-50E41464878D}"/>
      </w:docPartPr>
      <w:docPartBody>
        <w:p w:rsidR="003810F5" w:rsidRDefault="00902BE3" w:rsidP="00902BE3">
          <w:pPr>
            <w:pStyle w:val="FEA68354248D421B8596D019CE5999F5"/>
          </w:pPr>
          <w:r w:rsidRPr="0027244C">
            <w:rPr>
              <w:rStyle w:val="PlaceholderText"/>
              <w:rtl/>
            </w:rPr>
            <w:t>[צד א בחוזה]</w:t>
          </w:r>
        </w:p>
      </w:docPartBody>
    </w:docPart>
    <w:docPart>
      <w:docPartPr>
        <w:name w:val="0FC6DD7B63DE45CCABCB1B48F1D8913B"/>
        <w:category>
          <w:name w:val="כללי"/>
          <w:gallery w:val="placeholder"/>
        </w:category>
        <w:types>
          <w:type w:val="bbPlcHdr"/>
        </w:types>
        <w:behaviors>
          <w:behavior w:val="content"/>
        </w:behaviors>
        <w:guid w:val="{6B1E9B6A-7FFB-4D75-B71E-FF9E95289FC8}"/>
      </w:docPartPr>
      <w:docPartBody>
        <w:p w:rsidR="003810F5" w:rsidRDefault="00902BE3" w:rsidP="00902BE3">
          <w:pPr>
            <w:pStyle w:val="0FC6DD7B63DE45CCABCB1B48F1D8913B"/>
          </w:pPr>
          <w:r w:rsidRPr="003059F5">
            <w:rPr>
              <w:rStyle w:val="PlaceholderText"/>
              <w:rtl/>
            </w:rPr>
            <w:t>[שם ספק]</w:t>
          </w:r>
        </w:p>
      </w:docPartBody>
    </w:docPart>
    <w:docPart>
      <w:docPartPr>
        <w:name w:val="1323F7BF279B4CC7B840EFA70F81644F"/>
        <w:category>
          <w:name w:val="כללי"/>
          <w:gallery w:val="placeholder"/>
        </w:category>
        <w:types>
          <w:type w:val="bbPlcHdr"/>
        </w:types>
        <w:behaviors>
          <w:behavior w:val="content"/>
        </w:behaviors>
        <w:guid w:val="{74E0F282-FFD4-4876-8B15-720D4A5DBB91}"/>
      </w:docPartPr>
      <w:docPartBody>
        <w:p w:rsidR="003810F5" w:rsidRDefault="00902BE3" w:rsidP="00902BE3">
          <w:pPr>
            <w:pStyle w:val="1323F7BF279B4CC7B840EFA70F81644F"/>
          </w:pPr>
          <w:r w:rsidRPr="003059F5">
            <w:rPr>
              <w:rStyle w:val="PlaceholderText"/>
              <w:rtl/>
            </w:rPr>
            <w:t>[שם ספק]</w:t>
          </w:r>
        </w:p>
      </w:docPartBody>
    </w:docPart>
    <w:docPart>
      <w:docPartPr>
        <w:name w:val="9629D4CA78004BB7BA46CB8B1DDC8CE0"/>
        <w:category>
          <w:name w:val="כללי"/>
          <w:gallery w:val="placeholder"/>
        </w:category>
        <w:types>
          <w:type w:val="bbPlcHdr"/>
        </w:types>
        <w:behaviors>
          <w:behavior w:val="content"/>
        </w:behaviors>
        <w:guid w:val="{79A1E2E0-D58C-4F80-9255-6AB1BDE9743D}"/>
      </w:docPartPr>
      <w:docPartBody>
        <w:p w:rsidR="003810F5" w:rsidRDefault="00902BE3" w:rsidP="00902BE3">
          <w:pPr>
            <w:pStyle w:val="9629D4CA78004BB7BA46CB8B1DDC8CE0"/>
          </w:pPr>
          <w:r w:rsidRPr="003059F5">
            <w:rPr>
              <w:rStyle w:val="PlaceholderText"/>
              <w:rtl/>
            </w:rPr>
            <w:t>[שם ספק]</w:t>
          </w:r>
        </w:p>
      </w:docPartBody>
    </w:docPart>
    <w:docPart>
      <w:docPartPr>
        <w:name w:val="97BD6481E8C843099B67AA1982D6D31E"/>
        <w:category>
          <w:name w:val="כללי"/>
          <w:gallery w:val="placeholder"/>
        </w:category>
        <w:types>
          <w:type w:val="bbPlcHdr"/>
        </w:types>
        <w:behaviors>
          <w:behavior w:val="content"/>
        </w:behaviors>
        <w:guid w:val="{9F627ED3-33C9-4FAB-9ED2-14AB5196B56D}"/>
      </w:docPartPr>
      <w:docPartBody>
        <w:p w:rsidR="003810F5" w:rsidRDefault="00902BE3" w:rsidP="00902BE3">
          <w:pPr>
            <w:pStyle w:val="97BD6481E8C843099B67AA1982D6D31E"/>
          </w:pPr>
          <w:r w:rsidRPr="003059F5">
            <w:rPr>
              <w:rStyle w:val="PlaceholderText"/>
              <w:rtl/>
            </w:rPr>
            <w:t>[שם ספק]</w:t>
          </w:r>
        </w:p>
      </w:docPartBody>
    </w:docPart>
    <w:docPart>
      <w:docPartPr>
        <w:name w:val="0FB7E113AB764CD8801250DA81D880D3"/>
        <w:category>
          <w:name w:val="כללי"/>
          <w:gallery w:val="placeholder"/>
        </w:category>
        <w:types>
          <w:type w:val="bbPlcHdr"/>
        </w:types>
        <w:behaviors>
          <w:behavior w:val="content"/>
        </w:behaviors>
        <w:guid w:val="{ED98A395-93A1-44F5-8E09-35932E7F00E6}"/>
      </w:docPartPr>
      <w:docPartBody>
        <w:p w:rsidR="003810F5" w:rsidRDefault="00902BE3" w:rsidP="00902BE3">
          <w:pPr>
            <w:pStyle w:val="0FB7E113AB764CD8801250DA81D880D3"/>
          </w:pPr>
          <w:r w:rsidRPr="003059F5">
            <w:rPr>
              <w:rStyle w:val="PlaceholderText"/>
              <w:rtl/>
            </w:rPr>
            <w:t>[תבנית חוזה]</w:t>
          </w:r>
        </w:p>
      </w:docPartBody>
    </w:docPart>
    <w:docPart>
      <w:docPartPr>
        <w:name w:val="DCCFBFB0E3E14213B27978DC374459C9"/>
        <w:category>
          <w:name w:val="כללי"/>
          <w:gallery w:val="placeholder"/>
        </w:category>
        <w:types>
          <w:type w:val="bbPlcHdr"/>
        </w:types>
        <w:behaviors>
          <w:behavior w:val="content"/>
        </w:behaviors>
        <w:guid w:val="{FD746391-1097-4570-ACC3-BD8EA064E9DB}"/>
      </w:docPartPr>
      <w:docPartBody>
        <w:p w:rsidR="003810F5" w:rsidRDefault="00902BE3" w:rsidP="00902BE3">
          <w:pPr>
            <w:pStyle w:val="DCCFBFB0E3E14213B27978DC374459C9"/>
          </w:pPr>
          <w:r w:rsidRPr="009D00D7">
            <w:rPr>
              <w:rStyle w:val="PlaceholderText"/>
              <w:rtl/>
            </w:rPr>
            <w:t>[שם הפרויקט]</w:t>
          </w:r>
        </w:p>
      </w:docPartBody>
    </w:docPart>
    <w:docPart>
      <w:docPartPr>
        <w:name w:val="13DDAF2314B643229EDFFF13627213BA"/>
        <w:category>
          <w:name w:val="כללי"/>
          <w:gallery w:val="placeholder"/>
        </w:category>
        <w:types>
          <w:type w:val="bbPlcHdr"/>
        </w:types>
        <w:behaviors>
          <w:behavior w:val="content"/>
        </w:behaviors>
        <w:guid w:val="{99F29997-E5FE-4927-A502-33C821EA441A}"/>
      </w:docPartPr>
      <w:docPartBody>
        <w:p w:rsidR="003810F5" w:rsidRDefault="00902BE3" w:rsidP="00902BE3">
          <w:pPr>
            <w:pStyle w:val="13DDAF2314B643229EDFFF13627213BA"/>
          </w:pPr>
          <w:r w:rsidRPr="003059F5">
            <w:rPr>
              <w:rStyle w:val="PlaceholderText"/>
              <w:rtl/>
            </w:rPr>
            <w:t>[שם ספק]</w:t>
          </w:r>
        </w:p>
      </w:docPartBody>
    </w:docPart>
    <w:docPart>
      <w:docPartPr>
        <w:name w:val="82D25C4E9AD34BBA9F8ECD6AD85C7C4D"/>
        <w:category>
          <w:name w:val="כללי"/>
          <w:gallery w:val="placeholder"/>
        </w:category>
        <w:types>
          <w:type w:val="bbPlcHdr"/>
        </w:types>
        <w:behaviors>
          <w:behavior w:val="content"/>
        </w:behaviors>
        <w:guid w:val="{C110AA61-3C87-412F-97E3-52C80712F2D5}"/>
      </w:docPartPr>
      <w:docPartBody>
        <w:p w:rsidR="003810F5" w:rsidRDefault="00902BE3" w:rsidP="00902BE3">
          <w:pPr>
            <w:pStyle w:val="82D25C4E9AD34BBA9F8ECD6AD85C7C4D"/>
          </w:pPr>
          <w:r w:rsidRPr="003059F5">
            <w:rPr>
              <w:rStyle w:val="PlaceholderText"/>
              <w:rtl/>
            </w:rPr>
            <w:t>[שם ספק]</w:t>
          </w:r>
        </w:p>
      </w:docPartBody>
    </w:docPart>
    <w:docPart>
      <w:docPartPr>
        <w:name w:val="2752017A65CD4DD5B879B54B76738EFB"/>
        <w:category>
          <w:name w:val="כללי"/>
          <w:gallery w:val="placeholder"/>
        </w:category>
        <w:types>
          <w:type w:val="bbPlcHdr"/>
        </w:types>
        <w:behaviors>
          <w:behavior w:val="content"/>
        </w:behaviors>
        <w:guid w:val="{8E9615B1-43F5-470C-AF85-D144C1267F78}"/>
      </w:docPartPr>
      <w:docPartBody>
        <w:p w:rsidR="003810F5" w:rsidRDefault="00902BE3" w:rsidP="00902BE3">
          <w:pPr>
            <w:pStyle w:val="2752017A65CD4DD5B879B54B76738EFB"/>
          </w:pPr>
          <w:r w:rsidRPr="00C5438E">
            <w:rPr>
              <w:rStyle w:val="PlaceholderText"/>
              <w:rtl/>
            </w:rPr>
            <w:t>[צד א בחוזה]</w:t>
          </w:r>
        </w:p>
      </w:docPartBody>
    </w:docPart>
    <w:docPart>
      <w:docPartPr>
        <w:name w:val="D6ADC633AC8B412DBE7712A1FB38CA63"/>
        <w:category>
          <w:name w:val="כללי"/>
          <w:gallery w:val="placeholder"/>
        </w:category>
        <w:types>
          <w:type w:val="bbPlcHdr"/>
        </w:types>
        <w:behaviors>
          <w:behavior w:val="content"/>
        </w:behaviors>
        <w:guid w:val="{150C9E0B-B8C1-479A-8471-7982849552D0}"/>
      </w:docPartPr>
      <w:docPartBody>
        <w:p w:rsidR="003810F5" w:rsidRDefault="00902BE3" w:rsidP="00902BE3">
          <w:pPr>
            <w:pStyle w:val="D6ADC633AC8B412DBE7712A1FB38CA63"/>
          </w:pPr>
          <w:r w:rsidRPr="003059F5">
            <w:rPr>
              <w:rStyle w:val="PlaceholderText"/>
              <w:rtl/>
            </w:rPr>
            <w:t>[שם ספק]</w:t>
          </w:r>
        </w:p>
      </w:docPartBody>
    </w:docPart>
    <w:docPart>
      <w:docPartPr>
        <w:name w:val="A95947F459DD4AA0BD9318D7F7B7796C"/>
        <w:category>
          <w:name w:val="כללי"/>
          <w:gallery w:val="placeholder"/>
        </w:category>
        <w:types>
          <w:type w:val="bbPlcHdr"/>
        </w:types>
        <w:behaviors>
          <w:behavior w:val="content"/>
        </w:behaviors>
        <w:guid w:val="{BD5B4D5A-77B6-4AD8-992A-F9ECB24B666C}"/>
      </w:docPartPr>
      <w:docPartBody>
        <w:p w:rsidR="003810F5" w:rsidRDefault="00902BE3" w:rsidP="00902BE3">
          <w:pPr>
            <w:pStyle w:val="A95947F459DD4AA0BD9318D7F7B7796C"/>
          </w:pPr>
          <w:r w:rsidRPr="003059F5">
            <w:rPr>
              <w:rStyle w:val="PlaceholderText"/>
              <w:rtl/>
            </w:rPr>
            <w:t>[שם אתר]</w:t>
          </w:r>
        </w:p>
      </w:docPartBody>
    </w:docPart>
    <w:docPart>
      <w:docPartPr>
        <w:name w:val="3F3AE75705CD4541B010EFD736AAD301"/>
        <w:category>
          <w:name w:val="כללי"/>
          <w:gallery w:val="placeholder"/>
        </w:category>
        <w:types>
          <w:type w:val="bbPlcHdr"/>
        </w:types>
        <w:behaviors>
          <w:behavior w:val="content"/>
        </w:behaviors>
        <w:guid w:val="{9B725BFF-B632-49DF-9215-412E126CC17B}"/>
      </w:docPartPr>
      <w:docPartBody>
        <w:p w:rsidR="003810F5" w:rsidRDefault="00902BE3" w:rsidP="00902BE3">
          <w:pPr>
            <w:pStyle w:val="3F3AE75705CD4541B010EFD736AAD301"/>
          </w:pPr>
          <w:r w:rsidRPr="003059F5">
            <w:rPr>
              <w:rStyle w:val="PlaceholderText"/>
              <w:rtl/>
            </w:rPr>
            <w:t>[תיאור עבודה]</w:t>
          </w:r>
        </w:p>
      </w:docPartBody>
    </w:docPart>
    <w:docPart>
      <w:docPartPr>
        <w:name w:val="842091209CAE428896D5A2F8873FC77E"/>
        <w:category>
          <w:name w:val="כללי"/>
          <w:gallery w:val="placeholder"/>
        </w:category>
        <w:types>
          <w:type w:val="bbPlcHdr"/>
        </w:types>
        <w:behaviors>
          <w:behavior w:val="content"/>
        </w:behaviors>
        <w:guid w:val="{5467417E-F47A-44BC-884A-C2D7DE892EBA}"/>
      </w:docPartPr>
      <w:docPartBody>
        <w:p w:rsidR="003810F5" w:rsidRDefault="00902BE3" w:rsidP="00902BE3">
          <w:pPr>
            <w:pStyle w:val="842091209CAE428896D5A2F8873FC77E"/>
          </w:pPr>
          <w:r w:rsidRPr="0027244C">
            <w:rPr>
              <w:rStyle w:val="PlaceholderText"/>
              <w:rtl/>
            </w:rPr>
            <w:t>[צד א בחוזה]</w:t>
          </w:r>
        </w:p>
      </w:docPartBody>
    </w:docPart>
    <w:docPart>
      <w:docPartPr>
        <w:name w:val="9102B150AFC241FE8DCE03C2E4370B14"/>
        <w:category>
          <w:name w:val="כללי"/>
          <w:gallery w:val="placeholder"/>
        </w:category>
        <w:types>
          <w:type w:val="bbPlcHdr"/>
        </w:types>
        <w:behaviors>
          <w:behavior w:val="content"/>
        </w:behaviors>
        <w:guid w:val="{BCD6A99E-FDE5-4BEF-AF9D-4DB1083FE368}"/>
      </w:docPartPr>
      <w:docPartBody>
        <w:p w:rsidR="003810F5" w:rsidRDefault="00902BE3" w:rsidP="00902BE3">
          <w:pPr>
            <w:pStyle w:val="9102B150AFC241FE8DCE03C2E4370B14"/>
          </w:pPr>
          <w:r w:rsidRPr="003059F5">
            <w:rPr>
              <w:rStyle w:val="PlaceholderText"/>
              <w:rtl/>
            </w:rPr>
            <w:t>[שם אתר]</w:t>
          </w:r>
        </w:p>
      </w:docPartBody>
    </w:docPart>
    <w:docPart>
      <w:docPartPr>
        <w:name w:val="860BD776BB2042DDA2E2767DCE87F103"/>
        <w:category>
          <w:name w:val="כללי"/>
          <w:gallery w:val="placeholder"/>
        </w:category>
        <w:types>
          <w:type w:val="bbPlcHdr"/>
        </w:types>
        <w:behaviors>
          <w:behavior w:val="content"/>
        </w:behaviors>
        <w:guid w:val="{13F26C84-EB72-4D12-9035-BE3034E123C8}"/>
      </w:docPartPr>
      <w:docPartBody>
        <w:p w:rsidR="003810F5" w:rsidRDefault="00902BE3" w:rsidP="00902BE3">
          <w:pPr>
            <w:pStyle w:val="860BD776BB2042DDA2E2767DCE87F103"/>
          </w:pPr>
          <w:r w:rsidRPr="003059F5">
            <w:rPr>
              <w:rStyle w:val="PlaceholderText"/>
              <w:rtl/>
            </w:rPr>
            <w:t>[תאריך חתימת חוזה]</w:t>
          </w:r>
        </w:p>
      </w:docPartBody>
    </w:docPart>
    <w:docPart>
      <w:docPartPr>
        <w:name w:val="20579797545D431A867D81A2BA3E2DC2"/>
        <w:category>
          <w:name w:val="כללי"/>
          <w:gallery w:val="placeholder"/>
        </w:category>
        <w:types>
          <w:type w:val="bbPlcHdr"/>
        </w:types>
        <w:behaviors>
          <w:behavior w:val="content"/>
        </w:behaviors>
        <w:guid w:val="{CDA75BBB-987F-4E20-8F68-21FCCBA4CCBB}"/>
      </w:docPartPr>
      <w:docPartBody>
        <w:p w:rsidR="0070018B" w:rsidRDefault="00B266DB">
          <w:r w:rsidRPr="007E7737">
            <w:rPr>
              <w:rStyle w:val="PlaceholderText"/>
              <w:rtl/>
            </w:rPr>
            <w:t>[שם ספק]</w:t>
          </w:r>
        </w:p>
      </w:docPartBody>
    </w:docPart>
    <w:docPart>
      <w:docPartPr>
        <w:name w:val="C7B89E4FD76B42709519566B88C390D4"/>
        <w:category>
          <w:name w:val="כללי"/>
          <w:gallery w:val="placeholder"/>
        </w:category>
        <w:types>
          <w:type w:val="bbPlcHdr"/>
        </w:types>
        <w:behaviors>
          <w:behavior w:val="content"/>
        </w:behaviors>
        <w:guid w:val="{1BC9A3C2-498F-4F00-813D-29514F22587B}"/>
      </w:docPartPr>
      <w:docPartBody>
        <w:p w:rsidR="0070018B" w:rsidRDefault="00B266DB">
          <w:r w:rsidRPr="007E7737">
            <w:rPr>
              <w:rStyle w:val="PlaceholderText"/>
              <w:rtl/>
            </w:rPr>
            <w:t>[שם צד א]</w:t>
          </w:r>
        </w:p>
      </w:docPartBody>
    </w:docPart>
    <w:docPart>
      <w:docPartPr>
        <w:name w:val="4B45A82F11D54E1E8749ABFC2A79F3B6"/>
        <w:category>
          <w:name w:val="כללי"/>
          <w:gallery w:val="placeholder"/>
        </w:category>
        <w:types>
          <w:type w:val="bbPlcHdr"/>
        </w:types>
        <w:behaviors>
          <w:behavior w:val="content"/>
        </w:behaviors>
        <w:guid w:val="{4753FFF8-379D-42F1-A971-729EF1BA4F0A}"/>
      </w:docPartPr>
      <w:docPartBody>
        <w:p w:rsidR="0070018B" w:rsidRDefault="00B266DB" w:rsidP="00B266DB">
          <w:pPr>
            <w:pStyle w:val="4B45A82F11D54E1E8749ABFC2A79F3B6"/>
          </w:pPr>
          <w:r w:rsidRPr="003059F5">
            <w:rPr>
              <w:rStyle w:val="PlaceholderText"/>
              <w:rtl/>
            </w:rPr>
            <w:t>[שם ספק]</w:t>
          </w:r>
        </w:p>
      </w:docPartBody>
    </w:docPart>
    <w:docPart>
      <w:docPartPr>
        <w:name w:val="2391AC6C04394FB18EA31F7EA0DDA8DA"/>
        <w:category>
          <w:name w:val="כללי"/>
          <w:gallery w:val="placeholder"/>
        </w:category>
        <w:types>
          <w:type w:val="bbPlcHdr"/>
        </w:types>
        <w:behaviors>
          <w:behavior w:val="content"/>
        </w:behaviors>
        <w:guid w:val="{17E05604-54A3-425A-A1CE-AD50059ABEA1}"/>
      </w:docPartPr>
      <w:docPartBody>
        <w:p w:rsidR="0070018B" w:rsidRDefault="00B266DB" w:rsidP="00B266DB">
          <w:pPr>
            <w:pStyle w:val="2391AC6C04394FB18EA31F7EA0DDA8DA"/>
          </w:pPr>
          <w:r w:rsidRPr="003059F5">
            <w:rPr>
              <w:rStyle w:val="PlaceholderText"/>
              <w:rtl/>
            </w:rPr>
            <w:t>[שם ספק]</w:t>
          </w:r>
        </w:p>
      </w:docPartBody>
    </w:docPart>
    <w:docPart>
      <w:docPartPr>
        <w:name w:val="3B16B3A20A29419D8681D755A1B31138"/>
        <w:category>
          <w:name w:val="כללי"/>
          <w:gallery w:val="placeholder"/>
        </w:category>
        <w:types>
          <w:type w:val="bbPlcHdr"/>
        </w:types>
        <w:behaviors>
          <w:behavior w:val="content"/>
        </w:behaviors>
        <w:guid w:val="{B2490B1C-4450-4B50-B58E-706CA76140A7}"/>
      </w:docPartPr>
      <w:docPartBody>
        <w:p w:rsidR="0070018B" w:rsidRDefault="00B266DB" w:rsidP="00B266DB">
          <w:pPr>
            <w:pStyle w:val="3B16B3A20A29419D8681D755A1B31138"/>
          </w:pPr>
          <w:r w:rsidRPr="003059F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3810F5"/>
    <w:rsid w:val="006865A5"/>
    <w:rsid w:val="006F4A8A"/>
    <w:rsid w:val="0070018B"/>
    <w:rsid w:val="0070190C"/>
    <w:rsid w:val="00791B55"/>
    <w:rsid w:val="00902BE3"/>
    <w:rsid w:val="009C7EA5"/>
    <w:rsid w:val="00B266DB"/>
    <w:rsid w:val="00C14CDC"/>
    <w:rsid w:val="00E119B1"/>
    <w:rsid w:val="00FF5DA6"/>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0018B"/>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54CE4BCAAE454EE89892F98A6DF38AE1">
    <w:name w:val="54CE4BCAAE454EE89892F98A6DF38AE1"/>
    <w:rsid w:val="00902BE3"/>
    <w:pPr>
      <w:bidi/>
    </w:pPr>
  </w:style>
  <w:style w:type="paragraph" w:customStyle="1" w:styleId="4119A7120D0A469AB24BC492F9E736DC">
    <w:name w:val="4119A7120D0A469AB24BC492F9E736DC"/>
    <w:rsid w:val="00902BE3"/>
    <w:pPr>
      <w:bidi/>
    </w:pPr>
  </w:style>
  <w:style w:type="paragraph" w:customStyle="1" w:styleId="CD936D98C93C4C87A6521B21472D5C96">
    <w:name w:val="CD936D98C93C4C87A6521B21472D5C96"/>
    <w:rsid w:val="00902BE3"/>
    <w:pPr>
      <w:bidi/>
    </w:pPr>
  </w:style>
  <w:style w:type="paragraph" w:customStyle="1" w:styleId="C89568028187407AAD7FD0A2606566B1">
    <w:name w:val="C89568028187407AAD7FD0A2606566B1"/>
    <w:rsid w:val="00902BE3"/>
    <w:pPr>
      <w:bidi/>
    </w:pPr>
  </w:style>
  <w:style w:type="paragraph" w:customStyle="1" w:styleId="E785B01DA0A849F6B937B3A21974C3B8">
    <w:name w:val="E785B01DA0A849F6B937B3A21974C3B8"/>
    <w:rsid w:val="00902BE3"/>
    <w:pPr>
      <w:bidi/>
    </w:pPr>
  </w:style>
  <w:style w:type="paragraph" w:customStyle="1" w:styleId="0341A877627D42C088AE6461DEB72CBB">
    <w:name w:val="0341A877627D42C088AE6461DEB72CBB"/>
    <w:rsid w:val="00902BE3"/>
    <w:pPr>
      <w:bidi/>
    </w:pPr>
  </w:style>
  <w:style w:type="paragraph" w:customStyle="1" w:styleId="FCDCEC09241D408AB14BFB8F5571F686">
    <w:name w:val="FCDCEC09241D408AB14BFB8F5571F686"/>
    <w:rsid w:val="00902BE3"/>
    <w:pPr>
      <w:bidi/>
    </w:pPr>
  </w:style>
  <w:style w:type="paragraph" w:customStyle="1" w:styleId="5BF16C7DABDF46969C169C4E32281F7B">
    <w:name w:val="5BF16C7DABDF46969C169C4E32281F7B"/>
    <w:rsid w:val="00902BE3"/>
    <w:pPr>
      <w:bidi/>
    </w:pPr>
  </w:style>
  <w:style w:type="paragraph" w:customStyle="1" w:styleId="62C3FA2D771A41698EE281C8F6E673E8">
    <w:name w:val="62C3FA2D771A41698EE281C8F6E673E8"/>
    <w:rsid w:val="00902BE3"/>
    <w:pPr>
      <w:bidi/>
    </w:pPr>
  </w:style>
  <w:style w:type="paragraph" w:customStyle="1" w:styleId="CE83494C61044EEE8D2F651FA2729D98">
    <w:name w:val="CE83494C61044EEE8D2F651FA2729D98"/>
    <w:rsid w:val="00902BE3"/>
    <w:pPr>
      <w:bidi/>
    </w:pPr>
  </w:style>
  <w:style w:type="paragraph" w:customStyle="1" w:styleId="10D312349E6A44ADB1A04475284893B4">
    <w:name w:val="10D312349E6A44ADB1A04475284893B4"/>
    <w:rsid w:val="00902BE3"/>
    <w:pPr>
      <w:bidi/>
    </w:pPr>
  </w:style>
  <w:style w:type="paragraph" w:customStyle="1" w:styleId="ECCED75E53C643AAB12C0FFF90B716F0">
    <w:name w:val="ECCED75E53C643AAB12C0FFF90B716F0"/>
    <w:rsid w:val="00902BE3"/>
    <w:pPr>
      <w:bidi/>
    </w:pPr>
  </w:style>
  <w:style w:type="paragraph" w:customStyle="1" w:styleId="5F962C4BBAD3498BA4AFB5112C698CCE">
    <w:name w:val="5F962C4BBAD3498BA4AFB5112C698CCE"/>
    <w:rsid w:val="00902BE3"/>
    <w:pPr>
      <w:bidi/>
    </w:pPr>
  </w:style>
  <w:style w:type="paragraph" w:customStyle="1" w:styleId="369DA6C4C6D24BC1B4F422D7ACE96D19">
    <w:name w:val="369DA6C4C6D24BC1B4F422D7ACE96D19"/>
    <w:rsid w:val="00902BE3"/>
    <w:pPr>
      <w:bidi/>
    </w:pPr>
  </w:style>
  <w:style w:type="paragraph" w:customStyle="1" w:styleId="40D4E63BFBBC431DA1ECDC4E5032B0ED">
    <w:name w:val="40D4E63BFBBC431DA1ECDC4E5032B0ED"/>
    <w:rsid w:val="00902BE3"/>
    <w:pPr>
      <w:bidi/>
    </w:pPr>
  </w:style>
  <w:style w:type="paragraph" w:customStyle="1" w:styleId="A681F84BCE9D449491EB1F0082676F19">
    <w:name w:val="A681F84BCE9D449491EB1F0082676F19"/>
    <w:rsid w:val="00902BE3"/>
    <w:pPr>
      <w:bidi/>
    </w:pPr>
  </w:style>
  <w:style w:type="paragraph" w:customStyle="1" w:styleId="4B9B43CBCB26466C9901932C2B80E33E">
    <w:name w:val="4B9B43CBCB26466C9901932C2B80E33E"/>
    <w:rsid w:val="00902BE3"/>
    <w:pPr>
      <w:bidi/>
    </w:pPr>
  </w:style>
  <w:style w:type="paragraph" w:customStyle="1" w:styleId="E86EB5169884497E86CDDEBE8B4376DE">
    <w:name w:val="E86EB5169884497E86CDDEBE8B4376DE"/>
    <w:rsid w:val="00902BE3"/>
    <w:pPr>
      <w:bidi/>
    </w:pPr>
  </w:style>
  <w:style w:type="paragraph" w:customStyle="1" w:styleId="69EF9B0F66D847C0AF204DD9F338A87B">
    <w:name w:val="69EF9B0F66D847C0AF204DD9F338A87B"/>
    <w:rsid w:val="00902BE3"/>
    <w:pPr>
      <w:bidi/>
    </w:pPr>
  </w:style>
  <w:style w:type="paragraph" w:customStyle="1" w:styleId="BBFCF8D655BF4FEEAF143838EA6AD8FB">
    <w:name w:val="BBFCF8D655BF4FEEAF143838EA6AD8FB"/>
    <w:rsid w:val="00902BE3"/>
    <w:pPr>
      <w:bidi/>
    </w:pPr>
  </w:style>
  <w:style w:type="paragraph" w:customStyle="1" w:styleId="FEA68354248D421B8596D019CE5999F5">
    <w:name w:val="FEA68354248D421B8596D019CE5999F5"/>
    <w:rsid w:val="00902BE3"/>
    <w:pPr>
      <w:bidi/>
    </w:pPr>
  </w:style>
  <w:style w:type="paragraph" w:customStyle="1" w:styleId="0FC6DD7B63DE45CCABCB1B48F1D8913B">
    <w:name w:val="0FC6DD7B63DE45CCABCB1B48F1D8913B"/>
    <w:rsid w:val="00902BE3"/>
    <w:pPr>
      <w:bidi/>
    </w:pPr>
  </w:style>
  <w:style w:type="paragraph" w:customStyle="1" w:styleId="1323F7BF279B4CC7B840EFA70F81644F">
    <w:name w:val="1323F7BF279B4CC7B840EFA70F81644F"/>
    <w:rsid w:val="00902BE3"/>
    <w:pPr>
      <w:bidi/>
    </w:pPr>
  </w:style>
  <w:style w:type="paragraph" w:customStyle="1" w:styleId="9629D4CA78004BB7BA46CB8B1DDC8CE0">
    <w:name w:val="9629D4CA78004BB7BA46CB8B1DDC8CE0"/>
    <w:rsid w:val="00902BE3"/>
    <w:pPr>
      <w:bidi/>
    </w:pPr>
  </w:style>
  <w:style w:type="paragraph" w:customStyle="1" w:styleId="97BD6481E8C843099B67AA1982D6D31E">
    <w:name w:val="97BD6481E8C843099B67AA1982D6D31E"/>
    <w:rsid w:val="00902BE3"/>
    <w:pPr>
      <w:bidi/>
    </w:pPr>
  </w:style>
  <w:style w:type="paragraph" w:customStyle="1" w:styleId="0FB7E113AB764CD8801250DA81D880D3">
    <w:name w:val="0FB7E113AB764CD8801250DA81D880D3"/>
    <w:rsid w:val="00902BE3"/>
    <w:pPr>
      <w:bidi/>
    </w:pPr>
  </w:style>
  <w:style w:type="paragraph" w:customStyle="1" w:styleId="DCCFBFB0E3E14213B27978DC374459C9">
    <w:name w:val="DCCFBFB0E3E14213B27978DC374459C9"/>
    <w:rsid w:val="00902BE3"/>
    <w:pPr>
      <w:bidi/>
    </w:pPr>
  </w:style>
  <w:style w:type="paragraph" w:customStyle="1" w:styleId="13DDAF2314B643229EDFFF13627213BA">
    <w:name w:val="13DDAF2314B643229EDFFF13627213BA"/>
    <w:rsid w:val="00902BE3"/>
    <w:pPr>
      <w:bidi/>
    </w:pPr>
  </w:style>
  <w:style w:type="paragraph" w:customStyle="1" w:styleId="82D25C4E9AD34BBA9F8ECD6AD85C7C4D">
    <w:name w:val="82D25C4E9AD34BBA9F8ECD6AD85C7C4D"/>
    <w:rsid w:val="00902BE3"/>
    <w:pPr>
      <w:bidi/>
    </w:pPr>
  </w:style>
  <w:style w:type="paragraph" w:customStyle="1" w:styleId="9ADBDBA559ED40F9A4C3647A69F0DB79">
    <w:name w:val="9ADBDBA559ED40F9A4C3647A69F0DB79"/>
    <w:rsid w:val="00902BE3"/>
    <w:pPr>
      <w:bidi/>
    </w:pPr>
  </w:style>
  <w:style w:type="paragraph" w:customStyle="1" w:styleId="5A2A284B8CD84FA8829C5DC3AC6715E5">
    <w:name w:val="5A2A284B8CD84FA8829C5DC3AC6715E5"/>
    <w:rsid w:val="00902BE3"/>
    <w:pPr>
      <w:bidi/>
    </w:pPr>
  </w:style>
  <w:style w:type="paragraph" w:customStyle="1" w:styleId="2FD035AACD6749A6A0E6DB4E9E37E42E">
    <w:name w:val="2FD035AACD6749A6A0E6DB4E9E37E42E"/>
    <w:rsid w:val="00902BE3"/>
    <w:pPr>
      <w:bidi/>
    </w:pPr>
  </w:style>
  <w:style w:type="paragraph" w:customStyle="1" w:styleId="E14BDAA668F5495DA7B5172963BDCDCA">
    <w:name w:val="E14BDAA668F5495DA7B5172963BDCDCA"/>
    <w:rsid w:val="00902BE3"/>
    <w:pPr>
      <w:bidi/>
    </w:pPr>
  </w:style>
  <w:style w:type="paragraph" w:customStyle="1" w:styleId="4284436F40EC477CBFAC53D899DA1B00">
    <w:name w:val="4284436F40EC477CBFAC53D899DA1B00"/>
    <w:rsid w:val="00902BE3"/>
    <w:pPr>
      <w:bidi/>
    </w:pPr>
  </w:style>
  <w:style w:type="paragraph" w:customStyle="1" w:styleId="2752017A65CD4DD5B879B54B76738EFB">
    <w:name w:val="2752017A65CD4DD5B879B54B76738EFB"/>
    <w:rsid w:val="00902BE3"/>
    <w:pPr>
      <w:bidi/>
    </w:pPr>
  </w:style>
  <w:style w:type="paragraph" w:customStyle="1" w:styleId="D6ADC633AC8B412DBE7712A1FB38CA63">
    <w:name w:val="D6ADC633AC8B412DBE7712A1FB38CA63"/>
    <w:rsid w:val="00902BE3"/>
    <w:pPr>
      <w:bidi/>
    </w:pPr>
  </w:style>
  <w:style w:type="paragraph" w:customStyle="1" w:styleId="A95947F459DD4AA0BD9318D7F7B7796C">
    <w:name w:val="A95947F459DD4AA0BD9318D7F7B7796C"/>
    <w:rsid w:val="00902BE3"/>
    <w:pPr>
      <w:bidi/>
    </w:pPr>
  </w:style>
  <w:style w:type="paragraph" w:customStyle="1" w:styleId="3F3AE75705CD4541B010EFD736AAD301">
    <w:name w:val="3F3AE75705CD4541B010EFD736AAD301"/>
    <w:rsid w:val="00902BE3"/>
    <w:pPr>
      <w:bidi/>
    </w:pPr>
  </w:style>
  <w:style w:type="paragraph" w:customStyle="1" w:styleId="845A99D21FFC41ADB0C573BCC93C63C6">
    <w:name w:val="845A99D21FFC41ADB0C573BCC93C63C6"/>
    <w:rsid w:val="00902BE3"/>
    <w:pPr>
      <w:bidi/>
    </w:pPr>
  </w:style>
  <w:style w:type="paragraph" w:customStyle="1" w:styleId="842091209CAE428896D5A2F8873FC77E">
    <w:name w:val="842091209CAE428896D5A2F8873FC77E"/>
    <w:rsid w:val="00902BE3"/>
    <w:pPr>
      <w:bidi/>
    </w:pPr>
  </w:style>
  <w:style w:type="paragraph" w:customStyle="1" w:styleId="9102B150AFC241FE8DCE03C2E4370B14">
    <w:name w:val="9102B150AFC241FE8DCE03C2E4370B14"/>
    <w:rsid w:val="00902BE3"/>
    <w:pPr>
      <w:bidi/>
    </w:pPr>
  </w:style>
  <w:style w:type="paragraph" w:customStyle="1" w:styleId="860BD776BB2042DDA2E2767DCE87F103">
    <w:name w:val="860BD776BB2042DDA2E2767DCE87F103"/>
    <w:rsid w:val="00902BE3"/>
    <w:pPr>
      <w:bidi/>
    </w:pPr>
  </w:style>
  <w:style w:type="paragraph" w:customStyle="1" w:styleId="CD844217592B451FAAC1AC2328D4D4F6">
    <w:name w:val="CD844217592B451FAAC1AC2328D4D4F6"/>
    <w:rsid w:val="00902BE3"/>
    <w:pPr>
      <w:bidi/>
    </w:pPr>
  </w:style>
  <w:style w:type="paragraph" w:customStyle="1" w:styleId="4B45A82F11D54E1E8749ABFC2A79F3B6">
    <w:name w:val="4B45A82F11D54E1E8749ABFC2A79F3B6"/>
    <w:rsid w:val="00B266DB"/>
    <w:pPr>
      <w:bidi/>
    </w:pPr>
  </w:style>
  <w:style w:type="paragraph" w:customStyle="1" w:styleId="94AA131C16A4483FB16DF095787D8C0E">
    <w:name w:val="94AA131C16A4483FB16DF095787D8C0E"/>
    <w:rsid w:val="00B266DB"/>
    <w:pPr>
      <w:bidi/>
    </w:pPr>
  </w:style>
  <w:style w:type="paragraph" w:customStyle="1" w:styleId="2391AC6C04394FB18EA31F7EA0DDA8DA">
    <w:name w:val="2391AC6C04394FB18EA31F7EA0DDA8DA"/>
    <w:rsid w:val="00B266DB"/>
    <w:pPr>
      <w:bidi/>
    </w:pPr>
  </w:style>
  <w:style w:type="paragraph" w:customStyle="1" w:styleId="3B16B3A20A29419D8681D755A1B31138">
    <w:name w:val="3B16B3A20A29419D8681D755A1B31138"/>
    <w:rsid w:val="00B266DB"/>
    <w:pPr>
      <w:bidi/>
    </w:pPr>
  </w:style>
  <w:style w:type="paragraph" w:customStyle="1" w:styleId="B962CCC6E2CC4DA28E93D3B356693C26">
    <w:name w:val="B962CCC6E2CC4DA28E93D3B356693C26"/>
    <w:rsid w:val="0070018B"/>
    <w:pPr>
      <w:bidi/>
    </w:pPr>
  </w:style>
  <w:style w:type="paragraph" w:customStyle="1" w:styleId="437CE026D0C54758BDCAE540B89322EB">
    <w:name w:val="437CE026D0C54758BDCAE540B89322EB"/>
    <w:rsid w:val="0070018B"/>
    <w:pPr>
      <w:bidi/>
    </w:pPr>
  </w:style>
  <w:style w:type="paragraph" w:customStyle="1" w:styleId="EE2B7691717840A281E83C9A3C342287">
    <w:name w:val="EE2B7691717840A281E83C9A3C342287"/>
    <w:rsid w:val="0070018B"/>
    <w:pPr>
      <w:bidi/>
    </w:pPr>
  </w:style>
  <w:style w:type="paragraph" w:customStyle="1" w:styleId="9CA8B64562E349A8B83C2BF801812670">
    <w:name w:val="9CA8B64562E349A8B83C2BF801812670"/>
    <w:rsid w:val="0070018B"/>
    <w:pPr>
      <w:bidi/>
    </w:pPr>
  </w:style>
  <w:style w:type="paragraph" w:customStyle="1" w:styleId="1B7DECF0EB3B487395F2F605FFB34A96">
    <w:name w:val="1B7DECF0EB3B487395F2F605FFB34A96"/>
    <w:rsid w:val="0070018B"/>
    <w:pPr>
      <w:bidi/>
    </w:pPr>
  </w:style>
  <w:style w:type="paragraph" w:customStyle="1" w:styleId="342D5DE0A7C44F0DA210679D68D0DB61">
    <w:name w:val="342D5DE0A7C44F0DA210679D68D0DB61"/>
    <w:rsid w:val="0070018B"/>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5801D52-3B23-4205-9724-02BADE007D15}">
  <ds:schemaRefs>
    <ds:schemaRef ds:uri="http://schemas.microsoft.com/sharepoint/events"/>
  </ds:schemaRefs>
</ds:datastoreItem>
</file>

<file path=customXml/itemProps2.xml><?xml version="1.0" encoding="utf-8"?>
<ds:datastoreItem xmlns:ds="http://schemas.openxmlformats.org/officeDocument/2006/customXml" ds:itemID="{084D512C-6B0E-49FC-840C-DAA31561E339}"/>
</file>

<file path=customXml/itemProps3.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4.xml><?xml version="1.0" encoding="utf-8"?>
<ds:datastoreItem xmlns:ds="http://schemas.openxmlformats.org/officeDocument/2006/customXml" ds:itemID="{81709D4C-33DC-48CC-AC7E-130A245806EE}">
  <ds:schemaRefs>
    <ds:schemaRef ds:uri="http://purl.org/dc/terms/"/>
    <ds:schemaRef ds:uri="http://schemas.openxmlformats.org/package/2006/metadata/core-properties"/>
    <ds:schemaRef ds:uri="http://schemas.microsoft.com/office/2006/documentManagement/types"/>
    <ds:schemaRef ds:uri="e82e0497-401b-493b-ab66-61f85c09ed30"/>
    <ds:schemaRef ds:uri="http://purl.org/dc/elements/1.1/"/>
    <ds:schemaRef ds:uri="http://schemas.microsoft.com/office/2006/metadata/properties"/>
    <ds:schemaRef ds:uri="http://schemas.microsoft.com/sharepoint/v3"/>
    <ds:schemaRef ds:uri="http://schemas.microsoft.com/office/infopath/2007/PartnerControls"/>
    <ds:schemaRef ds:uri="http://www.w3.org/XML/1998/namespace"/>
    <ds:schemaRef ds:uri="http://purl.org/dc/dcmitype/"/>
  </ds:schemaRefs>
</ds:datastoreItem>
</file>

<file path=customXml/itemProps5.xml><?xml version="1.0" encoding="utf-8"?>
<ds:datastoreItem xmlns:ds="http://schemas.openxmlformats.org/officeDocument/2006/customXml" ds:itemID="{7D3241A0-9E2B-4028-919F-0E6B4D2AE5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41</Pages>
  <Words>10699</Words>
  <Characters>53497</Characters>
  <Application>Microsoft Office Word</Application>
  <DocSecurity>0</DocSecurity>
  <Lines>445</Lines>
  <Paragraphs>128</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64068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גרמן קגנובסקי</dc:creator>
  <cp:keywords/>
  <dc:description/>
  <cp:lastModifiedBy>גרמן קגנובסקי</cp:lastModifiedBy>
  <cp:revision>6</cp:revision>
  <cp:lastPrinted>2021-03-15T12:48:00Z</cp:lastPrinted>
  <dcterms:created xsi:type="dcterms:W3CDTF">2020-10-28T10:51:00Z</dcterms:created>
  <dcterms:modified xsi:type="dcterms:W3CDTF">2021-03-15T12:55:00Z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3b5c25a8-55ba-42e1-9e4b-5835064882aa</vt:lpwstr>
  </property>
</Properties>
</file>