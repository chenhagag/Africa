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9359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56A010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EB555B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C140D3">
        <w:rPr>
          <w:rFonts w:ascii="Times New Roman" w:eastAsia="Times New Roman" w:hAnsi="Times New Roman" w:cs="David"/>
          <w:bCs/>
          <w:i/>
          <w:iCs/>
          <w:noProof/>
          <w:sz w:val="32"/>
          <w:szCs w:val="32"/>
        </w:rPr>
        <w:drawing>
          <wp:inline distT="0" distB="0" distL="0" distR="0" wp14:anchorId="6FE1B63E" wp14:editId="411960EF">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DA5F27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254C1C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9B1915"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1E0508"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B3EBE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0D3">
        <w:rPr>
          <w:rFonts w:ascii="Times New Roman" w:eastAsia="Times New Roman" w:hAnsi="Times New Roman" w:cs="David" w:hint="cs"/>
          <w:bCs/>
          <w:sz w:val="32"/>
          <w:szCs w:val="32"/>
          <w:u w:val="single"/>
          <w:rtl/>
          <w:lang w:eastAsia="he-IL"/>
        </w:rPr>
        <w:t>חוזה מתכנן אלומיניום</w:t>
      </w:r>
    </w:p>
    <w:p w14:paraId="2C6E019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40D82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B1FEA7"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83315E"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6891D3F194A64F219D01272734FC7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009E825" w14:textId="77777777" w:rsidR="007A10F8" w:rsidRPr="00B27B4C" w:rsidRDefault="006B4240"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Kook Sec" w:date="2020-01-06T13:22:00Z">
            <w:r>
              <w:rPr>
                <w:rFonts w:ascii="Times New Roman" w:eastAsia="Times New Roman" w:hAnsi="Times New Roman" w:cs="David" w:hint="cs"/>
                <w:bCs/>
                <w:sz w:val="32"/>
                <w:szCs w:val="32"/>
                <w:u w:val="single"/>
                <w:rtl/>
                <w:lang w:eastAsia="he-IL"/>
              </w:rPr>
              <w:t>א.מ ישראל מגורים יזמות בע"מ</w:t>
            </w:r>
          </w:ins>
        </w:p>
      </w:sdtContent>
    </w:sdt>
    <w:p w14:paraId="271BBD2B"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64884484007B405E8800DCF08EB800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E34D969" w14:textId="77777777" w:rsidR="007A10F8" w:rsidRPr="00B27B4C" w:rsidRDefault="006B4240"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20-01-06T13:23:00Z">
            <w:r>
              <w:rPr>
                <w:rFonts w:ascii="Times New Roman" w:eastAsia="Times New Roman" w:hAnsi="Times New Roman" w:cs="David" w:hint="cs"/>
                <w:bCs/>
                <w:sz w:val="32"/>
                <w:szCs w:val="32"/>
                <w:u w:val="single"/>
                <w:rtl/>
                <w:lang w:eastAsia="he-IL"/>
              </w:rPr>
              <w:t>נס ציונה מחיר למשתכן</w:t>
            </w:r>
          </w:ins>
        </w:p>
      </w:sdtContent>
    </w:sdt>
    <w:p w14:paraId="7C857339"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A24912"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D9F8A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24F29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7B4F1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96F79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A4E61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1D08C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E5B79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C20AA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1EA15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20AB8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61058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1CE6D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D0190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5BE18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E6D6C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CB2E2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B619B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050D8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E570B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216FC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C8E1C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8B798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C0D8E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4EC32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A0AA5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B2E3D5" w14:textId="77777777" w:rsidR="00C140D3" w:rsidRPr="007A10F8" w:rsidRDefault="00C140D3" w:rsidP="009C0249">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A10F8">
        <w:rPr>
          <w:rFonts w:ascii="Times New Roman" w:eastAsia="Times New Roman" w:hAnsi="Times New Roman" w:cs="David" w:hint="cs"/>
          <w:bCs/>
          <w:sz w:val="32"/>
          <w:szCs w:val="32"/>
          <w:u w:val="single"/>
          <w:rtl/>
          <w:lang w:eastAsia="he-IL"/>
        </w:rPr>
        <w:t>חוזה</w:t>
      </w:r>
      <w:r w:rsidR="007A10F8" w:rsidRPr="007A10F8">
        <w:rPr>
          <w:rFonts w:ascii="Times New Roman" w:eastAsia="Times New Roman" w:hAnsi="Times New Roman" w:cs="David" w:hint="cs"/>
          <w:bCs/>
          <w:sz w:val="32"/>
          <w:szCs w:val="32"/>
          <w:u w:val="single"/>
          <w:rtl/>
          <w:lang w:eastAsia="he-IL"/>
        </w:rPr>
        <w:t xml:space="preserve"> מתכנן </w:t>
      </w:r>
      <w:r w:rsidR="009C0249">
        <w:rPr>
          <w:rFonts w:ascii="Times New Roman" w:eastAsia="Times New Roman" w:hAnsi="Times New Roman" w:cs="David" w:hint="cs"/>
          <w:bCs/>
          <w:sz w:val="32"/>
          <w:szCs w:val="32"/>
          <w:u w:val="single"/>
          <w:rtl/>
          <w:lang w:eastAsia="he-IL"/>
        </w:rPr>
        <w:t>אלומיניום</w:t>
      </w:r>
    </w:p>
    <w:p w14:paraId="38DB2644" w14:textId="77777777" w:rsidR="00C140D3" w:rsidRPr="00C140D3" w:rsidRDefault="00C140D3" w:rsidP="00C140D3">
      <w:pPr>
        <w:pStyle w:val="AutoFields"/>
        <w:rPr>
          <w:rtl/>
          <w:lang w:eastAsia="he-IL"/>
        </w:rPr>
      </w:pPr>
    </w:p>
    <w:p w14:paraId="4A57C7E8" w14:textId="77777777" w:rsidR="00C140D3" w:rsidRPr="00C140D3" w:rsidRDefault="00C140D3" w:rsidP="002365CE">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140D3">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73158314"/>
          <w:placeholder>
            <w:docPart w:val="E11130719A8A491DA8CCC566DC52F590"/>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fullDate="2019-02-12T00:00:00Z">
            <w:dateFormat w:val="dd/MM/yyyy"/>
            <w:lid w:val="he-IL"/>
            <w:storeMappedDataAs w:val="dateTime"/>
            <w:calendar w:val="gregorian"/>
          </w:date>
        </w:sdtPr>
        <w:sdtEndPr>
          <w:rPr>
            <w:rFonts w:hint="cs"/>
          </w:rPr>
        </w:sdtEndPr>
        <w:sdtContent>
          <w:ins w:id="2" w:author="Kook Sec" w:date="2020-01-06T13:23:00Z">
            <w:r w:rsidR="006B4240">
              <w:rPr>
                <w:rFonts w:ascii="Times New Roman" w:eastAsia="Times New Roman" w:hAnsi="Times New Roman" w:cs="David" w:hint="cs"/>
                <w:color w:val="800080"/>
                <w:sz w:val="24"/>
                <w:szCs w:val="24"/>
                <w:rtl/>
                <w:lang w:eastAsia="he-IL"/>
              </w:rPr>
              <w:t>‏12/02/2019</w:t>
            </w:r>
          </w:ins>
        </w:sdtContent>
      </w:sdt>
    </w:p>
    <w:p w14:paraId="249CFAE1" w14:textId="77777777" w:rsidR="00C140D3" w:rsidRPr="00C140D3"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
      </w:pPr>
    </w:p>
    <w:p w14:paraId="35515D49" w14:textId="77777777" w:rsidR="00C140D3" w:rsidRPr="00C140D3"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46118443"/>
        <w:placeholder>
          <w:docPart w:val="9E8B3F14D8EB4372A2CBACB622C369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A[1]" w:storeItemID="{81709D4C-33DC-48CC-AC7E-130A245806EE}"/>
        <w:text w:multiLine="1"/>
      </w:sdtPr>
      <w:sdtEndPr/>
      <w:sdtContent>
        <w:p w14:paraId="0D74814E" w14:textId="77777777" w:rsidR="00C140D3" w:rsidRPr="00C140D3" w:rsidRDefault="006B4240" w:rsidP="00C140D3">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Kook Sec" w:date="2020-01-06T13:24:00Z">
            <w:r>
              <w:rPr>
                <w:rFonts w:ascii="Times New Roman" w:eastAsia="Times New Roman" w:hAnsi="Times New Roman" w:cs="David" w:hint="cs"/>
                <w:color w:val="008000"/>
                <w:sz w:val="24"/>
                <w:szCs w:val="24"/>
                <w:rtl/>
              </w:rPr>
              <w:br/>
              <w:t>א.מ. ישראל מגורים יזמות בע"מ</w:t>
            </w:r>
            <w:r>
              <w:rPr>
                <w:rFonts w:ascii="Times New Roman" w:eastAsia="Times New Roman" w:hAnsi="Times New Roman" w:cs="David" w:hint="cs"/>
                <w:color w:val="008000"/>
                <w:sz w:val="24"/>
                <w:szCs w:val="24"/>
                <w:rtl/>
              </w:rPr>
              <w:br/>
              <w:t>יוני נתניהו 1 אור יהודה</w:t>
            </w:r>
            <w:r>
              <w:rPr>
                <w:rFonts w:ascii="Times New Roman" w:eastAsia="Times New Roman" w:hAnsi="Times New Roman" w:cs="David" w:hint="cs"/>
                <w:color w:val="008000"/>
                <w:sz w:val="24"/>
                <w:szCs w:val="24"/>
                <w:rtl/>
              </w:rPr>
              <w:br/>
              <w:t>514957794</w:t>
            </w:r>
            <w:r>
              <w:rPr>
                <w:rFonts w:ascii="Times New Roman" w:eastAsia="Times New Roman" w:hAnsi="Times New Roman" w:cs="David" w:hint="cs"/>
                <w:color w:val="008000"/>
                <w:sz w:val="24"/>
                <w:szCs w:val="24"/>
                <w:rtl/>
              </w:rPr>
              <w:br/>
            </w:r>
          </w:ins>
        </w:p>
      </w:sdtContent>
    </w:sdt>
    <w:p w14:paraId="49914143"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64817C75"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אחד;</w:t>
      </w:r>
    </w:p>
    <w:p w14:paraId="56907B87"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FDFE0E0"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ל ב י ן</w:t>
      </w:r>
    </w:p>
    <w:p w14:paraId="4AC2F4B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096591405"/>
        <w:placeholder>
          <w:docPart w:val="8EAC179448B041838EF2C727129E01B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B_x002c__x0020_cntTzadC_x002c__x0020_cntTzadD[1]" w:storeItemID="{81709D4C-33DC-48CC-AC7E-130A245806EE}"/>
        <w:text w:multiLine="1"/>
      </w:sdtPr>
      <w:sdtEndPr/>
      <w:sdtContent>
        <w:p w14:paraId="34334715" w14:textId="77777777" w:rsidR="00C140D3" w:rsidRPr="00C140D3" w:rsidRDefault="006B4240"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4" w:author="Kook Sec" w:date="2020-01-06T13:26:00Z">
            <w:r>
              <w:rPr>
                <w:rFonts w:ascii="Times New Roman" w:eastAsia="Times New Roman" w:hAnsi="Times New Roman" w:cs="David" w:hint="cs"/>
                <w:color w:val="800080"/>
                <w:sz w:val="24"/>
                <w:szCs w:val="24"/>
                <w:rtl/>
              </w:rPr>
              <w:br/>
            </w:r>
            <w:proofErr w:type="spellStart"/>
            <w:r>
              <w:rPr>
                <w:rFonts w:ascii="Times New Roman" w:eastAsia="Times New Roman" w:hAnsi="Times New Roman" w:cs="David" w:hint="cs"/>
                <w:color w:val="800080"/>
                <w:sz w:val="24"/>
                <w:szCs w:val="24"/>
                <w:rtl/>
              </w:rPr>
              <w:t>לנדמן</w:t>
            </w:r>
            <w:proofErr w:type="spellEnd"/>
            <w:r>
              <w:rPr>
                <w:rFonts w:ascii="Times New Roman" w:eastAsia="Times New Roman" w:hAnsi="Times New Roman" w:cs="David" w:hint="cs"/>
                <w:color w:val="800080"/>
                <w:sz w:val="24"/>
                <w:szCs w:val="24"/>
                <w:rtl/>
              </w:rPr>
              <w:t xml:space="preserve"> אלומיניום בע"מ</w:t>
            </w:r>
            <w:r>
              <w:rPr>
                <w:rFonts w:ascii="Times New Roman" w:eastAsia="Times New Roman" w:hAnsi="Times New Roman" w:cs="David" w:hint="cs"/>
                <w:color w:val="800080"/>
                <w:sz w:val="24"/>
                <w:szCs w:val="24"/>
                <w:rtl/>
              </w:rPr>
              <w:br/>
              <w:t>הירקון 2 חיפה</w:t>
            </w:r>
            <w:r>
              <w:rPr>
                <w:rFonts w:ascii="Times New Roman" w:eastAsia="Times New Roman" w:hAnsi="Times New Roman" w:cs="David" w:hint="cs"/>
                <w:color w:val="800080"/>
                <w:sz w:val="24"/>
                <w:szCs w:val="24"/>
                <w:rtl/>
              </w:rPr>
              <w:br/>
              <w:t>512245192</w:t>
            </w:r>
            <w:r>
              <w:rPr>
                <w:rFonts w:ascii="Times New Roman" w:eastAsia="Times New Roman" w:hAnsi="Times New Roman" w:cs="David" w:hint="cs"/>
                <w:color w:val="800080"/>
                <w:sz w:val="24"/>
                <w:szCs w:val="24"/>
                <w:rtl/>
              </w:rPr>
              <w:br/>
            </w:r>
          </w:ins>
        </w:p>
      </w:sdtContent>
    </w:sdt>
    <w:p w14:paraId="2E3ABD5B"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1E7F25E6"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שני;</w:t>
      </w:r>
    </w:p>
    <w:p w14:paraId="0EDDBA3B"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B3E1C75" w14:textId="77777777" w:rsidR="00C140D3" w:rsidRPr="00C140D3"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והואיל:</w:t>
      </w:r>
      <w:r w:rsidRPr="00C140D3">
        <w:rPr>
          <w:rFonts w:ascii="Times New Roman" w:eastAsia="Times New Roman" w:hAnsi="Times New Roman" w:cs="David"/>
          <w:bCs/>
          <w:sz w:val="20"/>
          <w:szCs w:val="24"/>
          <w:rtl/>
          <w:lang w:eastAsia="he-IL"/>
        </w:rPr>
        <w:tab/>
      </w:r>
      <w:r w:rsidRPr="00C140D3">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8D6A918" w14:textId="77777777" w:rsidR="00C140D3" w:rsidRPr="00C140D3"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לפיכך הותנה והוסכם בין הצדדים כדלקמן:</w:t>
      </w:r>
    </w:p>
    <w:p w14:paraId="6E21C978"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u w:val="single"/>
          <w:rtl/>
          <w:lang w:eastAsia="he-IL"/>
        </w:rPr>
        <w:t>מבוא</w:t>
      </w:r>
    </w:p>
    <w:p w14:paraId="213AF2F0" w14:textId="77777777" w:rsidR="00C140D3" w:rsidRPr="00C140D3"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למונחים הבאים יהא הפרוש הנקוב </w:t>
      </w:r>
      <w:proofErr w:type="spellStart"/>
      <w:r w:rsidRPr="00C140D3">
        <w:rPr>
          <w:rFonts w:ascii="Times New Roman" w:eastAsia="Times New Roman" w:hAnsi="Times New Roman" w:cs="David"/>
          <w:sz w:val="20"/>
          <w:szCs w:val="24"/>
          <w:rtl/>
          <w:lang w:eastAsia="he-IL"/>
        </w:rPr>
        <w:t>בצידם</w:t>
      </w:r>
      <w:proofErr w:type="spellEnd"/>
      <w:r w:rsidRPr="00C140D3">
        <w:rPr>
          <w:rFonts w:ascii="Times New Roman" w:eastAsia="Times New Roman" w:hAnsi="Times New Roman" w:cs="David"/>
          <w:sz w:val="20"/>
          <w:szCs w:val="24"/>
          <w:rtl/>
          <w:lang w:eastAsia="he-IL"/>
        </w:rPr>
        <w:t xml:space="preserve"> דהיינו:</w:t>
      </w:r>
    </w:p>
    <w:p w14:paraId="6D869BDB"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016030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"הפרויקט"</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477E7E01"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AB4C62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"התכנית" </w:t>
      </w:r>
      <w:r w:rsidRPr="00C140D3">
        <w:rPr>
          <w:rFonts w:ascii="Times New Roman" w:eastAsia="Times New Roman" w:hAnsi="Times New Roman" w:cs="David"/>
          <w:sz w:val="20"/>
          <w:szCs w:val="24"/>
          <w:rtl/>
          <w:lang w:eastAsia="he-IL"/>
        </w:rPr>
        <w:t>/</w:t>
      </w:r>
    </w:p>
    <w:p w14:paraId="6421AAB1"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"המקרקעין"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7A9E25C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01D6A6A"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"האתר"</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38833D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B3A401C"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היועצים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4BA4D0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2B1EF4"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התכניות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דרישת המזמין, לשם ביצוע הפרויקט ו/או כל חלק הימנו, לפי קביעת </w:t>
      </w:r>
      <w:r w:rsidRPr="00C140D3">
        <w:rPr>
          <w:rFonts w:ascii="Times New Roman" w:eastAsia="Times New Roman" w:hAnsi="Times New Roman" w:cs="David"/>
          <w:sz w:val="20"/>
          <w:szCs w:val="24"/>
          <w:rtl/>
          <w:lang w:eastAsia="he-IL"/>
        </w:rPr>
        <w:lastRenderedPageBreak/>
        <w:t xml:space="preserve">המזמין, לרבות ומבלי לפגוע בכלליות האמור לעיל, כל המסמכים המצוינים ברשימת התכניות ומסמכים המצורפת לחוזה זה במסגרת 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כל המסמכים שיערכו ע"י המתכנן כאמור יערכו בשפה העברית.</w:t>
      </w:r>
    </w:p>
    <w:p w14:paraId="234F3CB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D8728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שירותי</w:t>
      </w:r>
    </w:p>
    <w:p w14:paraId="57AD595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המתכנן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p>
    <w:p w14:paraId="3048307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השירותים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השירותים כמוגדר וכמפורט בחוזה זה ובנספח </w:t>
      </w:r>
      <w:r w:rsidRPr="00C140D3">
        <w:rPr>
          <w:rFonts w:ascii="Times New Roman" w:eastAsia="Times New Roman" w:hAnsi="Times New Roman" w:cs="David"/>
          <w:b/>
          <w:bCs/>
          <w:sz w:val="20"/>
          <w:szCs w:val="24"/>
          <w:rtl/>
          <w:lang w:eastAsia="he-IL"/>
        </w:rPr>
        <w:t>ב'</w:t>
      </w:r>
      <w:r w:rsidRPr="00C140D3">
        <w:rPr>
          <w:rFonts w:ascii="Times New Roman" w:eastAsia="Times New Roman" w:hAnsi="Times New Roman" w:cs="David" w:hint="cs"/>
          <w:b/>
          <w:bCs/>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5C7866B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208CB94"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המנהל</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676AB7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19D68C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מקום שמדובר בחוזה זה במזמין - גם המנהל במשמע.</w:t>
      </w:r>
    </w:p>
    <w:p w14:paraId="4ECA2F2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D7FCB3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החוזה</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hint="cs"/>
          <w:sz w:val="20"/>
          <w:szCs w:val="24"/>
          <w:rtl/>
          <w:lang w:eastAsia="he-IL"/>
        </w:rPr>
        <w:t>/</w:t>
      </w:r>
    </w:p>
    <w:p w14:paraId="6AA444A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
          <w:bCs/>
          <w:sz w:val="20"/>
          <w:szCs w:val="24"/>
          <w:rtl/>
          <w:lang w:eastAsia="he-IL"/>
        </w:rPr>
        <w:t>ההסכם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חוזה זה על נספחיו.</w:t>
      </w:r>
    </w:p>
    <w:p w14:paraId="3AEB0A5F"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5F9A578"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הדין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כהגדרתו בחוק ה</w:t>
      </w:r>
      <w:r w:rsidRPr="00C140D3">
        <w:rPr>
          <w:rFonts w:ascii="Times New Roman" w:eastAsia="Times New Roman" w:hAnsi="Times New Roman" w:cs="David" w:hint="cs"/>
          <w:sz w:val="20"/>
          <w:szCs w:val="24"/>
          <w:rtl/>
          <w:lang w:eastAsia="he-IL"/>
        </w:rPr>
        <w:t>פרשנות, התשמ"א-1981</w:t>
      </w:r>
      <w:r w:rsidRPr="00C140D3">
        <w:rPr>
          <w:rFonts w:ascii="Times New Roman" w:eastAsia="Times New Roman" w:hAnsi="Times New Roman" w:cs="David"/>
          <w:sz w:val="20"/>
          <w:szCs w:val="24"/>
          <w:rtl/>
          <w:lang w:eastAsia="he-IL"/>
        </w:rPr>
        <w:t xml:space="preserve"> לרבות כל </w:t>
      </w:r>
      <w:r w:rsidRPr="00C140D3">
        <w:rPr>
          <w:rFonts w:ascii="Times New Roman" w:eastAsia="Times New Roman" w:hAnsi="Times New Roman" w:cs="David" w:hint="cs"/>
          <w:sz w:val="20"/>
          <w:szCs w:val="24"/>
          <w:rtl/>
          <w:lang w:eastAsia="he-IL"/>
        </w:rPr>
        <w:t xml:space="preserve">תקנה ו/או </w:t>
      </w:r>
      <w:r w:rsidRPr="00C140D3">
        <w:rPr>
          <w:rFonts w:ascii="Times New Roman" w:eastAsia="Times New Roman" w:hAnsi="Times New Roman" w:cs="David"/>
          <w:sz w:val="20"/>
          <w:szCs w:val="24"/>
          <w:rtl/>
          <w:lang w:eastAsia="he-IL"/>
        </w:rPr>
        <w:t>הוראה של רשות מוסמכת בתוקף סמכותה על פי הדין.</w:t>
      </w:r>
    </w:p>
    <w:p w14:paraId="354DC6F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3D68118"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הרשות</w:t>
      </w:r>
    </w:p>
    <w:p w14:paraId="57233242"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המקומית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7C4C052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6FDBE8"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חוזה</w:t>
      </w:r>
    </w:p>
    <w:p w14:paraId="5D540243"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הפיתוח</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hint="cs"/>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7AE799E8"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20843C2"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הכותרות בחוזה זה </w:t>
      </w:r>
      <w:r w:rsidRPr="00C140D3">
        <w:rPr>
          <w:rFonts w:ascii="Times New Roman" w:eastAsia="Times New Roman" w:hAnsi="Times New Roman" w:cs="David" w:hint="cs"/>
          <w:sz w:val="20"/>
          <w:szCs w:val="24"/>
          <w:rtl/>
          <w:lang w:eastAsia="he-IL"/>
        </w:rPr>
        <w:t xml:space="preserve">הינן לנוחיות בלבד ובכל מקרה </w:t>
      </w:r>
      <w:r w:rsidRPr="00C140D3">
        <w:rPr>
          <w:rFonts w:ascii="Times New Roman" w:eastAsia="Times New Roman" w:hAnsi="Times New Roman" w:cs="David"/>
          <w:sz w:val="20"/>
          <w:szCs w:val="24"/>
          <w:rtl/>
          <w:lang w:eastAsia="he-IL"/>
        </w:rPr>
        <w:t xml:space="preserve">לא ישמשו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פרש</w:t>
      </w:r>
      <w:r w:rsidRPr="00C140D3">
        <w:rPr>
          <w:rFonts w:ascii="Times New Roman" w:eastAsia="Times New Roman" w:hAnsi="Times New Roman" w:cs="David" w:hint="cs"/>
          <w:sz w:val="20"/>
          <w:szCs w:val="24"/>
          <w:rtl/>
          <w:lang w:eastAsia="he-IL"/>
        </w:rPr>
        <w:t>נות</w:t>
      </w:r>
      <w:r w:rsidRPr="00C140D3">
        <w:rPr>
          <w:rFonts w:ascii="Times New Roman" w:eastAsia="Times New Roman" w:hAnsi="Times New Roman" w:cs="David"/>
          <w:sz w:val="20"/>
          <w:szCs w:val="24"/>
          <w:rtl/>
          <w:lang w:eastAsia="he-IL"/>
        </w:rPr>
        <w:t>ו.</w:t>
      </w:r>
    </w:p>
    <w:p w14:paraId="321C214D"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הנספחים לחוזה זה מהווים חלק בלתי נפרד הימנו ואלה הם:</w:t>
      </w:r>
    </w:p>
    <w:p w14:paraId="7C3646CF"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9476A1C"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א'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כללי;</w:t>
      </w:r>
    </w:p>
    <w:p w14:paraId="53BE9833"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שירותי המתכנן;</w:t>
      </w:r>
    </w:p>
    <w:p w14:paraId="51E1C92C"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ג'</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lang w:eastAsia="he-IL"/>
        </w:rPr>
        <w:t>–</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rtl/>
          <w:lang w:eastAsia="he-IL"/>
        </w:rPr>
        <w:tab/>
        <w:t>לוח זמנים;</w:t>
      </w:r>
    </w:p>
    <w:p w14:paraId="5DEF855C"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ד'</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שכר המתכנן;</w:t>
      </w:r>
    </w:p>
    <w:p w14:paraId="48DBF53C"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ה'</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תשלומי שכר המתכנן;</w:t>
      </w:r>
    </w:p>
    <w:p w14:paraId="395BDE55"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ו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הצהרה והתחייבות לשמירת סודיות;</w:t>
      </w:r>
    </w:p>
    <w:p w14:paraId="146D2D10"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ז</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על קיום ביטוחי המתכנן;</w:t>
      </w:r>
    </w:p>
    <w:p w14:paraId="3B666B8C"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ח'</w:t>
      </w:r>
      <w:r w:rsidRPr="00C140D3">
        <w:rPr>
          <w:rFonts w:ascii="Times New Roman" w:eastAsia="Times New Roman" w:hAnsi="Times New Roman" w:cs="David"/>
          <w:sz w:val="20"/>
          <w:szCs w:val="24"/>
          <w:rtl/>
          <w:lang w:eastAsia="he-IL"/>
        </w:rPr>
        <w:t xml:space="preserve"> - </w:t>
      </w:r>
      <w:r w:rsidRPr="00C140D3">
        <w:rPr>
          <w:rFonts w:ascii="Times New Roman" w:eastAsia="Times New Roman" w:hAnsi="Times New Roman" w:cs="David"/>
          <w:sz w:val="20"/>
          <w:szCs w:val="24"/>
          <w:rtl/>
          <w:lang w:eastAsia="he-IL"/>
        </w:rPr>
        <w:tab/>
        <w:t>רשימת התכניות והמסמכים שעל המתכנן להנפיק.</w:t>
      </w:r>
    </w:p>
    <w:p w14:paraId="63389E31"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ט'</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להשלמת הפרויקט/קטע מהפרויקט.</w:t>
      </w:r>
    </w:p>
    <w:p w14:paraId="0E19B0D2" w14:textId="77777777" w:rsidR="00C140D3" w:rsidRPr="00C140D3"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נספח י'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היעדר תביעות.</w:t>
      </w:r>
    </w:p>
    <w:p w14:paraId="0AA114CD"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שירותי המתכנן</w:t>
      </w:r>
    </w:p>
    <w:p w14:paraId="60A7ABE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מוסר בזה למתכנן והמתכנן מקבל על עצמו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p>
    <w:p w14:paraId="1B7A95E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ומאשר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הינו מכיר ויודע את כל הנדרש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וכי הינו מורשה על 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דין למתן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 xml:space="preserve"> המתכנן, לרבות</w:t>
      </w:r>
      <w:r w:rsidRPr="00C140D3">
        <w:rPr>
          <w:rFonts w:ascii="Times New Roman" w:eastAsia="Times New Roman" w:hAnsi="Times New Roman" w:cs="David" w:hint="cs"/>
          <w:sz w:val="20"/>
          <w:szCs w:val="24"/>
          <w:rtl/>
          <w:lang w:eastAsia="he-IL"/>
        </w:rPr>
        <w:t xml:space="preserve"> אך לא רק</w:t>
      </w:r>
      <w:r w:rsidRPr="00C140D3">
        <w:rPr>
          <w:rFonts w:ascii="Times New Roman" w:eastAsia="Times New Roman" w:hAnsi="Times New Roman" w:cs="David"/>
          <w:sz w:val="20"/>
          <w:szCs w:val="24"/>
          <w:rtl/>
          <w:lang w:eastAsia="he-IL"/>
        </w:rPr>
        <w:t>,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חוק המהנדסים והאדריכלים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תשי"ח</w:t>
      </w:r>
      <w:proofErr w:type="spellEnd"/>
      <w:r w:rsidRPr="00C140D3">
        <w:rPr>
          <w:rFonts w:ascii="Times New Roman" w:eastAsia="Times New Roman" w:hAnsi="Times New Roman" w:cs="David"/>
          <w:sz w:val="20"/>
          <w:szCs w:val="24"/>
          <w:rtl/>
          <w:lang w:eastAsia="he-IL"/>
        </w:rPr>
        <w:t xml:space="preserve"> - 1958, כי יש בידו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שיון </w:t>
      </w:r>
      <w:r w:rsidRPr="00C140D3">
        <w:rPr>
          <w:rFonts w:ascii="Times New Roman" w:eastAsia="Times New Roman" w:hAnsi="Times New Roman" w:cs="David" w:hint="cs"/>
          <w:sz w:val="20"/>
          <w:szCs w:val="24"/>
          <w:rtl/>
          <w:lang w:eastAsia="he-IL"/>
        </w:rPr>
        <w:t xml:space="preserve">בר </w:t>
      </w:r>
      <w:r w:rsidRPr="00C140D3">
        <w:rPr>
          <w:rFonts w:ascii="Times New Roman" w:eastAsia="Times New Roman" w:hAnsi="Times New Roman" w:cs="David"/>
          <w:sz w:val="20"/>
          <w:szCs w:val="24"/>
          <w:rtl/>
          <w:lang w:eastAsia="he-IL"/>
        </w:rPr>
        <w:t>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קף לביצוע שירותי </w:t>
      </w:r>
      <w:r w:rsidRPr="00C140D3">
        <w:rPr>
          <w:rFonts w:ascii="Times New Roman" w:eastAsia="Times New Roman" w:hAnsi="Times New Roman" w:cs="David" w:hint="cs"/>
          <w:sz w:val="20"/>
          <w:szCs w:val="24"/>
          <w:rtl/>
          <w:lang w:eastAsia="he-IL"/>
        </w:rPr>
        <w:t xml:space="preserve"> המתכנן על פי הדין</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כי הוא בעל הכישורים, הר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שיונות, הידע, הניסיון והאמצעים המאפשרים לו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ביצועם ברמה מקצועית גבוהה ובהתאם למותנה בחוזה.</w:t>
      </w:r>
    </w:p>
    <w:p w14:paraId="48D6C39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 לו שש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שיקול דעתו</w:t>
      </w:r>
      <w:r w:rsidRPr="00C140D3">
        <w:rPr>
          <w:rFonts w:ascii="Times New Roman" w:eastAsia="Times New Roman" w:hAnsi="Times New Roman" w:cs="David" w:hint="cs"/>
          <w:sz w:val="20"/>
          <w:szCs w:val="24"/>
          <w:rtl/>
          <w:lang w:eastAsia="he-IL"/>
        </w:rPr>
        <w:t xml:space="preserve"> הבלעדי</w:t>
      </w:r>
      <w:r w:rsidRPr="00C140D3">
        <w:rPr>
          <w:rFonts w:ascii="Times New Roman" w:eastAsia="Times New Roman" w:hAnsi="Times New Roman" w:cs="David"/>
          <w:sz w:val="20"/>
          <w:szCs w:val="24"/>
          <w:rtl/>
          <w:lang w:eastAsia="he-IL"/>
        </w:rPr>
        <w:t xml:space="preserve"> ו</w:t>
      </w:r>
      <w:r w:rsidRPr="00C140D3">
        <w:rPr>
          <w:rFonts w:ascii="Times New Roman" w:eastAsia="Times New Roman" w:hAnsi="Times New Roman" w:cs="David" w:hint="cs"/>
          <w:sz w:val="20"/>
          <w:szCs w:val="24"/>
          <w:rtl/>
          <w:lang w:eastAsia="he-IL"/>
        </w:rPr>
        <w:t xml:space="preserve">כי </w:t>
      </w:r>
      <w:r w:rsidRPr="00C140D3">
        <w:rPr>
          <w:rFonts w:ascii="Times New Roman" w:eastAsia="Times New Roman" w:hAnsi="Times New Roman" w:cs="David"/>
          <w:sz w:val="20"/>
          <w:szCs w:val="24"/>
          <w:rtl/>
          <w:lang w:eastAsia="he-IL"/>
        </w:rPr>
        <w:t xml:space="preserve">הם יינתנו על ידו בשלבי 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עוד</w:t>
      </w:r>
      <w:r w:rsidRPr="00C140D3">
        <w:rPr>
          <w:rFonts w:ascii="Times New Roman" w:eastAsia="Times New Roman" w:hAnsi="Times New Roman" w:cs="David"/>
          <w:sz w:val="20"/>
          <w:szCs w:val="24"/>
          <w:rtl/>
          <w:lang w:eastAsia="he-IL"/>
        </w:rPr>
        <w:t xml:space="preserve"> מוסיף ומצהיר</w:t>
      </w:r>
      <w:r w:rsidRPr="00C140D3">
        <w:rPr>
          <w:rFonts w:ascii="Times New Roman" w:eastAsia="Times New Roman" w:hAnsi="Times New Roman" w:cs="David" w:hint="cs"/>
          <w:sz w:val="20"/>
          <w:szCs w:val="24"/>
          <w:rtl/>
          <w:lang w:eastAsia="he-IL"/>
        </w:rPr>
        <w:t xml:space="preserve"> המתכנן,</w:t>
      </w:r>
      <w:r w:rsidRPr="00C140D3">
        <w:rPr>
          <w:rFonts w:ascii="Times New Roman" w:eastAsia="Times New Roman" w:hAnsi="Times New Roman" w:cs="David"/>
          <w:sz w:val="20"/>
          <w:szCs w:val="24"/>
          <w:rtl/>
          <w:lang w:eastAsia="he-IL"/>
        </w:rPr>
        <w:t xml:space="preserve"> כי ידוע לו </w:t>
      </w:r>
      <w:r w:rsidRPr="00C140D3">
        <w:rPr>
          <w:rFonts w:ascii="Times New Roman" w:eastAsia="Times New Roman" w:hAnsi="Times New Roman" w:cs="David"/>
          <w:sz w:val="20"/>
          <w:szCs w:val="24"/>
          <w:rtl/>
          <w:lang w:eastAsia="he-IL"/>
        </w:rPr>
        <w:lastRenderedPageBreak/>
        <w:t>שהמזמין אינו מתחייב להזמין מ</w:t>
      </w:r>
      <w:r w:rsidRPr="00C140D3">
        <w:rPr>
          <w:rFonts w:ascii="Times New Roman" w:eastAsia="Times New Roman" w:hAnsi="Times New Roman" w:cs="David" w:hint="cs"/>
          <w:sz w:val="20"/>
          <w:szCs w:val="24"/>
          <w:rtl/>
          <w:lang w:eastAsia="he-IL"/>
        </w:rPr>
        <w:t>מנו</w:t>
      </w:r>
      <w:r w:rsidRPr="00C140D3">
        <w:rPr>
          <w:rFonts w:ascii="Times New Roman" w:eastAsia="Times New Roman" w:hAnsi="Times New Roman" w:cs="David"/>
          <w:sz w:val="20"/>
          <w:szCs w:val="24"/>
          <w:rtl/>
          <w:lang w:eastAsia="he-IL"/>
        </w:rPr>
        <w:t xml:space="preserve"> שירותים נוספים מעבר לנקוב בחוזה זה ו</w:t>
      </w:r>
      <w:r w:rsidRPr="00C140D3">
        <w:rPr>
          <w:rFonts w:ascii="Times New Roman" w:eastAsia="Times New Roman" w:hAnsi="Times New Roman" w:cs="David" w:hint="cs"/>
          <w:sz w:val="20"/>
          <w:szCs w:val="24"/>
          <w:rtl/>
          <w:lang w:eastAsia="he-IL"/>
        </w:rPr>
        <w:t xml:space="preserve">כמפורט </w:t>
      </w:r>
      <w:r w:rsidRPr="00C140D3">
        <w:rPr>
          <w:rFonts w:ascii="Times New Roman" w:eastAsia="Times New Roman" w:hAnsi="Times New Roman" w:cs="David"/>
          <w:sz w:val="20"/>
          <w:szCs w:val="24"/>
          <w:rtl/>
          <w:lang w:eastAsia="he-IL"/>
        </w:rPr>
        <w:t xml:space="preserve">בנספח </w:t>
      </w:r>
      <w:r w:rsidRPr="00C140D3">
        <w:rPr>
          <w:rFonts w:ascii="Times New Roman" w:eastAsia="Times New Roman" w:hAnsi="Times New Roman" w:cs="David"/>
          <w:bCs/>
          <w:sz w:val="20"/>
          <w:szCs w:val="24"/>
          <w:rtl/>
          <w:lang w:eastAsia="he-IL"/>
        </w:rPr>
        <w:t xml:space="preserve">ב'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72199865"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AF84B2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שיקבעו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ע"י המזמין ויהיה חייב לנהוג לפיהם ולקיימם ללא סטייה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הוראה</w:t>
      </w:r>
      <w:r w:rsidRPr="00C140D3">
        <w:rPr>
          <w:rFonts w:ascii="Times New Roman" w:eastAsia="Times New Roman" w:hAnsi="Times New Roman" w:cs="David" w:hint="cs"/>
          <w:sz w:val="20"/>
          <w:szCs w:val="24"/>
          <w:rtl/>
          <w:lang w:eastAsia="he-IL"/>
        </w:rPr>
        <w:t xml:space="preserve"> מפורשת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מהמזמין.</w:t>
      </w:r>
    </w:p>
    <w:p w14:paraId="0268301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הכל כפי שיקבע ע"י המנהל. כן מתחייב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להשתתף בת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מראש בכל ישיבות התיאום אליהן יוזמן.</w:t>
      </w:r>
    </w:p>
    <w:p w14:paraId="7209FE8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ישמור על נוהלי קשר, תיאום,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שום וצורת המסמכים לפי דרישת המנהל.</w:t>
      </w:r>
    </w:p>
    <w:p w14:paraId="0475896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עוד לא יקבע אחרת ע"י המזמין, יהיה המנהל כ</w:t>
      </w:r>
      <w:r w:rsidRPr="00C140D3">
        <w:rPr>
          <w:rFonts w:ascii="Times New Roman" w:eastAsia="Times New Roman" w:hAnsi="Times New Roman" w:cs="David" w:hint="cs"/>
          <w:sz w:val="20"/>
          <w:szCs w:val="24"/>
          <w:rtl/>
          <w:lang w:eastAsia="he-IL"/>
        </w:rPr>
        <w:t>הגדרתו</w:t>
      </w:r>
      <w:r w:rsidRPr="00C140D3">
        <w:rPr>
          <w:rFonts w:ascii="Times New Roman" w:eastAsia="Times New Roman" w:hAnsi="Times New Roman" w:cs="David"/>
          <w:sz w:val="20"/>
          <w:szCs w:val="24"/>
          <w:rtl/>
          <w:lang w:eastAsia="he-IL"/>
        </w:rPr>
        <w:t xml:space="preserve"> בנספח </w:t>
      </w:r>
      <w:r w:rsidRPr="00C140D3">
        <w:rPr>
          <w:rFonts w:ascii="Times New Roman" w:eastAsia="Times New Roman" w:hAnsi="Times New Roman" w:cs="David"/>
          <w:bCs/>
          <w:sz w:val="20"/>
          <w:szCs w:val="24"/>
          <w:rtl/>
          <w:lang w:eastAsia="he-IL"/>
        </w:rPr>
        <w:t xml:space="preserve">א' </w:t>
      </w:r>
      <w:r w:rsidRPr="00C140D3">
        <w:rPr>
          <w:rFonts w:ascii="Times New Roman" w:eastAsia="Times New Roman" w:hAnsi="Times New Roman" w:cs="David"/>
          <w:sz w:val="20"/>
          <w:szCs w:val="24"/>
          <w:rtl/>
          <w:lang w:eastAsia="he-IL"/>
        </w:rPr>
        <w:t>ועל המתכנן להיות</w:t>
      </w:r>
      <w:r w:rsidRPr="00C140D3">
        <w:rPr>
          <w:rFonts w:ascii="Times New Roman" w:eastAsia="Times New Roman" w:hAnsi="Times New Roman" w:cs="David" w:hint="cs"/>
          <w:sz w:val="20"/>
          <w:szCs w:val="24"/>
          <w:rtl/>
          <w:lang w:eastAsia="he-IL"/>
        </w:rPr>
        <w:t xml:space="preserve"> עמו</w:t>
      </w:r>
      <w:r w:rsidRPr="00C140D3">
        <w:rPr>
          <w:rFonts w:ascii="Times New Roman" w:eastAsia="Times New Roman" w:hAnsi="Times New Roman" w:cs="David"/>
          <w:sz w:val="20"/>
          <w:szCs w:val="24"/>
          <w:rtl/>
          <w:lang w:eastAsia="he-IL"/>
        </w:rPr>
        <w:t xml:space="preserve"> בקשר מתמי</w:t>
      </w:r>
      <w:r w:rsidRPr="00C140D3">
        <w:rPr>
          <w:rFonts w:ascii="Times New Roman" w:eastAsia="Times New Roman" w:hAnsi="Times New Roman" w:cs="David" w:hint="cs"/>
          <w:sz w:val="20"/>
          <w:szCs w:val="24"/>
          <w:rtl/>
          <w:lang w:eastAsia="he-IL"/>
        </w:rPr>
        <w:t>ד</w:t>
      </w:r>
      <w:r w:rsidRPr="00C140D3">
        <w:rPr>
          <w:rFonts w:ascii="Times New Roman" w:eastAsia="Times New Roman" w:hAnsi="Times New Roman" w:cs="David"/>
          <w:sz w:val="20"/>
          <w:szCs w:val="24"/>
          <w:rtl/>
          <w:lang w:eastAsia="he-IL"/>
        </w:rPr>
        <w:t xml:space="preserve"> ולתאם עמו את כל פעולותיו, אלא אם נקבע </w:t>
      </w:r>
      <w:r w:rsidRPr="00C140D3">
        <w:rPr>
          <w:rFonts w:ascii="Times New Roman" w:eastAsia="Times New Roman" w:hAnsi="Times New Roman" w:cs="David" w:hint="cs"/>
          <w:sz w:val="20"/>
          <w:szCs w:val="24"/>
          <w:rtl/>
          <w:lang w:eastAsia="he-IL"/>
        </w:rPr>
        <w:t xml:space="preserve">מפורשות </w:t>
      </w:r>
      <w:r w:rsidRPr="00C140D3">
        <w:rPr>
          <w:rFonts w:ascii="Times New Roman" w:eastAsia="Times New Roman" w:hAnsi="Times New Roman" w:cs="David"/>
          <w:sz w:val="20"/>
          <w:szCs w:val="24"/>
          <w:rtl/>
          <w:lang w:eastAsia="he-IL"/>
        </w:rPr>
        <w:t>אחרת ע"י המזמין.</w:t>
      </w:r>
    </w:p>
    <w:p w14:paraId="2C24625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ידועות לו הוראות כל התכניות הקיימות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140D3">
        <w:rPr>
          <w:rFonts w:ascii="Times New Roman" w:eastAsia="Times New Roman" w:hAnsi="Times New Roman" w:cs="David" w:hint="cs"/>
          <w:sz w:val="20"/>
          <w:szCs w:val="24"/>
          <w:rtl/>
          <w:lang w:eastAsia="he-IL"/>
        </w:rPr>
        <w:t>יהם של</w:t>
      </w:r>
      <w:r w:rsidRPr="00C140D3">
        <w:rPr>
          <w:rFonts w:ascii="Times New Roman" w:eastAsia="Times New Roman" w:hAnsi="Times New Roman" w:cs="David"/>
          <w:sz w:val="20"/>
          <w:szCs w:val="24"/>
          <w:rtl/>
          <w:lang w:eastAsia="he-IL"/>
        </w:rPr>
        <w:t xml:space="preserve"> הדין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הנהלים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התקנים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התקנות החלים בקשר עם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והוא מתחייב לפעול בהתאם לקבוע בהם.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מצהיר המתכנן כי </w:t>
      </w:r>
      <w:r w:rsidRPr="00C140D3">
        <w:rPr>
          <w:rFonts w:ascii="Times New Roman" w:eastAsia="Times New Roman" w:hAnsi="Times New Roman" w:cs="David" w:hint="cs"/>
          <w:sz w:val="20"/>
          <w:szCs w:val="24"/>
          <w:rtl/>
          <w:lang w:eastAsia="he-IL"/>
        </w:rPr>
        <w:t xml:space="preserve">הוא </w:t>
      </w:r>
      <w:r w:rsidRPr="00C140D3">
        <w:rPr>
          <w:rFonts w:ascii="Times New Roman" w:eastAsia="Times New Roman" w:hAnsi="Times New Roman" w:cs="David"/>
          <w:sz w:val="20"/>
          <w:szCs w:val="24"/>
          <w:rtl/>
          <w:lang w:eastAsia="he-IL"/>
        </w:rPr>
        <w:t xml:space="preserve">בדק בעצמו את כל הנושאים הרלוונטיים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C140D3">
        <w:rPr>
          <w:rFonts w:ascii="Times New Roman" w:eastAsia="Times New Roman" w:hAnsi="Times New Roman" w:cs="David"/>
          <w:sz w:val="20"/>
          <w:szCs w:val="24"/>
          <w:rtl/>
          <w:lang w:eastAsia="he-IL"/>
        </w:rPr>
        <w:t>הכל</w:t>
      </w:r>
      <w:proofErr w:type="spellEnd"/>
      <w:r w:rsidRPr="00C140D3">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0ADEB45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להפיק את כל התכניות </w:t>
      </w:r>
      <w:r w:rsidRPr="00C140D3">
        <w:rPr>
          <w:rFonts w:ascii="Times New Roman" w:eastAsia="Times New Roman" w:hAnsi="Times New Roman" w:cs="David" w:hint="cs"/>
          <w:sz w:val="20"/>
          <w:szCs w:val="24"/>
          <w:rtl/>
          <w:lang w:eastAsia="he-IL"/>
        </w:rPr>
        <w:t>נשוא</w:t>
      </w:r>
      <w:r w:rsidRPr="00C140D3">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באמצעות מחשב בתוכנה או בקבצים במתכונת הקבועה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וע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C140D3">
        <w:rPr>
          <w:rFonts w:ascii="Times New Roman" w:eastAsia="Times New Roman" w:hAnsi="Times New Roman" w:cs="David" w:hint="cs"/>
          <w:sz w:val="20"/>
          <w:szCs w:val="24"/>
          <w:rtl/>
          <w:lang w:eastAsia="he-IL"/>
        </w:rPr>
        <w:t xml:space="preserve"> בנספח </w:t>
      </w:r>
      <w:r w:rsidRPr="00C140D3">
        <w:rPr>
          <w:rFonts w:ascii="Times New Roman" w:eastAsia="Times New Roman" w:hAnsi="Times New Roman" w:cs="David" w:hint="cs"/>
          <w:b/>
          <w:bCs/>
          <w:sz w:val="20"/>
          <w:szCs w:val="24"/>
          <w:rtl/>
          <w:lang w:eastAsia="he-IL"/>
        </w:rPr>
        <w:t>א'</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w:t>
      </w:r>
    </w:p>
    <w:p w14:paraId="1CB8978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יגיש ליועצים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140D3">
        <w:rPr>
          <w:rFonts w:ascii="Times New Roman" w:eastAsia="Times New Roman" w:hAnsi="Times New Roman" w:cs="David" w:hint="cs"/>
          <w:sz w:val="20"/>
          <w:szCs w:val="24"/>
          <w:rtl/>
          <w:lang w:eastAsia="he-IL"/>
        </w:rPr>
        <w:t xml:space="preserve">מפורשות על פי </w:t>
      </w:r>
      <w:r w:rsidRPr="00C140D3">
        <w:rPr>
          <w:rFonts w:ascii="Times New Roman" w:eastAsia="Times New Roman" w:hAnsi="Times New Roman" w:cs="David"/>
          <w:sz w:val="20"/>
          <w:szCs w:val="24"/>
          <w:rtl/>
          <w:lang w:eastAsia="he-IL"/>
        </w:rPr>
        <w:t>חוזה זה.</w:t>
      </w:r>
    </w:p>
    <w:p w14:paraId="709961B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אין לו ולא תהינה לו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תביעות ו/או טענות</w:t>
      </w:r>
      <w:r w:rsidRPr="00C140D3">
        <w:rPr>
          <w:rFonts w:ascii="Times New Roman" w:eastAsia="Times New Roman" w:hAnsi="Times New Roman" w:cs="David" w:hint="cs"/>
          <w:sz w:val="20"/>
          <w:szCs w:val="24"/>
          <w:rtl/>
          <w:lang w:eastAsia="he-IL"/>
        </w:rPr>
        <w:t xml:space="preserve"> ו/או דרישות ו/או תלונות</w:t>
      </w:r>
      <w:r w:rsidRPr="00C140D3">
        <w:rPr>
          <w:rFonts w:ascii="Times New Roman" w:eastAsia="Times New Roman" w:hAnsi="Times New Roman" w:cs="David"/>
          <w:sz w:val="20"/>
          <w:szCs w:val="24"/>
          <w:rtl/>
          <w:lang w:eastAsia="he-IL"/>
        </w:rPr>
        <w:t xml:space="preserve"> כלפי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כלפי המתכננים האחרים בגין מסירת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 משמסר המזמין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 xml:space="preserve">ביצוע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4747981B"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0"/>
          <w:szCs w:val="24"/>
          <w:rtl/>
          <w:lang w:eastAsia="he-IL"/>
        </w:rPr>
        <w:t>", "</w:t>
      </w:r>
      <w:proofErr w:type="spellStart"/>
      <w:r w:rsidRPr="00C140D3">
        <w:rPr>
          <w:rFonts w:ascii="Times New Roman" w:eastAsia="Times New Roman" w:hAnsi="Times New Roman" w:cs="David" w:hint="cs"/>
          <w:sz w:val="20"/>
          <w:szCs w:val="24"/>
          <w:rtl/>
          <w:lang w:eastAsia="he-IL"/>
        </w:rPr>
        <w:t>רמדורנט</w:t>
      </w:r>
      <w:proofErr w:type="spellEnd"/>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של </w:t>
      </w:r>
      <w:proofErr w:type="spellStart"/>
      <w:r w:rsidRPr="00C140D3">
        <w:rPr>
          <w:rFonts w:ascii="Times New Roman" w:eastAsia="Times New Roman" w:hAnsi="Times New Roman" w:cs="David"/>
          <w:sz w:val="20"/>
          <w:szCs w:val="24"/>
          <w:rtl/>
          <w:lang w:eastAsia="he-IL"/>
        </w:rPr>
        <w:t>רמדור</w:t>
      </w:r>
      <w:proofErr w:type="spellEnd"/>
      <w:r w:rsidRPr="00C140D3">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C140D3">
        <w:rPr>
          <w:rFonts w:ascii="Times New Roman" w:eastAsia="Times New Roman" w:hAnsi="Times New Roman" w:cs="David" w:hint="cs"/>
          <w:sz w:val="20"/>
          <w:szCs w:val="24"/>
          <w:rtl/>
          <w:lang w:eastAsia="he-IL"/>
        </w:rPr>
        <w:t>.</w:t>
      </w:r>
    </w:p>
    <w:p w14:paraId="20A314CF"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צוות עובדים ואמצעים</w:t>
      </w:r>
    </w:p>
    <w:p w14:paraId="2B620A3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יקיים משרד מאויש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מאורגן </w:t>
      </w:r>
      <w:r w:rsidRPr="00C140D3">
        <w:rPr>
          <w:rFonts w:ascii="Times New Roman" w:eastAsia="Times New Roman" w:hAnsi="Times New Roman" w:cs="David"/>
          <w:sz w:val="20"/>
          <w:szCs w:val="24"/>
          <w:rtl/>
          <w:lang w:eastAsia="he-IL"/>
        </w:rPr>
        <w:lastRenderedPageBreak/>
        <w:t>ומצויד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באופן שיאפשר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בהתאם להוראות חוזה זה.</w:t>
      </w:r>
    </w:p>
    <w:p w14:paraId="6B2F931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שהרכבם המספרי והמקצועי של צוות עובדיו, כמפורט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Cs/>
          <w:sz w:val="20"/>
          <w:szCs w:val="24"/>
          <w:rtl/>
          <w:lang w:eastAsia="he-IL"/>
        </w:rPr>
        <w:t xml:space="preserve"> </w:t>
      </w:r>
      <w:proofErr w:type="spellStart"/>
      <w:r w:rsidRPr="00C140D3">
        <w:rPr>
          <w:rFonts w:ascii="Times New Roman" w:eastAsia="Times New Roman" w:hAnsi="Times New Roman" w:cs="David" w:hint="cs"/>
          <w:b/>
          <w:sz w:val="20"/>
          <w:szCs w:val="24"/>
          <w:rtl/>
          <w:lang w:eastAsia="he-IL"/>
        </w:rPr>
        <w:t>המצ"ב</w:t>
      </w:r>
      <w:proofErr w:type="spellEnd"/>
      <w:r w:rsidRPr="00C140D3">
        <w:rPr>
          <w:rFonts w:ascii="Times New Roman" w:eastAsia="Times New Roman" w:hAnsi="Times New Roman" w:cs="David" w:hint="cs"/>
          <w:b/>
          <w:sz w:val="20"/>
          <w:szCs w:val="24"/>
          <w:rtl/>
          <w:lang w:eastAsia="he-IL"/>
        </w:rPr>
        <w:t>,</w:t>
      </w:r>
      <w:r w:rsidRPr="00C140D3">
        <w:rPr>
          <w:rFonts w:ascii="Times New Roman" w:eastAsia="Times New Roman" w:hAnsi="Times New Roman" w:cs="David"/>
          <w:sz w:val="20"/>
          <w:szCs w:val="24"/>
          <w:rtl/>
          <w:lang w:eastAsia="he-IL"/>
        </w:rPr>
        <w:t xml:space="preserve"> יתאים לביצוע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ברמה ובמועדים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B2B87E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140D3">
        <w:rPr>
          <w:rFonts w:ascii="Times New Roman" w:eastAsia="Times New Roman" w:hAnsi="Times New Roman" w:cs="David" w:hint="cs"/>
          <w:sz w:val="20"/>
          <w:szCs w:val="24"/>
          <w:rtl/>
          <w:lang w:eastAsia="he-IL"/>
        </w:rPr>
        <w:t xml:space="preserve">המוחלט </w:t>
      </w:r>
      <w:r w:rsidRPr="00C140D3">
        <w:rPr>
          <w:rFonts w:ascii="Times New Roman" w:eastAsia="Times New Roman" w:hAnsi="Times New Roman" w:cs="David"/>
          <w:sz w:val="20"/>
          <w:szCs w:val="24"/>
          <w:rtl/>
          <w:lang w:eastAsia="he-IL"/>
        </w:rPr>
        <w:t>- להורות למתכנן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00A07D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 מנהלו הראשי של המתכנן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המנהל הראשי</w:t>
      </w:r>
      <w:r w:rsidRPr="00C140D3">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4BDB3877"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w:t>
      </w:r>
      <w:r w:rsidRPr="00C140D3">
        <w:rPr>
          <w:rFonts w:ascii="Times New Roman" w:eastAsia="Times New Roman" w:hAnsi="Times New Roman" w:cs="David" w:hint="cs"/>
          <w:sz w:val="20"/>
          <w:szCs w:val="24"/>
          <w:rtl/>
          <w:lang w:eastAsia="he-IL"/>
        </w:rPr>
        <w:t>צהיר, כי ידוע לו, ש</w:t>
      </w:r>
      <w:r w:rsidRPr="00C140D3">
        <w:rPr>
          <w:rFonts w:ascii="Times New Roman" w:eastAsia="Times New Roman" w:hAnsi="Times New Roman" w:cs="David"/>
          <w:sz w:val="20"/>
          <w:szCs w:val="24"/>
          <w:rtl/>
          <w:lang w:eastAsia="he-IL"/>
        </w:rPr>
        <w:t>במשך כל 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קפ</w:t>
      </w:r>
      <w:r w:rsidRPr="00C140D3">
        <w:rPr>
          <w:rFonts w:ascii="Times New Roman" w:eastAsia="Times New Roman" w:hAnsi="Times New Roman" w:cs="David" w:hint="cs"/>
          <w:sz w:val="20"/>
          <w:szCs w:val="24"/>
          <w:rtl/>
          <w:lang w:eastAsia="he-IL"/>
        </w:rPr>
        <w:t>ו של</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יעמוד המנהל הראשי בראשו, יהיה מעורב אישית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התכנון. מבלי לגרוע מהתחייבויות המתכנן כמתחייב מ</w:t>
      </w:r>
      <w:r w:rsidRPr="00C140D3">
        <w:rPr>
          <w:rFonts w:ascii="Times New Roman" w:eastAsia="Times New Roman" w:hAnsi="Times New Roman" w:cs="David" w:hint="cs"/>
          <w:sz w:val="20"/>
          <w:szCs w:val="24"/>
          <w:rtl/>
          <w:lang w:eastAsia="he-IL"/>
        </w:rPr>
        <w:t>חוזה זה,</w:t>
      </w:r>
      <w:r w:rsidRPr="00C140D3">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4120F2A"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33DC813F"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המזמין רשאי </w:t>
      </w:r>
      <w:r w:rsidRPr="00C140D3">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140D3">
        <w:rPr>
          <w:rFonts w:ascii="Times New Roman" w:eastAsia="Times New Roman" w:hAnsi="Times New Roman" w:cs="David" w:hint="cs"/>
          <w:sz w:val="20"/>
          <w:szCs w:val="24"/>
          <w:rtl/>
          <w:lang w:eastAsia="he-IL"/>
        </w:rPr>
        <w:t xml:space="preserve">אחר </w:t>
      </w:r>
      <w:r w:rsidRPr="00C140D3">
        <w:rPr>
          <w:rFonts w:ascii="Times New Roman" w:eastAsia="Times New Roman" w:hAnsi="Times New Roman" w:cs="David"/>
          <w:sz w:val="20"/>
          <w:szCs w:val="24"/>
          <w:rtl/>
          <w:lang w:eastAsia="he-IL"/>
        </w:rPr>
        <w:t>דרישת המזמין לאלתר.</w:t>
      </w:r>
    </w:p>
    <w:p w14:paraId="2D57103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החלטות המזמין בדבר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ו/או החלפת עובד מעובדי המתכנן תינתנה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המוחלט</w:t>
      </w:r>
      <w:r w:rsidRPr="00C140D3">
        <w:rPr>
          <w:rFonts w:ascii="Times New Roman" w:eastAsia="Times New Roman" w:hAnsi="Times New Roman" w:cs="David" w:hint="cs"/>
          <w:sz w:val="20"/>
          <w:szCs w:val="24"/>
          <w:rtl/>
          <w:lang w:eastAsia="he-IL"/>
        </w:rPr>
        <w:t xml:space="preserve"> של המזמין</w:t>
      </w:r>
      <w:r w:rsidRPr="00C140D3">
        <w:rPr>
          <w:rFonts w:ascii="Times New Roman" w:eastAsia="Times New Roman" w:hAnsi="Times New Roman" w:cs="David"/>
          <w:sz w:val="20"/>
          <w:szCs w:val="24"/>
          <w:rtl/>
          <w:lang w:eastAsia="he-IL"/>
        </w:rPr>
        <w:t xml:space="preserve"> וללא צורך במתן נימוקים</w:t>
      </w:r>
      <w:r w:rsidRPr="00C140D3">
        <w:rPr>
          <w:rFonts w:ascii="Times New Roman" w:eastAsia="Times New Roman" w:hAnsi="Times New Roman" w:cs="David" w:hint="cs"/>
          <w:sz w:val="20"/>
          <w:szCs w:val="24"/>
          <w:rtl/>
          <w:lang w:eastAsia="he-IL"/>
        </w:rPr>
        <w:t xml:space="preserve"> כאלה ואחרים</w:t>
      </w:r>
      <w:r w:rsidRPr="00C140D3">
        <w:rPr>
          <w:rFonts w:ascii="Times New Roman" w:eastAsia="Times New Roman" w:hAnsi="Times New Roman" w:cs="David"/>
          <w:sz w:val="20"/>
          <w:szCs w:val="24"/>
          <w:rtl/>
          <w:lang w:eastAsia="he-IL"/>
        </w:rPr>
        <w:t>. אין בהחלטות אלה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לשחרר את המתכנן מאי</w:t>
      </w:r>
      <w:r w:rsidRPr="00C140D3">
        <w:rPr>
          <w:rFonts w:ascii="Times New Roman" w:eastAsia="Times New Roman" w:hAnsi="Times New Roman" w:cs="David" w:hint="cs"/>
          <w:sz w:val="20"/>
          <w:szCs w:val="24"/>
          <w:rtl/>
          <w:lang w:eastAsia="he-IL"/>
        </w:rPr>
        <w:t>לו</w:t>
      </w:r>
      <w:r w:rsidRPr="00C140D3">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C140D3">
        <w:rPr>
          <w:rFonts w:ascii="Times New Roman" w:eastAsia="Times New Roman" w:hAnsi="Times New Roman" w:cs="David" w:hint="cs"/>
          <w:sz w:val="20"/>
          <w:szCs w:val="24"/>
          <w:rtl/>
          <w:lang w:eastAsia="he-IL"/>
        </w:rPr>
        <w:t xml:space="preserve"> ו/או חבות</w:t>
      </w:r>
      <w:r w:rsidRPr="00C140D3">
        <w:rPr>
          <w:rFonts w:ascii="Times New Roman" w:eastAsia="Times New Roman" w:hAnsi="Times New Roman" w:cs="David"/>
          <w:sz w:val="20"/>
          <w:szCs w:val="24"/>
          <w:rtl/>
          <w:lang w:eastAsia="he-IL"/>
        </w:rPr>
        <w:t xml:space="preserve"> שהיא.</w:t>
      </w:r>
    </w:p>
    <w:p w14:paraId="001544DB"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לצייד על חשבונו את צוות עובדיו בכל הציוד הדרוש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w:t>
      </w:r>
      <w:r w:rsidRPr="00C140D3">
        <w:rPr>
          <w:rFonts w:ascii="Times New Roman" w:eastAsia="Times New Roman" w:hAnsi="Times New Roman" w:cs="David" w:hint="cs"/>
          <w:sz w:val="20"/>
          <w:szCs w:val="24"/>
          <w:rtl/>
          <w:lang w:eastAsia="he-IL"/>
        </w:rPr>
        <w:t>האחריות בגין אחזקת</w:t>
      </w:r>
      <w:r w:rsidRPr="00C140D3">
        <w:rPr>
          <w:rFonts w:ascii="Times New Roman" w:eastAsia="Times New Roman" w:hAnsi="Times New Roman" w:cs="David"/>
          <w:sz w:val="20"/>
          <w:szCs w:val="24"/>
          <w:rtl/>
          <w:lang w:eastAsia="he-IL"/>
        </w:rPr>
        <w:t xml:space="preserve"> ושמיר</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ציוד</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תהיה בידי המתכנן ועל חשבונו, והמזמין לא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בכל אחריות </w:t>
      </w:r>
      <w:r w:rsidRPr="00C140D3">
        <w:rPr>
          <w:rFonts w:ascii="Times New Roman" w:eastAsia="Times New Roman" w:hAnsi="Times New Roman" w:cs="David" w:hint="cs"/>
          <w:sz w:val="20"/>
          <w:szCs w:val="24"/>
          <w:rtl/>
          <w:lang w:eastAsia="he-IL"/>
        </w:rPr>
        <w:t xml:space="preserve">ו/או חבות </w:t>
      </w:r>
      <w:r w:rsidRPr="00C140D3">
        <w:rPr>
          <w:rFonts w:ascii="Times New Roman" w:eastAsia="Times New Roman" w:hAnsi="Times New Roman" w:cs="David"/>
          <w:sz w:val="20"/>
          <w:szCs w:val="24"/>
          <w:rtl/>
          <w:lang w:eastAsia="he-IL"/>
        </w:rPr>
        <w:t>בגין א</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בדן </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או נזק</w:t>
      </w:r>
      <w:r w:rsidRPr="00C140D3">
        <w:rPr>
          <w:rFonts w:ascii="Times New Roman" w:eastAsia="Times New Roman" w:hAnsi="Times New Roman" w:cs="David" w:hint="cs"/>
          <w:sz w:val="20"/>
          <w:szCs w:val="24"/>
          <w:rtl/>
          <w:lang w:eastAsia="he-IL"/>
        </w:rPr>
        <w:t xml:space="preserve"> ו/או קלקול</w:t>
      </w:r>
      <w:r w:rsidRPr="00C140D3">
        <w:rPr>
          <w:rFonts w:ascii="Times New Roman" w:eastAsia="Times New Roman" w:hAnsi="Times New Roman" w:cs="David"/>
          <w:sz w:val="20"/>
          <w:szCs w:val="24"/>
          <w:rtl/>
          <w:lang w:eastAsia="he-IL"/>
        </w:rPr>
        <w:t xml:space="preserve"> כלשהו לציוד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לכל חלק ממנו מכל סיבה שהיא.</w:t>
      </w:r>
    </w:p>
    <w:p w14:paraId="4AFF2E3F"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המתכנן</w:t>
      </w:r>
    </w:p>
    <w:p w14:paraId="3A9DF29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במגעים עם רשויות 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עם הרשות המקומית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הנוגע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וכל הכרוך בכך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w:t>
      </w:r>
    </w:p>
    <w:p w14:paraId="586F7752"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שהמתכנן לא יגיש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תיקונים לתכניות לא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הרשויות המוסמכות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אושרו קודם לכן</w:t>
      </w:r>
      <w:r w:rsidRPr="00C140D3">
        <w:rPr>
          <w:rFonts w:ascii="Times New Roman" w:eastAsia="Times New Roman" w:hAnsi="Times New Roman" w:cs="David" w:hint="cs"/>
          <w:sz w:val="20"/>
          <w:szCs w:val="24"/>
          <w:rtl/>
          <w:lang w:eastAsia="he-IL"/>
        </w:rPr>
        <w:t>, מראש ובכתב,</w:t>
      </w:r>
      <w:r w:rsidRPr="00C140D3">
        <w:rPr>
          <w:rFonts w:ascii="Times New Roman" w:eastAsia="Times New Roman" w:hAnsi="Times New Roman" w:cs="David"/>
          <w:sz w:val="20"/>
          <w:szCs w:val="24"/>
          <w:rtl/>
          <w:lang w:eastAsia="he-IL"/>
        </w:rPr>
        <w:t xml:space="preserve"> ע"י המזמין.</w:t>
      </w:r>
    </w:p>
    <w:p w14:paraId="47416C0A"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הכרוך בהתחייבות חוקית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כספית</w:t>
      </w:r>
      <w:r w:rsidRPr="00C140D3">
        <w:rPr>
          <w:rFonts w:ascii="Times New Roman" w:eastAsia="Times New Roman" w:hAnsi="Times New Roman" w:cs="David" w:hint="cs"/>
          <w:sz w:val="20"/>
          <w:szCs w:val="24"/>
          <w:rtl/>
          <w:lang w:eastAsia="he-IL"/>
        </w:rPr>
        <w:t xml:space="preserve"> ו/או אחרת,</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33DAA103"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זולת אם</w:t>
      </w:r>
      <w:r w:rsidRPr="00C140D3">
        <w:rPr>
          <w:rFonts w:ascii="Times New Roman" w:eastAsia="Times New Roman" w:hAnsi="Times New Roman" w:cs="David"/>
          <w:sz w:val="20"/>
          <w:szCs w:val="24"/>
          <w:rtl/>
          <w:lang w:eastAsia="he-IL"/>
        </w:rPr>
        <w:t xml:space="preserve"> יוסמך לכך ע"י המזמין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יהיה המתכנן רשאי </w:t>
      </w:r>
      <w:proofErr w:type="spellStart"/>
      <w:r w:rsidRPr="00C140D3">
        <w:rPr>
          <w:rFonts w:ascii="Times New Roman" w:eastAsia="Times New Roman" w:hAnsi="Times New Roman" w:cs="David"/>
          <w:sz w:val="20"/>
          <w:szCs w:val="24"/>
          <w:rtl/>
          <w:lang w:eastAsia="he-IL"/>
        </w:rPr>
        <w:t>ליתן</w:t>
      </w:r>
      <w:proofErr w:type="spellEnd"/>
      <w:r w:rsidRPr="00C140D3">
        <w:rPr>
          <w:rFonts w:ascii="Times New Roman" w:eastAsia="Times New Roman" w:hAnsi="Times New Roman" w:cs="David"/>
          <w:sz w:val="20"/>
          <w:szCs w:val="24"/>
          <w:rtl/>
          <w:lang w:eastAsia="he-IL"/>
        </w:rPr>
        <w:t xml:space="preserve"> הוראות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הנחיות</w:t>
      </w:r>
      <w:r w:rsidRPr="00C140D3">
        <w:rPr>
          <w:rFonts w:ascii="Times New Roman" w:eastAsia="Times New Roman" w:hAnsi="Times New Roman" w:cs="David" w:hint="cs"/>
          <w:sz w:val="20"/>
          <w:szCs w:val="24"/>
          <w:rtl/>
          <w:lang w:eastAsia="he-IL"/>
        </w:rPr>
        <w:t>, בין</w:t>
      </w:r>
      <w:r w:rsidRPr="00C140D3">
        <w:rPr>
          <w:rFonts w:ascii="Times New Roman" w:eastAsia="Times New Roman" w:hAnsi="Times New Roman" w:cs="David"/>
          <w:sz w:val="20"/>
          <w:szCs w:val="24"/>
          <w:rtl/>
          <w:lang w:eastAsia="he-IL"/>
        </w:rPr>
        <w:t xml:space="preserve"> במישרין</w:t>
      </w:r>
      <w:r w:rsidRPr="00C140D3">
        <w:rPr>
          <w:rFonts w:ascii="Times New Roman" w:eastAsia="Times New Roman" w:hAnsi="Times New Roman" w:cs="David" w:hint="cs"/>
          <w:sz w:val="20"/>
          <w:szCs w:val="24"/>
          <w:rtl/>
          <w:lang w:eastAsia="he-IL"/>
        </w:rPr>
        <w:t xml:space="preserve"> ובין בעקיפין,</w:t>
      </w:r>
      <w:r w:rsidRPr="00C140D3">
        <w:rPr>
          <w:rFonts w:ascii="Times New Roman" w:eastAsia="Times New Roman" w:hAnsi="Times New Roman" w:cs="David"/>
          <w:sz w:val="20"/>
          <w:szCs w:val="24"/>
          <w:rtl/>
          <w:lang w:eastAsia="he-IL"/>
        </w:rPr>
        <w:t xml:space="preserve"> לקבלן הראשי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לקבלן העבודות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לנהל עמם </w:t>
      </w:r>
      <w:r w:rsidRPr="00C140D3">
        <w:rPr>
          <w:rFonts w:ascii="Times New Roman" w:eastAsia="Times New Roman" w:hAnsi="Times New Roman" w:cs="David"/>
          <w:sz w:val="20"/>
          <w:szCs w:val="24"/>
          <w:rtl/>
          <w:lang w:eastAsia="he-IL"/>
        </w:rPr>
        <w:lastRenderedPageBreak/>
        <w:t xml:space="preserve">מו"מ ביחס למחירים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דרכי ביצוע הכרוכים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 מחירים</w:t>
      </w:r>
      <w:r w:rsidRPr="00C140D3">
        <w:rPr>
          <w:rFonts w:ascii="Times New Roman" w:eastAsia="Times New Roman" w:hAnsi="Times New Roman" w:cs="David" w:hint="cs"/>
          <w:sz w:val="20"/>
          <w:szCs w:val="24"/>
          <w:rtl/>
          <w:lang w:eastAsia="he-IL"/>
        </w:rPr>
        <w:t xml:space="preserve"> ו/או כמויות</w:t>
      </w:r>
      <w:r w:rsidRPr="00C140D3">
        <w:rPr>
          <w:rFonts w:ascii="Times New Roman" w:eastAsia="Times New Roman" w:hAnsi="Times New Roman" w:cs="David"/>
          <w:sz w:val="20"/>
          <w:szCs w:val="24"/>
          <w:rtl/>
          <w:lang w:eastAsia="he-IL"/>
        </w:rPr>
        <w:t>, אלא באמצעות המזמין או המנהל.</w:t>
      </w:r>
    </w:p>
    <w:p w14:paraId="655FC0B6"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המנהל</w:t>
      </w:r>
    </w:p>
    <w:p w14:paraId="2570F10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לבדוק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עת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את שרותי המתכנן כולם או </w:t>
      </w:r>
      <w:r w:rsidRPr="00C140D3">
        <w:rPr>
          <w:rFonts w:ascii="Times New Roman" w:eastAsia="Times New Roman" w:hAnsi="Times New Roman" w:cs="David" w:hint="cs"/>
          <w:sz w:val="20"/>
          <w:szCs w:val="24"/>
          <w:rtl/>
          <w:lang w:eastAsia="he-IL"/>
        </w:rPr>
        <w:t>מקצתם</w:t>
      </w:r>
      <w:r w:rsidRPr="00C140D3">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 כן רשאי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78DBEE3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
          <w:sz w:val="20"/>
          <w:szCs w:val="24"/>
          <w:rtl/>
          <w:lang w:eastAsia="he-IL"/>
        </w:rPr>
        <w:t xml:space="preserve"> </w:t>
      </w:r>
      <w:proofErr w:type="spellStart"/>
      <w:r w:rsidRPr="00C140D3">
        <w:rPr>
          <w:rFonts w:ascii="Times New Roman" w:eastAsia="Times New Roman" w:hAnsi="Times New Roman" w:cs="David" w:hint="cs"/>
          <w:b/>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284D944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לצורך הפעלת סמכויותיו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רשאי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מי מטעמו לבקר במשרד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בכל מקום אחר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C140D3">
        <w:rPr>
          <w:rFonts w:ascii="Times New Roman" w:eastAsia="Times New Roman" w:hAnsi="Times New Roman" w:cs="David" w:hint="cs"/>
          <w:sz w:val="20"/>
          <w:szCs w:val="24"/>
          <w:rtl/>
          <w:lang w:eastAsia="he-IL"/>
        </w:rPr>
        <w:t>י המנהל 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w:t>
      </w:r>
    </w:p>
    <w:p w14:paraId="433F71B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בהפעלת סמכויות המנהל על 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לגרוע </w:t>
      </w:r>
      <w:r w:rsidRPr="00C140D3">
        <w:rPr>
          <w:rFonts w:ascii="Times New Roman" w:eastAsia="Times New Roman" w:hAnsi="Times New Roman" w:cs="David" w:hint="cs"/>
          <w:sz w:val="20"/>
          <w:szCs w:val="24"/>
          <w:rtl/>
          <w:lang w:eastAsia="he-IL"/>
        </w:rPr>
        <w:t xml:space="preserve">ו/או לשחרר </w:t>
      </w:r>
      <w:r w:rsidRPr="00C140D3">
        <w:rPr>
          <w:rFonts w:ascii="Times New Roman" w:eastAsia="Times New Roman" w:hAnsi="Times New Roman" w:cs="David"/>
          <w:sz w:val="20"/>
          <w:szCs w:val="24"/>
          <w:rtl/>
          <w:lang w:eastAsia="he-IL"/>
        </w:rPr>
        <w:t xml:space="preserve">מאחריות </w:t>
      </w:r>
      <w:r w:rsidRPr="00C140D3">
        <w:rPr>
          <w:rFonts w:ascii="Times New Roman" w:eastAsia="Times New Roman" w:hAnsi="Times New Roman" w:cs="David" w:hint="cs"/>
          <w:sz w:val="20"/>
          <w:szCs w:val="24"/>
          <w:rtl/>
          <w:lang w:eastAsia="he-IL"/>
        </w:rPr>
        <w:t>המתכנן על פי חוזה זה ו/או על פי כל דין.</w:t>
      </w:r>
      <w:r w:rsidRPr="00C140D3">
        <w:rPr>
          <w:rFonts w:ascii="Times New Roman" w:eastAsia="Times New Roman" w:hAnsi="Times New Roman" w:cs="David"/>
          <w:sz w:val="20"/>
          <w:szCs w:val="24"/>
          <w:rtl/>
          <w:lang w:eastAsia="he-IL"/>
        </w:rPr>
        <w:t xml:space="preserve"> בהקשר זה מובהר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73F968B7"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אישר המנהל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140D3">
        <w:rPr>
          <w:rFonts w:ascii="Times New Roman" w:eastAsia="Times New Roman" w:hAnsi="Times New Roman" w:cs="David" w:hint="cs"/>
          <w:sz w:val="20"/>
          <w:szCs w:val="24"/>
          <w:rtl/>
          <w:lang w:eastAsia="he-IL"/>
        </w:rPr>
        <w:t>חוזה</w:t>
      </w:r>
      <w:r w:rsidRPr="00C140D3">
        <w:rPr>
          <w:rFonts w:ascii="Times New Roman" w:eastAsia="Times New Roman" w:hAnsi="Times New Roman" w:cs="David"/>
          <w:sz w:val="20"/>
          <w:szCs w:val="24"/>
          <w:rtl/>
          <w:lang w:eastAsia="he-IL"/>
        </w:rPr>
        <w:t xml:space="preserve"> זה, </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לשחרר את המתכנן מאחריותו המקצועית המלאה ו</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להטיל על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על המזמין אחריות כלשהי לטיב התכניות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המסמכים האמורים.</w:t>
      </w:r>
    </w:p>
    <w:p w14:paraId="42333761"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לוח זמנים ושלבי ב</w:t>
      </w:r>
      <w:r w:rsidRPr="00C140D3">
        <w:rPr>
          <w:rFonts w:ascii="Times New Roman" w:eastAsia="Times New Roman" w:hAnsi="Times New Roman" w:cs="David" w:hint="cs"/>
          <w:bCs/>
          <w:sz w:val="20"/>
          <w:szCs w:val="24"/>
          <w:u w:val="single"/>
          <w:rtl/>
          <w:lang w:eastAsia="he-IL"/>
        </w:rPr>
        <w:t>י</w:t>
      </w:r>
      <w:r w:rsidRPr="00C140D3">
        <w:rPr>
          <w:rFonts w:ascii="Times New Roman" w:eastAsia="Times New Roman" w:hAnsi="Times New Roman" w:cs="David"/>
          <w:bCs/>
          <w:sz w:val="20"/>
          <w:szCs w:val="24"/>
          <w:u w:val="single"/>
          <w:rtl/>
          <w:lang w:eastAsia="he-IL"/>
        </w:rPr>
        <w:t>צוע</w:t>
      </w:r>
    </w:p>
    <w:p w14:paraId="41E06AA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140D3">
        <w:rPr>
          <w:rFonts w:ascii="Times New Roman" w:eastAsia="Times New Roman" w:hAnsi="Times New Roman" w:cs="David"/>
          <w:b/>
          <w:bCs/>
          <w:sz w:val="20"/>
          <w:szCs w:val="24"/>
          <w:rtl/>
          <w:lang w:eastAsia="he-IL"/>
        </w:rPr>
        <w:t>ג'</w:t>
      </w:r>
      <w:r w:rsidRPr="00C140D3">
        <w:rPr>
          <w:rFonts w:ascii="Times New Roman" w:eastAsia="Times New Roman" w:hAnsi="Times New Roman" w:cs="David" w:hint="cs"/>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לוח הזמנים</w:t>
      </w:r>
      <w:r w:rsidRPr="00C140D3">
        <w:rPr>
          <w:rFonts w:ascii="Times New Roman" w:eastAsia="Times New Roman" w:hAnsi="Times New Roman" w:cs="David"/>
          <w:sz w:val="20"/>
          <w:szCs w:val="24"/>
          <w:rtl/>
          <w:lang w:eastAsia="he-IL"/>
        </w:rPr>
        <w:t>"). כל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 הכלול בשרותי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לא נקבע לו מועד בלוח הזמנים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יבוצע על ידי המתכנן במועד שיהיה דרוש על מנת להבטיח</w:t>
      </w:r>
      <w:r w:rsidRPr="00C140D3">
        <w:rPr>
          <w:rFonts w:ascii="Times New Roman" w:eastAsia="Times New Roman" w:hAnsi="Times New Roman" w:cs="David" w:hint="cs"/>
          <w:sz w:val="20"/>
          <w:szCs w:val="24"/>
          <w:rtl/>
          <w:lang w:eastAsia="he-IL"/>
        </w:rPr>
        <w:t xml:space="preserve"> את</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 xml:space="preserve">קבלנים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אחרים בהתאם ללוח הזמנים המוסכם 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מם.</w:t>
      </w:r>
    </w:p>
    <w:p w14:paraId="5968E13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יתחיל המתכנן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קטע מהפרויקט ו/או שלב משלבי העבודה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או </w:t>
      </w:r>
      <w:r w:rsidRPr="00C140D3">
        <w:rPr>
          <w:rFonts w:ascii="Times New Roman" w:eastAsia="Times New Roman" w:hAnsi="Times New Roman" w:cs="David"/>
          <w:b/>
          <w:bCs/>
          <w:sz w:val="20"/>
          <w:szCs w:val="24"/>
          <w:rtl/>
          <w:lang w:eastAsia="he-IL"/>
        </w:rPr>
        <w:t xml:space="preserve">ג'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אלא אם כן הודיע למזמין תחילה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הגיע לדעתו מועד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זה וק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מהמזמין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לביצועו.</w:t>
      </w:r>
    </w:p>
    <w:p w14:paraId="2794AC3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יש לראות </w:t>
      </w:r>
      <w:r w:rsidRPr="00C140D3">
        <w:rPr>
          <w:rFonts w:ascii="Times New Roman" w:eastAsia="Times New Roman" w:hAnsi="Times New Roman" w:cs="David" w:hint="cs"/>
          <w:sz w:val="20"/>
          <w:szCs w:val="24"/>
          <w:rtl/>
          <w:lang w:eastAsia="he-IL"/>
        </w:rPr>
        <w:t>ב</w:t>
      </w:r>
      <w:r w:rsidRPr="00C140D3">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D9F540F"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ידוע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התחייבויות היועצים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יתר הגורמים, מותנות בכך שיסופקו להם כל התכניות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ההנחיות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ההוראות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הפרטים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הביאורים שידרשו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מהקבלנים מלטעון לעיכוב מוצדק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34687F05"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 יוכר כמוצדק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אך ו</w:t>
      </w:r>
      <w:r w:rsidRPr="00C140D3">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7DDA5CE"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הוא נובע מכ</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ח עליון או גורם אחר (להלן יחדיו: "</w:t>
      </w:r>
      <w:r w:rsidRPr="00C140D3">
        <w:rPr>
          <w:rFonts w:ascii="Times New Roman" w:eastAsia="Times New Roman" w:hAnsi="Times New Roman" w:cs="David"/>
          <w:b/>
          <w:bCs/>
          <w:sz w:val="20"/>
          <w:szCs w:val="24"/>
          <w:rtl/>
          <w:lang w:eastAsia="he-IL"/>
        </w:rPr>
        <w:t>אירוע דוחה</w:t>
      </w:r>
      <w:r w:rsidRPr="00C140D3">
        <w:rPr>
          <w:rFonts w:ascii="Times New Roman" w:eastAsia="Times New Roman" w:hAnsi="Times New Roman" w:cs="David"/>
          <w:sz w:val="20"/>
          <w:szCs w:val="24"/>
          <w:rtl/>
          <w:lang w:eastAsia="he-IL"/>
        </w:rPr>
        <w:t>") שלדעת המנהל לא הייתה למתכנן שליטה עליו.</w:t>
      </w:r>
    </w:p>
    <w:p w14:paraId="7D2E9225"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EA98C2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קיבל תכניות, הנחיות, הוראות, פרטים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9719D0A"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אישר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האירוע הדוחה אכן מצדיק 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השירות ואת משך הדחייה.</w:t>
      </w:r>
    </w:p>
    <w:p w14:paraId="26A25463" w14:textId="77777777" w:rsidR="00C140D3" w:rsidRPr="00C140D3"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w:t>
      </w:r>
      <w:r w:rsidRPr="00C140D3">
        <w:rPr>
          <w:rFonts w:ascii="Times New Roman" w:eastAsia="Times New Roman" w:hAnsi="Times New Roman" w:cs="David" w:hint="cs"/>
          <w:sz w:val="20"/>
          <w:szCs w:val="24"/>
          <w:rtl/>
          <w:lang w:eastAsia="he-IL"/>
        </w:rPr>
        <w:t xml:space="preserve">כלליות </w:t>
      </w:r>
      <w:r w:rsidRPr="00C140D3">
        <w:rPr>
          <w:rFonts w:ascii="Times New Roman" w:eastAsia="Times New Roman" w:hAnsi="Times New Roman" w:cs="David"/>
          <w:sz w:val="20"/>
          <w:szCs w:val="24"/>
          <w:rtl/>
          <w:lang w:eastAsia="he-IL"/>
        </w:rPr>
        <w:t>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חור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 תכנון ע"י אחרים לא יהווה עילה לעיכוב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שור המנהל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p>
    <w:p w14:paraId="3C8C25F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להודיע למנהל מידית, על כל עיכוב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לפי הערכתו עלול לגרום לאיחור בקיום לוח הזמנים.</w:t>
      </w:r>
    </w:p>
    <w:p w14:paraId="67986F6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DF7C9D8"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לבקר במשרד המתכנן ולעיין בהתקדמות ובאופן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והמתכנן ימסור למנהל כל הסבר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פרט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דיווח</w:t>
      </w:r>
      <w:r w:rsidRPr="00C140D3">
        <w:rPr>
          <w:rFonts w:ascii="Times New Roman" w:eastAsia="Times New Roman" w:hAnsi="Times New Roman" w:cs="David" w:hint="cs"/>
          <w:sz w:val="20"/>
          <w:szCs w:val="24"/>
          <w:rtl/>
          <w:lang w:eastAsia="he-IL"/>
        </w:rPr>
        <w:t>, מיד</w:t>
      </w:r>
      <w:r w:rsidRPr="00C140D3">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C140D3">
        <w:rPr>
          <w:rFonts w:ascii="Times New Roman" w:eastAsia="Times New Roman" w:hAnsi="Times New Roman" w:cs="David" w:hint="cs"/>
          <w:sz w:val="20"/>
          <w:szCs w:val="24"/>
          <w:rtl/>
          <w:lang w:eastAsia="he-IL"/>
        </w:rPr>
        <w:t xml:space="preserve"> זה ו/או לפי כל דין</w:t>
      </w:r>
      <w:r w:rsidRPr="00C140D3">
        <w:rPr>
          <w:rFonts w:ascii="Times New Roman" w:eastAsia="Times New Roman" w:hAnsi="Times New Roman" w:cs="David"/>
          <w:sz w:val="20"/>
          <w:szCs w:val="24"/>
          <w:rtl/>
          <w:lang w:eastAsia="he-IL"/>
        </w:rPr>
        <w:t>.</w:t>
      </w:r>
    </w:p>
    <w:p w14:paraId="0607391E"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שכר המתכנן</w:t>
      </w:r>
    </w:p>
    <w:p w14:paraId="5E26D89D"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תמורת שרותי המתכנן וכל יתר התחייבויותיו לפי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כמפורט בנספח </w:t>
      </w:r>
      <w:r w:rsidRPr="00C140D3">
        <w:rPr>
          <w:rFonts w:ascii="Times New Roman" w:eastAsia="Times New Roman" w:hAnsi="Times New Roman" w:cs="David"/>
          <w:bCs/>
          <w:sz w:val="20"/>
          <w:szCs w:val="24"/>
          <w:rtl/>
          <w:lang w:eastAsia="he-IL"/>
        </w:rPr>
        <w:t xml:space="preserve">ד' </w:t>
      </w:r>
      <w:proofErr w:type="spellStart"/>
      <w:r w:rsidRPr="00C140D3">
        <w:rPr>
          <w:rFonts w:ascii="Times New Roman" w:eastAsia="Times New Roman" w:hAnsi="Times New Roman" w:cs="David" w:hint="cs"/>
          <w:b/>
          <w:sz w:val="20"/>
          <w:szCs w:val="24"/>
          <w:rtl/>
          <w:lang w:eastAsia="he-IL"/>
        </w:rPr>
        <w:t>המצ"ב</w:t>
      </w:r>
      <w:proofErr w:type="spellEnd"/>
      <w:r w:rsidRPr="00C140D3">
        <w:rPr>
          <w:rFonts w:ascii="Times New Roman" w:eastAsia="Times New Roman" w:hAnsi="Times New Roman" w:cs="David" w:hint="cs"/>
          <w:b/>
          <w:sz w:val="20"/>
          <w:szCs w:val="24"/>
          <w:rtl/>
          <w:lang w:eastAsia="he-IL"/>
        </w:rPr>
        <w:t xml:space="preserve"> </w:t>
      </w:r>
      <w:r w:rsidRPr="00C140D3">
        <w:rPr>
          <w:rFonts w:ascii="Times New Roman" w:eastAsia="Times New Roman" w:hAnsi="Times New Roman" w:cs="David"/>
          <w:sz w:val="20"/>
          <w:szCs w:val="24"/>
          <w:rtl/>
          <w:lang w:eastAsia="he-IL"/>
        </w:rPr>
        <w:t>(להלן: "</w:t>
      </w:r>
      <w:r w:rsidRPr="00C140D3">
        <w:rPr>
          <w:rFonts w:ascii="Times New Roman" w:eastAsia="Times New Roman" w:hAnsi="Times New Roman" w:cs="David"/>
          <w:b/>
          <w:bCs/>
          <w:sz w:val="20"/>
          <w:szCs w:val="24"/>
          <w:rtl/>
          <w:lang w:eastAsia="he-IL"/>
        </w:rPr>
        <w:t>שכר המתכנן</w:t>
      </w:r>
      <w:r w:rsidRPr="00C140D3">
        <w:rPr>
          <w:rFonts w:ascii="Times New Roman" w:eastAsia="Times New Roman" w:hAnsi="Times New Roman" w:cs="David"/>
          <w:sz w:val="20"/>
          <w:szCs w:val="24"/>
          <w:rtl/>
          <w:lang w:eastAsia="he-IL"/>
        </w:rPr>
        <w:t>").</w:t>
      </w:r>
    </w:p>
    <w:p w14:paraId="1350D90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בהוצאות הממשיות בשרותי העזר המפורטים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שא המזמין:</w:t>
      </w:r>
    </w:p>
    <w:p w14:paraId="1FA29ACA"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הדפסות בתוויין המיועדות להפצה לאחרים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החזר.</w:t>
      </w:r>
    </w:p>
    <w:p w14:paraId="3C190888"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העתקות שנמסרו ע"י המתכנן למזמין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לרשויות המוסמכות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ליועצים, למעט העתקות וצילומים שיפיק המתכנן במשרדו.</w:t>
      </w:r>
    </w:p>
    <w:p w14:paraId="27691862"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שכפול מסמכים.</w:t>
      </w:r>
    </w:p>
    <w:p w14:paraId="05D92C51"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785C23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מדידות וצילומי אויר.</w:t>
      </w:r>
    </w:p>
    <w:p w14:paraId="6177B66E"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קידוחים ובדיקות קרקע.</w:t>
      </w:r>
    </w:p>
    <w:p w14:paraId="489E71B4"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שליחויות.</w:t>
      </w:r>
    </w:p>
    <w:p w14:paraId="017CD4C5"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העזר המפורטים בסעיפים 7.2.1 עד 7.2.3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יוזמנו על ידי המתכנן באמצעות מערכת ניהול פרויקטים </w:t>
      </w:r>
      <w:r w:rsidRPr="00C140D3">
        <w:rPr>
          <w:rFonts w:ascii="Times New Roman" w:eastAsia="Times New Roman" w:hAnsi="Times New Roman" w:cs="David"/>
          <w:sz w:val="20"/>
          <w:szCs w:val="24"/>
          <w:lang w:eastAsia="he-IL"/>
        </w:rPr>
        <w:t>VIEW</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 מערכת </w:t>
      </w:r>
      <w:proofErr w:type="spellStart"/>
      <w:r w:rsidRPr="00C140D3">
        <w:rPr>
          <w:rFonts w:ascii="Times New Roman" w:eastAsia="Times New Roman" w:hAnsi="Times New Roman" w:cs="David"/>
          <w:sz w:val="20"/>
          <w:szCs w:val="24"/>
          <w:rtl/>
          <w:lang w:eastAsia="he-IL"/>
        </w:rPr>
        <w:t>רמדורנט</w:t>
      </w:r>
      <w:proofErr w:type="spellEnd"/>
      <w:r w:rsidRPr="00C140D3">
        <w:rPr>
          <w:rFonts w:ascii="Times New Roman" w:eastAsia="Times New Roman" w:hAnsi="Times New Roman" w:cs="David"/>
          <w:sz w:val="20"/>
          <w:szCs w:val="24"/>
          <w:rtl/>
          <w:lang w:eastAsia="he-IL"/>
        </w:rPr>
        <w:t xml:space="preserve"> מודול ניהול מסמכים (</w:t>
      </w:r>
      <w:r w:rsidRPr="00C140D3">
        <w:rPr>
          <w:rFonts w:ascii="Times New Roman" w:eastAsia="Times New Roman" w:hAnsi="Times New Roman" w:cs="David"/>
          <w:sz w:val="20"/>
          <w:szCs w:val="24"/>
          <w:lang w:eastAsia="he-IL"/>
        </w:rPr>
        <w:t>DM</w:t>
      </w:r>
      <w:r w:rsidRPr="00C140D3">
        <w:rPr>
          <w:rFonts w:ascii="Times New Roman" w:eastAsia="Times New Roman" w:hAnsi="Times New Roman" w:cs="David"/>
          <w:sz w:val="20"/>
          <w:szCs w:val="24"/>
          <w:rtl/>
          <w:lang w:eastAsia="he-IL"/>
        </w:rPr>
        <w:t>) רק ממכונים המאושרים ע"י המזמין לבצע עבודות עבורו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הוצאות לפי סעיפים 7.2.4 עד 7.2.7 </w:t>
      </w:r>
      <w:r w:rsidRPr="00C140D3">
        <w:rPr>
          <w:rFonts w:ascii="Times New Roman" w:eastAsia="Times New Roman" w:hAnsi="Times New Roman" w:cs="David"/>
          <w:sz w:val="20"/>
          <w:szCs w:val="24"/>
          <w:rtl/>
          <w:lang w:eastAsia="he-IL"/>
        </w:rPr>
        <w:lastRenderedPageBreak/>
        <w:t>ועבור הדפסות והעתקות צבעוניות יוצאו רק אם אושרו תחילה בכתב, טרם הזמנתם ע"י המנהל.</w:t>
      </w:r>
    </w:p>
    <w:p w14:paraId="2CFB3CE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על חשבון שכר המתכנן ישולמו למתכנן תשלומי ביניים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עורים ובמועדים המפורטים בנספח</w:t>
      </w:r>
      <w:r w:rsidRPr="00C140D3">
        <w:rPr>
          <w:rFonts w:ascii="Times New Roman" w:eastAsia="Times New Roman" w:hAnsi="Times New Roman" w:cs="David"/>
          <w:bCs/>
          <w:sz w:val="20"/>
          <w:szCs w:val="24"/>
          <w:rtl/>
          <w:lang w:eastAsia="he-IL"/>
        </w:rPr>
        <w:t xml:space="preserve"> ה'</w:t>
      </w:r>
      <w:r w:rsidRPr="00C140D3">
        <w:rPr>
          <w:rFonts w:ascii="Times New Roman" w:eastAsia="Times New Roman" w:hAnsi="Times New Roman" w:cs="David" w:hint="cs"/>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C140D3">
        <w:rPr>
          <w:rFonts w:ascii="Times New Roman" w:eastAsia="Times New Roman" w:hAnsi="Times New Roman" w:cs="David"/>
          <w:sz w:val="20"/>
          <w:szCs w:val="24"/>
          <w:rtl/>
          <w:lang w:eastAsia="he-IL"/>
        </w:rPr>
        <w:t>לשלמם</w:t>
      </w:r>
      <w:proofErr w:type="spellEnd"/>
      <w:r w:rsidRPr="00C140D3">
        <w:rPr>
          <w:rFonts w:ascii="Times New Roman" w:eastAsia="Times New Roman" w:hAnsi="Times New Roman" w:cs="David"/>
          <w:sz w:val="20"/>
          <w:szCs w:val="24"/>
          <w:rtl/>
          <w:lang w:eastAsia="he-IL"/>
        </w:rPr>
        <w:t xml:space="preserve">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p>
    <w:p w14:paraId="3D5BE0EE"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תשלומי הביניים לפי פסקה זו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משלבי שירותי המתכנן ו/או טיב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8D0D13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השכר האמור בנספח </w:t>
      </w:r>
      <w:r w:rsidRPr="00C140D3">
        <w:rPr>
          <w:rFonts w:ascii="Times New Roman" w:eastAsia="Times New Roman" w:hAnsi="Times New Roman" w:cs="David"/>
          <w:b/>
          <w:bCs/>
          <w:sz w:val="20"/>
          <w:szCs w:val="24"/>
          <w:rtl/>
          <w:lang w:eastAsia="he-IL"/>
        </w:rPr>
        <w:t xml:space="preserve">ד'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ה</w:t>
      </w:r>
      <w:r w:rsidRPr="00C140D3">
        <w:rPr>
          <w:rFonts w:ascii="Times New Roman" w:eastAsia="Times New Roman" w:hAnsi="Times New Roman" w:cs="David" w:hint="cs"/>
          <w:sz w:val="20"/>
          <w:szCs w:val="24"/>
          <w:rtl/>
          <w:lang w:eastAsia="he-IL"/>
        </w:rPr>
        <w:t xml:space="preserve">ינו </w:t>
      </w:r>
      <w:r w:rsidRPr="00C140D3">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140D3">
        <w:rPr>
          <w:rFonts w:ascii="Times New Roman" w:eastAsia="Times New Roman" w:hAnsi="Times New Roman" w:cs="David" w:hint="cs"/>
          <w:sz w:val="20"/>
          <w:szCs w:val="24"/>
          <w:rtl/>
          <w:lang w:eastAsia="he-IL"/>
        </w:rPr>
        <w:t xml:space="preserve">זה </w:t>
      </w:r>
      <w:r w:rsidRPr="00C140D3">
        <w:rPr>
          <w:rFonts w:ascii="Times New Roman" w:eastAsia="Times New Roman" w:hAnsi="Times New Roman" w:cs="David"/>
          <w:sz w:val="20"/>
          <w:szCs w:val="24"/>
          <w:rtl/>
          <w:lang w:eastAsia="he-IL"/>
        </w:rPr>
        <w:t>במפורש אחרת. תנאי לתשלום שכר המתכנן במלואו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הינו המצאת הצהרה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C140D3">
        <w:rPr>
          <w:rFonts w:ascii="Times New Roman" w:eastAsia="Times New Roman" w:hAnsi="Times New Roman" w:cs="David"/>
          <w:b/>
          <w:bCs/>
          <w:sz w:val="20"/>
          <w:szCs w:val="24"/>
          <w:rtl/>
          <w:lang w:eastAsia="he-IL"/>
        </w:rPr>
        <w:t>ט'</w:t>
      </w:r>
      <w:r w:rsidRPr="00C140D3">
        <w:rPr>
          <w:rFonts w:ascii="Times New Roman" w:eastAsia="Times New Roman" w:hAnsi="Times New Roman" w:cs="David"/>
          <w:sz w:val="20"/>
          <w:szCs w:val="24"/>
          <w:rtl/>
          <w:lang w:eastAsia="he-IL"/>
        </w:rPr>
        <w:t xml:space="preserve"> לחוזה זה וכתב היעדר תביעות המצורף כנספח</w:t>
      </w:r>
      <w:r w:rsidRPr="00C140D3">
        <w:rPr>
          <w:rFonts w:ascii="Times New Roman" w:eastAsia="Times New Roman" w:hAnsi="Times New Roman" w:cs="David"/>
          <w:b/>
          <w:bCs/>
          <w:sz w:val="20"/>
          <w:szCs w:val="24"/>
          <w:rtl/>
          <w:lang w:eastAsia="he-IL"/>
        </w:rPr>
        <w:t xml:space="preserve"> י'</w:t>
      </w:r>
      <w:r w:rsidRPr="00C140D3">
        <w:rPr>
          <w:rFonts w:ascii="Times New Roman" w:eastAsia="Times New Roman" w:hAnsi="Times New Roman" w:cs="David"/>
          <w:sz w:val="20"/>
          <w:szCs w:val="24"/>
          <w:rtl/>
          <w:lang w:eastAsia="he-IL"/>
        </w:rPr>
        <w:t xml:space="preserve"> לחוזה זה למזמין, חתום ע"י המתכנן ומאומת כנדרש בו.</w:t>
      </w:r>
    </w:p>
    <w:p w14:paraId="4DF7A09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מבלי לפגוע בכלליות האמור בסעיף </w:t>
      </w:r>
      <w:r w:rsidRPr="00C140D3">
        <w:rPr>
          <w:rFonts w:ascii="Times New Roman" w:eastAsia="Times New Roman" w:hAnsi="Times New Roman" w:cs="David" w:hint="cs"/>
          <w:sz w:val="20"/>
          <w:szCs w:val="24"/>
          <w:rtl/>
          <w:lang w:eastAsia="he-IL"/>
        </w:rPr>
        <w:t>7 לעיל</w:t>
      </w:r>
      <w:r w:rsidRPr="00C140D3">
        <w:rPr>
          <w:rFonts w:ascii="Times New Roman" w:eastAsia="Times New Roman" w:hAnsi="Times New Roman" w:cs="David"/>
          <w:sz w:val="20"/>
          <w:szCs w:val="24"/>
          <w:rtl/>
          <w:lang w:eastAsia="he-IL"/>
        </w:rPr>
        <w:t>, 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רכוש ה</w:t>
      </w:r>
      <w:r w:rsidRPr="00C140D3">
        <w:rPr>
          <w:rFonts w:ascii="Times New Roman" w:eastAsia="Times New Roman" w:hAnsi="Times New Roman" w:cs="David" w:hint="cs"/>
          <w:sz w:val="20"/>
          <w:szCs w:val="24"/>
          <w:rtl/>
          <w:lang w:eastAsia="he-IL"/>
        </w:rPr>
        <w:t>מזמין</w:t>
      </w:r>
      <w:r w:rsidRPr="00C140D3">
        <w:rPr>
          <w:rFonts w:ascii="Times New Roman" w:eastAsia="Times New Roman" w:hAnsi="Times New Roman" w:cs="David"/>
          <w:sz w:val="20"/>
          <w:szCs w:val="24"/>
          <w:rtl/>
          <w:lang w:eastAsia="he-IL"/>
        </w:rPr>
        <w:t>. מובהר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הפרת סעיף זה על ידי המתכנן תה</w:t>
      </w:r>
      <w:r w:rsidRPr="00C140D3">
        <w:rPr>
          <w:rFonts w:ascii="Times New Roman" w:eastAsia="Times New Roman" w:hAnsi="Times New Roman" w:cs="David" w:hint="cs"/>
          <w:sz w:val="20"/>
          <w:szCs w:val="24"/>
          <w:rtl/>
          <w:lang w:eastAsia="he-IL"/>
        </w:rPr>
        <w:t>ווה</w:t>
      </w:r>
      <w:r w:rsidRPr="00C140D3">
        <w:rPr>
          <w:rFonts w:ascii="Times New Roman" w:eastAsia="Times New Roman" w:hAnsi="Times New Roman" w:cs="David"/>
          <w:sz w:val="20"/>
          <w:szCs w:val="24"/>
          <w:rtl/>
          <w:lang w:eastAsia="he-IL"/>
        </w:rPr>
        <w:t xml:space="preserve"> הפרה יסודית של חוזה</w:t>
      </w:r>
      <w:r w:rsidRPr="00C140D3">
        <w:rPr>
          <w:rFonts w:ascii="Times New Roman" w:eastAsia="Times New Roman" w:hAnsi="Times New Roman" w:cs="David" w:hint="cs"/>
          <w:sz w:val="20"/>
          <w:szCs w:val="24"/>
          <w:rtl/>
          <w:lang w:eastAsia="he-IL"/>
        </w:rPr>
        <w:t xml:space="preserve"> זה. </w:t>
      </w:r>
    </w:p>
    <w:p w14:paraId="2FD8D118"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תנאים מקדמיים לביצוע תשלום כלשהו ע"ח שכר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הצגת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C140D3">
        <w:rPr>
          <w:rFonts w:ascii="Times New Roman" w:eastAsia="Times New Roman" w:hAnsi="Times New Roman" w:cs="David" w:hint="cs"/>
          <w:sz w:val="20"/>
          <w:szCs w:val="24"/>
          <w:rtl/>
          <w:lang w:eastAsia="he-IL"/>
        </w:rPr>
        <w:t>עובר</w:t>
      </w:r>
      <w:r w:rsidRPr="00C140D3">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BDA5272"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שנויים בתכנון</w:t>
      </w:r>
    </w:p>
    <w:p w14:paraId="7199B940" w14:textId="77777777" w:rsidR="00C140D3" w:rsidRPr="008666C7"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w:t>
      </w:r>
      <w:r w:rsidRPr="008666C7">
        <w:rPr>
          <w:rFonts w:ascii="Times New Roman" w:eastAsia="Times New Roman" w:hAnsi="Times New Roman" w:cs="David"/>
          <w:sz w:val="20"/>
          <w:szCs w:val="24"/>
          <w:rtl/>
          <w:lang w:eastAsia="he-IL"/>
        </w:rPr>
        <w:t>תשלום נוסף בעד עבודות אלו, אלא כפי שנקבע בסעיף 8.2 להלן.</w:t>
      </w:r>
    </w:p>
    <w:p w14:paraId="3164C449" w14:textId="77777777" w:rsidR="00C140D3" w:rsidRPr="004A7CFB"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A7CF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A7CFB">
        <w:rPr>
          <w:rFonts w:ascii="Times New Roman" w:eastAsia="Times New Roman" w:hAnsi="Times New Roman" w:cs="David" w:hint="cs"/>
          <w:sz w:val="20"/>
          <w:szCs w:val="24"/>
          <w:rtl/>
          <w:lang w:eastAsia="he-IL"/>
        </w:rPr>
        <w:t>ים</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bCs/>
          <w:sz w:val="20"/>
          <w:szCs w:val="24"/>
          <w:rtl/>
          <w:lang w:eastAsia="he-IL"/>
        </w:rPr>
        <w:t>ב' או ג'</w:t>
      </w:r>
      <w:r w:rsidRPr="004A7CFB">
        <w:rPr>
          <w:rFonts w:ascii="Times New Roman" w:eastAsia="Times New Roman" w:hAnsi="Times New Roman" w:cs="David" w:hint="cs"/>
          <w:b/>
          <w:sz w:val="20"/>
          <w:szCs w:val="24"/>
          <w:rtl/>
          <w:lang w:eastAsia="he-IL"/>
        </w:rPr>
        <w:t xml:space="preserve"> </w:t>
      </w:r>
      <w:proofErr w:type="spellStart"/>
      <w:r w:rsidRPr="004A7CFB">
        <w:rPr>
          <w:rFonts w:ascii="Times New Roman" w:eastAsia="Times New Roman" w:hAnsi="Times New Roman" w:cs="David" w:hint="cs"/>
          <w:b/>
          <w:sz w:val="20"/>
          <w:szCs w:val="24"/>
          <w:rtl/>
          <w:lang w:eastAsia="he-IL"/>
        </w:rPr>
        <w:t>המצ"ב</w:t>
      </w:r>
      <w:proofErr w:type="spellEnd"/>
      <w:r w:rsidRPr="004A7CFB">
        <w:rPr>
          <w:rFonts w:ascii="Times New Roman" w:eastAsia="Times New Roman" w:hAnsi="Times New Roman" w:cs="David"/>
          <w:sz w:val="20"/>
          <w:szCs w:val="24"/>
          <w:rtl/>
          <w:lang w:eastAsia="he-IL"/>
        </w:rPr>
        <w:t>, וב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רותי המתכנן</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אלמלא השנויים</w:t>
      </w:r>
      <w:r w:rsidRPr="004A7CFB">
        <w:rPr>
          <w:rFonts w:ascii="Times New Roman" w:eastAsia="Times New Roman" w:hAnsi="Times New Roman" w:cs="David" w:hint="cs"/>
          <w:sz w:val="20"/>
          <w:szCs w:val="24"/>
          <w:rtl/>
          <w:lang w:eastAsia="he-IL"/>
        </w:rPr>
        <w:t xml:space="preserve"> כאמור</w:t>
      </w:r>
      <w:r w:rsidRPr="004A7CFB">
        <w:rPr>
          <w:rFonts w:ascii="Times New Roman" w:eastAsia="Times New Roman" w:hAnsi="Times New Roman" w:cs="David"/>
          <w:sz w:val="20"/>
          <w:szCs w:val="24"/>
          <w:rtl/>
          <w:lang w:eastAsia="he-IL"/>
        </w:rPr>
        <w:t>, יהיה</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זכאי לפיצוי בעד העבודה הנוספת שב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עקב השנויים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כאמור</w:t>
      </w:r>
      <w:r w:rsidRPr="004A7CFB">
        <w:rPr>
          <w:rFonts w:ascii="Times New Roman" w:eastAsia="Times New Roman" w:hAnsi="Times New Roman" w:cs="David"/>
          <w:sz w:val="20"/>
          <w:szCs w:val="24"/>
          <w:rtl/>
          <w:lang w:eastAsia="he-IL"/>
        </w:rPr>
        <w:t>. הפיצוי ישולם בגין העבודה הנוספת שהמתכנן 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 xml:space="preserve"> המתכנן ושכר המתכנן. בכל מקרה</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ה</w:t>
      </w:r>
      <w:r w:rsidRPr="004A7CFB">
        <w:rPr>
          <w:rFonts w:ascii="Times New Roman" w:eastAsia="Times New Roman" w:hAnsi="Times New Roman" w:cs="David"/>
          <w:sz w:val="20"/>
          <w:szCs w:val="24"/>
          <w:rtl/>
          <w:lang w:eastAsia="he-IL"/>
        </w:rPr>
        <w:t>שנויים</w:t>
      </w:r>
      <w:r w:rsidRPr="004A7CFB">
        <w:rPr>
          <w:rFonts w:ascii="Times New Roman" w:eastAsia="Times New Roman" w:hAnsi="Times New Roman" w:cs="David" w:hint="cs"/>
          <w:sz w:val="20"/>
          <w:szCs w:val="24"/>
          <w:rtl/>
          <w:lang w:eastAsia="he-IL"/>
        </w:rPr>
        <w:t xml:space="preserve"> כאמור, לא יהוו</w:t>
      </w:r>
      <w:r w:rsidRPr="004A7CFB">
        <w:rPr>
          <w:rFonts w:ascii="Times New Roman" w:eastAsia="Times New Roman" w:hAnsi="Times New Roman" w:cs="David"/>
          <w:sz w:val="20"/>
          <w:szCs w:val="24"/>
          <w:rtl/>
          <w:lang w:eastAsia="he-IL"/>
        </w:rPr>
        <w:t xml:space="preserve"> עילה לש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נוי בלוח הזמנים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אלא בא</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 xml:space="preserve">שור המנהל </w:t>
      </w:r>
      <w:r w:rsidRPr="004A7CFB">
        <w:rPr>
          <w:rFonts w:ascii="Times New Roman" w:eastAsia="Times New Roman" w:hAnsi="Times New Roman" w:cs="David" w:hint="cs"/>
          <w:sz w:val="20"/>
          <w:szCs w:val="24"/>
          <w:rtl/>
          <w:lang w:eastAsia="he-IL"/>
        </w:rPr>
        <w:t>מראש ו</w:t>
      </w:r>
      <w:r w:rsidRPr="004A7CFB">
        <w:rPr>
          <w:rFonts w:ascii="Times New Roman" w:eastAsia="Times New Roman" w:hAnsi="Times New Roman" w:cs="David"/>
          <w:sz w:val="20"/>
          <w:szCs w:val="24"/>
          <w:rtl/>
          <w:lang w:eastAsia="he-IL"/>
        </w:rPr>
        <w:t>בכתב.</w:t>
      </w:r>
    </w:p>
    <w:p w14:paraId="01CAFE1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על אף</w:t>
      </w:r>
      <w:r w:rsidRPr="00C140D3">
        <w:rPr>
          <w:rFonts w:ascii="Times New Roman" w:eastAsia="Times New Roman" w:hAnsi="Times New Roman" w:cs="David"/>
          <w:sz w:val="20"/>
          <w:szCs w:val="24"/>
          <w:rtl/>
          <w:lang w:eastAsia="he-IL"/>
        </w:rPr>
        <w:t xml:space="preserve"> האמור בסעיף 8.2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יגיע למתכנן דבר בגין שינויים הנובעים מ:</w:t>
      </w:r>
    </w:p>
    <w:p w14:paraId="6381619C"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טעות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קוי בתכנון ו/או באומדן של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של היועצים.</w:t>
      </w:r>
    </w:p>
    <w:p w14:paraId="758A878C"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התכנון אינו התכנון היעיל ביותר.</w:t>
      </w:r>
    </w:p>
    <w:p w14:paraId="5E7EE996"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השינוי מתחייב במישרין או בעקיפין מהפרת איזה מהוראות חוזה זה ע"י המתכנן.</w:t>
      </w:r>
    </w:p>
    <w:p w14:paraId="45D416B4"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השינויים מתחייבים מדרישת רשויות מוסמכות. </w:t>
      </w:r>
    </w:p>
    <w:p w14:paraId="7477D0D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להכין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עבור רוכשים שיבקשו זאת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39436C1" w14:textId="77777777" w:rsidR="00C140D3" w:rsidRDefault="00C140D3"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מחיר השינויים ותנאי התשלום בגין תכנון השינויים </w:t>
      </w:r>
      <w:r w:rsidRPr="00C140D3">
        <w:rPr>
          <w:rFonts w:ascii="Times New Roman" w:eastAsia="Times New Roman" w:hAnsi="Times New Roman" w:cs="David" w:hint="cs"/>
          <w:sz w:val="20"/>
          <w:szCs w:val="24"/>
          <w:rtl/>
          <w:lang w:eastAsia="he-IL"/>
        </w:rPr>
        <w:t xml:space="preserve">כאמור, </w:t>
      </w:r>
      <w:r w:rsidRPr="00C140D3">
        <w:rPr>
          <w:rFonts w:ascii="Times New Roman" w:eastAsia="Times New Roman" w:hAnsi="Times New Roman" w:cs="David"/>
          <w:sz w:val="20"/>
          <w:szCs w:val="24"/>
          <w:rtl/>
          <w:lang w:eastAsia="he-IL"/>
        </w:rPr>
        <w:t>יסוכמו בין המתכנן לרוכשים. המתכנן יתקשר עם הרוכש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בענ</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ין קביעת מחיר השינויים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תובא בפני המנהל והוא יהיה המוסמך להכריע בה.</w:t>
      </w:r>
    </w:p>
    <w:p w14:paraId="580551D2" w14:textId="77777777" w:rsidR="007A10F8" w:rsidRPr="00C140D3" w:rsidRDefault="007A10F8"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5F20B89C"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אחריות וביטוח</w:t>
      </w:r>
    </w:p>
    <w:p w14:paraId="055711EA" w14:textId="77777777" w:rsidR="000B36FF" w:rsidRPr="00013687" w:rsidRDefault="000B36FF" w:rsidP="000B36F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856FE4B" w14:textId="77777777" w:rsidR="000B36FF" w:rsidRPr="00013687" w:rsidRDefault="000B36FF" w:rsidP="000B36FF">
      <w:pPr>
        <w:pStyle w:val="afa"/>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3C667D9B" w14:textId="77777777" w:rsidR="000B36FF" w:rsidRPr="00013687" w:rsidRDefault="000B36FF" w:rsidP="000B36FF">
      <w:pPr>
        <w:pStyle w:val="afa"/>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2ED6E9D" w14:textId="77777777" w:rsidR="000B36FF" w:rsidRPr="00013687" w:rsidRDefault="000B36FF" w:rsidP="000B36FF">
      <w:pPr>
        <w:pStyle w:val="afa"/>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9B94591" w14:textId="77777777" w:rsidR="000B36FF" w:rsidRDefault="000B36FF" w:rsidP="000B36F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3AE9EEC" w14:textId="77777777" w:rsidR="000B36FF" w:rsidRPr="00013687" w:rsidRDefault="000B36FF" w:rsidP="000B36F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D139602" w14:textId="77777777" w:rsidR="000B36FF" w:rsidRPr="00B27B4C" w:rsidRDefault="000B36FF" w:rsidP="000B36F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136E8F24" w14:textId="77777777" w:rsidR="000B36FF" w:rsidRPr="00B27B4C" w:rsidRDefault="000B36FF" w:rsidP="000B36F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13760556" w14:textId="77777777" w:rsidR="000B36FF" w:rsidRPr="00B27B4C" w:rsidRDefault="000B36FF" w:rsidP="000B36F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31B782FE" w14:textId="77777777" w:rsidR="000B36FF" w:rsidRPr="00B27B4C" w:rsidRDefault="000B36FF" w:rsidP="000B36F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68292070" w14:textId="77777777" w:rsidR="000B36FF" w:rsidRPr="00B27B4C" w:rsidRDefault="000B36FF" w:rsidP="000B36F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0CCE648C" w14:textId="77777777" w:rsidR="000B36FF" w:rsidRPr="00B27B4C" w:rsidRDefault="000B36FF" w:rsidP="000B36F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64F40C00" w14:textId="77777777" w:rsidR="000B36FF" w:rsidRPr="00B27B4C" w:rsidRDefault="000B36FF" w:rsidP="000B36F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017D3E3C" w14:textId="77777777" w:rsidR="000B36FF" w:rsidRPr="00B27B4C" w:rsidRDefault="000B36FF" w:rsidP="000B36FF">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3CC93C4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אספקת תכניות</w:t>
      </w:r>
    </w:p>
    <w:p w14:paraId="0F1AE17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עת במהלך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וכן בתקופת הבדק של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C140D3">
        <w:rPr>
          <w:rFonts w:ascii="Times New Roman" w:eastAsia="Times New Roman" w:hAnsi="Times New Roman" w:cs="David"/>
          <w:sz w:val="20"/>
          <w:szCs w:val="24"/>
          <w:rtl/>
          <w:lang w:eastAsia="he-IL"/>
        </w:rPr>
        <w:t>המצ"ב</w:t>
      </w:r>
      <w:proofErr w:type="spellEnd"/>
      <w:r w:rsidRPr="00C140D3">
        <w:rPr>
          <w:rFonts w:ascii="Times New Roman" w:eastAsia="Times New Roman" w:hAnsi="Times New Roman" w:cs="David"/>
          <w:sz w:val="20"/>
          <w:szCs w:val="24"/>
          <w:rtl/>
          <w:lang w:eastAsia="he-IL"/>
        </w:rPr>
        <w:t xml:space="preserve"> כנספח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xml:space="preserve"> לחוזה זה, ובמידה והדרישה מתייחסת לתכניות שאינ</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בידו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יערכ</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המתכנן בהקדם האפשרי וימסר</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למזמין.</w:t>
      </w:r>
    </w:p>
    <w:p w14:paraId="154762F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עם גמר שרותי </w:t>
      </w:r>
      <w:r w:rsidRPr="00C140D3">
        <w:rPr>
          <w:rFonts w:ascii="Times New Roman" w:eastAsia="Times New Roman" w:hAnsi="Times New Roman" w:cs="David" w:hint="cs"/>
          <w:sz w:val="20"/>
          <w:szCs w:val="24"/>
          <w:rtl/>
          <w:lang w:eastAsia="he-IL"/>
        </w:rPr>
        <w:t>המתכנן,</w:t>
      </w:r>
      <w:r w:rsidRPr="00C140D3">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הסופי בשטח </w:t>
      </w:r>
      <w:r w:rsidRPr="00C140D3">
        <w:rPr>
          <w:rFonts w:ascii="Times New Roman" w:eastAsia="Times New Roman" w:hAnsi="Times New Roman" w:cs="David"/>
          <w:color w:val="000000"/>
          <w:sz w:val="20"/>
          <w:szCs w:val="24"/>
          <w:lang w:eastAsia="he-IL"/>
        </w:rPr>
        <w:t>(AS MADE)</w:t>
      </w:r>
      <w:r w:rsidRPr="00C140D3">
        <w:rPr>
          <w:rFonts w:ascii="Times New Roman" w:eastAsia="Times New Roman" w:hAnsi="Times New Roman" w:cs="David"/>
          <w:sz w:val="20"/>
          <w:szCs w:val="24"/>
          <w:rtl/>
          <w:lang w:eastAsia="he-IL"/>
        </w:rPr>
        <w:t xml:space="preserve">, למעט שינויי דיירים, </w:t>
      </w:r>
      <w:r w:rsidRPr="00C140D3">
        <w:rPr>
          <w:rFonts w:ascii="Times New Roman" w:eastAsia="Times New Roman" w:hAnsi="Times New Roman" w:cs="David" w:hint="cs"/>
          <w:sz w:val="20"/>
          <w:szCs w:val="24"/>
          <w:rtl/>
          <w:lang w:eastAsia="he-IL"/>
        </w:rPr>
        <w:t xml:space="preserve">וקבצים </w:t>
      </w:r>
      <w:r w:rsidRPr="00C140D3">
        <w:rPr>
          <w:rFonts w:ascii="Times New Roman" w:eastAsia="Times New Roman" w:hAnsi="Times New Roman" w:cs="David"/>
          <w:sz w:val="20"/>
          <w:szCs w:val="24"/>
          <w:rtl/>
          <w:lang w:eastAsia="he-IL"/>
        </w:rPr>
        <w:t>המכילים את התכנון במדיה ממוחשבת.</w:t>
      </w:r>
    </w:p>
    <w:p w14:paraId="6EACC9C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C140D3">
        <w:rPr>
          <w:rFonts w:ascii="Times New Roman" w:eastAsia="Times New Roman" w:hAnsi="Times New Roman" w:cs="David" w:hint="cs"/>
          <w:sz w:val="20"/>
          <w:szCs w:val="24"/>
          <w:rtl/>
          <w:lang w:eastAsia="he-IL"/>
        </w:rPr>
        <w:t>הקבצים</w:t>
      </w:r>
      <w:r w:rsidRPr="00C140D3">
        <w:rPr>
          <w:rFonts w:ascii="Times New Roman" w:eastAsia="Times New Roman" w:hAnsi="Times New Roman" w:cs="David"/>
          <w:sz w:val="20"/>
          <w:szCs w:val="24"/>
          <w:rtl/>
          <w:lang w:eastAsia="he-IL"/>
        </w:rPr>
        <w:t xml:space="preserve"> כשה</w:t>
      </w:r>
      <w:r w:rsidRPr="00C140D3">
        <w:rPr>
          <w:rFonts w:ascii="Times New Roman" w:eastAsia="Times New Roman" w:hAnsi="Times New Roman" w:cs="David" w:hint="cs"/>
          <w:sz w:val="20"/>
          <w:szCs w:val="24"/>
          <w:rtl/>
          <w:lang w:eastAsia="he-IL"/>
        </w:rPr>
        <w:t>ם</w:t>
      </w:r>
      <w:r w:rsidRPr="00C140D3">
        <w:rPr>
          <w:rFonts w:ascii="Times New Roman" w:eastAsia="Times New Roman" w:hAnsi="Times New Roman" w:cs="David"/>
          <w:sz w:val="20"/>
          <w:szCs w:val="24"/>
          <w:rtl/>
          <w:lang w:eastAsia="he-IL"/>
        </w:rPr>
        <w:t xml:space="preserve"> מעודכנ</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C140D3">
        <w:rPr>
          <w:rFonts w:ascii="Times New Roman" w:eastAsia="Times New Roman" w:hAnsi="Times New Roman" w:cs="David"/>
          <w:sz w:val="20"/>
          <w:szCs w:val="24"/>
          <w:rtl/>
          <w:lang w:eastAsia="he-IL"/>
        </w:rPr>
        <w:t>הכל</w:t>
      </w:r>
      <w:proofErr w:type="spellEnd"/>
      <w:r w:rsidRPr="00C140D3">
        <w:rPr>
          <w:rFonts w:ascii="Times New Roman" w:eastAsia="Times New Roman" w:hAnsi="Times New Roman" w:cs="David"/>
          <w:sz w:val="20"/>
          <w:szCs w:val="24"/>
          <w:rtl/>
          <w:lang w:eastAsia="he-IL"/>
        </w:rPr>
        <w:t xml:space="preserve"> לפי העניין.</w:t>
      </w:r>
    </w:p>
    <w:p w14:paraId="75C53FD6"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B2EFAA4"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המתכנן לא יהיה זכאי לכל תשלום נוסף בעד תכניות שימסור למזמין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סעיף 10 זה.</w:t>
      </w:r>
    </w:p>
    <w:p w14:paraId="44522FD5"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זכות הקניין בכל התכניות שייכת למזמין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 ששולם שכר המתכנן בהתאם להוראות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C140D3">
        <w:rPr>
          <w:rFonts w:ascii="Times New Roman" w:eastAsia="Times New Roman" w:hAnsi="Times New Roman" w:cs="David"/>
          <w:sz w:val="20"/>
          <w:szCs w:val="24"/>
          <w:rtl/>
          <w:lang w:eastAsia="he-IL"/>
        </w:rPr>
        <w:t>לשנותן</w:t>
      </w:r>
      <w:proofErr w:type="spellEnd"/>
      <w:r w:rsidRPr="00C140D3">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001D872"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מעמד המתכנן</w:t>
      </w:r>
    </w:p>
    <w:p w14:paraId="01D94DA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ומובהר על ידי הצדדים לחוזה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C140D3">
        <w:rPr>
          <w:rFonts w:ascii="Times New Roman" w:eastAsia="Times New Roman" w:hAnsi="Times New Roman" w:cs="David" w:hint="cs"/>
          <w:sz w:val="20"/>
          <w:szCs w:val="24"/>
          <w:rtl/>
          <w:lang w:eastAsia="he-IL"/>
        </w:rPr>
        <w:t xml:space="preserve"> של המתכנן</w:t>
      </w:r>
      <w:r w:rsidRPr="00C140D3">
        <w:rPr>
          <w:rFonts w:ascii="Times New Roman" w:eastAsia="Times New Roman" w:hAnsi="Times New Roman" w:cs="David"/>
          <w:sz w:val="20"/>
          <w:szCs w:val="24"/>
          <w:rtl/>
          <w:lang w:eastAsia="he-IL"/>
        </w:rPr>
        <w:t>.</w:t>
      </w:r>
    </w:p>
    <w:p w14:paraId="0883E68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lastRenderedPageBreak/>
        <w:t xml:space="preserve">אין ולא יהיו יחסי עובד-מעביד בין המזמין ובין </w:t>
      </w:r>
      <w:r w:rsidRPr="00C140D3">
        <w:rPr>
          <w:rFonts w:ascii="Times New Roman" w:eastAsia="Times New Roman" w:hAnsi="Times New Roman" w:cs="David"/>
          <w:color w:val="000000"/>
          <w:sz w:val="24"/>
          <w:szCs w:val="24"/>
          <w:rtl/>
          <w:lang w:eastAsia="he-IL"/>
        </w:rPr>
        <w:t xml:space="preserve">המתכנן ו/או </w:t>
      </w:r>
      <w:r w:rsidRPr="00C140D3">
        <w:rPr>
          <w:rFonts w:ascii="Times New Roman" w:eastAsia="Times New Roman" w:hAnsi="Times New Roman" w:cs="David" w:hint="cs"/>
          <w:color w:val="000000"/>
          <w:sz w:val="24"/>
          <w:szCs w:val="24"/>
          <w:rtl/>
          <w:lang w:eastAsia="he-IL"/>
        </w:rPr>
        <w:t>מי מטעמו ו</w:t>
      </w:r>
      <w:r w:rsidRPr="00C140D3">
        <w:rPr>
          <w:rFonts w:ascii="Times New Roman" w:eastAsia="Times New Roman" w:hAnsi="Times New Roman" w:cs="David"/>
          <w:color w:val="000000"/>
          <w:sz w:val="24"/>
          <w:szCs w:val="24"/>
          <w:rtl/>
          <w:lang w:eastAsia="he-IL"/>
        </w:rPr>
        <w:t xml:space="preserve">בין המזמין לבין עובדי </w:t>
      </w:r>
      <w:r w:rsidRPr="00C140D3">
        <w:rPr>
          <w:rFonts w:ascii="Times New Roman" w:eastAsia="Times New Roman" w:hAnsi="Times New Roman" w:cs="David" w:hint="cs"/>
          <w:color w:val="000000"/>
          <w:sz w:val="24"/>
          <w:szCs w:val="24"/>
          <w:rtl/>
          <w:lang w:eastAsia="he-IL"/>
        </w:rPr>
        <w:t xml:space="preserve"> המתכנן ו/או מי מטעמיהם</w:t>
      </w:r>
      <w:r w:rsidRPr="00C140D3">
        <w:rPr>
          <w:rFonts w:ascii="Times New Roman" w:eastAsia="Times New Roman" w:hAnsi="Times New Roman" w:cs="David"/>
          <w:color w:val="000000"/>
          <w:sz w:val="24"/>
          <w:szCs w:val="24"/>
          <w:rtl/>
          <w:lang w:eastAsia="he-IL"/>
        </w:rPr>
        <w:t xml:space="preserve"> </w:t>
      </w:r>
      <w:r w:rsidRPr="00C140D3">
        <w:rPr>
          <w:rFonts w:ascii="Times New Roman" w:eastAsia="Times New Roman" w:hAnsi="Times New Roman" w:cs="David"/>
          <w:sz w:val="20"/>
          <w:szCs w:val="24"/>
          <w:rtl/>
          <w:lang w:eastAsia="he-IL"/>
        </w:rPr>
        <w:t>ואין בהוראות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ליצור בין המתכנן ו/או מי מעובדיו</w:t>
      </w:r>
      <w:r w:rsidRPr="00C140D3">
        <w:rPr>
          <w:rFonts w:ascii="Times New Roman" w:eastAsia="Times New Roman" w:hAnsi="Times New Roman" w:cs="David" w:hint="cs"/>
          <w:sz w:val="20"/>
          <w:szCs w:val="24"/>
          <w:rtl/>
          <w:lang w:eastAsia="he-IL"/>
        </w:rPr>
        <w:t xml:space="preserve"> ו/או מי מטעמו</w:t>
      </w:r>
      <w:r w:rsidRPr="00C140D3">
        <w:rPr>
          <w:rFonts w:ascii="Times New Roman" w:eastAsia="Times New Roman" w:hAnsi="Times New Roman" w:cs="David"/>
          <w:sz w:val="20"/>
          <w:szCs w:val="24"/>
          <w:rtl/>
          <w:lang w:eastAsia="he-IL"/>
        </w:rPr>
        <w:t xml:space="preserve"> לבין המזמין ו/או המנהל ו/או מי מטעמו יחסי עובד מעביד</w:t>
      </w:r>
      <w:r w:rsidRPr="00C140D3">
        <w:rPr>
          <w:rFonts w:ascii="Times New Roman" w:eastAsia="Times New Roman" w:hAnsi="Times New Roman" w:cs="David"/>
          <w:color w:val="000000"/>
          <w:sz w:val="24"/>
          <w:szCs w:val="24"/>
          <w:rtl/>
          <w:lang w:eastAsia="he-IL"/>
        </w:rPr>
        <w:t>, לכל ענין ודבר. 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מוסכם ומובהר בין הצדדים</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C140D3">
        <w:rPr>
          <w:rFonts w:ascii="Times New Roman" w:eastAsia="Times New Roman" w:hAnsi="Times New Roman" w:cs="David" w:hint="cs"/>
          <w:color w:val="000000"/>
          <w:sz w:val="24"/>
          <w:szCs w:val="24"/>
          <w:rtl/>
          <w:lang w:eastAsia="he-IL"/>
        </w:rPr>
        <w:t>ל פ</w:t>
      </w:r>
      <w:r w:rsidRPr="00C140D3">
        <w:rPr>
          <w:rFonts w:ascii="Times New Roman" w:eastAsia="Times New Roman" w:hAnsi="Times New Roman" w:cs="David"/>
          <w:color w:val="000000"/>
          <w:sz w:val="24"/>
          <w:szCs w:val="24"/>
          <w:rtl/>
          <w:lang w:eastAsia="he-IL"/>
        </w:rPr>
        <w:t xml:space="preserve">י הדין ו/או </w:t>
      </w:r>
      <w:proofErr w:type="spellStart"/>
      <w:r w:rsidRPr="00C140D3">
        <w:rPr>
          <w:rFonts w:ascii="Times New Roman" w:eastAsia="Times New Roman" w:hAnsi="Times New Roman" w:cs="David"/>
          <w:color w:val="000000"/>
          <w:sz w:val="24"/>
          <w:szCs w:val="24"/>
          <w:rtl/>
          <w:lang w:eastAsia="he-IL"/>
        </w:rPr>
        <w:t>מכח</w:t>
      </w:r>
      <w:proofErr w:type="spellEnd"/>
      <w:r w:rsidRPr="00C140D3">
        <w:rPr>
          <w:rFonts w:ascii="Times New Roman" w:eastAsia="Times New Roman" w:hAnsi="Times New Roman" w:cs="David"/>
          <w:color w:val="000000"/>
          <w:sz w:val="24"/>
          <w:szCs w:val="24"/>
          <w:rtl/>
          <w:lang w:eastAsia="he-IL"/>
        </w:rPr>
        <w:t xml:space="preserve"> צו הרחבה ו/או </w:t>
      </w:r>
      <w:proofErr w:type="spellStart"/>
      <w:r w:rsidRPr="00C140D3">
        <w:rPr>
          <w:rFonts w:ascii="Times New Roman" w:eastAsia="Times New Roman" w:hAnsi="Times New Roman" w:cs="David"/>
          <w:color w:val="000000"/>
          <w:sz w:val="24"/>
          <w:szCs w:val="24"/>
          <w:rtl/>
          <w:lang w:eastAsia="he-IL"/>
        </w:rPr>
        <w:t>מכח</w:t>
      </w:r>
      <w:proofErr w:type="spellEnd"/>
      <w:r w:rsidRPr="00C140D3">
        <w:rPr>
          <w:rFonts w:ascii="Times New Roman" w:eastAsia="Times New Roman" w:hAnsi="Times New Roman" w:cs="David"/>
          <w:color w:val="000000"/>
          <w:sz w:val="24"/>
          <w:szCs w:val="24"/>
          <w:rtl/>
          <w:lang w:eastAsia="he-IL"/>
        </w:rPr>
        <w:t xml:space="preserve"> הסכם כלשהו על עובד</w:t>
      </w:r>
      <w:r w:rsidRPr="00C140D3">
        <w:rPr>
          <w:rFonts w:ascii="Times New Roman" w:eastAsia="Times New Roman" w:hAnsi="Times New Roman" w:cs="David" w:hint="cs"/>
          <w:sz w:val="20"/>
          <w:szCs w:val="24"/>
          <w:rtl/>
          <w:lang w:eastAsia="he-IL"/>
        </w:rPr>
        <w:t>.</w:t>
      </w:r>
    </w:p>
    <w:p w14:paraId="472F254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בזה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w:t>
      </w:r>
      <w:r w:rsidRPr="00C140D3">
        <w:rPr>
          <w:rFonts w:ascii="Times New Roman" w:eastAsia="Times New Roman" w:hAnsi="Times New Roman" w:cs="David" w:hint="cs"/>
          <w:color w:val="000000"/>
          <w:sz w:val="24"/>
          <w:szCs w:val="24"/>
          <w:rtl/>
          <w:lang w:eastAsia="he-IL"/>
        </w:rPr>
        <w:t xml:space="preserve"> ו/או </w:t>
      </w:r>
      <w:proofErr w:type="spellStart"/>
      <w:r w:rsidRPr="00C140D3">
        <w:rPr>
          <w:rFonts w:ascii="Times New Roman" w:eastAsia="Times New Roman" w:hAnsi="Times New Roman" w:cs="David" w:hint="cs"/>
          <w:color w:val="000000"/>
          <w:sz w:val="24"/>
          <w:szCs w:val="24"/>
          <w:rtl/>
          <w:lang w:eastAsia="he-IL"/>
        </w:rPr>
        <w:t>שלוחיו</w:t>
      </w:r>
      <w:proofErr w:type="spellEnd"/>
      <w:r w:rsidRPr="00C140D3">
        <w:rPr>
          <w:rFonts w:ascii="Times New Roman" w:eastAsia="Times New Roman" w:hAnsi="Times New Roman" w:cs="David" w:hint="cs"/>
          <w:color w:val="000000"/>
          <w:sz w:val="24"/>
          <w:szCs w:val="24"/>
          <w:rtl/>
          <w:lang w:eastAsia="he-IL"/>
        </w:rPr>
        <w:t xml:space="preserve"> ו/או אחר מטעמו או מטעמם של אלו</w:t>
      </w:r>
      <w:r w:rsidRPr="00C140D3">
        <w:rPr>
          <w:rFonts w:ascii="Times New Roman" w:eastAsia="Times New Roman" w:hAnsi="Times New Roman" w:cs="David"/>
          <w:color w:val="000000"/>
          <w:sz w:val="24"/>
          <w:szCs w:val="24"/>
          <w:rtl/>
          <w:lang w:eastAsia="he-IL"/>
        </w:rPr>
        <w:t xml:space="preserve"> מוותרים על כל טענות ו/או</w:t>
      </w:r>
      <w:r w:rsidRPr="00C140D3">
        <w:rPr>
          <w:rFonts w:ascii="Times New Roman" w:eastAsia="Times New Roman" w:hAnsi="Times New Roman" w:cs="David" w:hint="cs"/>
          <w:color w:val="000000"/>
          <w:sz w:val="24"/>
          <w:szCs w:val="24"/>
          <w:rtl/>
          <w:lang w:eastAsia="he-IL"/>
        </w:rPr>
        <w:t xml:space="preserve"> דרישות ו/או תלונות ו/או</w:t>
      </w:r>
      <w:r w:rsidRPr="00C140D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6B6F98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w:t>
      </w:r>
      <w:proofErr w:type="spellStart"/>
      <w:r w:rsidRPr="00C140D3">
        <w:rPr>
          <w:rFonts w:ascii="Times New Roman" w:eastAsia="Times New Roman" w:hAnsi="Times New Roman" w:cs="David"/>
          <w:sz w:val="20"/>
          <w:szCs w:val="24"/>
          <w:rtl/>
          <w:lang w:eastAsia="he-IL"/>
        </w:rPr>
        <w:t>ישא</w:t>
      </w:r>
      <w:proofErr w:type="spellEnd"/>
      <w:r w:rsidRPr="00C140D3">
        <w:rPr>
          <w:rFonts w:ascii="Times New Roman" w:eastAsia="Times New Roman" w:hAnsi="Times New Roman" w:cs="David"/>
          <w:sz w:val="20"/>
          <w:szCs w:val="24"/>
          <w:rtl/>
          <w:lang w:eastAsia="he-IL"/>
        </w:rPr>
        <w:t xml:space="preserve"> לבדו </w:t>
      </w:r>
      <w:r w:rsidRPr="00C140D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C140D3">
        <w:rPr>
          <w:rFonts w:ascii="Times New Roman" w:eastAsia="Times New Roman" w:hAnsi="Times New Roman" w:cs="David" w:hint="cs"/>
          <w:color w:val="000000"/>
          <w:sz w:val="24"/>
          <w:szCs w:val="24"/>
          <w:rtl/>
          <w:lang w:eastAsia="he-IL"/>
        </w:rPr>
        <w:t>ל פי</w:t>
      </w:r>
      <w:r w:rsidRPr="00C140D3">
        <w:rPr>
          <w:rFonts w:ascii="Times New Roman" w:eastAsia="Times New Roman" w:hAnsi="Times New Roman" w:cs="David"/>
          <w:color w:val="000000"/>
          <w:sz w:val="24"/>
          <w:szCs w:val="24"/>
          <w:rtl/>
          <w:lang w:eastAsia="he-IL"/>
        </w:rPr>
        <w:t xml:space="preserve"> 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ובכלל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sz w:val="20"/>
          <w:szCs w:val="24"/>
          <w:rtl/>
          <w:lang w:eastAsia="he-IL"/>
        </w:rPr>
        <w:t xml:space="preserve"> תשלומי מס הכנסה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הלאומי שהוא חב בגין מתן שרותי המתכנן.</w:t>
      </w:r>
    </w:p>
    <w:p w14:paraId="648F25D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לאומי, תשלומים לקרנות איגודים מקצוע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2AC016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140D3">
        <w:rPr>
          <w:rFonts w:ascii="Times New Roman" w:eastAsia="Times New Roman" w:hAnsi="Times New Roman" w:cs="David"/>
          <w:color w:val="000000"/>
          <w:sz w:val="24"/>
          <w:szCs w:val="24"/>
          <w:rtl/>
          <w:lang w:eastAsia="he-IL"/>
        </w:rPr>
        <w:t>מבלי לגרוע מ</w:t>
      </w:r>
      <w:r w:rsidRPr="00C140D3">
        <w:rPr>
          <w:rFonts w:ascii="Times New Roman" w:eastAsia="Times New Roman" w:hAnsi="Times New Roman" w:cs="David" w:hint="cs"/>
          <w:color w:val="000000"/>
          <w:sz w:val="24"/>
          <w:szCs w:val="24"/>
          <w:rtl/>
          <w:lang w:eastAsia="he-IL"/>
        </w:rPr>
        <w:t xml:space="preserve">כלליות </w:t>
      </w:r>
      <w:r w:rsidRPr="00C140D3">
        <w:rPr>
          <w:rFonts w:ascii="Times New Roman" w:eastAsia="Times New Roman" w:hAnsi="Times New Roman" w:cs="David"/>
          <w:color w:val="000000"/>
          <w:sz w:val="24"/>
          <w:szCs w:val="24"/>
          <w:rtl/>
          <w:lang w:eastAsia="he-IL"/>
        </w:rPr>
        <w:t>האמור לעיל, המתכנן מצהיר ומתחייב</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אם י</w:t>
      </w:r>
      <w:r w:rsidRPr="00C140D3">
        <w:rPr>
          <w:rFonts w:ascii="Times New Roman" w:eastAsia="Times New Roman" w:hAnsi="Times New Roman" w:cs="David" w:hint="cs"/>
          <w:color w:val="000000"/>
          <w:sz w:val="24"/>
          <w:szCs w:val="24"/>
          <w:rtl/>
          <w:lang w:eastAsia="he-IL"/>
        </w:rPr>
        <w:t>י</w:t>
      </w:r>
      <w:r w:rsidRPr="00C140D3">
        <w:rPr>
          <w:rFonts w:ascii="Times New Roman" w:eastAsia="Times New Roman" w:hAnsi="Times New Roman" w:cs="David"/>
          <w:color w:val="000000"/>
          <w:sz w:val="24"/>
          <w:szCs w:val="24"/>
          <w:rtl/>
          <w:lang w:eastAsia="he-IL"/>
        </w:rPr>
        <w:t>דרש המזמין על ידי המתכנן ו/או על ידי מי מ</w:t>
      </w:r>
      <w:r w:rsidRPr="00C140D3">
        <w:rPr>
          <w:rFonts w:ascii="Times New Roman" w:eastAsia="Times New Roman" w:hAnsi="Times New Roman" w:cs="David" w:hint="cs"/>
          <w:color w:val="000000"/>
          <w:sz w:val="24"/>
          <w:szCs w:val="24"/>
          <w:rtl/>
          <w:lang w:eastAsia="he-IL"/>
        </w:rPr>
        <w:t>שלוחיו ו/או עובדיו</w:t>
      </w:r>
      <w:r w:rsidRPr="00C140D3">
        <w:rPr>
          <w:rFonts w:ascii="Times New Roman" w:eastAsia="Times New Roman" w:hAnsi="Times New Roman" w:cs="David"/>
          <w:color w:val="000000"/>
          <w:sz w:val="24"/>
          <w:szCs w:val="24"/>
          <w:rtl/>
          <w:lang w:eastAsia="he-IL"/>
        </w:rPr>
        <w:t xml:space="preserve"> ו/או</w:t>
      </w:r>
      <w:r w:rsidRPr="00C140D3">
        <w:rPr>
          <w:rFonts w:ascii="Times New Roman" w:eastAsia="Times New Roman" w:hAnsi="Times New Roman" w:cs="David" w:hint="cs"/>
          <w:color w:val="000000"/>
          <w:sz w:val="24"/>
          <w:szCs w:val="24"/>
          <w:rtl/>
          <w:lang w:eastAsia="he-IL"/>
        </w:rPr>
        <w:t xml:space="preserve"> אחר מטעמו ו/או</w:t>
      </w:r>
      <w:r w:rsidRPr="00C140D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ייחשב </w:t>
      </w:r>
      <w:r w:rsidRPr="00C140D3">
        <w:rPr>
          <w:rFonts w:ascii="Times New Roman" w:eastAsia="Times New Roman" w:hAnsi="Times New Roman" w:cs="David" w:hint="cs"/>
          <w:color w:val="000000"/>
          <w:sz w:val="24"/>
          <w:szCs w:val="24"/>
          <w:rtl/>
          <w:lang w:eastAsia="he-IL"/>
        </w:rPr>
        <w:t>כ</w:t>
      </w:r>
      <w:r w:rsidRPr="00C140D3">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BBF7548"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color w:val="000000"/>
          <w:sz w:val="24"/>
          <w:szCs w:val="24"/>
          <w:rtl/>
          <w:lang w:eastAsia="he-IL"/>
        </w:rPr>
        <w:t>בשים לב לאמור לעיל, אם יקבע פורום מוסמך כלשהו</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C140D3">
        <w:rPr>
          <w:rFonts w:ascii="Times New Roman" w:eastAsia="Times New Roman" w:hAnsi="Times New Roman" w:cs="David" w:hint="cs"/>
          <w:color w:val="000000"/>
          <w:sz w:val="24"/>
          <w:szCs w:val="24"/>
          <w:rtl/>
          <w:lang w:eastAsia="he-IL"/>
        </w:rPr>
        <w:t xml:space="preserve"> ו/או מי משלוחיו ו/או אחר מטעמו</w:t>
      </w:r>
      <w:r w:rsidRPr="00C140D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140D3">
        <w:rPr>
          <w:rFonts w:ascii="Times New Roman" w:eastAsia="Times New Roman" w:hAnsi="Times New Roman" w:cs="David" w:hint="cs"/>
          <w:color w:val="000000"/>
          <w:sz w:val="24"/>
          <w:szCs w:val="24"/>
          <w:rtl/>
          <w:lang w:eastAsia="he-IL"/>
        </w:rPr>
        <w:t>.</w:t>
      </w:r>
    </w:p>
    <w:p w14:paraId="7B033E51"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467AB0AC"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6BD88B13"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הבאת החוזה לגמר או ביטולו</w:t>
      </w:r>
    </w:p>
    <w:p w14:paraId="6D5C5AE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0B1730B3"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על אף האמור בכל מקום אחר בחוזה </w:t>
      </w:r>
      <w:r w:rsidRPr="00C140D3">
        <w:rPr>
          <w:rFonts w:ascii="Times New Roman" w:eastAsia="Times New Roman" w:hAnsi="Times New Roman" w:cs="David" w:hint="cs"/>
          <w:sz w:val="20"/>
          <w:szCs w:val="24"/>
          <w:rtl/>
          <w:lang w:eastAsia="he-IL"/>
        </w:rPr>
        <w:t xml:space="preserve">זה על נספחיו, </w:t>
      </w:r>
      <w:r w:rsidRPr="00C140D3">
        <w:rPr>
          <w:rFonts w:ascii="Times New Roman" w:eastAsia="Times New Roman" w:hAnsi="Times New Roman" w:cs="David"/>
          <w:sz w:val="20"/>
          <w:szCs w:val="24"/>
          <w:rtl/>
          <w:lang w:eastAsia="he-IL"/>
        </w:rPr>
        <w:t>רשאי המזמין,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C140D3">
        <w:rPr>
          <w:rFonts w:ascii="Times New Roman" w:eastAsia="Times New Roman" w:hAnsi="Times New Roman" w:cs="David" w:hint="cs"/>
          <w:sz w:val="20"/>
          <w:szCs w:val="24"/>
          <w:rtl/>
          <w:lang w:eastAsia="he-IL"/>
        </w:rPr>
        <w:t>-7</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מים</w:t>
      </w:r>
      <w:r w:rsidRPr="00C140D3">
        <w:rPr>
          <w:rFonts w:ascii="Times New Roman" w:eastAsia="Times New Roman" w:hAnsi="Times New Roman" w:cs="David"/>
          <w:sz w:val="20"/>
          <w:szCs w:val="24"/>
          <w:rtl/>
          <w:lang w:eastAsia="he-IL"/>
        </w:rPr>
        <w:t xml:space="preserve"> מיום משלוחה (להלן: "</w:t>
      </w:r>
      <w:r w:rsidRPr="00C140D3">
        <w:rPr>
          <w:rFonts w:ascii="Times New Roman" w:eastAsia="Times New Roman" w:hAnsi="Times New Roman" w:cs="David"/>
          <w:b/>
          <w:bCs/>
          <w:sz w:val="20"/>
          <w:szCs w:val="24"/>
          <w:rtl/>
          <w:lang w:eastAsia="he-IL"/>
        </w:rPr>
        <w:t>תאריך הפסקת השרות</w:t>
      </w:r>
      <w:r w:rsidRPr="00C140D3">
        <w:rPr>
          <w:rFonts w:ascii="Times New Roman" w:eastAsia="Times New Roman" w:hAnsi="Times New Roman" w:cs="David"/>
          <w:sz w:val="20"/>
          <w:szCs w:val="24"/>
          <w:rtl/>
          <w:lang w:eastAsia="he-IL"/>
        </w:rPr>
        <w:t>").</w:t>
      </w:r>
    </w:p>
    <w:p w14:paraId="13B3F71B"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צע עד לתאריך הפסקת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 ו - ה'</w:t>
      </w:r>
      <w:r w:rsidRPr="00C140D3">
        <w:rPr>
          <w:rFonts w:ascii="Times New Roman" w:eastAsia="Times New Roman" w:hAnsi="Times New Roman" w:cs="David"/>
          <w:sz w:val="20"/>
          <w:szCs w:val="24"/>
          <w:rtl/>
          <w:lang w:eastAsia="he-IL"/>
        </w:rPr>
        <w:t>. במקרה שבוצע חלק של קטע ו/או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ישולם חלק יחסי </w:t>
      </w:r>
      <w:r w:rsidRPr="00C140D3">
        <w:rPr>
          <w:rFonts w:ascii="Times New Roman" w:eastAsia="Times New Roman" w:hAnsi="Times New Roman" w:cs="David"/>
          <w:sz w:val="20"/>
          <w:szCs w:val="24"/>
          <w:rtl/>
          <w:lang w:eastAsia="he-IL"/>
        </w:rPr>
        <w:lastRenderedPageBreak/>
        <w:t xml:space="preserve">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 המנהל.</w:t>
      </w:r>
    </w:p>
    <w:p w14:paraId="7A1B837F"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לטענה </w:t>
      </w:r>
      <w:r w:rsidRPr="00C140D3">
        <w:rPr>
          <w:rFonts w:ascii="Times New Roman" w:eastAsia="Times New Roman" w:hAnsi="Times New Roman" w:cs="David" w:hint="cs"/>
          <w:sz w:val="20"/>
          <w:szCs w:val="24"/>
          <w:rtl/>
          <w:lang w:eastAsia="he-IL"/>
        </w:rPr>
        <w:t>ו/או דרישה ו/או תלונה ו/</w:t>
      </w:r>
      <w:r w:rsidRPr="00C140D3">
        <w:rPr>
          <w:rFonts w:ascii="Times New Roman" w:eastAsia="Times New Roman" w:hAnsi="Times New Roman" w:cs="David"/>
          <w:sz w:val="20"/>
          <w:szCs w:val="24"/>
          <w:rtl/>
          <w:lang w:eastAsia="he-IL"/>
        </w:rPr>
        <w:t>או תביעה כלשהי, פרט לאמור בסעיף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והשכר שישולם לפי 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0C90A44A"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תוך 12 חודש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מהבאת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כאמור</w:t>
      </w:r>
      <w:r w:rsidRPr="00C140D3">
        <w:rPr>
          <w:rFonts w:ascii="Times New Roman" w:eastAsia="Times New Roman" w:hAnsi="Times New Roman" w:cs="David" w:hint="cs"/>
          <w:sz w:val="20"/>
          <w:szCs w:val="24"/>
          <w:rtl/>
          <w:lang w:eastAsia="he-IL"/>
        </w:rPr>
        <w:t>, רשאי המזמין</w:t>
      </w:r>
      <w:r w:rsidRPr="00C140D3">
        <w:rPr>
          <w:rFonts w:ascii="Times New Roman" w:eastAsia="Times New Roman" w:hAnsi="Times New Roman" w:cs="David"/>
          <w:sz w:val="20"/>
          <w:szCs w:val="24"/>
          <w:rtl/>
          <w:lang w:eastAsia="he-IL"/>
        </w:rPr>
        <w:t xml:space="preserve"> לחדשו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במקרה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לחדש את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תנאי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23FB55D2"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במקרה שחוזה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מצוות הדין)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זכאי לתשלום כמוגדר בסעיף 12.3.2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ויחולו הסעיפים 12.1.3 ו- 12.1.4 לעיל.</w:t>
      </w:r>
    </w:p>
    <w:p w14:paraId="7C180FD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42246793"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מזמין לפי סעיף 12.1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זכאי המזמין לבטל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בלא צורך בהודעה מוקדמת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אחד מהמקרים הבאים:</w:t>
      </w:r>
    </w:p>
    <w:p w14:paraId="09A63C5C"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ו/או לא קיים איזה מהוראות החוזה ולא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קן </w:t>
      </w:r>
      <w:r w:rsidRPr="00C140D3">
        <w:rPr>
          <w:rFonts w:ascii="Times New Roman" w:eastAsia="Times New Roman" w:hAnsi="Times New Roman" w:cs="David" w:hint="cs"/>
          <w:sz w:val="20"/>
          <w:szCs w:val="24"/>
          <w:rtl/>
          <w:lang w:eastAsia="he-IL"/>
        </w:rPr>
        <w:t>את ה</w:t>
      </w:r>
      <w:r w:rsidRPr="00C140D3">
        <w:rPr>
          <w:rFonts w:ascii="Times New Roman" w:eastAsia="Times New Roman" w:hAnsi="Times New Roman" w:cs="David"/>
          <w:sz w:val="20"/>
          <w:szCs w:val="24"/>
          <w:rtl/>
          <w:lang w:eastAsia="he-IL"/>
        </w:rPr>
        <w:t>הפרה</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לאחר שק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התראה על כך מהמזמין בתוך הזמן הנקוב בהתראה.</w:t>
      </w:r>
    </w:p>
    <w:p w14:paraId="4966539D"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התרה במתכנן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שאין הוא מבצע את עבודתו בצורה המבטיחה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w:t>
      </w:r>
    </w:p>
    <w:p w14:paraId="75A27EBB"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את הוראת סעיף 7.5 לעיל.</w:t>
      </w:r>
    </w:p>
    <w:p w14:paraId="75E4BDD2"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נבצר מהמתכנן או מהמנהל הראשי לקיים את ה</w:t>
      </w:r>
      <w:r w:rsidRPr="00C140D3">
        <w:rPr>
          <w:rFonts w:ascii="Times New Roman" w:eastAsia="Times New Roman" w:hAnsi="Times New Roman" w:cs="David" w:hint="cs"/>
          <w:sz w:val="20"/>
          <w:szCs w:val="24"/>
          <w:rtl/>
          <w:lang w:eastAsia="he-IL"/>
        </w:rPr>
        <w:t xml:space="preserve">וראות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לפעולה משפטית או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שירותי המתכנן או אם ארע אירוע דומה.</w:t>
      </w:r>
    </w:p>
    <w:p w14:paraId="63532516"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חל שינוי בהחזקת המניות ו/או בהרכב המנהלים של המתכנן.</w:t>
      </w:r>
    </w:p>
    <w:p w14:paraId="07C2AA51"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בוטל החוזה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עד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טול החוזה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bCs/>
          <w:sz w:val="20"/>
          <w:szCs w:val="24"/>
          <w:rtl/>
          <w:lang w:eastAsia="he-IL"/>
        </w:rPr>
        <w:t xml:space="preserve">ו -ה' </w:t>
      </w:r>
      <w:r w:rsidRPr="00C140D3">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520C996D"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תשמש עילה למתכנן לתביעת פיצויים כלשהם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לטענה</w:t>
      </w:r>
      <w:r w:rsidRPr="00C140D3">
        <w:rPr>
          <w:rFonts w:ascii="Times New Roman" w:eastAsia="Times New Roman" w:hAnsi="Times New Roman" w:cs="David" w:hint="cs"/>
          <w:sz w:val="20"/>
          <w:szCs w:val="24"/>
          <w:rtl/>
          <w:lang w:eastAsia="he-IL"/>
        </w:rPr>
        <w:t xml:space="preserve"> ו/או לדרישה ו/או לתלונה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תביעה כלשהי, פרט לאמור בסעיף 12.3.2 לעיל, והשכר שישולם לפי סעיף 12.3.2</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4866C6A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השירותים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 זה או אם אירע אירוע דומה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סעיפים 12.3.2 ו - 12.3.3 לעיל.</w:t>
      </w:r>
    </w:p>
    <w:p w14:paraId="29E10A7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סעיפים 12.1, 12.2 ו-12.3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הסעיפים הנ"ל.</w:t>
      </w:r>
    </w:p>
    <w:p w14:paraId="395BE18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מקרה של 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או ביטולו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למסור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המשך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14E7F7E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אימת שהמתכנן לא יקיים איזו מהתחייבויותיו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21CFB35" w14:textId="77777777" w:rsidR="00C140D3" w:rsidRPr="007A10F8" w:rsidRDefault="00C140D3" w:rsidP="007A10F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CDDE7E3"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העברת זכויות</w:t>
      </w:r>
    </w:p>
    <w:p w14:paraId="7815BBD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אין המתכנן רשאי להסב לאחר את החוזה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כל חלק ממנו, וכן אין הוא רשאי להעביר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להסב לאחר כל זכות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חובה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אלא בהסכמת המזמין בכתב ומראש.</w:t>
      </w:r>
    </w:p>
    <w:p w14:paraId="74D31E4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המתכנן רשאי למסור לאחר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כולם או מקצתם, אלא בהסכמת המזמין בכתב ומראש.</w:t>
      </w:r>
    </w:p>
    <w:p w14:paraId="623DBCF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ניתנה הסכמת המזמין לפי סעיפים 13.1 או 13.2 לעיל, הרי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אין בכך כדי לפטור את המתכנן מאחריותו והתחייבויותיו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 xml:space="preserve"> ומזכויות המזמין על פיו, והמתכנן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באחריות מלאה, כלפי המזמין וכלפי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 xml:space="preserve">צד שלישי שהוא, גם לכל מעשה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באי כחם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עובדיהם</w:t>
      </w:r>
      <w:r w:rsidRPr="00C140D3">
        <w:rPr>
          <w:rFonts w:ascii="Times New Roman" w:eastAsia="Times New Roman" w:hAnsi="Times New Roman" w:cs="David" w:hint="cs"/>
          <w:sz w:val="20"/>
          <w:szCs w:val="24"/>
          <w:rtl/>
          <w:lang w:eastAsia="he-IL"/>
        </w:rPr>
        <w:t xml:space="preserve"> ו/או מי מטעמם</w:t>
      </w:r>
      <w:r w:rsidRPr="00C140D3">
        <w:rPr>
          <w:rFonts w:ascii="Times New Roman" w:eastAsia="Times New Roman" w:hAnsi="Times New Roman" w:cs="David"/>
          <w:sz w:val="20"/>
          <w:szCs w:val="24"/>
          <w:rtl/>
          <w:lang w:eastAsia="he-IL"/>
        </w:rPr>
        <w:t>, ואילו למזמין ישמרו כל זכויותיו כלפי המתכנן.</w:t>
      </w:r>
    </w:p>
    <w:p w14:paraId="7586757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המתכנן כמתחייב מהאמור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סעיף 12.3.2 ו-12.3.3 לעיל.</w:t>
      </w:r>
    </w:p>
    <w:p w14:paraId="42544E9C"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7589981"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5D05B3BE"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3ECD5D9C" w14:textId="77777777" w:rsidR="00C140D3" w:rsidRPr="00C140D3"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סיום שרותי המתכנן</w:t>
      </w:r>
    </w:p>
    <w:p w14:paraId="678CFE7D"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יחושבו כבאים לסיום בכל אחד מהמקרים הבאים:</w:t>
      </w:r>
    </w:p>
    <w:p w14:paraId="270BF2E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הובא לידי </w:t>
      </w:r>
      <w:r w:rsidRPr="00C140D3">
        <w:rPr>
          <w:rFonts w:ascii="Times New Roman" w:eastAsia="Times New Roman" w:hAnsi="Times New Roman" w:cs="David" w:hint="cs"/>
          <w:sz w:val="20"/>
          <w:szCs w:val="24"/>
          <w:rtl/>
          <w:lang w:eastAsia="he-IL"/>
        </w:rPr>
        <w:t>גמר</w:t>
      </w:r>
      <w:r w:rsidRPr="00C140D3">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0734F0F"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עם מתן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ע"י המזמין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הושלם מתן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32ACA793"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סודיות והמצאת מסמכים</w:t>
      </w:r>
    </w:p>
    <w:p w14:paraId="24A583E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המתכנן מתחייב לשמור על סודיות התכניות, השרטוטים, המפרטים וכל יתר המפרטים וכל יתר המסמכים המתייחסים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C140D3">
        <w:rPr>
          <w:rFonts w:ascii="Times New Roman" w:eastAsia="Times New Roman" w:hAnsi="Times New Roman" w:cs="David" w:hint="cs"/>
          <w:sz w:val="20"/>
          <w:szCs w:val="24"/>
          <w:rtl/>
          <w:lang w:eastAsia="he-IL"/>
        </w:rPr>
        <w:t>ו/או על ידי</w:t>
      </w:r>
      <w:r w:rsidRPr="00C140D3">
        <w:rPr>
          <w:rFonts w:ascii="Times New Roman" w:eastAsia="Times New Roman" w:hAnsi="Times New Roman" w:cs="David"/>
          <w:sz w:val="20"/>
          <w:szCs w:val="24"/>
          <w:rtl/>
          <w:lang w:eastAsia="he-IL"/>
        </w:rPr>
        <w:t xml:space="preserve"> מ</w:t>
      </w:r>
      <w:r w:rsidRPr="00C140D3">
        <w:rPr>
          <w:rFonts w:ascii="Times New Roman" w:eastAsia="Times New Roman" w:hAnsi="Times New Roman" w:cs="David" w:hint="cs"/>
          <w:sz w:val="20"/>
          <w:szCs w:val="24"/>
          <w:rtl/>
          <w:lang w:eastAsia="he-IL"/>
        </w:rPr>
        <w:t>י מ</w:t>
      </w:r>
      <w:r w:rsidRPr="00C140D3">
        <w:rPr>
          <w:rFonts w:ascii="Times New Roman" w:eastAsia="Times New Roman" w:hAnsi="Times New Roman" w:cs="David"/>
          <w:sz w:val="20"/>
          <w:szCs w:val="24"/>
          <w:rtl/>
          <w:lang w:eastAsia="he-IL"/>
        </w:rPr>
        <w:t xml:space="preserve">טעמו ובין שהוכנו על ידי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מי </w:t>
      </w:r>
      <w:r w:rsidRPr="00C140D3">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CC2E68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מאחריותו </w:t>
      </w:r>
      <w:r w:rsidRPr="00C140D3">
        <w:rPr>
          <w:rFonts w:ascii="Times New Roman" w:eastAsia="Times New Roman" w:hAnsi="Times New Roman" w:cs="David" w:hint="cs"/>
          <w:sz w:val="20"/>
          <w:szCs w:val="24"/>
          <w:rtl/>
          <w:lang w:eastAsia="he-IL"/>
        </w:rPr>
        <w:t xml:space="preserve">של המתכנן </w:t>
      </w:r>
      <w:r w:rsidRPr="00C140D3">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יציית המתכנן לכל דרישה של המנהל בדבר נקיטת אמצעי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C1385B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יחתים את עובדיו</w:t>
      </w:r>
      <w:r w:rsidRPr="00C140D3">
        <w:rPr>
          <w:rFonts w:ascii="Times New Roman" w:eastAsia="Times New Roman" w:hAnsi="Times New Roman" w:cs="David" w:hint="cs"/>
          <w:sz w:val="20"/>
          <w:szCs w:val="24"/>
          <w:rtl/>
          <w:lang w:eastAsia="he-IL"/>
        </w:rPr>
        <w:t xml:space="preserve"> ו/או </w:t>
      </w:r>
      <w:proofErr w:type="spellStart"/>
      <w:r w:rsidRPr="00C140D3">
        <w:rPr>
          <w:rFonts w:ascii="Times New Roman" w:eastAsia="Times New Roman" w:hAnsi="Times New Roman" w:cs="David" w:hint="cs"/>
          <w:sz w:val="20"/>
          <w:szCs w:val="24"/>
          <w:rtl/>
          <w:lang w:eastAsia="he-IL"/>
        </w:rPr>
        <w:t>שלוחיו</w:t>
      </w:r>
      <w:proofErr w:type="spellEnd"/>
      <w:r w:rsidRPr="00C140D3">
        <w:rPr>
          <w:rFonts w:ascii="Times New Roman" w:eastAsia="Times New Roman" w:hAnsi="Times New Roman" w:cs="David" w:hint="cs"/>
          <w:sz w:val="20"/>
          <w:szCs w:val="24"/>
          <w:rtl/>
          <w:lang w:eastAsia="he-IL"/>
        </w:rPr>
        <w:t xml:space="preserve"> ו/או אחר מטעמו</w:t>
      </w:r>
      <w:r w:rsidRPr="00C140D3">
        <w:rPr>
          <w:rFonts w:ascii="Times New Roman" w:eastAsia="Times New Roman" w:hAnsi="Times New Roman" w:cs="David"/>
          <w:sz w:val="20"/>
          <w:szCs w:val="24"/>
          <w:rtl/>
          <w:lang w:eastAsia="he-IL"/>
        </w:rPr>
        <w:t xml:space="preserve"> בקשר עם ביצוע הסכם זה</w:t>
      </w:r>
      <w:r w:rsidRPr="00C140D3">
        <w:rPr>
          <w:rFonts w:ascii="Times New Roman" w:eastAsia="Times New Roman" w:hAnsi="Times New Roman" w:cs="David" w:hint="cs"/>
          <w:sz w:val="20"/>
          <w:szCs w:val="24"/>
          <w:rtl/>
          <w:lang w:eastAsia="he-IL"/>
        </w:rPr>
        <w:t xml:space="preserve"> על נספחיו,</w:t>
      </w:r>
      <w:r w:rsidRPr="00C140D3">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C140D3">
        <w:rPr>
          <w:rFonts w:ascii="Times New Roman" w:eastAsia="Times New Roman" w:hAnsi="Times New Roman" w:cs="David"/>
          <w:bCs/>
          <w:sz w:val="20"/>
          <w:szCs w:val="24"/>
          <w:rtl/>
          <w:lang w:eastAsia="he-IL"/>
        </w:rPr>
        <w:t>ו'</w:t>
      </w:r>
      <w:r w:rsidRPr="00C140D3">
        <w:rPr>
          <w:rFonts w:ascii="Times New Roman" w:eastAsia="Times New Roman" w:hAnsi="Times New Roman" w:cs="David"/>
          <w:sz w:val="20"/>
          <w:szCs w:val="24"/>
          <w:rtl/>
          <w:lang w:eastAsia="he-IL"/>
        </w:rPr>
        <w:t>,.</w:t>
      </w:r>
    </w:p>
    <w:p w14:paraId="73FCA273"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לפי דרישת המזמין ועם סיום 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C140D3">
        <w:rPr>
          <w:rFonts w:ascii="Times New Roman" w:eastAsia="Times New Roman" w:hAnsi="Times New Roman" w:cs="David" w:hint="cs"/>
          <w:sz w:val="20"/>
          <w:szCs w:val="24"/>
          <w:rtl/>
          <w:lang w:eastAsia="he-IL"/>
        </w:rPr>
        <w:t>.</w:t>
      </w:r>
    </w:p>
    <w:p w14:paraId="3DF11D19"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ויתור על זכויות מצד המתכנן</w:t>
      </w:r>
    </w:p>
    <w:p w14:paraId="65F623B8"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כדין בסמכות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140D3">
        <w:rPr>
          <w:rFonts w:ascii="Times New Roman" w:eastAsia="Times New Roman" w:hAnsi="Times New Roman" w:cs="David" w:hint="cs"/>
          <w:sz w:val="20"/>
          <w:szCs w:val="24"/>
          <w:rtl/>
          <w:lang w:eastAsia="he-IL"/>
        </w:rPr>
        <w:t>מתכנן כל טענה ו/או דרישה ו/או תלונה ו/או</w:t>
      </w:r>
      <w:r w:rsidRPr="00C140D3">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w:t>
      </w:r>
      <w:r w:rsidRPr="00C140D3">
        <w:rPr>
          <w:rFonts w:ascii="Times New Roman" w:eastAsia="Times New Roman" w:hAnsi="Times New Roman" w:cs="David" w:hint="cs"/>
          <w:sz w:val="20"/>
          <w:szCs w:val="24"/>
          <w:rtl/>
          <w:lang w:eastAsia="he-IL"/>
        </w:rPr>
        <w:t xml:space="preserve"> שיפוי ו/או</w:t>
      </w:r>
      <w:r w:rsidRPr="00C140D3">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פגיעה במוניטין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הפסד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הפסד רווח העלולים להיגרם לו עקב הביטול</w:t>
      </w:r>
      <w:r w:rsidRPr="00C140D3">
        <w:rPr>
          <w:rFonts w:ascii="Times New Roman" w:eastAsia="Times New Roman" w:hAnsi="Times New Roman" w:cs="David" w:hint="cs"/>
          <w:sz w:val="20"/>
          <w:szCs w:val="24"/>
          <w:rtl/>
          <w:lang w:eastAsia="he-IL"/>
        </w:rPr>
        <w:t xml:space="preserve"> או</w:t>
      </w:r>
      <w:r w:rsidRPr="00C140D3">
        <w:rPr>
          <w:rFonts w:ascii="Times New Roman" w:eastAsia="Times New Roman" w:hAnsi="Times New Roman" w:cs="David"/>
          <w:sz w:val="20"/>
          <w:szCs w:val="24"/>
          <w:rtl/>
          <w:lang w:eastAsia="he-IL"/>
        </w:rPr>
        <w:t xml:space="preserve"> ההפסקה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מכל סיבה אחרת.</w:t>
      </w:r>
    </w:p>
    <w:p w14:paraId="2EC5294E"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שביצע המתכנן על פי חוזה זה.</w:t>
      </w:r>
    </w:p>
    <w:p w14:paraId="5CCE588C"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המשך 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מסירתם לידי מתכנן אחר, והינו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327CA13"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שונות</w:t>
      </w:r>
    </w:p>
    <w:p w14:paraId="5880253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הראשי במשרד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מתחייב לבצע את השירותים שעליו לבצע אישית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w:t>
      </w:r>
      <w:r w:rsidRPr="00C140D3">
        <w:rPr>
          <w:rFonts w:ascii="Times New Roman" w:eastAsia="Times New Roman" w:hAnsi="Times New Roman" w:cs="David" w:hint="cs"/>
          <w:sz w:val="20"/>
          <w:szCs w:val="24"/>
          <w:rtl/>
          <w:lang w:eastAsia="he-IL"/>
        </w:rPr>
        <w:t xml:space="preserve"> זה והינו</w:t>
      </w:r>
      <w:r w:rsidRPr="00C140D3">
        <w:rPr>
          <w:rFonts w:ascii="Times New Roman" w:eastAsia="Times New Roman" w:hAnsi="Times New Roman" w:cs="David"/>
          <w:sz w:val="20"/>
          <w:szCs w:val="24"/>
          <w:rtl/>
          <w:lang w:eastAsia="he-IL"/>
        </w:rPr>
        <w:t xml:space="preserve"> אחראי וערב כלפי המזמין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התחייבויות המתכנן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w:t>
      </w:r>
    </w:p>
    <w:p w14:paraId="4720F25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צד אשר יפר או לא יקיים איזו מהתחייבויותיו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יהיה חייב לפצות את הצד המקיים על כל הנזקים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ההפסדים שיגרמו לו עקב 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מבלי לגרוע מזכות הצד המקיים לכל סעד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תרופה אחרים ו/או נוספים.</w:t>
      </w:r>
    </w:p>
    <w:p w14:paraId="55FCFBDE"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למניעת ספקות מוצהר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55769CF"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140D3">
        <w:rPr>
          <w:rFonts w:ascii="Times New Roman" w:eastAsia="Times New Roman" w:hAnsi="Times New Roman" w:cs="David" w:hint="cs"/>
          <w:sz w:val="20"/>
          <w:szCs w:val="24"/>
          <w:rtl/>
          <w:lang w:eastAsia="he-IL"/>
        </w:rPr>
        <w:t>נבע</w:t>
      </w:r>
      <w:r w:rsidRPr="00C140D3">
        <w:rPr>
          <w:rFonts w:ascii="Times New Roman" w:eastAsia="Times New Roman" w:hAnsi="Times New Roman" w:cs="David"/>
          <w:sz w:val="20"/>
          <w:szCs w:val="24"/>
          <w:rtl/>
          <w:lang w:eastAsia="he-IL"/>
        </w:rPr>
        <w:t xml:space="preserve"> מאי עמידתו בהתחייבויותיו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w:t>
      </w:r>
    </w:p>
    <w:p w14:paraId="6583153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המזמין זכאי לקזז כנגד כל סכום המגיע למתכנן מאת 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0D107B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כל </w:t>
      </w:r>
      <w:r w:rsidRPr="00C140D3">
        <w:rPr>
          <w:rFonts w:ascii="Times New Roman" w:eastAsia="Times New Roman" w:hAnsi="Times New Roman" w:cs="David" w:hint="cs"/>
          <w:sz w:val="20"/>
          <w:szCs w:val="24"/>
          <w:rtl/>
          <w:lang w:eastAsia="he-IL"/>
        </w:rPr>
        <w:t>אחת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אחת מהתחייבויות המזמין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מותנה בכך שהמתכנן יקיים תחילה את 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עד לאותו מועד. המזמין זכאי, מבלי לפגוע </w:t>
      </w:r>
      <w:r w:rsidRPr="00C140D3">
        <w:rPr>
          <w:rFonts w:ascii="Times New Roman" w:eastAsia="Times New Roman" w:hAnsi="Times New Roman" w:cs="David" w:hint="cs"/>
          <w:sz w:val="20"/>
          <w:szCs w:val="24"/>
          <w:rtl/>
          <w:lang w:eastAsia="he-IL"/>
        </w:rPr>
        <w:t>מכלליות ה</w:t>
      </w:r>
      <w:r w:rsidRPr="00C140D3">
        <w:rPr>
          <w:rFonts w:ascii="Times New Roman" w:eastAsia="Times New Roman" w:hAnsi="Times New Roman" w:cs="David"/>
          <w:sz w:val="20"/>
          <w:szCs w:val="24"/>
          <w:rtl/>
          <w:lang w:eastAsia="he-IL"/>
        </w:rPr>
        <w:t>אמור בכל מקום אחר בחוזה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לעכב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E20D3B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שום התנהגות מצד</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של מי</w:t>
      </w:r>
      <w:r w:rsidRPr="00C140D3">
        <w:rPr>
          <w:rFonts w:ascii="Times New Roman" w:eastAsia="Times New Roman" w:hAnsi="Times New Roman" w:cs="David"/>
          <w:sz w:val="20"/>
          <w:szCs w:val="24"/>
          <w:rtl/>
          <w:lang w:eastAsia="he-IL"/>
        </w:rPr>
        <w:t xml:space="preserve"> מהצדדים לא תחשב </w:t>
      </w:r>
      <w:proofErr w:type="spellStart"/>
      <w:r w:rsidRPr="00C140D3">
        <w:rPr>
          <w:rFonts w:ascii="Times New Roman" w:eastAsia="Times New Roman" w:hAnsi="Times New Roman" w:cs="David"/>
          <w:sz w:val="20"/>
          <w:szCs w:val="24"/>
          <w:rtl/>
          <w:lang w:eastAsia="he-IL"/>
        </w:rPr>
        <w:t>כויתור</w:t>
      </w:r>
      <w:proofErr w:type="spellEnd"/>
      <w:r w:rsidRPr="00C140D3">
        <w:rPr>
          <w:rFonts w:ascii="Times New Roman" w:eastAsia="Times New Roman" w:hAnsi="Times New Roman" w:cs="David"/>
          <w:sz w:val="20"/>
          <w:szCs w:val="24"/>
          <w:rtl/>
          <w:lang w:eastAsia="he-IL"/>
        </w:rPr>
        <w:t xml:space="preserve"> על איזה מזכויותיו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ו/או</w:t>
      </w:r>
      <w:r w:rsidRPr="00C140D3">
        <w:rPr>
          <w:rFonts w:ascii="Times New Roman" w:eastAsia="Times New Roman" w:hAnsi="Times New Roman" w:cs="David"/>
          <w:sz w:val="20"/>
          <w:szCs w:val="24"/>
          <w:rtl/>
          <w:lang w:eastAsia="he-IL"/>
        </w:rPr>
        <w:t xml:space="preserve"> ע</w:t>
      </w:r>
      <w:r w:rsidRPr="00C140D3">
        <w:rPr>
          <w:rFonts w:ascii="Times New Roman" w:eastAsia="Times New Roman" w:hAnsi="Times New Roman" w:cs="David" w:hint="cs"/>
          <w:sz w:val="20"/>
          <w:szCs w:val="24"/>
          <w:rtl/>
          <w:lang w:eastAsia="he-IL"/>
        </w:rPr>
        <w:t>ל פי כל</w:t>
      </w:r>
      <w:r w:rsidRPr="00C140D3">
        <w:rPr>
          <w:rFonts w:ascii="Times New Roman" w:eastAsia="Times New Roman" w:hAnsi="Times New Roman" w:cs="David"/>
          <w:sz w:val="20"/>
          <w:szCs w:val="24"/>
          <w:rtl/>
          <w:lang w:eastAsia="he-IL"/>
        </w:rPr>
        <w:t xml:space="preserve"> דין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proofErr w:type="spellStart"/>
      <w:r w:rsidRPr="00C140D3">
        <w:rPr>
          <w:rFonts w:ascii="Times New Roman" w:eastAsia="Times New Roman" w:hAnsi="Times New Roman" w:cs="David"/>
          <w:sz w:val="20"/>
          <w:szCs w:val="24"/>
          <w:rtl/>
          <w:lang w:eastAsia="he-IL"/>
        </w:rPr>
        <w:t>כויתור</w:t>
      </w:r>
      <w:proofErr w:type="spellEnd"/>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כהסכמה מצדו לאיזה הפרה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אי קיום של תנאי מתנאי חוזה</w:t>
      </w:r>
      <w:r w:rsidRPr="00C140D3">
        <w:rPr>
          <w:rFonts w:ascii="Times New Roman" w:eastAsia="Times New Roman" w:hAnsi="Times New Roman" w:cs="David" w:hint="cs"/>
          <w:sz w:val="20"/>
          <w:szCs w:val="24"/>
          <w:rtl/>
          <w:lang w:eastAsia="he-IL"/>
        </w:rPr>
        <w:t xml:space="preserve"> זה ו/</w:t>
      </w:r>
      <w:r w:rsidRPr="00C140D3">
        <w:rPr>
          <w:rFonts w:ascii="Times New Roman" w:eastAsia="Times New Roman" w:hAnsi="Times New Roman" w:cs="David"/>
          <w:sz w:val="20"/>
          <w:szCs w:val="24"/>
          <w:rtl/>
          <w:lang w:eastAsia="he-IL"/>
        </w:rPr>
        <w:t xml:space="preserve"> או כנותנת דחייה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ארכה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כל פעולה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יש לעשותה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טול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תוספת של תנאי </w:t>
      </w:r>
      <w:r w:rsidRPr="00C140D3">
        <w:rPr>
          <w:rFonts w:ascii="Times New Roman" w:eastAsia="Times New Roman" w:hAnsi="Times New Roman" w:cs="David" w:hint="cs"/>
          <w:sz w:val="20"/>
          <w:szCs w:val="24"/>
          <w:rtl/>
          <w:lang w:eastAsia="he-IL"/>
        </w:rPr>
        <w:t>כלשהו</w:t>
      </w:r>
      <w:r w:rsidRPr="00C140D3">
        <w:rPr>
          <w:rFonts w:ascii="Times New Roman" w:eastAsia="Times New Roman" w:hAnsi="Times New Roman" w:cs="David"/>
          <w:sz w:val="20"/>
          <w:szCs w:val="24"/>
          <w:rtl/>
          <w:lang w:eastAsia="he-IL"/>
        </w:rPr>
        <w:t>, אלא אם נעשו במפורש ובכתב.</w:t>
      </w:r>
    </w:p>
    <w:p w14:paraId="6C65DE60"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מכלליות האמור לעיל -</w:t>
      </w:r>
    </w:p>
    <w:p w14:paraId="1B11081B"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770B7C4"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תור כלשהו על זכויות וחובות לפי החוזה.</w:t>
      </w:r>
    </w:p>
    <w:p w14:paraId="3A46D0B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במידה והמתכנן כולל מספר גופים או יחידים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9C2CA4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בגין כל חיוב מחיובי המזמין </w:t>
      </w:r>
      <w:r w:rsidRPr="00C140D3">
        <w:rPr>
          <w:rFonts w:ascii="Times New Roman" w:eastAsia="Times New Roman" w:hAnsi="Times New Roman" w:cs="David" w:hint="cs"/>
          <w:sz w:val="24"/>
          <w:szCs w:val="24"/>
          <w:rtl/>
          <w:lang w:eastAsia="he-IL"/>
        </w:rPr>
        <w:t>על פי</w:t>
      </w:r>
      <w:r w:rsidRPr="00C140D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C140D3">
        <w:rPr>
          <w:rFonts w:ascii="Times New Roman" w:eastAsia="Times New Roman" w:hAnsi="Times New Roman" w:cs="David" w:hint="cs"/>
          <w:sz w:val="24"/>
          <w:szCs w:val="24"/>
          <w:rtl/>
          <w:lang w:eastAsia="he-IL"/>
        </w:rPr>
        <w:t>על פ</w:t>
      </w:r>
      <w:r w:rsidRPr="00C140D3">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C140D3">
        <w:rPr>
          <w:rFonts w:ascii="Times New Roman" w:eastAsia="Times New Roman" w:hAnsi="Times New Roman" w:cs="David"/>
          <w:sz w:val="24"/>
          <w:szCs w:val="24"/>
          <w:rtl/>
          <w:lang w:eastAsia="he-IL"/>
        </w:rPr>
        <w:t>לס"ק</w:t>
      </w:r>
      <w:proofErr w:type="spellEnd"/>
      <w:r w:rsidRPr="00C140D3">
        <w:rPr>
          <w:rFonts w:ascii="Times New Roman" w:eastAsia="Times New Roman" w:hAnsi="Times New Roman" w:cs="David"/>
          <w:sz w:val="24"/>
          <w:szCs w:val="24"/>
          <w:rtl/>
          <w:lang w:eastAsia="he-IL"/>
        </w:rPr>
        <w:t xml:space="preserve"> זה.</w:t>
      </w:r>
    </w:p>
    <w:p w14:paraId="50D73460" w14:textId="77777777" w:rsidR="00C140D3" w:rsidRPr="00C140D3"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140D3">
        <w:rPr>
          <w:rFonts w:ascii="Times New Roman" w:eastAsia="Times New Roman" w:hAnsi="Times New Roman" w:cs="David"/>
          <w:sz w:val="24"/>
          <w:szCs w:val="24"/>
          <w:rtl/>
          <w:lang w:eastAsia="he-IL"/>
        </w:rPr>
        <w:t>המתכנן מתחייב בזה</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כל דרישה</w:t>
      </w:r>
      <w:r w:rsidRPr="00C140D3">
        <w:rPr>
          <w:rFonts w:ascii="Times New Roman" w:eastAsia="Times New Roman" w:hAnsi="Times New Roman" w:cs="David" w:hint="cs"/>
          <w:sz w:val="24"/>
          <w:szCs w:val="24"/>
          <w:rtl/>
          <w:lang w:eastAsia="he-IL"/>
        </w:rPr>
        <w:t xml:space="preserve"> ו/או תלונה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ו/או </w:t>
      </w:r>
      <w:r w:rsidRPr="00C140D3">
        <w:rPr>
          <w:rFonts w:ascii="Times New Roman" w:eastAsia="Times New Roman" w:hAnsi="Times New Roman" w:cs="David"/>
          <w:sz w:val="24"/>
          <w:szCs w:val="24"/>
          <w:rtl/>
          <w:lang w:eastAsia="he-IL"/>
        </w:rPr>
        <w:t>טענה ו/או תביעה, ככל שתהיינה לו כנגד המזמין בגין חיובי המזמין ע</w:t>
      </w:r>
      <w:r w:rsidRPr="00C140D3">
        <w:rPr>
          <w:rFonts w:ascii="Times New Roman" w:eastAsia="Times New Roman" w:hAnsi="Times New Roman" w:cs="David" w:hint="cs"/>
          <w:sz w:val="24"/>
          <w:szCs w:val="24"/>
          <w:rtl/>
          <w:lang w:eastAsia="he-IL"/>
        </w:rPr>
        <w:t>ל פי</w:t>
      </w:r>
      <w:r w:rsidRPr="00C140D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אותו דין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יחול לגבי תביעה של מי מיחידי המזמין כנגד המתכנן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קרי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תביעה כאמור</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w:t>
      </w:r>
    </w:p>
    <w:p w14:paraId="6B01294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6988F69"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למען הסר ספק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מוסכם ומוצהר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45C27F1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1928E4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 זה על נספחיו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C140D3">
        <w:rPr>
          <w:rFonts w:ascii="Times New Roman" w:eastAsia="Times New Roman" w:hAnsi="Times New Roman" w:cs="David"/>
          <w:sz w:val="20"/>
          <w:szCs w:val="24"/>
          <w:rtl/>
          <w:lang w:eastAsia="he-IL"/>
        </w:rPr>
        <w:t>מורשי</w:t>
      </w:r>
      <w:proofErr w:type="spellEnd"/>
      <w:r w:rsidRPr="00C140D3">
        <w:rPr>
          <w:rFonts w:ascii="Times New Roman" w:eastAsia="Times New Roman" w:hAnsi="Times New Roman" w:cs="David"/>
          <w:sz w:val="20"/>
          <w:szCs w:val="24"/>
          <w:rtl/>
          <w:lang w:eastAsia="he-IL"/>
        </w:rPr>
        <w:t xml:space="preserve"> החתימה של המזמין.</w:t>
      </w:r>
    </w:p>
    <w:p w14:paraId="7E698D2A" w14:textId="77777777" w:rsidR="00C140D3" w:rsidRPr="00C140D3" w:rsidRDefault="00C140D3" w:rsidP="00C140D3">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140D3">
        <w:rPr>
          <w:rFonts w:ascii="Times New Roman" w:eastAsia="Times New Roman" w:hAnsi="Times New Roman" w:cs="David" w:hint="cs"/>
          <w:sz w:val="20"/>
          <w:szCs w:val="24"/>
          <w:rtl/>
          <w:lang w:eastAsia="he-IL"/>
        </w:rPr>
        <w:t>רשום</w:t>
      </w:r>
      <w:r w:rsidRPr="00C140D3">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תחשב היא כמתקבלת ביום משלוח או מסירתה כאמור.</w:t>
      </w:r>
    </w:p>
    <w:p w14:paraId="32596DC2"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2BD47BBA"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119B56A8"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0F581478"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4116043A"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AD0D99"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7DEF68F7"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49AC962"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12CA5F8"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8E7EE1D" w14:textId="0B670866" w:rsidR="007A10F8" w:rsidRPr="00DE7868"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F6484E38E9194F00AE2D0147DCF6B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5" w:author="Kook Sec" w:date="2020-01-06T13:26:00Z">
            <w:r w:rsidR="006B4240">
              <w:rPr>
                <w:rFonts w:ascii="Times New Roman" w:eastAsia="Times New Roman" w:hAnsi="Times New Roman" w:cs="David" w:hint="cs"/>
                <w:color w:val="00B0F0"/>
                <w:sz w:val="20"/>
                <w:szCs w:val="24"/>
                <w:u w:val="single"/>
                <w:rtl/>
                <w:lang w:eastAsia="he-IL"/>
              </w:rPr>
              <w:t>לנדמן</w:t>
            </w:r>
            <w:proofErr w:type="spellEnd"/>
            <w:r w:rsidR="006B4240">
              <w:rPr>
                <w:rFonts w:ascii="Times New Roman" w:eastAsia="Times New Roman" w:hAnsi="Times New Roman" w:cs="David" w:hint="cs"/>
                <w:color w:val="00B0F0"/>
                <w:sz w:val="20"/>
                <w:szCs w:val="24"/>
                <w:u w:val="single"/>
                <w:rtl/>
                <w:lang w:eastAsia="he-IL"/>
              </w:rPr>
              <w:t xml:space="preserve"> אלומיניום בע"מ</w:t>
            </w:r>
          </w:ins>
        </w:sdtContent>
      </w:sdt>
      <w:r w:rsidRPr="00DE7868">
        <w:rPr>
          <w:rFonts w:ascii="Times New Roman" w:eastAsia="Times New Roman" w:hAnsi="Times New Roman" w:cs="David"/>
          <w:color w:val="00B0F0"/>
          <w:sz w:val="20"/>
          <w:szCs w:val="24"/>
          <w:rtl/>
          <w:lang w:eastAsia="he-IL"/>
        </w:rPr>
        <w:tab/>
      </w:r>
      <w:sdt>
        <w:sdtPr>
          <w:rPr>
            <w:rFonts w:ascii="David" w:eastAsia="Calibri" w:hAnsi="David" w:cs="Arial"/>
            <w:color w:val="00B0F0"/>
            <w:sz w:val="20"/>
            <w:szCs w:val="20"/>
            <w:u w:val="single"/>
            <w:rtl/>
            <w:rPrChange w:id="6" w:author="Kook Sec" w:date="2021-10-21T13:55:00Z">
              <w:rPr>
                <w:rFonts w:ascii="David" w:eastAsia="Calibri" w:hAnsi="David" w:cs="Arial"/>
                <w:color w:val="00B0F0"/>
                <w:sz w:val="20"/>
                <w:szCs w:val="20"/>
                <w:rtl/>
              </w:rPr>
            </w:rPrChange>
          </w:rPr>
          <w:alias w:val="שם צד א"/>
          <w:tag w:val="cmtTzadAName"/>
          <w:id w:val="-1697851747"/>
          <w:placeholder>
            <w:docPart w:val="87F05F6DF5414F59980945BCD5EF1F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7" w:author="Kook Sec" w:date="2021-10-21T13:55:00Z">
            <w:r w:rsidR="00A671AD" w:rsidRPr="00A671AD">
              <w:rPr>
                <w:rFonts w:ascii="David" w:eastAsia="Calibri" w:hAnsi="David" w:cs="Arial"/>
                <w:color w:val="00B0F0"/>
                <w:sz w:val="20"/>
                <w:szCs w:val="20"/>
                <w:u w:val="single"/>
                <w:rtl/>
                <w:rPrChange w:id="8" w:author="Kook Sec" w:date="2021-10-21T13:55:00Z">
                  <w:rPr>
                    <w:rFonts w:ascii="David" w:eastAsia="Calibri" w:hAnsi="David" w:cs="Arial"/>
                    <w:color w:val="00B0F0"/>
                    <w:sz w:val="20"/>
                    <w:szCs w:val="20"/>
                    <w:rtl/>
                  </w:rPr>
                </w:rPrChange>
              </w:rPr>
              <w:t>א.מ ישראל מגורים יזמות בע"מ</w:t>
            </w:r>
          </w:ins>
        </w:sdtContent>
      </w:sdt>
    </w:p>
    <w:p w14:paraId="04A6B245" w14:textId="77777777" w:rsidR="007A10F8" w:rsidRPr="00B27B4C" w:rsidRDefault="007A10F8" w:rsidP="007A10F8">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0A11AB7B"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EC39D1"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72E03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11171C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46D588" w14:textId="77777777" w:rsidR="007A10F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797A8E01"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DA6C721"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32261D"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8ECFA61"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4E3EE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2CFA0FF" w14:textId="3EF9DA98" w:rsidR="00C140D3" w:rsidRDefault="00C140D3" w:rsidP="00C140D3">
      <w:pPr>
        <w:widowControl w:val="0"/>
        <w:spacing w:before="0" w:beforeAutospacing="0" w:after="0" w:afterAutospacing="0" w:line="240" w:lineRule="auto"/>
        <w:jc w:val="center"/>
        <w:rPr>
          <w:ins w:id="9" w:author="Kook Sec" w:date="2021-10-21T13:55:00Z"/>
          <w:rFonts w:ascii="Times New Roman" w:eastAsia="Times New Roman" w:hAnsi="Times New Roman" w:cs="David"/>
          <w:b/>
          <w:bCs/>
          <w:sz w:val="24"/>
          <w:szCs w:val="24"/>
          <w:rtl/>
          <w:lang w:eastAsia="he-IL"/>
        </w:rPr>
      </w:pPr>
    </w:p>
    <w:p w14:paraId="1243D888" w14:textId="4FD68EAE" w:rsidR="00A671AD" w:rsidRDefault="00A671AD" w:rsidP="00C140D3">
      <w:pPr>
        <w:widowControl w:val="0"/>
        <w:spacing w:before="0" w:beforeAutospacing="0" w:after="0" w:afterAutospacing="0" w:line="240" w:lineRule="auto"/>
        <w:jc w:val="center"/>
        <w:rPr>
          <w:ins w:id="10" w:author="Kook Sec" w:date="2021-10-21T13:55:00Z"/>
          <w:rFonts w:ascii="Times New Roman" w:eastAsia="Times New Roman" w:hAnsi="Times New Roman" w:cs="David"/>
          <w:b/>
          <w:bCs/>
          <w:sz w:val="24"/>
          <w:szCs w:val="24"/>
          <w:rtl/>
          <w:lang w:eastAsia="he-IL"/>
        </w:rPr>
      </w:pPr>
    </w:p>
    <w:p w14:paraId="752C88AB" w14:textId="4883F1B2" w:rsidR="00A671AD" w:rsidRDefault="00A671AD" w:rsidP="00C140D3">
      <w:pPr>
        <w:widowControl w:val="0"/>
        <w:spacing w:before="0" w:beforeAutospacing="0" w:after="0" w:afterAutospacing="0" w:line="240" w:lineRule="auto"/>
        <w:jc w:val="center"/>
        <w:rPr>
          <w:ins w:id="11" w:author="Kook Sec" w:date="2021-10-21T13:55:00Z"/>
          <w:rFonts w:ascii="Times New Roman" w:eastAsia="Times New Roman" w:hAnsi="Times New Roman" w:cs="David"/>
          <w:b/>
          <w:bCs/>
          <w:sz w:val="24"/>
          <w:szCs w:val="24"/>
          <w:rtl/>
          <w:lang w:eastAsia="he-IL"/>
        </w:rPr>
      </w:pPr>
    </w:p>
    <w:p w14:paraId="08DC10F6" w14:textId="7D8351EE" w:rsidR="00A671AD" w:rsidRDefault="00A671AD" w:rsidP="00C140D3">
      <w:pPr>
        <w:widowControl w:val="0"/>
        <w:spacing w:before="0" w:beforeAutospacing="0" w:after="0" w:afterAutospacing="0" w:line="240" w:lineRule="auto"/>
        <w:jc w:val="center"/>
        <w:rPr>
          <w:ins w:id="12" w:author="Kook Sec" w:date="2021-10-21T13:55:00Z"/>
          <w:rFonts w:ascii="Times New Roman" w:eastAsia="Times New Roman" w:hAnsi="Times New Roman" w:cs="David"/>
          <w:b/>
          <w:bCs/>
          <w:sz w:val="24"/>
          <w:szCs w:val="24"/>
          <w:rtl/>
          <w:lang w:eastAsia="he-IL"/>
        </w:rPr>
      </w:pPr>
    </w:p>
    <w:p w14:paraId="31EB09E1" w14:textId="20E6BE4E" w:rsidR="00A671AD" w:rsidRDefault="00A671AD" w:rsidP="00C140D3">
      <w:pPr>
        <w:widowControl w:val="0"/>
        <w:spacing w:before="0" w:beforeAutospacing="0" w:after="0" w:afterAutospacing="0" w:line="240" w:lineRule="auto"/>
        <w:jc w:val="center"/>
        <w:rPr>
          <w:ins w:id="13" w:author="Kook Sec" w:date="2021-10-21T13:55:00Z"/>
          <w:rFonts w:ascii="Times New Roman" w:eastAsia="Times New Roman" w:hAnsi="Times New Roman" w:cs="David"/>
          <w:b/>
          <w:bCs/>
          <w:sz w:val="24"/>
          <w:szCs w:val="24"/>
          <w:rtl/>
          <w:lang w:eastAsia="he-IL"/>
        </w:rPr>
      </w:pPr>
    </w:p>
    <w:p w14:paraId="4F1F6757" w14:textId="02CC4682" w:rsidR="00A671AD" w:rsidRDefault="00A671AD" w:rsidP="00C140D3">
      <w:pPr>
        <w:widowControl w:val="0"/>
        <w:spacing w:before="0" w:beforeAutospacing="0" w:after="0" w:afterAutospacing="0" w:line="240" w:lineRule="auto"/>
        <w:jc w:val="center"/>
        <w:rPr>
          <w:ins w:id="14" w:author="Kook Sec" w:date="2021-10-21T13:55:00Z"/>
          <w:rFonts w:ascii="Times New Roman" w:eastAsia="Times New Roman" w:hAnsi="Times New Roman" w:cs="David"/>
          <w:b/>
          <w:bCs/>
          <w:sz w:val="24"/>
          <w:szCs w:val="24"/>
          <w:rtl/>
          <w:lang w:eastAsia="he-IL"/>
        </w:rPr>
      </w:pPr>
    </w:p>
    <w:p w14:paraId="71B98ACB" w14:textId="760E75F9" w:rsidR="00A671AD" w:rsidRDefault="00A671AD" w:rsidP="00C140D3">
      <w:pPr>
        <w:widowControl w:val="0"/>
        <w:spacing w:before="0" w:beforeAutospacing="0" w:after="0" w:afterAutospacing="0" w:line="240" w:lineRule="auto"/>
        <w:jc w:val="center"/>
        <w:rPr>
          <w:ins w:id="15" w:author="Kook Sec" w:date="2021-10-21T13:55:00Z"/>
          <w:rFonts w:ascii="Times New Roman" w:eastAsia="Times New Roman" w:hAnsi="Times New Roman" w:cs="David"/>
          <w:b/>
          <w:bCs/>
          <w:sz w:val="24"/>
          <w:szCs w:val="24"/>
          <w:rtl/>
          <w:lang w:eastAsia="he-IL"/>
        </w:rPr>
      </w:pPr>
    </w:p>
    <w:p w14:paraId="23D0B557" w14:textId="77777777" w:rsidR="00A671AD" w:rsidRPr="00C140D3" w:rsidRDefault="00A671AD"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2602D41" w14:textId="77777777" w:rsidR="00C140D3" w:rsidRPr="00C140D3" w:rsidRDefault="00C140D3" w:rsidP="00C140D3">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2EB4EF8E"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E56E55D"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6AA0544"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398CB83" w14:textId="18C98307" w:rsidR="00C140D3" w:rsidRPr="00C140D3" w:rsidRDefault="00A671AD" w:rsidP="00A671AD">
      <w:pPr>
        <w:widowControl w:val="0"/>
        <w:tabs>
          <w:tab w:val="left" w:pos="7065"/>
        </w:tabs>
        <w:bidi w:val="0"/>
        <w:spacing w:before="0" w:beforeAutospacing="0" w:after="0" w:afterAutospacing="0" w:line="240" w:lineRule="auto"/>
        <w:rPr>
          <w:rFonts w:ascii="Times New Roman" w:eastAsia="Times New Roman" w:hAnsi="Times New Roman" w:cs="David"/>
          <w:sz w:val="20"/>
          <w:szCs w:val="20"/>
          <w:lang w:eastAsia="he-IL"/>
        </w:rPr>
        <w:pPrChange w:id="16" w:author="Kook Sec" w:date="2021-10-21T13:55:00Z">
          <w:pPr>
            <w:widowControl w:val="0"/>
            <w:bidi w:val="0"/>
            <w:spacing w:before="0" w:beforeAutospacing="0" w:after="0" w:afterAutospacing="0" w:line="240" w:lineRule="auto"/>
          </w:pPr>
        </w:pPrChange>
      </w:pPr>
      <w:ins w:id="17" w:author="Kook Sec" w:date="2021-10-21T13:55:00Z">
        <w:r>
          <w:rPr>
            <w:rFonts w:ascii="Times New Roman" w:eastAsia="Times New Roman" w:hAnsi="Times New Roman" w:cs="David"/>
            <w:sz w:val="20"/>
            <w:szCs w:val="20"/>
            <w:lang w:eastAsia="he-IL"/>
          </w:rPr>
          <w:tab/>
        </w:r>
      </w:ins>
    </w:p>
    <w:p w14:paraId="67C410D7" w14:textId="77777777" w:rsidR="007A10F8"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7C70768" w14:textId="77777777" w:rsidR="007A10F8" w:rsidRPr="00B27B4C"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97411EC"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4E06F3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175AB6"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19D78E9BD34EBC955CFBFF1244DF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8" w:author="Kook Sec" w:date="2020-01-06T13:23:00Z">
            <w:r w:rsidR="006B4240">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48F39651453B434E929C70837D58A7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9" w:author="Kook Sec" w:date="2020-01-06T13:23:00Z">
            <w:r w:rsidR="006B4240">
              <w:rPr>
                <w:rFonts w:ascii="Times New Roman" w:eastAsia="Times New Roman" w:hAnsi="Times New Roman" w:cs="David" w:hint="cs"/>
                <w:color w:val="00B0F0"/>
                <w:sz w:val="24"/>
                <w:szCs w:val="24"/>
                <w:rtl/>
              </w:rPr>
              <w:t>נס ציונה מחיר למשתכן</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1BCDEBFC6B84245B85102376CAD83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0" w:author="Kook Sec" w:date="2020-01-06T13:22:00Z">
            <w:r w:rsidR="006B4240">
              <w:rPr>
                <w:rFonts w:ascii="Times New Roman" w:eastAsia="Times New Roman" w:hAnsi="Times New Roman" w:cs="David" w:hint="cs"/>
                <w:color w:val="00B0F0"/>
                <w:sz w:val="24"/>
                <w:szCs w:val="24"/>
                <w:rtl/>
              </w:rPr>
              <w:t>א.מ ישראל מגורים יזמות בע"מ</w:t>
            </w:r>
          </w:ins>
        </w:sdtContent>
      </w:sdt>
      <w:r w:rsidRPr="00B27B4C">
        <w:rPr>
          <w:rFonts w:ascii="Times New Roman" w:eastAsia="Times New Roman" w:hAnsi="Times New Roman" w:cs="David" w:hint="cs"/>
          <w:sz w:val="24"/>
          <w:szCs w:val="24"/>
          <w:rtl/>
          <w:lang w:eastAsia="he-IL"/>
        </w:rPr>
        <w:t xml:space="preserve"> לרבות עבודות פיתוח </w:t>
      </w:r>
      <w:r w:rsidRPr="00B27B4C">
        <w:rPr>
          <w:rFonts w:ascii="Times New Roman" w:eastAsia="Times New Roman" w:hAnsi="Times New Roman" w:cs="David" w:hint="cs"/>
          <w:sz w:val="24"/>
          <w:szCs w:val="24"/>
          <w:rtl/>
          <w:lang w:eastAsia="he-IL"/>
        </w:rPr>
        <w:lastRenderedPageBreak/>
        <w:t>על, אשר יתוכנן ו/או יבוצע עבור המזמין באתר בקטעים ובשלבים לפי שיקול דעתו.</w:t>
      </w:r>
    </w:p>
    <w:p w14:paraId="37FFC7C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9F8743"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CBCCA8D9D6344D79FFBFE37EB885B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8"/>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D774A9263F0B43C889C7363A425FC8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8"/>
              <w:color w:val="00B0F0"/>
              <w:rtl/>
            </w:rPr>
            <w:t>[שדה נוסף 1]</w:t>
          </w:r>
        </w:sdtContent>
      </w:sdt>
      <w:r w:rsidRPr="00B27B4C">
        <w:rPr>
          <w:rFonts w:ascii="Times New Roman" w:eastAsia="Times New Roman" w:hAnsi="Times New Roman" w:cs="David" w:hint="cs"/>
          <w:sz w:val="24"/>
          <w:szCs w:val="24"/>
          <w:rtl/>
          <w:lang w:eastAsia="he-IL"/>
        </w:rPr>
        <w:t>.</w:t>
      </w:r>
    </w:p>
    <w:p w14:paraId="0515061C"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129821D0"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155E088"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F6C21EC564964A3FA377941C8F316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1" w:author="Kook Sec" w:date="2020-01-06T13:23:00Z">
            <w:r w:rsidR="006B4240">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0693B58D"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FF0000"/>
          <w:sz w:val="24"/>
          <w:szCs w:val="24"/>
          <w:rtl/>
        </w:rPr>
      </w:pPr>
    </w:p>
    <w:p w14:paraId="6BA88450"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AE8E3B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7446F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4196D414B4514190A0FAC22EF91FF3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8"/>
              <w:color w:val="00B0F0"/>
              <w:rtl/>
            </w:rPr>
            <w:t>[שדה נוסף 3]</w:t>
          </w:r>
        </w:sdtContent>
      </w:sdt>
    </w:p>
    <w:p w14:paraId="6ED210CB"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BDB3103" w14:textId="77777777" w:rsidR="007A10F8" w:rsidRPr="00B27B4C" w:rsidRDefault="007A10F8" w:rsidP="00BC58C4">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BC58C4" w:rsidRPr="00BC58C4">
        <w:rPr>
          <w:rFonts w:ascii="Times New Roman" w:eastAsia="Times New Roman" w:hAnsi="Times New Roman" w:cs="David"/>
          <w:sz w:val="24"/>
          <w:szCs w:val="24"/>
          <w:rtl/>
          <w:lang w:eastAsia="he-IL"/>
        </w:rPr>
        <w:t xml:space="preserve">התכנון יתבצע במודל תלת </w:t>
      </w:r>
      <w:proofErr w:type="spellStart"/>
      <w:r w:rsidR="00BC58C4" w:rsidRPr="00BC58C4">
        <w:rPr>
          <w:rFonts w:ascii="Times New Roman" w:eastAsia="Times New Roman" w:hAnsi="Times New Roman" w:cs="David"/>
          <w:sz w:val="24"/>
          <w:szCs w:val="24"/>
          <w:rtl/>
          <w:lang w:eastAsia="he-IL"/>
        </w:rPr>
        <w:t>מימד</w:t>
      </w:r>
      <w:proofErr w:type="spellEnd"/>
      <w:r w:rsidR="00BC58C4" w:rsidRPr="00BC58C4">
        <w:rPr>
          <w:rFonts w:ascii="Times New Roman" w:eastAsia="Times New Roman" w:hAnsi="Times New Roman" w:cs="David"/>
          <w:sz w:val="24"/>
          <w:szCs w:val="24"/>
          <w:rtl/>
          <w:lang w:eastAsia="he-IL"/>
        </w:rPr>
        <w:t xml:space="preserve"> ע"י תוכנת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במתודולוגיית </w:t>
      </w:r>
      <w:r w:rsidR="00BC58C4" w:rsidRPr="00BC58C4">
        <w:rPr>
          <w:rFonts w:ascii="Times New Roman" w:eastAsia="Times New Roman" w:hAnsi="Times New Roman" w:cs="David"/>
          <w:sz w:val="24"/>
          <w:szCs w:val="24"/>
          <w:lang w:eastAsia="he-IL"/>
        </w:rPr>
        <w:t>BIM</w:t>
      </w:r>
      <w:r w:rsidR="00BC58C4" w:rsidRPr="00BC58C4">
        <w:rPr>
          <w:rFonts w:ascii="Times New Roman" w:eastAsia="Times New Roman" w:hAnsi="Times New Roman" w:cs="David"/>
          <w:sz w:val="24"/>
          <w:szCs w:val="24"/>
          <w:rtl/>
          <w:lang w:eastAsia="he-IL"/>
        </w:rPr>
        <w:t>, בענן –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שם ישמרו כל קבצי ה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העבודה במודל תהיה כפופה להוראות מנהל המודל ולמסמך ה </w:t>
      </w:r>
      <w:r w:rsidR="00BC58C4" w:rsidRPr="00BC58C4">
        <w:rPr>
          <w:rFonts w:ascii="Times New Roman" w:eastAsia="Times New Roman" w:hAnsi="Times New Roman" w:cs="David"/>
          <w:sz w:val="24"/>
          <w:szCs w:val="24"/>
          <w:lang w:eastAsia="he-IL"/>
        </w:rPr>
        <w:t>BEP</w:t>
      </w:r>
      <w:r w:rsidR="00BC58C4" w:rsidRPr="00BC58C4">
        <w:rPr>
          <w:rFonts w:ascii="Times New Roman" w:eastAsia="Times New Roman" w:hAnsi="Times New Roman" w:cs="David"/>
          <w:sz w:val="24"/>
          <w:szCs w:val="24"/>
          <w:rtl/>
          <w:lang w:eastAsia="he-IL"/>
        </w:rPr>
        <w:t xml:space="preserve"> שיופץ בהמשך ע"י מנהל המודל. שמירה, הדפסת תכניות וקבצים (</w:t>
      </w:r>
      <w:r w:rsidR="00BC58C4" w:rsidRPr="00BC58C4">
        <w:rPr>
          <w:rFonts w:ascii="Times New Roman" w:eastAsia="Times New Roman" w:hAnsi="Times New Roman" w:cs="David"/>
          <w:sz w:val="24"/>
          <w:szCs w:val="24"/>
          <w:lang w:eastAsia="he-IL"/>
        </w:rPr>
        <w:t>PLT/PDF/DWG</w:t>
      </w:r>
      <w:r w:rsidR="00BC58C4" w:rsidRPr="00BC58C4">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BC58C4" w:rsidRPr="00BC58C4">
        <w:rPr>
          <w:rFonts w:ascii="Times New Roman" w:eastAsia="Times New Roman" w:hAnsi="Times New Roman" w:cs="David"/>
          <w:sz w:val="24"/>
          <w:szCs w:val="24"/>
          <w:lang w:eastAsia="he-IL"/>
        </w:rPr>
        <w:t>view</w:t>
      </w:r>
      <w:r w:rsidR="00BC58C4" w:rsidRPr="00BC58C4">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72F3FDE7"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15608181"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54EBA2"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ECE930238264283AFE92629BC37D4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8"/>
              <w:color w:val="00B0F0"/>
              <w:rtl/>
            </w:rPr>
            <w:t>[שדה נוסף 4]</w:t>
          </w:r>
        </w:sdtContent>
      </w:sdt>
    </w:p>
    <w:p w14:paraId="7EE08169" w14:textId="77777777" w:rsidR="007A10F8" w:rsidRPr="00B27B4C" w:rsidRDefault="007A10F8" w:rsidP="007A10F8">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DDEAEF197BF4EF280FD4EE1A9E33B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8"/>
              <w:color w:val="00B0F0"/>
              <w:rtl/>
            </w:rPr>
            <w:t>[שדה נוסף 5]</w:t>
          </w:r>
        </w:sdtContent>
      </w:sdt>
    </w:p>
    <w:p w14:paraId="05D19801"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C0FF6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03513900E8340BAAA2CD87F2A3571C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8"/>
              <w:color w:val="00B0F0"/>
              <w:rtl/>
            </w:rPr>
            <w:t>[שדה נוסף 6]</w:t>
          </w:r>
        </w:sdtContent>
      </w:sdt>
    </w:p>
    <w:p w14:paraId="0B13169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56889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0C27AEB"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F26B99"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4216D1E1"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07E83FA"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099BC21"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4D2FB34"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CFBEE97" w14:textId="77777777" w:rsidR="007A10F8" w:rsidRPr="00B27B4C" w:rsidRDefault="007A10F8" w:rsidP="007A10F8">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7FD0048"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9"/>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A10F8" w14:paraId="615BDE55" w14:textId="77777777" w:rsidTr="00623070">
        <w:tc>
          <w:tcPr>
            <w:tcW w:w="3366" w:type="dxa"/>
          </w:tcPr>
          <w:p w14:paraId="5000936F" w14:textId="77777777" w:rsidR="007A10F8" w:rsidRDefault="00A671AD" w:rsidP="0062307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8168CD51E964B69AF05DD90A8E431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22" w:author="Kook Sec" w:date="2020-01-06T13:24:00Z">
                  <w:r w:rsidR="006B4240">
                    <w:rPr>
                      <w:rFonts w:ascii="Times New Roman" w:eastAsia="Times New Roman" w:hAnsi="Times New Roman" w:cs="David" w:hint="cs"/>
                      <w:color w:val="008000"/>
                      <w:sz w:val="24"/>
                      <w:szCs w:val="24"/>
                      <w:rtl/>
                      <w:lang w:eastAsia="he-IL"/>
                    </w:rPr>
                    <w:t>100</w:t>
                  </w:r>
                </w:ins>
              </w:sdtContent>
            </w:sdt>
          </w:p>
          <w:p w14:paraId="4124FBE4" w14:textId="77777777" w:rsidR="007A10F8" w:rsidRDefault="007A10F8" w:rsidP="0062307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2E02941" w14:textId="77777777" w:rsidR="007A10F8" w:rsidRDefault="007A10F8" w:rsidP="00623070">
            <w:pPr>
              <w:widowControl w:val="0"/>
              <w:spacing w:before="0" w:beforeAutospacing="0" w:after="0" w:afterAutospacing="0" w:line="240" w:lineRule="auto"/>
              <w:ind w:left="720"/>
              <w:outlineLvl w:val="2"/>
            </w:pPr>
          </w:p>
          <w:p w14:paraId="2C9B6AC5" w14:textId="77777777" w:rsidR="007A10F8" w:rsidRDefault="007A10F8" w:rsidP="0062307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C6D49C2"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7B35A04"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26910A52" w14:textId="77777777" w:rsidR="00BC58C4" w:rsidRDefault="00BC58C4"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545AE7A" w14:textId="77777777" w:rsidR="00C140D3" w:rsidRPr="00C140D3" w:rsidRDefault="00C140D3"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"ב"</w:t>
      </w:r>
    </w:p>
    <w:p w14:paraId="7D434B1E"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שירותי </w:t>
      </w:r>
      <w:r w:rsidRPr="00C140D3">
        <w:rPr>
          <w:rFonts w:ascii="Times New Roman" w:eastAsia="Times New Roman" w:hAnsi="Times New Roman" w:cs="David" w:hint="cs"/>
          <w:b/>
          <w:bCs/>
          <w:sz w:val="24"/>
          <w:szCs w:val="24"/>
          <w:u w:val="single"/>
          <w:rtl/>
        </w:rPr>
        <w:t>המתכנן</w:t>
      </w:r>
    </w:p>
    <w:p w14:paraId="19A5C512" w14:textId="77777777" w:rsidR="00C140D3" w:rsidRPr="00C140D3"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
      </w:pPr>
    </w:p>
    <w:p w14:paraId="07861118"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3D4A791F" w14:textId="77777777" w:rsidR="00C140D3" w:rsidRPr="00C140D3"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כללי:</w:t>
      </w:r>
    </w:p>
    <w:p w14:paraId="6D1564F6" w14:textId="77777777" w:rsidR="00C140D3" w:rsidRPr="00BC58C4" w:rsidRDefault="00BC58C4" w:rsidP="00BC58C4">
      <w:pPr>
        <w:pStyle w:val="af9"/>
        <w:numPr>
          <w:ilvl w:val="1"/>
          <w:numId w:val="19"/>
        </w:numPr>
        <w:rPr>
          <w:sz w:val="24"/>
          <w:szCs w:val="24"/>
          <w:lang w:eastAsia="he-IL"/>
        </w:rPr>
      </w:pPr>
      <w:r w:rsidRPr="00BC58C4">
        <w:rPr>
          <w:rFonts w:hint="cs"/>
          <w:sz w:val="24"/>
          <w:szCs w:val="24"/>
          <w:rtl/>
          <w:lang w:eastAsia="he-IL"/>
        </w:rPr>
        <w:t xml:space="preserve">שירותי המתכנן יכללו </w:t>
      </w:r>
      <w:r w:rsidR="00C140D3" w:rsidRPr="00BC58C4">
        <w:rPr>
          <w:rFonts w:hint="cs"/>
          <w:sz w:val="24"/>
          <w:szCs w:val="24"/>
          <w:rtl/>
          <w:lang w:eastAsia="he-IL"/>
        </w:rPr>
        <w:t xml:space="preserve">מתן ייעוץ הנדסי ותכנון למערכות האלומיניום </w:t>
      </w:r>
      <w:r w:rsidR="00C140D3" w:rsidRPr="00BC58C4">
        <w:rPr>
          <w:sz w:val="24"/>
          <w:szCs w:val="24"/>
          <w:rtl/>
          <w:lang w:eastAsia="he-IL"/>
        </w:rPr>
        <w:t>ו</w:t>
      </w:r>
      <w:r w:rsidR="00C140D3" w:rsidRPr="00BC58C4">
        <w:rPr>
          <w:rFonts w:hint="cs"/>
          <w:sz w:val="24"/>
          <w:szCs w:val="24"/>
          <w:rtl/>
          <w:lang w:eastAsia="he-IL"/>
        </w:rPr>
        <w:t>ה</w:t>
      </w:r>
      <w:r w:rsidR="00C140D3" w:rsidRPr="00BC58C4">
        <w:rPr>
          <w:sz w:val="24"/>
          <w:szCs w:val="24"/>
          <w:rtl/>
          <w:lang w:eastAsia="he-IL"/>
        </w:rPr>
        <w:t xml:space="preserve">זיגוג, </w:t>
      </w:r>
      <w:r w:rsidR="00C140D3" w:rsidRPr="00BC58C4">
        <w:rPr>
          <w:rFonts w:hint="cs"/>
          <w:sz w:val="24"/>
          <w:szCs w:val="24"/>
          <w:rtl/>
          <w:lang w:eastAsia="he-IL"/>
        </w:rPr>
        <w:t>ה</w:t>
      </w:r>
      <w:r w:rsidR="00C140D3" w:rsidRPr="00BC58C4">
        <w:rPr>
          <w:sz w:val="24"/>
          <w:szCs w:val="24"/>
          <w:rtl/>
          <w:lang w:eastAsia="he-IL"/>
        </w:rPr>
        <w:t>תריסים</w:t>
      </w:r>
      <w:r w:rsidR="00C140D3" w:rsidRPr="00BC58C4">
        <w:rPr>
          <w:rFonts w:hint="cs"/>
          <w:sz w:val="24"/>
          <w:szCs w:val="24"/>
          <w:rtl/>
          <w:lang w:eastAsia="he-IL"/>
        </w:rPr>
        <w:t xml:space="preserve"> ו</w:t>
      </w:r>
      <w:r w:rsidR="00C140D3" w:rsidRPr="00BC58C4">
        <w:rPr>
          <w:sz w:val="24"/>
          <w:szCs w:val="24"/>
          <w:rtl/>
          <w:lang w:eastAsia="he-IL"/>
        </w:rPr>
        <w:t xml:space="preserve">קירות </w:t>
      </w:r>
      <w:r w:rsidR="00C140D3" w:rsidRPr="00BC58C4">
        <w:rPr>
          <w:rFonts w:hint="cs"/>
          <w:sz w:val="24"/>
          <w:szCs w:val="24"/>
          <w:rtl/>
          <w:lang w:eastAsia="he-IL"/>
        </w:rPr>
        <w:t>ה</w:t>
      </w:r>
      <w:r w:rsidR="00C140D3" w:rsidRPr="00BC58C4">
        <w:rPr>
          <w:sz w:val="24"/>
          <w:szCs w:val="24"/>
          <w:rtl/>
          <w:lang w:eastAsia="he-IL"/>
        </w:rPr>
        <w:t>מסך</w:t>
      </w:r>
      <w:r w:rsidR="00C140D3" w:rsidRPr="00BC58C4">
        <w:rPr>
          <w:rFonts w:hint="cs"/>
          <w:sz w:val="24"/>
          <w:szCs w:val="24"/>
          <w:rtl/>
          <w:lang w:eastAsia="he-IL"/>
        </w:rPr>
        <w:t xml:space="preserve"> בפרויקט, לכל חלקי המבנה על פי דרישת המזמין.</w:t>
      </w:r>
    </w:p>
    <w:p w14:paraId="68CF353D"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עבודת המתכנן המתוארת בנספח זה תלווה את התקדמות התוכניות האדריכליות בהתאם לתהליך זה. הגשת הבקשה להיתר בניה וכן ביצוע עבודות ההקמה ובניית הפרויקט בסדר אשר יקבע על ידי המזמין.</w:t>
      </w:r>
    </w:p>
    <w:p w14:paraId="703A595F"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מבלי לפגוע בכלליות האמור לעיל, מתחייב המתכנן לתת ולבצע את כל השירותים הנדרשים בתכנון מערכות האלומיניום של המבנים בפרויקט וסביבתו, לרבות אך מבלי לגרוע מכלליות האמור את השירותים המפורטים להלן:</w:t>
      </w:r>
    </w:p>
    <w:p w14:paraId="09838727"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תכנון מערכות האלומיניום במבנים, מתן הנחיות והכנת תכניות ומפרטים טכניים, אשר יכללו בין היתר את הפרטים הבאים:</w:t>
      </w:r>
    </w:p>
    <w:p w14:paraId="15E49D8A"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1.3.1</w:t>
      </w:r>
      <w:r w:rsidRPr="00C140D3">
        <w:rPr>
          <w:rFonts w:ascii="Times New Roman" w:eastAsia="Times New Roman" w:hAnsi="Times New Roman" w:cs="David" w:hint="cs"/>
          <w:sz w:val="24"/>
          <w:szCs w:val="24"/>
          <w:rtl/>
          <w:lang w:eastAsia="he-IL"/>
        </w:rPr>
        <w:tab/>
        <w:t>מעטפת.</w:t>
      </w:r>
    </w:p>
    <w:p w14:paraId="7E7C7DB6"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1.3.2</w:t>
      </w:r>
      <w:r w:rsidRPr="00C140D3">
        <w:rPr>
          <w:rFonts w:ascii="Times New Roman" w:eastAsia="Times New Roman" w:hAnsi="Times New Roman" w:cs="David" w:hint="cs"/>
          <w:sz w:val="24"/>
          <w:szCs w:val="24"/>
          <w:rtl/>
          <w:lang w:eastAsia="he-IL"/>
        </w:rPr>
        <w:tab/>
        <w:t>גג.</w:t>
      </w:r>
    </w:p>
    <w:p w14:paraId="08EFB35F"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1.3.3</w:t>
      </w:r>
      <w:r w:rsidRPr="00C140D3">
        <w:rPr>
          <w:rFonts w:ascii="Times New Roman" w:eastAsia="Times New Roman" w:hAnsi="Times New Roman" w:cs="David" w:hint="cs"/>
          <w:sz w:val="24"/>
          <w:szCs w:val="24"/>
          <w:rtl/>
          <w:lang w:eastAsia="he-IL"/>
        </w:rPr>
        <w:tab/>
        <w:t>פתחים – דלתות וחלונות.</w:t>
      </w:r>
    </w:p>
    <w:p w14:paraId="6EC0E78D"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1.3.4</w:t>
      </w:r>
      <w:r w:rsidRPr="00C140D3">
        <w:rPr>
          <w:rFonts w:ascii="Times New Roman" w:eastAsia="Times New Roman" w:hAnsi="Times New Roman" w:cs="David" w:hint="cs"/>
          <w:sz w:val="24"/>
          <w:szCs w:val="24"/>
          <w:rtl/>
          <w:lang w:eastAsia="he-IL"/>
        </w:rPr>
        <w:tab/>
        <w:t>אלמנטים ייחודיים – פנים וחוץ.</w:t>
      </w:r>
    </w:p>
    <w:p w14:paraId="797FF438"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1.3.5</w:t>
      </w:r>
      <w:r w:rsidRPr="00C140D3">
        <w:rPr>
          <w:rFonts w:ascii="Times New Roman" w:eastAsia="Times New Roman" w:hAnsi="Times New Roman" w:cs="David" w:hint="cs"/>
          <w:sz w:val="24"/>
          <w:szCs w:val="24"/>
          <w:rtl/>
          <w:lang w:eastAsia="he-IL"/>
        </w:rPr>
        <w:tab/>
        <w:t>רכיבים טכניים.</w:t>
      </w:r>
    </w:p>
    <w:p w14:paraId="3CC90D0B"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1.3.6</w:t>
      </w:r>
      <w:r w:rsidRPr="00C140D3">
        <w:rPr>
          <w:rFonts w:ascii="Times New Roman" w:eastAsia="Times New Roman" w:hAnsi="Times New Roman" w:cs="David" w:hint="cs"/>
          <w:sz w:val="24"/>
          <w:szCs w:val="24"/>
          <w:rtl/>
          <w:lang w:eastAsia="he-IL"/>
        </w:rPr>
        <w:tab/>
        <w:t xml:space="preserve">כל מרכיב שרות אחר הרגיל ומקובל על ידי יועץ אלומיניום בנסיבות </w:t>
      </w:r>
      <w:r w:rsidRPr="00C140D3">
        <w:rPr>
          <w:rFonts w:ascii="Times New Roman" w:eastAsia="Times New Roman" w:hAnsi="Times New Roman" w:cs="David" w:hint="cs"/>
          <w:sz w:val="24"/>
          <w:szCs w:val="24"/>
          <w:rtl/>
          <w:lang w:eastAsia="he-IL"/>
        </w:rPr>
        <w:tab/>
        <w:t>הפרויקט.</w:t>
      </w:r>
    </w:p>
    <w:p w14:paraId="08062CDA"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6FF3501B"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6454FC64" w14:textId="77777777" w:rsidR="00C140D3" w:rsidRPr="00C140D3"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
      </w:pPr>
      <w:bookmarkStart w:id="23" w:name="OLE_LINK5"/>
      <w:bookmarkStart w:id="24" w:name="OLE_LINK6"/>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bookmarkStart w:id="25" w:name="OLE_LINK7"/>
      <w:bookmarkStart w:id="26" w:name="OLE_LINK8"/>
      <w:r w:rsidRPr="00C140D3">
        <w:rPr>
          <w:rFonts w:ascii="Times New Roman" w:eastAsia="Times New Roman" w:hAnsi="Times New Roman" w:cs="David"/>
          <w:sz w:val="24"/>
          <w:szCs w:val="24"/>
          <w:u w:val="single"/>
          <w:rtl/>
        </w:rPr>
        <w:t>המהנדס, צוות עובדים ואמצעים</w:t>
      </w:r>
      <w:r w:rsidRPr="00C140D3">
        <w:rPr>
          <w:rFonts w:ascii="Times New Roman" w:eastAsia="Times New Roman" w:hAnsi="Times New Roman" w:cs="David" w:hint="cs"/>
          <w:sz w:val="24"/>
          <w:szCs w:val="24"/>
          <w:u w:val="single"/>
          <w:rtl/>
          <w:lang w:eastAsia="he-IL"/>
        </w:rPr>
        <w:t xml:space="preserve"> של המתכנן</w:t>
      </w:r>
      <w:r w:rsidRPr="00C140D3">
        <w:rPr>
          <w:rFonts w:ascii="Times New Roman" w:eastAsia="Times New Roman" w:hAnsi="Times New Roman" w:cs="David" w:hint="cs"/>
          <w:sz w:val="24"/>
          <w:szCs w:val="24"/>
          <w:rtl/>
          <w:lang w:eastAsia="he-IL"/>
        </w:rPr>
        <w:t>:</w:t>
      </w:r>
    </w:p>
    <w:p w14:paraId="2B63676A" w14:textId="77777777" w:rsidR="00C140D3" w:rsidRPr="00C140D3"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F83143E" w14:textId="77777777" w:rsidR="00C140D3" w:rsidRPr="00C140D3" w:rsidRDefault="00C140D3" w:rsidP="00BC58C4">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r w:rsidR="00BC58C4">
        <w:rPr>
          <w:rFonts w:ascii="Times New Roman" w:eastAsia="Times New Roman" w:hAnsi="Times New Roman" w:cs="David" w:hint="cs"/>
          <w:sz w:val="24"/>
          <w:szCs w:val="24"/>
          <w:rtl/>
          <w:lang w:eastAsia="he-IL"/>
        </w:rPr>
        <w:t xml:space="preserve"> </w:t>
      </w:r>
      <w:r w:rsidR="00BC58C4" w:rsidRPr="00BC58C4">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BC58C4" w:rsidRPr="00BC58C4">
        <w:rPr>
          <w:rFonts w:ascii="Times New Roman" w:eastAsia="Times New Roman" w:hAnsi="Times New Roman" w:cs="David" w:hint="cs"/>
          <w:sz w:val="24"/>
          <w:szCs w:val="24"/>
          <w:lang w:eastAsia="he-IL"/>
        </w:rPr>
        <w:t>BIM</w:t>
      </w:r>
      <w:r w:rsidR="00BC58C4" w:rsidRPr="00BC58C4">
        <w:rPr>
          <w:rFonts w:ascii="Times New Roman" w:eastAsia="Times New Roman" w:hAnsi="Times New Roman" w:cs="David" w:hint="cs"/>
          <w:sz w:val="24"/>
          <w:szCs w:val="24"/>
          <w:rtl/>
          <w:lang w:eastAsia="he-IL"/>
        </w:rPr>
        <w:t xml:space="preserve"> על המודל.</w:t>
      </w:r>
    </w:p>
    <w:p w14:paraId="02AC53FC"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ראש הצוות יהיה מהנדס בכיר בעל ניסיון מוכח במגדלים מעל </w:t>
      </w:r>
      <w:r w:rsidRPr="00C140D3">
        <w:rPr>
          <w:rFonts w:ascii="Times New Roman" w:eastAsia="Times New Roman" w:hAnsi="Times New Roman" w:cs="David" w:hint="cs"/>
          <w:sz w:val="24"/>
          <w:szCs w:val="24"/>
          <w:rtl/>
          <w:lang w:eastAsia="he-IL"/>
        </w:rPr>
        <w:t>20</w:t>
      </w:r>
      <w:r w:rsidRPr="00C140D3">
        <w:rPr>
          <w:rFonts w:ascii="Times New Roman" w:eastAsia="Times New Roman" w:hAnsi="Times New Roman" w:cs="David"/>
          <w:sz w:val="24"/>
          <w:szCs w:val="24"/>
          <w:rtl/>
          <w:lang w:eastAsia="he-IL"/>
        </w:rPr>
        <w:t xml:space="preserve"> קומות באזורים אורבניים צפופים, אשר יאושר מראש על ידי המזמין ובמקרה הצורך יוחלף </w:t>
      </w:r>
      <w:proofErr w:type="spellStart"/>
      <w:r w:rsidRPr="00C140D3">
        <w:rPr>
          <w:rFonts w:ascii="Times New Roman" w:eastAsia="Times New Roman" w:hAnsi="Times New Roman" w:cs="David"/>
          <w:sz w:val="24"/>
          <w:szCs w:val="24"/>
          <w:rtl/>
          <w:lang w:eastAsia="he-IL"/>
        </w:rPr>
        <w:t>מיידית</w:t>
      </w:r>
      <w:proofErr w:type="spellEnd"/>
      <w:r w:rsidRPr="00C140D3">
        <w:rPr>
          <w:rFonts w:ascii="Times New Roman" w:eastAsia="Times New Roman" w:hAnsi="Times New Roman" w:cs="David"/>
          <w:sz w:val="24"/>
          <w:szCs w:val="24"/>
          <w:rtl/>
          <w:lang w:eastAsia="he-IL"/>
        </w:rPr>
        <w:t xml:space="preserve"> על פי דרישת המזמין.</w:t>
      </w:r>
    </w:p>
    <w:p w14:paraId="281EACA3"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ג.</w:t>
      </w:r>
      <w:r w:rsidRPr="00C140D3">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3BD1A4A3"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ד.</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ר</w:t>
      </w:r>
      <w:r w:rsidRPr="00C140D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74A5CD44"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ה.</w:t>
      </w:r>
      <w:r w:rsidRPr="00C140D3">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23"/>
    <w:bookmarkEnd w:id="24"/>
    <w:bookmarkEnd w:id="25"/>
    <w:bookmarkEnd w:id="26"/>
    <w:p w14:paraId="17C0918E" w14:textId="77777777" w:rsid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519CC522" w14:textId="77777777" w:rsidR="00BC58C4"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06438D4F" w14:textId="77777777" w:rsidR="00BC58C4" w:rsidRPr="00C140D3"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6890CF03" w14:textId="77777777" w:rsidR="00C140D3" w:rsidRPr="00C140D3" w:rsidRDefault="00C140D3" w:rsidP="00BC58C4">
      <w:pPr>
        <w:widowControl w:val="0"/>
        <w:tabs>
          <w:tab w:val="left" w:pos="720"/>
          <w:tab w:val="center" w:pos="4153"/>
          <w:tab w:val="right" w:pos="8306"/>
        </w:tabs>
        <w:spacing w:before="0" w:beforeAutospacing="0" w:after="0" w:afterAutospacing="0" w:line="360" w:lineRule="auto"/>
        <w:ind w:left="720" w:hanging="720"/>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t xml:space="preserve">על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לקבל אישור בכתב מאת המנהל לפני התחלת ביצוע כל קטע וכל שלב ולפני הספקת כל שרות חלקי.</w:t>
      </w:r>
      <w:r w:rsidRPr="00C140D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16629297"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5E9E5EEE"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 </w:t>
      </w:r>
    </w:p>
    <w:p w14:paraId="7CACB383"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b/>
          <w:bCs/>
          <w:sz w:val="24"/>
          <w:szCs w:val="24"/>
          <w:u w:val="single"/>
          <w:rtl/>
          <w:lang w:eastAsia="he-IL"/>
        </w:rPr>
        <w:t xml:space="preserve">שלבי העבודה ההנדסית </w:t>
      </w:r>
      <w:r w:rsidRPr="00C140D3">
        <w:rPr>
          <w:rFonts w:ascii="Times New Roman" w:eastAsia="Times New Roman" w:hAnsi="Times New Roman" w:cs="David" w:hint="cs"/>
          <w:b/>
          <w:bCs/>
          <w:sz w:val="24"/>
          <w:szCs w:val="24"/>
          <w:u w:val="single"/>
          <w:rtl/>
          <w:lang w:eastAsia="he-IL"/>
        </w:rPr>
        <w:t>ו</w:t>
      </w:r>
      <w:r w:rsidRPr="00C140D3">
        <w:rPr>
          <w:rFonts w:ascii="Times New Roman" w:eastAsia="Times New Roman" w:hAnsi="Times New Roman" w:cs="David"/>
          <w:b/>
          <w:bCs/>
          <w:sz w:val="24"/>
          <w:szCs w:val="24"/>
          <w:u w:val="single"/>
          <w:rtl/>
          <w:lang w:eastAsia="he-IL"/>
        </w:rPr>
        <w:t>פ</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רוט הש</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רותים</w:t>
      </w:r>
      <w:r w:rsidRPr="00C140D3">
        <w:rPr>
          <w:rFonts w:ascii="Times New Roman" w:eastAsia="Times New Roman" w:hAnsi="Times New Roman" w:cs="David"/>
          <w:sz w:val="24"/>
          <w:szCs w:val="24"/>
          <w:rtl/>
          <w:lang w:eastAsia="he-IL"/>
        </w:rPr>
        <w:t>:</w:t>
      </w:r>
    </w:p>
    <w:p w14:paraId="086FADBE"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p>
    <w:p w14:paraId="3F68FCF5"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.1</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תכנון</w:t>
      </w:r>
      <w:r w:rsidRPr="00C140D3">
        <w:rPr>
          <w:rFonts w:ascii="Times New Roman" w:eastAsia="Times New Roman" w:hAnsi="Times New Roman" w:cs="David"/>
          <w:sz w:val="24"/>
          <w:szCs w:val="24"/>
          <w:rtl/>
          <w:lang w:eastAsia="he-IL"/>
        </w:rPr>
        <w:t>:</w:t>
      </w:r>
    </w:p>
    <w:p w14:paraId="39BD1FEA"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77E36D7"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בירור </w:t>
      </w:r>
      <w:r w:rsidRPr="00C140D3">
        <w:rPr>
          <w:rFonts w:ascii="Times New Roman" w:eastAsia="Times New Roman" w:hAnsi="Times New Roman" w:cs="David" w:hint="cs"/>
          <w:sz w:val="24"/>
          <w:szCs w:val="24"/>
          <w:rtl/>
          <w:lang w:eastAsia="he-IL"/>
        </w:rPr>
        <w:t xml:space="preserve">הפרוגרמה </w:t>
      </w:r>
      <w:r w:rsidRPr="00C140D3">
        <w:rPr>
          <w:rFonts w:ascii="Times New Roman" w:eastAsia="Times New Roman" w:hAnsi="Times New Roman" w:cs="David"/>
          <w:sz w:val="24"/>
          <w:szCs w:val="24"/>
          <w:rtl/>
          <w:lang w:eastAsia="he-IL"/>
        </w:rPr>
        <w:t>וליבון דרישות האדריכל והמזמין ביחס לתפקוד והחזות של מסגרות האלומיניום.</w:t>
      </w:r>
    </w:p>
    <w:p w14:paraId="300A9FFC"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גיבוש האפיון הקונסטרוקטיבי והחזותי של מבנה המסגרות ושילובה בפרטי הבניה.</w:t>
      </w:r>
    </w:p>
    <w:p w14:paraId="22A86422"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אומדן להערכת תקציב הביצוע של המלבנים בפרויקט, וקבלת אישור המזמין עליו.</w:t>
      </w:r>
    </w:p>
    <w:p w14:paraId="3116412C"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עריכת</w:t>
      </w:r>
      <w:r w:rsidRPr="00C140D3">
        <w:rPr>
          <w:rFonts w:ascii="Times New Roman" w:eastAsia="Times New Roman" w:hAnsi="Times New Roman" w:cs="David"/>
          <w:sz w:val="24"/>
          <w:szCs w:val="24"/>
          <w:rtl/>
          <w:lang w:eastAsia="he-IL"/>
        </w:rPr>
        <w:t xml:space="preserve"> רשימות האלומיניום</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rtl/>
          <w:lang w:eastAsia="he-IL"/>
        </w:rPr>
        <w:t xml:space="preserve">בדיקה ואישור פורמלי </w:t>
      </w:r>
      <w:r w:rsidRPr="00C140D3">
        <w:rPr>
          <w:rFonts w:ascii="Times New Roman" w:eastAsia="Times New Roman" w:hAnsi="Times New Roman" w:cs="David" w:hint="cs"/>
          <w:sz w:val="24"/>
          <w:szCs w:val="24"/>
          <w:rtl/>
          <w:lang w:eastAsia="he-IL"/>
        </w:rPr>
        <w:t>עם המזמין.</w:t>
      </w:r>
    </w:p>
    <w:p w14:paraId="3DCF0023"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הכנת מפרטים לכל פריטי האלומיניום והזיגוג הנדרשים בפרויקט, ועריכתם כנדרש לצרכי המכרזים בין הקבלנים. המפרטים יכילו תכניות של פרטי הרכבה ועיגון לשלושה פריטים טיפוסיים, השכיחים בכל </w:t>
      </w:r>
      <w:r w:rsidRPr="00C140D3">
        <w:rPr>
          <w:rFonts w:ascii="Times New Roman" w:eastAsia="Times New Roman" w:hAnsi="Times New Roman" w:cs="David" w:hint="cs"/>
          <w:sz w:val="24"/>
          <w:szCs w:val="24"/>
          <w:rtl/>
          <w:lang w:eastAsia="he-IL"/>
        </w:rPr>
        <w:t>מבנה</w:t>
      </w:r>
      <w:r w:rsidRPr="00C140D3">
        <w:rPr>
          <w:rFonts w:ascii="Times New Roman" w:eastAsia="Times New Roman" w:hAnsi="Times New Roman" w:cs="David"/>
          <w:sz w:val="24"/>
          <w:szCs w:val="24"/>
          <w:rtl/>
          <w:lang w:eastAsia="he-IL"/>
        </w:rPr>
        <w:t>.</w:t>
      </w:r>
    </w:p>
    <w:p w14:paraId="49451FAC"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תכנון פרטי ההרכבה והאיטום, </w:t>
      </w:r>
      <w:proofErr w:type="spellStart"/>
      <w:r w:rsidRPr="00C140D3">
        <w:rPr>
          <w:rFonts w:ascii="Times New Roman" w:eastAsia="Times New Roman" w:hAnsi="Times New Roman" w:cs="David" w:hint="cs"/>
          <w:sz w:val="24"/>
          <w:szCs w:val="24"/>
          <w:rtl/>
          <w:lang w:eastAsia="he-IL"/>
        </w:rPr>
        <w:t>בק.מ</w:t>
      </w:r>
      <w:proofErr w:type="spellEnd"/>
      <w:r w:rsidRPr="00C140D3">
        <w:rPr>
          <w:rFonts w:ascii="Times New Roman" w:eastAsia="Times New Roman" w:hAnsi="Times New Roman" w:cs="David" w:hint="cs"/>
          <w:sz w:val="24"/>
          <w:szCs w:val="24"/>
          <w:rtl/>
          <w:lang w:eastAsia="he-IL"/>
        </w:rPr>
        <w:t xml:space="preserve"> 1:2 על בסיס רשימות האלומיניום.</w:t>
      </w:r>
    </w:p>
    <w:p w14:paraId="7BDCE4F8"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מערך האחזקה והניקון למלבני האלומיניום שמעטפת המבנים.</w:t>
      </w:r>
    </w:p>
    <w:p w14:paraId="6448F5FA"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הכנסת שינויים במפרטים ובתכניות ככל שיתחייב להתאמת התכנון למסגרת התקציבית אשר תיקבע ע"י המזמין.</w:t>
      </w:r>
    </w:p>
    <w:p w14:paraId="5E1169A3"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מתן חוות דעת וי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בכל הקשור בהכנת המכרזים ופרסומם.</w:t>
      </w:r>
    </w:p>
    <w:p w14:paraId="5D0E68AE"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p>
    <w:p w14:paraId="0CD2CC95"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הצעות קבלנים</w:t>
      </w:r>
      <w:r w:rsidRPr="00C140D3">
        <w:rPr>
          <w:rFonts w:ascii="Times New Roman" w:eastAsia="Times New Roman" w:hAnsi="Times New Roman" w:cs="David"/>
          <w:sz w:val="24"/>
          <w:szCs w:val="24"/>
          <w:rtl/>
          <w:lang w:eastAsia="he-IL"/>
        </w:rPr>
        <w:t>:</w:t>
      </w:r>
    </w:p>
    <w:p w14:paraId="0DFF1CCA" w14:textId="77777777" w:rsidR="00C140D3" w:rsidRPr="00C140D3"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0F002EC1"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א.</w:t>
      </w:r>
      <w:r w:rsidRPr="00C140D3">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150E4C87"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ב.</w:t>
      </w:r>
      <w:r w:rsidRPr="00C140D3">
        <w:rPr>
          <w:rFonts w:ascii="Times New Roman" w:eastAsia="Times New Roman" w:hAnsi="Times New Roman" w:cs="David"/>
          <w:sz w:val="24"/>
          <w:szCs w:val="24"/>
          <w:rtl/>
          <w:lang w:eastAsia="he-IL"/>
        </w:rPr>
        <w:tab/>
        <w:t>מתן חוות דעת בכל הקשור להצעות הקבלנים.</w:t>
      </w:r>
    </w:p>
    <w:p w14:paraId="609A832D"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22A72EAA"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פיקוח עליון</w:t>
      </w:r>
      <w:r w:rsidRPr="00C140D3">
        <w:rPr>
          <w:rFonts w:ascii="Times New Roman" w:eastAsia="Times New Roman" w:hAnsi="Times New Roman" w:cs="David"/>
          <w:sz w:val="24"/>
          <w:szCs w:val="24"/>
          <w:rtl/>
          <w:lang w:eastAsia="he-IL"/>
        </w:rPr>
        <w:t>:</w:t>
      </w:r>
    </w:p>
    <w:p w14:paraId="02B5F705"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9D22454"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פ</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קוח עליון על עבודות האלומיניום הן באתר והן בבתי מלאכה מחוץ לאתר.</w:t>
      </w:r>
    </w:p>
    <w:p w14:paraId="2DC8761F"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בחינת תכניות העבודה של הקבלנים אשר זכו בעבודות, עד אישור </w:t>
      </w:r>
      <w:r w:rsidR="00915F2E" w:rsidRPr="00C140D3">
        <w:rPr>
          <w:rFonts w:ascii="Times New Roman" w:eastAsia="Times New Roman" w:hAnsi="Times New Roman" w:cs="David" w:hint="cs"/>
          <w:sz w:val="24"/>
          <w:szCs w:val="24"/>
          <w:rtl/>
          <w:lang w:eastAsia="he-IL"/>
        </w:rPr>
        <w:t>תכוניותיהם</w:t>
      </w:r>
      <w:r w:rsidRPr="00C140D3">
        <w:rPr>
          <w:rFonts w:ascii="Times New Roman" w:eastAsia="Times New Roman" w:hAnsi="Times New Roman" w:cs="David"/>
          <w:sz w:val="24"/>
          <w:szCs w:val="24"/>
          <w:rtl/>
          <w:lang w:eastAsia="he-IL"/>
        </w:rPr>
        <w:t xml:space="preserve"> לייצור.</w:t>
      </w:r>
    </w:p>
    <w:p w14:paraId="7E68584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מעקב אחרי תוצאות הבדיקות המעבדתיות שיעשו בהתאם לדרישות המפרט הטכני.</w:t>
      </w:r>
    </w:p>
    <w:p w14:paraId="04108866"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בדיקה והמלצה למזמין לגבי בחירת דוגמאות המלבנים (</w:t>
      </w:r>
      <w:r w:rsidRPr="00C140D3">
        <w:rPr>
          <w:rFonts w:ascii="Times New Roman" w:eastAsia="Times New Roman" w:hAnsi="Times New Roman" w:cs="David"/>
          <w:sz w:val="24"/>
          <w:szCs w:val="24"/>
          <w:lang w:eastAsia="he-IL"/>
        </w:rPr>
        <w:t>Mock-Ups</w:t>
      </w:r>
      <w:r w:rsidRPr="00C140D3">
        <w:rPr>
          <w:rFonts w:ascii="Times New Roman" w:eastAsia="Times New Roman" w:hAnsi="Times New Roman" w:cs="David" w:hint="cs"/>
          <w:sz w:val="24"/>
          <w:szCs w:val="24"/>
          <w:rtl/>
          <w:lang w:eastAsia="he-IL"/>
        </w:rPr>
        <w:t xml:space="preserve">) אשר </w:t>
      </w:r>
      <w:r w:rsidRPr="00C140D3">
        <w:rPr>
          <w:rFonts w:ascii="Times New Roman" w:eastAsia="Times New Roman" w:hAnsi="Times New Roman" w:cs="David" w:hint="cs"/>
          <w:sz w:val="24"/>
          <w:szCs w:val="24"/>
          <w:rtl/>
          <w:lang w:eastAsia="he-IL"/>
        </w:rPr>
        <w:lastRenderedPageBreak/>
        <w:t>יותקנו ע"י הקבלן בהתאם למפרט הטכני.</w:t>
      </w:r>
    </w:p>
    <w:p w14:paraId="094D5F70"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פיקוח עליון על ביצוע </w:t>
      </w:r>
      <w:r w:rsidRPr="00C140D3">
        <w:rPr>
          <w:rFonts w:ascii="Times New Roman" w:eastAsia="Times New Roman" w:hAnsi="Times New Roman" w:cs="David"/>
          <w:sz w:val="24"/>
          <w:szCs w:val="24"/>
          <w:rtl/>
          <w:lang w:eastAsia="he-IL"/>
        </w:rPr>
        <w:t>בדיקות התז</w:t>
      </w:r>
      <w:r w:rsidRPr="00C140D3">
        <w:rPr>
          <w:rFonts w:ascii="Times New Roman" w:eastAsia="Times New Roman" w:hAnsi="Times New Roman" w:cs="David" w:hint="cs"/>
          <w:sz w:val="24"/>
          <w:szCs w:val="24"/>
          <w:rtl/>
          <w:lang w:eastAsia="he-IL"/>
        </w:rPr>
        <w:t>ת</w:t>
      </w:r>
      <w:r w:rsidRPr="00C140D3">
        <w:rPr>
          <w:rFonts w:ascii="Times New Roman" w:eastAsia="Times New Roman" w:hAnsi="Times New Roman" w:cs="David"/>
          <w:sz w:val="24"/>
          <w:szCs w:val="24"/>
          <w:rtl/>
          <w:lang w:eastAsia="he-IL"/>
        </w:rPr>
        <w:t xml:space="preserve"> מים באתר, לבחינת טיב עבודות ההרכבה</w:t>
      </w:r>
      <w:r w:rsidRPr="00C140D3">
        <w:rPr>
          <w:rFonts w:ascii="Times New Roman" w:eastAsia="Times New Roman" w:hAnsi="Times New Roman" w:cs="David" w:hint="cs"/>
          <w:sz w:val="24"/>
          <w:szCs w:val="24"/>
          <w:rtl/>
          <w:lang w:eastAsia="he-IL"/>
        </w:rPr>
        <w:t xml:space="preserve"> של המלבנים</w:t>
      </w:r>
      <w:r w:rsidRPr="00C140D3">
        <w:rPr>
          <w:rFonts w:ascii="Times New Roman" w:eastAsia="Times New Roman" w:hAnsi="Times New Roman" w:cs="David"/>
          <w:sz w:val="24"/>
          <w:szCs w:val="24"/>
          <w:rtl/>
          <w:lang w:eastAsia="he-IL"/>
        </w:rPr>
        <w:t>.</w:t>
      </w:r>
    </w:p>
    <w:p w14:paraId="78530FDE"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השתתפות בקבלת העבודות ואישור גמר ביצוע העבודות. דיווח </w:t>
      </w:r>
      <w:r w:rsidRPr="00C140D3">
        <w:rPr>
          <w:rFonts w:ascii="Times New Roman" w:eastAsia="Times New Roman" w:hAnsi="Times New Roman" w:cs="David" w:hint="cs"/>
          <w:sz w:val="24"/>
          <w:szCs w:val="24"/>
          <w:rtl/>
          <w:lang w:eastAsia="he-IL"/>
        </w:rPr>
        <w:t xml:space="preserve">למזמין </w:t>
      </w:r>
      <w:r w:rsidRPr="00C140D3">
        <w:rPr>
          <w:rFonts w:ascii="Times New Roman" w:eastAsia="Times New Roman" w:hAnsi="Times New Roman" w:cs="David"/>
          <w:sz w:val="24"/>
          <w:szCs w:val="24"/>
          <w:rtl/>
          <w:lang w:eastAsia="he-IL"/>
        </w:rPr>
        <w:t>על ליקויים הטעונים השלמה או תיקון.</w:t>
      </w:r>
    </w:p>
    <w:p w14:paraId="2594C318"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 xml:space="preserve">עוץ </w:t>
      </w:r>
      <w:r w:rsidRPr="00C140D3">
        <w:rPr>
          <w:rFonts w:ascii="Times New Roman" w:eastAsia="Times New Roman" w:hAnsi="Times New Roman" w:cs="David" w:hint="cs"/>
          <w:sz w:val="24"/>
          <w:szCs w:val="24"/>
          <w:rtl/>
          <w:lang w:eastAsia="he-IL"/>
        </w:rPr>
        <w:t>למזמין</w:t>
      </w:r>
      <w:r w:rsidRPr="00C140D3">
        <w:rPr>
          <w:rFonts w:ascii="Times New Roman" w:eastAsia="Times New Roman" w:hAnsi="Times New Roman" w:cs="David"/>
          <w:sz w:val="24"/>
          <w:szCs w:val="24"/>
          <w:rtl/>
          <w:lang w:eastAsia="he-IL"/>
        </w:rPr>
        <w:t xml:space="preserve"> והשתתפות בדיונים ובבירור</w:t>
      </w:r>
      <w:r w:rsidRPr="00C140D3">
        <w:rPr>
          <w:rFonts w:ascii="Times New Roman" w:eastAsia="Times New Roman" w:hAnsi="Times New Roman" w:cs="David" w:hint="cs"/>
          <w:sz w:val="24"/>
          <w:szCs w:val="24"/>
          <w:rtl/>
          <w:lang w:eastAsia="he-IL"/>
        </w:rPr>
        <w:t xml:space="preserve"> מחלוקות ותביעות</w:t>
      </w:r>
      <w:r w:rsidRPr="00C140D3">
        <w:rPr>
          <w:rFonts w:ascii="Times New Roman" w:eastAsia="Times New Roman" w:hAnsi="Times New Roman" w:cs="David"/>
          <w:sz w:val="24"/>
          <w:szCs w:val="24"/>
          <w:rtl/>
          <w:lang w:eastAsia="he-IL"/>
        </w:rPr>
        <w:t xml:space="preserve"> עם הקבלנים בקשר עם ב</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צוע העבודות והתאמתן לתנאי החוזים עם קבלני העבודות, הן לפני מסירת העבודות והן בתקופת הבדק.</w:t>
      </w:r>
    </w:p>
    <w:p w14:paraId="570D248B"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לפתרונות במקרים בהם יתגלו כשלים בביצוע לעומת התכנון.</w:t>
      </w:r>
    </w:p>
    <w:p w14:paraId="2E3FC482"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סיוע למזמין בקבלת אישורי </w:t>
      </w:r>
      <w:r w:rsidR="00915F2E" w:rsidRPr="00C140D3">
        <w:rPr>
          <w:rFonts w:ascii="Times New Roman" w:eastAsia="Times New Roman" w:hAnsi="Times New Roman" w:cs="David" w:hint="cs"/>
          <w:sz w:val="24"/>
          <w:szCs w:val="24"/>
          <w:rtl/>
          <w:lang w:eastAsia="he-IL"/>
        </w:rPr>
        <w:t>האכלוס</w:t>
      </w:r>
      <w:r w:rsidRPr="00C140D3">
        <w:rPr>
          <w:rFonts w:ascii="Times New Roman" w:eastAsia="Times New Roman" w:hAnsi="Times New Roman" w:cs="David" w:hint="cs"/>
          <w:sz w:val="24"/>
          <w:szCs w:val="24"/>
          <w:rtl/>
          <w:lang w:eastAsia="he-IL"/>
        </w:rPr>
        <w:t xml:space="preserve"> הדרושים למבנים (טופס 4).</w:t>
      </w:r>
    </w:p>
    <w:p w14:paraId="5F628B29"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סיוע לקבלן בהגשת מסמכי העדות (</w:t>
      </w:r>
      <w:r w:rsidRPr="00C140D3">
        <w:rPr>
          <w:rFonts w:ascii="Times New Roman" w:eastAsia="Times New Roman" w:hAnsi="Times New Roman" w:cs="David"/>
          <w:sz w:val="24"/>
          <w:szCs w:val="24"/>
          <w:lang w:eastAsia="he-IL"/>
        </w:rPr>
        <w:t>As-Made</w:t>
      </w:r>
      <w:r w:rsidRPr="00C140D3">
        <w:rPr>
          <w:rFonts w:ascii="Times New Roman" w:eastAsia="Times New Roman" w:hAnsi="Times New Roman" w:cs="David" w:hint="cs"/>
          <w:sz w:val="24"/>
          <w:szCs w:val="24"/>
          <w:rtl/>
          <w:lang w:eastAsia="he-IL"/>
        </w:rPr>
        <w:t>) ומסמכי האחזקה, ואישור כי הם מקיפים את מכלול העבודות.</w:t>
      </w:r>
    </w:p>
    <w:p w14:paraId="62819F3A"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אין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רשאי לתת הוראות לקבלנים ו/או לנהל משא ומתן עם הקבלנים אלא באמצעות נציג המזמין.</w:t>
      </w:r>
    </w:p>
    <w:p w14:paraId="21C64D2A" w14:textId="77777777" w:rsidR="00C140D3" w:rsidRPr="00C140D3"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
      </w:pPr>
    </w:p>
    <w:p w14:paraId="4F8AF69C"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5</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21239AE9"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DFAA71F"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6</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מזמין רשאי להזמין מהמתכנן את כל שלבי התכנון המפורטים בנספח זה ו/או חלק מהם ו/או שירותים נוספים מעבר להם.</w:t>
      </w:r>
    </w:p>
    <w:p w14:paraId="43EA3F3B"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p>
    <w:p w14:paraId="0C8894BA" w14:textId="77777777" w:rsidR="00C140D3" w:rsidRPr="00C140D3" w:rsidRDefault="00C140D3" w:rsidP="00C140D3">
      <w:pPr>
        <w:spacing w:before="0" w:beforeAutospacing="0" w:after="0" w:afterAutospacing="0" w:line="360" w:lineRule="auto"/>
        <w:ind w:left="740" w:hanging="770"/>
        <w:jc w:val="both"/>
        <w:rPr>
          <w:rFonts w:ascii="Times New Roman" w:eastAsia="Times New Roman" w:hAnsi="Times New Roman" w:cs="David"/>
          <w:color w:val="000000"/>
          <w:sz w:val="24"/>
          <w:szCs w:val="24"/>
          <w:rtl/>
        </w:rPr>
      </w:pPr>
      <w:r w:rsidRPr="00C140D3">
        <w:rPr>
          <w:rFonts w:ascii="Times New Roman" w:eastAsia="Times New Roman" w:hAnsi="Times New Roman" w:cs="David" w:hint="cs"/>
          <w:sz w:val="24"/>
          <w:szCs w:val="24"/>
          <w:rtl/>
        </w:rPr>
        <w:t>7.</w:t>
      </w:r>
      <w:r w:rsidRPr="00C140D3">
        <w:rPr>
          <w:rFonts w:ascii="Times New Roman" w:eastAsia="Times New Roman" w:hAnsi="Times New Roman" w:cs="David" w:hint="cs"/>
          <w:sz w:val="24"/>
          <w:szCs w:val="24"/>
          <w:rtl/>
        </w:rPr>
        <w:tab/>
      </w:r>
      <w:r w:rsidRPr="00C140D3">
        <w:rPr>
          <w:rFonts w:ascii="Times New Roman" w:eastAsia="Times New Roman" w:hAnsi="Times New Roman" w:cs="David" w:hint="cs"/>
          <w:color w:val="000000"/>
          <w:sz w:val="24"/>
          <w:szCs w:val="24"/>
          <w:rtl/>
        </w:rPr>
        <w:t>יובהר כדלקמן:</w:t>
      </w:r>
    </w:p>
    <w:p w14:paraId="6EBE5253" w14:textId="77777777" w:rsidR="00C140D3" w:rsidRPr="00C140D3" w:rsidRDefault="00C140D3" w:rsidP="00C140D3">
      <w:pPr>
        <w:spacing w:before="0" w:beforeAutospacing="0" w:after="0" w:afterAutospacing="0" w:line="360" w:lineRule="auto"/>
        <w:ind w:left="740" w:hanging="580"/>
        <w:jc w:val="both"/>
        <w:rPr>
          <w:rFonts w:ascii="Times New Roman" w:eastAsia="Times New Roman" w:hAnsi="Times New Roman" w:cs="David"/>
          <w:color w:val="000000"/>
          <w:sz w:val="24"/>
          <w:szCs w:val="24"/>
          <w:rtl/>
        </w:rPr>
      </w:pPr>
    </w:p>
    <w:p w14:paraId="1669212E" w14:textId="77777777" w:rsidR="00C140D3" w:rsidRPr="00C140D3" w:rsidRDefault="00C140D3" w:rsidP="007A10F8">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העבודה הממוחשבת בפרויקט תיערך בתכנת</w:t>
      </w:r>
      <w:r w:rsidRPr="00C140D3">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Pr>
        <w:t>REVIT</w:t>
      </w:r>
      <w:r w:rsidRPr="00C140D3">
        <w:rPr>
          <w:rFonts w:ascii="Times New Roman" w:eastAsia="Times New Roman" w:hAnsi="Times New Roman" w:cs="David"/>
          <w:color w:val="000000"/>
          <w:sz w:val="24"/>
          <w:szCs w:val="24"/>
          <w:rtl/>
        </w:rPr>
        <w:t xml:space="preserve"> </w:t>
      </w:r>
      <w:proofErr w:type="spellStart"/>
      <w:r w:rsidR="007A10F8">
        <w:rPr>
          <w:rFonts w:ascii="Times New Roman" w:eastAsia="Times New Roman" w:hAnsi="Times New Roman" w:cs="David" w:hint="cs"/>
          <w:color w:val="000000"/>
          <w:sz w:val="24"/>
          <w:szCs w:val="24"/>
          <w:rtl/>
        </w:rPr>
        <w:t>וב</w:t>
      </w:r>
      <w:proofErr w:type="spellEnd"/>
      <w:r w:rsidR="007A10F8">
        <w:rPr>
          <w:rFonts w:ascii="Times New Roman" w:eastAsia="Times New Roman" w:hAnsi="Times New Roman" w:cs="David" w:hint="cs"/>
          <w:color w:val="000000"/>
          <w:sz w:val="24"/>
          <w:szCs w:val="24"/>
          <w:rtl/>
        </w:rPr>
        <w:t xml:space="preserve"> </w:t>
      </w:r>
      <w:r w:rsidR="007A10F8">
        <w:rPr>
          <w:rFonts w:ascii="Times New Roman" w:eastAsia="Times New Roman" w:hAnsi="Times New Roman" w:cs="David" w:hint="cs"/>
          <w:color w:val="000000"/>
          <w:sz w:val="24"/>
          <w:szCs w:val="24"/>
        </w:rPr>
        <w:t>BIM</w:t>
      </w:r>
      <w:r w:rsidR="007A10F8">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tl/>
        </w:rPr>
        <w:t xml:space="preserve">על </w:t>
      </w:r>
      <w:r w:rsidRPr="00C140D3">
        <w:rPr>
          <w:rFonts w:ascii="Times New Roman" w:eastAsia="Times New Roman" w:hAnsi="Times New Roman" w:cs="David" w:hint="cs"/>
          <w:color w:val="000000"/>
          <w:sz w:val="24"/>
          <w:szCs w:val="24"/>
          <w:rtl/>
        </w:rPr>
        <w:t>המתכנן</w:t>
      </w:r>
      <w:r w:rsidRPr="00C140D3">
        <w:rPr>
          <w:rFonts w:ascii="Times New Roman" w:eastAsia="Times New Roman" w:hAnsi="Times New Roman" w:cs="David"/>
          <w:color w:val="000000"/>
          <w:sz w:val="24"/>
          <w:szCs w:val="24"/>
          <w:rtl/>
        </w:rPr>
        <w:t xml:space="preserve"> לדאוג לעמדות עבודה וכ"א מוכשר במשרדו בהתאם.</w:t>
      </w:r>
    </w:p>
    <w:p w14:paraId="5A2AB242"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tl/>
        </w:rPr>
      </w:pPr>
      <w:r w:rsidRPr="00C140D3">
        <w:rPr>
          <w:rFonts w:ascii="Times New Roman" w:eastAsia="Times New Roman" w:hAnsi="Times New Roman" w:cs="David"/>
          <w:color w:val="000000"/>
          <w:sz w:val="24"/>
          <w:szCs w:val="24"/>
          <w:rtl/>
        </w:rPr>
        <w:t>כל קבצי התכנון והמסמכים השונים יוטענו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תעבורת המידע היחידה הקבילה בפרויקט. </w:t>
      </w:r>
    </w:p>
    <w:p w14:paraId="330571EF"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 xml:space="preserve">חשבונות המתכנן יוטענו ע"י </w:t>
      </w:r>
      <w:r w:rsidRPr="00C140D3">
        <w:rPr>
          <w:rFonts w:ascii="Times New Roman" w:eastAsia="Times New Roman" w:hAnsi="Times New Roman" w:cs="David" w:hint="cs"/>
          <w:color w:val="000000"/>
          <w:sz w:val="24"/>
          <w:szCs w:val="24"/>
          <w:rtl/>
        </w:rPr>
        <w:t>המפקח</w:t>
      </w:r>
      <w:r w:rsidRPr="00C140D3">
        <w:rPr>
          <w:rFonts w:ascii="Times New Roman" w:eastAsia="Times New Roman" w:hAnsi="Times New Roman" w:cs="David"/>
          <w:color w:val="000000"/>
          <w:sz w:val="24"/>
          <w:szCs w:val="24"/>
          <w:rtl/>
        </w:rPr>
        <w:t xml:space="preserve">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לתיקיית "חשבונות מוגשים", כתנאי לטיפול בהם.</w:t>
      </w:r>
    </w:p>
    <w:p w14:paraId="72F09D23"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"ג"</w:t>
      </w:r>
    </w:p>
    <w:p w14:paraId="13C93437"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לוח זמנים ושלבי ביצוע</w:t>
      </w:r>
    </w:p>
    <w:p w14:paraId="28E4D60F"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DF4BA23"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095D5DC"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לוח הזמנים לתכנון כל אחד מהשלבים של הפרויקט יהיה כפי שייקבע מעת לעת ע"י המנהל. לוח הזמנים לפיקוח העליון </w:t>
      </w:r>
      <w:r w:rsidRPr="00C140D3">
        <w:rPr>
          <w:rFonts w:ascii="Times New Roman" w:eastAsia="Times New Roman" w:hAnsi="Times New Roman" w:cs="David"/>
          <w:sz w:val="25"/>
          <w:szCs w:val="24"/>
        </w:rPr>
        <w:t>–</w:t>
      </w:r>
      <w:r w:rsidRPr="00C140D3">
        <w:rPr>
          <w:rFonts w:ascii="Times New Roman" w:eastAsia="Times New Roman" w:hAnsi="Times New Roman" w:cs="David"/>
          <w:sz w:val="25"/>
          <w:szCs w:val="24"/>
          <w:rtl/>
        </w:rPr>
        <w:t xml:space="preserve"> ברציפות מתחילת ביצוע העבודות ועד להשלמתן כולל תקופת הבדק, ככל שיידרש ע"י המנהל.</w:t>
      </w:r>
    </w:p>
    <w:p w14:paraId="6F3A5094"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2B32410B"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המהנדס וצוותו יעסקו בפרויקט לפי הצורך וללא הגבלת זמן.</w:t>
      </w:r>
    </w:p>
    <w:p w14:paraId="41F5FF77"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Pr>
      </w:pPr>
    </w:p>
    <w:p w14:paraId="1556421D"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המתכנן ימסור את התכניות לאישור המזמין בהתאם ללוח הזמנים והתכניות לא תיחשבנה כמושלמות עד לקבלת אישור המזמין.</w:t>
      </w:r>
    </w:p>
    <w:p w14:paraId="293309C2"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260A2C4C"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העביר המזמין למתכנן הערות או הנחיות נוספות לגבי התכניות, יתכנן המתכנן את התכניות תוך פרק זמן סביר שיוסכם בינו ל</w:t>
      </w:r>
      <w:r w:rsidRPr="00C140D3">
        <w:rPr>
          <w:rFonts w:ascii="Times New Roman" w:eastAsia="Times New Roman" w:hAnsi="Times New Roman" w:cs="David" w:hint="cs"/>
          <w:sz w:val="25"/>
          <w:szCs w:val="24"/>
          <w:rtl/>
        </w:rPr>
        <w:t>ב</w:t>
      </w:r>
      <w:r w:rsidRPr="00C140D3">
        <w:rPr>
          <w:rFonts w:ascii="Times New Roman" w:eastAsia="Times New Roman" w:hAnsi="Times New Roman" w:cs="David"/>
          <w:sz w:val="25"/>
          <w:szCs w:val="24"/>
          <w:rt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F522AC3"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3E3F5BCC"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אם לא יקבע לוח זמנים במעמד חתימת ההסכם יעביר המתכנן לוח זמנים ראשוני לאישור המנהל תוך 7 ימים ממועד החתימה.</w:t>
      </w:r>
    </w:p>
    <w:p w14:paraId="1FB17CC0"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70B8AD8"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 xml:space="preserve">התקדמות </w:t>
      </w:r>
      <w:r w:rsidRPr="00C140D3">
        <w:rPr>
          <w:rFonts w:ascii="Times New Roman" w:eastAsia="Times New Roman" w:hAnsi="Times New Roman" w:cs="David" w:hint="cs"/>
          <w:sz w:val="25"/>
          <w:szCs w:val="24"/>
          <w:rtl/>
        </w:rPr>
        <w:t>ייעוץ</w:t>
      </w:r>
      <w:r w:rsidRPr="00C140D3">
        <w:rPr>
          <w:rFonts w:ascii="Times New Roman" w:eastAsia="Times New Roman" w:hAnsi="Times New Roman" w:cs="David"/>
          <w:sz w:val="25"/>
          <w:szCs w:val="24"/>
          <w:rtl/>
        </w:rPr>
        <w:t xml:space="preserve"> </w:t>
      </w:r>
      <w:r w:rsidRPr="00C140D3">
        <w:rPr>
          <w:rFonts w:ascii="Times New Roman" w:eastAsia="Times New Roman" w:hAnsi="Times New Roman" w:cs="David" w:hint="cs"/>
          <w:sz w:val="25"/>
          <w:szCs w:val="24"/>
          <w:rtl/>
        </w:rPr>
        <w:t>האלומיניום</w:t>
      </w:r>
      <w:r w:rsidRPr="00C140D3">
        <w:rPr>
          <w:rFonts w:ascii="Times New Roman" w:eastAsia="Times New Roman" w:hAnsi="Times New Roman" w:cs="David"/>
          <w:sz w:val="25"/>
          <w:szCs w:val="24"/>
          <w:rtl/>
        </w:rPr>
        <w:t xml:space="preserve"> תעשה לפי שלבי הפרויקט ועל פי שינויי תכנון של האדריכל והיועצים, ללא זכות לתוספות שכר.</w:t>
      </w:r>
    </w:p>
    <w:p w14:paraId="10DA6A0C"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5"/>
          <w:szCs w:val="24"/>
          <w:rtl/>
        </w:rPr>
      </w:pPr>
    </w:p>
    <w:p w14:paraId="2622FF4A"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u w:val="single"/>
          <w:rtl/>
        </w:rPr>
        <w:t>לו"ז עקרוני</w:t>
      </w:r>
      <w:r w:rsidRPr="00C140D3">
        <w:rPr>
          <w:rFonts w:ascii="Times New Roman" w:eastAsia="Times New Roman" w:hAnsi="Times New Roman" w:cs="David" w:hint="cs"/>
          <w:sz w:val="25"/>
          <w:szCs w:val="24"/>
          <w:rtl/>
        </w:rPr>
        <w:t>:</w:t>
      </w:r>
    </w:p>
    <w:p w14:paraId="27A884D0"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5"/>
          <w:szCs w:val="24"/>
          <w:rtl/>
        </w:rPr>
      </w:pPr>
    </w:p>
    <w:p w14:paraId="06FBEB9E"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מוקדם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098ACDE4"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סופי להיתרים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2D094DDD"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מפורט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58FCED4D"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יציאה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7A2890E4"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tl/>
        </w:rPr>
      </w:pPr>
      <w:r w:rsidRPr="00C140D3">
        <w:rPr>
          <w:rFonts w:ascii="Times New Roman" w:eastAsia="Times New Roman" w:hAnsi="Times New Roman" w:cs="David" w:hint="cs"/>
          <w:sz w:val="25"/>
          <w:szCs w:val="24"/>
          <w:rtl/>
        </w:rPr>
        <w:t xml:space="preserve">השלמת תכנון לביצוע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014B6694"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44AAF709"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DD3E1BE"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"ד"</w:t>
      </w:r>
    </w:p>
    <w:p w14:paraId="74883AA5"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שכר </w:t>
      </w:r>
      <w:r w:rsidRPr="00C140D3">
        <w:rPr>
          <w:rFonts w:ascii="Times New Roman" w:eastAsia="Times New Roman" w:hAnsi="Times New Roman" w:cs="David" w:hint="cs"/>
          <w:b/>
          <w:bCs/>
          <w:sz w:val="24"/>
          <w:szCs w:val="24"/>
          <w:u w:val="single"/>
          <w:rtl/>
        </w:rPr>
        <w:t>המתכנן</w:t>
      </w:r>
    </w:p>
    <w:p w14:paraId="293EB943" w14:textId="77777777" w:rsidR="00C140D3" w:rsidRPr="00C140D3" w:rsidRDefault="00C140D3" w:rsidP="00C140D3">
      <w:pPr>
        <w:widowControl w:val="0"/>
        <w:spacing w:before="60" w:beforeAutospacing="0" w:after="60" w:afterAutospacing="0" w:line="300" w:lineRule="atLeast"/>
        <w:ind w:left="540" w:hanging="540"/>
        <w:jc w:val="both"/>
        <w:rPr>
          <w:rFonts w:ascii="Times New Roman" w:eastAsia="Times New Roman" w:hAnsi="Times New Roman" w:cs="David"/>
          <w:sz w:val="24"/>
          <w:szCs w:val="24"/>
          <w:u w:val="single"/>
          <w:rtl/>
        </w:rPr>
      </w:pPr>
    </w:p>
    <w:p w14:paraId="665619C7" w14:textId="0D6B17CB" w:rsidR="00C140D3" w:rsidRPr="00C140D3" w:rsidRDefault="00C140D3" w:rsidP="007A10F8">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תמורת ביצוע מלוא שירותי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כמפורט בנספח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 ישלם המזמין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w:t>
      </w:r>
      <w:r w:rsidRPr="00C140D3">
        <w:rPr>
          <w:rFonts w:ascii="Times New Roman" w:eastAsia="Times New Roman" w:hAnsi="Times New Roman" w:cs="David" w:hint="cs"/>
          <w:sz w:val="24"/>
          <w:szCs w:val="24"/>
          <w:rtl/>
        </w:rPr>
        <w:t>שכר כולל בסך של</w:t>
      </w:r>
      <w:r w:rsidR="007A10F8" w:rsidRPr="007A10F8">
        <w:rPr>
          <w:rFonts w:ascii="Times New Roman" w:eastAsia="Times New Roman" w:hAnsi="Times New Roman" w:cs="David" w:hint="cs"/>
          <w:sz w:val="24"/>
          <w:szCs w:val="24"/>
          <w:u w:val="single"/>
          <w:rtl/>
        </w:rPr>
        <w:t>ֹֹ:</w:t>
      </w:r>
      <w:del w:id="27" w:author="Kook Sec" w:date="2021-10-21T13:56:00Z">
        <w:r w:rsidR="007A10F8" w:rsidDel="00A671AD">
          <w:rPr>
            <w:rFonts w:ascii="Times New Roman" w:eastAsia="Times New Roman" w:hAnsi="Times New Roman" w:cs="David" w:hint="cs"/>
            <w:b/>
            <w:bCs/>
            <w:sz w:val="24"/>
            <w:szCs w:val="24"/>
            <w:u w:val="single"/>
            <w:rtl/>
          </w:rPr>
          <w:delText xml:space="preserve">    </w:delText>
        </w:r>
      </w:del>
      <w:ins w:id="28" w:author="Kook Sec" w:date="2021-10-21T13:56:00Z">
        <w:r w:rsidR="00A671AD">
          <w:rPr>
            <w:rFonts w:ascii="Times New Roman" w:eastAsia="Times New Roman" w:hAnsi="Times New Roman" w:cs="David" w:hint="cs"/>
            <w:b/>
            <w:bCs/>
            <w:sz w:val="24"/>
            <w:szCs w:val="24"/>
            <w:u w:val="single"/>
            <w:rtl/>
          </w:rPr>
          <w:t>89,700</w:t>
        </w:r>
      </w:ins>
      <w:del w:id="29" w:author="Kook Sec" w:date="2021-10-21T13:56:00Z">
        <w:r w:rsidR="007A10F8" w:rsidDel="00A671AD">
          <w:rPr>
            <w:rFonts w:ascii="Times New Roman" w:eastAsia="Times New Roman" w:hAnsi="Times New Roman" w:cs="David" w:hint="cs"/>
            <w:b/>
            <w:bCs/>
            <w:sz w:val="24"/>
            <w:szCs w:val="24"/>
            <w:u w:val="single"/>
            <w:rtl/>
          </w:rPr>
          <w:delText xml:space="preserve">                     </w:delText>
        </w:r>
      </w:del>
      <w:r w:rsidR="007A10F8">
        <w:rPr>
          <w:rFonts w:ascii="Times New Roman" w:eastAsia="Times New Roman" w:hAnsi="Times New Roman" w:cs="David" w:hint="cs"/>
          <w:sz w:val="24"/>
          <w:szCs w:val="24"/>
          <w:rtl/>
        </w:rPr>
        <w:t xml:space="preserve"> (במילים: </w:t>
      </w:r>
      <w:del w:id="30" w:author="Kook Sec" w:date="2021-10-21T13:56:00Z">
        <w:r w:rsidR="007A10F8" w:rsidRPr="007A10F8" w:rsidDel="00A671AD">
          <w:rPr>
            <w:rFonts w:ascii="Times New Roman" w:eastAsia="Times New Roman" w:hAnsi="Times New Roman" w:cs="David" w:hint="cs"/>
            <w:sz w:val="24"/>
            <w:szCs w:val="24"/>
            <w:u w:val="single"/>
            <w:rtl/>
          </w:rPr>
          <w:delText xml:space="preserve"> </w:delText>
        </w:r>
      </w:del>
      <w:ins w:id="31" w:author="Kook Sec" w:date="2021-10-21T13:56:00Z">
        <w:r w:rsidR="00A671AD">
          <w:rPr>
            <w:rFonts w:ascii="Times New Roman" w:eastAsia="Times New Roman" w:hAnsi="Times New Roman" w:cs="David" w:hint="cs"/>
            <w:sz w:val="24"/>
            <w:szCs w:val="24"/>
            <w:u w:val="single"/>
            <w:rtl/>
          </w:rPr>
          <w:t>שמונים ותשע אלף ושבע מאות ש"ח</w:t>
        </w:r>
      </w:ins>
      <w:r w:rsidR="007A10F8" w:rsidRPr="007A10F8">
        <w:rPr>
          <w:rFonts w:ascii="Times New Roman" w:eastAsia="Times New Roman" w:hAnsi="Times New Roman" w:cs="David" w:hint="cs"/>
          <w:sz w:val="24"/>
          <w:szCs w:val="24"/>
          <w:u w:val="single"/>
          <w:rtl/>
        </w:rPr>
        <w:t xml:space="preserve">                                                             </w:t>
      </w:r>
      <w:r w:rsidR="007A10F8">
        <w:rPr>
          <w:rFonts w:ascii="Times New Roman" w:eastAsia="Times New Roman" w:hAnsi="Times New Roman" w:cs="David" w:hint="cs"/>
          <w:sz w:val="24"/>
          <w:szCs w:val="24"/>
          <w:rtl/>
        </w:rPr>
        <w:t xml:space="preserve"> </w:t>
      </w:r>
      <w:r w:rsidRPr="007A10F8">
        <w:rPr>
          <w:rFonts w:ascii="Times New Roman" w:eastAsia="Times New Roman" w:hAnsi="Times New Roman" w:cs="David" w:hint="cs"/>
          <w:sz w:val="24"/>
          <w:szCs w:val="24"/>
          <w:rtl/>
        </w:rPr>
        <w:t>ֹֹֹֹֹֹֹֹֹ).</w:t>
      </w:r>
    </w:p>
    <w:p w14:paraId="1027CA5A" w14:textId="77777777" w:rsidR="00C140D3" w:rsidRPr="00C140D3" w:rsidRDefault="00C140D3"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
      </w:pPr>
    </w:p>
    <w:p w14:paraId="618A971D" w14:textId="5B1AEE3B"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hint="cs"/>
          <w:sz w:val="24"/>
          <w:szCs w:val="24"/>
          <w:rtl/>
        </w:rPr>
        <w:t>הפרויקט והתכנון יכלול _</w:t>
      </w:r>
      <w:del w:id="32" w:author="Kook Sec" w:date="2021-10-21T13:57:00Z">
        <w:r w:rsidRPr="00C140D3" w:rsidDel="00A671AD">
          <w:rPr>
            <w:rFonts w:ascii="Times New Roman" w:eastAsia="Times New Roman" w:hAnsi="Times New Roman" w:cs="David" w:hint="cs"/>
            <w:sz w:val="24"/>
            <w:szCs w:val="24"/>
            <w:rtl/>
          </w:rPr>
          <w:delText>_</w:delText>
        </w:r>
      </w:del>
      <w:r w:rsidRPr="00C140D3">
        <w:rPr>
          <w:rFonts w:ascii="Times New Roman" w:eastAsia="Times New Roman" w:hAnsi="Times New Roman" w:cs="David" w:hint="cs"/>
          <w:sz w:val="24"/>
          <w:szCs w:val="24"/>
          <w:rtl/>
        </w:rPr>
        <w:t>_</w:t>
      </w:r>
      <w:ins w:id="33" w:author="Kook Sec" w:date="2021-10-21T13:57:00Z">
        <w:r w:rsidR="00A671AD">
          <w:rPr>
            <w:rFonts w:ascii="Times New Roman" w:eastAsia="Times New Roman" w:hAnsi="Times New Roman" w:cs="David" w:hint="cs"/>
            <w:sz w:val="24"/>
            <w:szCs w:val="24"/>
            <w:rtl/>
          </w:rPr>
          <w:t>216</w:t>
        </w:r>
      </w:ins>
      <w:del w:id="34" w:author="Kook Sec" w:date="2021-10-21T13:57:00Z">
        <w:r w:rsidRPr="00C140D3" w:rsidDel="00A671AD">
          <w:rPr>
            <w:rFonts w:ascii="Times New Roman" w:eastAsia="Times New Roman" w:hAnsi="Times New Roman" w:cs="David" w:hint="cs"/>
            <w:sz w:val="24"/>
            <w:szCs w:val="24"/>
            <w:rtl/>
          </w:rPr>
          <w:delText>__</w:delText>
        </w:r>
      </w:del>
      <w:r w:rsidRPr="00C140D3">
        <w:rPr>
          <w:rFonts w:ascii="Times New Roman" w:eastAsia="Times New Roman" w:hAnsi="Times New Roman" w:cs="David" w:hint="cs"/>
          <w:sz w:val="24"/>
          <w:szCs w:val="24"/>
          <w:rtl/>
        </w:rPr>
        <w:t>__ יח"ד בהיקף שטחים כמפורט להלן:</w:t>
      </w:r>
    </w:p>
    <w:p w14:paraId="1CD42B20"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12871A35"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2.1</w:t>
      </w:r>
      <w:r w:rsidRPr="00C140D3">
        <w:rPr>
          <w:rFonts w:ascii="Times New Roman" w:eastAsia="Times New Roman" w:hAnsi="Times New Roman" w:cs="David" w:hint="cs"/>
          <w:sz w:val="24"/>
          <w:szCs w:val="24"/>
          <w:rtl/>
        </w:rPr>
        <w:tab/>
        <w:t xml:space="preserve">שטחי מגורים כ </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_________מ"ר.</w:t>
      </w:r>
    </w:p>
    <w:p w14:paraId="640523D7"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2.2</w:t>
      </w:r>
      <w:r w:rsidRPr="00C140D3">
        <w:rPr>
          <w:rFonts w:ascii="Times New Roman" w:eastAsia="Times New Roman" w:hAnsi="Times New Roman" w:cs="David" w:hint="cs"/>
          <w:sz w:val="24"/>
          <w:szCs w:val="24"/>
          <w:rtl/>
        </w:rPr>
        <w:tab/>
        <w:t>שטחי מסחר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__________ֹֹֹֹמ"ר.</w:t>
      </w:r>
    </w:p>
    <w:p w14:paraId="343CDEF9"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2.3</w:t>
      </w:r>
      <w:r w:rsidRPr="00C140D3">
        <w:rPr>
          <w:rFonts w:ascii="Times New Roman" w:eastAsia="Times New Roman" w:hAnsi="Times New Roman" w:cs="David" w:hint="cs"/>
          <w:sz w:val="24"/>
          <w:szCs w:val="24"/>
          <w:rtl/>
        </w:rPr>
        <w:tab/>
        <w:t>מרתפים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____________ֹֹֹֹֹֹֹ מ"ר.</w:t>
      </w:r>
    </w:p>
    <w:p w14:paraId="1E42D791"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055498BE"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למען הסר ספק:</w:t>
      </w:r>
    </w:p>
    <w:p w14:paraId="197453F1"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rPr>
      </w:pPr>
    </w:p>
    <w:p w14:paraId="1EC510C1"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3.1</w:t>
      </w:r>
      <w:r w:rsidRPr="00C140D3">
        <w:rPr>
          <w:rFonts w:ascii="Times New Roman" w:eastAsia="Times New Roman" w:hAnsi="Times New Roman" w:cs="David"/>
          <w:sz w:val="24"/>
          <w:szCs w:val="24"/>
          <w:rtl/>
        </w:rPr>
        <w:tab/>
        <w:t>מובהר כי שכר המתכנן ומועדי התשלום הינם סופיים ומוחלטים, והם לא ישתנו מכל גורם שהו</w:t>
      </w:r>
      <w:r w:rsidRPr="00C140D3">
        <w:rPr>
          <w:rFonts w:ascii="Times New Roman" w:eastAsia="Times New Roman" w:hAnsi="Times New Roman" w:cs="David" w:hint="cs"/>
          <w:sz w:val="24"/>
          <w:szCs w:val="24"/>
          <w:rtl/>
        </w:rPr>
        <w:t xml:space="preserve">א כמפורט בסעיף 7 לחוזה. </w:t>
      </w:r>
    </w:p>
    <w:p w14:paraId="09208B8A"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w:t>
      </w: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שכר המתכנן כולל את כל המפורט בחוזה על כל נספחיו, לרבות 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w:t>
      </w:r>
    </w:p>
    <w:p w14:paraId="4095F54A"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3.3</w:t>
      </w:r>
      <w:r w:rsidRPr="00C140D3">
        <w:rPr>
          <w:rFonts w:ascii="Times New Roman" w:eastAsia="Times New Roman" w:hAnsi="Times New Roman" w:cs="David" w:hint="cs"/>
          <w:sz w:val="24"/>
          <w:szCs w:val="24"/>
          <w:rtl/>
        </w:rPr>
        <w:tab/>
      </w:r>
      <w:r w:rsidRPr="00C140D3">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C140D3">
        <w:rPr>
          <w:rFonts w:ascii="Times New Roman" w:eastAsia="Times New Roman" w:hAnsi="Times New Roman" w:cs="David" w:hint="cs"/>
          <w:sz w:val="24"/>
          <w:szCs w:val="24"/>
          <w:rtl/>
        </w:rPr>
        <w:t>.</w:t>
      </w:r>
    </w:p>
    <w:p w14:paraId="53EFEEA6"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3.4</w:t>
      </w:r>
      <w:r w:rsidRPr="00C140D3">
        <w:rPr>
          <w:rFonts w:ascii="Times New Roman" w:eastAsia="Times New Roman" w:hAnsi="Times New Roman" w:cs="David" w:hint="cs"/>
          <w:sz w:val="24"/>
          <w:szCs w:val="24"/>
          <w:rtl/>
        </w:rPr>
        <w:tab/>
        <w:t xml:space="preserve">על אף האמור בסעיף 3.1 לעיל, </w:t>
      </w:r>
      <w:r w:rsidRPr="00C140D3">
        <w:rPr>
          <w:rFonts w:ascii="Times New Roman" w:eastAsia="Times New Roman" w:hAnsi="Times New Roman" w:cs="David"/>
          <w:sz w:val="24"/>
          <w:szCs w:val="24"/>
          <w:rtl/>
        </w:rPr>
        <w:t xml:space="preserve">בקשות לתוספת שכר </w:t>
      </w:r>
      <w:r w:rsidRPr="00C140D3">
        <w:rPr>
          <w:rFonts w:ascii="Times New Roman" w:eastAsia="Times New Roman" w:hAnsi="Times New Roman" w:cs="David" w:hint="cs"/>
          <w:sz w:val="24"/>
          <w:szCs w:val="24"/>
          <w:rtl/>
        </w:rPr>
        <w:t>ידונו בתנאים כמפורט בסעיף 8 לחוזה בלבד.</w:t>
      </w:r>
    </w:p>
    <w:p w14:paraId="36A33D2F"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3.5</w:t>
      </w:r>
      <w:r w:rsidRPr="00C140D3">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2F6EF69D"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p>
    <w:p w14:paraId="4EF7A3E6"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ab/>
      </w:r>
      <w:r w:rsidRPr="00C140D3">
        <w:rPr>
          <w:rFonts w:ascii="Times New Roman" w:eastAsia="Times New Roman" w:hAnsi="Times New Roman" w:cs="David" w:hint="cs"/>
          <w:sz w:val="24"/>
          <w:szCs w:val="24"/>
          <w:rtl/>
        </w:rPr>
        <w:t>3.5.1</w:t>
      </w:r>
      <w:r w:rsidRPr="00C140D3">
        <w:rPr>
          <w:rFonts w:ascii="Times New Roman" w:eastAsia="Times New Roman" w:hAnsi="Times New Roman" w:cs="David" w:hint="cs"/>
          <w:sz w:val="24"/>
          <w:szCs w:val="24"/>
          <w:rtl/>
        </w:rPr>
        <w:tab/>
        <w:t>_____</w:t>
      </w:r>
      <w:r w:rsidRPr="00C140D3">
        <w:rPr>
          <w:rFonts w:ascii="Times New Roman" w:eastAsia="Times New Roman" w:hAnsi="Times New Roman" w:cs="David"/>
          <w:sz w:val="24"/>
          <w:szCs w:val="24"/>
          <w:rtl/>
        </w:rPr>
        <w:t xml:space="preserve"> ש"ח לכל</w:t>
      </w:r>
      <w:r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יחידת דיור</w:t>
      </w:r>
      <w:r w:rsidRPr="00C140D3">
        <w:rPr>
          <w:rFonts w:ascii="Times New Roman" w:eastAsia="Times New Roman" w:hAnsi="Times New Roman" w:cs="David" w:hint="cs"/>
          <w:sz w:val="24"/>
          <w:szCs w:val="24"/>
          <w:rtl/>
        </w:rPr>
        <w:t>.</w:t>
      </w:r>
    </w:p>
    <w:p w14:paraId="0D57979C"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745FE21B" w14:textId="77777777" w:rsidR="00C140D3" w:rsidRPr="007A10F8" w:rsidRDefault="00C140D3" w:rsidP="007A10F8">
      <w:pPr>
        <w:pStyle w:val="af9"/>
        <w:numPr>
          <w:ilvl w:val="2"/>
          <w:numId w:val="35"/>
        </w:numPr>
        <w:spacing w:line="276" w:lineRule="auto"/>
        <w:rPr>
          <w:sz w:val="24"/>
          <w:szCs w:val="24"/>
          <w:rtl/>
        </w:rPr>
      </w:pPr>
      <w:r w:rsidRPr="007A10F8">
        <w:rPr>
          <w:rFonts w:hint="cs"/>
          <w:sz w:val="24"/>
          <w:szCs w:val="24"/>
          <w:rtl/>
        </w:rPr>
        <w:t>____ ₪ ל</w:t>
      </w:r>
      <w:r w:rsidRPr="007A10F8">
        <w:rPr>
          <w:sz w:val="24"/>
          <w:szCs w:val="24"/>
          <w:rtl/>
        </w:rPr>
        <w:t xml:space="preserve">כל מ"ר בנוי ומקורה </w:t>
      </w:r>
      <w:r w:rsidRPr="007A10F8">
        <w:rPr>
          <w:rFonts w:hint="cs"/>
          <w:sz w:val="24"/>
          <w:szCs w:val="24"/>
          <w:rtl/>
        </w:rPr>
        <w:t>של המסחר (עילי ותת קרקעי).</w:t>
      </w:r>
    </w:p>
    <w:p w14:paraId="1D722CFB"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403466BC" w14:textId="77777777" w:rsidR="007A10F8" w:rsidRPr="007A10F8" w:rsidRDefault="007A10F8" w:rsidP="007A10F8">
      <w:pPr>
        <w:pStyle w:val="af9"/>
        <w:widowControl w:val="0"/>
        <w:numPr>
          <w:ilvl w:val="0"/>
          <w:numId w:val="19"/>
        </w:numPr>
        <w:spacing w:line="240" w:lineRule="auto"/>
        <w:ind w:hanging="996"/>
        <w:rPr>
          <w:sz w:val="24"/>
          <w:szCs w:val="24"/>
          <w:lang w:eastAsia="he-IL"/>
        </w:rPr>
      </w:pPr>
      <w:r w:rsidRPr="007A10F8">
        <w:rPr>
          <w:rFonts w:hint="cs"/>
          <w:sz w:val="20"/>
          <w:szCs w:val="24"/>
          <w:rtl/>
          <w:lang w:eastAsia="he-IL"/>
        </w:rPr>
        <w:t xml:space="preserve"> הסכום המפורט בסעיף 1לעיל יהיה צמוד ל</w:t>
      </w:r>
      <w:sdt>
        <w:sdtPr>
          <w:rPr>
            <w:rFonts w:hint="cs"/>
            <w:color w:val="008000"/>
            <w:rtl/>
          </w:rPr>
          <w:alias w:val="סוג מדד כותרת"/>
          <w:tag w:val="cntMadadTypeTitle"/>
          <w:id w:val="1394936735"/>
          <w:placeholder>
            <w:docPart w:val="5D8318FEC304447CA46D9446461B369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7A10F8">
            <w:rPr>
              <w:rStyle w:val="a8"/>
              <w:color w:val="00B0F0"/>
              <w:rtl/>
            </w:rPr>
            <w:t>[סוג מדד כותרת]</w:t>
          </w:r>
        </w:sdtContent>
      </w:sdt>
      <w:r w:rsidRPr="007A10F8">
        <w:rPr>
          <w:rFonts w:hint="cs"/>
          <w:color w:val="008000"/>
          <w:sz w:val="24"/>
          <w:szCs w:val="24"/>
          <w:rtl/>
        </w:rPr>
        <w:br/>
      </w:r>
      <w:sdt>
        <w:sdtPr>
          <w:rPr>
            <w:rFonts w:hint="cs"/>
            <w:color w:val="008000"/>
            <w:rtl/>
          </w:rPr>
          <w:alias w:val="מדד בגין/ידוע - כותרת"/>
          <w:tag w:val="cntIsKnownTitle"/>
          <w:id w:val="1149088069"/>
          <w:placeholder>
            <w:docPart w:val="A9F8786E4B4A463DB371AEDFC63065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a8"/>
              <w:color w:val="00B0F0"/>
              <w:rtl/>
            </w:rPr>
            <w:t>[מדד בגין/ידוע - כותרת]</w:t>
          </w:r>
        </w:sdtContent>
      </w:sdt>
      <w:r w:rsidRPr="007A10F8">
        <w:rPr>
          <w:rFonts w:hint="cs"/>
          <w:color w:val="008000"/>
          <w:sz w:val="24"/>
          <w:szCs w:val="24"/>
          <w:rtl/>
        </w:rPr>
        <w:t xml:space="preserve"> </w:t>
      </w:r>
      <w:sdt>
        <w:sdtPr>
          <w:rPr>
            <w:rFonts w:hint="cs"/>
            <w:color w:val="008000"/>
            <w:rtl/>
          </w:rPr>
          <w:alias w:val="מדד בסיס"/>
          <w:tag w:val="cntMadadBase"/>
          <w:id w:val="1021983075"/>
          <w:placeholder>
            <w:docPart w:val="E778AA229724475CA9EFFFBCB6211B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7A10F8">
            <w:rPr>
              <w:rStyle w:val="a8"/>
              <w:color w:val="00B0F0"/>
              <w:rtl/>
            </w:rPr>
            <w:t>[מדד בסיס]</w:t>
          </w:r>
        </w:sdtContent>
      </w:sdt>
      <w:r w:rsidRPr="007A10F8">
        <w:rPr>
          <w:rFonts w:hint="cs"/>
          <w:sz w:val="24"/>
          <w:szCs w:val="24"/>
          <w:rtl/>
        </w:rPr>
        <w:t xml:space="preserve"> (העומד על </w:t>
      </w:r>
      <w:sdt>
        <w:sdtPr>
          <w:rPr>
            <w:rFonts w:hint="cs"/>
            <w:color w:val="008000"/>
            <w:rtl/>
          </w:rPr>
          <w:alias w:val="נקודות מדד"/>
          <w:tag w:val="cntMadadPoints"/>
          <w:id w:val="-217437650"/>
          <w:placeholder>
            <w:docPart w:val="48F99A8495C34C438EA464C9133E8D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7A10F8">
            <w:rPr>
              <w:rStyle w:val="a8"/>
              <w:color w:val="00B0F0"/>
              <w:rtl/>
            </w:rPr>
            <w:t>[נקודות מדד]</w:t>
          </w:r>
        </w:sdtContent>
      </w:sdt>
      <w:r w:rsidRPr="007A10F8">
        <w:rPr>
          <w:rFonts w:hint="cs"/>
          <w:sz w:val="24"/>
          <w:szCs w:val="24"/>
          <w:rtl/>
        </w:rPr>
        <w:t xml:space="preserve"> נקודות) </w:t>
      </w:r>
      <w:r w:rsidRPr="007A10F8">
        <w:rPr>
          <w:rFonts w:hint="cs"/>
          <w:sz w:val="24"/>
          <w:szCs w:val="24"/>
          <w:rtl/>
          <w:lang w:eastAsia="he-IL"/>
        </w:rPr>
        <w:t xml:space="preserve"> עד למדד הידוע ביום הגשת כל חשבון.</w:t>
      </w:r>
    </w:p>
    <w:p w14:paraId="35561410" w14:textId="77777777" w:rsidR="00C140D3" w:rsidRPr="007A10F8"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424C7484"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0A1EC978"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בנוסף לכל תשלום ישולם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מע"מ כשיעורו בחוק וזאת כנגד המצאת חשבונית מס כדין, למועד תשלום המע"מ ע"י היועץ והמצאת כל אישור נוסף ע"פ כל דין, לרבות אישור על נ</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הול ספרים ואישור על ניכוי מס במקור.</w:t>
      </w:r>
    </w:p>
    <w:p w14:paraId="5A23A814"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24F3FCE8"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תנאי מוקדם לביצוע התשלומים לפי נספח זה הוא קיום כל התחייבויות ה</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על פי חוזה זה, השלמת כל עבודות התכנון הכלולות בשכר היועץ ומסירת כל המסמכים והתכניות למזמין.</w:t>
      </w:r>
    </w:p>
    <w:p w14:paraId="3F3A0A80" w14:textId="09C21D5F" w:rsidR="00C140D3" w:rsidRPr="00C140D3" w:rsidDel="00A671AD" w:rsidRDefault="00C140D3" w:rsidP="00C140D3">
      <w:pPr>
        <w:widowControl w:val="0"/>
        <w:spacing w:before="60" w:beforeAutospacing="0" w:after="60" w:afterAutospacing="0" w:line="300" w:lineRule="atLeast"/>
        <w:jc w:val="both"/>
        <w:rPr>
          <w:del w:id="35" w:author="Kook Sec" w:date="2021-10-21T13:59:00Z"/>
          <w:rFonts w:ascii="Times New Roman" w:eastAsia="Times New Roman" w:hAnsi="Times New Roman" w:cs="David"/>
          <w:sz w:val="24"/>
          <w:szCs w:val="24"/>
          <w:rtl/>
          <w:lang w:eastAsia="he-IL"/>
        </w:rPr>
      </w:pPr>
    </w:p>
    <w:p w14:paraId="30B1AF83" w14:textId="30500AFB"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del w:id="36" w:author="Kook Sec" w:date="2021-10-21T13:59:00Z">
        <w:r w:rsidRPr="00C140D3" w:rsidDel="00A671AD">
          <w:rPr>
            <w:rFonts w:ascii="Times New Roman" w:eastAsia="Times New Roman" w:hAnsi="Times New Roman" w:cs="David"/>
            <w:sz w:val="24"/>
            <w:szCs w:val="24"/>
            <w:rtl/>
          </w:rPr>
          <w:br w:type="page"/>
        </w:r>
        <w:r w:rsidRPr="00C140D3" w:rsidDel="00A671AD">
          <w:rPr>
            <w:rFonts w:ascii="Times New Roman" w:eastAsia="Times New Roman" w:hAnsi="Times New Roman" w:cs="David"/>
            <w:b/>
            <w:bCs/>
            <w:sz w:val="24"/>
            <w:szCs w:val="24"/>
            <w:u w:val="single"/>
            <w:rtl/>
          </w:rPr>
          <w:delText>נ</w:delText>
        </w:r>
      </w:del>
      <w:ins w:id="37" w:author="Kook Sec" w:date="2021-10-21T13:59:00Z">
        <w:r w:rsidR="00A671AD">
          <w:rPr>
            <w:rFonts w:ascii="Times New Roman" w:eastAsia="Times New Roman" w:hAnsi="Times New Roman" w:cs="David" w:hint="cs"/>
            <w:b/>
            <w:bCs/>
            <w:sz w:val="24"/>
            <w:szCs w:val="24"/>
            <w:u w:val="single"/>
            <w:rtl/>
          </w:rPr>
          <w:t>נ</w:t>
        </w:r>
      </w:ins>
      <w:r w:rsidRPr="00C140D3">
        <w:rPr>
          <w:rFonts w:ascii="Times New Roman" w:eastAsia="Times New Roman" w:hAnsi="Times New Roman" w:cs="David"/>
          <w:b/>
          <w:bCs/>
          <w:sz w:val="24"/>
          <w:szCs w:val="24"/>
          <w:u w:val="single"/>
          <w:rtl/>
        </w:rPr>
        <w:t>ספח "ה"</w:t>
      </w:r>
    </w:p>
    <w:p w14:paraId="2BA6F45B"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תשלומי שכר </w:t>
      </w:r>
      <w:r w:rsidRPr="00C140D3">
        <w:rPr>
          <w:rFonts w:ascii="Times New Roman" w:eastAsia="Times New Roman" w:hAnsi="Times New Roman" w:cs="David" w:hint="cs"/>
          <w:b/>
          <w:bCs/>
          <w:sz w:val="24"/>
          <w:szCs w:val="24"/>
          <w:u w:val="single"/>
          <w:rtl/>
        </w:rPr>
        <w:t>המתכנן</w:t>
      </w:r>
    </w:p>
    <w:p w14:paraId="3EF910A3"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sz w:val="24"/>
          <w:szCs w:val="24"/>
          <w:rtl/>
        </w:rPr>
      </w:pPr>
    </w:p>
    <w:p w14:paraId="7400254A"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Pr>
      </w:pPr>
    </w:p>
    <w:p w14:paraId="44A36D30" w14:textId="77777777" w:rsidR="007A10F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ישולם לשיעורין כנגד גמר כל שלב ושלב של שרותי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כמוגדר בחוזה לרבות בנספחים ב' ו- ח' כדלקמן:</w:t>
      </w:r>
    </w:p>
    <w:p w14:paraId="4CA09417"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br/>
      </w:r>
    </w:p>
    <w:p w14:paraId="475E256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.1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60%</w:t>
      </w:r>
    </w:p>
    <w:p w14:paraId="01CD9B3E"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.2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10%</w:t>
      </w:r>
    </w:p>
    <w:p w14:paraId="47C93D30"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.3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30%</w:t>
      </w:r>
    </w:p>
    <w:p w14:paraId="0E3D45F7" w14:textId="77777777" w:rsidR="00C140D3" w:rsidRPr="00C140D3" w:rsidRDefault="007A10F8" w:rsidP="007A10F8">
      <w:pPr>
        <w:spacing w:before="0" w:beforeAutospacing="0" w:after="0" w:afterAutospacing="0" w:line="360" w:lineRule="auto"/>
        <w:jc w:val="both"/>
        <w:rPr>
          <w:rFonts w:ascii="Times New Roman" w:eastAsia="Times New Roman" w:hAnsi="Times New Roman" w:cs="David"/>
          <w:color w:val="008000"/>
          <w:sz w:val="24"/>
          <w:szCs w:val="24"/>
          <w:rtl/>
          <w:lang w:eastAsia="he-IL"/>
        </w:rPr>
      </w:pPr>
      <w:r w:rsidRPr="007A10F8">
        <w:rPr>
          <w:rFonts w:ascii="Times New Roman" w:eastAsia="Times New Roman" w:hAnsi="Times New Roman" w:cs="David" w:hint="cs"/>
          <w:b/>
          <w:bCs/>
          <w:sz w:val="25"/>
          <w:szCs w:val="24"/>
          <w:rtl/>
        </w:rPr>
        <w:t xml:space="preserve">                                                                         </w:t>
      </w:r>
      <w:r w:rsidR="00C140D3" w:rsidRPr="00C140D3">
        <w:rPr>
          <w:rFonts w:ascii="Times New Roman" w:eastAsia="Times New Roman" w:hAnsi="Times New Roman" w:cs="David" w:hint="cs"/>
          <w:b/>
          <w:bCs/>
          <w:sz w:val="25"/>
          <w:szCs w:val="24"/>
          <w:u w:val="single"/>
          <w:rtl/>
        </w:rPr>
        <w:t>סה"כ</w:t>
      </w:r>
      <w:r w:rsidR="00C140D3" w:rsidRPr="00C140D3">
        <w:rPr>
          <w:rFonts w:ascii="Times New Roman" w:eastAsia="Times New Roman" w:hAnsi="Times New Roman" w:cs="David" w:hint="cs"/>
          <w:b/>
          <w:bCs/>
          <w:sz w:val="25"/>
          <w:szCs w:val="24"/>
          <w:rtl/>
        </w:rPr>
        <w:t>:</w:t>
      </w:r>
      <w:r w:rsidR="00C140D3" w:rsidRPr="007A10F8">
        <w:rPr>
          <w:rFonts w:ascii="Times New Roman" w:eastAsia="Times New Roman" w:hAnsi="Times New Roman" w:cs="David" w:hint="cs"/>
          <w:b/>
          <w:bCs/>
          <w:sz w:val="25"/>
          <w:szCs w:val="24"/>
          <w:u w:val="dotted"/>
          <w:rtl/>
        </w:rPr>
        <w:tab/>
      </w:r>
      <w:r w:rsidR="00C140D3" w:rsidRPr="007A10F8">
        <w:rPr>
          <w:rFonts w:ascii="Times New Roman" w:eastAsia="Times New Roman" w:hAnsi="Times New Roman" w:cs="David" w:hint="cs"/>
          <w:b/>
          <w:bCs/>
          <w:sz w:val="25"/>
          <w:szCs w:val="24"/>
          <w:u w:val="dotted"/>
          <w:rtl/>
        </w:rPr>
        <w:tab/>
      </w:r>
      <w:r w:rsidR="00C140D3" w:rsidRPr="00C140D3">
        <w:rPr>
          <w:rFonts w:ascii="Times New Roman" w:eastAsia="Times New Roman" w:hAnsi="Times New Roman" w:cs="David" w:hint="cs"/>
          <w:b/>
          <w:bCs/>
          <w:sz w:val="25"/>
          <w:szCs w:val="24"/>
          <w:rtl/>
        </w:rPr>
        <w:t>100%</w:t>
      </w:r>
      <w:r w:rsidR="00C140D3" w:rsidRPr="00C140D3">
        <w:rPr>
          <w:rFonts w:ascii="Times New Roman" w:eastAsia="Times New Roman" w:hAnsi="Times New Roman" w:cs="David" w:hint="cs"/>
          <w:color w:val="008000"/>
          <w:sz w:val="24"/>
          <w:szCs w:val="24"/>
          <w:rtl/>
          <w:lang w:eastAsia="he-IL"/>
        </w:rPr>
        <w:t xml:space="preserve"> </w:t>
      </w:r>
    </w:p>
    <w:p w14:paraId="5FB1D1F2"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למרות האמור בסעיף 1 לעיל רשאי המזמין לשלם </w:t>
      </w:r>
      <w:r w:rsidRPr="00C140D3">
        <w:rPr>
          <w:rFonts w:ascii="Times New Roman" w:eastAsia="Times New Roman" w:hAnsi="Times New Roman" w:cs="David" w:hint="cs"/>
          <w:sz w:val="24"/>
          <w:szCs w:val="24"/>
          <w:rtl/>
        </w:rPr>
        <w:t>למתכנן</w:t>
      </w:r>
      <w:r w:rsidRPr="00C140D3">
        <w:rPr>
          <w:rFonts w:ascii="Times New Roman" w:eastAsia="Times New Roman" w:hAnsi="Times New Roman" w:cs="David"/>
          <w:sz w:val="24"/>
          <w:szCs w:val="24"/>
          <w:rtl/>
        </w:rPr>
        <w:t xml:space="preserve"> מקדמות בגין קידום התכנון אשר יקוזזו משלבי התשלום עפ"י קביעתו הבלעדית של המזמין.</w:t>
      </w:r>
    </w:p>
    <w:p w14:paraId="43D01A1D"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p>
    <w:p w14:paraId="2186A547"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יגיש חשבון לא יותר מאשר פעם בחודש. לכל חשבון יצרף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אישור מאת חברת הביטוח על קיומם של הביטוחים המפורטים בחוזה בנוסח המצורף כנספח "ז" לחוזה.</w:t>
      </w:r>
    </w:p>
    <w:p w14:paraId="457F46FF"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3ED372F0" w14:textId="77777777" w:rsidR="00C140D3" w:rsidRPr="00C140D3" w:rsidRDefault="00C140D3" w:rsidP="00C140D3">
      <w:pPr>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המזמין ישלם את 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בתוך 60 יום מתאריך אישור החשבון ע"י המנהל.</w:t>
      </w:r>
    </w:p>
    <w:p w14:paraId="50ED33E8"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36ED3980"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הגשת החשבונות תתבצע תוך הטענתם לתיקיית "חשבונות מוגשים" במערכת ה-</w:t>
      </w:r>
      <w:r w:rsidRPr="00C140D3">
        <w:rPr>
          <w:rFonts w:ascii="Times New Roman" w:eastAsia="Times New Roman" w:hAnsi="Times New Roman" w:cs="David"/>
          <w:sz w:val="24"/>
          <w:szCs w:val="24"/>
        </w:rPr>
        <w:t>@view</w:t>
      </w:r>
      <w:r w:rsidRPr="00C140D3">
        <w:rPr>
          <w:rFonts w:ascii="Times New Roman" w:eastAsia="Times New Roman" w:hAnsi="Times New Roman" w:cs="David" w:hint="cs"/>
          <w:sz w:val="24"/>
          <w:szCs w:val="24"/>
          <w:rtl/>
        </w:rPr>
        <w:t xml:space="preserve"> ויידוע המנהל בהתאם. מובהר כי הטענת החשבון למערכת מהווה תנאי לטיפול בו.</w:t>
      </w:r>
    </w:p>
    <w:p w14:paraId="45C3C4C2"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Pr>
      </w:pPr>
    </w:p>
    <w:p w14:paraId="0260177A"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3B71645C"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0823EA61"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sz w:val="20"/>
          <w:szCs w:val="24"/>
          <w:rtl/>
        </w:rPr>
      </w:pPr>
      <w:r w:rsidRPr="00C140D3">
        <w:rPr>
          <w:rFonts w:ascii="Times New Roman" w:eastAsia="Times New Roman" w:hAnsi="Times New Roman" w:cs="David"/>
          <w:b/>
          <w:bCs/>
          <w:sz w:val="24"/>
          <w:szCs w:val="24"/>
          <w:u w:val="single"/>
          <w:rtl/>
        </w:rPr>
        <w:br w:type="page"/>
      </w:r>
    </w:p>
    <w:p w14:paraId="64E34442" w14:textId="77777777" w:rsidR="00C12F17" w:rsidRPr="00672C76" w:rsidRDefault="00C12F17" w:rsidP="00C12F1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DBE7A94" w14:textId="77777777" w:rsidR="00C12F17" w:rsidRPr="00B27B4C" w:rsidRDefault="00C12F17" w:rsidP="00C12F1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4546A22C674B6EA6051E4C7B5CC2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2-12T00:00:00Z">
            <w:dateFormat w:val="dd/MM/yyyy"/>
            <w:lid w:val="he-IL"/>
            <w:storeMappedDataAs w:val="dateTime"/>
            <w:calendar w:val="gregorian"/>
          </w:date>
        </w:sdtPr>
        <w:sdtEndPr>
          <w:rPr>
            <w:rFonts w:hint="cs"/>
          </w:rPr>
        </w:sdtEndPr>
        <w:sdtContent>
          <w:ins w:id="38" w:author="Kook Sec" w:date="2020-01-06T13:23:00Z">
            <w:r w:rsidR="006B4240">
              <w:rPr>
                <w:rFonts w:ascii="Times New Roman" w:eastAsia="Times New Roman" w:hAnsi="Times New Roman" w:cs="David" w:hint="cs"/>
                <w:color w:val="008000"/>
                <w:sz w:val="24"/>
                <w:szCs w:val="24"/>
                <w:rtl/>
                <w:lang w:eastAsia="he-IL"/>
              </w:rPr>
              <w:t>‏12/02/2019</w:t>
            </w:r>
          </w:ins>
        </w:sdtContent>
      </w:sdt>
      <w:r w:rsidRPr="00B27B4C">
        <w:rPr>
          <w:rFonts w:ascii="Times New Roman" w:eastAsia="Times New Roman" w:hAnsi="Times New Roman" w:cs="David" w:hint="cs"/>
          <w:bCs/>
          <w:color w:val="FF0000"/>
          <w:sz w:val="24"/>
          <w:szCs w:val="24"/>
          <w:rtl/>
          <w:lang w:eastAsia="he-IL"/>
        </w:rPr>
        <w:br/>
      </w:r>
    </w:p>
    <w:p w14:paraId="0F718178"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34036BD36C34A68BED9CD5EE7545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0809C42" w14:textId="77777777" w:rsidR="00C12F17" w:rsidRPr="00B27B4C" w:rsidRDefault="006B4240"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39" w:author="Kook Sec" w:date="2020-01-06T13:24: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p>
      </w:sdtContent>
    </w:sdt>
    <w:p w14:paraId="30F74447" w14:textId="70B48FDF" w:rsidR="00C12F17" w:rsidRPr="00B27B4C" w:rsidDel="00A671AD" w:rsidRDefault="00C12F17" w:rsidP="00C12F17">
      <w:pPr>
        <w:widowControl w:val="0"/>
        <w:spacing w:before="0" w:beforeAutospacing="0" w:after="0" w:afterAutospacing="0" w:line="240" w:lineRule="auto"/>
        <w:jc w:val="both"/>
        <w:rPr>
          <w:del w:id="40" w:author="Kook Sec" w:date="2021-10-21T13:59:00Z"/>
          <w:rFonts w:ascii="Times New Roman" w:eastAsia="Times New Roman" w:hAnsi="Times New Roman" w:cs="David"/>
          <w:color w:val="008000"/>
          <w:sz w:val="24"/>
          <w:szCs w:val="24"/>
          <w:rtl/>
          <w:lang w:eastAsia="he-IL"/>
        </w:rPr>
      </w:pPr>
    </w:p>
    <w:p w14:paraId="19032965"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957B3C0"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4979F19" w14:textId="77777777" w:rsidR="00C12F17" w:rsidRPr="00B27B4C" w:rsidRDefault="00C12F17" w:rsidP="00C12F1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7BF4D75"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0B775E"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306C82E032347CABCCCBDD04C5C2A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41" w:author="Kook Sec" w:date="2020-01-06T13:26:00Z">
            <w:r w:rsidR="006B4240">
              <w:rPr>
                <w:rFonts w:ascii="Times New Roman" w:eastAsia="Times New Roman" w:hAnsi="Times New Roman" w:cs="David" w:hint="cs"/>
                <w:color w:val="008000"/>
                <w:sz w:val="24"/>
                <w:szCs w:val="24"/>
                <w:rtl/>
                <w:lang w:eastAsia="he-IL"/>
              </w:rPr>
              <w:t>לנדמן</w:t>
            </w:r>
            <w:proofErr w:type="spellEnd"/>
            <w:r w:rsidR="006B4240">
              <w:rPr>
                <w:rFonts w:ascii="Times New Roman" w:eastAsia="Times New Roman" w:hAnsi="Times New Roman" w:cs="David" w:hint="cs"/>
                <w:color w:val="008000"/>
                <w:sz w:val="24"/>
                <w:szCs w:val="24"/>
                <w:rtl/>
                <w:lang w:eastAsia="he-IL"/>
              </w:rPr>
              <w:t xml:space="preserve"> אלומיניום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B59F6D638C9F4FF09912ED6DD8580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42" w:author="Kook Sec" w:date="2020-01-06T13:26:00Z">
            <w:r w:rsidR="006B4240">
              <w:rPr>
                <w:rFonts w:ascii="Times New Roman" w:eastAsia="Times New Roman" w:hAnsi="Times New Roman" w:cs="David" w:hint="cs"/>
                <w:color w:val="008000"/>
                <w:sz w:val="24"/>
                <w:szCs w:val="24"/>
                <w:rtl/>
                <w:lang w:eastAsia="he-IL"/>
              </w:rPr>
              <w:t>לנדמן</w:t>
            </w:r>
            <w:proofErr w:type="spellEnd"/>
            <w:r w:rsidR="006B4240">
              <w:rPr>
                <w:rFonts w:ascii="Times New Roman" w:eastAsia="Times New Roman" w:hAnsi="Times New Roman" w:cs="David" w:hint="cs"/>
                <w:color w:val="008000"/>
                <w:sz w:val="24"/>
                <w:szCs w:val="24"/>
                <w:rtl/>
                <w:lang w:eastAsia="he-IL"/>
              </w:rPr>
              <w:t xml:space="preserve"> אלומיניום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4FFC5275F607467087EF14E12E2EA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43" w:author="Kook Sec" w:date="2020-01-06T13:26:00Z">
            <w:r w:rsidR="006B4240">
              <w:rPr>
                <w:rFonts w:ascii="Times New Roman" w:eastAsia="Times New Roman" w:hAnsi="Times New Roman" w:cs="David" w:hint="cs"/>
                <w:color w:val="008000"/>
                <w:sz w:val="24"/>
                <w:szCs w:val="24"/>
                <w:rtl/>
                <w:lang w:eastAsia="he-IL"/>
              </w:rPr>
              <w:t>לנדמן</w:t>
            </w:r>
            <w:proofErr w:type="spellEnd"/>
            <w:r w:rsidR="006B4240">
              <w:rPr>
                <w:rFonts w:ascii="Times New Roman" w:eastAsia="Times New Roman" w:hAnsi="Times New Roman" w:cs="David" w:hint="cs"/>
                <w:color w:val="008000"/>
                <w:sz w:val="24"/>
                <w:szCs w:val="24"/>
                <w:rtl/>
                <w:lang w:eastAsia="he-IL"/>
              </w:rPr>
              <w:t xml:space="preserve"> אלומיניום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FEF2046" w14:textId="77777777" w:rsidR="00C12F17" w:rsidRPr="00A671AD" w:rsidRDefault="00C12F17" w:rsidP="00C12F17">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44" w:author="Kook Sec" w:date="2021-10-21T13:59:00Z">
            <w:rPr>
              <w:rFonts w:ascii="Times New Roman" w:eastAsia="Times New Roman" w:hAnsi="Times New Roman" w:cs="David"/>
              <w:sz w:val="24"/>
              <w:szCs w:val="24"/>
              <w:rtl/>
              <w:lang w:eastAsia="he-IL"/>
            </w:rPr>
          </w:rPrChange>
        </w:rPr>
      </w:pPr>
    </w:p>
    <w:p w14:paraId="33B5F014"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4B64073F0FAE4D6F81F82E95B45CF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45" w:author="Kook Sec" w:date="2020-01-06T13:26:00Z">
            <w:r w:rsidR="006B4240">
              <w:rPr>
                <w:rFonts w:ascii="Times New Roman" w:eastAsia="Times New Roman" w:hAnsi="Times New Roman" w:cs="David" w:hint="cs"/>
                <w:color w:val="008000"/>
                <w:sz w:val="24"/>
                <w:szCs w:val="24"/>
                <w:rtl/>
                <w:lang w:eastAsia="he-IL"/>
              </w:rPr>
              <w:t>לנדמן</w:t>
            </w:r>
            <w:proofErr w:type="spellEnd"/>
            <w:r w:rsidR="006B4240">
              <w:rPr>
                <w:rFonts w:ascii="Times New Roman" w:eastAsia="Times New Roman" w:hAnsi="Times New Roman" w:cs="David" w:hint="cs"/>
                <w:color w:val="008000"/>
                <w:sz w:val="24"/>
                <w:szCs w:val="24"/>
                <w:rtl/>
                <w:lang w:eastAsia="he-IL"/>
              </w:rPr>
              <w:t xml:space="preserve"> אלומיניום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D0F67D246954C1D90A3C812FC8EBD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מתכנן </w:t>
          </w:r>
          <w:r w:rsidR="009C0249">
            <w:rPr>
              <w:rFonts w:ascii="Times New Roman" w:eastAsia="Times New Roman" w:hAnsi="Times New Roman" w:cs="David" w:hint="cs"/>
              <w:bCs/>
              <w:color w:val="00B0F0"/>
              <w:sz w:val="24"/>
              <w:szCs w:val="24"/>
              <w:rtl/>
              <w:lang w:eastAsia="he-IL"/>
            </w:rPr>
            <w:t>אלומיניו</w:t>
          </w:r>
          <w:r w:rsidR="009C0249">
            <w:rPr>
              <w:rFonts w:ascii="Times New Roman" w:eastAsia="Times New Roman" w:hAnsi="Times New Roman" w:cs="David" w:hint="eastAsia"/>
              <w:bCs/>
              <w:color w:val="00B0F0"/>
              <w:sz w:val="24"/>
              <w:szCs w:val="24"/>
              <w:rtl/>
              <w:lang w:eastAsia="he-IL"/>
            </w:rPr>
            <w:t>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747255A7CBA4D3B8DFDA99DC11797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46" w:author="Kook Sec" w:date="2020-01-06T13:22:00Z">
            <w:r w:rsidR="006B4240">
              <w:rPr>
                <w:rFonts w:ascii="Times New Roman" w:eastAsia="Times New Roman" w:hAnsi="Times New Roman" w:cs="David" w:hint="cs"/>
                <w:bCs/>
                <w:color w:val="008000"/>
                <w:sz w:val="24"/>
                <w:szCs w:val="24"/>
                <w:rtl/>
                <w:lang w:eastAsia="he-IL"/>
              </w:rPr>
              <w:t>א.מ ישראל מגורים יזמות בע"מ</w:t>
            </w:r>
          </w:ins>
        </w:sdtContent>
      </w:sdt>
      <w:r w:rsidRPr="00B27B4C">
        <w:rPr>
          <w:rFonts w:ascii="Times New Roman" w:eastAsia="Times New Roman" w:hAnsi="Times New Roman" w:cs="David" w:hint="cs"/>
          <w:color w:val="008000"/>
          <w:sz w:val="24"/>
          <w:szCs w:val="24"/>
          <w:rtl/>
          <w:lang w:eastAsia="he-IL"/>
        </w:rPr>
        <w:t>.</w:t>
      </w:r>
    </w:p>
    <w:p w14:paraId="65C7F027" w14:textId="77777777" w:rsidR="00C12F17" w:rsidRPr="00A671AD" w:rsidRDefault="00C12F17" w:rsidP="00C12F17">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47" w:author="Kook Sec" w:date="2021-10-21T13:59:00Z">
            <w:rPr>
              <w:rFonts w:ascii="Times New Roman" w:eastAsia="Times New Roman" w:hAnsi="Times New Roman" w:cs="David"/>
              <w:sz w:val="24"/>
              <w:szCs w:val="24"/>
              <w:rtl/>
              <w:lang w:eastAsia="he-IL"/>
            </w:rPr>
          </w:rPrChange>
        </w:rPr>
      </w:pPr>
    </w:p>
    <w:p w14:paraId="4254ED8C"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2A2AF21EA544419AACB001EBBFF82D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48" w:author="Kook Sec" w:date="2020-01-06T13:26:00Z">
            <w:r w:rsidR="006B4240">
              <w:rPr>
                <w:rFonts w:ascii="Times New Roman" w:eastAsia="Times New Roman" w:hAnsi="Times New Roman" w:cs="David" w:hint="cs"/>
                <w:color w:val="008000"/>
                <w:sz w:val="24"/>
                <w:szCs w:val="24"/>
                <w:rtl/>
                <w:lang w:eastAsia="he-IL"/>
              </w:rPr>
              <w:t>לנדמן</w:t>
            </w:r>
            <w:proofErr w:type="spellEnd"/>
            <w:r w:rsidR="006B4240">
              <w:rPr>
                <w:rFonts w:ascii="Times New Roman" w:eastAsia="Times New Roman" w:hAnsi="Times New Roman" w:cs="David" w:hint="cs"/>
                <w:color w:val="008000"/>
                <w:sz w:val="24"/>
                <w:szCs w:val="24"/>
                <w:rtl/>
                <w:lang w:eastAsia="he-IL"/>
              </w:rPr>
              <w:t xml:space="preserve"> אלומיניום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F29E47B" w14:textId="77777777" w:rsidR="00C12F17" w:rsidRPr="00A671AD"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16"/>
          <w:szCs w:val="16"/>
          <w:rtl/>
          <w:lang w:eastAsia="he-IL"/>
          <w:rPrChange w:id="49" w:author="Kook Sec" w:date="2021-10-21T13:59:00Z">
            <w:rPr>
              <w:rFonts w:ascii="Times New Roman" w:eastAsia="Times New Roman" w:hAnsi="Times New Roman" w:cs="David"/>
              <w:sz w:val="24"/>
              <w:szCs w:val="24"/>
              <w:rtl/>
              <w:lang w:eastAsia="he-IL"/>
            </w:rPr>
          </w:rPrChange>
        </w:rPr>
      </w:pPr>
    </w:p>
    <w:p w14:paraId="152F2D9C" w14:textId="77777777" w:rsidR="00C12F17" w:rsidRPr="00B27B4C" w:rsidRDefault="00C12F17" w:rsidP="00C12F1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F9E1DA738354CBC9CA67F75693350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50" w:author="Kook Sec" w:date="2020-01-06T13:26:00Z">
            <w:r w:rsidR="006B4240">
              <w:rPr>
                <w:rFonts w:ascii="Times New Roman" w:eastAsia="Times New Roman" w:hAnsi="Times New Roman" w:cs="David" w:hint="cs"/>
                <w:color w:val="008000"/>
                <w:sz w:val="24"/>
                <w:szCs w:val="24"/>
                <w:rtl/>
                <w:lang w:eastAsia="he-IL"/>
              </w:rPr>
              <w:t>לנדמן</w:t>
            </w:r>
            <w:proofErr w:type="spellEnd"/>
            <w:r w:rsidR="006B4240">
              <w:rPr>
                <w:rFonts w:ascii="Times New Roman" w:eastAsia="Times New Roman" w:hAnsi="Times New Roman" w:cs="David" w:hint="cs"/>
                <w:color w:val="008000"/>
                <w:sz w:val="24"/>
                <w:szCs w:val="24"/>
                <w:rtl/>
                <w:lang w:eastAsia="he-IL"/>
              </w:rPr>
              <w:t xml:space="preserve"> אלומיניום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DF574DD" w14:textId="77777777" w:rsidR="00C12F17" w:rsidRPr="00A671AD"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16"/>
          <w:szCs w:val="16"/>
          <w:rtl/>
          <w:lang w:eastAsia="he-IL"/>
          <w:rPrChange w:id="51" w:author="Kook Sec" w:date="2021-10-21T13:59:00Z">
            <w:rPr>
              <w:rFonts w:ascii="Times New Roman" w:eastAsia="Times New Roman" w:hAnsi="Times New Roman" w:cs="David"/>
              <w:sz w:val="24"/>
              <w:szCs w:val="24"/>
              <w:rtl/>
              <w:lang w:eastAsia="he-IL"/>
            </w:rPr>
          </w:rPrChange>
        </w:rPr>
      </w:pPr>
    </w:p>
    <w:p w14:paraId="5C912F28"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8CAE873" w14:textId="77777777" w:rsidR="00C12F17" w:rsidRPr="00A671AD" w:rsidRDefault="00C12F17" w:rsidP="00C12F17">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52" w:author="Kook Sec" w:date="2021-10-21T13:59:00Z">
            <w:rPr>
              <w:rFonts w:ascii="Times New Roman" w:eastAsia="Times New Roman" w:hAnsi="Times New Roman" w:cs="David"/>
              <w:sz w:val="24"/>
              <w:szCs w:val="24"/>
              <w:rtl/>
              <w:lang w:eastAsia="he-IL"/>
            </w:rPr>
          </w:rPrChange>
        </w:rPr>
      </w:pPr>
    </w:p>
    <w:p w14:paraId="2B44523B"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7135BBA" w14:textId="77777777" w:rsidR="00C12F17" w:rsidRPr="00A671AD" w:rsidRDefault="00C12F17" w:rsidP="00C12F17">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53" w:author="Kook Sec" w:date="2021-10-21T14:00:00Z">
            <w:rPr>
              <w:rFonts w:ascii="Times New Roman" w:eastAsia="Times New Roman" w:hAnsi="Times New Roman" w:cs="David"/>
              <w:sz w:val="24"/>
              <w:szCs w:val="24"/>
              <w:rtl/>
              <w:lang w:eastAsia="he-IL"/>
            </w:rPr>
          </w:rPrChange>
        </w:rPr>
      </w:pPr>
    </w:p>
    <w:p w14:paraId="3CB2D48C"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390E0F1"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8124E79"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51595864" w14:textId="77777777" w:rsidR="00C12F17" w:rsidRPr="00435A20" w:rsidRDefault="00C12F17" w:rsidP="00C12F1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BA0C566"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1C1C86D" w14:textId="79634755"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del w:id="54" w:author="Kook Sec" w:date="2021-10-21T13:59:00Z">
        <w:r w:rsidRPr="009130F0" w:rsidDel="00A671AD">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E1130C59DF934776A4349F50A74840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55" w:author="Kook Sec" w:date="2020-01-06T13:26:00Z">
            <w:r w:rsidR="006B4240">
              <w:rPr>
                <w:rFonts w:ascii="Times New Roman" w:eastAsia="Times New Roman" w:hAnsi="Times New Roman" w:cs="David" w:hint="cs"/>
                <w:color w:val="00B0F0"/>
                <w:sz w:val="20"/>
                <w:szCs w:val="24"/>
                <w:u w:val="single"/>
                <w:rtl/>
                <w:lang w:eastAsia="he-IL"/>
              </w:rPr>
              <w:t>לנדמן</w:t>
            </w:r>
            <w:proofErr w:type="spellEnd"/>
            <w:r w:rsidR="006B4240">
              <w:rPr>
                <w:rFonts w:ascii="Times New Roman" w:eastAsia="Times New Roman" w:hAnsi="Times New Roman" w:cs="David" w:hint="cs"/>
                <w:color w:val="00B0F0"/>
                <w:sz w:val="20"/>
                <w:szCs w:val="24"/>
                <w:u w:val="single"/>
                <w:rtl/>
                <w:lang w:eastAsia="he-IL"/>
              </w:rPr>
              <w:t xml:space="preserve"> אלומיניום בע"מ</w:t>
            </w:r>
          </w:ins>
        </w:sdtContent>
      </w:sdt>
    </w:p>
    <w:p w14:paraId="5232C681" w14:textId="77777777" w:rsidR="00C12F17"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0F61297"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B33E885"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16C22F7"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7C862B47" w14:textId="77777777" w:rsidR="00C12F17" w:rsidRPr="00B27B4C" w:rsidRDefault="00C12F17" w:rsidP="00C12F1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23742EC" w14:textId="6985E7E2" w:rsidR="00C12F17" w:rsidRPr="00B27B4C" w:rsidDel="00A671AD" w:rsidRDefault="00C12F17" w:rsidP="00C12F17">
      <w:pPr>
        <w:widowControl w:val="0"/>
        <w:spacing w:before="0" w:beforeAutospacing="0" w:after="0" w:afterAutospacing="0" w:line="240" w:lineRule="auto"/>
        <w:jc w:val="center"/>
        <w:rPr>
          <w:del w:id="56" w:author="Kook Sec" w:date="2021-10-21T14:00:00Z"/>
          <w:rFonts w:ascii="Times New Roman" w:eastAsia="Times New Roman" w:hAnsi="Times New Roman" w:cs="David"/>
          <w:bCs/>
          <w:sz w:val="20"/>
          <w:szCs w:val="24"/>
          <w:u w:val="single"/>
          <w:rtl/>
          <w:lang w:eastAsia="he-IL"/>
        </w:rPr>
      </w:pPr>
      <w:del w:id="57" w:author="Kook Sec" w:date="2021-10-21T14:00:00Z">
        <w:r w:rsidRPr="00B27B4C" w:rsidDel="00A671AD">
          <w:rPr>
            <w:rFonts w:ascii="Times New Roman" w:eastAsia="Times New Roman" w:hAnsi="Times New Roman" w:cs="David" w:hint="cs"/>
            <w:bCs/>
            <w:sz w:val="24"/>
            <w:szCs w:val="24"/>
            <w:u w:val="single"/>
            <w:rtl/>
            <w:lang w:eastAsia="he-IL"/>
          </w:rPr>
          <w:lastRenderedPageBreak/>
          <w:br w:type="page"/>
        </w:r>
      </w:del>
    </w:p>
    <w:p w14:paraId="5D0F2296" w14:textId="77777777" w:rsidR="00C12F17" w:rsidRPr="00B27B4C" w:rsidRDefault="00C12F17" w:rsidP="00A671AD">
      <w:pPr>
        <w:widowControl w:val="0"/>
        <w:spacing w:before="0" w:beforeAutospacing="0" w:after="0" w:afterAutospacing="0" w:line="240" w:lineRule="auto"/>
        <w:jc w:val="center"/>
        <w:rPr>
          <w:rFonts w:ascii="Times New Roman" w:eastAsia="Times New Roman" w:hAnsi="Times New Roman" w:cs="David"/>
          <w:sz w:val="20"/>
          <w:szCs w:val="24"/>
          <w:rtl/>
          <w:lang w:eastAsia="he-IL"/>
        </w:rPr>
        <w:pPrChange w:id="58" w:author="Kook Sec" w:date="2021-10-21T14:00:00Z">
          <w:pPr>
            <w:widowControl w:val="0"/>
            <w:spacing w:before="0" w:beforeAutospacing="0" w:after="0" w:afterAutospacing="0" w:line="240" w:lineRule="auto"/>
            <w:jc w:val="center"/>
          </w:pPr>
        </w:pPrChange>
      </w:pPr>
      <w:r w:rsidRPr="00B27B4C">
        <w:rPr>
          <w:rFonts w:ascii="Times New Roman" w:eastAsia="Times New Roman" w:hAnsi="Times New Roman" w:cs="David" w:hint="cs"/>
          <w:bCs/>
          <w:sz w:val="20"/>
          <w:szCs w:val="24"/>
          <w:u w:val="single"/>
          <w:rtl/>
          <w:lang w:eastAsia="he-IL"/>
        </w:rPr>
        <w:t>נספח "ז"</w:t>
      </w:r>
    </w:p>
    <w:p w14:paraId="28AEBFF1"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3064629" w14:textId="77777777" w:rsidR="00C12F17" w:rsidRPr="00255ACD" w:rsidRDefault="00C12F17" w:rsidP="00C12F17">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255ACD">
        <w:rPr>
          <w:rFonts w:ascii="Times New Roman" w:eastAsia="Times New Roman" w:hAnsi="Times New Roman" w:cs="David" w:hint="cs"/>
          <w:b/>
          <w:bCs/>
          <w:sz w:val="24"/>
          <w:szCs w:val="24"/>
          <w:u w:val="single"/>
          <w:rtl/>
          <w:lang w:eastAsia="he-IL"/>
        </w:rPr>
        <w:t>אישור עריכת ביטוח</w:t>
      </w:r>
    </w:p>
    <w:p w14:paraId="32BE62EB"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E5AAE9" w14:textId="77777777" w:rsidR="00C12F17" w:rsidRPr="00BD794C" w:rsidRDefault="00C12F17" w:rsidP="00C12F17">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תאריך</w:t>
      </w:r>
      <w:r w:rsidRPr="00BD794C">
        <w:rPr>
          <w:rFonts w:ascii="Times New Roman" w:eastAsia="Times New Roman" w:hAnsi="Times New Roman" w:cs="David"/>
          <w:sz w:val="24"/>
          <w:szCs w:val="24"/>
          <w:rtl/>
          <w:lang w:eastAsia="he-IL"/>
        </w:rPr>
        <w:t>: ________________</w:t>
      </w:r>
    </w:p>
    <w:p w14:paraId="21DA88CF"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hint="cs"/>
          <w:sz w:val="24"/>
          <w:szCs w:val="24"/>
          <w:u w:val="single"/>
          <w:rtl/>
          <w:lang w:eastAsia="he-IL"/>
        </w:rPr>
        <w:alias w:val="צד א בחוזה"/>
        <w:tag w:val="cntTzadA"/>
        <w:id w:val="-1564100711"/>
        <w:placeholder>
          <w:docPart w:val="E69E4276F00E4EC0970D455B52F5074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57BF30B5" w14:textId="77777777" w:rsidR="00C12F17" w:rsidRPr="009E0EE6" w:rsidRDefault="006B4240" w:rsidP="00C12F1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ins w:id="59" w:author="Kook Sec" w:date="2020-01-06T13:24:00Z">
            <w:r>
              <w:rPr>
                <w:rFonts w:ascii="Times New Roman" w:eastAsia="Times New Roman" w:hAnsi="Times New Roman" w:cs="David" w:hint="cs"/>
                <w:sz w:val="24"/>
                <w:szCs w:val="24"/>
                <w:u w:val="single"/>
                <w:rtl/>
                <w:lang w:eastAsia="he-IL"/>
              </w:rPr>
              <w:br/>
              <w:t>א.מ. ישראל מגורים יזמות בע"מ</w:t>
            </w:r>
            <w:r>
              <w:rPr>
                <w:rFonts w:ascii="Times New Roman" w:eastAsia="Times New Roman" w:hAnsi="Times New Roman" w:cs="David" w:hint="cs"/>
                <w:sz w:val="24"/>
                <w:szCs w:val="24"/>
                <w:u w:val="single"/>
                <w:rtl/>
                <w:lang w:eastAsia="he-IL"/>
              </w:rPr>
              <w:br/>
              <w:t>יוני נתניהו 1 אור יהודה</w:t>
            </w:r>
            <w:r>
              <w:rPr>
                <w:rFonts w:ascii="Times New Roman" w:eastAsia="Times New Roman" w:hAnsi="Times New Roman" w:cs="David" w:hint="cs"/>
                <w:sz w:val="24"/>
                <w:szCs w:val="24"/>
                <w:u w:val="single"/>
                <w:rtl/>
                <w:lang w:eastAsia="he-IL"/>
              </w:rPr>
              <w:br/>
              <w:t>514957794</w:t>
            </w:r>
            <w:r>
              <w:rPr>
                <w:rFonts w:ascii="Times New Roman" w:eastAsia="Times New Roman" w:hAnsi="Times New Roman" w:cs="David" w:hint="cs"/>
                <w:sz w:val="24"/>
                <w:szCs w:val="24"/>
                <w:u w:val="single"/>
                <w:rtl/>
                <w:lang w:eastAsia="he-IL"/>
              </w:rPr>
              <w:br/>
            </w:r>
          </w:ins>
        </w:p>
      </w:sdtContent>
    </w:sdt>
    <w:p w14:paraId="5CBC82D8" w14:textId="77777777" w:rsidR="00C12F17" w:rsidRPr="00BD794C" w:rsidRDefault="00C12F17" w:rsidP="00C12F17">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BD794C">
        <w:rPr>
          <w:rFonts w:ascii="Calibri" w:eastAsia="Times New Roman" w:hAnsi="Calibri" w:cs="David"/>
          <w:sz w:val="24"/>
          <w:szCs w:val="24"/>
          <w:rtl/>
          <w:lang w:eastAsia="he-IL"/>
        </w:rPr>
        <w:t xml:space="preserve">(להלן: </w:t>
      </w:r>
      <w:r w:rsidRPr="00BD794C">
        <w:rPr>
          <w:rFonts w:ascii="Calibri" w:eastAsia="Times New Roman" w:hAnsi="Calibri" w:cs="David"/>
          <w:b/>
          <w:bCs/>
          <w:sz w:val="24"/>
          <w:szCs w:val="24"/>
          <w:rtl/>
          <w:lang w:eastAsia="he-IL"/>
        </w:rPr>
        <w:t>"</w:t>
      </w:r>
      <w:r w:rsidRPr="00BD794C">
        <w:rPr>
          <w:rFonts w:ascii="Calibri" w:eastAsia="Times New Roman" w:hAnsi="Calibri" w:cs="David" w:hint="cs"/>
          <w:b/>
          <w:bCs/>
          <w:sz w:val="24"/>
          <w:szCs w:val="24"/>
          <w:rtl/>
          <w:lang w:eastAsia="he-IL"/>
        </w:rPr>
        <w:t>החברה</w:t>
      </w:r>
      <w:r w:rsidRPr="00BD794C">
        <w:rPr>
          <w:rFonts w:ascii="Calibri" w:eastAsia="Times New Roman" w:hAnsi="Calibri" w:cs="David"/>
          <w:b/>
          <w:bCs/>
          <w:sz w:val="24"/>
          <w:szCs w:val="24"/>
          <w:rtl/>
          <w:lang w:eastAsia="he-IL"/>
        </w:rPr>
        <w:t>"</w:t>
      </w:r>
      <w:r w:rsidRPr="00BD794C">
        <w:rPr>
          <w:rFonts w:ascii="Calibri" w:eastAsia="Times New Roman" w:hAnsi="Calibri" w:cs="David"/>
          <w:sz w:val="24"/>
          <w:szCs w:val="24"/>
          <w:rtl/>
          <w:lang w:eastAsia="he-IL"/>
        </w:rPr>
        <w:t>)</w:t>
      </w:r>
    </w:p>
    <w:p w14:paraId="46F4724F"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AD2125F"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roofErr w:type="spellStart"/>
      <w:r w:rsidRPr="00BD794C">
        <w:rPr>
          <w:rFonts w:ascii="Times New Roman" w:eastAsia="Times New Roman" w:hAnsi="Times New Roman" w:cs="David" w:hint="eastAsia"/>
          <w:sz w:val="24"/>
          <w:szCs w:val="24"/>
          <w:rtl/>
          <w:lang w:eastAsia="he-IL"/>
        </w:rPr>
        <w:t>א</w:t>
      </w:r>
      <w:r w:rsidRPr="00BD794C">
        <w:rPr>
          <w:rFonts w:ascii="Times New Roman" w:eastAsia="Times New Roman" w:hAnsi="Times New Roman" w:cs="David"/>
          <w:sz w:val="24"/>
          <w:szCs w:val="24"/>
          <w:rtl/>
          <w:lang w:eastAsia="he-IL"/>
        </w:rPr>
        <w:t>.ג.נ</w:t>
      </w:r>
      <w:proofErr w:type="spellEnd"/>
      <w:r w:rsidRPr="00BD794C">
        <w:rPr>
          <w:rFonts w:ascii="Times New Roman" w:eastAsia="Times New Roman" w:hAnsi="Times New Roman" w:cs="David"/>
          <w:sz w:val="24"/>
          <w:szCs w:val="24"/>
          <w:rtl/>
          <w:lang w:eastAsia="he-IL"/>
        </w:rPr>
        <w:t>.,</w:t>
      </w:r>
    </w:p>
    <w:p w14:paraId="58179FE6" w14:textId="77777777" w:rsidR="00C12F17" w:rsidRPr="00BD794C" w:rsidRDefault="00C12F17" w:rsidP="00C12F1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D5E2F25" w14:textId="77777777" w:rsidR="00C12F17" w:rsidRPr="00BD794C" w:rsidRDefault="00C12F17" w:rsidP="00C12F1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הנדון</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מבוטחנו</w:t>
      </w:r>
      <w:r w:rsidRPr="00BD794C">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611473901"/>
          <w:placeholder>
            <w:docPart w:val="E0621B861F6D4DB78C618DB219FA14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60" w:author="Kook Sec" w:date="2020-01-06T13:26:00Z">
            <w:r w:rsidR="006B4240">
              <w:rPr>
                <w:rFonts w:ascii="Times New Roman" w:eastAsia="Times New Roman" w:hAnsi="Times New Roman" w:cs="David" w:hint="cs"/>
                <w:color w:val="00B0F0"/>
                <w:sz w:val="20"/>
                <w:szCs w:val="24"/>
                <w:u w:val="single"/>
                <w:rtl/>
                <w:lang w:eastAsia="he-IL"/>
              </w:rPr>
              <w:t>לנדמן</w:t>
            </w:r>
            <w:proofErr w:type="spellEnd"/>
            <w:r w:rsidR="006B4240">
              <w:rPr>
                <w:rFonts w:ascii="Times New Roman" w:eastAsia="Times New Roman" w:hAnsi="Times New Roman" w:cs="David" w:hint="cs"/>
                <w:color w:val="00B0F0"/>
                <w:sz w:val="20"/>
                <w:szCs w:val="24"/>
                <w:u w:val="single"/>
                <w:rtl/>
                <w:lang w:eastAsia="he-IL"/>
              </w:rPr>
              <w:t xml:space="preserve"> אלומיניום בע"מ</w:t>
            </w:r>
          </w:ins>
        </w:sdtContent>
      </w:sdt>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היועץ</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w:t>
      </w:r>
    </w:p>
    <w:p w14:paraId="41436A32" w14:textId="77777777" w:rsidR="00C12F17" w:rsidRPr="00BD794C" w:rsidRDefault="00C12F17" w:rsidP="00C12F1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אישור</w:t>
      </w:r>
      <w:r w:rsidRPr="00BD794C">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795063597"/>
          <w:placeholder>
            <w:docPart w:val="2107803FCCAB45889C4C65D9A6876B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2-12T00:00:00Z">
            <w:dateFormat w:val="dd/MM/yyyy"/>
            <w:lid w:val="he-IL"/>
            <w:storeMappedDataAs w:val="dateTime"/>
            <w:calendar w:val="gregorian"/>
          </w:date>
        </w:sdtPr>
        <w:sdtEndPr/>
        <w:sdtContent>
          <w:ins w:id="61" w:author="Kook Sec" w:date="2020-01-06T13:23:00Z">
            <w:r w:rsidR="006B4240">
              <w:rPr>
                <w:rFonts w:ascii="Times New Roman" w:eastAsia="Times New Roman" w:hAnsi="Times New Roman" w:cs="David" w:hint="cs"/>
                <w:sz w:val="24"/>
                <w:szCs w:val="24"/>
                <w:rtl/>
                <w:lang w:eastAsia="he-IL"/>
              </w:rPr>
              <w:t>‏12/02/2019</w:t>
            </w:r>
          </w:ins>
        </w:sdtContent>
      </w:sdt>
    </w:p>
    <w:p w14:paraId="524DCC24" w14:textId="77777777" w:rsidR="00C12F17" w:rsidRPr="00BD794C" w:rsidRDefault="00C12F17" w:rsidP="00C12F17">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בין</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hint="cs"/>
          <w:sz w:val="24"/>
          <w:szCs w:val="24"/>
          <w:rtl/>
          <w:lang w:eastAsia="he-IL"/>
        </w:rPr>
        <w:t xml:space="preserve">  </w:t>
      </w:r>
      <w:r w:rsidRPr="00BD794C">
        <w:rPr>
          <w:rFonts w:ascii="Times New Roman" w:eastAsia="Times New Roman" w:hAnsi="Times New Roman" w:cs="David"/>
          <w:sz w:val="24"/>
          <w:szCs w:val="24"/>
          <w:rtl/>
          <w:lang w:eastAsia="he-IL"/>
        </w:rPr>
        <w:t>לבין היועץ</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sz w:val="24"/>
          <w:szCs w:val="24"/>
          <w:rtl/>
          <w:lang w:eastAsia="he-IL"/>
        </w:rPr>
        <w:t xml:space="preserve"> ל</w:t>
      </w:r>
      <w:r w:rsidRPr="00BD794C">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996229344"/>
          <w:placeholder>
            <w:docPart w:val="55DC5BDB9D614A91BB0F22CBE0989E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62" w:author="Kook Sec" w:date="2020-01-06T13:31:00Z">
            <w:r w:rsidR="006B4240">
              <w:rPr>
                <w:rFonts w:ascii="Times New Roman" w:eastAsia="Times New Roman" w:hAnsi="Times New Roman" w:cs="David" w:hint="cs"/>
                <w:sz w:val="24"/>
                <w:szCs w:val="24"/>
                <w:rtl/>
                <w:lang w:eastAsia="he-IL"/>
              </w:rPr>
              <w:t>תכנון ופיקוח על ביצוע עבודות לביצוע מלבני האלומיניום הזכוכית, אריחי החיפוי המעקים וכו' עבור 216 יח"ד ב-6 מבנים, מגרשים: 30,31,32</w:t>
            </w:r>
          </w:ins>
        </w:sdtContent>
      </w:sdt>
      <w:r w:rsidRPr="00BD794C">
        <w:rPr>
          <w:rFonts w:ascii="Times New Roman" w:eastAsia="Times New Roman" w:hAnsi="Times New Roman" w:cs="David" w:hint="cs"/>
          <w:sz w:val="24"/>
          <w:szCs w:val="24"/>
          <w:rtl/>
          <w:lang w:eastAsia="he-IL"/>
        </w:rPr>
        <w:t xml:space="preserve"> </w:t>
      </w:r>
    </w:p>
    <w:p w14:paraId="0D9D61F7" w14:textId="77777777" w:rsidR="00C12F17" w:rsidRPr="00BD794C" w:rsidRDefault="00C12F17" w:rsidP="00C12F17">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w:t>
      </w:r>
      <w:r w:rsidRPr="00BD794C">
        <w:rPr>
          <w:rFonts w:ascii="Times New Roman" w:eastAsia="Times New Roman" w:hAnsi="Times New Roman" w:cs="David" w:hint="cs"/>
          <w:b/>
          <w:bCs/>
          <w:sz w:val="24"/>
          <w:szCs w:val="24"/>
          <w:rtl/>
          <w:lang w:eastAsia="he-IL"/>
        </w:rPr>
        <w:t>שירותים</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 xml:space="preserve">/או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ההסכם</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לפי</w:t>
      </w:r>
      <w:r w:rsidRPr="00BD794C">
        <w:rPr>
          <w:rFonts w:ascii="Times New Roman" w:eastAsia="Times New Roman" w:hAnsi="Times New Roman" w:cs="David"/>
          <w:sz w:val="24"/>
          <w:szCs w:val="24"/>
          <w:rtl/>
          <w:lang w:eastAsia="he-IL"/>
        </w:rPr>
        <w:t xml:space="preserve"> העניין)</w:t>
      </w:r>
    </w:p>
    <w:p w14:paraId="69C3EEE2"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CB0501C"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lang w:eastAsia="he-IL"/>
        </w:rPr>
      </w:pPr>
    </w:p>
    <w:p w14:paraId="32FE0D40"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BD794C">
        <w:rPr>
          <w:rFonts w:ascii="Times New Roman" w:eastAsia="Times New Roman" w:hAnsi="Times New Roman" w:cs="David" w:hint="cs"/>
          <w:sz w:val="24"/>
          <w:szCs w:val="24"/>
          <w:rtl/>
          <w:lang w:eastAsia="he-IL"/>
        </w:rPr>
        <w:t>יועץ</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ב</w:t>
      </w:r>
      <w:r w:rsidRPr="00BD794C">
        <w:rPr>
          <w:rFonts w:ascii="Times New Roman" w:eastAsia="Times New Roman" w:hAnsi="Times New Roman" w:cs="David" w:hint="cs"/>
          <w:sz w:val="24"/>
          <w:szCs w:val="24"/>
          <w:rtl/>
          <w:lang w:eastAsia="he-IL"/>
        </w:rPr>
        <w:t xml:space="preserve">גין השירותים </w:t>
      </w:r>
      <w:r w:rsidRPr="00BD794C">
        <w:rPr>
          <w:rFonts w:ascii="Times New Roman" w:eastAsia="Times New Roman" w:hAnsi="Times New Roman" w:cs="David" w:hint="cs"/>
          <w:b/>
          <w:bCs/>
          <w:sz w:val="24"/>
          <w:szCs w:val="24"/>
          <w:rtl/>
          <w:lang w:eastAsia="he-IL"/>
        </w:rPr>
        <w:t>לחברה</w:t>
      </w:r>
      <w:r w:rsidRPr="00BD794C">
        <w:rPr>
          <w:rFonts w:ascii="Times New Roman" w:eastAsia="Times New Roman" w:hAnsi="Times New Roman" w:cs="David"/>
          <w:sz w:val="24"/>
          <w:szCs w:val="24"/>
          <w:rtl/>
          <w:lang w:eastAsia="he-IL"/>
        </w:rPr>
        <w:t>:-</w:t>
      </w:r>
    </w:p>
    <w:p w14:paraId="574F2A3D"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1445C6"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C567B8" w14:textId="77777777" w:rsidR="00C12F17" w:rsidRPr="00BD794C" w:rsidRDefault="00C12F17" w:rsidP="00C12F17">
      <w:pPr>
        <w:keepNext/>
        <w:widowControl w:val="0"/>
        <w:numPr>
          <w:ilvl w:val="0"/>
          <w:numId w:val="9"/>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BD794C">
        <w:rPr>
          <w:rFonts w:ascii="Calibri Light" w:eastAsia="Times New Roman" w:hAnsi="Calibri Light" w:cs="David" w:hint="eastAsia"/>
          <w:kern w:val="32"/>
          <w:sz w:val="24"/>
          <w:szCs w:val="24"/>
          <w:u w:val="single"/>
          <w:rtl/>
          <w:lang w:eastAsia="he-IL"/>
        </w:rPr>
        <w:t>ביטוח</w:t>
      </w:r>
      <w:r w:rsidRPr="00BD794C">
        <w:rPr>
          <w:rFonts w:ascii="Calibri Light" w:eastAsia="Times New Roman" w:hAnsi="Calibri Light" w:cs="David"/>
          <w:kern w:val="32"/>
          <w:sz w:val="24"/>
          <w:szCs w:val="24"/>
          <w:u w:val="single"/>
          <w:rtl/>
          <w:lang w:eastAsia="he-IL"/>
        </w:rPr>
        <w:t xml:space="preserve"> אחריות מקצועית</w:t>
      </w:r>
      <w:r w:rsidRPr="00BD794C">
        <w:rPr>
          <w:rFonts w:ascii="Calibri Light" w:eastAsia="Times New Roman" w:hAnsi="Calibri Light" w:cs="David" w:hint="cs"/>
          <w:kern w:val="32"/>
          <w:sz w:val="24"/>
          <w:szCs w:val="24"/>
          <w:rtl/>
          <w:lang w:eastAsia="he-IL"/>
        </w:rPr>
        <w:t xml:space="preserve">  - מ.פ. ______________________</w:t>
      </w:r>
    </w:p>
    <w:p w14:paraId="2F28A675" w14:textId="77777777" w:rsidR="00C12F17" w:rsidRPr="00BD794C" w:rsidRDefault="00C12F17" w:rsidP="00C12F17">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BD794C">
        <w:rPr>
          <w:rFonts w:ascii="Calibri Light" w:eastAsia="Times New Roman" w:hAnsi="Calibri Light" w:cs="David" w:hint="eastAsia"/>
          <w:kern w:val="32"/>
          <w:sz w:val="24"/>
          <w:szCs w:val="24"/>
          <w:rtl/>
          <w:lang w:eastAsia="he-IL"/>
        </w:rPr>
        <w:t>לכיסוי</w:t>
      </w:r>
      <w:r w:rsidRPr="00BD794C">
        <w:rPr>
          <w:rFonts w:ascii="Calibri Light" w:eastAsia="Times New Roman" w:hAnsi="Calibri Light" w:cs="David"/>
          <w:kern w:val="32"/>
          <w:sz w:val="24"/>
          <w:szCs w:val="24"/>
          <w:rtl/>
          <w:lang w:eastAsia="he-IL"/>
        </w:rPr>
        <w:t xml:space="preserve"> אחריותו ש</w:t>
      </w:r>
      <w:r w:rsidRPr="00BD794C">
        <w:rPr>
          <w:rFonts w:ascii="Calibri Light" w:eastAsia="Times New Roman" w:hAnsi="Calibri Light" w:cs="David" w:hint="eastAsia"/>
          <w:kern w:val="32"/>
          <w:sz w:val="24"/>
          <w:szCs w:val="24"/>
          <w:rtl/>
          <w:lang w:eastAsia="he-IL"/>
        </w:rPr>
        <w:t>ל</w:t>
      </w:r>
      <w:r w:rsidRPr="00BD794C">
        <w:rPr>
          <w:rFonts w:ascii="Calibri Light" w:eastAsia="Times New Roman" w:hAnsi="Calibri Light" w:cs="David"/>
          <w:kern w:val="32"/>
          <w:sz w:val="24"/>
          <w:szCs w:val="24"/>
          <w:rtl/>
          <w:lang w:eastAsia="he-IL"/>
        </w:rPr>
        <w:t xml:space="preserve"> היועץ </w:t>
      </w:r>
      <w:r w:rsidRPr="00BD794C">
        <w:rPr>
          <w:rFonts w:ascii="Calibri Light" w:eastAsia="Times New Roman" w:hAnsi="Calibri Light" w:cs="David" w:hint="eastAsia"/>
          <w:kern w:val="32"/>
          <w:sz w:val="24"/>
          <w:szCs w:val="24"/>
          <w:rtl/>
          <w:lang w:eastAsia="he-IL"/>
        </w:rPr>
        <w:t>על</w:t>
      </w:r>
      <w:r w:rsidRPr="00BD794C">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לרבות </w:t>
      </w:r>
      <w:r w:rsidRPr="00BD794C">
        <w:rPr>
          <w:rFonts w:ascii="Calibri Light" w:eastAsia="Times New Roman" w:hAnsi="Calibri Light" w:cs="David" w:hint="cs"/>
          <w:kern w:val="32"/>
          <w:sz w:val="24"/>
          <w:szCs w:val="24"/>
          <w:rtl/>
          <w:lang w:eastAsia="he-IL"/>
        </w:rPr>
        <w:t>במפורש</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החברה</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 כתוצאה ממעשה ו/או מחדל מקצועי של </w:t>
      </w:r>
      <w:r w:rsidRPr="00BD794C">
        <w:rPr>
          <w:rFonts w:ascii="Calibri Light" w:eastAsia="Times New Roman" w:hAnsi="Calibri Light" w:cs="David" w:hint="eastAsia"/>
          <w:kern w:val="32"/>
          <w:sz w:val="24"/>
          <w:szCs w:val="24"/>
          <w:rtl/>
          <w:lang w:eastAsia="he-IL"/>
        </w:rPr>
        <w:t>היועץ</w:t>
      </w:r>
      <w:r w:rsidRPr="00BD794C">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BD794C">
        <w:rPr>
          <w:rFonts w:ascii="Calibri Light" w:eastAsia="Times New Roman" w:hAnsi="Calibri Light" w:cs="David" w:hint="eastAsia"/>
          <w:kern w:val="32"/>
          <w:sz w:val="24"/>
          <w:szCs w:val="24"/>
          <w:rtl/>
          <w:lang w:eastAsia="he-IL"/>
        </w:rPr>
        <w:t>בגבולות</w:t>
      </w:r>
      <w:r w:rsidRPr="00BD794C">
        <w:rPr>
          <w:rFonts w:ascii="Calibri Light" w:eastAsia="Times New Roman" w:hAnsi="Calibri Light" w:cs="David"/>
          <w:kern w:val="32"/>
          <w:sz w:val="24"/>
          <w:szCs w:val="24"/>
          <w:rtl/>
          <w:lang w:eastAsia="he-IL"/>
        </w:rPr>
        <w:t xml:space="preserve"> אחריות בסך של </w:t>
      </w:r>
      <w:r w:rsidRPr="00BD794C">
        <w:rPr>
          <w:rFonts w:ascii="Calibri Light" w:eastAsia="Times New Roman" w:hAnsi="Calibri Light" w:cs="David" w:hint="cs"/>
          <w:kern w:val="32"/>
          <w:sz w:val="24"/>
          <w:szCs w:val="24"/>
          <w:rtl/>
          <w:lang w:eastAsia="he-IL"/>
        </w:rPr>
        <w:t xml:space="preserve">___________ ₪ </w:t>
      </w:r>
      <w:r w:rsidRPr="00BD794C">
        <w:rPr>
          <w:rFonts w:ascii="Calibri Light" w:eastAsia="Times New Roman" w:hAnsi="Calibri Light" w:cs="David"/>
          <w:kern w:val="32"/>
          <w:sz w:val="24"/>
          <w:szCs w:val="24"/>
          <w:rtl/>
          <w:lang w:eastAsia="he-IL"/>
        </w:rPr>
        <w:t xml:space="preserve">למקרה ובמצטבר לתקופת </w:t>
      </w:r>
      <w:r w:rsidRPr="00BD794C">
        <w:rPr>
          <w:rFonts w:ascii="Calibri Light" w:eastAsia="Times New Roman" w:hAnsi="Calibri Light" w:cs="David" w:hint="cs"/>
          <w:kern w:val="32"/>
          <w:sz w:val="24"/>
          <w:szCs w:val="24"/>
          <w:rtl/>
          <w:lang w:eastAsia="he-IL"/>
        </w:rPr>
        <w:t>ה</w:t>
      </w:r>
      <w:r w:rsidRPr="00BD794C">
        <w:rPr>
          <w:rFonts w:ascii="Calibri Light" w:eastAsia="Times New Roman" w:hAnsi="Calibri Light" w:cs="David"/>
          <w:kern w:val="32"/>
          <w:sz w:val="24"/>
          <w:szCs w:val="24"/>
          <w:rtl/>
          <w:lang w:eastAsia="he-IL"/>
        </w:rPr>
        <w:t xml:space="preserve">ביטוח. הביטוח אינו </w:t>
      </w:r>
      <w:r w:rsidRPr="00BD794C">
        <w:rPr>
          <w:rFonts w:ascii="Calibri Light" w:eastAsia="Times New Roman" w:hAnsi="Calibri Light" w:cs="David" w:hint="eastAsia"/>
          <w:kern w:val="32"/>
          <w:sz w:val="24"/>
          <w:szCs w:val="24"/>
          <w:rtl/>
          <w:lang w:eastAsia="he-IL"/>
        </w:rPr>
        <w:t>כולל</w:t>
      </w:r>
      <w:r w:rsidRPr="00BD794C">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BD794C">
        <w:rPr>
          <w:rFonts w:ascii="Calibri Light" w:eastAsia="Times New Roman" w:hAnsi="Calibri Light" w:cs="David" w:hint="eastAsia"/>
          <w:kern w:val="32"/>
          <w:sz w:val="24"/>
          <w:szCs w:val="24"/>
          <w:rtl/>
          <w:lang w:eastAsia="he-IL"/>
        </w:rPr>
        <w:t>מסמכים</w:t>
      </w:r>
      <w:r w:rsidRPr="00BD794C">
        <w:rPr>
          <w:rFonts w:ascii="Calibri Light" w:eastAsia="Times New Roman" w:hAnsi="Calibri Light" w:cs="David"/>
          <w:kern w:val="32"/>
          <w:sz w:val="24"/>
          <w:szCs w:val="24"/>
          <w:rtl/>
          <w:lang w:eastAsia="he-IL"/>
        </w:rPr>
        <w:t xml:space="preserve">, הפרת סודיות ואי יושר של עובדים. </w:t>
      </w:r>
    </w:p>
    <w:p w14:paraId="45869B37" w14:textId="77777777" w:rsidR="00C12F17" w:rsidRPr="00BD794C" w:rsidRDefault="00C12F17" w:rsidP="00C12F17">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הינו בעל תחולה רטרואקטיבית </w:t>
      </w:r>
      <w:r w:rsidRPr="00BD794C">
        <w:rPr>
          <w:rFonts w:ascii="Times New Roman" w:eastAsia="Times New Roman" w:hAnsi="Times New Roman" w:cs="David" w:hint="eastAsia"/>
          <w:sz w:val="24"/>
          <w:szCs w:val="24"/>
          <w:rtl/>
          <w:lang w:eastAsia="he-IL"/>
        </w:rPr>
        <w:t>מיום</w:t>
      </w:r>
      <w:r w:rsidRPr="00BD794C">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התאריך</w:t>
      </w:r>
      <w:r w:rsidRPr="00BD794C">
        <w:rPr>
          <w:rFonts w:ascii="Times New Roman" w:eastAsia="Times New Roman" w:hAnsi="Times New Roman" w:cs="David"/>
          <w:b/>
          <w:bCs/>
          <w:sz w:val="24"/>
          <w:szCs w:val="24"/>
          <w:rtl/>
          <w:lang w:eastAsia="he-IL"/>
        </w:rPr>
        <w:t xml:space="preserve"> הרטרואקטיבי"</w:t>
      </w:r>
      <w:r w:rsidRPr="00BD794C">
        <w:rPr>
          <w:rFonts w:ascii="Times New Roman" w:eastAsia="Times New Roman" w:hAnsi="Times New Roman" w:cs="David"/>
          <w:sz w:val="24"/>
          <w:szCs w:val="24"/>
          <w:rtl/>
          <w:lang w:eastAsia="he-IL"/>
        </w:rPr>
        <w:t xml:space="preserve">), וכולל תקופת גילוי </w:t>
      </w:r>
      <w:r w:rsidRPr="00BD794C">
        <w:rPr>
          <w:rFonts w:ascii="Times New Roman" w:eastAsia="Times New Roman" w:hAnsi="Times New Roman" w:cs="David" w:hint="eastAsia"/>
          <w:sz w:val="24"/>
          <w:szCs w:val="24"/>
          <w:rtl/>
          <w:lang w:eastAsia="he-IL"/>
        </w:rPr>
        <w:t>מורחבת</w:t>
      </w:r>
      <w:r w:rsidRPr="00BD794C">
        <w:rPr>
          <w:rFonts w:ascii="Times New Roman" w:eastAsia="Times New Roman" w:hAnsi="Times New Roman" w:cs="David"/>
          <w:sz w:val="24"/>
          <w:szCs w:val="24"/>
          <w:rtl/>
          <w:lang w:eastAsia="he-IL"/>
        </w:rPr>
        <w:t xml:space="preserve"> של </w:t>
      </w:r>
      <w:r w:rsidRPr="00BD794C">
        <w:rPr>
          <w:rFonts w:ascii="Times New Roman" w:eastAsia="Times New Roman" w:hAnsi="Times New Roman" w:cs="David" w:hint="cs"/>
          <w:sz w:val="24"/>
          <w:szCs w:val="24"/>
          <w:rtl/>
          <w:lang w:eastAsia="he-IL"/>
        </w:rPr>
        <w:t>6</w:t>
      </w:r>
      <w:r w:rsidRPr="00BD794C">
        <w:rPr>
          <w:rFonts w:ascii="Times New Roman" w:eastAsia="Times New Roman" w:hAnsi="Times New Roman" w:cs="David"/>
          <w:sz w:val="24"/>
          <w:szCs w:val="24"/>
          <w:rtl/>
          <w:lang w:eastAsia="he-IL"/>
        </w:rPr>
        <w:t xml:space="preserve"> חודשים לפחות.</w:t>
      </w:r>
    </w:p>
    <w:p w14:paraId="57FD561C" w14:textId="77777777" w:rsidR="00C12F17" w:rsidRPr="00BD794C" w:rsidRDefault="00C12F17" w:rsidP="00C12F17">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כאמור הורחב </w:t>
      </w:r>
      <w:r w:rsidRPr="00BD794C">
        <w:rPr>
          <w:rFonts w:ascii="Times New Roman" w:eastAsia="Times New Roman" w:hAnsi="Times New Roman" w:cs="David" w:hint="cs"/>
          <w:sz w:val="24"/>
          <w:szCs w:val="24"/>
          <w:rtl/>
          <w:lang w:eastAsia="he-IL"/>
        </w:rPr>
        <w:t>לשפות את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hint="eastAsia"/>
          <w:sz w:val="24"/>
          <w:szCs w:val="24"/>
          <w:rtl/>
          <w:lang w:eastAsia="he-IL"/>
        </w:rPr>
        <w:t xml:space="preserve"> </w:t>
      </w:r>
      <w:r w:rsidRPr="00BD794C">
        <w:rPr>
          <w:rFonts w:ascii="Times New Roman" w:eastAsia="Times New Roman" w:hAnsi="Times New Roman" w:cs="David" w:hint="cs"/>
          <w:sz w:val="24"/>
          <w:szCs w:val="24"/>
          <w:rtl/>
          <w:lang w:eastAsia="he-IL"/>
        </w:rPr>
        <w:t>בגין</w:t>
      </w:r>
      <w:r w:rsidRPr="00BD794C">
        <w:rPr>
          <w:rFonts w:ascii="Times New Roman" w:eastAsia="Times New Roman" w:hAnsi="Times New Roman" w:cs="David"/>
          <w:sz w:val="24"/>
          <w:szCs w:val="24"/>
          <w:rtl/>
          <w:lang w:eastAsia="he-IL"/>
        </w:rPr>
        <w:t xml:space="preserve"> אחריותה למעשי ו/או מחדלי היועץ ו/או עובדיו ו/או מי </w:t>
      </w:r>
      <w:r w:rsidRPr="00BD794C">
        <w:rPr>
          <w:rFonts w:ascii="Times New Roman" w:eastAsia="Times New Roman" w:hAnsi="Times New Roman" w:cs="David" w:hint="eastAsia"/>
          <w:sz w:val="24"/>
          <w:szCs w:val="24"/>
          <w:rtl/>
          <w:lang w:eastAsia="he-IL"/>
        </w:rPr>
        <w:t>מטעמו</w:t>
      </w:r>
      <w:r w:rsidRPr="00BD794C">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BD794C">
        <w:rPr>
          <w:rFonts w:ascii="Times New Roman" w:eastAsia="Times New Roman" w:hAnsi="Times New Roman" w:cs="David" w:hint="eastAsia"/>
          <w:sz w:val="24"/>
          <w:szCs w:val="24"/>
          <w:rtl/>
          <w:lang w:eastAsia="he-IL"/>
        </w:rPr>
        <w:t>מיחידי</w:t>
      </w:r>
      <w:r w:rsidRPr="00BD794C">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היועץ.</w:t>
      </w:r>
    </w:p>
    <w:p w14:paraId="2CDD54CD" w14:textId="77777777" w:rsidR="00C12F17" w:rsidRPr="00BD794C" w:rsidRDefault="00C12F17" w:rsidP="00C12F1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הפוליסה לא יפחת מהנוסח הידוע כ- "שפי</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hint="cs"/>
          <w:sz w:val="24"/>
          <w:szCs w:val="24"/>
          <w:rtl/>
          <w:lang w:eastAsia="he-IL"/>
        </w:rPr>
        <w:t xml:space="preserve"> </w:t>
      </w:r>
      <w:proofErr w:type="spellStart"/>
      <w:r w:rsidRPr="00BD794C">
        <w:rPr>
          <w:rFonts w:ascii="Times New Roman" w:eastAsia="Times New Roman" w:hAnsi="Times New Roman" w:cs="David" w:hint="cs"/>
          <w:sz w:val="24"/>
          <w:szCs w:val="24"/>
          <w:rtl/>
          <w:lang w:eastAsia="he-IL"/>
        </w:rPr>
        <w:t>ב.ר</w:t>
      </w:r>
      <w:proofErr w:type="spellEnd"/>
      <w:r w:rsidRPr="00BD794C">
        <w:rPr>
          <w:rFonts w:ascii="Times New Roman" w:eastAsia="Times New Roman" w:hAnsi="Times New Roman" w:cs="David" w:hint="cs"/>
          <w:sz w:val="24"/>
          <w:szCs w:val="24"/>
          <w:rtl/>
          <w:lang w:eastAsia="he-IL"/>
        </w:rPr>
        <w:t xml:space="preserve">. 2011". </w:t>
      </w:r>
    </w:p>
    <w:p w14:paraId="420B1424" w14:textId="77777777" w:rsidR="00C12F17" w:rsidRPr="00BD794C" w:rsidRDefault="00C12F17" w:rsidP="00C12F17">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E10707C"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B822DC" w14:textId="77777777" w:rsidR="00C12F17" w:rsidRPr="00BD794C" w:rsidRDefault="00C12F17" w:rsidP="00C12F17">
      <w:pPr>
        <w:widowControl w:val="0"/>
        <w:numPr>
          <w:ilvl w:val="0"/>
          <w:numId w:val="9"/>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מעבידים</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 מ.פ. __________________________</w:t>
      </w:r>
    </w:p>
    <w:p w14:paraId="0E1E1549" w14:textId="77777777" w:rsidR="00C12F17" w:rsidRPr="00BD794C" w:rsidRDefault="00C12F17" w:rsidP="00C12F1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w:t>
      </w:r>
      <w:proofErr w:type="spellStart"/>
      <w:r w:rsidRPr="00BD794C">
        <w:rPr>
          <w:rFonts w:ascii="Times New Roman" w:eastAsia="Times New Roman" w:hAnsi="Times New Roman" w:cs="David" w:hint="eastAsia"/>
          <w:sz w:val="24"/>
          <w:szCs w:val="24"/>
          <w:rtl/>
          <w:lang w:eastAsia="he-IL"/>
        </w:rPr>
        <w:t>חבותו</w:t>
      </w:r>
      <w:proofErr w:type="spellEnd"/>
      <w:r w:rsidRPr="00BD794C">
        <w:rPr>
          <w:rFonts w:ascii="Times New Roman" w:eastAsia="Times New Roman" w:hAnsi="Times New Roman" w:cs="David"/>
          <w:sz w:val="24"/>
          <w:szCs w:val="24"/>
          <w:rtl/>
          <w:lang w:eastAsia="he-IL"/>
        </w:rPr>
        <w:t xml:space="preserve"> של היועץ על פי פקודת </w:t>
      </w:r>
      <w:proofErr w:type="spellStart"/>
      <w:r w:rsidRPr="00BD794C">
        <w:rPr>
          <w:rFonts w:ascii="Times New Roman" w:eastAsia="Times New Roman" w:hAnsi="Times New Roman" w:cs="David"/>
          <w:sz w:val="24"/>
          <w:szCs w:val="24"/>
          <w:rtl/>
          <w:lang w:eastAsia="he-IL"/>
        </w:rPr>
        <w:t>הנזיקין</w:t>
      </w:r>
      <w:proofErr w:type="spellEnd"/>
      <w:r w:rsidRPr="00BD794C">
        <w:rPr>
          <w:rFonts w:ascii="Times New Roman" w:eastAsia="Times New Roman" w:hAnsi="Times New Roman" w:cs="David"/>
          <w:sz w:val="24"/>
          <w:szCs w:val="24"/>
          <w:rtl/>
          <w:lang w:eastAsia="he-IL"/>
        </w:rPr>
        <w:t xml:space="preserve"> [נוסח חדש] ו/או חוק האחריות למוצרים פגומים, התש"</w:t>
      </w:r>
      <w:r w:rsidRPr="00BD794C">
        <w:rPr>
          <w:rFonts w:ascii="Times New Roman" w:eastAsia="Times New Roman" w:hAnsi="Times New Roman" w:cs="David" w:hint="eastAsia"/>
          <w:sz w:val="24"/>
          <w:szCs w:val="24"/>
          <w:rtl/>
          <w:lang w:eastAsia="he-IL"/>
        </w:rPr>
        <w:t>ם</w:t>
      </w:r>
      <w:r w:rsidRPr="00BD794C">
        <w:rPr>
          <w:rFonts w:ascii="Times New Roman" w:eastAsia="Times New Roman" w:hAnsi="Times New Roman" w:cs="David"/>
          <w:sz w:val="24"/>
          <w:szCs w:val="24"/>
          <w:rtl/>
          <w:lang w:eastAsia="he-IL"/>
        </w:rPr>
        <w:t xml:space="preserve">-1980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BD794C">
        <w:rPr>
          <w:rFonts w:ascii="Times New Roman" w:eastAsia="Times New Roman" w:hAnsi="Times New Roman" w:cs="David"/>
          <w:sz w:val="24"/>
          <w:szCs w:val="24"/>
          <w:rtl/>
          <w:lang w:eastAsia="he-IL"/>
        </w:rPr>
        <w:t>בגבולות אחריות של</w:t>
      </w:r>
      <w:r w:rsidRPr="00BD794C">
        <w:rPr>
          <w:rFonts w:ascii="Times New Roman" w:eastAsia="Times New Roman" w:hAnsi="Times New Roman" w:cs="David" w:hint="cs"/>
          <w:sz w:val="24"/>
          <w:szCs w:val="24"/>
          <w:rtl/>
          <w:lang w:eastAsia="he-IL"/>
        </w:rPr>
        <w:t xml:space="preserve"> 20,000,000 ₪ לתובע, </w:t>
      </w:r>
      <w:r w:rsidRPr="00BD794C">
        <w:rPr>
          <w:rFonts w:ascii="Times New Roman" w:eastAsia="Times New Roman" w:hAnsi="Times New Roman" w:cs="David" w:hint="eastAsia"/>
          <w:sz w:val="24"/>
          <w:szCs w:val="24"/>
          <w:rtl/>
          <w:lang w:eastAsia="he-IL"/>
        </w:rPr>
        <w:t>למקרה</w:t>
      </w:r>
      <w:r w:rsidRPr="00BD794C">
        <w:rPr>
          <w:rFonts w:ascii="Times New Roman" w:eastAsia="Times New Roman" w:hAnsi="Times New Roman" w:cs="David"/>
          <w:sz w:val="24"/>
          <w:szCs w:val="24"/>
          <w:rtl/>
          <w:lang w:eastAsia="he-IL"/>
        </w:rPr>
        <w:t xml:space="preserve"> ובמצטבר ל</w:t>
      </w:r>
      <w:r w:rsidRPr="00BD794C">
        <w:rPr>
          <w:rFonts w:ascii="Times New Roman" w:eastAsia="Times New Roman" w:hAnsi="Times New Roman" w:cs="David" w:hint="cs"/>
          <w:sz w:val="24"/>
          <w:szCs w:val="24"/>
          <w:rtl/>
          <w:lang w:eastAsia="he-IL"/>
        </w:rPr>
        <w:t>תקופת הביטוח</w:t>
      </w:r>
      <w:r w:rsidRPr="00BD794C">
        <w:rPr>
          <w:rFonts w:ascii="Times New Roman" w:eastAsia="Times New Roman" w:hAnsi="Times New Roman" w:cs="David"/>
          <w:sz w:val="24"/>
          <w:szCs w:val="24"/>
          <w:rtl/>
          <w:lang w:eastAsia="he-IL"/>
        </w:rPr>
        <w:t xml:space="preserve">. הביטוח אינו כולל כל סייג בדבר </w:t>
      </w:r>
      <w:r w:rsidRPr="00BD794C">
        <w:rPr>
          <w:rFonts w:ascii="Times New Roman" w:eastAsia="Times New Roman" w:hAnsi="Times New Roman" w:cs="David" w:hint="cs"/>
          <w:sz w:val="24"/>
          <w:szCs w:val="24"/>
          <w:rtl/>
          <w:lang w:eastAsia="he-IL"/>
        </w:rPr>
        <w:t xml:space="preserve">שעות עבודה, העסקת נוער וכן בדבר </w:t>
      </w:r>
      <w:r w:rsidRPr="00BD794C">
        <w:rPr>
          <w:rFonts w:ascii="Times New Roman" w:eastAsia="Times New Roman" w:hAnsi="Times New Roman" w:cs="David"/>
          <w:sz w:val="24"/>
          <w:szCs w:val="24"/>
          <w:rtl/>
          <w:lang w:eastAsia="he-IL"/>
        </w:rPr>
        <w:t xml:space="preserve">חבות היועץ 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w:t>
      </w:r>
      <w:r w:rsidRPr="00BD794C">
        <w:rPr>
          <w:rFonts w:ascii="Times New Roman" w:eastAsia="Times New Roman" w:hAnsi="Times New Roman" w:cs="David" w:hint="cs"/>
          <w:sz w:val="24"/>
          <w:szCs w:val="24"/>
          <w:rtl/>
          <w:lang w:eastAsia="he-IL"/>
        </w:rPr>
        <w:t xml:space="preserve"> היה ויחשבו לעובדי היועץ</w:t>
      </w:r>
      <w:r w:rsidRPr="00BD794C">
        <w:rPr>
          <w:rFonts w:ascii="Times New Roman" w:eastAsia="Times New Roman" w:hAnsi="Times New Roman" w:cs="David"/>
          <w:sz w:val="24"/>
          <w:szCs w:val="24"/>
          <w:rtl/>
          <w:lang w:eastAsia="he-IL"/>
        </w:rPr>
        <w:t>. הביטוח מורחב ל</w:t>
      </w:r>
      <w:r w:rsidRPr="00BD794C">
        <w:rPr>
          <w:rFonts w:ascii="Times New Roman" w:eastAsia="Times New Roman" w:hAnsi="Times New Roman" w:cs="David" w:hint="cs"/>
          <w:sz w:val="24"/>
          <w:szCs w:val="24"/>
          <w:rtl/>
          <w:lang w:eastAsia="he-IL"/>
        </w:rPr>
        <w:t xml:space="preserve">שפות את החברה </w:t>
      </w:r>
      <w:r w:rsidRPr="00BD794C">
        <w:rPr>
          <w:rFonts w:ascii="Times New Roman" w:eastAsia="Times New Roman" w:hAnsi="Times New Roman" w:cs="David"/>
          <w:sz w:val="24"/>
          <w:szCs w:val="24"/>
          <w:rtl/>
          <w:lang w:eastAsia="he-IL"/>
        </w:rPr>
        <w:t xml:space="preserve">היה ותיחשב למעביד של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w:t>
      </w:r>
      <w:r w:rsidRPr="00BD794C">
        <w:rPr>
          <w:rFonts w:ascii="Times New Roman" w:eastAsia="Times New Roman" w:hAnsi="Times New Roman" w:cs="David"/>
          <w:sz w:val="24"/>
          <w:szCs w:val="24"/>
          <w:rtl/>
          <w:lang w:eastAsia="he-IL"/>
        </w:rPr>
        <w:t xml:space="preserve"> היועץ או אם ייקבע כי היא נושאת באחריות </w:t>
      </w:r>
      <w:proofErr w:type="spellStart"/>
      <w:r w:rsidRPr="00BD794C">
        <w:rPr>
          <w:rFonts w:ascii="Times New Roman" w:eastAsia="Times New Roman" w:hAnsi="Times New Roman" w:cs="David"/>
          <w:sz w:val="24"/>
          <w:szCs w:val="24"/>
          <w:rtl/>
          <w:lang w:eastAsia="he-IL"/>
        </w:rPr>
        <w:t>שילוחית</w:t>
      </w:r>
      <w:proofErr w:type="spellEnd"/>
      <w:r w:rsidRPr="00BD794C">
        <w:rPr>
          <w:rFonts w:ascii="Times New Roman" w:eastAsia="Times New Roman" w:hAnsi="Times New Roman" w:cs="David"/>
          <w:sz w:val="24"/>
          <w:szCs w:val="24"/>
          <w:rtl/>
          <w:lang w:eastAsia="he-IL"/>
        </w:rPr>
        <w:t xml:space="preserve"> לעניין חבות </w:t>
      </w:r>
      <w:r w:rsidRPr="00BD794C">
        <w:rPr>
          <w:rFonts w:ascii="Times New Roman" w:eastAsia="Times New Roman" w:hAnsi="Times New Roman" w:cs="David"/>
          <w:sz w:val="24"/>
          <w:szCs w:val="24"/>
          <w:rtl/>
          <w:lang w:eastAsia="he-IL"/>
        </w:rPr>
        <w:lastRenderedPageBreak/>
        <w:t xml:space="preserve">היועץ כלפי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עובדיו</w:t>
      </w:r>
      <w:r w:rsidRPr="00BD794C">
        <w:rPr>
          <w:rFonts w:ascii="Times New Roman" w:eastAsia="Times New Roman" w:hAnsi="Times New Roman" w:cs="David"/>
          <w:sz w:val="24"/>
          <w:szCs w:val="24"/>
          <w:rtl/>
          <w:lang w:eastAsia="he-IL"/>
        </w:rPr>
        <w:t>.</w:t>
      </w:r>
    </w:p>
    <w:p w14:paraId="33235050"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CCC8C7" w14:textId="77777777" w:rsidR="00C12F17" w:rsidRPr="00BD794C" w:rsidRDefault="00C12F17" w:rsidP="00C12F17">
      <w:pPr>
        <w:widowControl w:val="0"/>
        <w:numPr>
          <w:ilvl w:val="0"/>
          <w:numId w:val="9"/>
        </w:numPr>
        <w:spacing w:before="0" w:beforeAutospacing="0" w:after="0" w:afterAutospacing="0" w:line="240" w:lineRule="exac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כלפי צד שלישי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מ.פ. _______________________</w:t>
      </w:r>
    </w:p>
    <w:p w14:paraId="073F7195" w14:textId="77777777" w:rsidR="00C12F17" w:rsidRPr="00BD794C" w:rsidRDefault="00C12F17" w:rsidP="00C12F17">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אחריות היועץ על פי דין </w:t>
      </w:r>
      <w:r w:rsidRPr="00BD794C">
        <w:rPr>
          <w:rFonts w:ascii="Times New Roman" w:eastAsia="Times New Roman" w:hAnsi="Times New Roman" w:cs="David" w:hint="eastAsia"/>
          <w:sz w:val="24"/>
          <w:szCs w:val="24"/>
          <w:rtl/>
          <w:lang w:eastAsia="he-IL"/>
        </w:rPr>
        <w:t>בגין</w:t>
      </w:r>
      <w:r w:rsidRPr="00BD794C">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במפורש החברה)</w:t>
      </w:r>
      <w:r w:rsidRPr="00BD794C">
        <w:rPr>
          <w:rFonts w:ascii="Times New Roman" w:eastAsia="Times New Roman" w:hAnsi="Times New Roman" w:cs="David"/>
          <w:sz w:val="24"/>
          <w:szCs w:val="24"/>
          <w:rtl/>
          <w:lang w:eastAsia="he-IL"/>
        </w:rPr>
        <w:t>, בג</w:t>
      </w:r>
      <w:r w:rsidRPr="00BD794C">
        <w:rPr>
          <w:rFonts w:ascii="Times New Roman" w:eastAsia="Times New Roman" w:hAnsi="Times New Roman" w:cs="David" w:hint="eastAsia"/>
          <w:sz w:val="24"/>
          <w:szCs w:val="24"/>
          <w:rtl/>
          <w:lang w:eastAsia="he-IL"/>
        </w:rPr>
        <w:t>בולות</w:t>
      </w:r>
      <w:r w:rsidRPr="00BD794C">
        <w:rPr>
          <w:rFonts w:ascii="Times New Roman" w:eastAsia="Times New Roman" w:hAnsi="Times New Roman" w:cs="David"/>
          <w:sz w:val="24"/>
          <w:szCs w:val="24"/>
          <w:rtl/>
          <w:lang w:eastAsia="he-IL"/>
        </w:rPr>
        <w:t xml:space="preserve"> אחריות בסך של </w:t>
      </w:r>
      <w:r w:rsidRPr="00BD794C">
        <w:rPr>
          <w:rFonts w:ascii="Times New Roman" w:eastAsia="Times New Roman" w:hAnsi="Times New Roman" w:cs="David" w:hint="cs"/>
          <w:sz w:val="24"/>
          <w:szCs w:val="24"/>
          <w:rtl/>
          <w:lang w:eastAsia="he-IL"/>
        </w:rPr>
        <w:t>4</w:t>
      </w:r>
      <w:r w:rsidRPr="00BD794C">
        <w:rPr>
          <w:rFonts w:ascii="Times New Roman" w:eastAsia="Times New Roman" w:hAnsi="Times New Roman" w:cs="David"/>
          <w:sz w:val="24"/>
          <w:szCs w:val="24"/>
          <w:rtl/>
          <w:lang w:eastAsia="he-IL"/>
        </w:rPr>
        <w:t>,000,000</w:t>
      </w:r>
      <w:r w:rsidRPr="00BD794C">
        <w:rPr>
          <w:rFonts w:ascii="Times New Roman" w:eastAsia="Times New Roman" w:hAnsi="Times New Roman" w:cs="David" w:hint="cs"/>
          <w:sz w:val="24"/>
          <w:szCs w:val="24"/>
          <w:rtl/>
          <w:lang w:eastAsia="he-IL"/>
        </w:rPr>
        <w:t xml:space="preserve"> ₪ </w:t>
      </w:r>
      <w:r w:rsidRPr="00BD794C">
        <w:rPr>
          <w:rFonts w:ascii="Times New Roman" w:eastAsia="Times New Roman" w:hAnsi="Times New Roman" w:cs="David"/>
          <w:sz w:val="24"/>
          <w:szCs w:val="24"/>
          <w:rtl/>
          <w:lang w:eastAsia="he-IL"/>
        </w:rPr>
        <w:t xml:space="preserve">למקרה ובמצטבר לתקופת </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hint="eastAsia"/>
          <w:sz w:val="24"/>
          <w:szCs w:val="24"/>
          <w:rtl/>
          <w:lang w:eastAsia="he-IL"/>
        </w:rPr>
        <w:t>ביטוח</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אינו כולל כל סייג בדבר חבות בגין וכלפי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BD794C">
        <w:rPr>
          <w:rFonts w:ascii="Times New Roman" w:eastAsia="Times New Roman" w:hAnsi="Times New Roman" w:cs="David" w:hint="cs"/>
          <w:sz w:val="24"/>
          <w:szCs w:val="24"/>
          <w:rtl/>
          <w:lang w:eastAsia="he-IL"/>
        </w:rPr>
        <w:t xml:space="preserve">שפות את החברה בגין </w:t>
      </w:r>
      <w:r w:rsidRPr="00BD794C">
        <w:rPr>
          <w:rFonts w:ascii="Times New Roman" w:eastAsia="Times New Roman" w:hAnsi="Times New Roman" w:cs="David"/>
          <w:sz w:val="24"/>
          <w:szCs w:val="24"/>
          <w:rtl/>
          <w:lang w:eastAsia="he-IL"/>
        </w:rPr>
        <w:t xml:space="preserve">אחריותה למעשי ו/או מחדלי היועץ ו/או מי מטעמו, בכפוף </w:t>
      </w:r>
      <w:r w:rsidRPr="00BD794C">
        <w:rPr>
          <w:rFonts w:ascii="Times New Roman" w:eastAsia="Times New Roman" w:hAnsi="Times New Roman" w:cs="David" w:hint="eastAsia"/>
          <w:sz w:val="24"/>
          <w:szCs w:val="24"/>
          <w:rtl/>
          <w:lang w:eastAsia="he-IL"/>
        </w:rPr>
        <w:t>לסעיף</w:t>
      </w:r>
      <w:r w:rsidRPr="00BD794C">
        <w:rPr>
          <w:rFonts w:ascii="Times New Roman" w:eastAsia="Times New Roman" w:hAnsi="Times New Roman" w:cs="David"/>
          <w:sz w:val="24"/>
          <w:szCs w:val="24"/>
          <w:rtl/>
          <w:lang w:eastAsia="he-IL"/>
        </w:rPr>
        <w:t xml:space="preserve"> אחריות צולבת.</w:t>
      </w:r>
    </w:p>
    <w:p w14:paraId="27F51B33" w14:textId="77777777" w:rsidR="00C12F17" w:rsidRPr="00BD794C" w:rsidRDefault="00C12F17" w:rsidP="00C12F17">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0121449B" w14:textId="77777777" w:rsidR="00C12F17" w:rsidRPr="00BD794C" w:rsidRDefault="00C12F17" w:rsidP="00C12F17">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74518FF3"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80C4C78"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BD794C">
        <w:rPr>
          <w:rFonts w:ascii="Times New Roman" w:eastAsia="Times New Roman" w:hAnsi="Times New Roman" w:cs="David" w:hint="eastAsia"/>
          <w:b/>
          <w:bCs/>
          <w:sz w:val="24"/>
          <w:szCs w:val="24"/>
          <w:u w:val="single"/>
          <w:rtl/>
          <w:lang w:eastAsia="he-IL"/>
        </w:rPr>
        <w:t>כללי</w:t>
      </w:r>
      <w:r w:rsidRPr="00BD794C">
        <w:rPr>
          <w:rFonts w:ascii="Times New Roman" w:eastAsia="Times New Roman" w:hAnsi="Times New Roman" w:cs="David"/>
          <w:b/>
          <w:bCs/>
          <w:sz w:val="24"/>
          <w:szCs w:val="24"/>
          <w:u w:val="single"/>
          <w:rtl/>
          <w:lang w:eastAsia="he-IL"/>
        </w:rPr>
        <w:t xml:space="preserve"> לכל הפוליסות</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b/>
          <w:bCs/>
          <w:sz w:val="24"/>
          <w:szCs w:val="24"/>
          <w:rtl/>
          <w:lang w:eastAsia="he-IL"/>
        </w:rPr>
        <w:t>–</w:t>
      </w:r>
      <w:r w:rsidRPr="00BD794C">
        <w:rPr>
          <w:rFonts w:ascii="Times New Roman" w:eastAsia="Times New Roman" w:hAnsi="Times New Roman" w:cs="David"/>
          <w:b/>
          <w:bCs/>
          <w:sz w:val="24"/>
          <w:szCs w:val="24"/>
          <w:rtl/>
          <w:lang w:eastAsia="he-IL"/>
        </w:rPr>
        <w:t xml:space="preserve"> </w:t>
      </w:r>
    </w:p>
    <w:p w14:paraId="0ADE9241"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9D886E" w14:textId="77777777" w:rsidR="00C12F17" w:rsidRPr="00BD794C" w:rsidRDefault="00C12F17" w:rsidP="00C12F17">
      <w:pPr>
        <w:widowControl w:val="0"/>
        <w:numPr>
          <w:ilvl w:val="0"/>
          <w:numId w:val="8"/>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לצורך</w:t>
      </w:r>
      <w:r w:rsidRPr="00BD794C">
        <w:rPr>
          <w:rFonts w:ascii="Times New Roman" w:eastAsia="Times New Roman" w:hAnsi="Times New Roman" w:cs="David"/>
          <w:sz w:val="24"/>
          <w:szCs w:val="24"/>
          <w:rtl/>
          <w:lang w:eastAsia="he-IL"/>
        </w:rPr>
        <w:t xml:space="preserve">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/או אישור זה הינ</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sz w:val="24"/>
          <w:szCs w:val="24"/>
          <w:rtl/>
          <w:lang w:eastAsia="he-IL"/>
        </w:rPr>
        <w:t xml:space="preserve"> לרבות חברת אם ו/או חברות בנות ו/או חברות שלובות</w:t>
      </w:r>
      <w:r w:rsidRPr="00BD794C">
        <w:rPr>
          <w:rFonts w:ascii="Times New Roman" w:eastAsia="Times New Roman" w:hAnsi="Times New Roman" w:cs="David" w:hint="cs"/>
          <w:sz w:val="24"/>
          <w:szCs w:val="24"/>
          <w:rtl/>
          <w:lang w:eastAsia="he-IL"/>
        </w:rPr>
        <w:t xml:space="preserve"> ו/או עובדיהן ו/או מנהליהן</w:t>
      </w:r>
      <w:r w:rsidRPr="00BD794C">
        <w:rPr>
          <w:rFonts w:ascii="Times New Roman" w:eastAsia="Times New Roman" w:hAnsi="Times New Roman" w:cs="David"/>
          <w:sz w:val="24"/>
          <w:szCs w:val="24"/>
          <w:rtl/>
          <w:lang w:eastAsia="he-IL"/>
        </w:rPr>
        <w:t>.</w:t>
      </w:r>
    </w:p>
    <w:p w14:paraId="11879C03" w14:textId="77777777" w:rsidR="00C12F17" w:rsidRPr="00BD794C" w:rsidRDefault="00C12F17" w:rsidP="00C12F17">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1A78CD79" w14:textId="77777777" w:rsidR="00C12F17" w:rsidRPr="00BD794C" w:rsidRDefault="00C12F17" w:rsidP="00C12F17">
      <w:pPr>
        <w:widowControl w:val="0"/>
        <w:numPr>
          <w:ilvl w:val="0"/>
          <w:numId w:val="8"/>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276F5F25" w14:textId="77777777" w:rsidR="00C12F17" w:rsidRPr="00BD794C" w:rsidRDefault="00C12F17" w:rsidP="00C12F17">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76A1CD27" w14:textId="77777777" w:rsidR="00C12F17" w:rsidRPr="00BD794C" w:rsidRDefault="00C12F17" w:rsidP="00C12F17">
      <w:pPr>
        <w:widowControl w:val="0"/>
        <w:numPr>
          <w:ilvl w:val="0"/>
          <w:numId w:val="8"/>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ידוע לנו שהאחריות </w:t>
      </w:r>
      <w:r w:rsidRPr="00BD794C">
        <w:rPr>
          <w:rFonts w:ascii="Times New Roman" w:eastAsia="Times New Roman" w:hAnsi="Times New Roman" w:cs="David" w:hint="eastAsia"/>
          <w:sz w:val="24"/>
          <w:szCs w:val="24"/>
          <w:rtl/>
          <w:lang w:eastAsia="he-IL"/>
        </w:rPr>
        <w:t>לתשלום</w:t>
      </w:r>
      <w:r w:rsidRPr="00BD794C">
        <w:rPr>
          <w:rFonts w:ascii="Times New Roman" w:eastAsia="Times New Roman" w:hAnsi="Times New Roman" w:cs="David"/>
          <w:sz w:val="24"/>
          <w:szCs w:val="24"/>
          <w:rtl/>
          <w:lang w:eastAsia="he-IL"/>
        </w:rPr>
        <w:t xml:space="preserve"> פרמיות הביטוח והשתתפות עצמית חלה על היועץ בלבד</w:t>
      </w:r>
      <w:r w:rsidRPr="00BD794C">
        <w:rPr>
          <w:rFonts w:ascii="Times New Roman" w:eastAsia="Times New Roman" w:hAnsi="Times New Roman" w:cs="David" w:hint="cs"/>
          <w:sz w:val="24"/>
          <w:szCs w:val="24"/>
          <w:rtl/>
          <w:lang w:eastAsia="he-IL"/>
        </w:rPr>
        <w:t>, ובשום מקרה לא על החברה</w:t>
      </w:r>
      <w:r w:rsidRPr="00BD794C">
        <w:rPr>
          <w:rFonts w:ascii="Times New Roman" w:eastAsia="Times New Roman" w:hAnsi="Times New Roman" w:cs="David"/>
          <w:sz w:val="24"/>
          <w:szCs w:val="24"/>
          <w:rtl/>
          <w:lang w:eastAsia="he-IL"/>
        </w:rPr>
        <w:t>.</w:t>
      </w:r>
    </w:p>
    <w:p w14:paraId="384852A5"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99758FC" w14:textId="77777777" w:rsidR="00C12F17" w:rsidRPr="00BD794C" w:rsidRDefault="00C12F17" w:rsidP="00C12F17">
      <w:pPr>
        <w:widowControl w:val="0"/>
        <w:numPr>
          <w:ilvl w:val="0"/>
          <w:numId w:val="8"/>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כל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הינם</w:t>
      </w:r>
      <w:r w:rsidRPr="00BD794C">
        <w:rPr>
          <w:rFonts w:ascii="Times New Roman" w:eastAsia="Times New Roman" w:hAnsi="Times New Roman" w:cs="David"/>
          <w:sz w:val="24"/>
          <w:szCs w:val="24"/>
          <w:rtl/>
          <w:lang w:eastAsia="he-IL"/>
        </w:rPr>
        <w:t xml:space="preserve"> ראשוניים וקודמים לכל ביטוח הנערך על ידי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ו/או לטובתה, ואנו מוותרים על </w:t>
      </w:r>
      <w:r w:rsidRPr="00BD794C">
        <w:rPr>
          <w:rFonts w:ascii="Times New Roman" w:eastAsia="Times New Roman" w:hAnsi="Times New Roman" w:cs="David" w:hint="eastAsia"/>
          <w:sz w:val="24"/>
          <w:szCs w:val="24"/>
          <w:rtl/>
          <w:lang w:eastAsia="he-IL"/>
        </w:rPr>
        <w:t>כל</w:t>
      </w:r>
      <w:r w:rsidRPr="00BD794C">
        <w:rPr>
          <w:rFonts w:ascii="Times New Roman" w:eastAsia="Times New Roman" w:hAnsi="Times New Roman" w:cs="David"/>
          <w:sz w:val="24"/>
          <w:szCs w:val="24"/>
          <w:rtl/>
          <w:lang w:eastAsia="he-IL"/>
        </w:rPr>
        <w:t xml:space="preserve"> טענה ו/או דרישה ו/או תביעה בדבר שיתוף ביטוחי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w:t>
      </w:r>
    </w:p>
    <w:p w14:paraId="4E3D9B9B" w14:textId="77777777" w:rsidR="00C12F17" w:rsidRPr="00BD794C" w:rsidRDefault="00C12F17" w:rsidP="00C12F17">
      <w:pPr>
        <w:spacing w:before="0" w:beforeAutospacing="0" w:after="0" w:afterAutospacing="0" w:line="360" w:lineRule="auto"/>
        <w:ind w:left="720"/>
        <w:rPr>
          <w:rFonts w:ascii="Times New Roman" w:eastAsia="Times New Roman" w:hAnsi="Times New Roman" w:cs="David"/>
          <w:sz w:val="24"/>
          <w:szCs w:val="24"/>
          <w:rtl/>
        </w:rPr>
      </w:pPr>
    </w:p>
    <w:p w14:paraId="2C875DE7" w14:textId="77777777" w:rsidR="00C12F17" w:rsidRPr="00BD794C" w:rsidRDefault="00C12F17" w:rsidP="00C12F17">
      <w:pPr>
        <w:widowControl w:val="0"/>
        <w:numPr>
          <w:ilvl w:val="0"/>
          <w:numId w:val="8"/>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cs"/>
          <w:sz w:val="24"/>
          <w:szCs w:val="24"/>
          <w:rtl/>
          <w:lang w:eastAsia="he-IL"/>
        </w:rPr>
        <w:t xml:space="preserve">הפוליסות כוללות ויתור על זכות התחלוף כלפי החברה, עובדיה ומנהליה, ובלבד </w:t>
      </w:r>
      <w:proofErr w:type="spellStart"/>
      <w:r w:rsidRPr="00BD794C">
        <w:rPr>
          <w:rFonts w:ascii="Times New Roman" w:eastAsia="Times New Roman" w:hAnsi="Times New Roman" w:cs="David" w:hint="cs"/>
          <w:sz w:val="24"/>
          <w:szCs w:val="24"/>
          <w:rtl/>
          <w:lang w:eastAsia="he-IL"/>
        </w:rPr>
        <w:t>שהויתור</w:t>
      </w:r>
      <w:proofErr w:type="spellEnd"/>
      <w:r w:rsidRPr="00BD794C">
        <w:rPr>
          <w:rFonts w:ascii="Times New Roman" w:eastAsia="Times New Roman" w:hAnsi="Times New Roman" w:cs="David" w:hint="cs"/>
          <w:sz w:val="24"/>
          <w:szCs w:val="24"/>
          <w:rtl/>
          <w:lang w:eastAsia="he-IL"/>
        </w:rPr>
        <w:t xml:space="preserve"> על זכות התחלוף כאמור לא יחול לטובת מי שגרם לנזק בזדון.</w:t>
      </w:r>
    </w:p>
    <w:p w14:paraId="602A4387"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6D7F5D" w14:textId="77777777" w:rsidR="00C12F17" w:rsidRPr="00BD794C" w:rsidRDefault="00C12F17" w:rsidP="00C12F17">
      <w:pPr>
        <w:widowControl w:val="0"/>
        <w:numPr>
          <w:ilvl w:val="0"/>
          <w:numId w:val="8"/>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מתחייבים כי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לא</w:t>
      </w:r>
      <w:r w:rsidRPr="00BD794C">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BD794C">
        <w:rPr>
          <w:rFonts w:ascii="Times New Roman" w:eastAsia="Times New Roman" w:hAnsi="Times New Roman" w:cs="David" w:hint="cs"/>
          <w:sz w:val="24"/>
          <w:szCs w:val="24"/>
          <w:rtl/>
          <w:lang w:eastAsia="he-IL"/>
        </w:rPr>
        <w:t>לחברה</w:t>
      </w:r>
      <w:r w:rsidRPr="00BD794C">
        <w:rPr>
          <w:rFonts w:ascii="Times New Roman" w:eastAsia="Times New Roman" w:hAnsi="Times New Roman" w:cs="David"/>
          <w:sz w:val="24"/>
          <w:szCs w:val="24"/>
          <w:rtl/>
          <w:lang w:eastAsia="he-IL"/>
        </w:rPr>
        <w:t xml:space="preserve">, בכתב, </w:t>
      </w:r>
      <w:r w:rsidRPr="00BD794C">
        <w:rPr>
          <w:rFonts w:ascii="Times New Roman" w:eastAsia="Times New Roman" w:hAnsi="Times New Roman" w:cs="David" w:hint="eastAsia"/>
          <w:sz w:val="24"/>
          <w:szCs w:val="24"/>
          <w:rtl/>
          <w:lang w:eastAsia="he-IL"/>
        </w:rPr>
        <w:t>בדואר</w:t>
      </w:r>
      <w:r w:rsidRPr="00BD794C">
        <w:rPr>
          <w:rFonts w:ascii="Times New Roman" w:eastAsia="Times New Roman" w:hAnsi="Times New Roman" w:cs="David"/>
          <w:sz w:val="24"/>
          <w:szCs w:val="24"/>
          <w:rtl/>
          <w:lang w:eastAsia="he-IL"/>
        </w:rPr>
        <w:t xml:space="preserve"> רשום.</w:t>
      </w:r>
    </w:p>
    <w:p w14:paraId="13BBED27"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85A6E5"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605BBC"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bCs/>
          <w:sz w:val="24"/>
          <w:szCs w:val="24"/>
          <w:rtl/>
          <w:lang w:eastAsia="he-IL"/>
        </w:rPr>
        <w:t>אישורנו</w:t>
      </w:r>
      <w:r w:rsidRPr="00BD794C">
        <w:rPr>
          <w:rFonts w:ascii="Times New Roman" w:eastAsia="Times New Roman" w:hAnsi="Times New Roman" w:cs="David"/>
          <w:bCs/>
          <w:sz w:val="24"/>
          <w:szCs w:val="24"/>
          <w:rtl/>
          <w:lang w:eastAsia="he-IL"/>
        </w:rPr>
        <w:t xml:space="preserve"> זה הינו בכפוף לתנאי </w:t>
      </w:r>
      <w:r w:rsidRPr="00BD794C">
        <w:rPr>
          <w:rFonts w:ascii="Times New Roman" w:eastAsia="Times New Roman" w:hAnsi="Times New Roman" w:cs="David" w:hint="eastAsia"/>
          <w:bCs/>
          <w:sz w:val="24"/>
          <w:szCs w:val="24"/>
          <w:rtl/>
          <w:lang w:eastAsia="he-IL"/>
        </w:rPr>
        <w:t>פוליסות</w:t>
      </w:r>
      <w:r w:rsidRPr="00BD794C">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28AC0C25"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5AC0E7"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A7597A"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206508"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D090DC"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3524787"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8EC669"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5E5EBE"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658C7F"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CBA612"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AEFABF"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1D6551D"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8C30AB"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lang w:eastAsia="he-IL"/>
        </w:rPr>
      </w:pPr>
    </w:p>
    <w:p w14:paraId="7B3408FA"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sz w:val="24"/>
          <w:szCs w:val="24"/>
          <w:rtl/>
          <w:lang w:eastAsia="he-IL"/>
        </w:rPr>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p>
    <w:p w14:paraId="16495E93"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(חותמת </w:t>
      </w:r>
      <w:r w:rsidRPr="00BD794C">
        <w:rPr>
          <w:rFonts w:ascii="Times New Roman" w:eastAsia="Times New Roman" w:hAnsi="Times New Roman" w:cs="David" w:hint="eastAsia"/>
          <w:sz w:val="24"/>
          <w:szCs w:val="24"/>
          <w:rtl/>
          <w:lang w:eastAsia="he-IL"/>
        </w:rPr>
        <w:t>המבטח</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t>(חתימת המבטח)</w:t>
      </w:r>
      <w:r w:rsidRPr="00BD794C">
        <w:rPr>
          <w:rFonts w:ascii="Times New Roman" w:eastAsia="Times New Roman" w:hAnsi="Times New Roman" w:cs="David"/>
          <w:sz w:val="24"/>
          <w:szCs w:val="24"/>
          <w:rtl/>
          <w:lang w:eastAsia="he-IL"/>
        </w:rPr>
        <w:tab/>
        <w:t>(שם החותם)</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sz w:val="24"/>
          <w:szCs w:val="24"/>
          <w:rtl/>
          <w:lang w:eastAsia="he-IL"/>
        </w:rPr>
        <w:tab/>
        <w:t xml:space="preserve">(תפקיד החותם) </w:t>
      </w:r>
    </w:p>
    <w:p w14:paraId="17BDFBB5"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E6DFB1C"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C474F65"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6BD90A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1637B5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0805BB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74AD5B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CF5B8B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9BBA87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F3A6CE5" w14:textId="511DB49F" w:rsidR="00C140D3" w:rsidRPr="00C140D3" w:rsidDel="00A671AD" w:rsidRDefault="00C140D3" w:rsidP="00C140D3">
      <w:pPr>
        <w:widowControl w:val="0"/>
        <w:spacing w:before="0" w:beforeAutospacing="0" w:after="0" w:afterAutospacing="0" w:line="240" w:lineRule="auto"/>
        <w:jc w:val="center"/>
        <w:rPr>
          <w:del w:id="63" w:author="Kook Sec" w:date="2021-10-21T14:00:00Z"/>
          <w:rFonts w:ascii="Times New Roman" w:eastAsia="Times New Roman" w:hAnsi="Times New Roman" w:cs="David"/>
          <w:sz w:val="24"/>
          <w:szCs w:val="24"/>
          <w:rtl/>
          <w:lang w:eastAsia="he-IL"/>
        </w:rPr>
      </w:pPr>
    </w:p>
    <w:p w14:paraId="4F703F3E" w14:textId="7BA72AB3" w:rsidR="00C140D3" w:rsidRPr="00C140D3" w:rsidDel="00A671AD" w:rsidRDefault="00C140D3" w:rsidP="00C140D3">
      <w:pPr>
        <w:widowControl w:val="0"/>
        <w:spacing w:before="0" w:beforeAutospacing="0" w:after="0" w:afterAutospacing="0" w:line="240" w:lineRule="auto"/>
        <w:jc w:val="center"/>
        <w:rPr>
          <w:del w:id="64" w:author="Kook Sec" w:date="2021-10-21T14:00:00Z"/>
          <w:rFonts w:ascii="Times New Roman" w:eastAsia="Times New Roman" w:hAnsi="Times New Roman" w:cs="David"/>
          <w:sz w:val="24"/>
          <w:szCs w:val="24"/>
          <w:rtl/>
          <w:lang w:eastAsia="he-IL"/>
        </w:rPr>
      </w:pPr>
    </w:p>
    <w:p w14:paraId="20371441" w14:textId="571E074B" w:rsidR="00C140D3" w:rsidRPr="00C140D3" w:rsidDel="00A671AD" w:rsidRDefault="00C140D3" w:rsidP="00C140D3">
      <w:pPr>
        <w:widowControl w:val="0"/>
        <w:spacing w:before="0" w:beforeAutospacing="0" w:after="0" w:afterAutospacing="0" w:line="240" w:lineRule="auto"/>
        <w:jc w:val="center"/>
        <w:rPr>
          <w:del w:id="65" w:author="Kook Sec" w:date="2021-10-21T14:00:00Z"/>
          <w:rFonts w:ascii="Times New Roman" w:eastAsia="Times New Roman" w:hAnsi="Times New Roman" w:cs="David"/>
          <w:sz w:val="24"/>
          <w:szCs w:val="24"/>
          <w:rtl/>
          <w:lang w:eastAsia="he-IL"/>
        </w:rPr>
      </w:pPr>
    </w:p>
    <w:p w14:paraId="7C10B636"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
      </w:pPr>
      <w:bookmarkStart w:id="66" w:name="_GoBack"/>
      <w:bookmarkEnd w:id="66"/>
      <w:r w:rsidRPr="00C140D3">
        <w:rPr>
          <w:rFonts w:ascii="Times New Roman" w:eastAsia="Times New Roman" w:hAnsi="Times New Roman" w:cs="David"/>
          <w:b/>
          <w:bCs/>
          <w:sz w:val="24"/>
          <w:szCs w:val="24"/>
          <w:u w:val="single"/>
          <w:rtl/>
        </w:rPr>
        <w:t>נספח "ח"</w:t>
      </w:r>
    </w:p>
    <w:p w14:paraId="282B2317"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רשימת התכניות והמסמכים שעל היועץ להנפיק</w:t>
      </w:r>
    </w:p>
    <w:p w14:paraId="19EDEB5F"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76B4FF6"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1.</w:t>
      </w:r>
      <w:r w:rsidRPr="00C140D3">
        <w:rPr>
          <w:rFonts w:ascii="Times New Roman" w:eastAsia="Times New Roman" w:hAnsi="Times New Roman" w:cs="David"/>
          <w:sz w:val="24"/>
          <w:szCs w:val="24"/>
          <w:rtl/>
        </w:rPr>
        <w:tab/>
        <w:t>מפרט טכני מיוחד.</w:t>
      </w:r>
    </w:p>
    <w:p w14:paraId="4AE76FE7"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פרטי ב</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 xml:space="preserve">צוע </w:t>
      </w:r>
      <w:r w:rsidRPr="00C140D3">
        <w:rPr>
          <w:rFonts w:ascii="Times New Roman" w:eastAsia="Times New Roman" w:hAnsi="Times New Roman" w:cs="David" w:hint="cs"/>
          <w:sz w:val="24"/>
          <w:szCs w:val="24"/>
          <w:rtl/>
        </w:rPr>
        <w:t xml:space="preserve">מפורטים </w:t>
      </w:r>
      <w:r w:rsidRPr="00C140D3">
        <w:rPr>
          <w:rFonts w:ascii="Times New Roman" w:eastAsia="Times New Roman" w:hAnsi="Times New Roman" w:cs="David"/>
          <w:sz w:val="24"/>
          <w:szCs w:val="24"/>
          <w:rtl/>
        </w:rPr>
        <w:t>עקרוניים.</w:t>
      </w:r>
    </w:p>
    <w:p w14:paraId="2BBCBB19"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w:t>
      </w:r>
      <w:r w:rsidRPr="00C140D3">
        <w:rPr>
          <w:rFonts w:ascii="Times New Roman" w:eastAsia="Times New Roman" w:hAnsi="Times New Roman" w:cs="David" w:hint="cs"/>
          <w:sz w:val="24"/>
          <w:szCs w:val="24"/>
          <w:rtl/>
        </w:rPr>
        <w:tab/>
        <w:t>רשימות אלומיניום מלאות.</w:t>
      </w:r>
    </w:p>
    <w:p w14:paraId="0262812E" w14:textId="77777777" w:rsidR="00C140D3" w:rsidRPr="00C140D3" w:rsidRDefault="00C140D3" w:rsidP="00C12F17">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00045A8C">
        <w:rPr>
          <w:rFonts w:ascii="Times New Roman" w:eastAsia="Times New Roman" w:hAnsi="Times New Roman" w:cs="David"/>
          <w:sz w:val="24"/>
          <w:szCs w:val="24"/>
          <w:rtl/>
        </w:rPr>
        <w:t>.</w:t>
      </w:r>
      <w:r w:rsidR="00045A8C">
        <w:rPr>
          <w:rFonts w:ascii="Times New Roman" w:eastAsia="Times New Roman" w:hAnsi="Times New Roman" w:cs="David"/>
          <w:sz w:val="24"/>
          <w:szCs w:val="24"/>
          <w:rtl/>
        </w:rPr>
        <w:tab/>
        <w:t>כל ת</w:t>
      </w:r>
      <w:r w:rsidRPr="00C140D3">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1802860C" w14:textId="77777777" w:rsidR="00C140D3" w:rsidRPr="00C140D3"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
      </w:pPr>
    </w:p>
    <w:p w14:paraId="33DD4704" w14:textId="77777777" w:rsidR="00C140D3" w:rsidRPr="00C140D3" w:rsidRDefault="00C140D3" w:rsidP="00C140D3">
      <w:pPr>
        <w:spacing w:before="0" w:beforeAutospacing="0" w:after="0" w:afterAutospacing="0" w:line="360" w:lineRule="auto"/>
        <w:ind w:left="559"/>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כל המסמכים והתוכניות יערכו בשפה העברית.</w:t>
      </w:r>
    </w:p>
    <w:p w14:paraId="4AFA27F7"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p>
    <w:p w14:paraId="79DBFB74" w14:textId="77777777" w:rsidR="00C12F17" w:rsidRPr="00B27B4C" w:rsidRDefault="00C12F17" w:rsidP="00C12F1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074A9159"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2B6AEB7"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55982D7"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5FD3C36"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FBAFBF"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91FAD9"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350FCBE" w14:textId="77777777" w:rsidR="00C12F17" w:rsidRDefault="00A671AD"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4EB2D17AD2EA48D0B7BD7BC9A0BCC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67" w:author="Kook Sec" w:date="2020-01-06T13:24:00Z">
            <w:r w:rsidR="006B4240">
              <w:rPr>
                <w:rFonts w:ascii="Times New Roman" w:eastAsia="Times New Roman" w:hAnsi="Times New Roman" w:cs="David" w:hint="cs"/>
                <w:color w:val="008000"/>
                <w:sz w:val="24"/>
                <w:szCs w:val="24"/>
                <w:rtl/>
                <w:lang w:eastAsia="he-IL"/>
              </w:rPr>
              <w:br/>
              <w:t>א.מ. ישראל מגורים יזמות בע"מ</w:t>
            </w:r>
            <w:r w:rsidR="006B4240">
              <w:rPr>
                <w:rFonts w:ascii="Times New Roman" w:eastAsia="Times New Roman" w:hAnsi="Times New Roman" w:cs="David" w:hint="cs"/>
                <w:color w:val="008000"/>
                <w:sz w:val="24"/>
                <w:szCs w:val="24"/>
                <w:rtl/>
                <w:lang w:eastAsia="he-IL"/>
              </w:rPr>
              <w:br/>
              <w:t>יוני נתניהו 1 אור יהודה</w:t>
            </w:r>
            <w:r w:rsidR="006B4240">
              <w:rPr>
                <w:rFonts w:ascii="Times New Roman" w:eastAsia="Times New Roman" w:hAnsi="Times New Roman" w:cs="David" w:hint="cs"/>
                <w:color w:val="008000"/>
                <w:sz w:val="24"/>
                <w:szCs w:val="24"/>
                <w:rtl/>
                <w:lang w:eastAsia="he-IL"/>
              </w:rPr>
              <w:br/>
              <w:t>514957794</w:t>
            </w:r>
            <w:r w:rsidR="006B4240">
              <w:rPr>
                <w:rFonts w:ascii="Times New Roman" w:eastAsia="Times New Roman" w:hAnsi="Times New Roman" w:cs="David" w:hint="cs"/>
                <w:color w:val="008000"/>
                <w:sz w:val="24"/>
                <w:szCs w:val="24"/>
                <w:rtl/>
                <w:lang w:eastAsia="he-IL"/>
              </w:rPr>
              <w:br/>
            </w:r>
          </w:ins>
        </w:sdtContent>
      </w:sdt>
      <w:r w:rsidR="00C12F17" w:rsidRPr="00B27B4C">
        <w:rPr>
          <w:rFonts w:ascii="Times New Roman" w:eastAsia="Times New Roman" w:hAnsi="Times New Roman" w:cs="David" w:hint="cs"/>
          <w:color w:val="008000"/>
          <w:sz w:val="24"/>
          <w:szCs w:val="24"/>
          <w:rtl/>
          <w:lang w:eastAsia="he-IL"/>
        </w:rPr>
        <w:br/>
      </w:r>
    </w:p>
    <w:p w14:paraId="34FD01C8" w14:textId="77777777" w:rsidR="00C12F17" w:rsidRPr="00B27B4C" w:rsidRDefault="00C12F17"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693A19B0"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4F87271"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A4B3C67"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359363A"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0821DD3" w14:textId="77777777" w:rsidR="00C12F17" w:rsidRPr="00B27B4C" w:rsidRDefault="00C12F17" w:rsidP="00C12F1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510F42E9600744229A5A2C2DB56109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68" w:author="Kook Sec" w:date="2020-01-06T13:26:00Z">
            <w:r w:rsidR="006B4240">
              <w:rPr>
                <w:rFonts w:ascii="Times New Roman" w:eastAsia="Times New Roman" w:hAnsi="Times New Roman" w:cs="David" w:hint="cs"/>
                <w:color w:val="008000"/>
                <w:sz w:val="24"/>
                <w:szCs w:val="24"/>
                <w:rtl/>
                <w:lang w:eastAsia="he-IL"/>
              </w:rPr>
              <w:t>לנדמן</w:t>
            </w:r>
            <w:proofErr w:type="spellEnd"/>
            <w:r w:rsidR="006B4240">
              <w:rPr>
                <w:rFonts w:ascii="Times New Roman" w:eastAsia="Times New Roman" w:hAnsi="Times New Roman" w:cs="David" w:hint="cs"/>
                <w:color w:val="008000"/>
                <w:sz w:val="24"/>
                <w:szCs w:val="24"/>
                <w:rtl/>
                <w:lang w:eastAsia="he-IL"/>
              </w:rPr>
              <w:t xml:space="preserve"> אלומיניום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DC3D9B5C22E443EB6CAB3E5AB780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69" w:author="Kook Sec" w:date="2020-01-06T13:23:00Z">
            <w:r w:rsidR="006B4240">
              <w:rPr>
                <w:rFonts w:ascii="Times New Roman" w:eastAsia="Times New Roman" w:hAnsi="Times New Roman" w:cs="David" w:hint="cs"/>
                <w:color w:val="008000"/>
                <w:sz w:val="24"/>
                <w:szCs w:val="24"/>
                <w:rtl/>
                <w:lang w:eastAsia="he-IL"/>
              </w:rPr>
              <w:t>נס ציונה מחיר למשתכן</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44549A30D014532B8F669E4FF725B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70" w:author="Kook Sec" w:date="2020-01-06T13:31:00Z">
            <w:r w:rsidR="006B4240">
              <w:rPr>
                <w:rFonts w:ascii="Times New Roman" w:eastAsia="Times New Roman" w:hAnsi="Times New Roman" w:cs="David" w:hint="cs"/>
                <w:color w:val="008000"/>
                <w:sz w:val="24"/>
                <w:szCs w:val="24"/>
                <w:rtl/>
              </w:rPr>
              <w:t>תכנון ופיקוח על ביצוע עבודות לביצוע מלבני האלומיניום הזכוכית, אריחי החיפוי המעקים וכו' עבור 216 יח"ד ב-6 מבנים, מגרשים: 30,31,32</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ABED776"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65C7900"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49ABDA5"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6A2D74"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75EC0D1"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17C732"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041CEFD"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7AE8346"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CEED339" w14:textId="77777777" w:rsidR="00C12F17" w:rsidRPr="00B27B4C"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129ED6E" w14:textId="77777777" w:rsidR="00C12F17" w:rsidRPr="00B27B4C" w:rsidRDefault="00A671AD" w:rsidP="00C12F17">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964516F3FAD54446A91EE8C96927D9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71" w:author="Kook Sec" w:date="2020-01-06T13:26:00Z">
            <w:r w:rsidR="006B4240">
              <w:rPr>
                <w:rFonts w:ascii="Times New Roman" w:eastAsia="Times New Roman" w:hAnsi="Times New Roman" w:cs="David" w:hint="cs"/>
                <w:color w:val="00B0F0"/>
                <w:sz w:val="20"/>
                <w:szCs w:val="24"/>
                <w:u w:val="single"/>
                <w:rtl/>
                <w:lang w:eastAsia="he-IL"/>
              </w:rPr>
              <w:t>לנדמן</w:t>
            </w:r>
            <w:proofErr w:type="spellEnd"/>
            <w:r w:rsidR="006B4240">
              <w:rPr>
                <w:rFonts w:ascii="Times New Roman" w:eastAsia="Times New Roman" w:hAnsi="Times New Roman" w:cs="David" w:hint="cs"/>
                <w:color w:val="00B0F0"/>
                <w:sz w:val="20"/>
                <w:szCs w:val="24"/>
                <w:u w:val="single"/>
                <w:rtl/>
                <w:lang w:eastAsia="he-IL"/>
              </w:rPr>
              <w:t xml:space="preserve"> אלומיניום בע"מ</w:t>
            </w:r>
          </w:ins>
        </w:sdtContent>
      </w:sdt>
    </w:p>
    <w:p w14:paraId="10863F86"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93FB1C1"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B92E3D2"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7D3ADDA8"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656654C"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B790AC5" w14:textId="77777777" w:rsidR="00C12F17" w:rsidRPr="00B27B4C" w:rsidRDefault="00C12F17" w:rsidP="00C12F1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D9F129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7FB006689C743A49C0BEDB34DBC05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72" w:author="Kook Sec" w:date="2020-01-06T13:24:00Z">
            <w:r w:rsidR="006B4240">
              <w:rPr>
                <w:rFonts w:ascii="Times New Roman" w:eastAsia="Times New Roman" w:hAnsi="Times New Roman" w:cs="David" w:hint="cs"/>
                <w:color w:val="008000"/>
                <w:sz w:val="24"/>
                <w:szCs w:val="24"/>
                <w:rtl/>
                <w:lang w:eastAsia="he-IL"/>
              </w:rPr>
              <w:br/>
              <w:t>א.מ. ישראל מגורים יזמות בע"מ</w:t>
            </w:r>
            <w:r w:rsidR="006B4240">
              <w:rPr>
                <w:rFonts w:ascii="Times New Roman" w:eastAsia="Times New Roman" w:hAnsi="Times New Roman" w:cs="David" w:hint="cs"/>
                <w:color w:val="008000"/>
                <w:sz w:val="24"/>
                <w:szCs w:val="24"/>
                <w:rtl/>
                <w:lang w:eastAsia="he-IL"/>
              </w:rPr>
              <w:br/>
              <w:t>יוני נתניהו 1 אור יהודה</w:t>
            </w:r>
            <w:r w:rsidR="006B4240">
              <w:rPr>
                <w:rFonts w:ascii="Times New Roman" w:eastAsia="Times New Roman" w:hAnsi="Times New Roman" w:cs="David" w:hint="cs"/>
                <w:color w:val="008000"/>
                <w:sz w:val="24"/>
                <w:szCs w:val="24"/>
                <w:rtl/>
                <w:lang w:eastAsia="he-IL"/>
              </w:rPr>
              <w:br/>
              <w:t>514957794</w:t>
            </w:r>
            <w:r w:rsidR="006B4240">
              <w:rPr>
                <w:rFonts w:ascii="Times New Roman" w:eastAsia="Times New Roman" w:hAnsi="Times New Roman" w:cs="David" w:hint="cs"/>
                <w:color w:val="008000"/>
                <w:sz w:val="24"/>
                <w:szCs w:val="24"/>
                <w:rtl/>
                <w:lang w:eastAsia="he-IL"/>
              </w:rPr>
              <w:br/>
            </w:r>
          </w:ins>
        </w:sdtContent>
      </w:sdt>
    </w:p>
    <w:p w14:paraId="5A9806D6"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54B2892"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7F6020E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5DC5DF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BAAEF2005F648E2AC02A5AE7E3252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73" w:author="Kook Sec" w:date="2020-01-06T13:23:00Z">
            <w:r w:rsidR="006B4240">
              <w:rPr>
                <w:rFonts w:ascii="Times New Roman" w:eastAsia="Times New Roman" w:hAnsi="Times New Roman" w:cs="David" w:hint="cs"/>
                <w:color w:val="008000"/>
                <w:sz w:val="24"/>
                <w:szCs w:val="24"/>
                <w:rtl/>
                <w:lang w:eastAsia="he-IL"/>
              </w:rPr>
              <w:t>נס ציונה מחיר למשתכן</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F1B2927F0C9F4032BE64C11CC4758E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2-12T00:00:00Z">
            <w:dateFormat w:val="dd/MM/yyyy"/>
            <w:lid w:val="he-IL"/>
            <w:storeMappedDataAs w:val="dateTime"/>
            <w:calendar w:val="gregorian"/>
          </w:date>
        </w:sdtPr>
        <w:sdtEndPr>
          <w:rPr>
            <w:rFonts w:hint="cs"/>
          </w:rPr>
        </w:sdtEndPr>
        <w:sdtContent>
          <w:ins w:id="74" w:author="Kook Sec" w:date="2020-01-06T13:23:00Z">
            <w:r w:rsidR="006B4240">
              <w:rPr>
                <w:rFonts w:ascii="Times New Roman" w:eastAsia="Times New Roman" w:hAnsi="Times New Roman" w:cs="David" w:hint="cs"/>
                <w:color w:val="008000"/>
                <w:sz w:val="24"/>
                <w:szCs w:val="24"/>
                <w:rtl/>
                <w:lang w:eastAsia="he-IL"/>
              </w:rPr>
              <w:t>‏12/02/2019</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20ECC24"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CBA460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1CBF1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6DD06E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85E31C5"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0A81D6B"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C7D7D5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53D788B"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24670E5"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365D98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557162B"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8FA287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FF03E7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E9858A1" w14:textId="77777777" w:rsidR="00C12F17" w:rsidRPr="00B27B4C" w:rsidRDefault="00C12F17" w:rsidP="00C12F1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58D01B0"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D8697AD"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F75A06A"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E97D0CF"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4A016B99E4B54BCBAA1BA668EEDC2A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75" w:author="Kook Sec" w:date="2020-01-06T13:26:00Z">
            <w:r w:rsidR="006B4240">
              <w:rPr>
                <w:rFonts w:ascii="Times New Roman" w:eastAsia="Times New Roman" w:hAnsi="Times New Roman" w:cs="David" w:hint="cs"/>
                <w:color w:val="00B0F0"/>
                <w:sz w:val="20"/>
                <w:szCs w:val="24"/>
                <w:u w:val="single"/>
                <w:rtl/>
                <w:lang w:eastAsia="he-IL"/>
              </w:rPr>
              <w:t>לנדמן</w:t>
            </w:r>
            <w:proofErr w:type="spellEnd"/>
            <w:r w:rsidR="006B4240">
              <w:rPr>
                <w:rFonts w:ascii="Times New Roman" w:eastAsia="Times New Roman" w:hAnsi="Times New Roman" w:cs="David" w:hint="cs"/>
                <w:color w:val="00B0F0"/>
                <w:sz w:val="20"/>
                <w:szCs w:val="24"/>
                <w:u w:val="single"/>
                <w:rtl/>
                <w:lang w:eastAsia="he-IL"/>
              </w:rPr>
              <w:t xml:space="preserve"> אלומיניום בע"מ</w:t>
            </w:r>
          </w:ins>
        </w:sdtContent>
      </w:sdt>
    </w:p>
    <w:p w14:paraId="413267EC"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5C9909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0BCD21C" w14:textId="77777777" w:rsidR="00C12F17"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D5738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05BE0FD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7714526" w14:textId="77777777" w:rsidR="00C12F17" w:rsidRPr="00B27B4C" w:rsidRDefault="00C12F17" w:rsidP="00C12F1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F76B18C" w14:textId="77777777" w:rsidR="00C12F17" w:rsidRPr="00B27B4C" w:rsidRDefault="00C12F17" w:rsidP="00C12F1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7863389" w14:textId="77777777" w:rsidR="00C12F17" w:rsidRPr="00B27B4C" w:rsidRDefault="00C12F17" w:rsidP="00C12F17">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273C2FF" w14:textId="77777777" w:rsidR="00C12F17" w:rsidRPr="00B27B4C" w:rsidRDefault="00C12F17" w:rsidP="00C12F1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E0C7B43" w14:textId="77777777" w:rsidR="001A69D5" w:rsidRPr="00C12F17" w:rsidRDefault="001A69D5" w:rsidP="00C12F17">
      <w:pPr>
        <w:widowControl w:val="0"/>
        <w:spacing w:before="60" w:beforeAutospacing="0" w:after="60" w:afterAutospacing="0" w:line="240" w:lineRule="auto"/>
        <w:jc w:val="center"/>
      </w:pPr>
    </w:p>
    <w:sectPr w:rsidR="001A69D5" w:rsidRPr="00C12F17" w:rsidSect="00A671AD">
      <w:headerReference w:type="default" r:id="rId14"/>
      <w:footerReference w:type="default" r:id="rId15"/>
      <w:pgSz w:w="11906" w:h="16838"/>
      <w:pgMar w:top="1440" w:right="1800" w:bottom="1440" w:left="1710" w:header="708" w:footer="164" w:gutter="0"/>
      <w:cols w:space="708"/>
      <w:bidi/>
      <w:rtlGutter/>
      <w:docGrid w:linePitch="360"/>
      <w:sectPrChange w:id="80" w:author="Kook Sec" w:date="2021-10-21T13:56:00Z">
        <w:sectPr w:rsidR="001A69D5" w:rsidRPr="00C12F17" w:rsidSect="00A671AD">
          <w:pgMar w:top="1440" w:right="1800" w:bottom="1440" w:left="1800" w:header="708" w:footer="164"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EA28C5" w14:textId="77777777" w:rsidR="006B4240" w:rsidRDefault="006B4240" w:rsidP="00AF234B">
      <w:pPr>
        <w:spacing w:before="0" w:after="0" w:line="240" w:lineRule="auto"/>
      </w:pPr>
      <w:r>
        <w:separator/>
      </w:r>
    </w:p>
  </w:endnote>
  <w:endnote w:type="continuationSeparator" w:id="0">
    <w:p w14:paraId="3A6C98EC" w14:textId="77777777" w:rsidR="006B4240" w:rsidRDefault="006B4240" w:rsidP="00AF234B">
      <w:pPr>
        <w:spacing w:before="0" w:after="0" w:line="240" w:lineRule="auto"/>
      </w:pPr>
      <w:r>
        <w:continuationSeparator/>
      </w:r>
    </w:p>
  </w:endnote>
  <w:endnote w:type="continuationNotice" w:id="1">
    <w:p w14:paraId="139D567F" w14:textId="77777777" w:rsidR="006B4240" w:rsidRDefault="006B424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18"/>
      <w:gridCol w:w="2810"/>
      <w:gridCol w:w="232"/>
      <w:gridCol w:w="1034"/>
      <w:gridCol w:w="1801"/>
    </w:tblGrid>
    <w:tr w:rsidR="005C4849" w:rsidRPr="00F9528C" w14:paraId="78F907F1" w14:textId="77777777" w:rsidTr="00623070">
      <w:tc>
        <w:tcPr>
          <w:tcW w:w="753" w:type="dxa"/>
        </w:tcPr>
        <w:p w14:paraId="2C8AD9AE"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65CDA87F" w14:textId="77777777" w:rsidR="005C4849" w:rsidRPr="00F9528C" w:rsidRDefault="006B4240" w:rsidP="00623070">
              <w:pPr>
                <w:tabs>
                  <w:tab w:val="center" w:pos="4153"/>
                  <w:tab w:val="right" w:pos="8306"/>
                </w:tabs>
                <w:spacing w:before="0" w:after="0" w:line="240" w:lineRule="auto"/>
                <w:rPr>
                  <w:rFonts w:ascii="David" w:hAnsi="David"/>
                  <w:color w:val="00B0F0"/>
                  <w:sz w:val="20"/>
                  <w:szCs w:val="20"/>
                  <w:rtl/>
                </w:rPr>
              </w:pPr>
              <w:ins w:id="76" w:author="Kook Sec" w:date="2020-01-06T13:22:00Z">
                <w:r>
                  <w:rPr>
                    <w:rFonts w:ascii="David" w:hAnsi="David" w:hint="cs"/>
                    <w:color w:val="00B0F0"/>
                    <w:sz w:val="20"/>
                    <w:szCs w:val="20"/>
                    <w:rtl/>
                  </w:rPr>
                  <w:t>א.מ ישראל מגורים יזמות בע"מ</w:t>
                </w:r>
              </w:ins>
            </w:p>
          </w:tc>
        </w:sdtContent>
      </w:sdt>
      <w:tc>
        <w:tcPr>
          <w:tcW w:w="2232" w:type="dxa"/>
        </w:tcPr>
        <w:p w14:paraId="1DC60A7F"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אלומיניום</w:t>
              </w:r>
            </w:sdtContent>
          </w:sdt>
        </w:p>
      </w:tc>
      <w:tc>
        <w:tcPr>
          <w:tcW w:w="236" w:type="dxa"/>
        </w:tcPr>
        <w:p w14:paraId="518D755D" w14:textId="77777777" w:rsidR="005C4849" w:rsidRPr="00F9528C" w:rsidRDefault="005C4849" w:rsidP="00623070">
          <w:pPr>
            <w:tabs>
              <w:tab w:val="center" w:pos="4153"/>
              <w:tab w:val="right" w:pos="8306"/>
            </w:tabs>
            <w:spacing w:before="0" w:after="0" w:line="240" w:lineRule="auto"/>
            <w:rPr>
              <w:rFonts w:ascii="David" w:hAnsi="David"/>
              <w:sz w:val="16"/>
              <w:szCs w:val="16"/>
              <w:rtl/>
            </w:rPr>
          </w:pPr>
        </w:p>
      </w:tc>
      <w:tc>
        <w:tcPr>
          <w:tcW w:w="1129" w:type="dxa"/>
        </w:tcPr>
        <w:p w14:paraId="3ADC58B6"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3244157C" w14:textId="3BA15946" w:rsidR="005C4849" w:rsidRPr="00F9528C" w:rsidRDefault="005C4849" w:rsidP="00623070">
              <w:pPr>
                <w:tabs>
                  <w:tab w:val="center" w:pos="4153"/>
                  <w:tab w:val="right" w:pos="8306"/>
                </w:tabs>
                <w:spacing w:before="0" w:after="0" w:line="240" w:lineRule="auto"/>
                <w:rPr>
                  <w:rFonts w:ascii="David" w:hAnsi="David"/>
                  <w:sz w:val="20"/>
                  <w:szCs w:val="20"/>
                  <w:rtl/>
                </w:rPr>
              </w:pPr>
              <w:del w:id="77" w:author="Kook Sec" w:date="2021-10-21T13:54:00Z">
                <w:r w:rsidDel="00A671AD">
                  <w:rPr>
                    <w:rFonts w:ascii="David" w:hAnsi="David" w:hint="cs"/>
                    <w:sz w:val="20"/>
                    <w:szCs w:val="20"/>
                  </w:rPr>
                  <w:delText>CONT-5-575</w:delText>
                </w:r>
              </w:del>
              <w:ins w:id="78" w:author="Kook Sec" w:date="2021-10-21T13:54:00Z">
                <w:r w:rsidR="00A671AD">
                  <w:rPr>
                    <w:rFonts w:ascii="David" w:hAnsi="David" w:hint="cs"/>
                    <w:sz w:val="20"/>
                    <w:szCs w:val="20"/>
                  </w:rPr>
                  <w:t>CO</w:t>
                </w:r>
                <w:r w:rsidR="00A671AD">
                  <w:rPr>
                    <w:rFonts w:ascii="David" w:hAnsi="David" w:hint="cs"/>
                    <w:sz w:val="20"/>
                    <w:szCs w:val="20"/>
                    <w:rtl/>
                  </w:rPr>
                  <w:t>NT-10-1883</w:t>
                </w:r>
              </w:ins>
            </w:p>
          </w:tc>
        </w:sdtContent>
      </w:sdt>
    </w:tr>
    <w:tr w:rsidR="005C4849" w:rsidRPr="00F9528C" w14:paraId="5D646D4A" w14:textId="77777777" w:rsidTr="00623070">
      <w:tc>
        <w:tcPr>
          <w:tcW w:w="753" w:type="dxa"/>
        </w:tcPr>
        <w:p w14:paraId="04B296D9"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5251C4B1" w14:textId="77777777" w:rsidR="005C4849" w:rsidRPr="00F9528C" w:rsidRDefault="006B4240" w:rsidP="00623070">
              <w:pPr>
                <w:tabs>
                  <w:tab w:val="center" w:pos="4153"/>
                  <w:tab w:val="right" w:pos="8306"/>
                </w:tabs>
                <w:spacing w:before="0" w:after="0" w:line="240" w:lineRule="auto"/>
                <w:rPr>
                  <w:rFonts w:ascii="David" w:hAnsi="David"/>
                  <w:color w:val="00B0F0"/>
                  <w:sz w:val="20"/>
                  <w:szCs w:val="20"/>
                  <w:rtl/>
                </w:rPr>
              </w:pPr>
              <w:proofErr w:type="spellStart"/>
              <w:ins w:id="79" w:author="Kook Sec" w:date="2020-01-06T13:26:00Z">
                <w:r>
                  <w:rPr>
                    <w:rFonts w:ascii="David" w:hAnsi="David" w:hint="cs"/>
                    <w:color w:val="00B0F0"/>
                    <w:sz w:val="20"/>
                    <w:szCs w:val="20"/>
                    <w:rtl/>
                  </w:rPr>
                  <w:t>לנדמן</w:t>
                </w:r>
                <w:proofErr w:type="spellEnd"/>
                <w:r>
                  <w:rPr>
                    <w:rFonts w:ascii="David" w:hAnsi="David" w:hint="cs"/>
                    <w:color w:val="00B0F0"/>
                    <w:sz w:val="20"/>
                    <w:szCs w:val="20"/>
                    <w:rtl/>
                  </w:rPr>
                  <w:t xml:space="preserve"> אלומיניום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C4849" w:rsidRPr="00F9528C" w14:paraId="388CAA13" w14:textId="77777777" w:rsidTr="00623070">
            <w:trPr>
              <w:trHeight w:val="201"/>
            </w:trPr>
            <w:tc>
              <w:tcPr>
                <w:tcW w:w="926" w:type="dxa"/>
              </w:tcPr>
              <w:p w14:paraId="25F3AD8B"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0556EE9" w14:textId="77777777" w:rsidR="005C4849" w:rsidRPr="00F9528C" w:rsidRDefault="005C4849"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0765750B"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236" w:type="dxa"/>
        </w:tcPr>
        <w:p w14:paraId="5A47EE2D"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1129" w:type="dxa"/>
        </w:tcPr>
        <w:p w14:paraId="1489239F"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C28341F" w14:textId="77777777" w:rsidR="005C4849" w:rsidRPr="00F9528C" w:rsidRDefault="00A671AD"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5C4849" w:rsidRPr="00F9528C">
                <w:rPr>
                  <w:rFonts w:ascii="David" w:hAnsi="David"/>
                  <w:color w:val="00B0F0"/>
                  <w:sz w:val="20"/>
                  <w:szCs w:val="20"/>
                  <w:rtl/>
                </w:rPr>
                <w:t>[סטטוס חוזה]</w:t>
              </w:r>
            </w:sdtContent>
          </w:sdt>
        </w:p>
      </w:tc>
    </w:tr>
    <w:tr w:rsidR="005C4849" w:rsidRPr="00F9528C" w14:paraId="1D6BA0FA" w14:textId="77777777" w:rsidTr="00623070">
      <w:trPr>
        <w:trHeight w:val="80"/>
      </w:trPr>
      <w:tc>
        <w:tcPr>
          <w:tcW w:w="753" w:type="dxa"/>
        </w:tcPr>
        <w:p w14:paraId="70C19C9A"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1883" w:type="dxa"/>
        </w:tcPr>
        <w:p w14:paraId="4EA1AF4A" w14:textId="77777777" w:rsidR="005C4849" w:rsidRPr="00F9528C" w:rsidRDefault="005C4849"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2BCE80BA"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236" w:type="dxa"/>
        </w:tcPr>
        <w:p w14:paraId="2C2D270E"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1129" w:type="dxa"/>
        </w:tcPr>
        <w:p w14:paraId="5B400280"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2073" w:type="dxa"/>
        </w:tcPr>
        <w:p w14:paraId="41ACCE1A"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r>
  </w:tbl>
  <w:p w14:paraId="450B4F04" w14:textId="77777777" w:rsidR="00685B66" w:rsidRPr="005C4849" w:rsidRDefault="005C4849" w:rsidP="005C4849">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7F1D36" w14:textId="77777777" w:rsidR="006B4240" w:rsidRDefault="006B4240" w:rsidP="00AF234B">
      <w:pPr>
        <w:spacing w:before="0" w:after="0" w:line="240" w:lineRule="auto"/>
      </w:pPr>
      <w:r>
        <w:separator/>
      </w:r>
    </w:p>
  </w:footnote>
  <w:footnote w:type="continuationSeparator" w:id="0">
    <w:p w14:paraId="06A8CF5B" w14:textId="77777777" w:rsidR="006B4240" w:rsidRDefault="006B4240" w:rsidP="00AF234B">
      <w:pPr>
        <w:spacing w:before="0" w:after="0" w:line="240" w:lineRule="auto"/>
      </w:pPr>
      <w:r>
        <w:continuationSeparator/>
      </w:r>
    </w:p>
  </w:footnote>
  <w:footnote w:type="continuationNotice" w:id="1">
    <w:p w14:paraId="2A04D0BC" w14:textId="77777777" w:rsidR="006B4240" w:rsidRDefault="006B424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482143625"/>
      <w:docPartObj>
        <w:docPartGallery w:val="Page Numbers (Top of Page)"/>
        <w:docPartUnique/>
      </w:docPartObj>
    </w:sdtPr>
    <w:sdtEndPr/>
    <w:sdtContent>
      <w:p w14:paraId="65C13EB4" w14:textId="77777777" w:rsidR="00685B66" w:rsidRDefault="00685B66">
        <w:pPr>
          <w:pStyle w:val="a4"/>
          <w:jc w:val="center"/>
        </w:pPr>
        <w:r>
          <w:fldChar w:fldCharType="begin"/>
        </w:r>
        <w:r>
          <w:instrText xml:space="preserve"> PAGE   \* MERGEFORMAT </w:instrText>
        </w:r>
        <w:r>
          <w:fldChar w:fldCharType="separate"/>
        </w:r>
        <w:r w:rsidR="006B4240">
          <w:rPr>
            <w:noProof/>
            <w:rtl/>
          </w:rPr>
          <w:t>1</w:t>
        </w:r>
        <w:r>
          <w:rPr>
            <w:noProof/>
          </w:rPr>
          <w:fldChar w:fldCharType="end"/>
        </w:r>
      </w:p>
    </w:sdtContent>
  </w:sdt>
  <w:p w14:paraId="418F6D76" w14:textId="77777777" w:rsidR="00685B66" w:rsidRDefault="00685B6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2205342"/>
    <w:multiLevelType w:val="multilevel"/>
    <w:tmpl w:val="3F8EAD7E"/>
    <w:lvl w:ilvl="0">
      <w:start w:val="1"/>
      <w:numFmt w:val="decimal"/>
      <w:pStyle w:val="a"/>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9"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1"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5"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6"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18"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17E653F"/>
    <w:multiLevelType w:val="hybridMultilevel"/>
    <w:tmpl w:val="FF260D62"/>
    <w:lvl w:ilvl="0" w:tplc="040D0003">
      <w:start w:val="1"/>
      <w:numFmt w:val="decimal"/>
      <w:lvlText w:val="%1."/>
      <w:lvlJc w:val="left"/>
      <w:pPr>
        <w:ind w:left="1796" w:hanging="360"/>
      </w:p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20" w15:restartNumberingAfterBreak="0">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1"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A40EFF"/>
    <w:multiLevelType w:val="multilevel"/>
    <w:tmpl w:val="D7A6A346"/>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6"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5"/>
  </w:num>
  <w:num w:numId="2">
    <w:abstractNumId w:val="14"/>
  </w:num>
  <w:num w:numId="3">
    <w:abstractNumId w:val="7"/>
  </w:num>
  <w:num w:numId="4">
    <w:abstractNumId w:val="16"/>
  </w:num>
  <w:num w:numId="5">
    <w:abstractNumId w:val="26"/>
  </w:num>
  <w:num w:numId="6">
    <w:abstractNumId w:val="2"/>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12"/>
  </w:num>
  <w:num w:numId="10">
    <w:abstractNumId w:val="1"/>
  </w:num>
  <w:num w:numId="11">
    <w:abstractNumId w:val="17"/>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21"/>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num>
  <w:num w:numId="19">
    <w:abstractNumId w:val="0"/>
  </w:num>
  <w:num w:numId="20">
    <w:abstractNumId w:val="22"/>
  </w:num>
  <w:num w:numId="21">
    <w:abstractNumId w:val="2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4"/>
  </w:num>
  <w:num w:numId="23">
    <w:abstractNumId w:val="6"/>
  </w:num>
  <w:num w:numId="24">
    <w:abstractNumId w:val="18"/>
  </w:num>
  <w:num w:numId="25">
    <w:abstractNumId w:val="3"/>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 w:numId="34">
    <w:abstractNumId w:val="8"/>
  </w:num>
  <w:num w:numId="35">
    <w:abstractNumId w:val="3"/>
    <w:lvlOverride w:ilvl="0">
      <w:startOverride w:val="3"/>
    </w:lvlOverride>
    <w:lvlOverride w:ilvl="1">
      <w:startOverride w:val="5"/>
    </w:lvlOverride>
    <w:lvlOverride w:ilvl="2">
      <w:startOverride w:val="2"/>
    </w:lvlOverride>
  </w:num>
  <w:num w:numId="36">
    <w:abstractNumId w:val="4"/>
  </w:num>
  <w:num w:numId="3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45A8C"/>
    <w:rsid w:val="000645C6"/>
    <w:rsid w:val="000B36FF"/>
    <w:rsid w:val="000F342B"/>
    <w:rsid w:val="001257A1"/>
    <w:rsid w:val="00134C85"/>
    <w:rsid w:val="00140124"/>
    <w:rsid w:val="001631CE"/>
    <w:rsid w:val="001A0C3C"/>
    <w:rsid w:val="001A69D5"/>
    <w:rsid w:val="00214ACF"/>
    <w:rsid w:val="002365CE"/>
    <w:rsid w:val="00291019"/>
    <w:rsid w:val="002E281F"/>
    <w:rsid w:val="00335E3B"/>
    <w:rsid w:val="00370DA1"/>
    <w:rsid w:val="003D3411"/>
    <w:rsid w:val="00467596"/>
    <w:rsid w:val="004A1F09"/>
    <w:rsid w:val="004A7CFB"/>
    <w:rsid w:val="00501673"/>
    <w:rsid w:val="005336F2"/>
    <w:rsid w:val="00552E11"/>
    <w:rsid w:val="005763BD"/>
    <w:rsid w:val="0058321B"/>
    <w:rsid w:val="005C4849"/>
    <w:rsid w:val="00685B66"/>
    <w:rsid w:val="006B4240"/>
    <w:rsid w:val="006B4EB8"/>
    <w:rsid w:val="0072103C"/>
    <w:rsid w:val="007A10F8"/>
    <w:rsid w:val="007C2A85"/>
    <w:rsid w:val="008666C7"/>
    <w:rsid w:val="008A47A2"/>
    <w:rsid w:val="008C64C6"/>
    <w:rsid w:val="00907836"/>
    <w:rsid w:val="00915F2E"/>
    <w:rsid w:val="009369E3"/>
    <w:rsid w:val="00942177"/>
    <w:rsid w:val="009705B3"/>
    <w:rsid w:val="00977E09"/>
    <w:rsid w:val="009834EB"/>
    <w:rsid w:val="009C0249"/>
    <w:rsid w:val="009D7E65"/>
    <w:rsid w:val="00A24A00"/>
    <w:rsid w:val="00A671AD"/>
    <w:rsid w:val="00AF234B"/>
    <w:rsid w:val="00B001DE"/>
    <w:rsid w:val="00BC58C4"/>
    <w:rsid w:val="00BE17B4"/>
    <w:rsid w:val="00C02FFD"/>
    <w:rsid w:val="00C12F17"/>
    <w:rsid w:val="00C140D3"/>
    <w:rsid w:val="00D8516B"/>
    <w:rsid w:val="00E3435D"/>
    <w:rsid w:val="00E679C7"/>
    <w:rsid w:val="00E972B1"/>
    <w:rsid w:val="00EC37B6"/>
    <w:rsid w:val="00FD5E02"/>
    <w:rsid w:val="00FE2EFB"/>
    <w:rsid w:val="00FF2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A858B11"/>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E679C7"/>
    <w:pPr>
      <w:bidi/>
      <w:spacing w:before="100" w:beforeAutospacing="1" w:after="100" w:afterAutospacing="1" w:line="720" w:lineRule="auto"/>
    </w:pPr>
  </w:style>
  <w:style w:type="paragraph" w:styleId="1">
    <w:name w:val="heading 1"/>
    <w:basedOn w:val="a0"/>
    <w:next w:val="a0"/>
    <w:link w:val="10"/>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0"/>
    <w:next w:val="a0"/>
    <w:link w:val="20"/>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0"/>
    <w:next w:val="a0"/>
    <w:link w:val="30"/>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0"/>
    <w:next w:val="a0"/>
    <w:link w:val="40"/>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0"/>
    <w:next w:val="a0"/>
    <w:link w:val="50"/>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0"/>
    <w:next w:val="a0"/>
    <w:link w:val="60"/>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0"/>
    <w:next w:val="a0"/>
    <w:link w:val="70"/>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0"/>
    <w:next w:val="a0"/>
    <w:link w:val="80"/>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0"/>
    <w:next w:val="a0"/>
    <w:link w:val="90"/>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nhideWhenUsed/>
    <w:rsid w:val="00AF234B"/>
    <w:pPr>
      <w:tabs>
        <w:tab w:val="center" w:pos="4153"/>
        <w:tab w:val="right" w:pos="8306"/>
      </w:tabs>
      <w:spacing w:before="0" w:after="0" w:line="240" w:lineRule="auto"/>
    </w:pPr>
  </w:style>
  <w:style w:type="character" w:customStyle="1" w:styleId="a5">
    <w:name w:val="כותרת עליונה תו"/>
    <w:basedOn w:val="a1"/>
    <w:link w:val="a4"/>
    <w:rsid w:val="00AF234B"/>
  </w:style>
  <w:style w:type="paragraph" w:styleId="a6">
    <w:name w:val="footer"/>
    <w:basedOn w:val="a0"/>
    <w:link w:val="a7"/>
    <w:unhideWhenUsed/>
    <w:rsid w:val="00AF234B"/>
    <w:pPr>
      <w:tabs>
        <w:tab w:val="center" w:pos="4153"/>
        <w:tab w:val="right" w:pos="8306"/>
      </w:tabs>
      <w:spacing w:before="0" w:after="0" w:line="240" w:lineRule="auto"/>
    </w:pPr>
  </w:style>
  <w:style w:type="character" w:customStyle="1" w:styleId="a7">
    <w:name w:val="כותרת תחתונה תו"/>
    <w:basedOn w:val="a1"/>
    <w:link w:val="a6"/>
    <w:rsid w:val="00AF234B"/>
  </w:style>
  <w:style w:type="character" w:styleId="a8">
    <w:name w:val="Placeholder Text"/>
    <w:basedOn w:val="a1"/>
    <w:uiPriority w:val="99"/>
    <w:semiHidden/>
    <w:rsid w:val="00552E11"/>
    <w:rPr>
      <w:color w:val="808080"/>
    </w:rPr>
  </w:style>
  <w:style w:type="table" w:styleId="a9">
    <w:name w:val="Table Grid"/>
    <w:basedOn w:val="a2"/>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1"/>
    <w:link w:val="1"/>
    <w:rsid w:val="00370DA1"/>
    <w:rPr>
      <w:rFonts w:ascii="Times New Roman" w:eastAsia="Times New Roman" w:hAnsi="Times New Roman" w:cs="David"/>
      <w:sz w:val="20"/>
      <w:szCs w:val="24"/>
      <w:lang w:eastAsia="he-IL"/>
    </w:rPr>
  </w:style>
  <w:style w:type="character" w:customStyle="1" w:styleId="20">
    <w:name w:val="כותרת 2 תו"/>
    <w:basedOn w:val="a1"/>
    <w:link w:val="2"/>
    <w:rsid w:val="00370DA1"/>
    <w:rPr>
      <w:rFonts w:ascii="Times New Roman" w:eastAsia="Times New Roman" w:hAnsi="Times New Roman" w:cs="David"/>
      <w:bCs/>
      <w:sz w:val="20"/>
      <w:szCs w:val="24"/>
      <w:lang w:eastAsia="he-IL"/>
    </w:rPr>
  </w:style>
  <w:style w:type="character" w:customStyle="1" w:styleId="30">
    <w:name w:val="כותרת 3 תו"/>
    <w:basedOn w:val="a1"/>
    <w:link w:val="3"/>
    <w:rsid w:val="00370DA1"/>
    <w:rPr>
      <w:rFonts w:ascii="Times New Roman" w:eastAsia="Times New Roman" w:hAnsi="Times New Roman" w:cs="David"/>
      <w:b/>
      <w:bCs/>
      <w:sz w:val="20"/>
      <w:szCs w:val="24"/>
      <w:u w:val="single"/>
      <w:lang w:eastAsia="he-IL"/>
    </w:rPr>
  </w:style>
  <w:style w:type="character" w:customStyle="1" w:styleId="40">
    <w:name w:val="כותרת 4 תו"/>
    <w:basedOn w:val="a1"/>
    <w:link w:val="4"/>
    <w:rsid w:val="00370DA1"/>
    <w:rPr>
      <w:rFonts w:ascii="Times New Roman" w:eastAsia="Times New Roman" w:hAnsi="Times New Roman" w:cs="David"/>
      <w:bCs/>
      <w:sz w:val="20"/>
      <w:szCs w:val="24"/>
      <w:u w:val="single"/>
      <w:lang w:eastAsia="he-IL"/>
    </w:rPr>
  </w:style>
  <w:style w:type="character" w:customStyle="1" w:styleId="50">
    <w:name w:val="כותרת 5 תו"/>
    <w:basedOn w:val="a1"/>
    <w:link w:val="5"/>
    <w:rsid w:val="00370DA1"/>
    <w:rPr>
      <w:rFonts w:ascii="Times New Roman" w:eastAsia="Times New Roman" w:hAnsi="Times New Roman" w:cs="David"/>
      <w:sz w:val="20"/>
      <w:szCs w:val="24"/>
      <w:lang w:eastAsia="he-IL"/>
    </w:rPr>
  </w:style>
  <w:style w:type="character" w:customStyle="1" w:styleId="60">
    <w:name w:val="כותרת 6 תו"/>
    <w:basedOn w:val="a1"/>
    <w:link w:val="6"/>
    <w:rsid w:val="00370DA1"/>
    <w:rPr>
      <w:rFonts w:ascii="Times New Roman" w:eastAsia="Times New Roman" w:hAnsi="Times New Roman" w:cs="David"/>
      <w:sz w:val="20"/>
      <w:szCs w:val="24"/>
      <w:u w:val="single"/>
      <w:lang w:eastAsia="he-IL"/>
    </w:rPr>
  </w:style>
  <w:style w:type="character" w:customStyle="1" w:styleId="70">
    <w:name w:val="כותרת 7 תו"/>
    <w:basedOn w:val="a1"/>
    <w:link w:val="7"/>
    <w:rsid w:val="00370DA1"/>
    <w:rPr>
      <w:rFonts w:ascii="Times New Roman" w:eastAsia="Times New Roman" w:hAnsi="Times New Roman" w:cs="David"/>
      <w:sz w:val="20"/>
      <w:szCs w:val="24"/>
      <w:lang w:eastAsia="he-IL"/>
    </w:rPr>
  </w:style>
  <w:style w:type="character" w:customStyle="1" w:styleId="80">
    <w:name w:val="כותרת 8 תו"/>
    <w:basedOn w:val="a1"/>
    <w:link w:val="8"/>
    <w:rsid w:val="00370DA1"/>
    <w:rPr>
      <w:rFonts w:ascii="Times New Roman" w:eastAsia="Times New Roman" w:hAnsi="Times New Roman" w:cs="David"/>
      <w:color w:val="339966"/>
      <w:sz w:val="20"/>
      <w:szCs w:val="24"/>
      <w:lang w:eastAsia="he-IL"/>
    </w:rPr>
  </w:style>
  <w:style w:type="character" w:customStyle="1" w:styleId="90">
    <w:name w:val="כותרת 9 תו"/>
    <w:basedOn w:val="a1"/>
    <w:link w:val="9"/>
    <w:rsid w:val="00370DA1"/>
    <w:rPr>
      <w:rFonts w:ascii="Times New Roman" w:eastAsia="Times New Roman" w:hAnsi="Times New Roman" w:cs="David"/>
      <w:bCs/>
      <w:sz w:val="20"/>
      <w:szCs w:val="24"/>
      <w:u w:val="single"/>
      <w:lang w:eastAsia="he-IL"/>
    </w:rPr>
  </w:style>
  <w:style w:type="numbering" w:customStyle="1" w:styleId="NoList1">
    <w:name w:val="No List1"/>
    <w:next w:val="a3"/>
    <w:semiHidden/>
    <w:unhideWhenUsed/>
    <w:rsid w:val="00370DA1"/>
  </w:style>
  <w:style w:type="paragraph" w:styleId="aa">
    <w:name w:val="Body Text"/>
    <w:basedOn w:val="a0"/>
    <w:link w:val="ab"/>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b">
    <w:name w:val="גוף טקסט תו"/>
    <w:basedOn w:val="a1"/>
    <w:link w:val="aa"/>
    <w:rsid w:val="00370DA1"/>
    <w:rPr>
      <w:rFonts w:ascii="Times New Roman" w:eastAsia="Times New Roman" w:hAnsi="Times New Roman" w:cs="David"/>
      <w:sz w:val="20"/>
      <w:szCs w:val="24"/>
      <w:lang w:eastAsia="he-IL"/>
    </w:rPr>
  </w:style>
  <w:style w:type="paragraph" w:styleId="ac">
    <w:name w:val="Title"/>
    <w:basedOn w:val="a0"/>
    <w:link w:val="ad"/>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d">
    <w:name w:val="כותרת טקסט תו"/>
    <w:basedOn w:val="a1"/>
    <w:link w:val="ac"/>
    <w:rsid w:val="00370DA1"/>
    <w:rPr>
      <w:rFonts w:ascii="Times New Roman" w:eastAsia="Times New Roman" w:hAnsi="Times New Roman" w:cs="David"/>
      <w:bCs/>
      <w:i/>
      <w:iCs/>
      <w:sz w:val="32"/>
      <w:szCs w:val="32"/>
      <w:u w:val="single"/>
      <w:lang w:eastAsia="he-IL"/>
    </w:rPr>
  </w:style>
  <w:style w:type="character" w:styleId="ae">
    <w:name w:val="page number"/>
    <w:basedOn w:val="a1"/>
    <w:rsid w:val="00370DA1"/>
  </w:style>
  <w:style w:type="paragraph" w:styleId="af">
    <w:name w:val="Block Text"/>
    <w:basedOn w:val="a0"/>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f0">
    <w:name w:val="סגנון"/>
    <w:basedOn w:val="a0"/>
    <w:next w:val="af"/>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1">
    <w:name w:val="חתימה1"/>
    <w:basedOn w:val="a0"/>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370DA1"/>
    <w:pPr>
      <w:ind w:left="540" w:hanging="540"/>
    </w:pPr>
    <w:rPr>
      <w:szCs w:val="22"/>
    </w:rPr>
  </w:style>
  <w:style w:type="paragraph" w:customStyle="1" w:styleId="af2">
    <w:name w:val="חתימה קו אחד"/>
    <w:basedOn w:val="11"/>
    <w:rsid w:val="00370DA1"/>
    <w:pPr>
      <w:tabs>
        <w:tab w:val="left" w:pos="2880"/>
        <w:tab w:val="left" w:pos="5220"/>
        <w:tab w:val="left" w:pos="7740"/>
      </w:tabs>
      <w:ind w:left="360"/>
    </w:pPr>
    <w:rPr>
      <w:sz w:val="22"/>
      <w:szCs w:val="22"/>
    </w:rPr>
  </w:style>
  <w:style w:type="paragraph" w:customStyle="1" w:styleId="12">
    <w:name w:val="חתימה קו 1 נקודות"/>
    <w:basedOn w:val="1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3">
    <w:name w:val="Balloon Text"/>
    <w:basedOn w:val="a0"/>
    <w:link w:val="af4"/>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4">
    <w:name w:val="טקסט בלונים תו"/>
    <w:basedOn w:val="a1"/>
    <w:link w:val="af3"/>
    <w:semiHidden/>
    <w:rsid w:val="00370DA1"/>
    <w:rPr>
      <w:rFonts w:ascii="Tahoma" w:eastAsia="Times New Roman" w:hAnsi="Tahoma" w:cs="Tahoma"/>
      <w:sz w:val="16"/>
      <w:szCs w:val="16"/>
      <w:lang w:eastAsia="he-IL"/>
    </w:rPr>
  </w:style>
  <w:style w:type="paragraph" w:customStyle="1" w:styleId="BodyTextIndent1">
    <w:name w:val="Body Text Indent1"/>
    <w:basedOn w:val="a0"/>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0"/>
    <w:next w:val="a0"/>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0"/>
    <w:next w:val="a0"/>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0"/>
    <w:next w:val="a0"/>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0"/>
    <w:next w:val="a0"/>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31">
    <w:name w:val="Body Text Indent 3"/>
    <w:basedOn w:val="a0"/>
    <w:link w:val="32"/>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1"/>
    <w:link w:val="31"/>
    <w:rsid w:val="00370DA1"/>
    <w:rPr>
      <w:rFonts w:ascii="Times New Roman" w:eastAsia="Times New Roman" w:hAnsi="Times New Roman" w:cs="David"/>
      <w:sz w:val="24"/>
      <w:szCs w:val="24"/>
      <w:lang w:eastAsia="he-IL"/>
    </w:rPr>
  </w:style>
  <w:style w:type="paragraph" w:styleId="21">
    <w:name w:val="Body Text Indent 2"/>
    <w:basedOn w:val="a0"/>
    <w:link w:val="22"/>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1"/>
    <w:link w:val="21"/>
    <w:rsid w:val="00370DA1"/>
    <w:rPr>
      <w:rFonts w:ascii="Times New Roman" w:eastAsia="Times New Roman" w:hAnsi="Times New Roman" w:cs="David"/>
      <w:sz w:val="20"/>
      <w:szCs w:val="24"/>
      <w:lang w:eastAsia="he-IL"/>
    </w:rPr>
  </w:style>
  <w:style w:type="paragraph" w:styleId="af5">
    <w:name w:val="Document Map"/>
    <w:basedOn w:val="a0"/>
    <w:link w:val="af6"/>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6">
    <w:name w:val="מפת מסמך תו"/>
    <w:basedOn w:val="a1"/>
    <w:link w:val="af5"/>
    <w:rsid w:val="00370DA1"/>
    <w:rPr>
      <w:rFonts w:ascii="Tahoma" w:eastAsia="Times New Roman" w:hAnsi="Tahoma" w:cs="Tahoma"/>
      <w:sz w:val="20"/>
      <w:szCs w:val="20"/>
      <w:shd w:val="clear" w:color="auto" w:fill="000080"/>
      <w:lang w:eastAsia="he-IL"/>
    </w:rPr>
  </w:style>
  <w:style w:type="paragraph" w:customStyle="1" w:styleId="Heading41">
    <w:name w:val="Heading 41"/>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a6"/>
    <w:link w:val="AutoFieldsChar"/>
    <w:qFormat/>
    <w:rsid w:val="008666C7"/>
    <w:pPr>
      <w:spacing w:before="100" w:after="100"/>
    </w:pPr>
    <w:rPr>
      <w:rFonts w:ascii="David" w:hAnsi="David" w:cs="David"/>
      <w:color w:val="0070C0"/>
      <w:sz w:val="20"/>
      <w:szCs w:val="24"/>
    </w:rPr>
  </w:style>
  <w:style w:type="character" w:customStyle="1" w:styleId="AutoFieldsChar">
    <w:name w:val="AutoFields Char"/>
    <w:basedOn w:val="a7"/>
    <w:link w:val="AutoFields"/>
    <w:rsid w:val="008666C7"/>
    <w:rPr>
      <w:rFonts w:ascii="David" w:hAnsi="David" w:cs="David"/>
      <w:color w:val="0070C0"/>
      <w:sz w:val="20"/>
      <w:szCs w:val="24"/>
    </w:rPr>
  </w:style>
  <w:style w:type="numbering" w:customStyle="1" w:styleId="NoList2">
    <w:name w:val="No List2"/>
    <w:next w:val="a3"/>
    <w:semiHidden/>
    <w:rsid w:val="00C140D3"/>
  </w:style>
  <w:style w:type="character" w:customStyle="1" w:styleId="af7">
    <w:name w:val="ביטול תו"/>
    <w:link w:val="af8"/>
    <w:locked/>
    <w:rsid w:val="00C140D3"/>
    <w:rPr>
      <w:rFonts w:cs="David"/>
      <w:sz w:val="26"/>
      <w:szCs w:val="24"/>
    </w:rPr>
  </w:style>
  <w:style w:type="paragraph" w:customStyle="1" w:styleId="af8">
    <w:name w:val="ביטול"/>
    <w:basedOn w:val="a0"/>
    <w:link w:val="af7"/>
    <w:rsid w:val="00C140D3"/>
    <w:pPr>
      <w:spacing w:before="240" w:beforeAutospacing="0" w:after="0" w:afterAutospacing="0" w:line="240" w:lineRule="auto"/>
      <w:jc w:val="both"/>
    </w:pPr>
    <w:rPr>
      <w:rFonts w:cs="David"/>
      <w:sz w:val="26"/>
      <w:szCs w:val="24"/>
    </w:rPr>
  </w:style>
  <w:style w:type="paragraph" w:styleId="af9">
    <w:name w:val="List Paragraph"/>
    <w:basedOn w:val="a0"/>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a3"/>
    <w:semiHidden/>
    <w:rsid w:val="00C140D3"/>
  </w:style>
  <w:style w:type="paragraph" w:customStyle="1" w:styleId="a">
    <w:name w:val="שדה"/>
    <w:basedOn w:val="a0"/>
    <w:link w:val="Char"/>
    <w:qFormat/>
    <w:rsid w:val="004A1F09"/>
    <w:pPr>
      <w:widowControl w:val="0"/>
      <w:numPr>
        <w:numId w:val="25"/>
      </w:numPr>
      <w:spacing w:before="0" w:beforeAutospacing="0" w:after="0" w:afterAutospacing="0" w:line="240" w:lineRule="auto"/>
      <w:jc w:val="both"/>
    </w:pPr>
    <w:rPr>
      <w:rFonts w:ascii="Times New Roman" w:eastAsia="Times New Roman" w:hAnsi="Times New Roman" w:cs="David"/>
      <w:sz w:val="24"/>
      <w:szCs w:val="24"/>
    </w:rPr>
  </w:style>
  <w:style w:type="character" w:customStyle="1" w:styleId="Char">
    <w:name w:val="שדה Char"/>
    <w:basedOn w:val="a1"/>
    <w:link w:val="a"/>
    <w:rsid w:val="004A1F09"/>
    <w:rPr>
      <w:rFonts w:ascii="Times New Roman" w:eastAsia="Times New Roman" w:hAnsi="Times New Roman" w:cs="David"/>
      <w:sz w:val="24"/>
      <w:szCs w:val="24"/>
    </w:rPr>
  </w:style>
  <w:style w:type="table" w:customStyle="1" w:styleId="13">
    <w:name w:val="רשת טבלה1"/>
    <w:basedOn w:val="a2"/>
    <w:next w:val="a9"/>
    <w:rsid w:val="005C4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היסט_כפול"/>
    <w:basedOn w:val="a0"/>
    <w:rsid w:val="000B36FF"/>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11130719A8A491DA8CCC566DC52F590"/>
        <w:category>
          <w:name w:val="General"/>
          <w:gallery w:val="placeholder"/>
        </w:category>
        <w:types>
          <w:type w:val="bbPlcHdr"/>
        </w:types>
        <w:behaviors>
          <w:behavior w:val="content"/>
        </w:behaviors>
        <w:guid w:val="{B2ACAA1F-204E-41F7-AFF2-EB2AC23DAE8E}"/>
      </w:docPartPr>
      <w:docPartBody>
        <w:p w:rsidR="00860755" w:rsidRDefault="00860755">
          <w:r w:rsidRPr="00546E7D">
            <w:rPr>
              <w:rStyle w:val="a3"/>
              <w:rtl/>
            </w:rPr>
            <w:t>[תאריך חתימת חוזה]</w:t>
          </w:r>
        </w:p>
      </w:docPartBody>
    </w:docPart>
    <w:docPart>
      <w:docPartPr>
        <w:name w:val="8EAC179448B041838EF2C727129E01BE"/>
        <w:category>
          <w:name w:val="General"/>
          <w:gallery w:val="placeholder"/>
        </w:category>
        <w:types>
          <w:type w:val="bbPlcHdr"/>
        </w:types>
        <w:behaviors>
          <w:behavior w:val="content"/>
        </w:behaviors>
        <w:guid w:val="{681D9B81-C504-4BC9-9161-5E115166E77B}"/>
      </w:docPartPr>
      <w:docPartBody>
        <w:p w:rsidR="00860755" w:rsidRDefault="00860755">
          <w:r w:rsidRPr="00546E7D">
            <w:rPr>
              <w:rStyle w:val="a3"/>
              <w:rtl/>
            </w:rPr>
            <w:t>[צדדים נוספים]</w:t>
          </w:r>
        </w:p>
      </w:docPartBody>
    </w:docPart>
    <w:docPart>
      <w:docPartPr>
        <w:name w:val="9E8B3F14D8EB4372A2CBACB622C369F4"/>
        <w:category>
          <w:name w:val="General"/>
          <w:gallery w:val="placeholder"/>
        </w:category>
        <w:types>
          <w:type w:val="bbPlcHdr"/>
        </w:types>
        <w:behaviors>
          <w:behavior w:val="content"/>
        </w:behaviors>
        <w:guid w:val="{B3944653-6803-4753-A64E-B64A52F22B0E}"/>
      </w:docPartPr>
      <w:docPartBody>
        <w:p w:rsidR="00860755" w:rsidRDefault="00860755">
          <w:r w:rsidRPr="00546E7D">
            <w:rPr>
              <w:rStyle w:val="a3"/>
              <w:rtl/>
            </w:rPr>
            <w:t>[צד א בחוזה]</w:t>
          </w:r>
        </w:p>
      </w:docPartBody>
    </w:docPart>
    <w:docPart>
      <w:docPartPr>
        <w:name w:val="6891D3F194A64F219D01272734FC73E4"/>
        <w:category>
          <w:name w:val="כללי"/>
          <w:gallery w:val="placeholder"/>
        </w:category>
        <w:types>
          <w:type w:val="bbPlcHdr"/>
        </w:types>
        <w:behaviors>
          <w:behavior w:val="content"/>
        </w:behaviors>
        <w:guid w:val="{F44BA213-5FC2-41B1-A708-68EF3764946A}"/>
      </w:docPartPr>
      <w:docPartBody>
        <w:p w:rsidR="00104FD7" w:rsidRDefault="000D0456" w:rsidP="000D0456">
          <w:pPr>
            <w:pStyle w:val="6891D3F194A64F219D01272734FC73E4"/>
          </w:pPr>
          <w:r w:rsidRPr="00F11BAF">
            <w:rPr>
              <w:rStyle w:val="a3"/>
              <w:rtl/>
            </w:rPr>
            <w:t>[שם הפרויקט]</w:t>
          </w:r>
        </w:p>
      </w:docPartBody>
    </w:docPart>
    <w:docPart>
      <w:docPartPr>
        <w:name w:val="64884484007B405E8800DCF08EB80003"/>
        <w:category>
          <w:name w:val="כללי"/>
          <w:gallery w:val="placeholder"/>
        </w:category>
        <w:types>
          <w:type w:val="bbPlcHdr"/>
        </w:types>
        <w:behaviors>
          <w:behavior w:val="content"/>
        </w:behaviors>
        <w:guid w:val="{3CF8219C-768A-4DBE-8ED1-D0BC974930D9}"/>
      </w:docPartPr>
      <w:docPartBody>
        <w:p w:rsidR="00104FD7" w:rsidRDefault="000D0456" w:rsidP="000D0456">
          <w:pPr>
            <w:pStyle w:val="64884484007B405E8800DCF08EB80003"/>
          </w:pPr>
          <w:r w:rsidRPr="00F11BAF">
            <w:rPr>
              <w:rStyle w:val="a3"/>
              <w:rtl/>
            </w:rPr>
            <w:t>[שם אתר]</w:t>
          </w:r>
        </w:p>
      </w:docPartBody>
    </w:docPart>
    <w:docPart>
      <w:docPartPr>
        <w:name w:val="F6484E38E9194F00AE2D0147DCF6B66D"/>
        <w:category>
          <w:name w:val="כללי"/>
          <w:gallery w:val="placeholder"/>
        </w:category>
        <w:types>
          <w:type w:val="bbPlcHdr"/>
        </w:types>
        <w:behaviors>
          <w:behavior w:val="content"/>
        </w:behaviors>
        <w:guid w:val="{B3241803-CA1E-486A-A694-1DDE1341E436}"/>
      </w:docPartPr>
      <w:docPartBody>
        <w:p w:rsidR="00104FD7" w:rsidRDefault="000D0456" w:rsidP="000D0456">
          <w:pPr>
            <w:pStyle w:val="F6484E38E9194F00AE2D0147DCF6B66D"/>
          </w:pPr>
          <w:r w:rsidRPr="009C4355">
            <w:rPr>
              <w:rStyle w:val="a3"/>
              <w:rtl/>
            </w:rPr>
            <w:t>[שם ספק]</w:t>
          </w:r>
        </w:p>
      </w:docPartBody>
    </w:docPart>
    <w:docPart>
      <w:docPartPr>
        <w:name w:val="87F05F6DF5414F59980945BCD5EF1F89"/>
        <w:category>
          <w:name w:val="כללי"/>
          <w:gallery w:val="placeholder"/>
        </w:category>
        <w:types>
          <w:type w:val="bbPlcHdr"/>
        </w:types>
        <w:behaviors>
          <w:behavior w:val="content"/>
        </w:behaviors>
        <w:guid w:val="{E0B854FE-B722-448C-AB0E-0C23BF7F29B5}"/>
      </w:docPartPr>
      <w:docPartBody>
        <w:p w:rsidR="00104FD7" w:rsidRDefault="000D0456" w:rsidP="000D0456">
          <w:pPr>
            <w:pStyle w:val="87F05F6DF5414F59980945BCD5EF1F89"/>
          </w:pPr>
          <w:r w:rsidRPr="003E6FC4">
            <w:rPr>
              <w:rStyle w:val="a3"/>
              <w:rtl/>
            </w:rPr>
            <w:t>[שם צד א]</w:t>
          </w:r>
        </w:p>
      </w:docPartBody>
    </w:docPart>
    <w:docPart>
      <w:docPartPr>
        <w:name w:val="DC19D78E9BD34EBC955CFBFF1244DFA9"/>
        <w:category>
          <w:name w:val="כללי"/>
          <w:gallery w:val="placeholder"/>
        </w:category>
        <w:types>
          <w:type w:val="bbPlcHdr"/>
        </w:types>
        <w:behaviors>
          <w:behavior w:val="content"/>
        </w:behaviors>
        <w:guid w:val="{98CF9174-9D82-48EE-8E41-05A6B4B992FD}"/>
      </w:docPartPr>
      <w:docPartBody>
        <w:p w:rsidR="00104FD7" w:rsidRDefault="000D0456" w:rsidP="000D0456">
          <w:pPr>
            <w:pStyle w:val="DC19D78E9BD34EBC955CFBFF1244DFA9"/>
          </w:pPr>
          <w:r w:rsidRPr="003059F5">
            <w:rPr>
              <w:rStyle w:val="a3"/>
              <w:rtl/>
            </w:rPr>
            <w:t>[רשות מקומית]</w:t>
          </w:r>
        </w:p>
      </w:docPartBody>
    </w:docPart>
    <w:docPart>
      <w:docPartPr>
        <w:name w:val="48F39651453B434E929C70837D58A727"/>
        <w:category>
          <w:name w:val="כללי"/>
          <w:gallery w:val="placeholder"/>
        </w:category>
        <w:types>
          <w:type w:val="bbPlcHdr"/>
        </w:types>
        <w:behaviors>
          <w:behavior w:val="content"/>
        </w:behaviors>
        <w:guid w:val="{034204CA-4436-4189-BB3D-685221D5C545}"/>
      </w:docPartPr>
      <w:docPartBody>
        <w:p w:rsidR="00104FD7" w:rsidRDefault="000D0456" w:rsidP="000D0456">
          <w:pPr>
            <w:pStyle w:val="48F39651453B434E929C70837D58A727"/>
          </w:pPr>
          <w:r w:rsidRPr="003059F5">
            <w:rPr>
              <w:rStyle w:val="a3"/>
              <w:rtl/>
            </w:rPr>
            <w:t>[שם אתר]</w:t>
          </w:r>
        </w:p>
      </w:docPartBody>
    </w:docPart>
    <w:docPart>
      <w:docPartPr>
        <w:name w:val="F1BCDEBFC6B84245B85102376CAD83AC"/>
        <w:category>
          <w:name w:val="כללי"/>
          <w:gallery w:val="placeholder"/>
        </w:category>
        <w:types>
          <w:type w:val="bbPlcHdr"/>
        </w:types>
        <w:behaviors>
          <w:behavior w:val="content"/>
        </w:behaviors>
        <w:guid w:val="{3E5CF326-180F-462D-8D98-BEAB71830A43}"/>
      </w:docPartPr>
      <w:docPartBody>
        <w:p w:rsidR="00104FD7" w:rsidRDefault="000D0456" w:rsidP="000D0456">
          <w:pPr>
            <w:pStyle w:val="F1BCDEBFC6B84245B85102376CAD83AC"/>
          </w:pPr>
          <w:r w:rsidRPr="003059F5">
            <w:rPr>
              <w:rStyle w:val="a3"/>
              <w:rtl/>
            </w:rPr>
            <w:t>[שם הפרויקט]</w:t>
          </w:r>
        </w:p>
      </w:docPartBody>
    </w:docPart>
    <w:docPart>
      <w:docPartPr>
        <w:name w:val="DCBCCA8D9D6344D79FFBFE37EB885BA9"/>
        <w:category>
          <w:name w:val="כללי"/>
          <w:gallery w:val="placeholder"/>
        </w:category>
        <w:types>
          <w:type w:val="bbPlcHdr"/>
        </w:types>
        <w:behaviors>
          <w:behavior w:val="content"/>
        </w:behaviors>
        <w:guid w:val="{104E4411-585C-48C4-BA28-98E1A2706402}"/>
      </w:docPartPr>
      <w:docPartBody>
        <w:p w:rsidR="00104FD7" w:rsidRDefault="000D0456" w:rsidP="000D0456">
          <w:pPr>
            <w:pStyle w:val="DCBCCA8D9D6344D79FFBFE37EB885BA9"/>
          </w:pPr>
          <w:r w:rsidRPr="003059F5">
            <w:rPr>
              <w:rStyle w:val="a3"/>
              <w:rtl/>
            </w:rPr>
            <w:t>[שדה נוסף 2]</w:t>
          </w:r>
        </w:p>
      </w:docPartBody>
    </w:docPart>
    <w:docPart>
      <w:docPartPr>
        <w:name w:val="D774A9263F0B43C889C7363A425FC822"/>
        <w:category>
          <w:name w:val="כללי"/>
          <w:gallery w:val="placeholder"/>
        </w:category>
        <w:types>
          <w:type w:val="bbPlcHdr"/>
        </w:types>
        <w:behaviors>
          <w:behavior w:val="content"/>
        </w:behaviors>
        <w:guid w:val="{7CE28780-3A36-4622-B90D-BEC7812F0E78}"/>
      </w:docPartPr>
      <w:docPartBody>
        <w:p w:rsidR="00104FD7" w:rsidRDefault="000D0456" w:rsidP="000D0456">
          <w:pPr>
            <w:pStyle w:val="D774A9263F0B43C889C7363A425FC822"/>
          </w:pPr>
          <w:r w:rsidRPr="003059F5">
            <w:rPr>
              <w:rStyle w:val="a3"/>
              <w:rtl/>
            </w:rPr>
            <w:t>[שדה נוסף 1]</w:t>
          </w:r>
        </w:p>
      </w:docPartBody>
    </w:docPart>
    <w:docPart>
      <w:docPartPr>
        <w:name w:val="F6C21EC564964A3FA377941C8F3162AB"/>
        <w:category>
          <w:name w:val="כללי"/>
          <w:gallery w:val="placeholder"/>
        </w:category>
        <w:types>
          <w:type w:val="bbPlcHdr"/>
        </w:types>
        <w:behaviors>
          <w:behavior w:val="content"/>
        </w:behaviors>
        <w:guid w:val="{5775347D-5389-4438-A01B-7000F9D60F64}"/>
      </w:docPartPr>
      <w:docPartBody>
        <w:p w:rsidR="00104FD7" w:rsidRDefault="000D0456" w:rsidP="000D0456">
          <w:pPr>
            <w:pStyle w:val="F6C21EC564964A3FA377941C8F3162AB"/>
          </w:pPr>
          <w:r w:rsidRPr="003059F5">
            <w:rPr>
              <w:rStyle w:val="a3"/>
              <w:rtl/>
            </w:rPr>
            <w:t>[רשות מקומית]</w:t>
          </w:r>
        </w:p>
      </w:docPartBody>
    </w:docPart>
    <w:docPart>
      <w:docPartPr>
        <w:name w:val="4196D414B4514190A0FAC22EF91FF3E4"/>
        <w:category>
          <w:name w:val="כללי"/>
          <w:gallery w:val="placeholder"/>
        </w:category>
        <w:types>
          <w:type w:val="bbPlcHdr"/>
        </w:types>
        <w:behaviors>
          <w:behavior w:val="content"/>
        </w:behaviors>
        <w:guid w:val="{36592969-C3BF-4D99-95A7-9E7F2C221C7D}"/>
      </w:docPartPr>
      <w:docPartBody>
        <w:p w:rsidR="00104FD7" w:rsidRDefault="000D0456" w:rsidP="000D0456">
          <w:pPr>
            <w:pStyle w:val="4196D414B4514190A0FAC22EF91FF3E4"/>
          </w:pPr>
          <w:r w:rsidRPr="003059F5">
            <w:rPr>
              <w:rStyle w:val="a3"/>
              <w:rtl/>
            </w:rPr>
            <w:t>[שדה נוסף 3]</w:t>
          </w:r>
        </w:p>
      </w:docPartBody>
    </w:docPart>
    <w:docPart>
      <w:docPartPr>
        <w:name w:val="8ECE930238264283AFE92629BC37D42B"/>
        <w:category>
          <w:name w:val="כללי"/>
          <w:gallery w:val="placeholder"/>
        </w:category>
        <w:types>
          <w:type w:val="bbPlcHdr"/>
        </w:types>
        <w:behaviors>
          <w:behavior w:val="content"/>
        </w:behaviors>
        <w:guid w:val="{DC0A29CE-EE6C-4AD4-83E0-DB004EC0D42C}"/>
      </w:docPartPr>
      <w:docPartBody>
        <w:p w:rsidR="00104FD7" w:rsidRDefault="000D0456" w:rsidP="000D0456">
          <w:pPr>
            <w:pStyle w:val="8ECE930238264283AFE92629BC37D42B"/>
          </w:pPr>
          <w:r w:rsidRPr="003059F5">
            <w:rPr>
              <w:rStyle w:val="a3"/>
              <w:rtl/>
            </w:rPr>
            <w:t>[שדה נוסף 4]</w:t>
          </w:r>
        </w:p>
      </w:docPartBody>
    </w:docPart>
    <w:docPart>
      <w:docPartPr>
        <w:name w:val="8DDEAEF197BF4EF280FD4EE1A9E33B01"/>
        <w:category>
          <w:name w:val="כללי"/>
          <w:gallery w:val="placeholder"/>
        </w:category>
        <w:types>
          <w:type w:val="bbPlcHdr"/>
        </w:types>
        <w:behaviors>
          <w:behavior w:val="content"/>
        </w:behaviors>
        <w:guid w:val="{0C840C4D-A3C2-41B5-B574-15184DB5F94F}"/>
      </w:docPartPr>
      <w:docPartBody>
        <w:p w:rsidR="00104FD7" w:rsidRDefault="000D0456" w:rsidP="000D0456">
          <w:pPr>
            <w:pStyle w:val="8DDEAEF197BF4EF280FD4EE1A9E33B01"/>
          </w:pPr>
          <w:r w:rsidRPr="003059F5">
            <w:rPr>
              <w:rStyle w:val="a3"/>
              <w:rtl/>
            </w:rPr>
            <w:t>[שדה נוסף 5]</w:t>
          </w:r>
        </w:p>
      </w:docPartBody>
    </w:docPart>
    <w:docPart>
      <w:docPartPr>
        <w:name w:val="203513900E8340BAAA2CD87F2A3571C4"/>
        <w:category>
          <w:name w:val="כללי"/>
          <w:gallery w:val="placeholder"/>
        </w:category>
        <w:types>
          <w:type w:val="bbPlcHdr"/>
        </w:types>
        <w:behaviors>
          <w:behavior w:val="content"/>
        </w:behaviors>
        <w:guid w:val="{3875A356-B67C-4168-879C-E8176927DA52}"/>
      </w:docPartPr>
      <w:docPartBody>
        <w:p w:rsidR="00104FD7" w:rsidRDefault="000D0456" w:rsidP="000D0456">
          <w:pPr>
            <w:pStyle w:val="203513900E8340BAAA2CD87F2A3571C4"/>
          </w:pPr>
          <w:r w:rsidRPr="003059F5">
            <w:rPr>
              <w:rStyle w:val="a3"/>
              <w:rtl/>
            </w:rPr>
            <w:t>[שדה נוסף 6]</w:t>
          </w:r>
        </w:p>
      </w:docPartBody>
    </w:docPart>
    <w:docPart>
      <w:docPartPr>
        <w:name w:val="88168CD51E964B69AF05DD90A8E43114"/>
        <w:category>
          <w:name w:val="כללי"/>
          <w:gallery w:val="placeholder"/>
        </w:category>
        <w:types>
          <w:type w:val="bbPlcHdr"/>
        </w:types>
        <w:behaviors>
          <w:behavior w:val="content"/>
        </w:behaviors>
        <w:guid w:val="{8756AEB5-CC46-438C-A52F-F952A6313785}"/>
      </w:docPartPr>
      <w:docPartBody>
        <w:p w:rsidR="00104FD7" w:rsidRDefault="000D0456" w:rsidP="000D0456">
          <w:pPr>
            <w:pStyle w:val="88168CD51E964B69AF05DD90A8E43114"/>
          </w:pPr>
          <w:r w:rsidRPr="003059F5">
            <w:rPr>
              <w:rStyle w:val="a3"/>
              <w:rtl/>
            </w:rPr>
            <w:t>[אחוז השתתפות צד א]</w:t>
          </w:r>
        </w:p>
      </w:docPartBody>
    </w:docPart>
    <w:docPart>
      <w:docPartPr>
        <w:name w:val="5D8318FEC304447CA46D9446461B3694"/>
        <w:category>
          <w:name w:val="כללי"/>
          <w:gallery w:val="placeholder"/>
        </w:category>
        <w:types>
          <w:type w:val="bbPlcHdr"/>
        </w:types>
        <w:behaviors>
          <w:behavior w:val="content"/>
        </w:behaviors>
        <w:guid w:val="{62DB173B-7C89-4D40-93C9-D8D84EE9554B}"/>
      </w:docPartPr>
      <w:docPartBody>
        <w:p w:rsidR="00104FD7" w:rsidRDefault="000D0456" w:rsidP="000D0456">
          <w:pPr>
            <w:pStyle w:val="5D8318FEC304447CA46D9446461B3694"/>
          </w:pPr>
          <w:r w:rsidRPr="00064388">
            <w:rPr>
              <w:rStyle w:val="a3"/>
              <w:rtl/>
            </w:rPr>
            <w:t>[סוג מדד כותרת]</w:t>
          </w:r>
        </w:p>
      </w:docPartBody>
    </w:docPart>
    <w:docPart>
      <w:docPartPr>
        <w:name w:val="A9F8786E4B4A463DB371AEDFC63065BB"/>
        <w:category>
          <w:name w:val="כללי"/>
          <w:gallery w:val="placeholder"/>
        </w:category>
        <w:types>
          <w:type w:val="bbPlcHdr"/>
        </w:types>
        <w:behaviors>
          <w:behavior w:val="content"/>
        </w:behaviors>
        <w:guid w:val="{07FAA7F8-4204-446C-8D7E-0671F604A768}"/>
      </w:docPartPr>
      <w:docPartBody>
        <w:p w:rsidR="00104FD7" w:rsidRDefault="000D0456" w:rsidP="000D0456">
          <w:pPr>
            <w:pStyle w:val="A9F8786E4B4A463DB371AEDFC63065BB"/>
          </w:pPr>
          <w:r w:rsidRPr="00033B28">
            <w:rPr>
              <w:rStyle w:val="a3"/>
              <w:rtl/>
            </w:rPr>
            <w:t>[מדד בגין/ידוע - כותרת]</w:t>
          </w:r>
        </w:p>
      </w:docPartBody>
    </w:docPart>
    <w:docPart>
      <w:docPartPr>
        <w:name w:val="E778AA229724475CA9EFFFBCB6211B8A"/>
        <w:category>
          <w:name w:val="כללי"/>
          <w:gallery w:val="placeholder"/>
        </w:category>
        <w:types>
          <w:type w:val="bbPlcHdr"/>
        </w:types>
        <w:behaviors>
          <w:behavior w:val="content"/>
        </w:behaviors>
        <w:guid w:val="{56F958C7-6EB4-4B00-9912-397CC2FBEAF7}"/>
      </w:docPartPr>
      <w:docPartBody>
        <w:p w:rsidR="00104FD7" w:rsidRDefault="000D0456" w:rsidP="000D0456">
          <w:pPr>
            <w:pStyle w:val="E778AA229724475CA9EFFFBCB6211B8A"/>
          </w:pPr>
          <w:r w:rsidRPr="003059F5">
            <w:rPr>
              <w:rStyle w:val="a3"/>
              <w:rtl/>
            </w:rPr>
            <w:t>[מדד בסיס]</w:t>
          </w:r>
        </w:p>
      </w:docPartBody>
    </w:docPart>
    <w:docPart>
      <w:docPartPr>
        <w:name w:val="48F99A8495C34C438EA464C9133E8DFB"/>
        <w:category>
          <w:name w:val="כללי"/>
          <w:gallery w:val="placeholder"/>
        </w:category>
        <w:types>
          <w:type w:val="bbPlcHdr"/>
        </w:types>
        <w:behaviors>
          <w:behavior w:val="content"/>
        </w:behaviors>
        <w:guid w:val="{40E0E7E3-7AD1-4237-8CDA-FDCBD28D2162}"/>
      </w:docPartPr>
      <w:docPartBody>
        <w:p w:rsidR="00104FD7" w:rsidRDefault="000D0456" w:rsidP="000D0456">
          <w:pPr>
            <w:pStyle w:val="48F99A8495C34C438EA464C9133E8DFB"/>
          </w:pPr>
          <w:r w:rsidRPr="003059F5">
            <w:rPr>
              <w:rStyle w:val="a3"/>
              <w:rtl/>
            </w:rPr>
            <w:t>[נקודות מדד]</w:t>
          </w:r>
        </w:p>
      </w:docPartBody>
    </w:docPart>
    <w:docPart>
      <w:docPartPr>
        <w:name w:val="644546A22C674B6EA6051E4C7B5CC2D8"/>
        <w:category>
          <w:name w:val="כללי"/>
          <w:gallery w:val="placeholder"/>
        </w:category>
        <w:types>
          <w:type w:val="bbPlcHdr"/>
        </w:types>
        <w:behaviors>
          <w:behavior w:val="content"/>
        </w:behaviors>
        <w:guid w:val="{E0B11B9B-2E96-4EC1-976A-4BEB0CABF8E9}"/>
      </w:docPartPr>
      <w:docPartBody>
        <w:p w:rsidR="00104FD7" w:rsidRDefault="000D0456" w:rsidP="000D0456">
          <w:pPr>
            <w:pStyle w:val="644546A22C674B6EA6051E4C7B5CC2D8"/>
          </w:pPr>
          <w:r w:rsidRPr="003059F5">
            <w:rPr>
              <w:rStyle w:val="a3"/>
              <w:rtl/>
            </w:rPr>
            <w:t>[תאריך חתימת חוזה]</w:t>
          </w:r>
        </w:p>
      </w:docPartBody>
    </w:docPart>
    <w:docPart>
      <w:docPartPr>
        <w:name w:val="534036BD36C34A68BED9CD5EE7545A44"/>
        <w:category>
          <w:name w:val="כללי"/>
          <w:gallery w:val="placeholder"/>
        </w:category>
        <w:types>
          <w:type w:val="bbPlcHdr"/>
        </w:types>
        <w:behaviors>
          <w:behavior w:val="content"/>
        </w:behaviors>
        <w:guid w:val="{FDA25344-BEE7-44F9-B8E8-7CDAB9FCC1ED}"/>
      </w:docPartPr>
      <w:docPartBody>
        <w:p w:rsidR="00104FD7" w:rsidRDefault="000D0456" w:rsidP="000D0456">
          <w:pPr>
            <w:pStyle w:val="534036BD36C34A68BED9CD5EE7545A44"/>
          </w:pPr>
          <w:r w:rsidRPr="0027244C">
            <w:rPr>
              <w:rStyle w:val="a3"/>
              <w:rtl/>
            </w:rPr>
            <w:t>[צד א בחוזה]</w:t>
          </w:r>
        </w:p>
      </w:docPartBody>
    </w:docPart>
    <w:docPart>
      <w:docPartPr>
        <w:name w:val="1306C82E032347CABCCCBDD04C5C2A43"/>
        <w:category>
          <w:name w:val="כללי"/>
          <w:gallery w:val="placeholder"/>
        </w:category>
        <w:types>
          <w:type w:val="bbPlcHdr"/>
        </w:types>
        <w:behaviors>
          <w:behavior w:val="content"/>
        </w:behaviors>
        <w:guid w:val="{1E95E805-256C-460B-A684-413E6FBC69E5}"/>
      </w:docPartPr>
      <w:docPartBody>
        <w:p w:rsidR="00104FD7" w:rsidRDefault="000D0456" w:rsidP="000D0456">
          <w:pPr>
            <w:pStyle w:val="1306C82E032347CABCCCBDD04C5C2A43"/>
          </w:pPr>
          <w:r w:rsidRPr="003059F5">
            <w:rPr>
              <w:rStyle w:val="a3"/>
              <w:rtl/>
            </w:rPr>
            <w:t>[שם ספק]</w:t>
          </w:r>
        </w:p>
      </w:docPartBody>
    </w:docPart>
    <w:docPart>
      <w:docPartPr>
        <w:name w:val="B59F6D638C9F4FF09912ED6DD8580D65"/>
        <w:category>
          <w:name w:val="כללי"/>
          <w:gallery w:val="placeholder"/>
        </w:category>
        <w:types>
          <w:type w:val="bbPlcHdr"/>
        </w:types>
        <w:behaviors>
          <w:behavior w:val="content"/>
        </w:behaviors>
        <w:guid w:val="{DC69FA13-EF6F-4280-9242-D9B0B8114807}"/>
      </w:docPartPr>
      <w:docPartBody>
        <w:p w:rsidR="00104FD7" w:rsidRDefault="000D0456" w:rsidP="000D0456">
          <w:pPr>
            <w:pStyle w:val="B59F6D638C9F4FF09912ED6DD8580D65"/>
          </w:pPr>
          <w:r w:rsidRPr="003059F5">
            <w:rPr>
              <w:rStyle w:val="a3"/>
              <w:rtl/>
            </w:rPr>
            <w:t>[שם ספק]</w:t>
          </w:r>
        </w:p>
      </w:docPartBody>
    </w:docPart>
    <w:docPart>
      <w:docPartPr>
        <w:name w:val="4FFC5275F607467087EF14E12E2EAC68"/>
        <w:category>
          <w:name w:val="כללי"/>
          <w:gallery w:val="placeholder"/>
        </w:category>
        <w:types>
          <w:type w:val="bbPlcHdr"/>
        </w:types>
        <w:behaviors>
          <w:behavior w:val="content"/>
        </w:behaviors>
        <w:guid w:val="{6EC64E64-1F39-4EEB-B69C-DE297AC1A1E7}"/>
      </w:docPartPr>
      <w:docPartBody>
        <w:p w:rsidR="00104FD7" w:rsidRDefault="000D0456" w:rsidP="000D0456">
          <w:pPr>
            <w:pStyle w:val="4FFC5275F607467087EF14E12E2EAC68"/>
          </w:pPr>
          <w:r w:rsidRPr="003059F5">
            <w:rPr>
              <w:rStyle w:val="a3"/>
              <w:rtl/>
            </w:rPr>
            <w:t>[שם ספק]</w:t>
          </w:r>
        </w:p>
      </w:docPartBody>
    </w:docPart>
    <w:docPart>
      <w:docPartPr>
        <w:name w:val="4B64073F0FAE4D6F81F82E95B45CF398"/>
        <w:category>
          <w:name w:val="כללי"/>
          <w:gallery w:val="placeholder"/>
        </w:category>
        <w:types>
          <w:type w:val="bbPlcHdr"/>
        </w:types>
        <w:behaviors>
          <w:behavior w:val="content"/>
        </w:behaviors>
        <w:guid w:val="{845C6FAC-F9E9-4D76-9F15-6A2EC51D1476}"/>
      </w:docPartPr>
      <w:docPartBody>
        <w:p w:rsidR="00104FD7" w:rsidRDefault="000D0456" w:rsidP="000D0456">
          <w:pPr>
            <w:pStyle w:val="4B64073F0FAE4D6F81F82E95B45CF398"/>
          </w:pPr>
          <w:r w:rsidRPr="003059F5">
            <w:rPr>
              <w:rStyle w:val="a3"/>
              <w:rtl/>
            </w:rPr>
            <w:t>[שם ספק]</w:t>
          </w:r>
        </w:p>
      </w:docPartBody>
    </w:docPart>
    <w:docPart>
      <w:docPartPr>
        <w:name w:val="2D0F67D246954C1D90A3C812FC8EBD77"/>
        <w:category>
          <w:name w:val="כללי"/>
          <w:gallery w:val="placeholder"/>
        </w:category>
        <w:types>
          <w:type w:val="bbPlcHdr"/>
        </w:types>
        <w:behaviors>
          <w:behavior w:val="content"/>
        </w:behaviors>
        <w:guid w:val="{C41413C9-C8A5-482A-B571-CB55397EDE8F}"/>
      </w:docPartPr>
      <w:docPartBody>
        <w:p w:rsidR="00104FD7" w:rsidRDefault="000D0456" w:rsidP="000D0456">
          <w:pPr>
            <w:pStyle w:val="2D0F67D246954C1D90A3C812FC8EBD77"/>
          </w:pPr>
          <w:r w:rsidRPr="003059F5">
            <w:rPr>
              <w:rStyle w:val="a3"/>
              <w:rtl/>
            </w:rPr>
            <w:t>[תבנית חוזה]</w:t>
          </w:r>
        </w:p>
      </w:docPartBody>
    </w:docPart>
    <w:docPart>
      <w:docPartPr>
        <w:name w:val="5747255A7CBA4D3B8DFDA99DC11797AC"/>
        <w:category>
          <w:name w:val="כללי"/>
          <w:gallery w:val="placeholder"/>
        </w:category>
        <w:types>
          <w:type w:val="bbPlcHdr"/>
        </w:types>
        <w:behaviors>
          <w:behavior w:val="content"/>
        </w:behaviors>
        <w:guid w:val="{9F4CD2C7-F9F7-471C-A8C6-5309E372035A}"/>
      </w:docPartPr>
      <w:docPartBody>
        <w:p w:rsidR="00104FD7" w:rsidRDefault="000D0456" w:rsidP="000D0456">
          <w:pPr>
            <w:pStyle w:val="5747255A7CBA4D3B8DFDA99DC11797AC"/>
          </w:pPr>
          <w:r w:rsidRPr="009D00D7">
            <w:rPr>
              <w:rStyle w:val="a3"/>
              <w:rtl/>
            </w:rPr>
            <w:t>[שם הפרויקט]</w:t>
          </w:r>
        </w:p>
      </w:docPartBody>
    </w:docPart>
    <w:docPart>
      <w:docPartPr>
        <w:name w:val="2A2AF21EA544419AACB001EBBFF82D63"/>
        <w:category>
          <w:name w:val="כללי"/>
          <w:gallery w:val="placeholder"/>
        </w:category>
        <w:types>
          <w:type w:val="bbPlcHdr"/>
        </w:types>
        <w:behaviors>
          <w:behavior w:val="content"/>
        </w:behaviors>
        <w:guid w:val="{80F84193-D01D-452C-A40C-8818B1A0CB8C}"/>
      </w:docPartPr>
      <w:docPartBody>
        <w:p w:rsidR="00104FD7" w:rsidRDefault="000D0456" w:rsidP="000D0456">
          <w:pPr>
            <w:pStyle w:val="2A2AF21EA544419AACB001EBBFF82D63"/>
          </w:pPr>
          <w:r w:rsidRPr="003059F5">
            <w:rPr>
              <w:rStyle w:val="a3"/>
              <w:rtl/>
            </w:rPr>
            <w:t>[שם ספק]</w:t>
          </w:r>
        </w:p>
      </w:docPartBody>
    </w:docPart>
    <w:docPart>
      <w:docPartPr>
        <w:name w:val="CF9E1DA738354CBC9CA67F756933501F"/>
        <w:category>
          <w:name w:val="כללי"/>
          <w:gallery w:val="placeholder"/>
        </w:category>
        <w:types>
          <w:type w:val="bbPlcHdr"/>
        </w:types>
        <w:behaviors>
          <w:behavior w:val="content"/>
        </w:behaviors>
        <w:guid w:val="{440606EE-EC37-4297-B6DC-83EF2038B2A3}"/>
      </w:docPartPr>
      <w:docPartBody>
        <w:p w:rsidR="00104FD7" w:rsidRDefault="000D0456" w:rsidP="000D0456">
          <w:pPr>
            <w:pStyle w:val="CF9E1DA738354CBC9CA67F756933501F"/>
          </w:pPr>
          <w:r w:rsidRPr="003059F5">
            <w:rPr>
              <w:rStyle w:val="a3"/>
              <w:rtl/>
            </w:rPr>
            <w:t>[שם ספק]</w:t>
          </w:r>
        </w:p>
      </w:docPartBody>
    </w:docPart>
    <w:docPart>
      <w:docPartPr>
        <w:name w:val="E1130C59DF934776A4349F50A7484013"/>
        <w:category>
          <w:name w:val="כללי"/>
          <w:gallery w:val="placeholder"/>
        </w:category>
        <w:types>
          <w:type w:val="bbPlcHdr"/>
        </w:types>
        <w:behaviors>
          <w:behavior w:val="content"/>
        </w:behaviors>
        <w:guid w:val="{361A6FAC-6053-484E-A0D5-B3A2F0EF8335}"/>
      </w:docPartPr>
      <w:docPartBody>
        <w:p w:rsidR="00104FD7" w:rsidRDefault="000D0456" w:rsidP="000D0456">
          <w:pPr>
            <w:pStyle w:val="E1130C59DF934776A4349F50A7484013"/>
          </w:pPr>
          <w:r w:rsidRPr="009C4355">
            <w:rPr>
              <w:rStyle w:val="a3"/>
              <w:rtl/>
            </w:rPr>
            <w:t>[שם ספק]</w:t>
          </w:r>
        </w:p>
      </w:docPartBody>
    </w:docPart>
    <w:docPart>
      <w:docPartPr>
        <w:name w:val="E69E4276F00E4EC0970D455B52F5074E"/>
        <w:category>
          <w:name w:val="כללי"/>
          <w:gallery w:val="placeholder"/>
        </w:category>
        <w:types>
          <w:type w:val="bbPlcHdr"/>
        </w:types>
        <w:behaviors>
          <w:behavior w:val="content"/>
        </w:behaviors>
        <w:guid w:val="{00C15E20-37A7-47A3-9A56-7E2075FF7E43}"/>
      </w:docPartPr>
      <w:docPartBody>
        <w:p w:rsidR="00104FD7" w:rsidRDefault="000D0456" w:rsidP="000D0456">
          <w:pPr>
            <w:pStyle w:val="E69E4276F00E4EC0970D455B52F5074E"/>
          </w:pPr>
          <w:r w:rsidRPr="00F936C8">
            <w:rPr>
              <w:rStyle w:val="a3"/>
              <w:rtl/>
            </w:rPr>
            <w:t>[צד א בחוזה]</w:t>
          </w:r>
        </w:p>
      </w:docPartBody>
    </w:docPart>
    <w:docPart>
      <w:docPartPr>
        <w:name w:val="E0621B861F6D4DB78C618DB219FA14E9"/>
        <w:category>
          <w:name w:val="כללי"/>
          <w:gallery w:val="placeholder"/>
        </w:category>
        <w:types>
          <w:type w:val="bbPlcHdr"/>
        </w:types>
        <w:behaviors>
          <w:behavior w:val="content"/>
        </w:behaviors>
        <w:guid w:val="{A57CE56C-7E9C-4776-8F00-47CF774AD21C}"/>
      </w:docPartPr>
      <w:docPartBody>
        <w:p w:rsidR="00104FD7" w:rsidRDefault="000D0456" w:rsidP="000D0456">
          <w:pPr>
            <w:pStyle w:val="E0621B861F6D4DB78C618DB219FA14E9"/>
          </w:pPr>
          <w:r w:rsidRPr="009C4355">
            <w:rPr>
              <w:rStyle w:val="a3"/>
              <w:rtl/>
            </w:rPr>
            <w:t>[שם ספק]</w:t>
          </w:r>
        </w:p>
      </w:docPartBody>
    </w:docPart>
    <w:docPart>
      <w:docPartPr>
        <w:name w:val="2107803FCCAB45889C4C65D9A6876BCC"/>
        <w:category>
          <w:name w:val="כללי"/>
          <w:gallery w:val="placeholder"/>
        </w:category>
        <w:types>
          <w:type w:val="bbPlcHdr"/>
        </w:types>
        <w:behaviors>
          <w:behavior w:val="content"/>
        </w:behaviors>
        <w:guid w:val="{1EE132FF-0E95-4FC7-AAA9-E74AB3339EC6}"/>
      </w:docPartPr>
      <w:docPartBody>
        <w:p w:rsidR="00104FD7" w:rsidRDefault="000D0456" w:rsidP="000D0456">
          <w:pPr>
            <w:pStyle w:val="2107803FCCAB45889C4C65D9A6876BCC"/>
          </w:pPr>
          <w:r w:rsidRPr="00EA366E">
            <w:rPr>
              <w:rStyle w:val="a3"/>
              <w:rtl/>
            </w:rPr>
            <w:t>[תאריך חתימת חוזה]</w:t>
          </w:r>
        </w:p>
      </w:docPartBody>
    </w:docPart>
    <w:docPart>
      <w:docPartPr>
        <w:name w:val="55DC5BDB9D614A91BB0F22CBE0989E42"/>
        <w:category>
          <w:name w:val="כללי"/>
          <w:gallery w:val="placeholder"/>
        </w:category>
        <w:types>
          <w:type w:val="bbPlcHdr"/>
        </w:types>
        <w:behaviors>
          <w:behavior w:val="content"/>
        </w:behaviors>
        <w:guid w:val="{C7792E46-9641-45D8-A29A-D35150C467E7}"/>
      </w:docPartPr>
      <w:docPartBody>
        <w:p w:rsidR="00104FD7" w:rsidRDefault="000D0456" w:rsidP="000D0456">
          <w:pPr>
            <w:pStyle w:val="55DC5BDB9D614A91BB0F22CBE0989E42"/>
          </w:pPr>
          <w:r w:rsidRPr="008D1105">
            <w:rPr>
              <w:rStyle w:val="a3"/>
              <w:rtl/>
            </w:rPr>
            <w:t>[תיאור עבודה]</w:t>
          </w:r>
        </w:p>
      </w:docPartBody>
    </w:docPart>
    <w:docPart>
      <w:docPartPr>
        <w:name w:val="4EB2D17AD2EA48D0B7BD7BC9A0BCCA3E"/>
        <w:category>
          <w:name w:val="כללי"/>
          <w:gallery w:val="placeholder"/>
        </w:category>
        <w:types>
          <w:type w:val="bbPlcHdr"/>
        </w:types>
        <w:behaviors>
          <w:behavior w:val="content"/>
        </w:behaviors>
        <w:guid w:val="{84FC8A4C-1759-41C4-8A04-907056C8CF45}"/>
      </w:docPartPr>
      <w:docPartBody>
        <w:p w:rsidR="00104FD7" w:rsidRDefault="000D0456" w:rsidP="000D0456">
          <w:pPr>
            <w:pStyle w:val="4EB2D17AD2EA48D0B7BD7BC9A0BCCA3E"/>
          </w:pPr>
          <w:r w:rsidRPr="00C5438E">
            <w:rPr>
              <w:rStyle w:val="a3"/>
              <w:rtl/>
            </w:rPr>
            <w:t>[צד א בחוזה]</w:t>
          </w:r>
        </w:p>
      </w:docPartBody>
    </w:docPart>
    <w:docPart>
      <w:docPartPr>
        <w:name w:val="510F42E9600744229A5A2C2DB561098C"/>
        <w:category>
          <w:name w:val="כללי"/>
          <w:gallery w:val="placeholder"/>
        </w:category>
        <w:types>
          <w:type w:val="bbPlcHdr"/>
        </w:types>
        <w:behaviors>
          <w:behavior w:val="content"/>
        </w:behaviors>
        <w:guid w:val="{A1E52181-CCE1-4CA0-A0D1-7C7322CD6B0D}"/>
      </w:docPartPr>
      <w:docPartBody>
        <w:p w:rsidR="00104FD7" w:rsidRDefault="000D0456" w:rsidP="000D0456">
          <w:pPr>
            <w:pStyle w:val="510F42E9600744229A5A2C2DB561098C"/>
          </w:pPr>
          <w:r w:rsidRPr="003059F5">
            <w:rPr>
              <w:rStyle w:val="a3"/>
              <w:rtl/>
            </w:rPr>
            <w:t>[שם ספק]</w:t>
          </w:r>
        </w:p>
      </w:docPartBody>
    </w:docPart>
    <w:docPart>
      <w:docPartPr>
        <w:name w:val="2DC3D9B5C22E443EB6CAB3E5AB7806BC"/>
        <w:category>
          <w:name w:val="כללי"/>
          <w:gallery w:val="placeholder"/>
        </w:category>
        <w:types>
          <w:type w:val="bbPlcHdr"/>
        </w:types>
        <w:behaviors>
          <w:behavior w:val="content"/>
        </w:behaviors>
        <w:guid w:val="{3DCD1E16-D2CF-4B7E-B205-1FEF9EEB839C}"/>
      </w:docPartPr>
      <w:docPartBody>
        <w:p w:rsidR="00104FD7" w:rsidRDefault="000D0456" w:rsidP="000D0456">
          <w:pPr>
            <w:pStyle w:val="2DC3D9B5C22E443EB6CAB3E5AB7806BC"/>
          </w:pPr>
          <w:r w:rsidRPr="003059F5">
            <w:rPr>
              <w:rStyle w:val="a3"/>
              <w:rtl/>
            </w:rPr>
            <w:t>[שם אתר]</w:t>
          </w:r>
        </w:p>
      </w:docPartBody>
    </w:docPart>
    <w:docPart>
      <w:docPartPr>
        <w:name w:val="244549A30D014532B8F669E4FF725BC7"/>
        <w:category>
          <w:name w:val="כללי"/>
          <w:gallery w:val="placeholder"/>
        </w:category>
        <w:types>
          <w:type w:val="bbPlcHdr"/>
        </w:types>
        <w:behaviors>
          <w:behavior w:val="content"/>
        </w:behaviors>
        <w:guid w:val="{C9846908-C992-4021-9E10-72C196B546F9}"/>
      </w:docPartPr>
      <w:docPartBody>
        <w:p w:rsidR="00104FD7" w:rsidRDefault="000D0456" w:rsidP="000D0456">
          <w:pPr>
            <w:pStyle w:val="244549A30D014532B8F669E4FF725BC7"/>
          </w:pPr>
          <w:r w:rsidRPr="003059F5">
            <w:rPr>
              <w:rStyle w:val="a3"/>
              <w:rtl/>
            </w:rPr>
            <w:t>[תיאור עבודה]</w:t>
          </w:r>
        </w:p>
      </w:docPartBody>
    </w:docPart>
    <w:docPart>
      <w:docPartPr>
        <w:name w:val="964516F3FAD54446A91EE8C96927D937"/>
        <w:category>
          <w:name w:val="כללי"/>
          <w:gallery w:val="placeholder"/>
        </w:category>
        <w:types>
          <w:type w:val="bbPlcHdr"/>
        </w:types>
        <w:behaviors>
          <w:behavior w:val="content"/>
        </w:behaviors>
        <w:guid w:val="{7377EE25-0D72-41BC-990B-F073AB42DE7E}"/>
      </w:docPartPr>
      <w:docPartBody>
        <w:p w:rsidR="00104FD7" w:rsidRDefault="000D0456" w:rsidP="000D0456">
          <w:pPr>
            <w:pStyle w:val="964516F3FAD54446A91EE8C96927D937"/>
          </w:pPr>
          <w:r w:rsidRPr="009C4355">
            <w:rPr>
              <w:rStyle w:val="a3"/>
              <w:rtl/>
            </w:rPr>
            <w:t>[שם ספק]</w:t>
          </w:r>
        </w:p>
      </w:docPartBody>
    </w:docPart>
    <w:docPart>
      <w:docPartPr>
        <w:name w:val="D7FB006689C743A49C0BEDB34DBC05CA"/>
        <w:category>
          <w:name w:val="כללי"/>
          <w:gallery w:val="placeholder"/>
        </w:category>
        <w:types>
          <w:type w:val="bbPlcHdr"/>
        </w:types>
        <w:behaviors>
          <w:behavior w:val="content"/>
        </w:behaviors>
        <w:guid w:val="{DF4281A1-C1CA-4FE0-A2C9-44B9A2EC6384}"/>
      </w:docPartPr>
      <w:docPartBody>
        <w:p w:rsidR="00104FD7" w:rsidRDefault="000D0456" w:rsidP="000D0456">
          <w:pPr>
            <w:pStyle w:val="D7FB006689C743A49C0BEDB34DBC05CA"/>
          </w:pPr>
          <w:r w:rsidRPr="00C5438E">
            <w:rPr>
              <w:rStyle w:val="a3"/>
              <w:rtl/>
            </w:rPr>
            <w:t>[צד א בחוזה]</w:t>
          </w:r>
        </w:p>
      </w:docPartBody>
    </w:docPart>
    <w:docPart>
      <w:docPartPr>
        <w:name w:val="7BAAEF2005F648E2AC02A5AE7E3252F3"/>
        <w:category>
          <w:name w:val="כללי"/>
          <w:gallery w:val="placeholder"/>
        </w:category>
        <w:types>
          <w:type w:val="bbPlcHdr"/>
        </w:types>
        <w:behaviors>
          <w:behavior w:val="content"/>
        </w:behaviors>
        <w:guid w:val="{D04D36B4-3075-45A3-834C-73014EC12C90}"/>
      </w:docPartPr>
      <w:docPartBody>
        <w:p w:rsidR="00104FD7" w:rsidRDefault="000D0456" w:rsidP="000D0456">
          <w:pPr>
            <w:pStyle w:val="7BAAEF2005F648E2AC02A5AE7E3252F3"/>
          </w:pPr>
          <w:r w:rsidRPr="003059F5">
            <w:rPr>
              <w:rStyle w:val="a3"/>
              <w:rtl/>
            </w:rPr>
            <w:t>[שם אתר]</w:t>
          </w:r>
        </w:p>
      </w:docPartBody>
    </w:docPart>
    <w:docPart>
      <w:docPartPr>
        <w:name w:val="F1B2927F0C9F4032BE64C11CC4758E7F"/>
        <w:category>
          <w:name w:val="כללי"/>
          <w:gallery w:val="placeholder"/>
        </w:category>
        <w:types>
          <w:type w:val="bbPlcHdr"/>
        </w:types>
        <w:behaviors>
          <w:behavior w:val="content"/>
        </w:behaviors>
        <w:guid w:val="{0B252B9C-EC14-45E4-8E33-FEBCB1902230}"/>
      </w:docPartPr>
      <w:docPartBody>
        <w:p w:rsidR="00104FD7" w:rsidRDefault="000D0456" w:rsidP="000D0456">
          <w:pPr>
            <w:pStyle w:val="F1B2927F0C9F4032BE64C11CC4758E7F"/>
          </w:pPr>
          <w:r w:rsidRPr="003059F5">
            <w:rPr>
              <w:rStyle w:val="a3"/>
              <w:rtl/>
            </w:rPr>
            <w:t>[תאריך חתימת חוזה]</w:t>
          </w:r>
        </w:p>
      </w:docPartBody>
    </w:docPart>
    <w:docPart>
      <w:docPartPr>
        <w:name w:val="4A016B99E4B54BCBAA1BA668EEDC2A34"/>
        <w:category>
          <w:name w:val="כללי"/>
          <w:gallery w:val="placeholder"/>
        </w:category>
        <w:types>
          <w:type w:val="bbPlcHdr"/>
        </w:types>
        <w:behaviors>
          <w:behavior w:val="content"/>
        </w:behaviors>
        <w:guid w:val="{E4C94E9A-7751-43E5-B467-F691AF77E79E}"/>
      </w:docPartPr>
      <w:docPartBody>
        <w:p w:rsidR="00104FD7" w:rsidRDefault="000D0456" w:rsidP="000D0456">
          <w:pPr>
            <w:pStyle w:val="4A016B99E4B54BCBAA1BA668EEDC2A34"/>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AE1"/>
    <w:rsid w:val="000D0456"/>
    <w:rsid w:val="00104FD7"/>
    <w:rsid w:val="00135E8C"/>
    <w:rsid w:val="00175749"/>
    <w:rsid w:val="006865A5"/>
    <w:rsid w:val="00700202"/>
    <w:rsid w:val="007A56EA"/>
    <w:rsid w:val="00860755"/>
    <w:rsid w:val="008B6851"/>
    <w:rsid w:val="00E04841"/>
    <w:rsid w:val="00E6677C"/>
    <w:rsid w:val="00F10F0A"/>
    <w:rsid w:val="00F91B4C"/>
    <w:rsid w:val="00FE0F9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0456"/>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9010213FB6404E15AE340C6C05A6A32A">
    <w:name w:val="9010213FB6404E15AE340C6C05A6A32A"/>
    <w:rsid w:val="00860755"/>
    <w:pPr>
      <w:bidi/>
    </w:pPr>
  </w:style>
  <w:style w:type="paragraph" w:customStyle="1" w:styleId="C721964CD0454C9DA8588270586390CB">
    <w:name w:val="C721964CD0454C9DA8588270586390CB"/>
    <w:pPr>
      <w:bidi/>
    </w:pPr>
  </w:style>
  <w:style w:type="paragraph" w:customStyle="1" w:styleId="6891D3F194A64F219D01272734FC73E4">
    <w:name w:val="6891D3F194A64F219D01272734FC73E4"/>
    <w:rsid w:val="000D0456"/>
    <w:pPr>
      <w:bidi/>
    </w:pPr>
  </w:style>
  <w:style w:type="paragraph" w:customStyle="1" w:styleId="64884484007B405E8800DCF08EB80003">
    <w:name w:val="64884484007B405E8800DCF08EB80003"/>
    <w:rsid w:val="000D0456"/>
    <w:pPr>
      <w:bidi/>
    </w:pPr>
  </w:style>
  <w:style w:type="paragraph" w:customStyle="1" w:styleId="F6484E38E9194F00AE2D0147DCF6B66D">
    <w:name w:val="F6484E38E9194F00AE2D0147DCF6B66D"/>
    <w:rsid w:val="000D0456"/>
    <w:pPr>
      <w:bidi/>
    </w:pPr>
  </w:style>
  <w:style w:type="paragraph" w:customStyle="1" w:styleId="87F05F6DF5414F59980945BCD5EF1F89">
    <w:name w:val="87F05F6DF5414F59980945BCD5EF1F89"/>
    <w:rsid w:val="000D0456"/>
    <w:pPr>
      <w:bidi/>
    </w:pPr>
  </w:style>
  <w:style w:type="paragraph" w:customStyle="1" w:styleId="DC19D78E9BD34EBC955CFBFF1244DFA9">
    <w:name w:val="DC19D78E9BD34EBC955CFBFF1244DFA9"/>
    <w:rsid w:val="000D0456"/>
    <w:pPr>
      <w:bidi/>
    </w:pPr>
  </w:style>
  <w:style w:type="paragraph" w:customStyle="1" w:styleId="48F39651453B434E929C70837D58A727">
    <w:name w:val="48F39651453B434E929C70837D58A727"/>
    <w:rsid w:val="000D0456"/>
    <w:pPr>
      <w:bidi/>
    </w:pPr>
  </w:style>
  <w:style w:type="paragraph" w:customStyle="1" w:styleId="F1BCDEBFC6B84245B85102376CAD83AC">
    <w:name w:val="F1BCDEBFC6B84245B85102376CAD83AC"/>
    <w:rsid w:val="000D0456"/>
    <w:pPr>
      <w:bidi/>
    </w:pPr>
  </w:style>
  <w:style w:type="paragraph" w:customStyle="1" w:styleId="DCBCCA8D9D6344D79FFBFE37EB885BA9">
    <w:name w:val="DCBCCA8D9D6344D79FFBFE37EB885BA9"/>
    <w:rsid w:val="000D0456"/>
    <w:pPr>
      <w:bidi/>
    </w:pPr>
  </w:style>
  <w:style w:type="paragraph" w:customStyle="1" w:styleId="D774A9263F0B43C889C7363A425FC822">
    <w:name w:val="D774A9263F0B43C889C7363A425FC822"/>
    <w:rsid w:val="000D0456"/>
    <w:pPr>
      <w:bidi/>
    </w:pPr>
  </w:style>
  <w:style w:type="paragraph" w:customStyle="1" w:styleId="F6C21EC564964A3FA377941C8F3162AB">
    <w:name w:val="F6C21EC564964A3FA377941C8F3162AB"/>
    <w:rsid w:val="000D0456"/>
    <w:pPr>
      <w:bidi/>
    </w:pPr>
  </w:style>
  <w:style w:type="paragraph" w:customStyle="1" w:styleId="4196D414B4514190A0FAC22EF91FF3E4">
    <w:name w:val="4196D414B4514190A0FAC22EF91FF3E4"/>
    <w:rsid w:val="000D0456"/>
    <w:pPr>
      <w:bidi/>
    </w:pPr>
  </w:style>
  <w:style w:type="paragraph" w:customStyle="1" w:styleId="8ECE930238264283AFE92629BC37D42B">
    <w:name w:val="8ECE930238264283AFE92629BC37D42B"/>
    <w:rsid w:val="000D0456"/>
    <w:pPr>
      <w:bidi/>
    </w:pPr>
  </w:style>
  <w:style w:type="paragraph" w:customStyle="1" w:styleId="8DDEAEF197BF4EF280FD4EE1A9E33B01">
    <w:name w:val="8DDEAEF197BF4EF280FD4EE1A9E33B01"/>
    <w:rsid w:val="000D0456"/>
    <w:pPr>
      <w:bidi/>
    </w:pPr>
  </w:style>
  <w:style w:type="paragraph" w:customStyle="1" w:styleId="203513900E8340BAAA2CD87F2A3571C4">
    <w:name w:val="203513900E8340BAAA2CD87F2A3571C4"/>
    <w:rsid w:val="000D0456"/>
    <w:pPr>
      <w:bidi/>
    </w:pPr>
  </w:style>
  <w:style w:type="paragraph" w:customStyle="1" w:styleId="88168CD51E964B69AF05DD90A8E43114">
    <w:name w:val="88168CD51E964B69AF05DD90A8E43114"/>
    <w:rsid w:val="000D0456"/>
    <w:pPr>
      <w:bidi/>
    </w:pPr>
  </w:style>
  <w:style w:type="paragraph" w:customStyle="1" w:styleId="5D8318FEC304447CA46D9446461B3694">
    <w:name w:val="5D8318FEC304447CA46D9446461B3694"/>
    <w:rsid w:val="000D0456"/>
    <w:pPr>
      <w:bidi/>
    </w:pPr>
  </w:style>
  <w:style w:type="paragraph" w:customStyle="1" w:styleId="A9F8786E4B4A463DB371AEDFC63065BB">
    <w:name w:val="A9F8786E4B4A463DB371AEDFC63065BB"/>
    <w:rsid w:val="000D0456"/>
    <w:pPr>
      <w:bidi/>
    </w:pPr>
  </w:style>
  <w:style w:type="paragraph" w:customStyle="1" w:styleId="E778AA229724475CA9EFFFBCB6211B8A">
    <w:name w:val="E778AA229724475CA9EFFFBCB6211B8A"/>
    <w:rsid w:val="000D0456"/>
    <w:pPr>
      <w:bidi/>
    </w:pPr>
  </w:style>
  <w:style w:type="paragraph" w:customStyle="1" w:styleId="48F99A8495C34C438EA464C9133E8DFB">
    <w:name w:val="48F99A8495C34C438EA464C9133E8DFB"/>
    <w:rsid w:val="000D0456"/>
    <w:pPr>
      <w:bidi/>
    </w:pPr>
  </w:style>
  <w:style w:type="paragraph" w:customStyle="1" w:styleId="644546A22C674B6EA6051E4C7B5CC2D8">
    <w:name w:val="644546A22C674B6EA6051E4C7B5CC2D8"/>
    <w:rsid w:val="000D0456"/>
    <w:pPr>
      <w:bidi/>
    </w:pPr>
  </w:style>
  <w:style w:type="paragraph" w:customStyle="1" w:styleId="534036BD36C34A68BED9CD5EE7545A44">
    <w:name w:val="534036BD36C34A68BED9CD5EE7545A44"/>
    <w:rsid w:val="000D0456"/>
    <w:pPr>
      <w:bidi/>
    </w:pPr>
  </w:style>
  <w:style w:type="paragraph" w:customStyle="1" w:styleId="1306C82E032347CABCCCBDD04C5C2A43">
    <w:name w:val="1306C82E032347CABCCCBDD04C5C2A43"/>
    <w:rsid w:val="000D0456"/>
    <w:pPr>
      <w:bidi/>
    </w:pPr>
  </w:style>
  <w:style w:type="paragraph" w:customStyle="1" w:styleId="B59F6D638C9F4FF09912ED6DD8580D65">
    <w:name w:val="B59F6D638C9F4FF09912ED6DD8580D65"/>
    <w:rsid w:val="000D0456"/>
    <w:pPr>
      <w:bidi/>
    </w:pPr>
  </w:style>
  <w:style w:type="paragraph" w:customStyle="1" w:styleId="4FFC5275F607467087EF14E12E2EAC68">
    <w:name w:val="4FFC5275F607467087EF14E12E2EAC68"/>
    <w:rsid w:val="000D0456"/>
    <w:pPr>
      <w:bidi/>
    </w:pPr>
  </w:style>
  <w:style w:type="paragraph" w:customStyle="1" w:styleId="4B64073F0FAE4D6F81F82E95B45CF398">
    <w:name w:val="4B64073F0FAE4D6F81F82E95B45CF398"/>
    <w:rsid w:val="000D0456"/>
    <w:pPr>
      <w:bidi/>
    </w:pPr>
  </w:style>
  <w:style w:type="paragraph" w:customStyle="1" w:styleId="2D0F67D246954C1D90A3C812FC8EBD77">
    <w:name w:val="2D0F67D246954C1D90A3C812FC8EBD77"/>
    <w:rsid w:val="000D0456"/>
    <w:pPr>
      <w:bidi/>
    </w:pPr>
  </w:style>
  <w:style w:type="paragraph" w:customStyle="1" w:styleId="5747255A7CBA4D3B8DFDA99DC11797AC">
    <w:name w:val="5747255A7CBA4D3B8DFDA99DC11797AC"/>
    <w:rsid w:val="000D0456"/>
    <w:pPr>
      <w:bidi/>
    </w:pPr>
  </w:style>
  <w:style w:type="paragraph" w:customStyle="1" w:styleId="2A2AF21EA544419AACB001EBBFF82D63">
    <w:name w:val="2A2AF21EA544419AACB001EBBFF82D63"/>
    <w:rsid w:val="000D0456"/>
    <w:pPr>
      <w:bidi/>
    </w:pPr>
  </w:style>
  <w:style w:type="paragraph" w:customStyle="1" w:styleId="CF9E1DA738354CBC9CA67F756933501F">
    <w:name w:val="CF9E1DA738354CBC9CA67F756933501F"/>
    <w:rsid w:val="000D0456"/>
    <w:pPr>
      <w:bidi/>
    </w:pPr>
  </w:style>
  <w:style w:type="paragraph" w:customStyle="1" w:styleId="E1130C59DF934776A4349F50A7484013">
    <w:name w:val="E1130C59DF934776A4349F50A7484013"/>
    <w:rsid w:val="000D0456"/>
    <w:pPr>
      <w:bidi/>
    </w:pPr>
  </w:style>
  <w:style w:type="paragraph" w:customStyle="1" w:styleId="E69E4276F00E4EC0970D455B52F5074E">
    <w:name w:val="E69E4276F00E4EC0970D455B52F5074E"/>
    <w:rsid w:val="000D0456"/>
    <w:pPr>
      <w:bidi/>
    </w:pPr>
  </w:style>
  <w:style w:type="paragraph" w:customStyle="1" w:styleId="E0621B861F6D4DB78C618DB219FA14E9">
    <w:name w:val="E0621B861F6D4DB78C618DB219FA14E9"/>
    <w:rsid w:val="000D0456"/>
    <w:pPr>
      <w:bidi/>
    </w:pPr>
  </w:style>
  <w:style w:type="paragraph" w:customStyle="1" w:styleId="2107803FCCAB45889C4C65D9A6876BCC">
    <w:name w:val="2107803FCCAB45889C4C65D9A6876BCC"/>
    <w:rsid w:val="000D0456"/>
    <w:pPr>
      <w:bidi/>
    </w:pPr>
  </w:style>
  <w:style w:type="paragraph" w:customStyle="1" w:styleId="55DC5BDB9D614A91BB0F22CBE0989E42">
    <w:name w:val="55DC5BDB9D614A91BB0F22CBE0989E42"/>
    <w:rsid w:val="000D0456"/>
    <w:pPr>
      <w:bidi/>
    </w:pPr>
  </w:style>
  <w:style w:type="paragraph" w:customStyle="1" w:styleId="4EB2D17AD2EA48D0B7BD7BC9A0BCCA3E">
    <w:name w:val="4EB2D17AD2EA48D0B7BD7BC9A0BCCA3E"/>
    <w:rsid w:val="000D0456"/>
    <w:pPr>
      <w:bidi/>
    </w:pPr>
  </w:style>
  <w:style w:type="paragraph" w:customStyle="1" w:styleId="510F42E9600744229A5A2C2DB561098C">
    <w:name w:val="510F42E9600744229A5A2C2DB561098C"/>
    <w:rsid w:val="000D0456"/>
    <w:pPr>
      <w:bidi/>
    </w:pPr>
  </w:style>
  <w:style w:type="paragraph" w:customStyle="1" w:styleId="2DC3D9B5C22E443EB6CAB3E5AB7806BC">
    <w:name w:val="2DC3D9B5C22E443EB6CAB3E5AB7806BC"/>
    <w:rsid w:val="000D0456"/>
    <w:pPr>
      <w:bidi/>
    </w:pPr>
  </w:style>
  <w:style w:type="paragraph" w:customStyle="1" w:styleId="244549A30D014532B8F669E4FF725BC7">
    <w:name w:val="244549A30D014532B8F669E4FF725BC7"/>
    <w:rsid w:val="000D0456"/>
    <w:pPr>
      <w:bidi/>
    </w:pPr>
  </w:style>
  <w:style w:type="paragraph" w:customStyle="1" w:styleId="964516F3FAD54446A91EE8C96927D937">
    <w:name w:val="964516F3FAD54446A91EE8C96927D937"/>
    <w:rsid w:val="000D0456"/>
    <w:pPr>
      <w:bidi/>
    </w:pPr>
  </w:style>
  <w:style w:type="paragraph" w:customStyle="1" w:styleId="D7FB006689C743A49C0BEDB34DBC05CA">
    <w:name w:val="D7FB006689C743A49C0BEDB34DBC05CA"/>
    <w:rsid w:val="000D0456"/>
    <w:pPr>
      <w:bidi/>
    </w:pPr>
  </w:style>
  <w:style w:type="paragraph" w:customStyle="1" w:styleId="7BAAEF2005F648E2AC02A5AE7E3252F3">
    <w:name w:val="7BAAEF2005F648E2AC02A5AE7E3252F3"/>
    <w:rsid w:val="000D0456"/>
    <w:pPr>
      <w:bidi/>
    </w:pPr>
  </w:style>
  <w:style w:type="paragraph" w:customStyle="1" w:styleId="F1B2927F0C9F4032BE64C11CC4758E7F">
    <w:name w:val="F1B2927F0C9F4032BE64C11CC4758E7F"/>
    <w:rsid w:val="000D0456"/>
    <w:pPr>
      <w:bidi/>
    </w:pPr>
  </w:style>
  <w:style w:type="paragraph" w:customStyle="1" w:styleId="4A016B99E4B54BCBAA1BA668EEDC2A34">
    <w:name w:val="4A016B99E4B54BCBAA1BA668EEDC2A34"/>
    <w:rsid w:val="000D04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מתכנן אלומיניום" ma:contentTypeID="0x010100398782B37190B343ABC5A26867A4FDE20C004D75A17C5700724C8BE86D1E38658E11" ma:contentTypeVersion="175" ma:contentTypeDescription="" ma:contentTypeScope="" ma:versionID="cfab897674105ec8178c433214b06a3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3.xml><?xml version="1.0" encoding="utf-8"?>
<ds:datastoreItem xmlns:ds="http://schemas.openxmlformats.org/officeDocument/2006/customXml" ds:itemID="{57D02315-8B7E-4B83-A808-DD630C5F5F9A}"/>
</file>

<file path=customXml/itemProps4.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purl.org/dc/terms/"/>
    <ds:schemaRef ds:uri="http://schemas.microsoft.com/office/infopath/2007/PartnerControls"/>
    <ds:schemaRef ds:uri="http://www.w3.org/XML/1998/namespace"/>
    <ds:schemaRef ds:uri="http://purl.org/dc/dcmitype/"/>
  </ds:schemaRefs>
</ds:datastoreItem>
</file>

<file path=customXml/itemProps5.xml><?xml version="1.0" encoding="utf-8"?>
<ds:datastoreItem xmlns:ds="http://schemas.openxmlformats.org/officeDocument/2006/customXml" ds:itemID="{59EF972E-E4DC-4165-98CE-0C5529D4DC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43D76322-0F7E-44B6-8F0D-BA0E610C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7686</Words>
  <Characters>43813</Characters>
  <Application>Microsoft Office Word</Application>
  <DocSecurity>0</DocSecurity>
  <Lines>365</Lines>
  <Paragraphs>102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2021-10-21T11:00:00Z</dcterms:created>
  <dcterms:modified xsi:type="dcterms:W3CDTF">2021-10-21T11:00:00Z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9a7b5ea1-1aad-4867-9010-76a02bd643c6</vt:lpwstr>
  </property>
</Properties>
</file>