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7E635D"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B6B2D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bookmarkStart w:id="0" w:name="_GoBack"/>
      <w:bookmarkEnd w:id="0"/>
    </w:p>
    <w:p w14:paraId="65F7A39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4BCEC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48192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BF9F93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FDA52C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708377D7" wp14:editId="7E99745A">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5A56A3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5E7967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853E90"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BDC52B"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41FEE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p>
    <w:p w14:paraId="6FDDB10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DE093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14D74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92A2A4"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76591B"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0450706" w14:textId="77777777" w:rsidR="00C8505B" w:rsidRPr="008E610C" w:rsidRDefault="00E92A9F"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Kook Sec" w:date="2020-06-09T17:33:00Z">
            <w:r>
              <w:rPr>
                <w:rFonts w:ascii="Times New Roman" w:eastAsia="Times New Roman" w:hAnsi="Times New Roman" w:cs="David" w:hint="cs"/>
                <w:bCs/>
                <w:color w:val="00B0F0"/>
                <w:sz w:val="24"/>
                <w:szCs w:val="24"/>
                <w:u w:val="single"/>
                <w:rtl/>
                <w:lang w:eastAsia="he-IL"/>
              </w:rPr>
              <w:t>א.מ ישראל מגורים יזמות בע"מ</w:t>
            </w:r>
          </w:ins>
        </w:p>
      </w:sdtContent>
    </w:sdt>
    <w:p w14:paraId="432B3D15"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CD3288A"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BC73522"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44E550F" w14:textId="77777777" w:rsidR="00C8505B" w:rsidRPr="008E610C" w:rsidRDefault="00E92A9F"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2" w:author="Kook Sec" w:date="2020-06-09T17:33:00Z">
            <w:r>
              <w:rPr>
                <w:rFonts w:ascii="Times New Roman" w:eastAsia="Times New Roman" w:hAnsi="Times New Roman" w:cs="David" w:hint="cs"/>
                <w:bCs/>
                <w:color w:val="00B0F0"/>
                <w:sz w:val="24"/>
                <w:szCs w:val="24"/>
                <w:u w:val="single"/>
                <w:rtl/>
                <w:lang w:eastAsia="he-IL"/>
              </w:rPr>
              <w:t>נס ציונה מחיר למשתכן</w:t>
            </w:r>
          </w:ins>
        </w:p>
      </w:sdtContent>
    </w:sdt>
    <w:p w14:paraId="6C21F617"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DEAC1CB"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19893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B3238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66021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6B6B0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F68FC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F614F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8F1B9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21BA0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EB9B6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B5A2F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39FB2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64F90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B391E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F0786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48A19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6C46A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DFF119"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314A43"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FAC1A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E52C2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DB4B8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p>
    <w:p w14:paraId="74EE3E6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2DD01FB" w14:textId="77777777"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8T00:00:00Z">
            <w:dateFormat w:val="dd/MM/yyyy"/>
            <w:lid w:val="he-IL"/>
            <w:storeMappedDataAs w:val="dateTime"/>
            <w:calendar w:val="gregorian"/>
          </w:date>
        </w:sdtPr>
        <w:sdtEndPr/>
        <w:sdtContent>
          <w:ins w:id="3" w:author="Kook Sec" w:date="2020-06-09T17:35:00Z">
            <w:r w:rsidR="00E92A9F">
              <w:rPr>
                <w:rFonts w:ascii="Times New Roman" w:eastAsia="Times New Roman" w:hAnsi="Times New Roman" w:cs="David" w:hint="cs"/>
                <w:color w:val="800080"/>
                <w:sz w:val="24"/>
                <w:szCs w:val="24"/>
                <w:rtl/>
                <w:lang w:eastAsia="he-IL"/>
              </w:rPr>
              <w:t>‏28/01/2019</w:t>
            </w:r>
          </w:ins>
        </w:sdtContent>
      </w:sdt>
    </w:p>
    <w:p w14:paraId="23A1F119"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16AB09C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AA1D109"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DD0847"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557089643"/>
        <w:placeholder>
          <w:docPart w:val="6E59DC50D24543F9AD16B73B862D0E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6938CF7" w14:textId="77777777" w:rsidR="000206FA" w:rsidRPr="000206FA" w:rsidRDefault="00E92A9F" w:rsidP="000206FA">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Kook Sec" w:date="2020-06-09T17:36:00Z">
            <w:r>
              <w:rPr>
                <w:rFonts w:ascii="Times New Roman" w:eastAsia="Times New Roman" w:hAnsi="Times New Roman" w:cs="David" w:hint="cs"/>
                <w:color w:val="800080"/>
                <w:sz w:val="24"/>
                <w:szCs w:val="24"/>
                <w:rtl/>
              </w:rPr>
              <w:br/>
              <w:t>א.מ. ישראל מגורים יזמות בע"מ</w:t>
            </w:r>
            <w:r>
              <w:rPr>
                <w:rFonts w:ascii="Times New Roman" w:eastAsia="Times New Roman" w:hAnsi="Times New Roman" w:cs="David" w:hint="cs"/>
                <w:color w:val="800080"/>
                <w:sz w:val="24"/>
                <w:szCs w:val="24"/>
                <w:rtl/>
              </w:rPr>
              <w:br/>
              <w:t>יוני נתניהו 1 אור יהודה</w:t>
            </w:r>
            <w:r>
              <w:rPr>
                <w:rFonts w:ascii="Times New Roman" w:eastAsia="Times New Roman" w:hAnsi="Times New Roman" w:cs="David" w:hint="cs"/>
                <w:color w:val="800080"/>
                <w:sz w:val="24"/>
                <w:szCs w:val="24"/>
                <w:rtl/>
              </w:rPr>
              <w:br/>
              <w:t>514957794</w:t>
            </w:r>
            <w:r>
              <w:rPr>
                <w:rFonts w:ascii="Times New Roman" w:eastAsia="Times New Roman" w:hAnsi="Times New Roman" w:cs="David" w:hint="cs"/>
                <w:color w:val="800080"/>
                <w:sz w:val="24"/>
                <w:szCs w:val="24"/>
                <w:rtl/>
              </w:rPr>
              <w:br/>
            </w:r>
          </w:ins>
        </w:p>
      </w:sdtContent>
    </w:sdt>
    <w:p w14:paraId="1593E5A1"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65DD1BBE"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6E7E2216"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7EE8C91"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15938A2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8275D78" w14:textId="77777777" w:rsidR="000206FA" w:rsidRPr="000206FA" w:rsidRDefault="00E92A9F"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5" w:author="Kook Sec" w:date="2020-06-09T17:40:00Z">
            <w:r>
              <w:rPr>
                <w:rFonts w:ascii="Times New Roman" w:eastAsia="Times New Roman" w:hAnsi="Times New Roman" w:cs="David" w:hint="cs"/>
                <w:color w:val="800080"/>
                <w:sz w:val="24"/>
                <w:szCs w:val="24"/>
                <w:rtl/>
              </w:rPr>
              <w:br/>
              <w:t>סלע יעוץ סביבתי ויעוץ לבניה ירוקה</w:t>
            </w:r>
            <w:r>
              <w:rPr>
                <w:rFonts w:ascii="Times New Roman" w:eastAsia="Times New Roman" w:hAnsi="Times New Roman" w:cs="David" w:hint="cs"/>
                <w:color w:val="800080"/>
                <w:sz w:val="24"/>
                <w:szCs w:val="24"/>
                <w:rtl/>
              </w:rPr>
              <w:br/>
              <w:t>השיר 12א כרכור</w:t>
            </w:r>
            <w:r>
              <w:rPr>
                <w:rFonts w:ascii="Times New Roman" w:eastAsia="Times New Roman" w:hAnsi="Times New Roman" w:cs="David" w:hint="cs"/>
                <w:color w:val="800080"/>
                <w:sz w:val="24"/>
                <w:szCs w:val="24"/>
                <w:rtl/>
              </w:rPr>
              <w:br/>
              <w:t>033233446</w:t>
            </w:r>
            <w:r>
              <w:rPr>
                <w:rFonts w:ascii="Times New Roman" w:eastAsia="Times New Roman" w:hAnsi="Times New Roman" w:cs="David" w:hint="cs"/>
                <w:color w:val="800080"/>
                <w:sz w:val="24"/>
                <w:szCs w:val="24"/>
                <w:rtl/>
              </w:rPr>
              <w:br/>
            </w:r>
          </w:ins>
        </w:p>
      </w:sdtContent>
    </w:sdt>
    <w:p w14:paraId="7939AEFD"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34FB1D6B"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20A44EF1"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A752873" w14:textId="77777777"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5B9DA6C2"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4A13384B"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t>מבוא</w:t>
      </w:r>
    </w:p>
    <w:p w14:paraId="5E636A96"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למונחים הבאים יהא הפרוש הנקוב בצידם דהיינו:</w:t>
      </w:r>
    </w:p>
    <w:p w14:paraId="26FCF86D"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1D331B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2E26CADE"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415F8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"התכנית" </w:t>
      </w:r>
      <w:r w:rsidRPr="000206FA">
        <w:rPr>
          <w:rFonts w:ascii="Times New Roman" w:eastAsia="Times New Roman" w:hAnsi="Times New Roman" w:cs="David"/>
          <w:sz w:val="20"/>
          <w:szCs w:val="24"/>
          <w:rtl/>
          <w:lang w:eastAsia="he-IL"/>
        </w:rPr>
        <w:t>/</w:t>
      </w:r>
    </w:p>
    <w:p w14:paraId="63FA45F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135BB82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B38CD3"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32E556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8EB5E4"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4E4E07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85147F"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w:t>
      </w:r>
      <w:r w:rsidRPr="000206FA">
        <w:rPr>
          <w:rFonts w:ascii="Times New Roman" w:eastAsia="Times New Roman" w:hAnsi="Times New Roman" w:cs="David"/>
          <w:b/>
          <w:bCs/>
          <w:sz w:val="20"/>
          <w:szCs w:val="24"/>
          <w:rtl/>
          <w:lang w:eastAsia="he-IL"/>
        </w:rPr>
        <w:t>התכניות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0B7013F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5BBD88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726EAA6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1A8C18D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השירותים כמוגדר וכמפורט בחוזה זה ובנספח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0BA0FD3E"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1FFBE8"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80FB89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29535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6270272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9B9DA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03FBBAE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6B3E0256"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4EC95F4"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43417D1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68D83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4B3A747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1C91E61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434244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7F603BD6"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w:t>
      </w:r>
    </w:p>
    <w:p w14:paraId="29E4799A"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D19E256"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250CCB78"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76E68658"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4BCD050"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5A9047BB"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נספח 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C1CB363"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241AD0BB"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33C661D6"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5CA428A8"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20B88DAC"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31FD4C0"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731BEB6"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רשימת התכניות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2A6E3AB7"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61CF35DA"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6551CEF3"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0E7D298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2AFE7E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w:t>
      </w:r>
      <w:r w:rsidRPr="000206FA">
        <w:rPr>
          <w:rFonts w:ascii="Times New Roman" w:eastAsia="Times New Roman" w:hAnsi="Times New Roman" w:cs="David"/>
          <w:sz w:val="20"/>
          <w:szCs w:val="24"/>
          <w:rtl/>
          <w:lang w:eastAsia="he-IL"/>
        </w:rPr>
        <w:lastRenderedPageBreak/>
        <w:t>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616169E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 xml:space="preserve">הם יינתנו על ידו בשלבי 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r w:rsidRPr="000206FA">
        <w:rPr>
          <w:rFonts w:ascii="Times New Roman" w:eastAsia="Times New Roman" w:hAnsi="Times New Roman" w:cs="David"/>
          <w:sz w:val="20"/>
          <w:szCs w:val="24"/>
          <w:rtl/>
          <w:lang w:eastAsia="he-IL"/>
        </w:rPr>
        <w:t xml:space="preserve">בנספח </w:t>
      </w:r>
      <w:r w:rsidRPr="000206FA">
        <w:rPr>
          <w:rFonts w:ascii="Times New Roman" w:eastAsia="Times New Roman" w:hAnsi="Times New Roman" w:cs="David"/>
          <w:bCs/>
          <w:sz w:val="20"/>
          <w:szCs w:val="24"/>
          <w:rtl/>
          <w:lang w:eastAsia="he-IL"/>
        </w:rPr>
        <w:t xml:space="preserve">ב'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7128B807"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4228E11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354F6B8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42DDA4F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4C0D652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38EF4EF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התכניות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FB4DE2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התכניות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ולרבות כל שינוי בתכניותיו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68BB4D2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748B492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w:t>
      </w:r>
      <w:r w:rsidRPr="000206FA">
        <w:rPr>
          <w:rFonts w:ascii="Times New Roman" w:eastAsia="Times New Roman" w:hAnsi="Times New Roman" w:cs="David"/>
          <w:sz w:val="20"/>
          <w:szCs w:val="24"/>
          <w:rtl/>
          <w:lang w:eastAsia="he-IL"/>
        </w:rPr>
        <w:lastRenderedPageBreak/>
        <w:t>שיידרש.</w:t>
      </w:r>
    </w:p>
    <w:p w14:paraId="1E82264D"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"רמדורנט"</w:t>
      </w:r>
      <w:r w:rsidRPr="000206FA">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0204163E"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צוות עובדים ואמצעים</w:t>
      </w:r>
    </w:p>
    <w:p w14:paraId="71D5F9D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38DE016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hint="cs"/>
          <w:b/>
          <w:sz w:val="20"/>
          <w:szCs w:val="24"/>
          <w:rtl/>
          <w:lang w:eastAsia="he-IL"/>
        </w:rPr>
        <w:t>המצ"ב,</w:t>
      </w:r>
      <w:r w:rsidRPr="000206FA">
        <w:rPr>
          <w:rFonts w:ascii="Times New Roman" w:eastAsia="Times New Roman" w:hAnsi="Times New Roman" w:cs="David"/>
          <w:sz w:val="20"/>
          <w:szCs w:val="24"/>
          <w:rtl/>
          <w:lang w:eastAsia="he-IL"/>
        </w:rPr>
        <w:t xml:space="preserve"> 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7E9810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14088A0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26A3A16F"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E74DAF7"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401260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p>
    <w:p w14:paraId="0B1D7EFE"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המוחלט</w:t>
      </w:r>
      <w:r w:rsidRPr="000206FA">
        <w:rPr>
          <w:rFonts w:ascii="Times New Roman" w:eastAsia="Times New Roman" w:hAnsi="Times New Roman" w:cs="David" w:hint="cs"/>
          <w:sz w:val="20"/>
          <w:szCs w:val="24"/>
          <w:rtl/>
          <w:lang w:eastAsia="he-IL"/>
        </w:rPr>
        <w:t xml:space="preserve"> 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059D8795"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0767002D"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w:t>
      </w:r>
      <w:r w:rsidR="00B17D15">
        <w:rPr>
          <w:rFonts w:ascii="Times New Roman" w:eastAsia="Times New Roman" w:hAnsi="Times New Roman" w:cs="David"/>
          <w:bCs/>
          <w:sz w:val="20"/>
          <w:szCs w:val="24"/>
          <w:u w:val="single"/>
          <w:rtl/>
          <w:lang w:eastAsia="he-IL"/>
        </w:rPr>
        <w:t>יועץ</w:t>
      </w:r>
    </w:p>
    <w:p w14:paraId="157E75C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lastRenderedPageBreak/>
        <w:t>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2F79D67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תיקונים לתכניות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70259EBF"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6E47E777"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ליתן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אלא באמצעות המזמין או המנהל.</w:t>
      </w:r>
    </w:p>
    <w:p w14:paraId="5787B797"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המנהל</w:t>
      </w:r>
    </w:p>
    <w:p w14:paraId="0C9B035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31DBA7C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המצ"ב</w:t>
      </w:r>
      <w:r w:rsidRPr="000206FA">
        <w:rPr>
          <w:rFonts w:ascii="Times New Roman" w:eastAsia="Times New Roman" w:hAnsi="Times New Roman" w:cs="David"/>
          <w:sz w:val="20"/>
          <w:szCs w:val="24"/>
          <w:rtl/>
          <w:lang w:eastAsia="he-IL"/>
        </w:rPr>
        <w:t>.</w:t>
      </w:r>
    </w:p>
    <w:p w14:paraId="52C127B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לצורך הפעלת סמכויותיו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רשאי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מי מטעמו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בכל מקום אחר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בו מבוצעים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למסור כל הסבר שיידרש על יד</w:t>
      </w:r>
      <w:r w:rsidRPr="000206FA">
        <w:rPr>
          <w:rFonts w:ascii="Times New Roman" w:eastAsia="Times New Roman" w:hAnsi="Times New Roman" w:cs="David" w:hint="cs"/>
          <w:sz w:val="20"/>
          <w:szCs w:val="24"/>
          <w:rtl/>
          <w:lang w:eastAsia="he-IL"/>
        </w:rPr>
        <w:t>י המנהל 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w:t>
      </w:r>
    </w:p>
    <w:p w14:paraId="571E1CF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394AA02D"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התכניות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7EEFB3C3"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4CD042B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6C9D331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קטע מהפרויקט ו/או שלב משלבי העבודה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או </w:t>
      </w:r>
      <w:r w:rsidRPr="000206FA">
        <w:rPr>
          <w:rFonts w:ascii="Times New Roman" w:eastAsia="Times New Roman" w:hAnsi="Times New Roman" w:cs="David"/>
          <w:b/>
          <w:bCs/>
          <w:sz w:val="20"/>
          <w:szCs w:val="24"/>
          <w:rtl/>
          <w:lang w:eastAsia="he-IL"/>
        </w:rPr>
        <w:t xml:space="preserve">ג'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65BDB87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3A59C528"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יתר הגורמים, מותנות בכך שיסופקו להם כל התכניות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0ED5DE9"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D3866F8"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07D3223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הצפוי.</w:t>
      </w:r>
    </w:p>
    <w:p w14:paraId="49D3936F"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תכניות,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4CBD6CD"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2AFC4945" w14:textId="77777777"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2B93AAE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5B0FC9F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07C3DA1B"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ולעיין בהתקדמות ובאופן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כל הסבר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פרט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דיווח</w:t>
      </w:r>
      <w:r w:rsidRPr="000206FA">
        <w:rPr>
          <w:rFonts w:ascii="Times New Roman" w:eastAsia="Times New Roman" w:hAnsi="Times New Roman" w:cs="David" w:hint="cs"/>
          <w:sz w:val="20"/>
          <w:szCs w:val="24"/>
          <w:rtl/>
          <w:lang w:eastAsia="he-IL"/>
        </w:rPr>
        <w:t>, מיד</w:t>
      </w:r>
      <w:r w:rsidRPr="000206FA">
        <w:rPr>
          <w:rFonts w:ascii="Times New Roman" w:eastAsia="Times New Roman" w:hAnsi="Times New Roman" w:cs="David"/>
          <w:sz w:val="20"/>
          <w:szCs w:val="24"/>
          <w:rtl/>
          <w:lang w:eastAsia="he-IL"/>
        </w:rPr>
        <w:t xml:space="preserve"> לפי בקשתו. אין בסעיף זה כדי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ו/או לפי כל דין</w:t>
      </w:r>
      <w:r w:rsidRPr="000206FA">
        <w:rPr>
          <w:rFonts w:ascii="Times New Roman" w:eastAsia="Times New Roman" w:hAnsi="Times New Roman" w:cs="David"/>
          <w:sz w:val="20"/>
          <w:szCs w:val="24"/>
          <w:rtl/>
          <w:lang w:eastAsia="he-IL"/>
        </w:rPr>
        <w:t>.</w:t>
      </w:r>
    </w:p>
    <w:p w14:paraId="7F92FB52"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4C07DDD"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27A9518A"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r w:rsidRPr="000206FA">
        <w:rPr>
          <w:rFonts w:ascii="Times New Roman" w:eastAsia="Times New Roman" w:hAnsi="Times New Roman" w:cs="David" w:hint="cs"/>
          <w:b/>
          <w:sz w:val="20"/>
          <w:szCs w:val="24"/>
          <w:rtl/>
          <w:lang w:eastAsia="he-IL"/>
        </w:rPr>
        <w:t xml:space="preserve">המצ"ב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25A9F533"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043065BF"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w:t>
      </w:r>
      <w:r w:rsidRPr="000206FA">
        <w:rPr>
          <w:rFonts w:ascii="Times New Roman" w:eastAsia="Times New Roman" w:hAnsi="Times New Roman" w:cs="David"/>
          <w:sz w:val="20"/>
          <w:szCs w:val="24"/>
          <w:rtl/>
          <w:lang w:eastAsia="he-IL"/>
        </w:rPr>
        <w:lastRenderedPageBreak/>
        <w:t>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4FBBF70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79017D1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49280317"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F0B6465"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131744C5"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7EB5F761"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שליחויות.</w:t>
      </w:r>
    </w:p>
    <w:p w14:paraId="25E03ED3"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רמדורנט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6D6DE6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1C1FB0CD"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06CE5A9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35768D4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2016B3A3"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21F63BB3"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E5D0070"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50E6D4A7"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278F032"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ב' או ג'</w:t>
      </w:r>
      <w:r w:rsidRPr="00B17D15">
        <w:rPr>
          <w:rFonts w:ascii="Times New Roman" w:eastAsia="Times New Roman" w:hAnsi="Times New Roman" w:cs="David" w:hint="cs"/>
          <w:b/>
          <w:sz w:val="20"/>
          <w:szCs w:val="24"/>
          <w:rtl/>
          <w:lang w:eastAsia="he-IL"/>
        </w:rPr>
        <w:t xml:space="preserve"> המצ"ב</w:t>
      </w:r>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34A38CB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015A77E4"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קוי בתכנון ו/או באומדן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06B621C6"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143A6866"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FC3CA44"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השינויים מתחייבים מדרישת רשויות מוסמכות. </w:t>
      </w:r>
    </w:p>
    <w:p w14:paraId="35334D3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C24E84B" w14:textId="77777777"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7EF049C4" w14:textId="77777777" w:rsidR="00934BC3" w:rsidRPr="000206FA"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634AD575"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אחריות וביטוח</w:t>
      </w:r>
    </w:p>
    <w:p w14:paraId="48EBC54A"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7FC9548" w14:textId="77777777" w:rsidR="00937C9F" w:rsidRPr="00013687" w:rsidRDefault="00937C9F" w:rsidP="00937C9F">
      <w:pPr>
        <w:pStyle w:val="af8"/>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4FF7A620" w14:textId="77777777" w:rsidR="00937C9F" w:rsidRPr="00013687" w:rsidRDefault="00937C9F" w:rsidP="00937C9F">
      <w:pPr>
        <w:pStyle w:val="af8"/>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w:t>
      </w:r>
      <w:r w:rsidRPr="00013687">
        <w:rPr>
          <w:rFonts w:eastAsia="Times New Roman" w:cs="David" w:hint="cs"/>
          <w:color w:val="auto"/>
          <w:szCs w:val="24"/>
          <w:rtl/>
        </w:rPr>
        <w:lastRenderedPageBreak/>
        <w:t>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AACF197" w14:textId="77777777" w:rsidR="00937C9F" w:rsidRPr="00013687" w:rsidRDefault="00937C9F" w:rsidP="00937C9F">
      <w:pPr>
        <w:pStyle w:val="af8"/>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7BD1124"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B47390A"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6641FDA"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A26EBB2"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22D1575"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69D04D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0CF960D"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6BC6AC9"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5595060"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E6D44E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20F9E79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2E36DEEE"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0A131E1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A7612B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3EB9302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179260D"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FB5B169"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8641089" w14:textId="77777777" w:rsidR="00937C9F" w:rsidRPr="00A42052"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1DB60AA" w14:textId="77777777" w:rsidR="000206FA" w:rsidRPr="000206FA"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8182E34"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אספקת תכניות</w:t>
      </w:r>
    </w:p>
    <w:p w14:paraId="62B14F9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לתכניות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47463CE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6C9A36FD" w14:textId="77777777"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733C6B0A"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6FE34475"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7CC63702"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זכות הקניין בכל התכניות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התכניות.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5B394754"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מעמד ה</w:t>
      </w:r>
      <w:r w:rsidR="00B17D15">
        <w:rPr>
          <w:rFonts w:ascii="Times New Roman" w:eastAsia="Times New Roman" w:hAnsi="Times New Roman" w:cs="David"/>
          <w:bCs/>
          <w:sz w:val="20"/>
          <w:szCs w:val="24"/>
          <w:u w:val="single"/>
          <w:rtl/>
          <w:lang w:eastAsia="he-IL"/>
        </w:rPr>
        <w:t>יועץ</w:t>
      </w:r>
    </w:p>
    <w:p w14:paraId="3F72483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1E4A4D7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י הדין ו/או מכח צו הרחבה ו/או מכח הסכם כלשהו על עובד</w:t>
      </w:r>
      <w:r w:rsidRPr="000206FA">
        <w:rPr>
          <w:rFonts w:ascii="Times New Roman" w:eastAsia="Times New Roman" w:hAnsi="Times New Roman" w:cs="David" w:hint="cs"/>
          <w:sz w:val="20"/>
          <w:szCs w:val="24"/>
          <w:rtl/>
          <w:lang w:eastAsia="he-IL"/>
        </w:rPr>
        <w:t>.</w:t>
      </w:r>
    </w:p>
    <w:p w14:paraId="238B7B8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206FA">
        <w:rPr>
          <w:rFonts w:ascii="Times New Roman" w:eastAsia="Times New Roman" w:hAnsi="Times New Roman" w:cs="David"/>
          <w:color w:val="000000"/>
          <w:sz w:val="24"/>
          <w:szCs w:val="24"/>
          <w:rtl/>
          <w:lang w:eastAsia="he-IL"/>
        </w:rPr>
        <w:t xml:space="preserve"> 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90E5F4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ישא לבדו </w:t>
      </w:r>
      <w:r w:rsidRPr="000206FA">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769147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542B02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3A6CDED9"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7DAE0F62"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199119A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6E925A5C"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7FA15FD2"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6CE60AC6"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50384823"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1A344A72"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6318C82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48C4ABEF"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בלא צורך בהודעה מוקדמת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אחד מהמקרים הבאים:</w:t>
      </w:r>
    </w:p>
    <w:p w14:paraId="3C04C924"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1EA53156"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4262801E"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p>
    <w:p w14:paraId="57D9CA80"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נבצר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מהמנהל הראשי לקיים את ה</w:t>
      </w:r>
      <w:r w:rsidRPr="000206FA">
        <w:rPr>
          <w:rFonts w:ascii="Times New Roman" w:eastAsia="Times New Roman" w:hAnsi="Times New Roman" w:cs="David" w:hint="cs"/>
          <w:sz w:val="20"/>
          <w:szCs w:val="24"/>
          <w:rtl/>
          <w:lang w:eastAsia="he-IL"/>
        </w:rPr>
        <w:t xml:space="preserve">וראות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יחול הסעיף 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לפעולה משפטית או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אם ארע אירוע דומה.</w:t>
      </w:r>
    </w:p>
    <w:p w14:paraId="593A74E7" w14:textId="77777777" w:rsidR="000206FA" w:rsidRPr="000206FA" w:rsidRDefault="000206FA" w:rsidP="000206F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חל שינוי בהחזקת המניות ו/או בהרכב המנהלים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2A3AB0B"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4BE598C4"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422273E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3EC4BFC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1CFD255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368EF08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4ADFDB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1EA9EA2"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0D48830" w14:textId="77777777" w:rsidR="000206FA" w:rsidRPr="000206FA"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4798363"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54B240A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5567691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7B384F9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A51DCF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719802C4" w14:textId="77777777"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FAF1B20" w14:textId="77777777"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2BB099A1"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31028AD5"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4994E2F2"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6FD34862"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178CDC1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1E3A42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651CA76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שלוחיו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r w:rsidRPr="000206FA">
        <w:rPr>
          <w:rFonts w:ascii="Times New Roman" w:eastAsia="Times New Roman" w:hAnsi="Times New Roman" w:cs="David"/>
          <w:sz w:val="20"/>
          <w:szCs w:val="24"/>
          <w:rtl/>
          <w:lang w:eastAsia="he-IL"/>
        </w:rPr>
        <w:t>,.</w:t>
      </w:r>
    </w:p>
    <w:p w14:paraId="174E3E2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2FB453E9"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3403EC62"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1590442B"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5A93F3EB" w14:textId="77777777" w:rsid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79017774" w14:textId="77777777" w:rsidR="00C8505B" w:rsidRPr="000206FA"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48508B5C"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54FF29C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5BF1A91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60F0478B"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CF5932F"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741C5D4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הקיזוז הנ"ל.</w:t>
      </w:r>
    </w:p>
    <w:p w14:paraId="7F3403B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0980C02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כויתור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כויתור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 קיום של תנאי 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2B59800D"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2392364F"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3B3A4865"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45F82069"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5B002E3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על פ</w:t>
      </w:r>
      <w:r w:rsidRPr="000206FA">
        <w:rPr>
          <w:rFonts w:ascii="Times New Roman" w:eastAsia="Times New Roman" w:hAnsi="Times New Roman" w:cs="David"/>
          <w:sz w:val="24"/>
          <w:szCs w:val="24"/>
          <w:rtl/>
          <w:lang w:eastAsia="he-IL"/>
        </w:rPr>
        <w:t>י חוזה זה. וזאת מבלי לגרוע מהאמור להלן בסיפא לס"ק זה.</w:t>
      </w:r>
    </w:p>
    <w:p w14:paraId="30F8E3AB" w14:textId="77777777"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 xml:space="preserve">טענה ו/או תביעה, ככל שתהיינה לו </w:t>
      </w:r>
      <w:r w:rsidRPr="000206FA">
        <w:rPr>
          <w:rFonts w:ascii="Times New Roman" w:eastAsia="Times New Roman" w:hAnsi="Times New Roman" w:cs="David"/>
          <w:b/>
          <w:sz w:val="20"/>
          <w:szCs w:val="24"/>
          <w:rtl/>
          <w:lang w:eastAsia="he-IL"/>
        </w:rPr>
        <w:lastRenderedPageBreak/>
        <w:t>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5742F71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F0E946F"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2D61470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07EFD10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632FDCB" w14:textId="77777777" w:rsidR="000206FA" w:rsidRPr="000206FA"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3D3F1F13" w14:textId="77777777" w:rsidR="000206FA" w:rsidRPr="000206FA" w:rsidRDefault="000206FA" w:rsidP="00C8505B">
      <w:pPr>
        <w:widowControl w:val="0"/>
        <w:spacing w:before="0" w:beforeAutospacing="0" w:after="720" w:afterAutospacing="0" w:line="240" w:lineRule="auto"/>
        <w:ind w:left="788"/>
        <w:jc w:val="both"/>
        <w:rPr>
          <w:rFonts w:ascii="Times New Roman" w:eastAsia="Times New Roman" w:hAnsi="Times New Roman" w:cs="David"/>
          <w:sz w:val="20"/>
          <w:szCs w:val="24"/>
          <w:rtl/>
          <w:lang w:eastAsia="he-IL"/>
        </w:rPr>
      </w:pPr>
    </w:p>
    <w:p w14:paraId="3997FCEF"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ולראיה באו הצדדים על החתום:</w:t>
      </w:r>
    </w:p>
    <w:p w14:paraId="16CF3F48"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7BB7A8F"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E598BC6"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C54243D" w14:textId="77777777" w:rsidR="00C8505B" w:rsidRPr="00894E04" w:rsidRDefault="00C8505B" w:rsidP="00894E0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Kook Sec" w:date="2020-06-09T17:40:00Z">
            <w:r w:rsidR="00E92A9F">
              <w:rPr>
                <w:rFonts w:ascii="Times New Roman" w:eastAsia="Times New Roman" w:hAnsi="Times New Roman" w:cs="David" w:hint="cs"/>
                <w:color w:val="00B0F0"/>
                <w:sz w:val="24"/>
                <w:szCs w:val="24"/>
                <w:u w:val="single"/>
                <w:rtl/>
                <w:lang w:eastAsia="he-IL"/>
              </w:rPr>
              <w:t>סלע יעוץ סביבתי ויעוץ לבניה ירוקה</w:t>
            </w:r>
          </w:ins>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ins w:id="7" w:author="Kook Sec" w:date="2020-06-09T17:36:00Z">
            <w:r w:rsidR="00E92A9F" w:rsidRPr="007E7737">
              <w:rPr>
                <w:rStyle w:val="a7"/>
                <w:rtl/>
              </w:rPr>
              <w:t>[שם צד א]</w:t>
            </w:r>
          </w:ins>
        </w:sdtContent>
      </w:sdt>
    </w:p>
    <w:p w14:paraId="32FF14EC"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7ED276A0"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1DD09B"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D8CD81"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50D02A"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4EB04E"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6DCE5A07"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2060B981"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39B94030"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2E03F5E"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FEBA907"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EC04E01"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27D5BBF"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3590FE"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 w:author="Kook Sec" w:date="2020-06-09T17:34:00Z">
            <w:r w:rsidR="00E92A9F">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 w:author="Kook Sec" w:date="2020-06-09T17:33:00Z">
            <w:r w:rsidR="00E92A9F">
              <w:rPr>
                <w:rFonts w:ascii="Times New Roman" w:eastAsia="Times New Roman" w:hAnsi="Times New Roman" w:cs="David" w:hint="cs"/>
                <w:color w:val="00B0F0"/>
                <w:sz w:val="24"/>
                <w:szCs w:val="24"/>
                <w:rtl/>
              </w:rPr>
              <w:t>נס ציונה מחיר למשתכן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Kook Sec" w:date="2020-06-09T17:33:00Z">
            <w:r w:rsidR="00E92A9F">
              <w:rPr>
                <w:rFonts w:ascii="Times New Roman" w:eastAsia="Times New Roman" w:hAnsi="Times New Roman" w:cs="David" w:hint="cs"/>
                <w:color w:val="00B0F0"/>
                <w:sz w:val="24"/>
                <w:szCs w:val="24"/>
                <w:rtl/>
              </w:rPr>
              <w:t>א.מ ישראל מגורים יזמות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8083B9C"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E3B99E"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0154DC76"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F9A4A4C"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211EA0"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Kook Sec" w:date="2020-06-09T17:34:00Z">
            <w:r w:rsidR="00E92A9F">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0AA0BD60"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538DD48E"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3202CC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624B9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Kook Sec" w:date="2020-06-09T17:41:00Z">
            <w:r w:rsidR="00E92A9F">
              <w:rPr>
                <w:rFonts w:ascii="Times New Roman" w:eastAsia="Times New Roman" w:hAnsi="Times New Roman" w:cs="David" w:hint="cs"/>
                <w:sz w:val="24"/>
                <w:szCs w:val="24"/>
                <w:rtl/>
                <w:lang w:eastAsia="he-IL"/>
              </w:rPr>
              <w:t>אבי ברטי לוי</w:t>
            </w:r>
          </w:ins>
        </w:sdtContent>
      </w:sdt>
    </w:p>
    <w:p w14:paraId="49FAF1B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B18E998"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45C64622"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27D5EFD"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7EB20B8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71A219"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3" w:author="Kook Sec" w:date="2020-06-09T17:41:00Z">
            <w:r w:rsidR="00E92A9F">
              <w:rPr>
                <w:rFonts w:ascii="Times New Roman" w:eastAsia="Times New Roman" w:hAnsi="Times New Roman" w:cs="David" w:hint="cs"/>
                <w:color w:val="008000"/>
                <w:sz w:val="24"/>
                <w:szCs w:val="24"/>
                <w:rtl/>
                <w:lang w:eastAsia="he-IL"/>
              </w:rPr>
              <w:t>יפעת סלע דדון</w:t>
            </w:r>
          </w:ins>
        </w:sdtContent>
      </w:sdt>
    </w:p>
    <w:p w14:paraId="15646164" w14:textId="77777777"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46F8F7AB"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4239C1"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7FAE8AC2"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0E390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AAE8175"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A93D06"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E96C8A7"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99C6E5B"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1428209"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F83591A"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CFE1F60"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C06730D"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7F0A6A3B" w14:textId="77777777" w:rsidTr="00C8505B">
        <w:tc>
          <w:tcPr>
            <w:tcW w:w="3366" w:type="dxa"/>
          </w:tcPr>
          <w:p w14:paraId="2E789703" w14:textId="77777777" w:rsidR="00C8505B" w:rsidRDefault="00E92A9F"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4" w:author="Kook Sec" w:date="2020-06-09T17:36:00Z">
                  <w:r>
                    <w:rPr>
                      <w:rFonts w:ascii="Times New Roman" w:eastAsia="Times New Roman" w:hAnsi="Times New Roman" w:cs="David" w:hint="cs"/>
                      <w:color w:val="008000"/>
                      <w:sz w:val="24"/>
                      <w:szCs w:val="24"/>
                      <w:rtl/>
                      <w:lang w:eastAsia="he-IL"/>
                    </w:rPr>
                    <w:t>100</w:t>
                  </w:r>
                </w:ins>
              </w:sdtContent>
            </w:sdt>
          </w:p>
          <w:p w14:paraId="63460709"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088BFE9" w14:textId="77777777" w:rsidR="00C8505B" w:rsidRDefault="00C8505B" w:rsidP="00C8505B">
            <w:pPr>
              <w:widowControl w:val="0"/>
              <w:spacing w:before="0" w:beforeAutospacing="0" w:after="0" w:afterAutospacing="0" w:line="240" w:lineRule="auto"/>
              <w:ind w:left="720"/>
              <w:outlineLvl w:val="2"/>
            </w:pPr>
          </w:p>
          <w:p w14:paraId="693706BD"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D9A5703"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508F86A"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42ECAAF"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2225CB1"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B4A9FDB"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8E37F2E"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A930AC3"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610A8D8"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C8505B">
        <w:rPr>
          <w:rFonts w:ascii="Times New Roman" w:eastAsia="Times New Roman" w:hAnsi="Times New Roman" w:cs="David" w:hint="cs"/>
          <w:b/>
          <w:bCs/>
          <w:sz w:val="24"/>
          <w:szCs w:val="24"/>
          <w:u w:val="single"/>
          <w:rtl/>
          <w:lang w:eastAsia="he-IL"/>
        </w:rPr>
        <w:t>'</w:t>
      </w:r>
    </w:p>
    <w:p w14:paraId="482A1D51"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p>
    <w:p w14:paraId="12B384C5"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0BF932F7"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224E673"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שירותי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כוללים את ניתוח המאפיינים, הכנת פרוגרמה לבנייה בת קיימא ואיכות סביבה בפרויקט, אשר יכללו את הפרטים הבאים:</w:t>
      </w:r>
    </w:p>
    <w:p w14:paraId="0CA9B6E0"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בנייה ירוקה.</w:t>
      </w:r>
    </w:p>
    <w:p w14:paraId="65D974D5"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היבטים סביבתיים</w:t>
      </w:r>
      <w:r w:rsidRPr="000206FA">
        <w:rPr>
          <w:rFonts w:ascii="Times New Roman" w:eastAsia="Times New Roman" w:hAnsi="Times New Roman" w:cs="David" w:hint="cs"/>
          <w:sz w:val="24"/>
          <w:szCs w:val="24"/>
          <w:rtl/>
          <w:lang w:eastAsia="he-IL"/>
        </w:rPr>
        <w:t>, כולל דו"חות קרקע היסטוריים (אם יידרש).</w:t>
      </w:r>
    </w:p>
    <w:p w14:paraId="6263F7D4"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זיהום קרקע, מים וגז קרקע.</w:t>
      </w:r>
    </w:p>
    <w:p w14:paraId="302761CC"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דרישות המשרד להגנת הסביבה והאגף לאיכות הסביבה </w:t>
      </w:r>
      <w:r w:rsidRPr="000206FA">
        <w:rPr>
          <w:rFonts w:ascii="Times New Roman" w:eastAsia="Times New Roman" w:hAnsi="Times New Roman" w:cs="David" w:hint="cs"/>
          <w:sz w:val="24"/>
          <w:szCs w:val="24"/>
          <w:rtl/>
          <w:lang w:eastAsia="he-IL"/>
        </w:rPr>
        <w:t>ברשות המקומית</w:t>
      </w:r>
      <w:r w:rsidRPr="000206FA">
        <w:rPr>
          <w:rFonts w:ascii="Times New Roman" w:eastAsia="Times New Roman" w:hAnsi="Times New Roman" w:cs="David"/>
          <w:sz w:val="24"/>
          <w:szCs w:val="24"/>
          <w:rtl/>
          <w:lang w:eastAsia="he-IL"/>
        </w:rPr>
        <w:t>.</w:t>
      </w:r>
    </w:p>
    <w:p w14:paraId="71DFAA85"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מערכת אצירה, דחיסה, שינוע ופינוי פסולת ומחזור.</w:t>
      </w:r>
    </w:p>
    <w:p w14:paraId="2C9DA13C"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מרכיב שרות אחר הרגיל ומקובל על ידי </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סביבה</w:t>
      </w:r>
      <w:r w:rsidRPr="000206FA">
        <w:rPr>
          <w:rFonts w:ascii="Times New Roman" w:eastAsia="Times New Roman" w:hAnsi="Times New Roman" w:cs="David"/>
          <w:sz w:val="24"/>
          <w:szCs w:val="24"/>
          <w:rtl/>
          <w:lang w:eastAsia="he-IL"/>
        </w:rPr>
        <w:t xml:space="preserve"> בנסיבות הפרויקט.</w:t>
      </w:r>
    </w:p>
    <w:p w14:paraId="363F4A72"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3517D47A"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6E3F16B9"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05579F36"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0D839298"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0B9B78A2"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666FA728"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646C8E3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3399726F"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7 – תחבורה</w:t>
      </w:r>
    </w:p>
    <w:p w14:paraId="20C7CF9D"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2C7471D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0A40C4C4"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71C93D63"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5044E2EB"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מהנדס בכיר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xml:space="preserve">, אשר יאושר מראש על ידי המזמין ובמקרה הצורך יוחלף מיידית על </w:t>
      </w:r>
      <w:r w:rsidRPr="000206FA">
        <w:rPr>
          <w:rFonts w:ascii="Times New Roman" w:eastAsia="Times New Roman" w:hAnsi="Times New Roman" w:cs="David"/>
          <w:sz w:val="24"/>
          <w:szCs w:val="24"/>
          <w:rtl/>
          <w:lang w:eastAsia="he-IL"/>
        </w:rPr>
        <w:lastRenderedPageBreak/>
        <w:t>פי דרישת המזמין.</w:t>
      </w:r>
    </w:p>
    <w:p w14:paraId="7DC23732"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1ECC7399"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ר</w:t>
      </w:r>
      <w:r w:rsidRPr="000206FA">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247B86EE"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31F423D7"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7E0FBE9A"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3D100F6F"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2C2CE7F9" w14:textId="77777777" w:rsidR="0004388B" w:rsidRPr="0004388B" w:rsidRDefault="0004388B" w:rsidP="0004388B">
      <w:pPr>
        <w:pStyle w:val="af3"/>
        <w:numPr>
          <w:ilvl w:val="1"/>
          <w:numId w:val="4"/>
        </w:numPr>
        <w:rPr>
          <w:sz w:val="24"/>
          <w:szCs w:val="24"/>
          <w:rtl/>
          <w:lang w:eastAsia="he-IL"/>
        </w:rPr>
      </w:pPr>
      <w:r w:rsidRPr="0004388B">
        <w:rPr>
          <w:sz w:val="24"/>
          <w:szCs w:val="24"/>
          <w:rtl/>
          <w:lang w:eastAsia="he-IL"/>
        </w:rPr>
        <w:t xml:space="preserve">תכנון הבניה הירוקה ואיכות הסביבה, יתבצע בסביבת תוכנת </w:t>
      </w:r>
      <w:r w:rsidRPr="0004388B">
        <w:rPr>
          <w:sz w:val="24"/>
          <w:szCs w:val="24"/>
          <w:lang w:eastAsia="he-IL"/>
        </w:rPr>
        <w:t>REVIT</w:t>
      </w:r>
      <w:r w:rsidRPr="0004388B">
        <w:rPr>
          <w:sz w:val="24"/>
          <w:szCs w:val="24"/>
          <w:rtl/>
          <w:lang w:eastAsia="he-IL"/>
        </w:rPr>
        <w:t xml:space="preserve"> בתלת-מימד,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51CBFC58"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199CA159"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28E6A3F5"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332CB290"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CB1FDE" w14:textId="77777777"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0F927486"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008CE93D"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38DC713F"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7BF15E8B"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5C4EBEF"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1E9C3054"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68F6CDC5"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5F40F4CD"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59FC4E70"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3F5A0317"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בקשר לכל הנושאים הקשורים בתכנון הפרויקט והתאמתו לבנייה ירוקה ולתקן ישראלי 5281 ו- 5282 ובקבלת הנחיות מהרשויות לתכנונו ולביצועו, לרבות ריכוז נתונים מהמתכננים ויועצי הפרויקט בכל הקשור למאפייני הבנייה הירוקה של האתר וסביבתו.</w:t>
      </w:r>
    </w:p>
    <w:p w14:paraId="7B35727A"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4C75AC74"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5965BAFA"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2EC2E4AF"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 </w:t>
      </w:r>
      <w:r w:rsidRPr="000206FA">
        <w:rPr>
          <w:rFonts w:ascii="Times New Roman" w:eastAsia="Times New Roman" w:hAnsi="Times New Roman" w:cs="David"/>
          <w:sz w:val="24"/>
          <w:szCs w:val="24"/>
          <w:rtl/>
          <w:lang w:eastAsia="he-IL"/>
        </w:rPr>
        <w:t>וההיבטים הסביבתיים בהם זיהום קרקע, מים וגזי קרקע.</w:t>
      </w:r>
    </w:p>
    <w:p w14:paraId="05CBDB94"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78B3739C" w14:textId="77777777"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17672661"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6B3810B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60E5D5C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בדיקה וטיפול בפתחי המבנה  - מיקום, גדלים, הצללות בהתאם להפניה האקלימית והתכנון האדריכלי.</w:t>
      </w:r>
    </w:p>
    <w:p w14:paraId="6C4828F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2758392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7E94D08C"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2E118D16"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p>
    <w:p w14:paraId="725E532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27A8773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04F2BC53"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6F2F5DD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073103D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7E6C074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הנחיות לאזורים פתוחים, שימור מי נגר עילי, צמחיה חסכונית במים, אזורים מוצללים וכד'.</w:t>
      </w:r>
    </w:p>
    <w:p w14:paraId="115FD19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סימולציית משטר רוחות ומתן הנחיות לתכנון.</w:t>
      </w:r>
    </w:p>
    <w:p w14:paraId="23F73F9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נושא אחר הקשור בפרויקט בתחום הבניה הירוקה ואיכות הסביבה.</w:t>
      </w:r>
    </w:p>
    <w:p w14:paraId="5F4EE86E"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7137B1BA"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מסירת נתונים למתכננים וליועצים לבדיקת השלכות החלופות המוצעות על הנושאים שבתחום מומחיותם. תאום התכניות המוקדמות של היועצים עם תכניות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00AA30BF"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1C1CD2C0"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18CDCE8B"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A7971B8"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100C590E"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44C12891"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413E26E5"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0866E3AE"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6E393E6F"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251D195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וכל יתר היועצים של המזמין.</w:t>
      </w:r>
    </w:p>
    <w:p w14:paraId="68610EF7"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6E881210"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ביצוע השלמות והכנת דו"חות שנדרשו בשלב הקודם לקבלת הניקוד, כגון: הצללות חיצוניות ופנים המבנה, תכנית ניהול אתר, תכנון ביו-אקלימי וכו'.</w:t>
      </w:r>
    </w:p>
    <w:p w14:paraId="7529E513"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345EE14"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דו"חות מיועצים אחרים והטמעתם באוגדן המוגש כגון: אקולוגיית אתר, סקר היסטורי של מזהמי קרקע, אקוסטיקה, קרינה, הידרולוגיה וכו'.</w:t>
      </w:r>
    </w:p>
    <w:p w14:paraId="0CCB6FED"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39197D5"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337AC42F"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07C51805"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חתימה על מסמכי התכנון המוגשים לרשויות, כיועץ בנייה ירוקה ואיכות </w:t>
      </w:r>
      <w:r w:rsidRPr="000206FA">
        <w:rPr>
          <w:rFonts w:ascii="Times New Roman" w:eastAsia="Times New Roman" w:hAnsi="Times New Roman" w:cs="David" w:hint="cs"/>
          <w:sz w:val="24"/>
          <w:szCs w:val="24"/>
          <w:rtl/>
          <w:lang w:eastAsia="he-IL"/>
        </w:rPr>
        <w:lastRenderedPageBreak/>
        <w:t>הסביבה.</w:t>
      </w:r>
    </w:p>
    <w:p w14:paraId="2F371C3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7042E7E9"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51C7C5BD"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77F9B34E"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להכנת אומדן משוער של מחיר מרכיבי הבניה הירוקה של הפרויקט.</w:t>
      </w:r>
    </w:p>
    <w:p w14:paraId="4160BAC3"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36E99565"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המפרט את המשמעויות מבחינת ביצוע , תפעול ואחזקה, עלות, שרידות, איכות הפתרון וכדומה.  </w:t>
      </w:r>
    </w:p>
    <w:p w14:paraId="3A151344"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5590EDC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33FF79A3"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6AEA237A"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335FE12E"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04E5DE2"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5974551B"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5EF1DAE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7F66CB71"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2597A8DC"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4635CEAC" w14:textId="77777777"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194672A8"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3EA94629"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7EF57665"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29CC094A"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138D1475"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2656854D"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6044A8AC"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4507B62F"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ואומדן תקציבי מפורט </w:t>
      </w:r>
      <w:r w:rsidRPr="000206FA">
        <w:rPr>
          <w:rFonts w:ascii="Times New Roman" w:eastAsia="Times New Roman" w:hAnsi="Times New Roman" w:cs="David" w:hint="cs"/>
          <w:sz w:val="24"/>
          <w:szCs w:val="24"/>
          <w:rtl/>
          <w:lang w:eastAsia="he-IL"/>
        </w:rPr>
        <w:t xml:space="preserve">לעבודות הבניה הירוקה ואיכות הסביבה,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53E511E6"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15EC82D1"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2D6352BC"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5669C2B9"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3260178A"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2B73C4ED"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אישור בכתב לתכניות לביצוע של היועצים.</w:t>
      </w:r>
    </w:p>
    <w:p w14:paraId="13568FFE"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7ADEB938"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לעדכון מפרטי המכר ואישור הנוסח וההתאמה לתכנון.</w:t>
      </w:r>
    </w:p>
    <w:p w14:paraId="4D749127"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BF17018"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שינויים בתכניות לפי דרישת המזמין.</w:t>
      </w:r>
    </w:p>
    <w:p w14:paraId="486603E9"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CB0EE85"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השתתפות בסיורי קבלנים.</w:t>
      </w:r>
    </w:p>
    <w:p w14:paraId="7ABB14DE"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761C7D75"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חוות דעת בכל הקשור להצעות הקבלנים.</w:t>
      </w:r>
    </w:p>
    <w:p w14:paraId="3E05F89A"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61EF29B"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ההצעות של קבלני הביצוע בתחום הטיפול הסביבתי ואלמנטים לבניה ירוקה, ייעוץ למזמין והשתתפות בבירורים עם הקבלן.</w:t>
      </w:r>
    </w:p>
    <w:p w14:paraId="6C4DE2CC"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030298AF"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הצעות אלטרנטיביות לביצוע אשר תוגשנה ע"י הקבלנים, ומתן חוו"ד לחברה על ההצעות.</w:t>
      </w:r>
    </w:p>
    <w:p w14:paraId="15A82CB2"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6FC76834"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4FF584EE"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18F989FC"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382F5520"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0AE17888"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06D9ACF6"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67CD0BA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40448E3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1107C3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לרבות בדיקות הקרקע, המים וגזי הקרקע, בהתאם לתכניות ולמפרטים, במהלך ביצוע העבודות, לפני מסירת העבודות למזמין ובתקופת הבדק.</w:t>
      </w:r>
    </w:p>
    <w:p w14:paraId="107A389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BD93D2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180B4A7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0434C6D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77BE145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21FBB81"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ליווי פינוי קרקע מזוהמת, מעקב ובקרה אחר פעולות הקבלן והסדרת רישום מוסדר של פינוי הקרקע המזוהמת,  הכנת תכנית לביצוע דיגום </w:t>
      </w:r>
      <w:r w:rsidRPr="000206FA">
        <w:rPr>
          <w:rFonts w:ascii="Times New Roman" w:eastAsia="Times New Roman" w:hAnsi="Times New Roman" w:cs="David" w:hint="cs"/>
          <w:sz w:val="24"/>
          <w:szCs w:val="24"/>
          <w:rtl/>
          <w:lang w:eastAsia="he-IL"/>
        </w:rPr>
        <w:lastRenderedPageBreak/>
        <w:t>מוודא, אישורה במשרד הג"ס וליווי הטיפול בנדון (ביצוע הדיגום והבדיקות על ידי חברה מאושרת – בתשלום נפרד), עד לקבלת אישור המשרד להג"ס על השלמת הטיפול בקרקע המזוהמת ובגזי הקרקע במתחם הנדון, על כל הכרוך בכך, לרבות עריכת דו"חות, ניתוח תוצאות בדיקות, ישיבות עם הגורמים ברשויות וכדומה.</w:t>
      </w:r>
    </w:p>
    <w:p w14:paraId="2669129D"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7FBE73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05E18B63"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8AD121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הדרכה ומתן הסברים למנהל, ליועצים, לקבלנים ולמפקח, במידה ונתמנה כזה לפיקוח על העבודות, הדרכה ומתן הסברים לקבלני העבודות באתר ומחוצה לו.</w:t>
      </w:r>
    </w:p>
    <w:p w14:paraId="629C780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7B5F67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0ABE17F8"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9AA308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בבית המלאכה.</w:t>
      </w:r>
    </w:p>
    <w:p w14:paraId="5115788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3FBE7F3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0A22E0C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7715376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תכניות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03FB952F"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596DE0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67D1787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A07E5C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4C067D4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001B86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4D0D3C6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FD369E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3C938483"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24F602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3A283B04"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46CDE8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4FA28663"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290A6287"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סיוע למזמין במתן מענה לפניות, אשר יופנו אליו, בקשר לתכנון וביצוע </w:t>
      </w:r>
      <w:r w:rsidRPr="000206FA">
        <w:rPr>
          <w:rFonts w:ascii="Times New Roman" w:eastAsia="Times New Roman" w:hAnsi="Times New Roman" w:cs="David" w:hint="cs"/>
          <w:sz w:val="24"/>
          <w:szCs w:val="24"/>
          <w:rtl/>
          <w:lang w:eastAsia="he-IL"/>
        </w:rPr>
        <w:lastRenderedPageBreak/>
        <w:t>הבניה הירוקה, איכות הסביבה והתברואה.</w:t>
      </w:r>
    </w:p>
    <w:p w14:paraId="0E72915D"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C3F58B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053BBD6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FDDC61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5A068BD2"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482EDB18"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4897FF76"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0A30203F"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7351C436"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22E135B8"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34D68F1D"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263D1903"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hint="cs"/>
          <w:sz w:val="24"/>
          <w:szCs w:val="24"/>
          <w:rtl/>
          <w:lang w:eastAsia="he-IL"/>
        </w:rPr>
        <w:tab/>
        <w:t>ייעוץ למזמין בדבר תפעול ואחזקת המתקן.</w:t>
      </w:r>
    </w:p>
    <w:p w14:paraId="10F55AE4"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2FAC854A"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08824506"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089EA231"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48C0EF51"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CA9D523"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0A6269F9"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7C882927"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0E9FCA1D"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23196146"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1FB590C0"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37ED2D2"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36A7731"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66B4F6B"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DD293AF"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2789C49"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8104BC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br w:type="page"/>
      </w:r>
      <w:r w:rsidRPr="000206FA">
        <w:rPr>
          <w:rFonts w:ascii="Times New Roman" w:eastAsia="Times New Roman" w:hAnsi="Times New Roman" w:cs="David"/>
          <w:bCs/>
          <w:sz w:val="20"/>
          <w:szCs w:val="24"/>
          <w:u w:val="single"/>
          <w:rtl/>
          <w:lang w:eastAsia="he-IL"/>
        </w:rPr>
        <w:lastRenderedPageBreak/>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6438C28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08C753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5779783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A061A3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728A552"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D5AFF80"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089AA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המהנדס וצוותו יעסקו בפרויקט לפי הצורך וללא הגבלת זמן.</w:t>
      </w:r>
    </w:p>
    <w:p w14:paraId="5020F71E"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B5119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0C6FAF16"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9C967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התכניות,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תכניות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1944306A"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02114C"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325E72B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62C139"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239B8824"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20C29E3A"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653CE60B"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C521F11"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57EBEAC"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0A658AC1"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7488BF6A" w14:textId="77777777" w:rsidR="0004388B"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3D243347" w14:textId="77777777" w:rsidR="0004388B" w:rsidRPr="00C521D8"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30D008AE"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37E9C58A"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1E4C202B"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697ACDB6"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2732B2E2" w14:textId="77777777" w:rsidR="0004388B" w:rsidRPr="00B27B4C" w:rsidRDefault="0004388B" w:rsidP="0004388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5" w:author="Kook Sec" w:date="2020-06-09T17:41:00Z">
            <w:r w:rsidR="00E92A9F">
              <w:rPr>
                <w:rFonts w:ascii="Times New Roman" w:eastAsia="Times New Roman" w:hAnsi="Times New Roman" w:cs="David" w:hint="cs"/>
                <w:color w:val="008000"/>
                <w:sz w:val="24"/>
                <w:szCs w:val="24"/>
                <w:rtl/>
              </w:rPr>
              <w:t>שקל חדש</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9EF9B0F66D847C0AF204DD9F338A8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5F0553ED"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A71A467"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24BD068B"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02B0D765"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543E973"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295FBD9E"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58FA22E6"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0F19BCDB" w14:textId="77777777" w:rsidR="000206FA" w:rsidRPr="000206FA"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0"/>
          <w:rtl/>
          <w:lang w:eastAsia="he-IL"/>
        </w:rPr>
        <w:br w:type="page"/>
      </w:r>
    </w:p>
    <w:p w14:paraId="696ED53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5BF710B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0487BD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67C2E421"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AB6B2B6"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 ו- ח' כדלקמן: </w:t>
      </w:r>
    </w:p>
    <w:p w14:paraId="0DF2B91A"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w:t>
      </w:r>
      <w:r w:rsidRPr="000206FA">
        <w:rPr>
          <w:rFonts w:ascii="Times New Roman" w:eastAsia="Times New Roman" w:hAnsi="Times New Roman" w:cs="David"/>
          <w:sz w:val="24"/>
          <w:szCs w:val="24"/>
          <w:rtl/>
          <w:lang w:eastAsia="he-IL"/>
        </w:rPr>
        <w:tab/>
        <w:t>לאחר גמר תכנון מוקדם, ו</w:t>
      </w:r>
      <w:r w:rsidR="0004388B">
        <w:rPr>
          <w:rFonts w:ascii="Times New Roman" w:eastAsia="Times New Roman" w:hAnsi="Times New Roman" w:cs="David"/>
          <w:sz w:val="24"/>
          <w:szCs w:val="24"/>
          <w:rtl/>
          <w:lang w:eastAsia="he-IL"/>
        </w:rPr>
        <w:t>אישור שלב עבודות זה 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3</w:t>
      </w:r>
      <w:r w:rsidRPr="000206FA">
        <w:rPr>
          <w:rFonts w:ascii="Times New Roman" w:eastAsia="Times New Roman" w:hAnsi="Times New Roman" w:cs="David"/>
          <w:sz w:val="24"/>
          <w:szCs w:val="24"/>
          <w:rtl/>
          <w:lang w:eastAsia="he-IL"/>
        </w:rPr>
        <w:t>0%</w:t>
      </w:r>
    </w:p>
    <w:p w14:paraId="33B3CAC6"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ב.</w:t>
      </w:r>
      <w:r w:rsidRPr="000206FA">
        <w:rPr>
          <w:rFonts w:ascii="Times New Roman" w:eastAsia="Times New Roman" w:hAnsi="Times New Roman" w:cs="David"/>
          <w:sz w:val="24"/>
          <w:szCs w:val="24"/>
          <w:rtl/>
          <w:lang w:eastAsia="he-IL"/>
        </w:rPr>
        <w:tab/>
        <w:t xml:space="preserve">לאחר גמר התכנון הסופי, </w:t>
      </w:r>
      <w:r w:rsidRPr="000206FA">
        <w:rPr>
          <w:rFonts w:ascii="Times New Roman" w:eastAsia="Times New Roman" w:hAnsi="Times New Roman" w:cs="David" w:hint="cs"/>
          <w:sz w:val="24"/>
          <w:szCs w:val="24"/>
          <w:rtl/>
          <w:lang w:eastAsia="he-IL"/>
        </w:rPr>
        <w:t>כולל הכנת אוגדנים, אישור הרשויות</w:t>
      </w:r>
    </w:p>
    <w:p w14:paraId="1376EDD7"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 xml:space="preserve">לאוגדנים, </w:t>
      </w:r>
      <w:r w:rsidRPr="000206FA">
        <w:rPr>
          <w:rFonts w:ascii="Times New Roman" w:eastAsia="Times New Roman" w:hAnsi="Times New Roman" w:cs="David"/>
          <w:sz w:val="24"/>
          <w:szCs w:val="24"/>
          <w:rtl/>
          <w:lang w:eastAsia="he-IL"/>
        </w:rPr>
        <w:t xml:space="preserve">אישור שלב זה ע"י המזמין והוצאת </w:t>
      </w:r>
      <w:r w:rsidRPr="000206FA">
        <w:rPr>
          <w:rFonts w:ascii="Times New Roman" w:eastAsia="Times New Roman" w:hAnsi="Times New Roman" w:cs="David" w:hint="cs"/>
          <w:sz w:val="24"/>
          <w:szCs w:val="24"/>
          <w:rtl/>
          <w:lang w:eastAsia="he-IL"/>
        </w:rPr>
        <w:t>היתרי בניה.</w:t>
      </w:r>
      <w:r w:rsidRPr="000206FA">
        <w:rPr>
          <w:rFonts w:ascii="Times New Roman" w:eastAsia="Times New Roman" w:hAnsi="Times New Roman" w:cs="David"/>
          <w:sz w:val="24"/>
          <w:szCs w:val="24"/>
          <w:rtl/>
          <w:lang w:eastAsia="he-IL"/>
        </w:rPr>
        <w:tab/>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40%</w:t>
      </w:r>
    </w:p>
    <w:p w14:paraId="548F17C3"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ג.</w:t>
      </w:r>
      <w:r w:rsidRPr="000206FA">
        <w:rPr>
          <w:rFonts w:ascii="Times New Roman" w:eastAsia="Times New Roman" w:hAnsi="Times New Roman" w:cs="David"/>
          <w:sz w:val="24"/>
          <w:szCs w:val="24"/>
          <w:rtl/>
          <w:lang w:eastAsia="he-IL"/>
        </w:rPr>
        <w:tab/>
        <w:t>לאחר גמר התכנון המפורט והמכרזים, ואישור עבודות שלב זה</w:t>
      </w:r>
    </w:p>
    <w:p w14:paraId="108F78B2"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t>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2</w:t>
      </w:r>
      <w:r w:rsidRPr="000206FA">
        <w:rPr>
          <w:rFonts w:ascii="Times New Roman" w:eastAsia="Times New Roman" w:hAnsi="Times New Roman" w:cs="David"/>
          <w:sz w:val="24"/>
          <w:szCs w:val="24"/>
          <w:rtl/>
          <w:lang w:eastAsia="he-IL"/>
        </w:rPr>
        <w:t>0%</w:t>
      </w:r>
    </w:p>
    <w:p w14:paraId="6B160ADF"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ד.</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לאחר גמר</w:t>
      </w:r>
      <w:r w:rsidRPr="000206FA">
        <w:rPr>
          <w:rFonts w:ascii="Times New Roman" w:eastAsia="Times New Roman" w:hAnsi="Times New Roman" w:cs="David"/>
          <w:sz w:val="24"/>
          <w:szCs w:val="24"/>
          <w:rtl/>
          <w:lang w:eastAsia="he-IL"/>
        </w:rPr>
        <w:t xml:space="preserve"> הפיקוח העליון</w:t>
      </w:r>
      <w:r w:rsidRPr="000206FA">
        <w:rPr>
          <w:rFonts w:ascii="Times New Roman" w:eastAsia="Times New Roman" w:hAnsi="Times New Roman" w:cs="David" w:hint="cs"/>
          <w:sz w:val="24"/>
          <w:szCs w:val="24"/>
          <w:rtl/>
          <w:lang w:eastAsia="he-IL"/>
        </w:rPr>
        <w:t>, המצאת האישורים</w:t>
      </w:r>
    </w:p>
    <w:p w14:paraId="47ABEE6B" w14:textId="77777777" w:rsidR="000206FA" w:rsidRPr="000206FA" w:rsidRDefault="000206FA" w:rsidP="0004388B">
      <w:pPr>
        <w:widowControl w:val="0"/>
        <w:spacing w:before="120" w:beforeAutospacing="0" w:after="60" w:afterAutospacing="0" w:line="240" w:lineRule="auto"/>
        <w:ind w:left="216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לאכלוס ואי</w:t>
      </w:r>
      <w:r w:rsidR="0004388B">
        <w:rPr>
          <w:rFonts w:ascii="Times New Roman" w:eastAsia="Times New Roman" w:hAnsi="Times New Roman" w:cs="David" w:hint="cs"/>
          <w:sz w:val="24"/>
          <w:szCs w:val="24"/>
          <w:rtl/>
          <w:lang w:eastAsia="he-IL"/>
        </w:rPr>
        <w:t>שור עבודות שלב זה על ידי המזמין.............................</w:t>
      </w: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hint="cs"/>
          <w:sz w:val="24"/>
          <w:szCs w:val="24"/>
          <w:rtl/>
          <w:lang w:eastAsia="he-IL"/>
        </w:rPr>
        <w:t>0</w:t>
      </w:r>
      <w:r w:rsidRPr="000206FA">
        <w:rPr>
          <w:rFonts w:ascii="Times New Roman" w:eastAsia="Times New Roman" w:hAnsi="Times New Roman" w:cs="David"/>
          <w:sz w:val="24"/>
          <w:szCs w:val="24"/>
          <w:rtl/>
          <w:lang w:eastAsia="he-IL"/>
        </w:rPr>
        <w:t>%</w:t>
      </w:r>
    </w:p>
    <w:p w14:paraId="29E65DCF"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5A98700" w14:textId="77777777"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53ACB256" w14:textId="77777777"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234274F2"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60 יום מתאריך אישור החשבון ע"י המנהל.</w:t>
      </w:r>
    </w:p>
    <w:p w14:paraId="478D2A60"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D9F8323"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lastRenderedPageBreak/>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3B769C86" w14:textId="77777777"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8T00:00:00Z">
            <w:dateFormat w:val="dd/MM/yyyy"/>
            <w:lid w:val="he-IL"/>
            <w:storeMappedDataAs w:val="dateTime"/>
            <w:calendar w:val="gregorian"/>
          </w:date>
        </w:sdtPr>
        <w:sdtEndPr>
          <w:rPr>
            <w:rFonts w:hint="cs"/>
          </w:rPr>
        </w:sdtEndPr>
        <w:sdtContent>
          <w:ins w:id="16" w:author="Kook Sec" w:date="2020-06-09T17:35:00Z">
            <w:r w:rsidR="00E92A9F">
              <w:rPr>
                <w:rFonts w:ascii="Times New Roman" w:eastAsia="Times New Roman" w:hAnsi="Times New Roman" w:cs="David" w:hint="cs"/>
                <w:color w:val="008000"/>
                <w:sz w:val="24"/>
                <w:szCs w:val="24"/>
                <w:rtl/>
                <w:lang w:eastAsia="he-IL"/>
              </w:rPr>
              <w:t>‏28/01/2019</w:t>
            </w:r>
          </w:ins>
        </w:sdtContent>
      </w:sdt>
      <w:r w:rsidRPr="00B27B4C">
        <w:rPr>
          <w:rFonts w:ascii="Times New Roman" w:eastAsia="Times New Roman" w:hAnsi="Times New Roman" w:cs="David" w:hint="cs"/>
          <w:bCs/>
          <w:color w:val="FF0000"/>
          <w:sz w:val="24"/>
          <w:szCs w:val="24"/>
          <w:rtl/>
          <w:lang w:eastAsia="he-IL"/>
        </w:rPr>
        <w:br/>
      </w:r>
    </w:p>
    <w:p w14:paraId="505F8D1B"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CB52922" w14:textId="77777777" w:rsidR="00EE7345" w:rsidRPr="00B27B4C" w:rsidRDefault="00E92A9F"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7" w:author="Kook Sec" w:date="2020-06-09T17:36: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4CF805DF"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206140D"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E3C20F9"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3C9B9AA"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CE473FD"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42AAD2"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Kook Sec" w:date="2020-06-09T17:40:00Z">
            <w:r w:rsidR="00E92A9F">
              <w:rPr>
                <w:rFonts w:ascii="Times New Roman" w:eastAsia="Times New Roman" w:hAnsi="Times New Roman" w:cs="David" w:hint="cs"/>
                <w:color w:val="008000"/>
                <w:sz w:val="24"/>
                <w:szCs w:val="24"/>
                <w:rtl/>
                <w:lang w:eastAsia="he-IL"/>
              </w:rPr>
              <w:t>סלע יעוץ סביבתי ויעוץ לבניה ירוקה</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0-06-09T17:40:00Z">
            <w:r w:rsidR="00E92A9F">
              <w:rPr>
                <w:rFonts w:ascii="Times New Roman" w:eastAsia="Times New Roman" w:hAnsi="Times New Roman" w:cs="David" w:hint="cs"/>
                <w:color w:val="008000"/>
                <w:sz w:val="24"/>
                <w:szCs w:val="24"/>
                <w:rtl/>
                <w:lang w:eastAsia="he-IL"/>
              </w:rPr>
              <w:t>סלע יעוץ סביבתי ויעוץ לבניה ירוקה</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Kook Sec" w:date="2020-06-09T17:40:00Z">
            <w:r w:rsidR="00E92A9F">
              <w:rPr>
                <w:rFonts w:ascii="Times New Roman" w:eastAsia="Times New Roman" w:hAnsi="Times New Roman" w:cs="David" w:hint="cs"/>
                <w:color w:val="008000"/>
                <w:sz w:val="24"/>
                <w:szCs w:val="24"/>
                <w:rtl/>
                <w:lang w:eastAsia="he-IL"/>
              </w:rPr>
              <w:t>סלע יעוץ סביבתי ויעוץ לבניה ירוקה</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FA00224"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87F26B3"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Kook Sec" w:date="2020-06-09T17:40:00Z">
            <w:r w:rsidR="00E92A9F">
              <w:rPr>
                <w:rFonts w:ascii="Times New Roman" w:eastAsia="Times New Roman" w:hAnsi="Times New Roman" w:cs="David" w:hint="cs"/>
                <w:color w:val="008000"/>
                <w:sz w:val="24"/>
                <w:szCs w:val="24"/>
                <w:rtl/>
                <w:lang w:eastAsia="he-IL"/>
              </w:rPr>
              <w:t>סלע יעוץ סביבתי ויעוץ לבניה ירוקה</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בניה ירוקה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2" w:author="Kook Sec" w:date="2020-06-09T17:33:00Z">
            <w:r w:rsidR="00E92A9F">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00FC722E"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B4F752"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Kook Sec" w:date="2020-06-09T17:40:00Z">
            <w:r w:rsidR="00E92A9F">
              <w:rPr>
                <w:rFonts w:ascii="Times New Roman" w:eastAsia="Times New Roman" w:hAnsi="Times New Roman" w:cs="David" w:hint="cs"/>
                <w:color w:val="008000"/>
                <w:sz w:val="24"/>
                <w:szCs w:val="24"/>
                <w:rtl/>
                <w:lang w:eastAsia="he-IL"/>
              </w:rPr>
              <w:t>סלע יעוץ סביבתי ויעוץ לבניה ירוקה</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C80EFDE"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97EC607" w14:textId="77777777"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4" w:author="Kook Sec" w:date="2020-06-09T17:40:00Z">
            <w:r w:rsidR="00E92A9F">
              <w:rPr>
                <w:rFonts w:ascii="Times New Roman" w:eastAsia="Times New Roman" w:hAnsi="Times New Roman" w:cs="David" w:hint="cs"/>
                <w:color w:val="008000"/>
                <w:sz w:val="24"/>
                <w:szCs w:val="24"/>
                <w:rtl/>
                <w:lang w:eastAsia="he-IL"/>
              </w:rPr>
              <w:t>סלע יעוץ סביבתי ויעוץ לבניה ירוקה</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F7FE518"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8848870"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F72E56F"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D8CEBB"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97FBBFD"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5BD3DE"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1DBC856"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A1592B"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3E69CDC" w14:textId="77777777" w:rsidR="00EE7345" w:rsidRPr="00435A20"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11CA6BE"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335CCEB"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lastRenderedPageBreak/>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Kook Sec" w:date="2020-06-09T17:40:00Z">
            <w:r w:rsidR="00E92A9F">
              <w:rPr>
                <w:rFonts w:ascii="Times New Roman" w:eastAsia="Times New Roman" w:hAnsi="Times New Roman" w:cs="David" w:hint="cs"/>
                <w:color w:val="008000"/>
                <w:sz w:val="24"/>
                <w:szCs w:val="24"/>
                <w:rtl/>
                <w:lang w:eastAsia="he-IL"/>
              </w:rPr>
              <w:t>סלע יעוץ סביבתי ויעוץ לבניה ירוקה</w:t>
            </w:r>
          </w:ins>
        </w:sdtContent>
      </w:sdt>
    </w:p>
    <w:p w14:paraId="720343FC"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2541B0E"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F9E88FA"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FF9D510"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E6F8322"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7066B4C"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4F0214" w14:textId="77777777" w:rsidR="00937C9F" w:rsidRPr="00232692"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E0F66F9" w14:textId="77777777" w:rsidR="00937C9F" w:rsidRPr="0009511C"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3FEE30A7" w14:textId="77777777" w:rsidR="00937C9F" w:rsidRPr="002419E5"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2FCD5A79" w14:textId="77777777" w:rsidR="00937C9F" w:rsidRPr="0009511C" w:rsidRDefault="00937C9F" w:rsidP="00937C9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414ABB2"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580BC067"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5E10942"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52CFAA6"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9988BB2"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0C33F9E5"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1066B95"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lastRenderedPageBreak/>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2E59FF1C"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D9C8FB1"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A414DD3"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065346F0"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3D509E7" w14:textId="77777777" w:rsidR="00937C9F" w:rsidRDefault="00937C9F" w:rsidP="00937C9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5EE9BCE8" w14:textId="77777777" w:rsidR="00937C9F" w:rsidRPr="002419E5"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800EFE4" w14:textId="77777777" w:rsidR="00937C9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6FFCEF9" w14:textId="77777777" w:rsidR="00937C9F" w:rsidRPr="00400B84" w:rsidRDefault="00937C9F" w:rsidP="00937C9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37C9F" w:rsidRPr="0009511C" w14:paraId="0106B280"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EB41BCB"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E9B25D1"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37C9F" w:rsidRPr="0009511C" w14:paraId="3BC24B0F"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8FA775E"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37C9F" w:rsidRPr="0009511C" w14:paraId="4B02AF40"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7C651D9"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E3EABAC"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54CEE61"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361D3AF"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37C9F" w:rsidRPr="0009511C" w14:paraId="5BC19066"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4109F973"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6B38A64"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0D10176"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D31CB43" w14:textId="77777777" w:rsidR="00937C9F" w:rsidRPr="0009511C" w:rsidRDefault="00937C9F" w:rsidP="007F75C0">
            <w:pPr>
              <w:spacing w:before="0" w:beforeAutospacing="0" w:after="0" w:afterAutospacing="0" w:line="240" w:lineRule="auto"/>
              <w:ind w:left="50" w:right="78"/>
              <w:rPr>
                <w:rFonts w:ascii="David" w:eastAsia="Calibri" w:hAnsi="David" w:cs="David"/>
                <w:b/>
                <w:sz w:val="24"/>
                <w:szCs w:val="24"/>
                <w:rtl/>
                <w:lang w:eastAsia="he-IL"/>
              </w:rPr>
            </w:pPr>
          </w:p>
          <w:p w14:paraId="4A4F7014" w14:textId="77777777" w:rsidR="00937C9F" w:rsidRPr="0009511C" w:rsidRDefault="00937C9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48B8595" w14:textId="77777777" w:rsidR="00937C9F" w:rsidRPr="0009511C" w:rsidRDefault="00937C9F"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790888F" w14:textId="77777777" w:rsidR="00937C9F" w:rsidRPr="0009511C" w:rsidRDefault="00937C9F" w:rsidP="007F75C0">
            <w:pPr>
              <w:spacing w:before="0" w:beforeAutospacing="0" w:after="0" w:afterAutospacing="0" w:line="240" w:lineRule="auto"/>
              <w:ind w:left="50" w:right="78"/>
              <w:rPr>
                <w:rFonts w:ascii="David" w:eastAsia="Calibri" w:hAnsi="David" w:cs="David"/>
                <w:b/>
                <w:sz w:val="24"/>
                <w:szCs w:val="24"/>
                <w:rtl/>
                <w:lang w:eastAsia="he-IL"/>
              </w:rPr>
            </w:pPr>
          </w:p>
          <w:p w14:paraId="5ED3B136" w14:textId="77777777" w:rsidR="00937C9F" w:rsidRPr="0009511C" w:rsidRDefault="00937C9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A424798" w14:textId="77777777" w:rsidR="00937C9F" w:rsidRPr="0009511C" w:rsidRDefault="00937C9F" w:rsidP="007F75C0">
            <w:pPr>
              <w:spacing w:before="0" w:beforeAutospacing="0" w:after="0" w:afterAutospacing="0" w:line="240" w:lineRule="auto"/>
              <w:ind w:left="50" w:right="78"/>
              <w:rPr>
                <w:rFonts w:ascii="David" w:eastAsia="Calibri" w:hAnsi="David" w:cs="David"/>
                <w:b/>
                <w:sz w:val="24"/>
                <w:szCs w:val="24"/>
                <w:rtl/>
                <w:lang w:eastAsia="he-IL"/>
              </w:rPr>
            </w:pPr>
          </w:p>
        </w:tc>
      </w:tr>
      <w:tr w:rsidR="00937C9F" w:rsidRPr="0009511C" w14:paraId="131048EC"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2BCD6E66"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31114A0"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151023C"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CF95E8" w14:textId="77777777" w:rsidR="00937C9F" w:rsidRPr="0009511C" w:rsidRDefault="00937C9F"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B6DB85" w14:textId="77777777" w:rsidR="00937C9F" w:rsidRPr="0009511C" w:rsidRDefault="00937C9F" w:rsidP="007F75C0">
            <w:pPr>
              <w:spacing w:before="0" w:beforeAutospacing="0" w:after="0" w:afterAutospacing="0" w:line="256" w:lineRule="auto"/>
              <w:rPr>
                <w:rFonts w:ascii="David" w:eastAsia="Calibri" w:hAnsi="David" w:cs="David"/>
                <w:b/>
                <w:sz w:val="24"/>
                <w:szCs w:val="24"/>
                <w:lang w:eastAsia="he-IL"/>
              </w:rPr>
            </w:pPr>
          </w:p>
        </w:tc>
      </w:tr>
      <w:tr w:rsidR="00937C9F" w:rsidRPr="0009511C" w14:paraId="20E9BE03"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72CA43C6"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5496EC0E"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CEAA8EE" w14:textId="77777777" w:rsidR="00937C9F" w:rsidRPr="0009511C" w:rsidRDefault="00937C9F"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5F961E" w14:textId="77777777" w:rsidR="00937C9F" w:rsidRPr="0009511C" w:rsidRDefault="00937C9F"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0EC6B5" w14:textId="77777777" w:rsidR="00937C9F" w:rsidRPr="0009511C" w:rsidRDefault="00937C9F" w:rsidP="007F75C0">
            <w:pPr>
              <w:spacing w:before="0" w:beforeAutospacing="0" w:after="0" w:afterAutospacing="0" w:line="256" w:lineRule="auto"/>
              <w:rPr>
                <w:rFonts w:ascii="David" w:eastAsia="Calibri" w:hAnsi="David" w:cs="David"/>
                <w:b/>
                <w:sz w:val="24"/>
                <w:szCs w:val="24"/>
                <w:lang w:eastAsia="he-IL"/>
              </w:rPr>
            </w:pPr>
          </w:p>
        </w:tc>
      </w:tr>
    </w:tbl>
    <w:p w14:paraId="422B2BAB" w14:textId="77777777" w:rsidR="00937C9F" w:rsidRPr="0009511C" w:rsidRDefault="00937C9F" w:rsidP="00937C9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37C9F" w:rsidRPr="0009511C" w14:paraId="1383A109"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D3709E7"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37C9F" w:rsidRPr="0009511C" w14:paraId="2F635A14"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BC5A000"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797EFA7"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p>
          <w:p w14:paraId="0AD1905F"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49C308E"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6FF793A"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DA5E0A"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15699C6"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256093C"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9AD277F"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2D13823"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37C9F" w:rsidRPr="0009511C" w14:paraId="7698A7FB"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1837010" w14:textId="77777777" w:rsidR="00937C9F" w:rsidRPr="0009511C" w:rsidRDefault="00937C9F"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A6EC22B" w14:textId="77777777" w:rsidR="00937C9F" w:rsidRPr="0009511C" w:rsidRDefault="00937C9F"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61BD9D8" w14:textId="77777777" w:rsidR="00937C9F" w:rsidRPr="0009511C" w:rsidRDefault="00937C9F"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580EE6F" w14:textId="77777777" w:rsidR="00937C9F" w:rsidRPr="0009511C" w:rsidRDefault="00937C9F"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E4816A7" w14:textId="77777777" w:rsidR="00937C9F" w:rsidRPr="0009511C" w:rsidRDefault="00937C9F"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E99E819"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169E26B"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6200CD1" w14:textId="77777777" w:rsidR="00937C9F" w:rsidRPr="0009511C" w:rsidRDefault="00937C9F" w:rsidP="007F75C0">
            <w:pPr>
              <w:spacing w:before="0" w:beforeAutospacing="0" w:after="0" w:afterAutospacing="0" w:line="256" w:lineRule="auto"/>
              <w:rPr>
                <w:rFonts w:ascii="David" w:eastAsia="Calibri" w:hAnsi="David" w:cs="David"/>
                <w:sz w:val="24"/>
                <w:szCs w:val="24"/>
                <w:lang w:eastAsia="he-IL"/>
              </w:rPr>
            </w:pPr>
          </w:p>
        </w:tc>
      </w:tr>
      <w:tr w:rsidR="00937C9F" w:rsidRPr="0009511C" w14:paraId="35734B53"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9714443"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954B6BF"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1F3B99D"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E24C262"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341F74D"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4B92CAD"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EF3AB4E"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4FFD3F6" w14:textId="77777777" w:rsidR="00937C9F" w:rsidRPr="0009511C" w:rsidRDefault="00937C9F"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37C9F" w:rsidRPr="0009511C" w14:paraId="6421CE05"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31D8985"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F31690A"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5978789"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013789FC"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AB53BA6"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5BE2480"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A8B1599"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4C852EB" w14:textId="77777777" w:rsidR="00937C9F" w:rsidRPr="0009511C" w:rsidRDefault="00937C9F"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37C9F" w:rsidRPr="0009511C" w14:paraId="190996F6"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FE98F0C"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E21BB84" w14:textId="77777777" w:rsidR="00937C9F" w:rsidRPr="0009511C" w:rsidRDefault="00937C9F"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F23900B" w14:textId="77777777" w:rsidR="00937C9F" w:rsidRPr="0009511C" w:rsidRDefault="00937C9F"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259CEB7" w14:textId="77777777" w:rsidR="00937C9F" w:rsidRPr="0009511C" w:rsidRDefault="00937C9F"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A5BF85B" w14:textId="77777777" w:rsidR="00937C9F" w:rsidRPr="0009511C" w:rsidRDefault="00937C9F"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553858A" w14:textId="77777777" w:rsidR="00937C9F" w:rsidRPr="0009511C" w:rsidRDefault="00937C9F"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036DEBE" w14:textId="77777777" w:rsidR="00937C9F" w:rsidRPr="0009511C" w:rsidRDefault="00937C9F"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40BF02C" w14:textId="77777777" w:rsidR="00937C9F" w:rsidRPr="0009511C" w:rsidRDefault="00937C9F"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FF12014" w14:textId="77777777" w:rsidR="00937C9F" w:rsidRPr="0009511C" w:rsidRDefault="00937C9F" w:rsidP="00937C9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4079CF52"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0686866" w14:textId="77777777" w:rsidR="00937C9F" w:rsidRPr="0009511C" w:rsidRDefault="00937C9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37C9F" w:rsidRPr="0009511C" w14:paraId="2C9BE24C"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C135476" w14:textId="77777777" w:rsidR="00937C9F" w:rsidRPr="0009511C" w:rsidRDefault="00937C9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7345569F" w14:textId="77777777" w:rsidR="00937C9F" w:rsidRPr="0009511C" w:rsidRDefault="00937C9F" w:rsidP="00937C9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499C9072"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61909DF" w14:textId="77777777" w:rsidR="00937C9F" w:rsidRPr="0009511C" w:rsidRDefault="00937C9F"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937C9F" w:rsidRPr="0009511C" w14:paraId="375D216B"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65E367D" w14:textId="77777777" w:rsidR="00937C9F" w:rsidRPr="0009511C" w:rsidRDefault="00937C9F"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AD7CEB4"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B3665" w:rsidRPr="0009511C" w14:paraId="67D6AB97"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4219826" w14:textId="77777777" w:rsidR="00CB3665" w:rsidRPr="0009511C" w:rsidRDefault="00CB3665"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CB3665" w:rsidRPr="0009511C" w14:paraId="56B53385"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181AC21" w14:textId="77777777" w:rsidR="00CB3665" w:rsidRPr="0009511C" w:rsidRDefault="00CB3665"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08664BD"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p w14:paraId="3ED35DF5" w14:textId="77777777" w:rsidR="00937C9F" w:rsidRPr="0009511C" w:rsidRDefault="00937C9F" w:rsidP="00937C9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4DC85BCB" w14:textId="77777777" w:rsidR="00EE7345" w:rsidRPr="00BD794C" w:rsidRDefault="00EE7345" w:rsidP="00EE734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A764D3F"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77E1CD6"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C252B5D"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FD5EA9"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2544FF"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FD4CF0B"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2179BC2"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EBF3540"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86A8E93"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AEC6B55"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ADE4BC1"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3D0D2DF0"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3DA82FB9" w14:textId="77777777"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לנספח ב' ואינו גורע ממנו</w:t>
      </w:r>
    </w:p>
    <w:p w14:paraId="783B9662"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21052710"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0206FA" w:rsidRPr="000206FA">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5DB85538"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תפרים אנכיים ואופקיים, מרתפים, חלקי מבנה תת קרקעיים, בורות, תחתית פירי מעליות, רמפות, מדרגות, קירות תומכים, אדניות, חדרי אשפה, מאגרי מים, חדרי אמבטיה ושירותים, מסתורי כביסה, מרפסות, מטבחים, מעברי צנרת בין קומות</w:t>
      </w:r>
      <w:r w:rsidRPr="000206FA">
        <w:rPr>
          <w:rFonts w:ascii="Times New Roman" w:eastAsia="Times New Roman" w:hAnsi="Times New Roman" w:cs="David" w:hint="cs"/>
          <w:sz w:val="24"/>
          <w:szCs w:val="24"/>
          <w:rtl/>
          <w:lang w:eastAsia="he-IL"/>
        </w:rPr>
        <w:t>/ מעברים אופקיים,</w:t>
      </w:r>
      <w:r w:rsidRPr="000206FA">
        <w:rPr>
          <w:rFonts w:ascii="Times New Roman" w:eastAsia="Times New Roman" w:hAnsi="Times New Roman" w:cs="David"/>
          <w:sz w:val="24"/>
          <w:szCs w:val="24"/>
          <w:rtl/>
          <w:lang w:eastAsia="he-IL"/>
        </w:rPr>
        <w:t xml:space="preserve"> ארונות מים קומתיים, </w:t>
      </w:r>
      <w:r w:rsidR="00EE7345" w:rsidRPr="000206FA">
        <w:rPr>
          <w:rFonts w:ascii="Times New Roman" w:eastAsia="Times New Roman" w:hAnsi="Times New Roman" w:cs="David" w:hint="cs"/>
          <w:sz w:val="24"/>
          <w:szCs w:val="24"/>
          <w:rtl/>
          <w:lang w:eastAsia="he-IL"/>
        </w:rPr>
        <w:t>אלמנטי</w:t>
      </w:r>
      <w:r w:rsidR="00EE7345" w:rsidRPr="000206FA">
        <w:rPr>
          <w:rFonts w:ascii="Times New Roman" w:eastAsia="Times New Roman" w:hAnsi="Times New Roman" w:cs="David" w:hint="eastAsia"/>
          <w:sz w:val="24"/>
          <w:szCs w:val="24"/>
          <w:rtl/>
          <w:lang w:eastAsia="he-IL"/>
        </w:rPr>
        <w:t>י</w:t>
      </w:r>
      <w:r w:rsidRPr="000206FA">
        <w:rPr>
          <w:rFonts w:ascii="Times New Roman" w:eastAsia="Times New Roman" w:hAnsi="Times New Roman" w:cs="David"/>
          <w:sz w:val="24"/>
          <w:szCs w:val="24"/>
          <w:rtl/>
          <w:lang w:eastAsia="he-IL"/>
        </w:rPr>
        <w:t xml:space="preserve"> מים בפתוח, פרטי איטום אלמנטים טרומיים ו/או מתועשים, פרטי מרזבים וזרבוביות.</w:t>
      </w:r>
    </w:p>
    <w:p w14:paraId="03AA3F55"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3.</w:t>
      </w:r>
      <w:r w:rsidRPr="000206FA">
        <w:rPr>
          <w:rFonts w:ascii="Times New Roman" w:eastAsia="Times New Roman" w:hAnsi="Times New Roman" w:cs="David"/>
          <w:sz w:val="24"/>
          <w:szCs w:val="24"/>
          <w:rtl/>
          <w:lang w:eastAsia="he-IL"/>
        </w:rPr>
        <w:tab/>
        <w:t>מפרטים טכניים ליישום פרטי האיטום.</w:t>
      </w:r>
    </w:p>
    <w:p w14:paraId="354C4844"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4A7D2EDF"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0206FA" w:rsidRPr="000206FA">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3F7BF681"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0206FA" w:rsidRPr="000206FA">
        <w:rPr>
          <w:rFonts w:ascii="Times New Roman" w:eastAsia="Times New Roman" w:hAnsi="Times New Roman" w:cs="David"/>
          <w:sz w:val="24"/>
          <w:szCs w:val="24"/>
          <w:rtl/>
          <w:lang w:eastAsia="he-IL"/>
        </w:rPr>
        <w:t>כניות כולל תאריך ומספר מהדורה - לפחות פעם בחודש.</w:t>
      </w:r>
    </w:p>
    <w:p w14:paraId="11AC965F"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7.</w:t>
      </w:r>
      <w:r w:rsidRPr="000206FA">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25117662"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0206FA" w:rsidRPr="000206FA">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206FA" w:rsidRPr="000206FA">
        <w:rPr>
          <w:rFonts w:ascii="Times New Roman" w:eastAsia="Times New Roman" w:hAnsi="Times New Roman" w:cs="David"/>
          <w:sz w:val="24"/>
          <w:szCs w:val="24"/>
          <w:rtl/>
          <w:lang w:eastAsia="he-IL"/>
        </w:rPr>
        <w:t>כניות ביצוע לבניינים ולעבודות פיתוח סביבתי".</w:t>
      </w:r>
    </w:p>
    <w:p w14:paraId="29F74619" w14:textId="77777777" w:rsidR="000206FA" w:rsidRPr="000206FA" w:rsidRDefault="000206FA"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כל המסמכים והתוכניות יערכו בשפה העברית.  </w:t>
      </w:r>
    </w:p>
    <w:p w14:paraId="0E490547"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5C2041"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4"/>
          <w:rtl/>
          <w:lang w:eastAsia="he-IL"/>
        </w:rPr>
        <w:br w:type="page"/>
      </w:r>
    </w:p>
    <w:p w14:paraId="434E1E94"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26F7D9C0"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D696741"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FAAED8D"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67F1E4"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B7B675"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DF7F71"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8290330" w14:textId="77777777" w:rsidR="00EE7345" w:rsidRPr="00B27B4C" w:rsidRDefault="00E92A9F"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6" w:author="Kook Sec" w:date="2020-06-09T17:36: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586C536E"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C97AB4"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27519C5"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16A4DE5"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63B0DED" w14:textId="77777777" w:rsidR="00EE7345" w:rsidRPr="00B27B4C"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Kook Sec" w:date="2020-06-09T17:40:00Z">
            <w:r w:rsidR="00E92A9F">
              <w:rPr>
                <w:rFonts w:ascii="Times New Roman" w:eastAsia="Times New Roman" w:hAnsi="Times New Roman" w:cs="David" w:hint="cs"/>
                <w:color w:val="008000"/>
                <w:sz w:val="24"/>
                <w:szCs w:val="24"/>
                <w:rtl/>
                <w:lang w:eastAsia="he-IL"/>
              </w:rPr>
              <w:t>סלע יעוץ סביבתי ויעוץ לבניה ירוקה</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8" w:author="Kook Sec" w:date="2020-06-09T17:33:00Z">
            <w:r w:rsidR="00E92A9F">
              <w:rPr>
                <w:rFonts w:ascii="Times New Roman" w:eastAsia="Times New Roman" w:hAnsi="Times New Roman" w:cs="David" w:hint="cs"/>
                <w:color w:val="008000"/>
                <w:sz w:val="24"/>
                <w:szCs w:val="24"/>
                <w:rtl/>
                <w:lang w:eastAsia="he-IL"/>
              </w:rPr>
              <w:t>נס ציונה מחיר למשתכן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9" w:author="Kook Sec" w:date="2020-06-09T17:35:00Z">
            <w:r w:rsidR="00E92A9F">
              <w:rPr>
                <w:rFonts w:ascii="Times New Roman" w:eastAsia="Times New Roman" w:hAnsi="Times New Roman" w:cs="David" w:hint="cs"/>
                <w:color w:val="008000"/>
                <w:sz w:val="24"/>
                <w:szCs w:val="24"/>
                <w:rtl/>
              </w:rPr>
              <w:t>תכנון כולל יעוץ תרמי של יח"ד ב-6 מבנים, מגרשים: 30,31,32</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2921EBC"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AB1C4E0"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DA9028"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D923A6"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397E56"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B0536E"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37D608E"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EDE6E6"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BFF20C"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EB5B72A" w14:textId="77777777" w:rsidR="00EE7345" w:rsidRPr="00B27B4C" w:rsidRDefault="00E92A9F"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0" w:author="Kook Sec" w:date="2020-06-09T17:40:00Z">
            <w:r>
              <w:rPr>
                <w:rFonts w:ascii="Times New Roman" w:eastAsia="Times New Roman" w:hAnsi="Times New Roman" w:cs="David" w:hint="cs"/>
                <w:color w:val="008000"/>
                <w:sz w:val="24"/>
                <w:szCs w:val="24"/>
                <w:rtl/>
                <w:lang w:eastAsia="he-IL"/>
              </w:rPr>
              <w:t>סלע יעוץ סביבתי ויעוץ לבניה ירוקה</w:t>
            </w:r>
          </w:ins>
        </w:sdtContent>
      </w:sdt>
    </w:p>
    <w:p w14:paraId="6C40830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1EF62F0"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7B33813"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17B1529"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9E791B9"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3CE3928"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97369E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1" w:author="Kook Sec" w:date="2020-06-09T17:36:00Z">
            <w:r w:rsidR="00E92A9F">
              <w:rPr>
                <w:rFonts w:ascii="Times New Roman" w:eastAsia="Times New Roman" w:hAnsi="Times New Roman" w:cs="David" w:hint="cs"/>
                <w:color w:val="00B0F0"/>
                <w:sz w:val="24"/>
                <w:szCs w:val="24"/>
                <w:rtl/>
                <w:lang w:eastAsia="he-IL"/>
              </w:rPr>
              <w:br/>
              <w:t>א.מ. ישראל מגורים יזמות בע"מ</w:t>
            </w:r>
            <w:r w:rsidR="00E92A9F">
              <w:rPr>
                <w:rFonts w:ascii="Times New Roman" w:eastAsia="Times New Roman" w:hAnsi="Times New Roman" w:cs="David" w:hint="cs"/>
                <w:color w:val="00B0F0"/>
                <w:sz w:val="24"/>
                <w:szCs w:val="24"/>
                <w:rtl/>
                <w:lang w:eastAsia="he-IL"/>
              </w:rPr>
              <w:br/>
              <w:t>יוני נתניהו 1 אור יהודה</w:t>
            </w:r>
            <w:r w:rsidR="00E92A9F">
              <w:rPr>
                <w:rFonts w:ascii="Times New Roman" w:eastAsia="Times New Roman" w:hAnsi="Times New Roman" w:cs="David" w:hint="cs"/>
                <w:color w:val="00B0F0"/>
                <w:sz w:val="24"/>
                <w:szCs w:val="24"/>
                <w:rtl/>
                <w:lang w:eastAsia="he-IL"/>
              </w:rPr>
              <w:br/>
              <w:t>514957794</w:t>
            </w:r>
            <w:r w:rsidR="00E92A9F">
              <w:rPr>
                <w:rFonts w:ascii="Times New Roman" w:eastAsia="Times New Roman" w:hAnsi="Times New Roman" w:cs="David" w:hint="cs"/>
                <w:color w:val="00B0F0"/>
                <w:sz w:val="24"/>
                <w:szCs w:val="24"/>
                <w:rtl/>
                <w:lang w:eastAsia="he-IL"/>
              </w:rPr>
              <w:br/>
            </w:r>
          </w:ins>
        </w:sdtContent>
      </w:sdt>
    </w:p>
    <w:p w14:paraId="7BB3A45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B5092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D2E068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BE04B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2" w:author="Kook Sec" w:date="2020-06-09T17:33:00Z">
            <w:r w:rsidR="00E92A9F">
              <w:rPr>
                <w:rFonts w:ascii="Times New Roman" w:eastAsia="Times New Roman" w:hAnsi="Times New Roman" w:cs="David" w:hint="cs"/>
                <w:color w:val="008000"/>
                <w:sz w:val="24"/>
                <w:szCs w:val="24"/>
                <w:rtl/>
                <w:lang w:eastAsia="he-IL"/>
              </w:rPr>
              <w:t>נס ציונה מחיר למשתכן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8T00:00:00Z">
            <w:dateFormat w:val="dd/MM/yyyy"/>
            <w:lid w:val="he-IL"/>
            <w:storeMappedDataAs w:val="dateTime"/>
            <w:calendar w:val="gregorian"/>
          </w:date>
        </w:sdtPr>
        <w:sdtEndPr>
          <w:rPr>
            <w:rFonts w:hint="cs"/>
          </w:rPr>
        </w:sdtEndPr>
        <w:sdtContent>
          <w:ins w:id="33" w:author="Kook Sec" w:date="2020-06-09T17:35:00Z">
            <w:r w:rsidR="00E92A9F">
              <w:rPr>
                <w:rFonts w:ascii="Times New Roman" w:eastAsia="Times New Roman" w:hAnsi="Times New Roman" w:cs="David" w:hint="cs"/>
                <w:color w:val="008000"/>
                <w:sz w:val="24"/>
                <w:szCs w:val="24"/>
                <w:rtl/>
                <w:lang w:eastAsia="he-IL"/>
              </w:rPr>
              <w:t>‏28/01/2019</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9C7FB5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802BD3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216A5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8F9DF3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4F4A5E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8E85B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EAC605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F8157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95C2A6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D2B54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80A60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F6D461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27808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C7AAB83"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9128CB7"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7AD374C"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B2F513F"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14CDAA4"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4" w:author="Kook Sec" w:date="2020-06-09T17:40:00Z">
            <w:r w:rsidR="00E92A9F">
              <w:rPr>
                <w:rFonts w:ascii="Times New Roman" w:eastAsia="Times New Roman" w:hAnsi="Times New Roman" w:cs="David" w:hint="cs"/>
                <w:color w:val="008000"/>
                <w:sz w:val="24"/>
                <w:szCs w:val="24"/>
                <w:rtl/>
                <w:lang w:eastAsia="he-IL"/>
              </w:rPr>
              <w:t>סלע יעוץ סביבתי ויעוץ לבניה ירוקה</w:t>
            </w:r>
          </w:ins>
        </w:sdtContent>
      </w:sdt>
    </w:p>
    <w:p w14:paraId="5C6CB00D"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AAC0D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B48A9D"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6367DB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38145F9"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166244C"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68B2BFC"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4233B1D"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69FA14D"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4FBD1AE"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6BA7B75B"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1C321246"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7F3D6C7"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77E558" w14:textId="77777777" w:rsidR="00E92A9F" w:rsidRDefault="00E92A9F" w:rsidP="00AF234B">
      <w:pPr>
        <w:spacing w:before="0" w:after="0" w:line="240" w:lineRule="auto"/>
      </w:pPr>
      <w:r>
        <w:separator/>
      </w:r>
    </w:p>
  </w:endnote>
  <w:endnote w:type="continuationSeparator" w:id="0">
    <w:p w14:paraId="75FA3694" w14:textId="77777777" w:rsidR="00E92A9F" w:rsidRDefault="00E92A9F"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
      <w:gridCol w:w="1622"/>
      <w:gridCol w:w="2810"/>
      <w:gridCol w:w="236"/>
      <w:gridCol w:w="1044"/>
      <w:gridCol w:w="1723"/>
    </w:tblGrid>
    <w:tr w:rsidR="002D6C1F" w:rsidRPr="002D6C1F" w14:paraId="28048679" w14:textId="77777777" w:rsidTr="002D6C1F">
      <w:tc>
        <w:tcPr>
          <w:tcW w:w="870" w:type="dxa"/>
        </w:tcPr>
        <w:p w14:paraId="5116B64A"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24" w:type="dxa"/>
            </w:tcPr>
            <w:p w14:paraId="6F5C1EE7" w14:textId="77777777" w:rsidR="002D6C1F" w:rsidRPr="002D6C1F" w:rsidRDefault="00E92A9F" w:rsidP="002D6C1F">
              <w:pPr>
                <w:spacing w:before="0" w:after="0" w:line="240" w:lineRule="auto"/>
                <w:rPr>
                  <w:rFonts w:ascii="David" w:hAnsi="David"/>
                  <w:color w:val="00B0F0"/>
                  <w:rtl/>
                </w:rPr>
              </w:pPr>
              <w:ins w:id="35" w:author="Kook Sec" w:date="2020-06-09T17:33:00Z">
                <w:r>
                  <w:rPr>
                    <w:rFonts w:ascii="David" w:hAnsi="David" w:hint="cs"/>
                    <w:color w:val="00B0F0"/>
                    <w:rtl/>
                  </w:rPr>
                  <w:t>א.מ ישראל מגורים יזמות בע"מ</w:t>
                </w:r>
              </w:ins>
            </w:p>
          </w:tc>
        </w:sdtContent>
      </w:sdt>
      <w:tc>
        <w:tcPr>
          <w:tcW w:w="2810" w:type="dxa"/>
        </w:tcPr>
        <w:p w14:paraId="3C1A84F2"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2D6C1F">
                <w:rPr>
                  <w:rFonts w:ascii="David" w:hAnsi="David" w:hint="cs"/>
                  <w:sz w:val="20"/>
                  <w:szCs w:val="20"/>
                  <w:rtl/>
                </w:rPr>
                <w:t>יועץ בניה ירוקה</w:t>
              </w:r>
            </w:sdtContent>
          </w:sdt>
        </w:p>
      </w:tc>
      <w:tc>
        <w:tcPr>
          <w:tcW w:w="236" w:type="dxa"/>
        </w:tcPr>
        <w:p w14:paraId="606B09A9" w14:textId="77777777" w:rsidR="002D6C1F" w:rsidRPr="002D6C1F" w:rsidRDefault="002D6C1F" w:rsidP="002D6C1F">
          <w:pPr>
            <w:spacing w:before="0" w:after="0" w:line="240" w:lineRule="auto"/>
            <w:rPr>
              <w:rFonts w:ascii="David" w:hAnsi="David"/>
              <w:sz w:val="16"/>
              <w:szCs w:val="16"/>
              <w:rtl/>
            </w:rPr>
          </w:pPr>
        </w:p>
      </w:tc>
      <w:tc>
        <w:tcPr>
          <w:tcW w:w="1041" w:type="dxa"/>
        </w:tcPr>
        <w:p w14:paraId="055E78C2" w14:textId="77777777" w:rsidR="002D6C1F" w:rsidRPr="002D6C1F" w:rsidRDefault="002D6C1F"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25" w:type="dxa"/>
            </w:tcPr>
            <w:p w14:paraId="144B4E38" w14:textId="77777777" w:rsidR="002D6C1F" w:rsidRPr="002D6C1F" w:rsidRDefault="002D6C1F" w:rsidP="002D6C1F">
              <w:pPr>
                <w:spacing w:before="0" w:after="0" w:line="240" w:lineRule="auto"/>
                <w:rPr>
                  <w:rFonts w:ascii="David" w:hAnsi="David"/>
                  <w:rtl/>
                </w:rPr>
              </w:pPr>
              <w:r>
                <w:rPr>
                  <w:rFonts w:ascii="David" w:hAnsi="David" w:hint="cs"/>
                </w:rPr>
                <w:t>CONT-5-569</w:t>
              </w:r>
            </w:p>
          </w:tc>
        </w:sdtContent>
      </w:sdt>
    </w:tr>
    <w:tr w:rsidR="002D6C1F" w:rsidRPr="002D6C1F" w14:paraId="3500FD5D" w14:textId="77777777" w:rsidTr="002D6C1F">
      <w:tc>
        <w:tcPr>
          <w:tcW w:w="870" w:type="dxa"/>
        </w:tcPr>
        <w:p w14:paraId="50A79869"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24" w:type="dxa"/>
            </w:tcPr>
            <w:p w14:paraId="488EE6C9" w14:textId="77777777" w:rsidR="002D6C1F" w:rsidRPr="002D6C1F" w:rsidRDefault="00E92A9F" w:rsidP="002D6C1F">
              <w:pPr>
                <w:spacing w:before="0" w:after="0" w:line="240" w:lineRule="auto"/>
                <w:rPr>
                  <w:rFonts w:ascii="David" w:hAnsi="David"/>
                  <w:color w:val="00B0F0"/>
                  <w:rtl/>
                </w:rPr>
              </w:pPr>
              <w:ins w:id="36" w:author="Kook Sec" w:date="2020-06-09T17:40:00Z">
                <w:r>
                  <w:rPr>
                    <w:rFonts w:ascii="David" w:hAnsi="David" w:hint="cs"/>
                    <w:color w:val="00B0F0"/>
                    <w:rtl/>
                  </w:rPr>
                  <w:t>סלע יעוץ סביבתי ויעוץ לבניה ירוקה</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D6C1F" w:rsidRPr="002D6C1F" w14:paraId="2C43D4A4" w14:textId="77777777" w:rsidTr="00623070">
            <w:trPr>
              <w:trHeight w:val="201"/>
            </w:trPr>
            <w:tc>
              <w:tcPr>
                <w:tcW w:w="926" w:type="dxa"/>
              </w:tcPr>
              <w:p w14:paraId="2D38836A"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C163D8A" w14:textId="77777777" w:rsidR="002D6C1F" w:rsidRPr="002D6C1F" w:rsidRDefault="002D6C1F" w:rsidP="002D6C1F">
                    <w:pPr>
                      <w:spacing w:before="0" w:after="0" w:line="240" w:lineRule="auto"/>
                      <w:ind w:left="1" w:hanging="1"/>
                      <w:rPr>
                        <w:rFonts w:ascii="David" w:hAnsi="David"/>
                        <w:color w:val="00B0F0"/>
                        <w:sz w:val="20"/>
                        <w:szCs w:val="20"/>
                        <w:rtl/>
                      </w:rPr>
                    </w:pPr>
                    <w:r w:rsidRPr="002D6C1F">
                      <w:rPr>
                        <w:rFonts w:ascii="David" w:hAnsi="David"/>
                        <w:color w:val="00B0F0"/>
                        <w:sz w:val="20"/>
                        <w:szCs w:val="20"/>
                        <w:rtl/>
                      </w:rPr>
                      <w:t>[גרסת חוזה]</w:t>
                    </w:r>
                  </w:p>
                </w:tc>
              </w:sdtContent>
            </w:sdt>
          </w:tr>
        </w:tbl>
        <w:p w14:paraId="414154A5" w14:textId="77777777" w:rsidR="002D6C1F" w:rsidRPr="002D6C1F" w:rsidRDefault="002D6C1F" w:rsidP="002D6C1F">
          <w:pPr>
            <w:spacing w:before="0" w:after="0" w:line="240" w:lineRule="auto"/>
            <w:rPr>
              <w:rFonts w:ascii="David" w:hAnsi="David"/>
              <w:sz w:val="20"/>
              <w:szCs w:val="20"/>
              <w:rtl/>
            </w:rPr>
          </w:pPr>
        </w:p>
      </w:tc>
      <w:tc>
        <w:tcPr>
          <w:tcW w:w="236" w:type="dxa"/>
        </w:tcPr>
        <w:p w14:paraId="02591935" w14:textId="77777777" w:rsidR="002D6C1F" w:rsidRPr="002D6C1F" w:rsidRDefault="002D6C1F" w:rsidP="002D6C1F">
          <w:pPr>
            <w:spacing w:before="0" w:after="0" w:line="240" w:lineRule="auto"/>
            <w:rPr>
              <w:rFonts w:ascii="David" w:hAnsi="David"/>
              <w:rtl/>
            </w:rPr>
          </w:pPr>
        </w:p>
      </w:tc>
      <w:tc>
        <w:tcPr>
          <w:tcW w:w="1041" w:type="dxa"/>
        </w:tcPr>
        <w:p w14:paraId="2F28C2DF" w14:textId="77777777" w:rsidR="002D6C1F" w:rsidRPr="002D6C1F" w:rsidRDefault="002D6C1F"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49C8BCD4" w14:textId="77777777" w:rsidR="002D6C1F" w:rsidRPr="002D6C1F" w:rsidRDefault="00E92A9F" w:rsidP="002D6C1F">
          <w:pPr>
            <w:spacing w:before="0" w:after="0" w:line="240" w:lineRule="auto"/>
            <w:rPr>
              <w:rFonts w:ascii="David" w:hAnsi="David"/>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D6C1F" w:rsidRPr="002D6C1F">
                <w:rPr>
                  <w:rFonts w:ascii="David" w:hAnsi="David"/>
                  <w:color w:val="00B0F0"/>
                  <w:sz w:val="20"/>
                  <w:szCs w:val="20"/>
                  <w:rtl/>
                </w:rPr>
                <w:t>[סטטוס חוזה]</w:t>
              </w:r>
            </w:sdtContent>
          </w:sdt>
        </w:p>
      </w:tc>
    </w:tr>
    <w:tr w:rsidR="002D6C1F" w:rsidRPr="002D6C1F" w14:paraId="1A049FA5" w14:textId="77777777" w:rsidTr="002D6C1F">
      <w:trPr>
        <w:trHeight w:val="80"/>
      </w:trPr>
      <w:tc>
        <w:tcPr>
          <w:tcW w:w="870" w:type="dxa"/>
        </w:tcPr>
        <w:p w14:paraId="0204A54B" w14:textId="77777777" w:rsidR="002D6C1F" w:rsidRPr="002D6C1F" w:rsidRDefault="002D6C1F" w:rsidP="002D6C1F">
          <w:pPr>
            <w:spacing w:before="0" w:after="0" w:line="240" w:lineRule="auto"/>
            <w:rPr>
              <w:rFonts w:ascii="David" w:hAnsi="David"/>
              <w:rtl/>
            </w:rPr>
          </w:pPr>
        </w:p>
      </w:tc>
      <w:tc>
        <w:tcPr>
          <w:tcW w:w="1624" w:type="dxa"/>
        </w:tcPr>
        <w:p w14:paraId="0745CCD2" w14:textId="77777777" w:rsidR="002D6C1F" w:rsidRPr="002D6C1F" w:rsidRDefault="002D6C1F" w:rsidP="002D6C1F">
          <w:pPr>
            <w:spacing w:before="0" w:after="0" w:line="240" w:lineRule="auto"/>
            <w:rPr>
              <w:rFonts w:ascii="David" w:hAnsi="David"/>
              <w:color w:val="00B0F0"/>
              <w:rtl/>
            </w:rPr>
          </w:pPr>
        </w:p>
      </w:tc>
      <w:tc>
        <w:tcPr>
          <w:tcW w:w="2810" w:type="dxa"/>
        </w:tcPr>
        <w:p w14:paraId="1BCF4BF7" w14:textId="77777777" w:rsidR="002D6C1F" w:rsidRPr="002D6C1F" w:rsidRDefault="002D6C1F" w:rsidP="002D6C1F">
          <w:pPr>
            <w:spacing w:before="0" w:after="0" w:line="240" w:lineRule="auto"/>
            <w:rPr>
              <w:rFonts w:ascii="David" w:hAnsi="David"/>
              <w:rtl/>
            </w:rPr>
          </w:pPr>
        </w:p>
      </w:tc>
      <w:tc>
        <w:tcPr>
          <w:tcW w:w="232" w:type="dxa"/>
        </w:tcPr>
        <w:p w14:paraId="7AA20BA0" w14:textId="77777777" w:rsidR="002D6C1F" w:rsidRPr="002D6C1F" w:rsidRDefault="002D6C1F" w:rsidP="002D6C1F">
          <w:pPr>
            <w:spacing w:before="0" w:after="0" w:line="240" w:lineRule="auto"/>
            <w:rPr>
              <w:rFonts w:ascii="David" w:hAnsi="David"/>
              <w:rtl/>
            </w:rPr>
          </w:pPr>
        </w:p>
      </w:tc>
      <w:tc>
        <w:tcPr>
          <w:tcW w:w="1045" w:type="dxa"/>
        </w:tcPr>
        <w:p w14:paraId="35A4DFF7" w14:textId="77777777" w:rsidR="002D6C1F" w:rsidRPr="002D6C1F" w:rsidRDefault="002D6C1F" w:rsidP="002D6C1F">
          <w:pPr>
            <w:spacing w:before="0" w:after="0" w:line="240" w:lineRule="auto"/>
            <w:rPr>
              <w:rFonts w:ascii="David" w:hAnsi="David"/>
              <w:rtl/>
            </w:rPr>
          </w:pPr>
        </w:p>
      </w:tc>
      <w:tc>
        <w:tcPr>
          <w:tcW w:w="1725" w:type="dxa"/>
        </w:tcPr>
        <w:p w14:paraId="1130D914" w14:textId="77777777" w:rsidR="002D6C1F" w:rsidRPr="002D6C1F" w:rsidRDefault="002D6C1F" w:rsidP="002D6C1F">
          <w:pPr>
            <w:spacing w:before="0" w:after="0" w:line="240" w:lineRule="auto"/>
            <w:rPr>
              <w:rFonts w:ascii="David" w:hAnsi="David"/>
              <w:rtl/>
            </w:rPr>
          </w:pPr>
        </w:p>
      </w:tc>
    </w:tr>
  </w:tbl>
  <w:p w14:paraId="3E6D4C71" w14:textId="77777777" w:rsidR="00C8505B" w:rsidRDefault="002D6C1F"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וקסלר, ברגמן ושות' עורכי-דין</w:t>
    </w:r>
  </w:p>
  <w:p w14:paraId="021A5A2E" w14:textId="77777777" w:rsidR="002D6C1F" w:rsidRPr="002D6C1F" w:rsidRDefault="002D6C1F"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110D9B" w14:textId="77777777" w:rsidR="00E92A9F" w:rsidRDefault="00E92A9F" w:rsidP="00AF234B">
      <w:pPr>
        <w:spacing w:before="0" w:after="0" w:line="240" w:lineRule="auto"/>
      </w:pPr>
      <w:r>
        <w:separator/>
      </w:r>
    </w:p>
  </w:footnote>
  <w:footnote w:type="continuationSeparator" w:id="0">
    <w:p w14:paraId="45018459" w14:textId="77777777" w:rsidR="00E92A9F" w:rsidRDefault="00E92A9F"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5161E439" w14:textId="77777777" w:rsidR="00C8505B" w:rsidRDefault="00C8505B">
        <w:pPr>
          <w:pStyle w:val="a3"/>
          <w:jc w:val="center"/>
        </w:pPr>
        <w:r>
          <w:fldChar w:fldCharType="begin"/>
        </w:r>
        <w:r>
          <w:instrText xml:space="preserve"> PAGE   \* MERGEFORMAT </w:instrText>
        </w:r>
        <w:r>
          <w:fldChar w:fldCharType="separate"/>
        </w:r>
        <w:r w:rsidR="00E92A9F">
          <w:rPr>
            <w:noProof/>
            <w:rtl/>
          </w:rPr>
          <w:t>2</w:t>
        </w:r>
        <w:r>
          <w:rPr>
            <w:noProof/>
          </w:rPr>
          <w:fldChar w:fldCharType="end"/>
        </w:r>
      </w:p>
    </w:sdtContent>
  </w:sdt>
  <w:p w14:paraId="337D4D74" w14:textId="77777777" w:rsidR="00C8505B" w:rsidRDefault="00C8505B">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2">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3">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4">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3"/>
  </w:num>
  <w:num w:numId="2">
    <w:abstractNumId w:val="9"/>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num>
  <w:num w:numId="10">
    <w:abstractNumId w:val="2"/>
  </w:num>
  <w:num w:numId="11">
    <w:abstractNumId w:val="4"/>
  </w:num>
  <w:num w:numId="12">
    <w:abstractNumId w:val="10"/>
  </w:num>
  <w:num w:numId="13">
    <w:abstractNumId w:val="7"/>
  </w:num>
  <w:num w:numId="14">
    <w:abstractNumId w:val="6"/>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4388B"/>
    <w:rsid w:val="000E2532"/>
    <w:rsid w:val="00134C85"/>
    <w:rsid w:val="001A0C3C"/>
    <w:rsid w:val="001A69D5"/>
    <w:rsid w:val="001C5B93"/>
    <w:rsid w:val="00214ACF"/>
    <w:rsid w:val="002D6C1F"/>
    <w:rsid w:val="003C17DD"/>
    <w:rsid w:val="00442A61"/>
    <w:rsid w:val="00477F7B"/>
    <w:rsid w:val="0054041D"/>
    <w:rsid w:val="00552E11"/>
    <w:rsid w:val="00636A8F"/>
    <w:rsid w:val="0072103C"/>
    <w:rsid w:val="007778AD"/>
    <w:rsid w:val="008771C2"/>
    <w:rsid w:val="00894E04"/>
    <w:rsid w:val="008C64C6"/>
    <w:rsid w:val="00934BC3"/>
    <w:rsid w:val="00937C9F"/>
    <w:rsid w:val="00942177"/>
    <w:rsid w:val="00942B6A"/>
    <w:rsid w:val="00AF234B"/>
    <w:rsid w:val="00B17D15"/>
    <w:rsid w:val="00BE17B4"/>
    <w:rsid w:val="00C3675F"/>
    <w:rsid w:val="00C8505B"/>
    <w:rsid w:val="00C90434"/>
    <w:rsid w:val="00CB099C"/>
    <w:rsid w:val="00CB3665"/>
    <w:rsid w:val="00D863AD"/>
    <w:rsid w:val="00DA7212"/>
    <w:rsid w:val="00E679C7"/>
    <w:rsid w:val="00E92A9F"/>
    <w:rsid w:val="00EC37B6"/>
    <w:rsid w:val="00EE6F8E"/>
    <w:rsid w:val="00EE73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92935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0">
    <w:name w:val="כותרת 2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1">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table" w:customStyle="1" w:styleId="13">
    <w:name w:val="רשת טבלה1"/>
    <w:basedOn w:val="a1"/>
    <w:next w:val="a8"/>
    <w:rsid w:val="002D6C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8">
    <w:name w:val="היסט_כפול"/>
    <w:basedOn w:val="a"/>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a3"/>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a3"/>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a3"/>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a3"/>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a3"/>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a3"/>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a3"/>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a3"/>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a3"/>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a3"/>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a3"/>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a3"/>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a3"/>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a3"/>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a3"/>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a3"/>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a3"/>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a3"/>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a3"/>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a3"/>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a3"/>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a3"/>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a3"/>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a3"/>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a3"/>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a3"/>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a3"/>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a3"/>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a3"/>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a3"/>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a3"/>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a3"/>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a3"/>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a3"/>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a3"/>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a3"/>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a3"/>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a3"/>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a3"/>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a3"/>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a3"/>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810F5"/>
    <w:rsid w:val="006865A5"/>
    <w:rsid w:val="006F4A8A"/>
    <w:rsid w:val="0070018B"/>
    <w:rsid w:val="0070190C"/>
    <w:rsid w:val="00773DE0"/>
    <w:rsid w:val="00902BE3"/>
    <w:rsid w:val="009C7EA5"/>
    <w:rsid w:val="00B266DB"/>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0018B"/>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CD936D98C93C4C87A6521B21472D5C96">
    <w:name w:val="CD936D98C93C4C87A6521B21472D5C96"/>
    <w:rsid w:val="00902BE3"/>
    <w:pPr>
      <w:bidi/>
    </w:pPr>
  </w:style>
  <w:style w:type="paragraph" w:customStyle="1" w:styleId="C89568028187407AAD7FD0A2606566B1">
    <w:name w:val="C89568028187407AAD7FD0A2606566B1"/>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9ADBDBA559ED40F9A4C3647A69F0DB79">
    <w:name w:val="9ADBDBA559ED40F9A4C3647A69F0DB79"/>
    <w:rsid w:val="00902BE3"/>
    <w:pPr>
      <w:bidi/>
    </w:pPr>
  </w:style>
  <w:style w:type="paragraph" w:customStyle="1" w:styleId="5A2A284B8CD84FA8829C5DC3AC6715E5">
    <w:name w:val="5A2A284B8CD84FA8829C5DC3AC6715E5"/>
    <w:rsid w:val="00902BE3"/>
    <w:pPr>
      <w:bidi/>
    </w:pPr>
  </w:style>
  <w:style w:type="paragraph" w:customStyle="1" w:styleId="2FD035AACD6749A6A0E6DB4E9E37E42E">
    <w:name w:val="2FD035AACD6749A6A0E6DB4E9E37E42E"/>
    <w:rsid w:val="00902BE3"/>
    <w:pPr>
      <w:bidi/>
    </w:pPr>
  </w:style>
  <w:style w:type="paragraph" w:customStyle="1" w:styleId="E14BDAA668F5495DA7B5172963BDCDCA">
    <w:name w:val="E14BDAA668F5495DA7B5172963BDCDCA"/>
    <w:rsid w:val="00902BE3"/>
    <w:pPr>
      <w:bidi/>
    </w:pPr>
  </w:style>
  <w:style w:type="paragraph" w:customStyle="1" w:styleId="4284436F40EC477CBFAC53D899DA1B00">
    <w:name w:val="4284436F40EC477CBFAC53D899DA1B00"/>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5A99D21FFC41ADB0C573BCC93C63C6">
    <w:name w:val="845A99D21FFC41ADB0C573BCC93C63C6"/>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CD844217592B451FAAC1AC2328D4D4F6">
    <w:name w:val="CD844217592B451FAAC1AC2328D4D4F6"/>
    <w:rsid w:val="00902BE3"/>
    <w:pPr>
      <w:bidi/>
    </w:pPr>
  </w:style>
  <w:style w:type="paragraph" w:customStyle="1" w:styleId="4B45A82F11D54E1E8749ABFC2A79F3B6">
    <w:name w:val="4B45A82F11D54E1E8749ABFC2A79F3B6"/>
    <w:rsid w:val="00B266DB"/>
    <w:pPr>
      <w:bidi/>
    </w:pPr>
  </w:style>
  <w:style w:type="paragraph" w:customStyle="1" w:styleId="94AA131C16A4483FB16DF095787D8C0E">
    <w:name w:val="94AA131C16A4483FB16DF095787D8C0E"/>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 w:type="paragraph" w:customStyle="1" w:styleId="B962CCC6E2CC4DA28E93D3B356693C26">
    <w:name w:val="B962CCC6E2CC4DA28E93D3B356693C26"/>
    <w:rsid w:val="0070018B"/>
    <w:pPr>
      <w:bidi/>
    </w:pPr>
  </w:style>
  <w:style w:type="paragraph" w:customStyle="1" w:styleId="437CE026D0C54758BDCAE540B89322EB">
    <w:name w:val="437CE026D0C54758BDCAE540B89322EB"/>
    <w:rsid w:val="0070018B"/>
    <w:pPr>
      <w:bidi/>
    </w:pPr>
  </w:style>
  <w:style w:type="paragraph" w:customStyle="1" w:styleId="EE2B7691717840A281E83C9A3C342287">
    <w:name w:val="EE2B7691717840A281E83C9A3C342287"/>
    <w:rsid w:val="0070018B"/>
    <w:pPr>
      <w:bidi/>
    </w:pPr>
  </w:style>
  <w:style w:type="paragraph" w:customStyle="1" w:styleId="9CA8B64562E349A8B83C2BF801812670">
    <w:name w:val="9CA8B64562E349A8B83C2BF801812670"/>
    <w:rsid w:val="0070018B"/>
    <w:pPr>
      <w:bidi/>
    </w:pPr>
  </w:style>
  <w:style w:type="paragraph" w:customStyle="1" w:styleId="1B7DECF0EB3B487395F2F605FFB34A96">
    <w:name w:val="1B7DECF0EB3B487395F2F605FFB34A96"/>
    <w:rsid w:val="0070018B"/>
    <w:pPr>
      <w:bidi/>
    </w:pPr>
  </w:style>
  <w:style w:type="paragraph" w:customStyle="1" w:styleId="342D5DE0A7C44F0DA210679D68D0DB61">
    <w:name w:val="342D5DE0A7C44F0DA210679D68D0DB61"/>
    <w:rsid w:val="0070018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C3CDEDEC-B06C-479E-8B81-7686809DAFD6}"/>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EC726F28-BD39-4A78-8F1A-F1B055E25085}"/>
</file>

<file path=docProps/app.xml><?xml version="1.0" encoding="utf-8"?>
<Properties xmlns="http://schemas.openxmlformats.org/officeDocument/2006/extended-properties" xmlns:vt="http://schemas.openxmlformats.org/officeDocument/2006/docPropsVTypes">
  <Template>Normal.dotm</Template>
  <TotalTime>9</TotalTime>
  <Pages>39</Pages>
  <Words>10634</Words>
  <Characters>53172</Characters>
  <Application>Microsoft Office Word</Application>
  <DocSecurity>0</DocSecurity>
  <Lines>443</Lines>
  <Paragraphs>127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2020-06-09T14:33:00Z</dcterms:created>
  <dcterms:modified xsi:type="dcterms:W3CDTF">2020-06-09T14:42:00Z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98c46205-674c-4b9e-afed-83a71a39b07d</vt:lpwstr>
  </property>
</Properties>
</file>