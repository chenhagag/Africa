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21C742"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78E5E333"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64A0C85"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1CF20DD"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22C69E6"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CE74517"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F527E75"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ACA317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9D939DD"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D8DA8A2"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E8AFE0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3E688B44" wp14:editId="4BB38845">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0541499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4AFD10F"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F40BAF"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10D3E"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15E71B"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4FB9A5"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91C9AE" w14:textId="77777777" w:rsidR="00435A20" w:rsidRDefault="00435A20"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6BF2F0C6"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BD09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4E2A0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AEAA48"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EC742ED" w14:textId="77777777" w:rsidR="00F24119" w:rsidRPr="007D5B33" w:rsidRDefault="004D03C6"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Avi Berti" w:date="2019-09-16T14:21:00Z">
            <w:r>
              <w:rPr>
                <w:rFonts w:ascii="Times New Roman" w:eastAsia="Times New Roman" w:hAnsi="Times New Roman" w:cs="David" w:hint="cs"/>
                <w:bCs/>
                <w:color w:val="00B0F0"/>
                <w:sz w:val="32"/>
                <w:szCs w:val="32"/>
                <w:u w:val="single"/>
                <w:rtl/>
                <w:lang w:eastAsia="he-IL"/>
              </w:rPr>
              <w:t>מחיר למשתכן נס ציונה</w:t>
            </w:r>
          </w:ins>
        </w:p>
      </w:sdtContent>
    </w:sdt>
    <w:p w14:paraId="3D5F75D5" w14:textId="58FF01A0" w:rsidR="00435A20" w:rsidRPr="007D5B33" w:rsidDel="00057E58" w:rsidRDefault="00435A20" w:rsidP="00435A20">
      <w:pPr>
        <w:widowControl w:val="0"/>
        <w:spacing w:before="0" w:beforeAutospacing="0" w:after="0" w:afterAutospacing="0" w:line="240" w:lineRule="auto"/>
        <w:jc w:val="center"/>
        <w:rPr>
          <w:del w:id="1" w:author="Avi Berti" w:date="2019-09-16T15:03:00Z"/>
          <w:rFonts w:ascii="Times New Roman" w:eastAsia="Times New Roman" w:hAnsi="Times New Roman" w:cs="David"/>
          <w:bCs/>
          <w:color w:val="00B0F0"/>
          <w:sz w:val="32"/>
          <w:szCs w:val="32"/>
          <w:u w:val="single"/>
          <w:rtl/>
          <w:lang w:eastAsia="he-IL"/>
        </w:rPr>
      </w:pPr>
    </w:p>
    <w:customXmlDelRangeStart w:id="2" w:author="Avi Berti" w:date="2019-09-16T15:03:00Z"/>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
        <w:p w14:paraId="12385069" w14:textId="7CBC66FB" w:rsidR="00F24119" w:rsidRPr="007D5B33" w:rsidDel="00057E58" w:rsidRDefault="00057E58" w:rsidP="00F24119">
          <w:pPr>
            <w:widowControl w:val="0"/>
            <w:spacing w:before="0" w:beforeAutospacing="0" w:after="0" w:afterAutospacing="0" w:line="240" w:lineRule="auto"/>
            <w:jc w:val="center"/>
            <w:rPr>
              <w:del w:id="3" w:author="Avi Berti" w:date="2019-09-16T15:03:00Z"/>
              <w:rFonts w:ascii="Times New Roman" w:eastAsia="Times New Roman" w:hAnsi="Times New Roman" w:cs="David"/>
              <w:bCs/>
              <w:color w:val="00B0F0"/>
              <w:sz w:val="32"/>
              <w:szCs w:val="32"/>
              <w:u w:val="single"/>
              <w:rtl/>
              <w:lang w:eastAsia="he-IL"/>
            </w:rPr>
          </w:pPr>
        </w:p>
        <w:customXmlDelRangeStart w:id="4" w:author="Avi Berti" w:date="2019-09-16T15:03:00Z"/>
      </w:sdtContent>
    </w:sdt>
    <w:customXmlDelRangeEnd w:id="4"/>
    <w:p w14:paraId="1571926E"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10B47F9"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8D4F64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F8949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9A21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7D78B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8D159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83220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BCE89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32D8D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B5B77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4C1C0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D3E6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AF857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9F880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32937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50200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E9D10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042E7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7764E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7067758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C153E18" w14:textId="77777777"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31467" w:rsidRPr="007D5B33">
            <w:rPr>
              <w:rStyle w:val="AutoFieldChar"/>
              <w:rFonts w:eastAsiaTheme="minorHAnsi"/>
              <w:color w:val="00B0F0"/>
              <w:rtl/>
            </w:rPr>
            <w:t>[תאריך חתימת חוזה]</w:t>
          </w:r>
        </w:sdtContent>
      </w:sdt>
    </w:p>
    <w:p w14:paraId="65FC0E6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11C2B1D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2E1039"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331499B" w14:textId="7E6FF6D2" w:rsidR="00435A20" w:rsidRPr="00435A20" w:rsidRDefault="00F002DE"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5" w:author="Avi Berti" w:date="2019-09-16T14:40: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14E16C32"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27006614"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5558C250"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92367FB" w14:textId="77777777"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6E58D7C1" w14:textId="3B925992" w:rsidR="00993153" w:rsidRDefault="00057E58" w:rsidP="0099315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del w:id="6" w:author="Avi Berti" w:date="2019-09-16T14:34:00Z">
            <w:r w:rsidR="002907DD" w:rsidDel="002907DD">
              <w:rPr>
                <w:rStyle w:val="PlaceholderText"/>
                <w:rFonts w:hint="cs"/>
                <w:color w:val="00B0F0"/>
                <w:rtl/>
              </w:rPr>
              <w:delText>צדדים נוספים</w:delText>
            </w:r>
            <w:r w:rsidR="002907DD" w:rsidDel="002907DD">
              <w:rPr>
                <w:rStyle w:val="PlaceholderText"/>
                <w:color w:val="00B0F0"/>
                <w:rtl/>
              </w:rPr>
              <w:br/>
            </w:r>
          </w:del>
          <w:ins w:id="7" w:author="Avi Berti" w:date="2019-09-16T14:47:00Z">
            <w:r w:rsidR="0063788E">
              <w:rPr>
                <w:rStyle w:val="PlaceholderText"/>
                <w:rFonts w:hint="cs"/>
                <w:color w:val="00B0F0"/>
                <w:rtl/>
              </w:rPr>
              <w:br/>
            </w:r>
            <w:r w:rsidR="0063788E">
              <w:rPr>
                <w:rStyle w:val="PlaceholderText"/>
                <w:rFonts w:hint="cs"/>
                <w:color w:val="00B0F0"/>
                <w:rtl/>
              </w:rPr>
              <w:lastRenderedPageBreak/>
              <w:t>כנען - שנהב אדריכלים</w:t>
            </w:r>
            <w:r w:rsidR="0063788E">
              <w:rPr>
                <w:rStyle w:val="PlaceholderText"/>
                <w:rFonts w:hint="cs"/>
                <w:color w:val="00B0F0"/>
                <w:rtl/>
              </w:rPr>
              <w:br/>
              <w:t>קריית עתידים בניין 2 תל אביב</w:t>
            </w:r>
            <w:r w:rsidR="0063788E">
              <w:rPr>
                <w:rStyle w:val="PlaceholderText"/>
                <w:rFonts w:hint="cs"/>
                <w:color w:val="00B0F0"/>
                <w:rtl/>
              </w:rPr>
              <w:br/>
            </w:r>
          </w:ins>
        </w:sdtContent>
      </w:sdt>
    </w:p>
    <w:p w14:paraId="615A0391"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5547C6A3"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3D9C49CF"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FC867F0"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6481E95"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07C9FD0B"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6AFD4A56"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1219C00E"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0E9817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1918D52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B5021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031F27E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5D4AB9C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C5367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6C6A4A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A69FF0"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527FC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FD8522"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1FE942E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B800F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780AD3C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526B92B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03E9833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5C19B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וכן כל מי </w:t>
      </w:r>
      <w:r w:rsidRPr="00435A20">
        <w:rPr>
          <w:rFonts w:ascii="Times New Roman" w:eastAsia="Times New Roman" w:hAnsi="Times New Roman" w:cs="David"/>
          <w:sz w:val="20"/>
          <w:szCs w:val="24"/>
          <w:rtl/>
          <w:lang w:eastAsia="he-IL"/>
        </w:rPr>
        <w:lastRenderedPageBreak/>
        <w:t>שיקבע ע"י המנהל לצרכים כאמור.</w:t>
      </w:r>
    </w:p>
    <w:p w14:paraId="5854676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101BB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3A04C70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5509B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2D61F8E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2296D72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FC93BE7"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360BD7F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6A2B9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271878B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70DC957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5E056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07019231"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62521281"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19CBB41"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74C85EA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45E4867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B08299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3331AC27"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13A62385"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lastRenderedPageBreak/>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67AD668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02423DC1"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4247D541"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58CCE4A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על קיום ביטוחי המתכנן;</w:t>
      </w:r>
    </w:p>
    <w:p w14:paraId="476D84F5"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4F92891D"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43A2FCC5"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5EC7E63C"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35D86F6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4B359F1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632476A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w:t>
      </w:r>
      <w:r w:rsidRPr="00435A20">
        <w:rPr>
          <w:rFonts w:ascii="Times New Roman" w:eastAsia="Times New Roman" w:hAnsi="Times New Roman" w:cs="David"/>
          <w:sz w:val="20"/>
          <w:szCs w:val="24"/>
          <w:rtl/>
          <w:lang w:eastAsia="he-IL"/>
        </w:rPr>
        <w:lastRenderedPageBreak/>
        <w:t xml:space="preserve">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08E84A26"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2713BB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5D0DBAB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72C1F93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שום וצורת </w:t>
      </w:r>
      <w:r w:rsidRPr="00435A20">
        <w:rPr>
          <w:rFonts w:ascii="Times New Roman" w:eastAsia="Times New Roman" w:hAnsi="Times New Roman" w:cs="David"/>
          <w:sz w:val="20"/>
          <w:szCs w:val="24"/>
          <w:rtl/>
          <w:lang w:eastAsia="he-IL"/>
        </w:rPr>
        <w:lastRenderedPageBreak/>
        <w:t>המסמכים לפי דרישת המנהל.</w:t>
      </w:r>
    </w:p>
    <w:p w14:paraId="1683A0C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52BBE9C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E0552D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w:t>
      </w:r>
      <w:r w:rsidRPr="00435A20">
        <w:rPr>
          <w:rFonts w:ascii="Times New Roman" w:eastAsia="Times New Roman" w:hAnsi="Times New Roman" w:cs="David"/>
          <w:sz w:val="20"/>
          <w:szCs w:val="24"/>
          <w:rtl/>
          <w:lang w:eastAsia="he-IL"/>
        </w:rPr>
        <w:lastRenderedPageBreak/>
        <w:t>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7D46BA4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1D64D89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0D4CA94"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3E6C676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5FC8D4B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3695E7B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FE84DC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DFB7D8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340BF937"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w:t>
      </w:r>
      <w:r w:rsidRPr="00435A20">
        <w:rPr>
          <w:rFonts w:ascii="Times New Roman" w:eastAsia="Times New Roman" w:hAnsi="Times New Roman" w:cs="David"/>
          <w:sz w:val="20"/>
          <w:szCs w:val="24"/>
          <w:rtl/>
          <w:lang w:eastAsia="he-IL"/>
        </w:rPr>
        <w:lastRenderedPageBreak/>
        <w:t>ויחולו הוראות סעיפים 12.3.2 ו - 12.3.3 להלן.</w:t>
      </w:r>
    </w:p>
    <w:p w14:paraId="4A6483F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0D27F53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50F758A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3C1113C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76307E99"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3D75B47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6798D68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6D6AD3B4"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3648985A"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1A098732"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7A943C1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w:t>
      </w:r>
      <w:r w:rsidRPr="00435A20">
        <w:rPr>
          <w:rFonts w:ascii="Times New Roman" w:eastAsia="Times New Roman" w:hAnsi="Times New Roman" w:cs="David"/>
          <w:sz w:val="20"/>
          <w:szCs w:val="24"/>
          <w:rtl/>
          <w:lang w:eastAsia="he-IL"/>
        </w:rPr>
        <w:lastRenderedPageBreak/>
        <w:t>כהלכה את הוראות חוזה זה, את הוראות המזמין ואת הוראותיו.</w:t>
      </w:r>
    </w:p>
    <w:p w14:paraId="23D3122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736C587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1E8B394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E20530B"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w:t>
      </w:r>
      <w:r w:rsidRPr="00435A20">
        <w:rPr>
          <w:rFonts w:ascii="Times New Roman" w:eastAsia="Times New Roman" w:hAnsi="Times New Roman" w:cs="David"/>
          <w:sz w:val="20"/>
          <w:szCs w:val="24"/>
          <w:rtl/>
          <w:lang w:eastAsia="he-IL"/>
        </w:rPr>
        <w:lastRenderedPageBreak/>
        <w:t xml:space="preserve">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191EC46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4C629E5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7E60EBB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673F6DD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766EC3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lastRenderedPageBreak/>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281AD0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3D81A0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646C07C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F73AA8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3619DD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42F1F031"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5698578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2D6293B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9C9736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005CF86F"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09B36EC7"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43AD8177"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724C8AC9"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7D75266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124EE7C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781DA2B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23F82AE3"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292093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3778C9D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2FE419C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5CBE65AC"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lastRenderedPageBreak/>
        <w:t>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F4F6B0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74C9A276"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66A8E8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w:t>
      </w:r>
      <w:r w:rsidRPr="00435A20">
        <w:rPr>
          <w:rFonts w:ascii="Times New Roman" w:eastAsia="Times New Roman" w:hAnsi="Times New Roman" w:cs="David"/>
          <w:sz w:val="20"/>
          <w:szCs w:val="24"/>
          <w:rtl/>
          <w:lang w:eastAsia="he-IL"/>
        </w:rPr>
        <w:lastRenderedPageBreak/>
        <w:t>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70EB1FC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072EA81B"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3F3B7B4"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57DB2817"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0D9DE0F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CCAFDD9"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1279638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55ECB31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74A08E1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4E78F74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11B34BA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266A8FA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116AE4C" w14:textId="77777777"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3E297A44"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584468AE"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lang w:eastAsia="he-IL"/>
        </w:rPr>
      </w:pPr>
      <w:r w:rsidRPr="00BA7779">
        <w:rPr>
          <w:rFonts w:ascii="Times New Roman" w:eastAsia="Times New Roman" w:hAnsi="Times New Roman" w:cs="David" w:hint="cs"/>
          <w:sz w:val="20"/>
          <w:szCs w:val="24"/>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w:t>
      </w:r>
      <w:r w:rsidRPr="00BA7779">
        <w:rPr>
          <w:rFonts w:ascii="Times New Roman" w:eastAsia="Times New Roman" w:hAnsi="Times New Roman" w:cs="David" w:hint="cs"/>
          <w:sz w:val="20"/>
          <w:szCs w:val="24"/>
          <w:rtl/>
          <w:lang w:eastAsia="he-IL"/>
        </w:rPr>
        <w:lastRenderedPageBreak/>
        <w:t>ו/או עובדיו ו/או שלוחיו ו/או כל מי מטעמו בקשר עם ביצוע התחייבויותיו על פי חוזה זה. המתכנן פוטר את המזמין מכל אחריות בגין נזקים שייגרמו כאמור לעיל.</w:t>
      </w:r>
    </w:p>
    <w:p w14:paraId="5370BD37"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cs"/>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17D74D"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lang w:eastAsia="he-IL"/>
        </w:rPr>
      </w:pPr>
      <w:r w:rsidRPr="00BA7779">
        <w:rPr>
          <w:rFonts w:ascii="Times New Roman" w:eastAsia="Times New Roman" w:hAnsi="Times New Roman" w:cs="David" w:hint="eastAsia"/>
          <w:sz w:val="20"/>
          <w:szCs w:val="24"/>
          <w:rtl/>
          <w:lang w:eastAsia="he-IL"/>
        </w:rPr>
        <w:t>מבלי</w:t>
      </w:r>
      <w:r w:rsidRPr="00BA7779">
        <w:rPr>
          <w:rFonts w:ascii="Times New Roman" w:eastAsia="Times New Roman" w:hAnsi="Times New Roman" w:cs="David"/>
          <w:sz w:val="20"/>
          <w:szCs w:val="24"/>
          <w:rtl/>
          <w:lang w:eastAsia="he-IL"/>
        </w:rPr>
        <w:t xml:space="preserve"> לגרוע מאחריות המתכנן על פי הסכם זה </w:t>
      </w:r>
      <w:r w:rsidRPr="00BA7779">
        <w:rPr>
          <w:rFonts w:ascii="Times New Roman" w:eastAsia="Times New Roman" w:hAnsi="Times New Roman" w:cs="David" w:hint="eastAsia"/>
          <w:sz w:val="20"/>
          <w:szCs w:val="24"/>
          <w:rtl/>
          <w:lang w:eastAsia="he-IL"/>
        </w:rPr>
        <w:t>ו</w:t>
      </w:r>
      <w:r w:rsidRPr="00BA7779">
        <w:rPr>
          <w:rFonts w:ascii="Times New Roman" w:eastAsia="Times New Roman" w:hAnsi="Times New Roman" w:cs="David"/>
          <w:sz w:val="20"/>
          <w:szCs w:val="24"/>
          <w:rtl/>
          <w:lang w:eastAsia="he-IL"/>
        </w:rPr>
        <w:t xml:space="preserve">/או על פי כל דין, מתחייב </w:t>
      </w:r>
      <w:r w:rsidRPr="00BA7779">
        <w:rPr>
          <w:rFonts w:ascii="Times New Roman" w:eastAsia="Times New Roman" w:hAnsi="Times New Roman" w:cs="David" w:hint="cs"/>
          <w:sz w:val="20"/>
          <w:szCs w:val="24"/>
          <w:rtl/>
          <w:lang w:eastAsia="he-IL"/>
        </w:rPr>
        <w:t>המתכנן</w:t>
      </w:r>
      <w:r w:rsidRPr="00BA7779">
        <w:rPr>
          <w:rFonts w:ascii="Times New Roman" w:eastAsia="Times New Roman" w:hAnsi="Times New Roman" w:cs="David"/>
          <w:sz w:val="20"/>
          <w:szCs w:val="24"/>
          <w:rtl/>
          <w:lang w:eastAsia="he-IL"/>
        </w:rPr>
        <w:t xml:space="preserve"> לערוך ולקיים, על חשבונו, למשך </w:t>
      </w:r>
      <w:r w:rsidRPr="00BA7779">
        <w:rPr>
          <w:rFonts w:ascii="Times New Roman" w:eastAsia="Times New Roman" w:hAnsi="Times New Roman" w:cs="David" w:hint="eastAsia"/>
          <w:sz w:val="20"/>
          <w:szCs w:val="24"/>
          <w:rtl/>
          <w:lang w:eastAsia="he-IL"/>
        </w:rPr>
        <w:t>כל</w:t>
      </w:r>
      <w:r w:rsidRPr="00BA7779">
        <w:rPr>
          <w:rFonts w:ascii="Times New Roman" w:eastAsia="Times New Roman" w:hAnsi="Times New Roman" w:cs="David"/>
          <w:sz w:val="20"/>
          <w:szCs w:val="24"/>
          <w:rtl/>
          <w:lang w:eastAsia="he-IL"/>
        </w:rPr>
        <w:t xml:space="preserve"> תקופת </w:t>
      </w:r>
      <w:r w:rsidRPr="00BA7779">
        <w:rPr>
          <w:rFonts w:ascii="Times New Roman" w:eastAsia="Times New Roman" w:hAnsi="Times New Roman" w:cs="David" w:hint="cs"/>
          <w:sz w:val="20"/>
          <w:szCs w:val="24"/>
          <w:rtl/>
          <w:lang w:eastAsia="he-IL"/>
        </w:rPr>
        <w:t xml:space="preserve">ההסכם וכל עוד אחריותו מכוחו קיימת, </w:t>
      </w:r>
      <w:r w:rsidRPr="00BA7779">
        <w:rPr>
          <w:rFonts w:ascii="Times New Roman" w:eastAsia="Times New Roman" w:hAnsi="Times New Roman" w:cs="David"/>
          <w:sz w:val="20"/>
          <w:szCs w:val="24"/>
          <w:rtl/>
          <w:lang w:eastAsia="he-IL"/>
        </w:rPr>
        <w:t>את הביטוחים בהתאם לתנאים ולסכומים</w:t>
      </w:r>
      <w:r w:rsidRPr="00BA7779">
        <w:rPr>
          <w:rFonts w:ascii="Times New Roman" w:eastAsia="Times New Roman" w:hAnsi="Times New Roman" w:cs="David" w:hint="cs"/>
          <w:sz w:val="20"/>
          <w:szCs w:val="24"/>
          <w:rtl/>
          <w:lang w:eastAsia="he-IL"/>
        </w:rPr>
        <w:t>,</w:t>
      </w:r>
      <w:r w:rsidRPr="00BA7779">
        <w:rPr>
          <w:rFonts w:ascii="Times New Roman" w:eastAsia="Times New Roman" w:hAnsi="Times New Roman" w:cs="David"/>
          <w:sz w:val="20"/>
          <w:szCs w:val="24"/>
          <w:rtl/>
          <w:lang w:eastAsia="he-IL"/>
        </w:rPr>
        <w:t xml:space="preserve"> כמפורט באישור עריכת הביטוח המצורף </w:t>
      </w:r>
      <w:r w:rsidRPr="00BA7779">
        <w:rPr>
          <w:rFonts w:ascii="Times New Roman" w:eastAsia="Times New Roman" w:hAnsi="Times New Roman" w:cs="David" w:hint="eastAsia"/>
          <w:sz w:val="20"/>
          <w:szCs w:val="24"/>
          <w:rtl/>
          <w:lang w:eastAsia="he-IL"/>
        </w:rPr>
        <w:t>להסכם</w:t>
      </w:r>
      <w:r w:rsidRPr="00BA7779">
        <w:rPr>
          <w:rFonts w:ascii="Times New Roman" w:eastAsia="Times New Roman" w:hAnsi="Times New Roman" w:cs="David"/>
          <w:sz w:val="20"/>
          <w:szCs w:val="24"/>
          <w:rtl/>
          <w:lang w:eastAsia="he-IL"/>
        </w:rPr>
        <w:t xml:space="preserve"> זה </w:t>
      </w:r>
      <w:r w:rsidRPr="00BA7779">
        <w:rPr>
          <w:rFonts w:ascii="Times New Roman" w:eastAsia="Times New Roman" w:hAnsi="Times New Roman" w:cs="David" w:hint="cs"/>
          <w:sz w:val="20"/>
          <w:szCs w:val="24"/>
          <w:rtl/>
          <w:lang w:eastAsia="he-IL"/>
        </w:rPr>
        <w:t>כנספח ז'</w:t>
      </w:r>
      <w:r w:rsidRPr="00BA7779">
        <w:rPr>
          <w:rFonts w:ascii="Times New Roman" w:eastAsia="Times New Roman" w:hAnsi="Times New Roman" w:cs="David"/>
          <w:sz w:val="20"/>
          <w:szCs w:val="24"/>
          <w:rtl/>
          <w:lang w:eastAsia="he-IL"/>
        </w:rPr>
        <w:t>, והמהווה חלק בלתי נפרד ממנו (להלן: "</w:t>
      </w:r>
      <w:r w:rsidRPr="00BA7779">
        <w:rPr>
          <w:rFonts w:ascii="Times New Roman" w:eastAsia="Times New Roman" w:hAnsi="Times New Roman" w:cs="David" w:hint="eastAsia"/>
          <w:sz w:val="20"/>
          <w:szCs w:val="24"/>
          <w:rtl/>
          <w:lang w:eastAsia="he-IL"/>
        </w:rPr>
        <w:t>ביטוחי</w:t>
      </w:r>
      <w:r w:rsidRPr="00BA7779">
        <w:rPr>
          <w:rFonts w:ascii="Times New Roman" w:eastAsia="Times New Roman" w:hAnsi="Times New Roman" w:cs="David"/>
          <w:sz w:val="20"/>
          <w:szCs w:val="24"/>
          <w:rtl/>
          <w:lang w:eastAsia="he-IL"/>
        </w:rPr>
        <w:t xml:space="preserve"> המתכנן" </w:t>
      </w:r>
      <w:r w:rsidRPr="00BA7779">
        <w:rPr>
          <w:rFonts w:ascii="Times New Roman" w:eastAsia="Times New Roman" w:hAnsi="Times New Roman" w:cs="David" w:hint="eastAsia"/>
          <w:sz w:val="20"/>
          <w:szCs w:val="24"/>
          <w:rtl/>
          <w:lang w:eastAsia="he-IL"/>
        </w:rPr>
        <w:t>ו</w:t>
      </w:r>
      <w:r w:rsidRPr="00BA7779">
        <w:rPr>
          <w:rFonts w:ascii="Times New Roman" w:eastAsia="Times New Roman" w:hAnsi="Times New Roman" w:cs="David"/>
          <w:sz w:val="20"/>
          <w:szCs w:val="24"/>
          <w:rtl/>
          <w:lang w:eastAsia="he-IL"/>
        </w:rPr>
        <w:t>/או "</w:t>
      </w:r>
      <w:r w:rsidRPr="00BA7779">
        <w:rPr>
          <w:rFonts w:ascii="Times New Roman" w:eastAsia="Times New Roman" w:hAnsi="Times New Roman" w:cs="David" w:hint="eastAsia"/>
          <w:sz w:val="20"/>
          <w:szCs w:val="24"/>
          <w:rtl/>
          <w:lang w:eastAsia="he-IL"/>
        </w:rPr>
        <w:t>אישור</w:t>
      </w:r>
      <w:r w:rsidRPr="00BA7779">
        <w:rPr>
          <w:rFonts w:ascii="Times New Roman" w:eastAsia="Times New Roman" w:hAnsi="Times New Roman" w:cs="David"/>
          <w:sz w:val="20"/>
          <w:szCs w:val="24"/>
          <w:rtl/>
          <w:lang w:eastAsia="he-IL"/>
        </w:rPr>
        <w:t xml:space="preserve"> עריכת הביטוח", </w:t>
      </w:r>
      <w:r w:rsidRPr="00BA7779">
        <w:rPr>
          <w:rFonts w:ascii="Times New Roman" w:eastAsia="Times New Roman" w:hAnsi="Times New Roman" w:cs="David" w:hint="eastAsia"/>
          <w:sz w:val="20"/>
          <w:szCs w:val="24"/>
          <w:rtl/>
          <w:lang w:eastAsia="he-IL"/>
        </w:rPr>
        <w:t>לפי</w:t>
      </w:r>
      <w:r w:rsidRPr="00BA7779">
        <w:rPr>
          <w:rFonts w:ascii="Times New Roman" w:eastAsia="Times New Roman" w:hAnsi="Times New Roman" w:cs="David"/>
          <w:sz w:val="20"/>
          <w:szCs w:val="24"/>
          <w:rtl/>
          <w:lang w:eastAsia="he-IL"/>
        </w:rPr>
        <w:t xml:space="preserve"> העניין), אצל חברת ביטוח מורשית כדין בישראל</w:t>
      </w:r>
      <w:r w:rsidRPr="00BA7779">
        <w:rPr>
          <w:rFonts w:ascii="Times New Roman" w:eastAsia="Times New Roman" w:hAnsi="Times New Roman" w:cs="David" w:hint="cs"/>
          <w:sz w:val="20"/>
          <w:szCs w:val="24"/>
          <w:rtl/>
          <w:lang w:eastAsia="he-IL"/>
        </w:rPr>
        <w:t>.</w:t>
      </w:r>
    </w:p>
    <w:p w14:paraId="58AB6329"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eastAsia"/>
          <w:sz w:val="20"/>
          <w:szCs w:val="24"/>
          <w:rtl/>
          <w:lang w:eastAsia="he-IL"/>
        </w:rPr>
        <w:t>מובהר</w:t>
      </w:r>
      <w:r w:rsidRPr="00BA7779">
        <w:rPr>
          <w:rFonts w:ascii="Times New Roman" w:eastAsia="Times New Roman" w:hAnsi="Times New Roman" w:cs="David" w:hint="cs"/>
          <w:sz w:val="20"/>
          <w:szCs w:val="24"/>
          <w:rtl/>
          <w:lang w:eastAsia="he-IL"/>
        </w:rPr>
        <w:t>,</w:t>
      </w:r>
      <w:r w:rsidRPr="00BA7779">
        <w:rPr>
          <w:rFonts w:ascii="Times New Roman" w:eastAsia="Times New Roman" w:hAnsi="Times New Roman" w:cs="David"/>
          <w:sz w:val="20"/>
          <w:szCs w:val="24"/>
          <w:rtl/>
          <w:lang w:eastAsia="he-IL"/>
        </w:rPr>
        <w:t xml:space="preserve"> כי גבולות האחריות הנדרשים במסגרת ביטוחי המתכנן </w:t>
      </w:r>
      <w:r w:rsidRPr="00BA7779">
        <w:rPr>
          <w:rFonts w:ascii="Times New Roman" w:eastAsia="Times New Roman" w:hAnsi="Times New Roman" w:cs="David" w:hint="eastAsia"/>
          <w:sz w:val="20"/>
          <w:szCs w:val="24"/>
          <w:rtl/>
          <w:lang w:eastAsia="he-IL"/>
        </w:rPr>
        <w:t>כמפורט</w:t>
      </w:r>
      <w:r w:rsidRPr="00BA7779">
        <w:rPr>
          <w:rFonts w:ascii="Times New Roman" w:eastAsia="Times New Roman" w:hAnsi="Times New Roman" w:cs="David"/>
          <w:sz w:val="20"/>
          <w:szCs w:val="24"/>
          <w:rtl/>
          <w:lang w:eastAsia="he-IL"/>
        </w:rPr>
        <w:t xml:space="preserve"> באישור עריכת הביטוח הינם בבחינת דרישה מזערית המוטלת על המתכנן. המתכנן </w:t>
      </w:r>
      <w:r w:rsidRPr="00BA7779">
        <w:rPr>
          <w:rFonts w:ascii="Times New Roman" w:eastAsia="Times New Roman" w:hAnsi="Times New Roman" w:cs="David" w:hint="eastAsia"/>
          <w:sz w:val="20"/>
          <w:szCs w:val="24"/>
          <w:rtl/>
          <w:lang w:eastAsia="he-IL"/>
        </w:rPr>
        <w:t>מצהיר</w:t>
      </w:r>
      <w:r w:rsidRPr="00BA7779">
        <w:rPr>
          <w:rFonts w:ascii="Times New Roman" w:eastAsia="Times New Roman" w:hAnsi="Times New Roman" w:cs="David"/>
          <w:sz w:val="20"/>
          <w:szCs w:val="24"/>
          <w:rtl/>
          <w:lang w:eastAsia="he-IL"/>
        </w:rPr>
        <w:t xml:space="preserve"> </w:t>
      </w:r>
      <w:r w:rsidRPr="00BA7779">
        <w:rPr>
          <w:rFonts w:ascii="Times New Roman" w:eastAsia="Times New Roman" w:hAnsi="Times New Roman" w:cs="David"/>
          <w:sz w:val="20"/>
          <w:szCs w:val="24"/>
          <w:rtl/>
          <w:lang w:eastAsia="he-IL"/>
        </w:rPr>
        <w:lastRenderedPageBreak/>
        <w:t>ומאשר</w:t>
      </w:r>
      <w:r w:rsidRPr="00BA7779">
        <w:rPr>
          <w:rFonts w:ascii="Times New Roman" w:eastAsia="Times New Roman" w:hAnsi="Times New Roman" w:cs="David" w:hint="cs"/>
          <w:sz w:val="20"/>
          <w:szCs w:val="24"/>
          <w:rtl/>
          <w:lang w:eastAsia="he-IL"/>
        </w:rPr>
        <w:t>,</w:t>
      </w:r>
      <w:r w:rsidRPr="00BA7779">
        <w:rPr>
          <w:rFonts w:ascii="Times New Roman" w:eastAsia="Times New Roman" w:hAnsi="Times New Roman" w:cs="David"/>
          <w:sz w:val="20"/>
          <w:szCs w:val="24"/>
          <w:rtl/>
          <w:lang w:eastAsia="he-IL"/>
        </w:rPr>
        <w:t xml:space="preserve"> כי יהיה מנוע מלהעלות כל טענה כלפי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ו/או מי מטעמה בכל הקשור </w:t>
      </w:r>
      <w:r w:rsidRPr="00BA7779">
        <w:rPr>
          <w:rFonts w:ascii="Times New Roman" w:eastAsia="Times New Roman" w:hAnsi="Times New Roman" w:cs="David" w:hint="eastAsia"/>
          <w:sz w:val="20"/>
          <w:szCs w:val="24"/>
          <w:rtl/>
          <w:lang w:eastAsia="he-IL"/>
        </w:rPr>
        <w:t>לגבולות</w:t>
      </w:r>
      <w:r w:rsidRPr="00BA7779">
        <w:rPr>
          <w:rFonts w:ascii="Times New Roman" w:eastAsia="Times New Roman" w:hAnsi="Times New Roman" w:cs="David"/>
          <w:sz w:val="20"/>
          <w:szCs w:val="24"/>
          <w:rtl/>
          <w:lang w:eastAsia="he-IL"/>
        </w:rPr>
        <w:t xml:space="preserve"> האחריות כאמור.</w:t>
      </w:r>
    </w:p>
    <w:p w14:paraId="420812F5"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cs"/>
          <w:sz w:val="20"/>
          <w:szCs w:val="24"/>
          <w:rtl/>
          <w:lang w:eastAsia="he-IL"/>
        </w:rPr>
        <w:t>כן מתחייב המתכנן לערוך ולקיים על חשבונו, למשך כל תקופת ההסכם, את שאר הביטוחים וההתחייבויות הדרושים ו/או הנדרשים לשם מתן השירותים לרבות, ומבלי לגרוע מכלליות האמור, תשלומים לביטוח לאומי וביטוח חובה לכל כלי הרכב המובאים לאתר ו/או המשמשים לצורך מתן השירותים.</w:t>
      </w:r>
    </w:p>
    <w:p w14:paraId="4ACC0C88"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lang w:eastAsia="he-IL"/>
        </w:rPr>
      </w:pPr>
      <w:r w:rsidRPr="00BA7779">
        <w:rPr>
          <w:rFonts w:ascii="Times New Roman" w:eastAsia="Times New Roman" w:hAnsi="Times New Roman" w:cs="David" w:hint="eastAsia"/>
          <w:sz w:val="20"/>
          <w:szCs w:val="24"/>
          <w:rtl/>
          <w:lang w:eastAsia="he-IL"/>
        </w:rPr>
        <w:t>ביטוחי</w:t>
      </w:r>
      <w:r w:rsidRPr="00BA7779">
        <w:rPr>
          <w:rFonts w:ascii="Times New Roman" w:eastAsia="Times New Roman" w:hAnsi="Times New Roman" w:cs="David"/>
          <w:sz w:val="20"/>
          <w:szCs w:val="24"/>
          <w:rtl/>
          <w:lang w:eastAsia="he-IL"/>
        </w:rPr>
        <w:t xml:space="preserve"> </w:t>
      </w:r>
      <w:r w:rsidRPr="00BA7779">
        <w:rPr>
          <w:rFonts w:ascii="Times New Roman" w:eastAsia="Times New Roman" w:hAnsi="Times New Roman" w:cs="David" w:hint="eastAsia"/>
          <w:sz w:val="20"/>
          <w:szCs w:val="24"/>
          <w:rtl/>
          <w:lang w:eastAsia="he-IL"/>
        </w:rPr>
        <w:t>המתכנן</w:t>
      </w:r>
      <w:r w:rsidRPr="00BA7779">
        <w:rPr>
          <w:rFonts w:ascii="Times New Roman" w:eastAsia="Times New Roman" w:hAnsi="Times New Roman" w:cs="David"/>
          <w:sz w:val="20"/>
          <w:szCs w:val="24"/>
          <w:rtl/>
          <w:lang w:eastAsia="he-IL"/>
        </w:rPr>
        <w:t xml:space="preserve"> יהיו קודמים לכל ביטוח הנערך על ידי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ויכללו סעיף לפיו מוותרים המבטחים </w:t>
      </w:r>
      <w:r w:rsidRPr="00BA7779">
        <w:rPr>
          <w:rFonts w:ascii="Times New Roman" w:eastAsia="Times New Roman" w:hAnsi="Times New Roman" w:cs="David" w:hint="eastAsia"/>
          <w:sz w:val="20"/>
          <w:szCs w:val="24"/>
          <w:rtl/>
          <w:lang w:eastAsia="he-IL"/>
        </w:rPr>
        <w:t>על</w:t>
      </w:r>
      <w:r w:rsidRPr="00BA7779">
        <w:rPr>
          <w:rFonts w:ascii="Times New Roman" w:eastAsia="Times New Roman" w:hAnsi="Times New Roman" w:cs="David"/>
          <w:sz w:val="20"/>
          <w:szCs w:val="24"/>
          <w:rtl/>
          <w:lang w:eastAsia="he-IL"/>
        </w:rPr>
        <w:t xml:space="preserve"> כל טענה ו/או דרישה ו/או תביעה בדבר שיתוף בביטוחי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w:t>
      </w:r>
      <w:r w:rsidRPr="00BA7779">
        <w:rPr>
          <w:rFonts w:ascii="Times New Roman" w:eastAsia="Times New Roman" w:hAnsi="Times New Roman" w:cs="David" w:hint="cs"/>
          <w:sz w:val="20"/>
          <w:szCs w:val="24"/>
          <w:rtl/>
          <w:lang w:eastAsia="he-IL"/>
        </w:rPr>
        <w:t xml:space="preserve"> </w:t>
      </w:r>
      <w:r w:rsidRPr="00BA7779">
        <w:rPr>
          <w:rFonts w:ascii="Times New Roman" w:eastAsia="Times New Roman" w:hAnsi="Times New Roman" w:cs="David" w:hint="eastAsia"/>
          <w:sz w:val="20"/>
          <w:szCs w:val="24"/>
          <w:rtl/>
          <w:lang w:eastAsia="he-IL"/>
        </w:rPr>
        <w:t>כן</w:t>
      </w:r>
      <w:r w:rsidRPr="00BA7779">
        <w:rPr>
          <w:rFonts w:ascii="Times New Roman" w:eastAsia="Times New Roman" w:hAnsi="Times New Roman" w:cs="David"/>
          <w:sz w:val="20"/>
          <w:szCs w:val="24"/>
          <w:rtl/>
          <w:lang w:eastAsia="he-IL"/>
        </w:rPr>
        <w:t xml:space="preserve"> יכללו הביטוחים כאמור</w:t>
      </w:r>
      <w:r w:rsidRPr="00BA7779">
        <w:rPr>
          <w:rFonts w:ascii="Times New Roman" w:eastAsia="Times New Roman" w:hAnsi="Times New Roman" w:cs="David" w:hint="cs"/>
          <w:sz w:val="20"/>
          <w:szCs w:val="24"/>
          <w:rtl/>
          <w:lang w:eastAsia="he-IL"/>
        </w:rPr>
        <w:t>,</w:t>
      </w:r>
      <w:r w:rsidRPr="00BA7779">
        <w:rPr>
          <w:rFonts w:ascii="Times New Roman" w:eastAsia="Times New Roman" w:hAnsi="Times New Roman" w:cs="David"/>
          <w:sz w:val="20"/>
          <w:szCs w:val="24"/>
          <w:rtl/>
          <w:lang w:eastAsia="he-IL"/>
        </w:rPr>
        <w:t xml:space="preserve"> הוראה לפיה </w:t>
      </w:r>
      <w:r w:rsidRPr="00BA7779">
        <w:rPr>
          <w:rFonts w:ascii="Times New Roman" w:eastAsia="Times New Roman" w:hAnsi="Times New Roman" w:cs="David" w:hint="eastAsia"/>
          <w:sz w:val="20"/>
          <w:szCs w:val="24"/>
          <w:rtl/>
          <w:lang w:eastAsia="he-IL"/>
        </w:rPr>
        <w:t>לא</w:t>
      </w:r>
      <w:r w:rsidRPr="00BA7779">
        <w:rPr>
          <w:rFonts w:ascii="Times New Roman" w:eastAsia="Times New Roman" w:hAnsi="Times New Roman" w:cs="David"/>
          <w:sz w:val="20"/>
          <w:szCs w:val="24"/>
          <w:rtl/>
          <w:lang w:eastAsia="he-IL"/>
        </w:rPr>
        <w:t xml:space="preserve"> יבוטלו ולא יצומצמו במשך תקופת הביטוח, אלא בהודעה ל</w:t>
      </w:r>
      <w:r w:rsidRPr="00BA7779">
        <w:rPr>
          <w:rFonts w:ascii="Times New Roman" w:eastAsia="Times New Roman" w:hAnsi="Times New Roman" w:cs="David" w:hint="cs"/>
          <w:sz w:val="20"/>
          <w:szCs w:val="24"/>
          <w:rtl/>
          <w:lang w:eastAsia="he-IL"/>
        </w:rPr>
        <w:t xml:space="preserve">מזמין </w:t>
      </w:r>
      <w:r w:rsidRPr="00BA7779">
        <w:rPr>
          <w:rFonts w:ascii="Times New Roman" w:eastAsia="Times New Roman" w:hAnsi="Times New Roman" w:cs="David"/>
          <w:sz w:val="20"/>
          <w:szCs w:val="24"/>
          <w:rtl/>
          <w:lang w:eastAsia="he-IL"/>
        </w:rPr>
        <w:t>60 יום מראש וב</w:t>
      </w:r>
      <w:r w:rsidRPr="00BA7779">
        <w:rPr>
          <w:rFonts w:ascii="Times New Roman" w:eastAsia="Times New Roman" w:hAnsi="Times New Roman" w:cs="David" w:hint="cs"/>
          <w:sz w:val="20"/>
          <w:szCs w:val="24"/>
          <w:rtl/>
          <w:lang w:eastAsia="he-IL"/>
        </w:rPr>
        <w:t>דואר רשום</w:t>
      </w:r>
      <w:r w:rsidRPr="00BA7779">
        <w:rPr>
          <w:rFonts w:ascii="Times New Roman" w:eastAsia="Times New Roman" w:hAnsi="Times New Roman" w:cs="David"/>
          <w:sz w:val="20"/>
          <w:szCs w:val="24"/>
          <w:rtl/>
          <w:lang w:eastAsia="he-IL"/>
        </w:rPr>
        <w:t>.</w:t>
      </w:r>
    </w:p>
    <w:p w14:paraId="11099AD8"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eastAsia"/>
          <w:sz w:val="20"/>
          <w:szCs w:val="24"/>
          <w:rtl/>
          <w:lang w:eastAsia="he-IL"/>
        </w:rPr>
        <w:t>ללא</w:t>
      </w:r>
      <w:r w:rsidRPr="00BA7779">
        <w:rPr>
          <w:rFonts w:ascii="Times New Roman" w:eastAsia="Times New Roman" w:hAnsi="Times New Roman" w:cs="David"/>
          <w:sz w:val="20"/>
          <w:szCs w:val="24"/>
          <w:rtl/>
          <w:lang w:eastAsia="he-IL"/>
        </w:rPr>
        <w:t xml:space="preserve"> צורך בכל דרישה מצד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מתחייב </w:t>
      </w:r>
      <w:r w:rsidRPr="00BA7779">
        <w:rPr>
          <w:rFonts w:ascii="Times New Roman" w:eastAsia="Times New Roman" w:hAnsi="Times New Roman" w:cs="David" w:hint="eastAsia"/>
          <w:sz w:val="20"/>
          <w:szCs w:val="24"/>
          <w:rtl/>
          <w:lang w:eastAsia="he-IL"/>
        </w:rPr>
        <w:t>המתכנן</w:t>
      </w:r>
      <w:r w:rsidRPr="00BA7779">
        <w:rPr>
          <w:rFonts w:ascii="Times New Roman" w:eastAsia="Times New Roman" w:hAnsi="Times New Roman" w:cs="David"/>
          <w:sz w:val="20"/>
          <w:szCs w:val="24"/>
          <w:rtl/>
          <w:lang w:eastAsia="he-IL"/>
        </w:rPr>
        <w:t xml:space="preserve"> להמציא לידי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לפני תחילת </w:t>
      </w:r>
      <w:r w:rsidRPr="00BA7779">
        <w:rPr>
          <w:rFonts w:ascii="Times New Roman" w:eastAsia="Times New Roman" w:hAnsi="Times New Roman" w:cs="David" w:hint="cs"/>
          <w:sz w:val="20"/>
          <w:szCs w:val="24"/>
          <w:rtl/>
          <w:lang w:eastAsia="he-IL"/>
        </w:rPr>
        <w:t>מתן השירותים נשוא</w:t>
      </w:r>
      <w:r w:rsidRPr="00BA7779">
        <w:rPr>
          <w:rFonts w:ascii="Times New Roman" w:eastAsia="Times New Roman" w:hAnsi="Times New Roman" w:cs="David"/>
          <w:sz w:val="20"/>
          <w:szCs w:val="24"/>
          <w:rtl/>
          <w:lang w:eastAsia="he-IL"/>
        </w:rPr>
        <w:t xml:space="preserve"> הסכם זה וכתנאי מוקדם ל</w:t>
      </w:r>
      <w:r w:rsidRPr="00BA7779">
        <w:rPr>
          <w:rFonts w:ascii="Times New Roman" w:eastAsia="Times New Roman" w:hAnsi="Times New Roman" w:cs="David" w:hint="cs"/>
          <w:sz w:val="20"/>
          <w:szCs w:val="24"/>
          <w:rtl/>
          <w:lang w:eastAsia="he-IL"/>
        </w:rPr>
        <w:t xml:space="preserve">התקשרות </w:t>
      </w:r>
      <w:r w:rsidRPr="00BA7779">
        <w:rPr>
          <w:rFonts w:ascii="Times New Roman" w:eastAsia="Times New Roman" w:hAnsi="Times New Roman" w:cs="David" w:hint="eastAsia"/>
          <w:sz w:val="20"/>
          <w:szCs w:val="24"/>
          <w:rtl/>
          <w:lang w:eastAsia="he-IL"/>
        </w:rPr>
        <w:t>ו</w:t>
      </w:r>
      <w:r w:rsidRPr="00BA7779">
        <w:rPr>
          <w:rFonts w:ascii="Times New Roman" w:eastAsia="Times New Roman" w:hAnsi="Times New Roman" w:cs="David"/>
          <w:sz w:val="20"/>
          <w:szCs w:val="24"/>
          <w:rtl/>
          <w:lang w:eastAsia="he-IL"/>
        </w:rPr>
        <w:t xml:space="preserve">/או לכל תשלום על חשבון התמורה, את אישור עריכת הביטוח, כשהוא חתום בידי מבטחיו. </w:t>
      </w:r>
    </w:p>
    <w:p w14:paraId="3886175A"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cs"/>
          <w:sz w:val="20"/>
          <w:szCs w:val="24"/>
          <w:rtl/>
          <w:lang w:eastAsia="he-IL"/>
        </w:rPr>
        <w:t>מ</w:t>
      </w:r>
      <w:r w:rsidRPr="00BA7779">
        <w:rPr>
          <w:rFonts w:ascii="Times New Roman" w:eastAsia="Times New Roman" w:hAnsi="Times New Roman" w:cs="David" w:hint="eastAsia"/>
          <w:sz w:val="20"/>
          <w:szCs w:val="24"/>
          <w:rtl/>
          <w:lang w:eastAsia="he-IL"/>
        </w:rPr>
        <w:t>יד</w:t>
      </w:r>
      <w:r w:rsidRPr="00BA7779">
        <w:rPr>
          <w:rFonts w:ascii="Times New Roman" w:eastAsia="Times New Roman" w:hAnsi="Times New Roman" w:cs="David"/>
          <w:sz w:val="20"/>
          <w:szCs w:val="24"/>
          <w:rtl/>
          <w:lang w:eastAsia="he-IL"/>
        </w:rPr>
        <w:t xml:space="preserve"> בתום תקופת הביטוח, מתחייב המתכנן </w:t>
      </w:r>
      <w:r w:rsidRPr="00BA7779">
        <w:rPr>
          <w:rFonts w:ascii="Times New Roman" w:eastAsia="Times New Roman" w:hAnsi="Times New Roman" w:cs="David" w:hint="eastAsia"/>
          <w:sz w:val="20"/>
          <w:szCs w:val="24"/>
          <w:rtl/>
          <w:lang w:eastAsia="he-IL"/>
        </w:rPr>
        <w:t>להמציא</w:t>
      </w:r>
      <w:r w:rsidRPr="00BA7779">
        <w:rPr>
          <w:rFonts w:ascii="Times New Roman" w:eastAsia="Times New Roman" w:hAnsi="Times New Roman" w:cs="David"/>
          <w:sz w:val="20"/>
          <w:szCs w:val="24"/>
          <w:rtl/>
          <w:lang w:eastAsia="he-IL"/>
        </w:rPr>
        <w:t xml:space="preserve"> ל</w:t>
      </w:r>
      <w:r w:rsidRPr="00BA7779">
        <w:rPr>
          <w:rFonts w:ascii="Times New Roman" w:eastAsia="Times New Roman" w:hAnsi="Times New Roman" w:cs="David" w:hint="cs"/>
          <w:sz w:val="20"/>
          <w:szCs w:val="24"/>
          <w:rtl/>
          <w:lang w:eastAsia="he-IL"/>
        </w:rPr>
        <w:t xml:space="preserve">ידי המזמין </w:t>
      </w:r>
      <w:r w:rsidRPr="00BA7779">
        <w:rPr>
          <w:rFonts w:ascii="Times New Roman" w:eastAsia="Times New Roman" w:hAnsi="Times New Roman" w:cs="David"/>
          <w:sz w:val="20"/>
          <w:szCs w:val="24"/>
          <w:rtl/>
          <w:lang w:eastAsia="he-IL"/>
        </w:rPr>
        <w:t xml:space="preserve">אישור עריכת ביטוח מעודכן בגין חידוש תוקף ביטוחי המתכנן לתקופת </w:t>
      </w:r>
      <w:r w:rsidRPr="00BA7779">
        <w:rPr>
          <w:rFonts w:ascii="Times New Roman" w:eastAsia="Times New Roman" w:hAnsi="Times New Roman" w:cs="David" w:hint="eastAsia"/>
          <w:sz w:val="20"/>
          <w:szCs w:val="24"/>
          <w:rtl/>
          <w:lang w:eastAsia="he-IL"/>
        </w:rPr>
        <w:t>ביטוח</w:t>
      </w:r>
      <w:r w:rsidRPr="00BA7779">
        <w:rPr>
          <w:rFonts w:ascii="Times New Roman" w:eastAsia="Times New Roman" w:hAnsi="Times New Roman" w:cs="David"/>
          <w:sz w:val="20"/>
          <w:szCs w:val="24"/>
          <w:rtl/>
          <w:lang w:eastAsia="he-IL"/>
        </w:rPr>
        <w:t xml:space="preserve"> נוספת, ומידי תקופת ביטוח, כל עוד הסכם זה בתוקף.</w:t>
      </w:r>
    </w:p>
    <w:p w14:paraId="0B3AAB18"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sz w:val="20"/>
          <w:szCs w:val="24"/>
          <w:rtl/>
          <w:lang w:eastAsia="he-IL"/>
        </w:rPr>
        <w:lastRenderedPageBreak/>
        <w:t xml:space="preserve">מבלי לגרוע מהאמור לעיל, ובכל הנוגע לביטוח המפורט בסעיף 1 </w:t>
      </w:r>
      <w:r w:rsidRPr="00BA7779">
        <w:rPr>
          <w:rFonts w:ascii="Times New Roman" w:eastAsia="Times New Roman" w:hAnsi="Times New Roman" w:cs="David" w:hint="eastAsia"/>
          <w:sz w:val="20"/>
          <w:szCs w:val="24"/>
          <w:rtl/>
          <w:lang w:eastAsia="he-IL"/>
        </w:rPr>
        <w:t>לאישור</w:t>
      </w:r>
      <w:r w:rsidRPr="00BA7779">
        <w:rPr>
          <w:rFonts w:ascii="Times New Roman" w:eastAsia="Times New Roman" w:hAnsi="Times New Roman" w:cs="David"/>
          <w:sz w:val="20"/>
          <w:szCs w:val="24"/>
          <w:rtl/>
          <w:lang w:eastAsia="he-IL"/>
        </w:rPr>
        <w:t xml:space="preserve"> עריכת הביטוח (ביטוח אחריות מקצועית),</w:t>
      </w:r>
      <w:r w:rsidRPr="00BA7779">
        <w:rPr>
          <w:rFonts w:ascii="Times New Roman" w:eastAsia="Times New Roman" w:hAnsi="Times New Roman" w:cs="David" w:hint="cs"/>
          <w:sz w:val="20"/>
          <w:szCs w:val="24"/>
          <w:rtl/>
          <w:lang w:eastAsia="he-IL"/>
        </w:rPr>
        <w:t xml:space="preserve"> המצורף כנספח ז' להסכם זה,</w:t>
      </w:r>
      <w:r w:rsidRPr="00BA7779">
        <w:rPr>
          <w:rFonts w:ascii="Times New Roman" w:eastAsia="Times New Roman" w:hAnsi="Times New Roman" w:cs="David"/>
          <w:sz w:val="20"/>
          <w:szCs w:val="24"/>
          <w:rtl/>
          <w:lang w:eastAsia="he-IL"/>
        </w:rPr>
        <w:t xml:space="preserve"> מתחייב המתכנן להמשיך ולהחזיק ביטוח </w:t>
      </w:r>
      <w:r w:rsidRPr="00BA7779">
        <w:rPr>
          <w:rFonts w:ascii="Times New Roman" w:eastAsia="Times New Roman" w:hAnsi="Times New Roman" w:cs="David" w:hint="eastAsia"/>
          <w:sz w:val="20"/>
          <w:szCs w:val="24"/>
          <w:rtl/>
          <w:lang w:eastAsia="he-IL"/>
        </w:rPr>
        <w:t>זה</w:t>
      </w:r>
      <w:r w:rsidRPr="00BA7779">
        <w:rPr>
          <w:rFonts w:ascii="Times New Roman" w:eastAsia="Times New Roman" w:hAnsi="Times New Roman" w:cs="David"/>
          <w:sz w:val="20"/>
          <w:szCs w:val="24"/>
          <w:rtl/>
          <w:lang w:eastAsia="he-IL"/>
        </w:rPr>
        <w:t xml:space="preserve"> בתוקף ולהציג בפני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אישור עריכת ביטוח בגינו, במועדים כאמור ולמשך </w:t>
      </w:r>
      <w:r w:rsidRPr="00BA7779">
        <w:rPr>
          <w:rFonts w:ascii="Times New Roman" w:eastAsia="Times New Roman" w:hAnsi="Times New Roman" w:cs="David" w:hint="cs"/>
          <w:sz w:val="20"/>
          <w:szCs w:val="24"/>
          <w:rtl/>
          <w:lang w:eastAsia="he-IL"/>
        </w:rPr>
        <w:t xml:space="preserve">7 </w:t>
      </w:r>
      <w:r w:rsidRPr="00BA7779">
        <w:rPr>
          <w:rFonts w:ascii="Times New Roman" w:eastAsia="Times New Roman" w:hAnsi="Times New Roman" w:cs="David" w:hint="eastAsia"/>
          <w:sz w:val="20"/>
          <w:szCs w:val="24"/>
          <w:rtl/>
          <w:lang w:eastAsia="he-IL"/>
        </w:rPr>
        <w:t>שנים</w:t>
      </w:r>
      <w:r w:rsidRPr="00BA7779">
        <w:rPr>
          <w:rFonts w:ascii="Times New Roman" w:eastAsia="Times New Roman" w:hAnsi="Times New Roman" w:cs="David"/>
          <w:sz w:val="20"/>
          <w:szCs w:val="24"/>
          <w:rtl/>
          <w:lang w:eastAsia="he-IL"/>
        </w:rPr>
        <w:t xml:space="preserve"> נוספות לפחות ממועד </w:t>
      </w:r>
      <w:r w:rsidRPr="00BA7779">
        <w:rPr>
          <w:rFonts w:ascii="Times New Roman" w:eastAsia="Times New Roman" w:hAnsi="Times New Roman" w:cs="David" w:hint="cs"/>
          <w:sz w:val="20"/>
          <w:szCs w:val="24"/>
          <w:rtl/>
          <w:lang w:eastAsia="he-IL"/>
        </w:rPr>
        <w:t xml:space="preserve">תום מתן השירותים על פי </w:t>
      </w:r>
      <w:r w:rsidRPr="00BA7779">
        <w:rPr>
          <w:rFonts w:ascii="Times New Roman" w:eastAsia="Times New Roman" w:hAnsi="Times New Roman" w:cs="David"/>
          <w:sz w:val="20"/>
          <w:szCs w:val="24"/>
          <w:rtl/>
          <w:lang w:eastAsia="he-IL"/>
        </w:rPr>
        <w:t>ההסכם.</w:t>
      </w:r>
    </w:p>
    <w:p w14:paraId="64C27190"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lang w:eastAsia="he-IL"/>
        </w:rPr>
      </w:pPr>
      <w:r w:rsidRPr="00BA7779">
        <w:rPr>
          <w:rFonts w:ascii="Times New Roman" w:eastAsia="Times New Roman" w:hAnsi="Times New Roman" w:cs="David" w:hint="eastAsia"/>
          <w:sz w:val="20"/>
          <w:szCs w:val="24"/>
          <w:rtl/>
          <w:lang w:eastAsia="he-IL"/>
        </w:rPr>
        <w:t>המתכנן</w:t>
      </w:r>
      <w:r w:rsidRPr="00BA7779">
        <w:rPr>
          <w:rFonts w:ascii="Times New Roman" w:eastAsia="Times New Roman" w:hAnsi="Times New Roman" w:cs="David"/>
          <w:sz w:val="20"/>
          <w:szCs w:val="24"/>
          <w:rtl/>
          <w:lang w:eastAsia="he-IL"/>
        </w:rPr>
        <w:t xml:space="preserve"> פוטר את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sz w:val="20"/>
          <w:szCs w:val="24"/>
          <w:rtl/>
          <w:lang w:eastAsia="he-IL"/>
        </w:rPr>
        <w:t xml:space="preserve"> ו/או מי מטעמ</w:t>
      </w:r>
      <w:r w:rsidRPr="00BA7779">
        <w:rPr>
          <w:rFonts w:ascii="Times New Roman" w:eastAsia="Times New Roman" w:hAnsi="Times New Roman" w:cs="David" w:hint="cs"/>
          <w:sz w:val="20"/>
          <w:szCs w:val="24"/>
          <w:rtl/>
          <w:lang w:eastAsia="he-IL"/>
        </w:rPr>
        <w:t>ו</w:t>
      </w:r>
      <w:r w:rsidRPr="00BA7779">
        <w:rPr>
          <w:rFonts w:ascii="Times New Roman" w:eastAsia="Times New Roman" w:hAnsi="Times New Roman" w:cs="David"/>
          <w:sz w:val="20"/>
          <w:szCs w:val="24"/>
          <w:rtl/>
          <w:lang w:eastAsia="he-IL"/>
        </w:rPr>
        <w:t xml:space="preserve"> מאחריות </w:t>
      </w:r>
      <w:r w:rsidRPr="00BA7779">
        <w:rPr>
          <w:rFonts w:ascii="Times New Roman" w:eastAsia="Times New Roman" w:hAnsi="Times New Roman" w:cs="David" w:hint="eastAsia"/>
          <w:sz w:val="20"/>
          <w:szCs w:val="24"/>
          <w:rtl/>
          <w:lang w:eastAsia="he-IL"/>
        </w:rPr>
        <w:t>לכל</w:t>
      </w:r>
      <w:r w:rsidRPr="00BA7779">
        <w:rPr>
          <w:rFonts w:ascii="Times New Roman" w:eastAsia="Times New Roman" w:hAnsi="Times New Roman" w:cs="David"/>
          <w:sz w:val="20"/>
          <w:szCs w:val="24"/>
          <w:rtl/>
          <w:lang w:eastAsia="he-IL"/>
        </w:rPr>
        <w:t xml:space="preserve"> אובדן ו/או נזק </w:t>
      </w:r>
      <w:r w:rsidRPr="00BA7779">
        <w:rPr>
          <w:rFonts w:ascii="Times New Roman" w:eastAsia="Times New Roman" w:hAnsi="Times New Roman" w:cs="David" w:hint="cs"/>
          <w:sz w:val="20"/>
          <w:szCs w:val="24"/>
          <w:rtl/>
          <w:lang w:eastAsia="he-IL"/>
        </w:rPr>
        <w:t xml:space="preserve">לרכוש המובא על ידו ו/או על-ידי מי מטעמו לחצרי המזמין ו/או המשמש לצורך מתן השירותים, </w:t>
      </w:r>
      <w:r w:rsidRPr="00BA7779">
        <w:rPr>
          <w:rFonts w:ascii="Times New Roman" w:eastAsia="Times New Roman" w:hAnsi="Times New Roman" w:cs="David"/>
          <w:sz w:val="20"/>
          <w:szCs w:val="24"/>
          <w:rtl/>
          <w:lang w:eastAsia="he-IL"/>
        </w:rPr>
        <w:t xml:space="preserve">ולא תהיה לו כל טענה ו/או דרישה ו/או תביעה כלפי </w:t>
      </w:r>
      <w:r w:rsidRPr="00BA7779">
        <w:rPr>
          <w:rFonts w:ascii="Times New Roman" w:eastAsia="Times New Roman" w:hAnsi="Times New Roman" w:cs="David" w:hint="cs"/>
          <w:sz w:val="20"/>
          <w:szCs w:val="24"/>
          <w:rtl/>
          <w:lang w:eastAsia="he-IL"/>
        </w:rPr>
        <w:t>המזמין</w:t>
      </w:r>
      <w:r w:rsidRPr="00BA7779">
        <w:rPr>
          <w:rFonts w:ascii="Times New Roman" w:eastAsia="Times New Roman" w:hAnsi="Times New Roman" w:cs="David" w:hint="eastAsia"/>
          <w:sz w:val="20"/>
          <w:szCs w:val="24"/>
          <w:rtl/>
          <w:lang w:eastAsia="he-IL"/>
        </w:rPr>
        <w:t xml:space="preserve"> </w:t>
      </w:r>
      <w:r w:rsidRPr="00BA7779">
        <w:rPr>
          <w:rFonts w:ascii="Times New Roman" w:eastAsia="Times New Roman" w:hAnsi="Times New Roman" w:cs="David"/>
          <w:sz w:val="20"/>
          <w:szCs w:val="24"/>
          <w:rtl/>
          <w:lang w:eastAsia="he-IL"/>
        </w:rPr>
        <w:t>ו/או מי מטעמ</w:t>
      </w:r>
      <w:r w:rsidRPr="00BA7779">
        <w:rPr>
          <w:rFonts w:ascii="Times New Roman" w:eastAsia="Times New Roman" w:hAnsi="Times New Roman" w:cs="David" w:hint="cs"/>
          <w:sz w:val="20"/>
          <w:szCs w:val="24"/>
          <w:rtl/>
          <w:lang w:eastAsia="he-IL"/>
        </w:rPr>
        <w:t>ו</w:t>
      </w:r>
      <w:r w:rsidRPr="00BA7779">
        <w:rPr>
          <w:rFonts w:ascii="Times New Roman" w:eastAsia="Times New Roman" w:hAnsi="Times New Roman" w:cs="David"/>
          <w:sz w:val="20"/>
          <w:szCs w:val="24"/>
          <w:rtl/>
          <w:lang w:eastAsia="he-IL"/>
        </w:rPr>
        <w:t xml:space="preserve"> בגין אובדן ו/או נזק כאמור; הפטור כאמור לא יחול לטובת אדם </w:t>
      </w:r>
      <w:r w:rsidRPr="00BA7779">
        <w:rPr>
          <w:rFonts w:ascii="Times New Roman" w:eastAsia="Times New Roman" w:hAnsi="Times New Roman" w:cs="David" w:hint="eastAsia"/>
          <w:sz w:val="20"/>
          <w:szCs w:val="24"/>
          <w:rtl/>
          <w:lang w:eastAsia="he-IL"/>
        </w:rPr>
        <w:t>שגרם</w:t>
      </w:r>
      <w:r w:rsidRPr="00BA7779">
        <w:rPr>
          <w:rFonts w:ascii="Times New Roman" w:eastAsia="Times New Roman" w:hAnsi="Times New Roman" w:cs="David"/>
          <w:sz w:val="20"/>
          <w:szCs w:val="24"/>
          <w:rtl/>
          <w:lang w:eastAsia="he-IL"/>
        </w:rPr>
        <w:t xml:space="preserve"> לנזק בזדון.</w:t>
      </w:r>
    </w:p>
    <w:p w14:paraId="128B83D9"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lang w:eastAsia="he-IL"/>
        </w:rPr>
      </w:pPr>
      <w:r w:rsidRPr="00BA7779">
        <w:rPr>
          <w:rFonts w:ascii="Times New Roman" w:eastAsia="Times New Roman" w:hAnsi="Times New Roman" w:cs="David" w:hint="cs"/>
          <w:sz w:val="20"/>
          <w:szCs w:val="24"/>
          <w:rtl/>
          <w:lang w:eastAsia="he-IL"/>
        </w:rPr>
        <w:t>אם לדעת המתכנן יש צורך בעריכת ביטוחים נוספים ו/או משלימים לביטוחי המתכנן המפורטים בהסכם זה, מתחייב המתכנן לערוך ולקיים את הביטוחים הנוספים ו/או המשלימים 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יחול לטובת אדם שגרם לנזק בזדון). כל ביטוח חבות נוסף ו/או משלים יורחב לכלול את המזמין כמבוטח נוסף (כמזמין השירותים), בכפוף לסעיף אחריות צולבת.</w:t>
      </w:r>
    </w:p>
    <w:p w14:paraId="0D4DC9D7"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ו/או חלק </w:t>
      </w:r>
      <w:r w:rsidRPr="00BA7779">
        <w:rPr>
          <w:rFonts w:ascii="Times New Roman" w:eastAsia="Times New Roman" w:hAnsi="Times New Roman" w:cs="David" w:hint="cs"/>
          <w:sz w:val="20"/>
          <w:szCs w:val="24"/>
          <w:rtl/>
          <w:lang w:eastAsia="he-IL"/>
        </w:rPr>
        <w:lastRenderedPageBreak/>
        <w:t xml:space="preserve">מהם יינתנו על ידי קבלן משנה מטעם המתכנן, מתחייב המתכנן לדאוג כי בידי קבלן המשנה פוליסות ביטוח בהתאם לתנאים ולסכומים הנדרשים על פי הסכם זה. למען הסר ספק מובהר בזאת כי המתכנן הוא הנושא באחריות כלפי המזמין ביחס לשירותים במלואם לרבות שירותים שניתנו ו/או אמורים היו להינתן על ידי קבלן משנה והוא יהיה אחראי לשפות ו/או לפצות את המזמין בגין כל אובדן ו/או נזק שייגרם, במישרין או בעקיפין, עקב שירותים שניתנו ו/או אמורים היו להינתן על ידי קבלן המשנה, אם ייגרם, בין אם אובדן ו/או נזק כאמור מכוסה במי מהפוליסות דלעיל ובין אם לאו.  </w:t>
      </w:r>
    </w:p>
    <w:p w14:paraId="7C4504CF" w14:textId="77777777" w:rsidR="00725C16" w:rsidRPr="00BA7779" w:rsidRDefault="00725C16" w:rsidP="00BA7779">
      <w:pPr>
        <w:widowControl w:val="0"/>
        <w:numPr>
          <w:ilvl w:val="1"/>
          <w:numId w:val="1"/>
        </w:numPr>
        <w:spacing w:before="0" w:beforeAutospacing="0" w:after="200" w:afterAutospacing="0" w:line="240" w:lineRule="auto"/>
        <w:ind w:right="284"/>
        <w:jc w:val="both"/>
        <w:rPr>
          <w:rFonts w:ascii="Times New Roman" w:eastAsia="Times New Roman" w:hAnsi="Times New Roman" w:cs="David"/>
          <w:sz w:val="20"/>
          <w:szCs w:val="24"/>
          <w:rtl/>
          <w:lang w:eastAsia="he-IL"/>
        </w:rPr>
      </w:pPr>
      <w:r w:rsidRPr="00BA7779">
        <w:rPr>
          <w:rFonts w:ascii="Times New Roman" w:eastAsia="Times New Roman" w:hAnsi="Times New Roman" w:cs="David" w:hint="eastAsia"/>
          <w:sz w:val="20"/>
          <w:szCs w:val="24"/>
          <w:rtl/>
          <w:lang w:eastAsia="he-IL"/>
        </w:rPr>
        <w:t>הפרת</w:t>
      </w:r>
      <w:r w:rsidRPr="00BA7779">
        <w:rPr>
          <w:rFonts w:ascii="Times New Roman" w:eastAsia="Times New Roman" w:hAnsi="Times New Roman" w:cs="David"/>
          <w:sz w:val="20"/>
          <w:szCs w:val="24"/>
          <w:rtl/>
          <w:lang w:eastAsia="he-IL"/>
        </w:rPr>
        <w:t xml:space="preserve"> סעיף זה על כל תנאיו </w:t>
      </w:r>
      <w:r w:rsidRPr="00BA7779">
        <w:rPr>
          <w:rFonts w:ascii="Times New Roman" w:eastAsia="Times New Roman" w:hAnsi="Times New Roman" w:cs="David" w:hint="eastAsia"/>
          <w:sz w:val="20"/>
          <w:szCs w:val="24"/>
          <w:rtl/>
          <w:lang w:eastAsia="he-IL"/>
        </w:rPr>
        <w:t>תיחשב</w:t>
      </w:r>
      <w:r w:rsidRPr="00BA7779">
        <w:rPr>
          <w:rFonts w:ascii="Times New Roman" w:eastAsia="Times New Roman" w:hAnsi="Times New Roman" w:cs="David"/>
          <w:sz w:val="20"/>
          <w:szCs w:val="24"/>
          <w:rtl/>
          <w:lang w:eastAsia="he-IL"/>
        </w:rPr>
        <w:t xml:space="preserve"> להפרה יסודית של ההסכם</w:t>
      </w:r>
      <w:r w:rsidRPr="00BA7779">
        <w:rPr>
          <w:rFonts w:ascii="Times New Roman" w:eastAsia="Times New Roman" w:hAnsi="Times New Roman" w:cs="David" w:hint="cs"/>
          <w:sz w:val="20"/>
          <w:szCs w:val="24"/>
          <w:rtl/>
          <w:lang w:eastAsia="he-IL"/>
        </w:rPr>
        <w:t>.</w:t>
      </w:r>
    </w:p>
    <w:p w14:paraId="7ED672E1" w14:textId="77777777" w:rsidR="00435A20" w:rsidRPr="00435A20" w:rsidRDefault="00435A20" w:rsidP="00435A2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4022158"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60C5ED5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242EB0D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w:t>
      </w:r>
      <w:r w:rsidRPr="00435A20">
        <w:rPr>
          <w:rFonts w:ascii="Times New Roman" w:eastAsia="Times New Roman" w:hAnsi="Times New Roman" w:cs="David"/>
          <w:sz w:val="20"/>
          <w:szCs w:val="24"/>
          <w:rtl/>
          <w:lang w:eastAsia="he-IL"/>
        </w:rPr>
        <w:lastRenderedPageBreak/>
        <w:t>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2E43159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E9F90B3"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A7F1D3D"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69916A73"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AADADF3"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43F6F38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lastRenderedPageBreak/>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73E9815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6013FE1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A085CC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2DDCFC2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לבדו באחריות לכל הזכויות הסוציאליות של </w:t>
      </w:r>
      <w:r w:rsidRPr="00435A20">
        <w:rPr>
          <w:rFonts w:ascii="Times New Roman" w:eastAsia="Times New Roman" w:hAnsi="Times New Roman" w:cs="David"/>
          <w:sz w:val="20"/>
          <w:szCs w:val="24"/>
          <w:rtl/>
          <w:lang w:eastAsia="he-IL"/>
        </w:rPr>
        <w:lastRenderedPageBreak/>
        <w:t>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1C1B8A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FD50A99"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3B047110"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347258B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21C23F85"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340B9F65"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3CEEA38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2A038673"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6449A38C"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78140D6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453C0BA"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0C1566FB"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2C1C62A2"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צועה התקין ו/או התקדמותה </w:t>
      </w:r>
      <w:r w:rsidRPr="00435A20">
        <w:rPr>
          <w:rFonts w:ascii="Times New Roman" w:eastAsia="Times New Roman" w:hAnsi="Times New Roman" w:cs="David"/>
          <w:sz w:val="20"/>
          <w:szCs w:val="24"/>
          <w:rtl/>
          <w:lang w:eastAsia="he-IL"/>
        </w:rPr>
        <w:lastRenderedPageBreak/>
        <w:t>וסיומה לפי לוח הזמנים.</w:t>
      </w:r>
    </w:p>
    <w:p w14:paraId="5800A436"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2BA890C6"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7CC6B7A5"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6E802C3A"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62D8D81"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lastRenderedPageBreak/>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5C9A5F0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293BC51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7503E1E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0FD8A9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9BACDD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w:t>
      </w:r>
      <w:r w:rsidRPr="00435A20">
        <w:rPr>
          <w:rFonts w:ascii="Times New Roman" w:eastAsia="Times New Roman" w:hAnsi="Times New Roman" w:cs="David"/>
          <w:sz w:val="20"/>
          <w:szCs w:val="24"/>
          <w:rtl/>
          <w:lang w:eastAsia="he-IL"/>
        </w:rPr>
        <w:lastRenderedPageBreak/>
        <w:t xml:space="preserve">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E77D57F" w14:textId="77777777" w:rsidR="00435A20" w:rsidRPr="00435A20" w:rsidRDefault="00435A20" w:rsidP="00BA7779">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64656E8"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380E017"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4221BC1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2339306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64035AF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6FC5139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יינתנו באמצעות המנהל הראשי אישית </w:t>
      </w:r>
      <w:r w:rsidRPr="00435A20">
        <w:rPr>
          <w:rFonts w:ascii="Times New Roman" w:eastAsia="Times New Roman" w:hAnsi="Times New Roman" w:cs="David"/>
          <w:sz w:val="20"/>
          <w:szCs w:val="24"/>
          <w:rtl/>
          <w:lang w:eastAsia="he-IL"/>
        </w:rPr>
        <w:lastRenderedPageBreak/>
        <w:t>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768C5BBE"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1A87F8A"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383179D2"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5D1B38F7"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8655290"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621D61A9"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1C387A4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מתחייב לשמור על סודיות התכניות, השרטוטים, המפרטים וכל יתר המפרטים וכל יתר המסמכים </w:t>
      </w:r>
      <w:r w:rsidRPr="00435A20">
        <w:rPr>
          <w:rFonts w:ascii="Times New Roman" w:eastAsia="Times New Roman" w:hAnsi="Times New Roman" w:cs="David"/>
          <w:sz w:val="20"/>
          <w:szCs w:val="24"/>
          <w:rtl/>
          <w:lang w:eastAsia="he-IL"/>
        </w:rPr>
        <w:lastRenderedPageBreak/>
        <w:t>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B775C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22EC69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17853A2B"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6D1536A5"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1DE4C87"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282AC929"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0C73F5E0"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57AC4CE5"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80EC1B7"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392A38C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23D05BEC"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0B63205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4DD4907"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6847890D"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B61AD2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בות כלשהי מהתחייבויותיו עד לאחר </w:t>
      </w:r>
      <w:r w:rsidRPr="00435A20">
        <w:rPr>
          <w:rFonts w:ascii="Times New Roman" w:eastAsia="Times New Roman" w:hAnsi="Times New Roman" w:cs="David"/>
          <w:sz w:val="20"/>
          <w:szCs w:val="24"/>
          <w:rtl/>
          <w:lang w:eastAsia="he-IL"/>
        </w:rPr>
        <w:lastRenderedPageBreak/>
        <w:t>שהמתכנן קיים את התחייבויותיו כאמור.</w:t>
      </w:r>
    </w:p>
    <w:p w14:paraId="0D3BE365"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4D8F5EB3"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1030DE09"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DC2AD0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7075A4E2"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C437825"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w:t>
      </w:r>
      <w:r w:rsidRPr="00435A20">
        <w:rPr>
          <w:rFonts w:ascii="Times New Roman" w:eastAsia="Times New Roman" w:hAnsi="Times New Roman" w:cs="David"/>
          <w:sz w:val="24"/>
          <w:szCs w:val="24"/>
          <w:rtl/>
          <w:lang w:eastAsia="he-IL"/>
        </w:rPr>
        <w:lastRenderedPageBreak/>
        <w:t xml:space="preserve">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736521FE"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09D6058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29F20C6"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DB93B1F"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61E0362"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6874886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9A12A3C"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16DE2BB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3F14B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630AB481" w14:textId="77777777"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BB94A7"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34291B3"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BDC615D"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08FDE63" w14:textId="65C0F08E"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 w:author="Avi Berti" w:date="2019-09-16T14:47:00Z">
            <w:r w:rsidR="0063788E">
              <w:rPr>
                <w:rFonts w:ascii="Times New Roman" w:eastAsia="Times New Roman" w:hAnsi="Times New Roman" w:cs="David" w:hint="cs"/>
                <w:color w:val="00B0F0"/>
                <w:sz w:val="20"/>
                <w:szCs w:val="24"/>
                <w:rtl/>
                <w:lang w:eastAsia="he-IL"/>
              </w:rPr>
              <w:t>כנען - שנהב אדריכלים</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9" w:author="Avi Berti" w:date="2019-09-16T14:40:00Z">
            <w:r w:rsidR="00F002DE" w:rsidRPr="003E6FC4">
              <w:rPr>
                <w:rStyle w:val="PlaceholderText"/>
                <w:rtl/>
              </w:rPr>
              <w:t>[שם צד א]</w:t>
            </w:r>
          </w:ins>
        </w:sdtContent>
      </w:sdt>
    </w:p>
    <w:p w14:paraId="5A535F3E"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4B79C14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F8FFB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76BC11"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198E94"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7F724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אני הח"מ, ______________ עו"ד/ רו"ח מרח' __________ </w:t>
      </w:r>
      <w:r w:rsidRPr="00435A20">
        <w:rPr>
          <w:rFonts w:ascii="Times New Roman" w:eastAsia="Times New Roman" w:hAnsi="Times New Roman" w:cs="David"/>
          <w:sz w:val="20"/>
          <w:szCs w:val="24"/>
          <w:rtl/>
          <w:lang w:eastAsia="he-IL"/>
        </w:rPr>
        <w:lastRenderedPageBreak/>
        <w:t>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4C509FB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0CA5C5"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1C40526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AA713F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B5A19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04831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268291" w14:textId="08072EAA" w:rsidR="00057E58" w:rsidRDefault="00057E58" w:rsidP="00435A20">
      <w:pPr>
        <w:widowControl w:val="0"/>
        <w:spacing w:before="0" w:beforeAutospacing="0" w:after="0" w:afterAutospacing="0" w:line="240" w:lineRule="auto"/>
        <w:jc w:val="center"/>
        <w:outlineLvl w:val="3"/>
        <w:rPr>
          <w:ins w:id="10" w:author="Avi Berti" w:date="2019-09-16T15:06:00Z"/>
          <w:rFonts w:ascii="Times New Roman" w:eastAsia="Times New Roman" w:hAnsi="Times New Roman" w:cs="David"/>
          <w:bCs/>
          <w:sz w:val="20"/>
          <w:szCs w:val="24"/>
          <w:u w:val="single"/>
          <w:rtl/>
          <w:lang w:eastAsia="he-IL"/>
        </w:rPr>
      </w:pPr>
      <w:ins w:id="11" w:author="Avi Berti" w:date="2019-09-16T15:06:00Z">
        <w:r>
          <w:rPr>
            <w:rFonts w:ascii="Times New Roman" w:eastAsia="Times New Roman" w:hAnsi="Times New Roman" w:cs="David"/>
            <w:bCs/>
            <w:sz w:val="20"/>
            <w:szCs w:val="24"/>
            <w:u w:val="single"/>
            <w:rtl/>
            <w:lang w:eastAsia="he-IL"/>
          </w:rPr>
          <w:br w:type="page"/>
        </w:r>
      </w:ins>
    </w:p>
    <w:p w14:paraId="1695EF73" w14:textId="77777777" w:rsidR="00435A20" w:rsidRPr="00435A20" w:rsidDel="00057E58" w:rsidRDefault="00435A20" w:rsidP="00435A20">
      <w:pPr>
        <w:widowControl w:val="0"/>
        <w:spacing w:before="0" w:beforeAutospacing="0" w:after="0" w:afterAutospacing="0" w:line="240" w:lineRule="auto"/>
        <w:jc w:val="center"/>
        <w:outlineLvl w:val="3"/>
        <w:rPr>
          <w:del w:id="12" w:author="Avi Berti" w:date="2019-09-16T15:06:00Z"/>
          <w:rFonts w:ascii="Times New Roman" w:eastAsia="Times New Roman" w:hAnsi="Times New Roman" w:cs="David"/>
          <w:bCs/>
          <w:sz w:val="20"/>
          <w:szCs w:val="24"/>
          <w:u w:val="single"/>
          <w:rtl/>
          <w:lang w:eastAsia="he-IL"/>
        </w:rPr>
      </w:pPr>
      <w:bookmarkStart w:id="13" w:name="_GoBack"/>
      <w:bookmarkEnd w:id="13"/>
    </w:p>
    <w:p w14:paraId="716BD3C2" w14:textId="77777777"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50A7A69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4AAE1AD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495260" w14:textId="77AF61AA"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4" w:author="Avi Berti" w:date="2019-09-16T14:21:00Z">
            <w:r w:rsidR="004D03C6">
              <w:rPr>
                <w:rFonts w:ascii="Times New Roman" w:eastAsia="Times New Roman" w:hAnsi="Times New Roman" w:cs="David" w:hint="cs"/>
                <w:color w:val="008000"/>
                <w:sz w:val="24"/>
                <w:szCs w:val="24"/>
                <w:rtl/>
                <w:lang w:eastAsia="he-IL"/>
              </w:rPr>
              <w:t>נס ציונה</w:t>
            </w:r>
          </w:ins>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5" w:author="Avi Berti" w:date="2019-09-16T14:47:00Z">
            <w:r w:rsidR="0063788E">
              <w:rPr>
                <w:rFonts w:ascii="Times New Roman" w:eastAsia="Times New Roman" w:hAnsi="Times New Roman" w:cs="David" w:hint="cs"/>
                <w:color w:val="008000"/>
                <w:sz w:val="24"/>
                <w:szCs w:val="24"/>
                <w:rtl/>
              </w:rPr>
              <w:t>נס ציונה מחיר למשתכן</w:t>
            </w:r>
          </w:ins>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6" w:author="Avi Berti" w:date="2019-09-16T14:21:00Z">
            <w:r w:rsidR="004D03C6">
              <w:rPr>
                <w:rFonts w:ascii="Times New Roman" w:eastAsia="Times New Roman" w:hAnsi="Times New Roman" w:cs="David" w:hint="cs"/>
                <w:color w:val="008000"/>
                <w:sz w:val="24"/>
                <w:szCs w:val="24"/>
                <w:rtl/>
              </w:rPr>
              <w:t>מחיר למשתכן נס ציונה</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BE9E84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8160A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B02A29" w:rsidRPr="00891AD4">
            <w:rPr>
              <w:rStyle w:val="AutoFieldChar"/>
              <w:rFonts w:eastAsiaTheme="minorHAnsi"/>
              <w:color w:val="00B0F0"/>
              <w:rtl/>
            </w:rPr>
            <w:t>[שדה נוסף 2]</w:t>
          </w:r>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B02A29" w:rsidRPr="00891AD4">
            <w:rPr>
              <w:rStyle w:val="AutoFieldChar"/>
              <w:rFonts w:eastAsiaTheme="minorHAnsi"/>
              <w:color w:val="00B0F0"/>
              <w:rtl/>
            </w:rPr>
            <w:t>[שדה נוסף 1]</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7965FDF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CC22DA"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שומר לעצמו הזכות לערוך שינויים בתב"ע ממתכונתה היום והשירותים המוזמנים מן המתכנן הינם </w:t>
      </w:r>
      <w:r w:rsidRPr="00435A20">
        <w:rPr>
          <w:rFonts w:ascii="Times New Roman" w:eastAsia="Times New Roman" w:hAnsi="Times New Roman" w:cs="David"/>
          <w:sz w:val="24"/>
          <w:szCs w:val="24"/>
          <w:rtl/>
          <w:lang w:eastAsia="he-IL"/>
        </w:rPr>
        <w:lastRenderedPageBreak/>
        <w:t>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A61DB7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2C3427"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7" w:author="Avi Berti" w:date="2019-09-16T14:21:00Z">
            <w:r w:rsidR="004D03C6">
              <w:rPr>
                <w:rFonts w:ascii="Times New Roman" w:eastAsia="Times New Roman" w:hAnsi="Times New Roman" w:cs="David" w:hint="cs"/>
                <w:sz w:val="24"/>
                <w:szCs w:val="24"/>
                <w:rtl/>
                <w:lang w:eastAsia="he-IL"/>
              </w:rPr>
              <w:t>נס ציונה</w:t>
            </w:r>
          </w:ins>
        </w:sdtContent>
      </w:sdt>
      <w:r w:rsidRPr="00435A20">
        <w:rPr>
          <w:rFonts w:ascii="Times New Roman" w:eastAsia="Times New Roman" w:hAnsi="Times New Roman" w:cs="David" w:hint="cs"/>
          <w:color w:val="008000"/>
          <w:sz w:val="24"/>
          <w:szCs w:val="24"/>
          <w:rtl/>
        </w:rPr>
        <w:t>.</w:t>
      </w:r>
    </w:p>
    <w:p w14:paraId="45D97530"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4271950B"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1A6FA25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B380D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8" w:author="Avi Berti" w:date="2019-09-16T14:31:00Z">
            <w:r w:rsidR="002907DD">
              <w:rPr>
                <w:rFonts w:ascii="Times New Roman" w:eastAsia="Times New Roman" w:hAnsi="Times New Roman" w:cs="David" w:hint="cs"/>
                <w:sz w:val="24"/>
                <w:szCs w:val="24"/>
                <w:rtl/>
                <w:lang w:eastAsia="he-IL"/>
              </w:rPr>
              <w:t>אבי ברטי לוי</w:t>
            </w:r>
          </w:ins>
        </w:sdtContent>
      </w:sdt>
    </w:p>
    <w:p w14:paraId="4C6218B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A5AD3D5"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 xml:space="preserve">ות התוכנה בלבד או תוכנה אחרת לפי החלטת </w:t>
      </w:r>
      <w:r w:rsidR="0005626B" w:rsidRPr="008F5534">
        <w:rPr>
          <w:rFonts w:ascii="Times New Roman" w:eastAsia="Times New Roman" w:hAnsi="Times New Roman" w:cs="David" w:hint="cs"/>
          <w:sz w:val="24"/>
          <w:szCs w:val="24"/>
          <w:rtl/>
          <w:lang w:eastAsia="he-IL"/>
        </w:rPr>
        <w:lastRenderedPageBreak/>
        <w:t>המזמין.</w:t>
      </w:r>
    </w:p>
    <w:p w14:paraId="397D8ACA" w14:textId="77777777"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0423D4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2834A03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3EB6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9" w:author="Avi Berti" w:date="2019-09-16T14:31:00Z">
            <w:r w:rsidR="002907DD">
              <w:rPr>
                <w:rFonts w:ascii="Times New Roman" w:eastAsia="Times New Roman" w:hAnsi="Times New Roman" w:cs="David" w:hint="cs"/>
                <w:color w:val="00B0F0"/>
                <w:sz w:val="24"/>
                <w:szCs w:val="24"/>
                <w:rtl/>
                <w:lang w:eastAsia="he-IL"/>
              </w:rPr>
              <w:t>זמיר תירוש</w:t>
            </w:r>
          </w:ins>
        </w:sdtContent>
      </w:sdt>
    </w:p>
    <w:p w14:paraId="799B6EF7"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20" w:author="Avi Berti" w:date="2019-09-16T14:31:00Z">
            <w:r w:rsidR="002907DD">
              <w:rPr>
                <w:rFonts w:ascii="Times New Roman" w:eastAsia="Times New Roman" w:hAnsi="Times New Roman" w:cs="David" w:hint="cs"/>
                <w:color w:val="00B0F0"/>
                <w:sz w:val="24"/>
                <w:szCs w:val="24"/>
                <w:rtl/>
                <w:lang w:eastAsia="he-IL"/>
              </w:rPr>
              <w:t>2</w:t>
            </w:r>
          </w:ins>
        </w:sdtContent>
      </w:sdt>
    </w:p>
    <w:p w14:paraId="5AFCE6A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A58E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1" w:author="Avi Berti" w:date="2019-09-16T14:31:00Z">
            <w:r w:rsidR="002907DD">
              <w:rPr>
                <w:rFonts w:ascii="Times New Roman" w:eastAsia="Times New Roman" w:hAnsi="Times New Roman" w:cs="David" w:hint="cs"/>
                <w:color w:val="008000"/>
                <w:sz w:val="24"/>
                <w:szCs w:val="24"/>
                <w:rtl/>
                <w:lang w:eastAsia="he-IL"/>
              </w:rPr>
              <w:t>גיל שנהב</w:t>
            </w:r>
          </w:ins>
        </w:sdtContent>
      </w:sdt>
    </w:p>
    <w:p w14:paraId="7AA0AE5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4E24F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2DEBEE7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283EE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5602B418"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40C3E279"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35D4090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226C5AC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31E2F4A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CFC61D"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3FF02984"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7B7584D7" w14:textId="77777777" w:rsidR="00435A20" w:rsidRPr="00435A20" w:rsidRDefault="00057E58"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24458" w:rsidRPr="007D5B33">
            <w:rPr>
              <w:rStyle w:val="AutoFieldChar"/>
              <w:rFonts w:eastAsiaTheme="minorHAnsi"/>
              <w:color w:val="00B0F0"/>
              <w:rtl/>
            </w:rPr>
            <w:t>[אחוז השתתפות צד א]</w:t>
          </w:r>
        </w:sdtContent>
      </w:sdt>
    </w:p>
    <w:p w14:paraId="66762EC7"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5EED801A"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5858504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4F0D27D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46BE075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2D9E0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15511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34D37B5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30006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3C8D574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5978A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שינוי תכנית בנין עיר , תכניות בינוי ופיתוח / תכניות עיצוב ארכיטקטוני.</w:t>
      </w:r>
    </w:p>
    <w:p w14:paraId="247554A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3DBC9F" w14:textId="77777777" w:rsidR="00966136"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w:t>
      </w:r>
    </w:p>
    <w:p w14:paraId="0F7A08D1"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טרנספורמציה וכד'), תכנון תחנות </w:t>
      </w:r>
    </w:p>
    <w:p w14:paraId="57B0E05D" w14:textId="77777777" w:rsidR="00966136"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טרנספורמציה במגרשים ציבוריים, תכנון מבנה מכירות ו/או דירה </w:t>
      </w:r>
    </w:p>
    <w:p w14:paraId="379C3098" w14:textId="77777777" w:rsidR="00435A20" w:rsidRPr="00435A20"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 למבנה המכירות.</w:t>
      </w:r>
    </w:p>
    <w:p w14:paraId="7E0104C4"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0820D356"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6E582EBB"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805A761"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w:t>
      </w:r>
      <w:r w:rsidRPr="00435A20">
        <w:rPr>
          <w:rFonts w:ascii="Times New Roman" w:eastAsia="Times New Roman" w:hAnsi="Times New Roman" w:cs="David"/>
          <w:sz w:val="24"/>
          <w:szCs w:val="24"/>
          <w:rtl/>
          <w:lang w:eastAsia="he-IL"/>
        </w:rPr>
        <w:lastRenderedPageBreak/>
        <w:t>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1BF3205D" w14:textId="77777777"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592D4761"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9184BE6"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424937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3A1F10"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2C672C4"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722DADC1"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5D6FBC2C"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292D5F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26AFA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452E8F5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3DAA17"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26B2F1A6" w14:textId="77777777"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39ED371C"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5C6803C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663553" w14:textId="77777777"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 xml:space="preserve">שינוי תכנית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תכניות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תוח/תכניות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75187BE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573DF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א.</w:t>
      </w:r>
      <w:r w:rsidRPr="00435A20">
        <w:rPr>
          <w:rFonts w:ascii="Times New Roman" w:eastAsia="Times New Roman" w:hAnsi="Times New Roman" w:cs="David"/>
          <w:sz w:val="24"/>
          <w:szCs w:val="24"/>
          <w:rtl/>
          <w:lang w:eastAsia="he-IL"/>
        </w:rPr>
        <w:tab/>
        <w:t xml:space="preserve">בירור הפרוגרמה עם המזמין, ביקורים באתר, חקירות מוקדמות, </w:t>
      </w:r>
    </w:p>
    <w:p w14:paraId="78F0105A"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התייעצויו</w:t>
      </w:r>
      <w:r w:rsidRPr="00435A20">
        <w:rPr>
          <w:rFonts w:ascii="Times New Roman" w:eastAsia="Times New Roman" w:hAnsi="Times New Roman" w:cs="David" w:hint="eastAsia"/>
          <w:sz w:val="24"/>
          <w:szCs w:val="24"/>
          <w:rtl/>
          <w:lang w:eastAsia="he-IL"/>
        </w:rPr>
        <w:t>ת</w:t>
      </w:r>
      <w:r w:rsidRPr="00435A20">
        <w:rPr>
          <w:rFonts w:ascii="Times New Roman" w:eastAsia="Times New Roman" w:hAnsi="Times New Roman" w:cs="David"/>
          <w:sz w:val="24"/>
          <w:szCs w:val="24"/>
          <w:rtl/>
          <w:lang w:eastAsia="he-IL"/>
        </w:rPr>
        <w:t xml:space="preserve"> ותאום עם מתכנני הפרויקט ועם היועצים האחרים.</w:t>
      </w:r>
    </w:p>
    <w:p w14:paraId="2CB049A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02074ACB" w14:textId="77777777" w:rsidR="00435A20" w:rsidRPr="00435A20" w:rsidRDefault="00435A20" w:rsidP="009D142E">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 בירור ברשויות המוסמכות ואצל גורמים אחרים בקשר לכל הנושאים הקשורים בתכנון הפרויקט ובקבלת אישור הרשויות לתכנונו ולבי</w:t>
      </w:r>
      <w:r w:rsidR="00B33CA0">
        <w:rPr>
          <w:rFonts w:ascii="Times New Roman" w:eastAsia="Times New Roman" w:hAnsi="Times New Roman" w:cs="David" w:hint="cs"/>
          <w:sz w:val="24"/>
          <w:szCs w:val="24"/>
          <w:rtl/>
          <w:lang w:eastAsia="he-IL"/>
        </w:rPr>
        <w:t>צועו, לרבות ריכוז נתונים לגבי תכניות בנין עיר תקפות, ת</w:t>
      </w:r>
      <w:r w:rsidRPr="00435A20">
        <w:rPr>
          <w:rFonts w:ascii="Times New Roman" w:eastAsia="Times New Roman" w:hAnsi="Times New Roman" w:cs="David" w:hint="cs"/>
          <w:sz w:val="24"/>
          <w:szCs w:val="24"/>
          <w:rtl/>
          <w:lang w:eastAsia="he-IL"/>
        </w:rPr>
        <w:t>כניות בהפקדה ותוכניות בהכנה בכל רמות התכנון (ארציות, מחוזיות ומקומיות), ריכוז נתו</w:t>
      </w:r>
      <w:r w:rsidR="00B33CA0">
        <w:rPr>
          <w:rFonts w:ascii="Times New Roman" w:eastAsia="Times New Roman" w:hAnsi="Times New Roman" w:cs="David" w:hint="cs"/>
          <w:sz w:val="24"/>
          <w:szCs w:val="24"/>
          <w:rtl/>
          <w:lang w:eastAsia="he-IL"/>
        </w:rPr>
        <w:t>נים לגבי ת</w:t>
      </w:r>
      <w:r w:rsidRPr="00435A20">
        <w:rPr>
          <w:rFonts w:ascii="Times New Roman" w:eastAsia="Times New Roman" w:hAnsi="Times New Roman" w:cs="David" w:hint="cs"/>
          <w:sz w:val="24"/>
          <w:szCs w:val="24"/>
          <w:rtl/>
          <w:lang w:eastAsia="he-IL"/>
        </w:rPr>
        <w:t xml:space="preserve">כניות בינוי/עיצוב ארכיטקטוני, החלות על האתר ועל סביבתו, </w:t>
      </w:r>
      <w:r w:rsidRPr="00435A20">
        <w:rPr>
          <w:rFonts w:ascii="Times New Roman" w:eastAsia="Times New Roman" w:hAnsi="Times New Roman" w:cs="David" w:hint="cs"/>
          <w:sz w:val="24"/>
          <w:szCs w:val="24"/>
          <w:rtl/>
          <w:lang w:eastAsia="he-IL"/>
        </w:rPr>
        <w:lastRenderedPageBreak/>
        <w:t>מיפוי עתיקות, ערכי נוף, בעלויות וזכויות בקרקע, קווי מתח גבוה, קווי תשתית למיניהם ומגבלותיהם</w:t>
      </w:r>
      <w:r w:rsidR="00B33CA0">
        <w:rPr>
          <w:rFonts w:ascii="Times New Roman" w:eastAsia="Times New Roman" w:hAnsi="Times New Roman" w:cs="David" w:hint="cs"/>
          <w:sz w:val="24"/>
          <w:szCs w:val="24"/>
          <w:rtl/>
          <w:lang w:eastAsia="he-IL"/>
        </w:rPr>
        <w:t>, קווי בנין, מגבלות גובה, רדיוס</w:t>
      </w:r>
      <w:r w:rsidRPr="00435A20">
        <w:rPr>
          <w:rFonts w:ascii="Times New Roman" w:eastAsia="Times New Roman" w:hAnsi="Times New Roman" w:cs="David" w:hint="cs"/>
          <w:sz w:val="24"/>
          <w:szCs w:val="24"/>
          <w:rtl/>
          <w:lang w:eastAsia="he-IL"/>
        </w:rPr>
        <w:t xml:space="preserve"> בטחון, מפגעי רעש, זיהום אויר וכו', וביקור בשטח התכנון.</w:t>
      </w:r>
    </w:p>
    <w:p w14:paraId="6CCCF22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72F36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EF8A9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ג.</w:t>
      </w:r>
      <w:r w:rsidRPr="00435A20">
        <w:rPr>
          <w:rFonts w:ascii="Times New Roman" w:eastAsia="Times New Roman" w:hAnsi="Times New Roman" w:cs="David"/>
          <w:sz w:val="24"/>
          <w:szCs w:val="24"/>
          <w:rtl/>
          <w:lang w:eastAsia="he-IL"/>
        </w:rPr>
        <w:tab/>
        <w:t xml:space="preserve">הגדרה ראשונית של מטרות, בעיות, אילוצים ויעדים לתכנון, לאשור </w:t>
      </w:r>
    </w:p>
    <w:p w14:paraId="39A54941" w14:textId="77777777" w:rsidR="00966136"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w:t>
      </w:r>
      <w:r w:rsidRPr="00435A20">
        <w:rPr>
          <w:rFonts w:ascii="Times New Roman" w:eastAsia="Times New Roman" w:hAnsi="Times New Roman" w:cs="David" w:hint="cs"/>
          <w:sz w:val="24"/>
          <w:szCs w:val="24"/>
          <w:rtl/>
          <w:lang w:eastAsia="he-IL"/>
        </w:rPr>
        <w:t xml:space="preserve"> קבלה מהמזמין/ממודד האתר מפת רקע מדידה מצבית </w:t>
      </w:r>
    </w:p>
    <w:p w14:paraId="14F82080"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מעודכנת ברמת פרוט המאפשרת הכנת תכנית.</w:t>
      </w:r>
    </w:p>
    <w:p w14:paraId="0E0398D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0ADE0C"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עריכת הצעה לביצוע סקרים, ריכוז סקרים של היועצים, נ</w:t>
      </w:r>
      <w:r w:rsidR="0096613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2AF554D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C3A354"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בתאום עם היועצים ובאישור המזמין.</w:t>
      </w:r>
    </w:p>
    <w:p w14:paraId="0C5D995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D097E9"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r>
    </w:p>
    <w:p w14:paraId="4660C8C5" w14:textId="77777777" w:rsidR="00435A20" w:rsidRPr="00435A20"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הכנת ת</w:t>
      </w:r>
      <w:r w:rsidR="00435A20" w:rsidRPr="00435A20">
        <w:rPr>
          <w:rFonts w:ascii="Times New Roman" w:eastAsia="Times New Roman" w:hAnsi="Times New Roman" w:cs="David" w:hint="cs"/>
          <w:sz w:val="24"/>
          <w:szCs w:val="24"/>
          <w:rtl/>
          <w:lang w:eastAsia="he-IL"/>
        </w:rPr>
        <w:t xml:space="preserve">כניות מוקדמות במספר חלופות, </w:t>
      </w:r>
      <w:r w:rsidR="00435A20" w:rsidRPr="00435A20">
        <w:rPr>
          <w:rFonts w:ascii="Times New Roman" w:eastAsia="Times New Roman" w:hAnsi="Times New Roman" w:cs="David" w:hint="cs"/>
          <w:sz w:val="24"/>
          <w:szCs w:val="24"/>
          <w:rtl/>
          <w:lang w:eastAsia="he-IL"/>
        </w:rPr>
        <w:lastRenderedPageBreak/>
        <w:t xml:space="preserve">המתארות את </w:t>
      </w:r>
      <w:r w:rsidR="007D5B33">
        <w:rPr>
          <w:rFonts w:ascii="Times New Roman" w:eastAsia="Times New Roman" w:hAnsi="Times New Roman" w:cs="David" w:hint="cs"/>
          <w:sz w:val="24"/>
          <w:szCs w:val="24"/>
          <w:rtl/>
          <w:lang w:eastAsia="he-IL"/>
        </w:rPr>
        <w:t>פריסת שימושי הקרקע, פריסת צפיפ</w:t>
      </w:r>
      <w:r w:rsidR="00435A20" w:rsidRPr="00435A20">
        <w:rPr>
          <w:rFonts w:ascii="Times New Roman" w:eastAsia="Times New Roman" w:hAnsi="Times New Roman" w:cs="David" w:hint="cs"/>
          <w:sz w:val="24"/>
          <w:szCs w:val="24"/>
          <w:rtl/>
          <w:lang w:eastAsia="he-IL"/>
        </w:rPr>
        <w: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0A03029D"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תכניות הבינוי יגדירו את עקרונות העמדת המבנים, עקרונות החניה, הפנית המבנים, גבהים, תכסיות, חתכים עקרוניים ואיורים מוגדלים לקטעים אופייניים.</w:t>
      </w:r>
    </w:p>
    <w:p w14:paraId="3087FAB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AAAC8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0DA993A8"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D925AFD"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2B9764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פרוט היתרונות והחסרונות של כל חלופה, מידת </w:t>
      </w:r>
      <w:r w:rsidRPr="00435A20">
        <w:rPr>
          <w:rFonts w:ascii="Times New Roman" w:eastAsia="Times New Roman" w:hAnsi="Times New Roman" w:cs="David" w:hint="cs"/>
          <w:sz w:val="24"/>
          <w:szCs w:val="24"/>
          <w:rtl/>
          <w:lang w:eastAsia="he-IL"/>
        </w:rPr>
        <w:lastRenderedPageBreak/>
        <w:t>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0FFB378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8DA5D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בתכניות המוקדמות, בהתאם לדרישת המזמין ו/או לפי </w:t>
      </w:r>
    </w:p>
    <w:p w14:paraId="5C20B9C5"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6E83940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D2CC1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59ECC927"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6BEDB07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9884A7"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מסירת נתונים ליועצים האחרים לרבות </w:t>
      </w:r>
      <w:r w:rsidR="000817A9">
        <w:rPr>
          <w:rFonts w:ascii="Times New Roman" w:eastAsia="Times New Roman" w:hAnsi="Times New Roman" w:cs="David" w:hint="cs"/>
          <w:sz w:val="24"/>
          <w:szCs w:val="24"/>
          <w:rtl/>
          <w:lang w:eastAsia="he-IL"/>
        </w:rPr>
        <w:t>מתכנן</w:t>
      </w:r>
      <w:r w:rsidRPr="00435A20">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2E25BB0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84FCDE" w14:textId="77777777" w:rsidR="009D142E"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lastRenderedPageBreak/>
        <w:t xml:space="preserve">שנבחרה ע"י המזמין וניתוח </w:t>
      </w:r>
    </w:p>
    <w:p w14:paraId="20E5BE1F" w14:textId="77777777" w:rsidR="00435A20" w:rsidRPr="00435A20" w:rsidRDefault="00435A20" w:rsidP="009D14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28BB6D46"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עם היועצים, תיאום עם הרשויות המוסמכות וגורמים אחרים.</w:t>
      </w:r>
    </w:p>
    <w:p w14:paraId="395BF13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42B70F"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בוד תכניות מפורטות הכוללות תשריטים,</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תקנונים, תכניות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757584A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386DE79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6B5A29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065689"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חתימה על מסמכי תכניות בנין העיר כעורך התכנית, טיפול באשור התכניות ברשויות ותיאום אישור תכניות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7732BAE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70384657" w14:textId="77777777"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הכנסת תיקונים ושינויים במסמכי התכניות</w:t>
      </w:r>
      <w:r w:rsidRPr="00435A20">
        <w:rPr>
          <w:rFonts w:ascii="Times New Roman" w:eastAsia="Times New Roman" w:hAnsi="Times New Roman" w:cs="David" w:hint="cs"/>
          <w:sz w:val="24"/>
          <w:szCs w:val="24"/>
          <w:rtl/>
          <w:lang w:eastAsia="he-IL"/>
        </w:rPr>
        <w:t>, הכנת חלופות חדשות נוספות, הכל</w:t>
      </w:r>
      <w:r w:rsidR="007D5B33">
        <w:rPr>
          <w:rFonts w:ascii="Times New Roman" w:eastAsia="Times New Roman" w:hAnsi="Times New Roman" w:cs="David" w:hint="cs"/>
          <w:sz w:val="24"/>
          <w:szCs w:val="24"/>
          <w:rtl/>
          <w:lang w:eastAsia="he-IL"/>
        </w:rPr>
        <w:t xml:space="preserve"> </w:t>
      </w:r>
      <w:r w:rsidR="009D142E">
        <w:rPr>
          <w:rFonts w:ascii="Times New Roman" w:eastAsia="Times New Roman" w:hAnsi="Times New Roman" w:cs="David"/>
          <w:sz w:val="24"/>
          <w:szCs w:val="24"/>
          <w:rtl/>
          <w:lang w:eastAsia="he-IL"/>
        </w:rPr>
        <w:t>לפי דרישת המזמין ו/או לפי דרישת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 xml:space="preserve">הרשויות המוסמכות, באישור </w:t>
      </w:r>
      <w:r w:rsidRPr="00435A20">
        <w:rPr>
          <w:rFonts w:ascii="Times New Roman" w:eastAsia="Times New Roman" w:hAnsi="Times New Roman" w:cs="David"/>
          <w:sz w:val="24"/>
          <w:szCs w:val="24"/>
          <w:rtl/>
          <w:lang w:eastAsia="he-IL"/>
        </w:rPr>
        <w:lastRenderedPageBreak/>
        <w:t>המזמין וטיפול באישורן עד למתן תוקף.</w:t>
      </w:r>
    </w:p>
    <w:p w14:paraId="39EF7A8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3B8D4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0EA8355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12FBD5" w14:textId="77777777" w:rsidR="009D142E" w:rsidRPr="00435A20" w:rsidRDefault="00435A20" w:rsidP="009D142E">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יח.</w:t>
      </w:r>
      <w:r w:rsidRPr="00435A20">
        <w:rPr>
          <w:rFonts w:ascii="Times New Roman" w:eastAsia="Times New Roman" w:hAnsi="Times New Roman" w:cs="David"/>
          <w:sz w:val="24"/>
          <w:szCs w:val="24"/>
          <w:rtl/>
          <w:lang w:eastAsia="he-IL"/>
        </w:rPr>
        <w:tab/>
        <w:t xml:space="preserve">מתן הסברים והנחיות, לאור התכניות,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0154012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BE23A5" w14:textId="77777777"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009D142E">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הכנת כל המסמכים הנדרשים למתן תוקף לתכנית, מעקב וטיפול בהליך מתן התוקף לתכנית עד לפרסום ברשומות ובעיתונות.</w:t>
      </w:r>
    </w:p>
    <w:p w14:paraId="2F6A33E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56FF4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ותכניות וכן סיוע לשמאים שיועסקו ע"י </w:t>
      </w:r>
    </w:p>
    <w:p w14:paraId="5C8BFF66"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01D1E1E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D3539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3AECC7"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609A50C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B18DA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37E5BA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9015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4F82855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5D41C9A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3FE2A3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A2762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79CE0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6C290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w:t>
      </w:r>
      <w:r w:rsidRPr="00435A20">
        <w:rPr>
          <w:rFonts w:ascii="Times New Roman" w:eastAsia="Times New Roman" w:hAnsi="Times New Roman" w:cs="David"/>
          <w:sz w:val="24"/>
          <w:szCs w:val="24"/>
          <w:rtl/>
          <w:lang w:eastAsia="he-IL"/>
        </w:rPr>
        <w:lastRenderedPageBreak/>
        <w:t>ופרספקטיבות (באיכות לצרכי תכנון והצגה לרשויות להבדיל מאיכות לצרכי שיווק).</w:t>
      </w:r>
    </w:p>
    <w:p w14:paraId="686EAC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78E5955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9E294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40A27584"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38311EF"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4653D484" w14:textId="77777777"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190CABD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2A03F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64E6196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6970F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6A207B5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7B27B15B"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3CCBF59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79922F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DFC6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4BCD573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F9885BF"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394FA7E9"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3FE95FF9"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7713B47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4A0001D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D546F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2B3AD14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A7BF5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lastRenderedPageBreak/>
        <w:t>להקלות/שמושים חורגים. ככל שע"פ התכנון נדרשים</w:t>
      </w:r>
    </w:p>
    <w:p w14:paraId="5076AB87"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739F46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404DD7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5503C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723BA01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792F8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682034A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913E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7D1CEE1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59E70A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0F934CB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F336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2D71C4B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95A4E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07E44A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5BFB778D"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92632B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974EB47" w14:textId="77777777"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0572D73E"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w:t>
      </w:r>
      <w:r w:rsidRPr="00435A20">
        <w:rPr>
          <w:rFonts w:ascii="Times New Roman" w:eastAsia="Times New Roman" w:hAnsi="Times New Roman" w:cs="David" w:hint="cs"/>
          <w:sz w:val="24"/>
          <w:szCs w:val="24"/>
          <w:rtl/>
          <w:lang w:eastAsia="he-IL"/>
        </w:rPr>
        <w:lastRenderedPageBreak/>
        <w:t xml:space="preserve">בהתאם למתכונת </w:t>
      </w:r>
      <w:r w:rsidR="007D5B33" w:rsidRPr="00435A20">
        <w:rPr>
          <w:rFonts w:ascii="Times New Roman" w:eastAsia="Times New Roman" w:hAnsi="Times New Roman" w:cs="David" w:hint="cs"/>
          <w:sz w:val="24"/>
          <w:szCs w:val="24"/>
          <w:rtl/>
          <w:lang w:eastAsia="he-IL"/>
        </w:rPr>
        <w:t>שתימס</w:t>
      </w:r>
      <w:r w:rsidR="007D5B33" w:rsidRPr="00435A20">
        <w:rPr>
          <w:rFonts w:ascii="Times New Roman" w:eastAsia="Times New Roman" w:hAnsi="Times New Roman" w:cs="David" w:hint="eastAsia"/>
          <w:sz w:val="24"/>
          <w:szCs w:val="24"/>
          <w:rtl/>
          <w:lang w:eastAsia="he-IL"/>
        </w:rPr>
        <w:t>ר</w:t>
      </w:r>
    </w:p>
    <w:p w14:paraId="21B80DD6"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007D5B33">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למתכנן ע"י המזמין. בדיקת ואישור נוסח המפרטים הטכניים</w:t>
      </w:r>
    </w:p>
    <w:p w14:paraId="2CF799F1" w14:textId="77777777"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31D98C2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1E30A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E125DB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1A228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עדכון האומדן המשוער של ערך העבודה האדריכלית.</w:t>
      </w:r>
    </w:p>
    <w:p w14:paraId="6509B93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140D2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3949B9F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C70B51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AE0043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2F0E185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4AC930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2352B4FD"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36F6120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91E27E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 xml:space="preserve">פורטות ומוסברות של כל </w:t>
      </w:r>
      <w:r w:rsidR="00F468F1">
        <w:rPr>
          <w:rFonts w:ascii="Times New Roman" w:eastAsia="Times New Roman" w:hAnsi="Times New Roman" w:cs="David"/>
          <w:sz w:val="24"/>
          <w:szCs w:val="24"/>
          <w:rtl/>
          <w:lang w:eastAsia="he-IL"/>
        </w:rPr>
        <w:lastRenderedPageBreak/>
        <w:t>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34EE8E5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ED727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5F15097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517F6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43673D3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6AA3CC7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8E772C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522C1B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2A04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4407341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664DB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66C05858"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ז.2 עדכון תכניות מכירה/השכרה המתארות </w:t>
      </w:r>
      <w:r w:rsidRPr="00435A20">
        <w:rPr>
          <w:rFonts w:ascii="Times New Roman" w:eastAsia="Times New Roman" w:hAnsi="Times New Roman" w:cs="David" w:hint="cs"/>
          <w:sz w:val="24"/>
          <w:szCs w:val="24"/>
          <w:rtl/>
          <w:lang w:eastAsia="he-IL"/>
        </w:rPr>
        <w:lastRenderedPageBreak/>
        <w:t>אפשרויות שונות לשינויים</w:t>
      </w:r>
    </w:p>
    <w:p w14:paraId="7C0A1343"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2991F5BD"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5F8D2C0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DDDBC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6B44808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3E04DB0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5B5420D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7BDA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3B7576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55E6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0E766DF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06592A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03B88038"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w:t>
      </w:r>
    </w:p>
    <w:p w14:paraId="581B8C94"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33ECF85C"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וכו'. (בפרויקטים בהם מסחר ו/או </w:t>
      </w:r>
      <w:r w:rsidR="00435A20" w:rsidRPr="00435A20">
        <w:rPr>
          <w:rFonts w:ascii="Times New Roman" w:eastAsia="Times New Roman" w:hAnsi="Times New Roman" w:cs="David" w:hint="cs"/>
          <w:sz w:val="24"/>
          <w:szCs w:val="24"/>
          <w:rtl/>
          <w:lang w:eastAsia="he-IL"/>
        </w:rPr>
        <w:lastRenderedPageBreak/>
        <w:t>משרדים).</w:t>
      </w:r>
    </w:p>
    <w:p w14:paraId="2500BF2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8B244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59F28DC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36867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4BD0E496"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27DE1D2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F11C9D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387856E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BAABF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6070151C"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46E6C6C9"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1E64F147" w14:textId="7777777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2188E59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1BDDBA6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4452A1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C6C3C9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F5D92AC"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33D0A93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6F7E5C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365AAE"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7341B42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AAA22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C0AAC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07ED80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0D32A15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6573A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5112CC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2BB8C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7D5CE69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006F41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55CEE9E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DF00A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lastRenderedPageBreak/>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7CDA2F2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951159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16B5EA8B"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BF3A22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2CA15D5C"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4587511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3DA6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1F3ADE2C"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069F7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6C47033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5257C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20FE3334" w14:textId="77777777" w:rsidR="007E01A6"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w:t>
      </w:r>
    </w:p>
    <w:p w14:paraId="52FF1780" w14:textId="77777777" w:rsidR="00435A20" w:rsidRPr="00435A20" w:rsidRDefault="007E01A6" w:rsidP="007E01A6">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r w:rsidR="00435A20" w:rsidRPr="00435A20">
        <w:rPr>
          <w:rFonts w:ascii="Times New Roman" w:eastAsia="Times New Roman" w:hAnsi="Times New Roman" w:cs="David" w:hint="cs"/>
          <w:sz w:val="24"/>
          <w:szCs w:val="24"/>
          <w:rtl/>
          <w:lang w:eastAsia="he-IL"/>
        </w:rPr>
        <w:t xml:space="preserve"> המשרדים(בפרויקטים בהם מסחר ו/או משרדים).</w:t>
      </w:r>
    </w:p>
    <w:p w14:paraId="1F35598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B8433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3F797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C7C19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F434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068A93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55179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14768F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6B78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6CFB2C14"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AD6EA1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21DF1A5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7027F6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5DE7FA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D4702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47DF686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0B40D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732326" w14:textId="77777777"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A1856E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52C9A2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1C763FC7"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7F797175"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7102903C"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0A643C05"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425F46C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5C2B64FC"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07CDFAD5" w14:textId="77777777"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הקומתיות.</w:t>
      </w:r>
    </w:p>
    <w:p w14:paraId="041C645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504248D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9F0C41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49F3604"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2AE80FDF"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23B59E61"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0989A3D7"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005F3637"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5FAF9DEA"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6F4A143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7F67406"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14CDCF57"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3698092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1A51BFB"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362F1FB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8E147F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91A2E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3F23FE5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E0474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11C926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028E75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4C4096E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E9032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5A2A47E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15623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66627D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812EB4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D8AE8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BAD341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B2FF4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3F96E1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00390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A98738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94951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27D8FD"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lastRenderedPageBreak/>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63BC28A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700766"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18D8BC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C482A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D4CF5C"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2D23A09D"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4AD5769C"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t>
      </w:r>
    </w:p>
    <w:p w14:paraId="7A3414C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3B0D71B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0DD0D43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F69640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ראשוני.</w:t>
      </w:r>
    </w:p>
    <w:p w14:paraId="292EF6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A7C8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t xml:space="preserve">סכום קבוע ומוחלט של _________ש"ח (במילים: ________ ש"ח) לכל יחידת דיור </w:t>
      </w:r>
      <w:r w:rsidRPr="00435A20">
        <w:rPr>
          <w:rFonts w:ascii="Times New Roman" w:eastAsia="Times New Roman" w:hAnsi="Times New Roman" w:cs="David" w:hint="cs"/>
          <w:sz w:val="24"/>
          <w:szCs w:val="24"/>
          <w:rtl/>
          <w:lang w:eastAsia="he-IL"/>
        </w:rPr>
        <w:lastRenderedPageBreak/>
        <w:t>במבנה חוזר.</w:t>
      </w:r>
    </w:p>
    <w:p w14:paraId="04D555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36D7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המשמש בלעדית את החלק של המסחר ו/או משרדים  בפרויקט.</w:t>
      </w:r>
    </w:p>
    <w:p w14:paraId="5DE2D4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0F24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w:t>
      </w:r>
      <w:r w:rsidRPr="006B715E">
        <w:rPr>
          <w:rFonts w:ascii="Times New Roman" w:eastAsia="Times New Roman" w:hAnsi="Times New Roman" w:cs="David" w:hint="cs"/>
          <w:rtl/>
          <w:lang w:eastAsia="he-IL"/>
        </w:rPr>
        <w:t>שאינו שטח עיקרי</w:t>
      </w:r>
      <w:r w:rsidRPr="00435A20">
        <w:rPr>
          <w:rFonts w:ascii="Times New Roman" w:eastAsia="Times New Roman" w:hAnsi="Times New Roman" w:cs="David" w:hint="cs"/>
          <w:sz w:val="24"/>
          <w:szCs w:val="24"/>
          <w:rtl/>
          <w:lang w:eastAsia="he-IL"/>
        </w:rPr>
        <w:t>.</w:t>
      </w:r>
    </w:p>
    <w:p w14:paraId="7A064F4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1B85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3DDA50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42EDA4"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מבנה ראשוני - המבנה שהוקם לראשונה עפ"י תכניותיו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51A3B339"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01F7B49"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w:t>
      </w:r>
      <w:r w:rsidRPr="00435A20">
        <w:rPr>
          <w:rFonts w:ascii="Times New Roman" w:eastAsia="Times New Roman" w:hAnsi="Times New Roman" w:cs="David" w:hint="cs"/>
          <w:sz w:val="24"/>
          <w:szCs w:val="24"/>
          <w:rtl/>
          <w:lang w:eastAsia="he-IL"/>
        </w:rPr>
        <w:lastRenderedPageBreak/>
        <w:t xml:space="preserve">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22C9506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1D36D6"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1BCD7FEB" w14:textId="63D1CA37"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2" w:author="Avi Berti" w:date="2019-09-16T14:47:00Z">
            <w:r w:rsidR="0063788E">
              <w:rPr>
                <w:rFonts w:ascii="Times New Roman" w:eastAsia="Times New Roman" w:hAnsi="Times New Roman" w:cs="David" w:hint="cs"/>
                <w:color w:val="008000"/>
                <w:sz w:val="20"/>
                <w:szCs w:val="24"/>
                <w:rtl/>
                <w:lang w:eastAsia="he-IL"/>
              </w:rPr>
              <w:t>מדד המחירים לצרכן</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3" w:author="Avi Berti" w:date="2019-09-16T14:48:00Z">
            <w:r w:rsidR="0063788E">
              <w:rPr>
                <w:rFonts w:ascii="Times New Roman" w:eastAsia="Times New Roman" w:hAnsi="Times New Roman" w:cs="David" w:hint="cs"/>
                <w:color w:val="008000"/>
                <w:sz w:val="24"/>
                <w:szCs w:val="24"/>
                <w:rtl/>
              </w:rPr>
              <w:t>ידוע</w:t>
            </w:r>
          </w:ins>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10-10T00:00:00Z">
            <w:dateFormat w:val="dd/MM/yyyy"/>
            <w:lid w:val="he-IL"/>
            <w:storeMappedDataAs w:val="dateTime"/>
            <w:calendar w:val="gregorian"/>
          </w:date>
        </w:sdtPr>
        <w:sdtEndPr/>
        <w:sdtContent>
          <w:ins w:id="24" w:author="Avi Berti" w:date="2019-09-16T14:48:00Z">
            <w:r w:rsidR="0063788E">
              <w:rPr>
                <w:rFonts w:ascii="Times New Roman" w:eastAsia="Times New Roman" w:hAnsi="Times New Roman" w:cs="David" w:hint="cs"/>
                <w:color w:val="008000"/>
                <w:sz w:val="24"/>
                <w:szCs w:val="24"/>
                <w:rtl/>
              </w:rPr>
              <w:t>‏10/10/2018</w:t>
            </w:r>
          </w:ins>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5" w:author="Avi Berti" w:date="2019-09-16T14:48:00Z">
            <w:r w:rsidR="0063788E">
              <w:rPr>
                <w:rFonts w:ascii="Times New Roman" w:eastAsia="Times New Roman" w:hAnsi="Times New Roman" w:cs="David" w:hint="cs"/>
                <w:color w:val="008000"/>
                <w:sz w:val="24"/>
                <w:szCs w:val="24"/>
                <w:rtl/>
              </w:rPr>
              <w:t>223.9951</w:t>
            </w:r>
          </w:ins>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35B11B7C"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67837F7"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2D07E95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23900DB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686C0903"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A2B3E0"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w:t>
      </w:r>
      <w:r w:rsidRPr="00435A20">
        <w:rPr>
          <w:rFonts w:ascii="Times New Roman" w:eastAsia="Times New Roman" w:hAnsi="Times New Roman" w:cs="David"/>
          <w:sz w:val="20"/>
          <w:szCs w:val="24"/>
          <w:rtl/>
          <w:lang w:eastAsia="he-IL"/>
        </w:rPr>
        <w:lastRenderedPageBreak/>
        <w:t>ו/או טרומי ו/או מתועש) ו/או מידת, אופי וסוג השינויים שידרשו ע"י המזמין.</w:t>
      </w:r>
    </w:p>
    <w:p w14:paraId="63DB4E8C"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6F61373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7F8FF11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214E3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28C31AE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FEBF83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A9E502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lastRenderedPageBreak/>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2677251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D6D3A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2383520A"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FEF1A54"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12D1FA6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C804538" w14:textId="77777777" w:rsidR="007804CE" w:rsidRPr="007804CE" w:rsidRDefault="00435A20" w:rsidP="007804CE">
      <w:pPr>
        <w:pStyle w:val="ListParagraph"/>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עבור תכנית בנין עיר בסמכות ועדה מקומית (באחוזים משכר המתכנן הנקוב</w:t>
      </w:r>
    </w:p>
    <w:p w14:paraId="7FEC3C39" w14:textId="77777777" w:rsidR="00435A20" w:rsidRPr="007804CE" w:rsidRDefault="00435A20" w:rsidP="007804CE">
      <w:pPr>
        <w:pStyle w:val="ListParagraph"/>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7804CE">
        <w:rPr>
          <w:rFonts w:ascii="Times New Roman" w:eastAsia="Times New Roman" w:hAnsi="Times New Roman" w:cs="David" w:hint="cs"/>
          <w:sz w:val="20"/>
          <w:szCs w:val="24"/>
          <w:rtl/>
          <w:lang w:eastAsia="he-IL"/>
        </w:rPr>
        <w:t>בסעיף 1.1 לנספח ד' לעיל):</w:t>
      </w:r>
    </w:p>
    <w:p w14:paraId="24CF507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404EC58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הגשת מסמכי התכנון, באשור המזמין </w:t>
      </w:r>
    </w:p>
    <w:p w14:paraId="28FC1C17" w14:textId="77777777" w:rsidR="00435A20" w:rsidRPr="00435A20" w:rsidRDefault="00435A20" w:rsidP="007E01A6">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w:t>
      </w:r>
      <w:r w:rsidR="007E01A6">
        <w:rPr>
          <w:rFonts w:ascii="Times New Roman" w:eastAsia="Times New Roman" w:hAnsi="Times New Roman" w:cs="David" w:hint="cs"/>
          <w:sz w:val="20"/>
          <w:szCs w:val="24"/>
          <w:rtl/>
          <w:lang w:eastAsia="he-IL"/>
        </w:rPr>
        <w:t>אשור הועדה המקומית לתכנון ובניה.....................</w:t>
      </w:r>
      <w:r w:rsidRPr="00435A20">
        <w:rPr>
          <w:rFonts w:ascii="Times New Roman" w:eastAsia="Times New Roman" w:hAnsi="Times New Roman" w:cs="David" w:hint="cs"/>
          <w:sz w:val="20"/>
          <w:szCs w:val="24"/>
          <w:rtl/>
          <w:lang w:eastAsia="he-IL"/>
        </w:rPr>
        <w:t>33% משכר המתכנן</w:t>
      </w:r>
    </w:p>
    <w:p w14:paraId="6ACE6E9A" w14:textId="77777777" w:rsidR="00435A20" w:rsidRPr="00435A20" w:rsidRDefault="00435A20" w:rsidP="00435A20">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75F86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הועדה המקומית להפקדת התכנית </w:t>
      </w:r>
    </w:p>
    <w:p w14:paraId="24C6E447" w14:textId="77777777" w:rsidR="00435A20" w:rsidRPr="00435A20" w:rsidRDefault="00435A20" w:rsidP="007E01A6">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להתנגדויות </w:t>
      </w:r>
      <w:r w:rsidR="007E01A6">
        <w:rPr>
          <w:rFonts w:ascii="Times New Roman" w:eastAsia="Times New Roman" w:hAnsi="Times New Roman" w:cs="David" w:hint="cs"/>
          <w:sz w:val="20"/>
          <w:szCs w:val="24"/>
          <w:rtl/>
          <w:lang w:eastAsia="he-IL"/>
        </w:rPr>
        <w:t>ופרסום ההפקדה ברשומות ובעיתונות...</w:t>
      </w:r>
      <w:r w:rsidRPr="00435A20">
        <w:rPr>
          <w:rFonts w:ascii="Times New Roman" w:eastAsia="Times New Roman" w:hAnsi="Times New Roman" w:cs="David" w:hint="cs"/>
          <w:sz w:val="20"/>
          <w:szCs w:val="24"/>
          <w:rtl/>
          <w:lang w:eastAsia="he-IL"/>
        </w:rPr>
        <w:t xml:space="preserve"> 33% משכר המתכנן </w:t>
      </w:r>
    </w:p>
    <w:p w14:paraId="7D304A5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40A1B21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מתן תוקף לתכנית, פרסום מתן התוקף </w:t>
      </w:r>
    </w:p>
    <w:p w14:paraId="16391FC1" w14:textId="77777777" w:rsidR="00435A20" w:rsidRPr="00435A20" w:rsidRDefault="007E01A6" w:rsidP="007E01A6">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w:t>
      </w:r>
      <w:r w:rsidR="00435A20" w:rsidRPr="00435A20">
        <w:rPr>
          <w:rFonts w:ascii="Times New Roman" w:eastAsia="Times New Roman" w:hAnsi="Times New Roman" w:cs="David" w:hint="cs"/>
          <w:sz w:val="20"/>
          <w:szCs w:val="24"/>
          <w:rtl/>
          <w:lang w:eastAsia="he-IL"/>
        </w:rPr>
        <w:t xml:space="preserve">34% משכר המתכנן </w:t>
      </w:r>
    </w:p>
    <w:p w14:paraId="2883DFF8" w14:textId="77777777" w:rsidR="00435A20" w:rsidRPr="00435A20" w:rsidRDefault="00435A20" w:rsidP="00435A20">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6633F10D" w14:textId="77777777" w:rsidR="00435A20" w:rsidRPr="00435A20" w:rsidRDefault="00435A20" w:rsidP="007E01A6">
      <w:pPr>
        <w:widowControl w:val="0"/>
        <w:spacing w:before="0" w:beforeAutospacing="0" w:after="0" w:afterAutospacing="0" w:line="240" w:lineRule="auto"/>
        <w:ind w:left="5760"/>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b/>
          <w:bCs/>
          <w:sz w:val="20"/>
          <w:szCs w:val="24"/>
          <w:rtl/>
          <w:lang w:eastAsia="he-IL"/>
        </w:rPr>
        <w:t xml:space="preserve">100% משכר המתכנן </w:t>
      </w:r>
    </w:p>
    <w:p w14:paraId="71B3764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CCA97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28D9B2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2D8558F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FB1FD7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ראשוני</w:t>
      </w:r>
      <w:r w:rsidRPr="00435A20">
        <w:rPr>
          <w:rFonts w:ascii="Times New Roman" w:eastAsia="Times New Roman" w:hAnsi="Times New Roman" w:cs="David" w:hint="cs"/>
          <w:sz w:val="20"/>
          <w:szCs w:val="24"/>
          <w:rtl/>
          <w:lang w:eastAsia="he-IL"/>
        </w:rPr>
        <w:t>:</w:t>
      </w:r>
    </w:p>
    <w:p w14:paraId="1A5608B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9819F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7329AE69"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10% משכר המתכנן.</w:t>
      </w:r>
    </w:p>
    <w:p w14:paraId="2114F8A5"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3C93873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02B72871"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47973A4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A2F390" w14:textId="77777777" w:rsidR="00AE5088"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לאחר אשור בנוי לביצוע ע"י הועדה המקומית</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5% משכר </w:t>
      </w:r>
      <w:r w:rsidR="00AE5088">
        <w:rPr>
          <w:rFonts w:ascii="Times New Roman" w:eastAsia="Times New Roman" w:hAnsi="Times New Roman" w:cs="David" w:hint="cs"/>
          <w:sz w:val="20"/>
          <w:szCs w:val="24"/>
          <w:rtl/>
          <w:lang w:eastAsia="he-IL"/>
        </w:rPr>
        <w:t xml:space="preserve"> </w:t>
      </w:r>
    </w:p>
    <w:p w14:paraId="79668FE9" w14:textId="77777777" w:rsidR="00435A20" w:rsidRPr="00435A20" w:rsidRDefault="00AE5088"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435A20" w:rsidRPr="00435A20">
        <w:rPr>
          <w:rFonts w:ascii="Times New Roman" w:eastAsia="Times New Roman" w:hAnsi="Times New Roman" w:cs="David" w:hint="cs"/>
          <w:sz w:val="20"/>
          <w:szCs w:val="24"/>
          <w:rtl/>
          <w:lang w:eastAsia="he-IL"/>
        </w:rPr>
        <w:t>המתכנן.</w:t>
      </w:r>
    </w:p>
    <w:p w14:paraId="6EABCB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F9BFFE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אשור הבקשות להיתרי בניה והוצאת</w:t>
      </w:r>
    </w:p>
    <w:p w14:paraId="2EB56889"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8% משכר המתכנן.</w:t>
      </w:r>
    </w:p>
    <w:p w14:paraId="00780FE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0723B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41F183DD"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28% משכר המתכנן.</w:t>
      </w:r>
    </w:p>
    <w:p w14:paraId="695C819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CE4B7AE" w14:textId="77777777"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12% משכר המתכנן.</w:t>
      </w:r>
    </w:p>
    <w:p w14:paraId="0D6753A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01AF9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6BB955D1"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401E34B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1D8A7F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4FAFBE7D"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242B978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375FFE64"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78AF0396"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6D2999B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FFABDA5"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014A5DC1"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1CFB5D8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723ECDAA"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6E64FA1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DC1CCD" w14:textId="77777777"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lastRenderedPageBreak/>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100% משכר המתכנן.</w:t>
      </w:r>
    </w:p>
    <w:p w14:paraId="4149BE76"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451C947A"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7478DD77" w14:textId="77777777"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חוזר</w:t>
      </w:r>
      <w:r w:rsidRPr="00435A20">
        <w:rPr>
          <w:rFonts w:ascii="Times New Roman" w:eastAsia="Times New Roman" w:hAnsi="Times New Roman" w:cs="David" w:hint="cs"/>
          <w:sz w:val="20"/>
          <w:szCs w:val="24"/>
          <w:rtl/>
          <w:lang w:eastAsia="he-IL"/>
        </w:rPr>
        <w:t>:</w:t>
      </w:r>
    </w:p>
    <w:p w14:paraId="5BD5139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5C8CE7" w14:textId="77777777" w:rsidR="00AE5088" w:rsidRPr="00AE5088" w:rsidRDefault="00435A20" w:rsidP="00AE5088">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 xml:space="preserve">לאחר אשור בינוי לביצוע ע"י הועדה המקומית </w:t>
      </w:r>
      <w:r w:rsidR="00AE5088" w:rsidRPr="00AE5088">
        <w:rPr>
          <w:rFonts w:ascii="Times New Roman" w:eastAsia="Times New Roman" w:hAnsi="Times New Roman" w:cs="David" w:hint="cs"/>
          <w:sz w:val="20"/>
          <w:szCs w:val="24"/>
          <w:rtl/>
          <w:lang w:eastAsia="he-IL"/>
        </w:rPr>
        <w:t xml:space="preserve">.......15% משכר </w:t>
      </w:r>
    </w:p>
    <w:p w14:paraId="31962A9F" w14:textId="77777777" w:rsidR="00435A20" w:rsidRPr="00AE5088" w:rsidRDefault="00435A20" w:rsidP="00AE5088">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AE5088">
        <w:rPr>
          <w:rFonts w:ascii="Times New Roman" w:eastAsia="Times New Roman" w:hAnsi="Times New Roman" w:cs="David" w:hint="cs"/>
          <w:sz w:val="20"/>
          <w:szCs w:val="24"/>
          <w:rtl/>
          <w:lang w:eastAsia="he-IL"/>
        </w:rPr>
        <w:t>המתכנן.</w:t>
      </w:r>
    </w:p>
    <w:p w14:paraId="68EDF2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B6F743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הבקשות להיתרי בניה </w:t>
      </w:r>
    </w:p>
    <w:p w14:paraId="4DCA6F12" w14:textId="77777777"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 .................................</w:t>
      </w:r>
      <w:r w:rsidR="00435A20" w:rsidRPr="00435A20">
        <w:rPr>
          <w:rFonts w:ascii="Times New Roman" w:eastAsia="Times New Roman" w:hAnsi="Times New Roman" w:cs="David" w:hint="cs"/>
          <w:sz w:val="20"/>
          <w:szCs w:val="24"/>
          <w:rtl/>
          <w:lang w:eastAsia="he-IL"/>
        </w:rPr>
        <w:t>20% משכר המתכנן.</w:t>
      </w:r>
    </w:p>
    <w:p w14:paraId="6A13E08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גמר התאמת התכנון המפורט והמכרזים </w:t>
      </w:r>
      <w:r w:rsidRPr="00435A20">
        <w:rPr>
          <w:rFonts w:ascii="Times New Roman" w:eastAsia="Times New Roman" w:hAnsi="Times New Roman" w:cs="David" w:hint="cs"/>
          <w:sz w:val="20"/>
          <w:szCs w:val="24"/>
          <w:rtl/>
          <w:lang w:eastAsia="he-IL"/>
        </w:rPr>
        <w:tab/>
      </w:r>
    </w:p>
    <w:p w14:paraId="17987BF9"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וא</w:t>
      </w:r>
      <w:r w:rsidR="00AE5088">
        <w:rPr>
          <w:rFonts w:ascii="Times New Roman" w:eastAsia="Times New Roman" w:hAnsi="Times New Roman" w:cs="David" w:hint="cs"/>
          <w:sz w:val="20"/>
          <w:szCs w:val="24"/>
          <w:rtl/>
          <w:lang w:eastAsia="he-IL"/>
        </w:rPr>
        <w:t>שור עבודות שלב זה ע"י המזמין .............</w:t>
      </w:r>
      <w:r w:rsidRPr="00435A20">
        <w:rPr>
          <w:rFonts w:ascii="Times New Roman" w:eastAsia="Times New Roman" w:hAnsi="Times New Roman" w:cs="David" w:hint="cs"/>
          <w:sz w:val="20"/>
          <w:szCs w:val="24"/>
          <w:rtl/>
          <w:lang w:eastAsia="he-IL"/>
        </w:rPr>
        <w:t>15% משכר המתכנן.</w:t>
      </w:r>
    </w:p>
    <w:p w14:paraId="4FD8C16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49801389" w14:textId="77777777" w:rsidR="00435A20" w:rsidRPr="00435A20" w:rsidRDefault="00435A20" w:rsidP="00435A20">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במהלך ביצוע הפיקוח העליון,</w:t>
      </w:r>
    </w:p>
    <w:p w14:paraId="517A526C" w14:textId="77777777" w:rsidR="00435A20" w:rsidRPr="00435A20" w:rsidRDefault="00AE5088" w:rsidP="00AE5088">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לפי שיקול דעת המזמין ............................</w:t>
      </w:r>
      <w:r w:rsidR="00435A20" w:rsidRPr="00435A20">
        <w:rPr>
          <w:rFonts w:ascii="Times New Roman" w:eastAsia="Times New Roman" w:hAnsi="Times New Roman" w:cs="David" w:hint="cs"/>
          <w:sz w:val="20"/>
          <w:szCs w:val="24"/>
          <w:rtl/>
          <w:lang w:eastAsia="he-IL"/>
        </w:rPr>
        <w:t>35% משכר המתכנן.</w:t>
      </w:r>
    </w:p>
    <w:p w14:paraId="5CB8E96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 xml:space="preserve">לאחר גמר ביצוע העבודות בהתאם לחוזה </w:t>
      </w:r>
      <w:r w:rsidRPr="00435A20">
        <w:rPr>
          <w:rFonts w:ascii="Times New Roman" w:eastAsia="Times New Roman" w:hAnsi="Times New Roman" w:cs="David" w:hint="cs"/>
          <w:sz w:val="20"/>
          <w:szCs w:val="24"/>
          <w:rtl/>
          <w:lang w:eastAsia="he-IL"/>
        </w:rPr>
        <w:lastRenderedPageBreak/>
        <w:t>זה,</w:t>
      </w:r>
    </w:p>
    <w:p w14:paraId="3CDEEB0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הפעלת הפרויקט וקבלתו על ידי המזמין, </w:t>
      </w:r>
    </w:p>
    <w:p w14:paraId="4EEB913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3E2E8F6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1B3FFA2C" w14:textId="77777777" w:rsidR="00435A20" w:rsidRPr="00435A20" w:rsidRDefault="00AE5088"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המזמין, וקבלת אשור לאכלוס ..................</w:t>
      </w:r>
      <w:r w:rsidR="00435A20" w:rsidRPr="00435A20">
        <w:rPr>
          <w:rFonts w:ascii="Times New Roman" w:eastAsia="Times New Roman" w:hAnsi="Times New Roman" w:cs="David" w:hint="cs"/>
          <w:sz w:val="20"/>
          <w:szCs w:val="24"/>
          <w:rtl/>
          <w:lang w:eastAsia="he-IL"/>
        </w:rPr>
        <w:t>10% משכר המתכנן.</w:t>
      </w:r>
    </w:p>
    <w:p w14:paraId="006D33B8" w14:textId="77777777" w:rsidR="00435A20" w:rsidRPr="00435A20" w:rsidRDefault="00435A20" w:rsidP="00435A20">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7865C320"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72FBA60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לפרויקט, אשור המתכנן בכתב </w:t>
      </w:r>
    </w:p>
    <w:p w14:paraId="3B1E16AB"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0C585ECA" w14:textId="77777777" w:rsidR="00435A20" w:rsidRPr="00435A20" w:rsidRDefault="00AE5088" w:rsidP="00AE5088">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מחייבים ולשביעות רצונו ...........................</w:t>
      </w:r>
      <w:r w:rsidR="00435A20" w:rsidRPr="00435A20">
        <w:rPr>
          <w:rFonts w:ascii="Times New Roman" w:eastAsia="Times New Roman" w:hAnsi="Times New Roman" w:cs="David" w:hint="cs"/>
          <w:sz w:val="20"/>
          <w:szCs w:val="24"/>
          <w:u w:val="single"/>
          <w:rtl/>
          <w:lang w:eastAsia="he-IL"/>
        </w:rPr>
        <w:t>5% משכר המתכנן.</w:t>
      </w:r>
    </w:p>
    <w:p w14:paraId="3539157E"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p>
    <w:p w14:paraId="69FA5FC2" w14:textId="77777777" w:rsidR="00435A20" w:rsidRPr="00435A20" w:rsidRDefault="00435A20" w:rsidP="007E01A6">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t>100% משכר המתכנן.</w:t>
      </w:r>
    </w:p>
    <w:p w14:paraId="45387F46"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23778C8E"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3C57DB2F" w14:textId="77777777"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11806B60" w14:textId="77777777"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lastRenderedPageBreak/>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06A3F86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7E2A10" w14:textId="77777777"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1220980F" w14:textId="77777777"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07762EAD"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BE951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20E0E87E"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43E45D"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A9CC5A3"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B56CFD1" w14:textId="77777777"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lastRenderedPageBreak/>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1C6F30FC"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70B705E4"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634927"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3869ED9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2CBC9B0" w14:textId="3E4021FA" w:rsidR="00435A20" w:rsidRPr="00435A20" w:rsidRDefault="00F002DE"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6" w:author="Avi Berti" w:date="2019-09-16T14:40: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6F0541F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7C1C46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1F988B7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A2C4614"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4F8936E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0CC46A" w14:textId="48CD46E0"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2AD7F7B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460B55" w14:textId="11220EC1"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1" w:author="Avi Berti" w:date="2019-09-16T14:21:00Z">
            <w:r w:rsidR="004D03C6">
              <w:rPr>
                <w:rFonts w:ascii="Times New Roman" w:eastAsia="Times New Roman" w:hAnsi="Times New Roman" w:cs="David" w:hint="cs"/>
                <w:bCs/>
                <w:color w:val="008000"/>
                <w:sz w:val="24"/>
                <w:szCs w:val="24"/>
                <w:rtl/>
                <w:lang w:eastAsia="he-IL"/>
              </w:rPr>
              <w:t>מחיר למשתכן נס ציונה</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C2D810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BC2935" w14:textId="05F11B13"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1585C886"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486A703B" w14:textId="4F155FFF"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Avi Berti" w:date="2019-09-16T14:47:00Z">
            <w:r w:rsidR="0063788E">
              <w:rPr>
                <w:rFonts w:ascii="Times New Roman" w:eastAsia="Times New Roman" w:hAnsi="Times New Roman" w:cs="David" w:hint="cs"/>
                <w:color w:val="008000"/>
                <w:sz w:val="24"/>
                <w:szCs w:val="24"/>
                <w:rtl/>
                <w:lang w:eastAsia="he-IL"/>
              </w:rPr>
              <w:t>כנען - שנהב אדריכלים</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6606013"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A528E2C"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C24FC9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FACEB8"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DD96CF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353C61"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6A5A457B"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4285D45"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3B8EF4E3"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655739D"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741555B" w14:textId="70DBF8F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del w:id="34" w:author="Avi Berti" w:date="2019-09-16T14:34:00Z">
            <w:r w:rsidR="002907DD" w:rsidDel="002907DD">
              <w:rPr>
                <w:rFonts w:ascii="Times New Roman" w:eastAsia="Times New Roman" w:hAnsi="Times New Roman" w:cs="David" w:hint="cs"/>
                <w:color w:val="00B0F0"/>
                <w:sz w:val="24"/>
                <w:szCs w:val="24"/>
                <w:rtl/>
                <w:lang w:eastAsia="he-IL"/>
              </w:rPr>
              <w:delText>צדדים נוספים</w:delText>
            </w:r>
            <w:r w:rsidR="002907DD" w:rsidDel="002907DD">
              <w:rPr>
                <w:rFonts w:ascii="Times New Roman" w:eastAsia="Times New Roman" w:hAnsi="Times New Roman" w:cs="David" w:hint="cs"/>
                <w:color w:val="00B0F0"/>
                <w:sz w:val="24"/>
                <w:szCs w:val="24"/>
                <w:rtl/>
                <w:lang w:eastAsia="he-IL"/>
              </w:rPr>
              <w:br/>
            </w:r>
          </w:del>
          <w:ins w:id="35" w:author="Avi Berti" w:date="2019-09-16T14:47:00Z">
            <w:r w:rsidR="0063788E">
              <w:rPr>
                <w:rFonts w:ascii="Times New Roman" w:eastAsia="Times New Roman" w:hAnsi="Times New Roman" w:cs="David" w:hint="cs"/>
                <w:color w:val="00B0F0"/>
                <w:sz w:val="24"/>
                <w:szCs w:val="24"/>
                <w:rtl/>
                <w:lang w:eastAsia="he-IL"/>
              </w:rPr>
              <w:br/>
              <w:t>כנען - שנהב אדריכלים</w:t>
            </w:r>
            <w:r w:rsidR="0063788E">
              <w:rPr>
                <w:rFonts w:ascii="Times New Roman" w:eastAsia="Times New Roman" w:hAnsi="Times New Roman" w:cs="David" w:hint="cs"/>
                <w:color w:val="00B0F0"/>
                <w:sz w:val="24"/>
                <w:szCs w:val="24"/>
                <w:rtl/>
                <w:lang w:eastAsia="he-IL"/>
              </w:rPr>
              <w:br/>
              <w:t>קריית עתידים בניין 2 תל אביב</w:t>
            </w:r>
            <w:r w:rsidR="0063788E">
              <w:rPr>
                <w:rFonts w:ascii="Times New Roman" w:eastAsia="Times New Roman" w:hAnsi="Times New Roman" w:cs="David" w:hint="cs"/>
                <w:color w:val="00B0F0"/>
                <w:sz w:val="24"/>
                <w:szCs w:val="24"/>
                <w:rtl/>
                <w:lang w:eastAsia="he-IL"/>
              </w:rPr>
              <w:br/>
            </w:r>
          </w:ins>
        </w:sdtContent>
      </w:sdt>
    </w:p>
    <w:p w14:paraId="30745FB2"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B880F1F"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2DB901D6"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2D884609"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5FF3923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1E3C7A9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1137679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8EE8CD" w14:textId="77777777" w:rsidR="004213A6" w:rsidRPr="00292C74" w:rsidRDefault="004213A6" w:rsidP="004213A6">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92C74">
        <w:rPr>
          <w:rFonts w:ascii="Times New Roman" w:eastAsia="Times New Roman" w:hAnsi="Times New Roman" w:cs="David" w:hint="cs"/>
          <w:b/>
          <w:bCs/>
          <w:sz w:val="24"/>
          <w:szCs w:val="24"/>
          <w:u w:val="single"/>
          <w:rtl/>
          <w:lang w:eastAsia="he-IL"/>
        </w:rPr>
        <w:t>אישור עריכת ביטוח</w:t>
      </w:r>
    </w:p>
    <w:p w14:paraId="2685B02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C2A98B" w14:textId="77777777" w:rsidR="004213A6" w:rsidRPr="004213A6" w:rsidRDefault="004213A6" w:rsidP="004213A6">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תאריך</w:t>
      </w:r>
      <w:r w:rsidRPr="004213A6">
        <w:rPr>
          <w:rFonts w:ascii="Times New Roman" w:eastAsia="Times New Roman" w:hAnsi="Times New Roman" w:cs="David"/>
          <w:sz w:val="24"/>
          <w:szCs w:val="24"/>
          <w:rtl/>
          <w:lang w:eastAsia="he-IL"/>
        </w:rPr>
        <w:t>: ________________</w:t>
      </w:r>
    </w:p>
    <w:p w14:paraId="53EF253E"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לכבוד</w:t>
      </w:r>
    </w:p>
    <w:sdt>
      <w:sdtPr>
        <w:rPr>
          <w:rFonts w:ascii="Calibri" w:eastAsia="Times New Roman" w:hAnsi="Calibri" w:cs="David"/>
          <w:sz w:val="24"/>
          <w:szCs w:val="24"/>
          <w:rtl/>
          <w:lang w:eastAsia="he-IL"/>
        </w:rPr>
        <w:alias w:val="צד א בחוזה"/>
        <w:tag w:val="cntTzadA"/>
        <w:id w:val="-956559152"/>
        <w:placeholder>
          <w:docPart w:val="71459742BFE943A4B688A46A22DCCE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8749D28" w14:textId="0B92520C" w:rsidR="007E01A6" w:rsidRDefault="00F002DE" w:rsidP="004213A6">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ins w:id="36" w:author="Avi Berti" w:date="2019-09-16T14:40:00Z">
            <w:r>
              <w:rPr>
                <w:rFonts w:ascii="Calibri" w:eastAsia="Times New Roman" w:hAnsi="Calibri" w:cs="David" w:hint="cs"/>
                <w:sz w:val="24"/>
                <w:szCs w:val="24"/>
                <w:rtl/>
                <w:lang w:eastAsia="he-IL"/>
              </w:rPr>
              <w:br/>
              <w:t>א.מ. ישראל מגורים יזמות בע"מ</w:t>
            </w:r>
            <w:r>
              <w:rPr>
                <w:rFonts w:ascii="Calibri" w:eastAsia="Times New Roman" w:hAnsi="Calibri" w:cs="David" w:hint="cs"/>
                <w:sz w:val="24"/>
                <w:szCs w:val="24"/>
                <w:rtl/>
                <w:lang w:eastAsia="he-IL"/>
              </w:rPr>
              <w:br/>
              <w:t>יוני נתניהו 1 אור יהודה</w:t>
            </w:r>
            <w:r>
              <w:rPr>
                <w:rFonts w:ascii="Calibri" w:eastAsia="Times New Roman" w:hAnsi="Calibri" w:cs="David" w:hint="cs"/>
                <w:sz w:val="24"/>
                <w:szCs w:val="24"/>
                <w:rtl/>
                <w:lang w:eastAsia="he-IL"/>
              </w:rPr>
              <w:br/>
              <w:t>514957794</w:t>
            </w:r>
            <w:r>
              <w:rPr>
                <w:rFonts w:ascii="Calibri" w:eastAsia="Times New Roman" w:hAnsi="Calibri" w:cs="David" w:hint="cs"/>
                <w:sz w:val="24"/>
                <w:szCs w:val="24"/>
                <w:rtl/>
                <w:lang w:eastAsia="he-IL"/>
              </w:rPr>
              <w:br/>
            </w:r>
          </w:ins>
        </w:p>
      </w:sdtContent>
    </w:sdt>
    <w:p w14:paraId="4CBDD502" w14:textId="77777777" w:rsidR="004213A6" w:rsidRPr="004213A6" w:rsidRDefault="007E01A6" w:rsidP="004213A6">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213A6">
        <w:rPr>
          <w:rFonts w:ascii="Calibri" w:eastAsia="Times New Roman" w:hAnsi="Calibri" w:cs="David"/>
          <w:sz w:val="24"/>
          <w:szCs w:val="24"/>
          <w:rtl/>
          <w:lang w:eastAsia="he-IL"/>
        </w:rPr>
        <w:t xml:space="preserve"> </w:t>
      </w:r>
      <w:r w:rsidR="004213A6" w:rsidRPr="004213A6">
        <w:rPr>
          <w:rFonts w:ascii="Calibri" w:eastAsia="Times New Roman" w:hAnsi="Calibri" w:cs="David"/>
          <w:sz w:val="24"/>
          <w:szCs w:val="24"/>
          <w:rtl/>
          <w:lang w:eastAsia="he-IL"/>
        </w:rPr>
        <w:t xml:space="preserve">(להלן: </w:t>
      </w:r>
      <w:r w:rsidR="004213A6" w:rsidRPr="004213A6">
        <w:rPr>
          <w:rFonts w:ascii="Calibri" w:eastAsia="Times New Roman" w:hAnsi="Calibri" w:cs="David"/>
          <w:b/>
          <w:bCs/>
          <w:sz w:val="24"/>
          <w:szCs w:val="24"/>
          <w:rtl/>
          <w:lang w:eastAsia="he-IL"/>
        </w:rPr>
        <w:t>"</w:t>
      </w:r>
      <w:r w:rsidR="004213A6" w:rsidRPr="004213A6">
        <w:rPr>
          <w:rFonts w:ascii="Calibri" w:eastAsia="Times New Roman" w:hAnsi="Calibri" w:cs="David" w:hint="cs"/>
          <w:b/>
          <w:bCs/>
          <w:sz w:val="24"/>
          <w:szCs w:val="24"/>
          <w:rtl/>
          <w:lang w:eastAsia="he-IL"/>
        </w:rPr>
        <w:t>החברה</w:t>
      </w:r>
      <w:r w:rsidR="004213A6" w:rsidRPr="004213A6">
        <w:rPr>
          <w:rFonts w:ascii="Calibri" w:eastAsia="Times New Roman" w:hAnsi="Calibri" w:cs="David"/>
          <w:b/>
          <w:bCs/>
          <w:sz w:val="24"/>
          <w:szCs w:val="24"/>
          <w:rtl/>
          <w:lang w:eastAsia="he-IL"/>
        </w:rPr>
        <w:t>"</w:t>
      </w:r>
      <w:r w:rsidR="004213A6" w:rsidRPr="004213A6">
        <w:rPr>
          <w:rFonts w:ascii="Calibri" w:eastAsia="Times New Roman" w:hAnsi="Calibri" w:cs="David"/>
          <w:sz w:val="24"/>
          <w:szCs w:val="24"/>
          <w:rtl/>
          <w:lang w:eastAsia="he-IL"/>
        </w:rPr>
        <w:t>)</w:t>
      </w:r>
    </w:p>
    <w:p w14:paraId="29A18086"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CC638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א</w:t>
      </w:r>
      <w:r w:rsidRPr="004213A6">
        <w:rPr>
          <w:rFonts w:ascii="Times New Roman" w:eastAsia="Times New Roman" w:hAnsi="Times New Roman" w:cs="David"/>
          <w:sz w:val="24"/>
          <w:szCs w:val="24"/>
          <w:rtl/>
          <w:lang w:eastAsia="he-IL"/>
        </w:rPr>
        <w:t>.ג.נ.,</w:t>
      </w:r>
    </w:p>
    <w:p w14:paraId="43122900"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BBB660" w14:textId="4624AC28" w:rsidR="004213A6" w:rsidRPr="004213A6" w:rsidRDefault="004213A6" w:rsidP="00803AF2">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הנדון</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מבוטחנו</w:t>
      </w:r>
      <w:r w:rsidRPr="004213A6">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1773122498"/>
          <w:placeholder>
            <w:docPart w:val="9E522A884BA843D5AD4323B4E0D15B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7" w:author="Avi Berti" w:date="2019-09-16T14:47:00Z">
            <w:r w:rsidR="0063788E">
              <w:rPr>
                <w:rFonts w:ascii="Times New Roman" w:eastAsia="Times New Roman" w:hAnsi="Times New Roman" w:cs="David" w:hint="cs"/>
                <w:color w:val="00B0F0"/>
                <w:sz w:val="20"/>
                <w:szCs w:val="24"/>
                <w:rtl/>
                <w:lang w:eastAsia="he-IL"/>
              </w:rPr>
              <w:t>כנען - שנהב אדריכלים</w:t>
            </w:r>
          </w:ins>
        </w:sdtContent>
      </w:sdt>
      <w:r w:rsidR="00803AF2"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sz w:val="24"/>
          <w:szCs w:val="24"/>
          <w:rtl/>
          <w:lang w:eastAsia="he-IL"/>
        </w:rPr>
        <w:t xml:space="preserve">(להלן: </w:t>
      </w:r>
      <w:r w:rsidRPr="004213A6">
        <w:rPr>
          <w:rFonts w:ascii="Times New Roman" w:eastAsia="Times New Roman" w:hAnsi="Times New Roman" w:cs="David"/>
          <w:b/>
          <w:bCs/>
          <w:sz w:val="24"/>
          <w:szCs w:val="24"/>
          <w:rtl/>
          <w:lang w:eastAsia="he-IL"/>
        </w:rPr>
        <w:t>"</w:t>
      </w:r>
      <w:r w:rsidR="000817A9">
        <w:rPr>
          <w:rFonts w:ascii="Times New Roman" w:eastAsia="Times New Roman" w:hAnsi="Times New Roman" w:cs="David" w:hint="eastAsia"/>
          <w:b/>
          <w:bCs/>
          <w:sz w:val="24"/>
          <w:szCs w:val="24"/>
          <w:rtl/>
          <w:lang w:eastAsia="he-IL"/>
        </w:rPr>
        <w:t>המתכנן</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w:t>
      </w:r>
    </w:p>
    <w:p w14:paraId="7E503E63"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אישור</w:t>
      </w:r>
      <w:r w:rsidRPr="004213A6">
        <w:rPr>
          <w:rFonts w:ascii="Times New Roman" w:eastAsia="Times New Roman" w:hAnsi="Times New Roman" w:cs="David"/>
          <w:sz w:val="24"/>
          <w:szCs w:val="24"/>
          <w:rtl/>
          <w:lang w:eastAsia="he-IL"/>
        </w:rPr>
        <w:t xml:space="preserve"> עריכת פוליסות ביטוח בקשר להסכם מיום __</w:t>
      </w:r>
      <w:r w:rsidRPr="004213A6">
        <w:rPr>
          <w:rFonts w:ascii="Times New Roman" w:eastAsia="Times New Roman" w:hAnsi="Times New Roman" w:cs="David" w:hint="cs"/>
          <w:sz w:val="24"/>
          <w:szCs w:val="24"/>
          <w:rtl/>
          <w:lang w:eastAsia="he-IL"/>
        </w:rPr>
        <w:t>_</w:t>
      </w:r>
      <w:r w:rsidRPr="004213A6">
        <w:rPr>
          <w:rFonts w:ascii="Times New Roman" w:eastAsia="Times New Roman" w:hAnsi="Times New Roman" w:cs="David"/>
          <w:sz w:val="24"/>
          <w:szCs w:val="24"/>
          <w:rtl/>
          <w:lang w:eastAsia="he-IL"/>
        </w:rPr>
        <w:t>______</w:t>
      </w:r>
    </w:p>
    <w:p w14:paraId="67766109" w14:textId="77777777" w:rsidR="004213A6" w:rsidRPr="004213A6" w:rsidRDefault="004213A6" w:rsidP="004213A6">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בין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hint="cs"/>
          <w:sz w:val="24"/>
          <w:szCs w:val="24"/>
          <w:rtl/>
          <w:lang w:eastAsia="he-IL"/>
        </w:rPr>
        <w:t xml:space="preserve">  </w:t>
      </w:r>
      <w:r w:rsidRPr="004213A6">
        <w:rPr>
          <w:rFonts w:ascii="Times New Roman" w:eastAsia="Times New Roman" w:hAnsi="Times New Roman" w:cs="David"/>
          <w:sz w:val="24"/>
          <w:szCs w:val="24"/>
          <w:rtl/>
          <w:lang w:eastAsia="he-IL"/>
        </w:rPr>
        <w:t xml:space="preserve">לבין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sz w:val="24"/>
          <w:szCs w:val="24"/>
          <w:rtl/>
          <w:lang w:eastAsia="he-IL"/>
        </w:rPr>
        <w:t xml:space="preserve"> ל</w:t>
      </w:r>
      <w:r w:rsidRPr="004213A6">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1615043776"/>
          <w:placeholder>
            <w:docPart w:val="8986239D52C24934BA7522C691B697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8" w:author="Avi Berti" w:date="2019-09-16T14:22:00Z">
            <w:r w:rsidR="004D03C6">
              <w:rPr>
                <w:rFonts w:ascii="Times New Roman" w:eastAsia="Times New Roman" w:hAnsi="Times New Roman" w:cs="David" w:hint="cs"/>
                <w:sz w:val="24"/>
                <w:szCs w:val="24"/>
                <w:rtl/>
                <w:lang w:eastAsia="he-IL"/>
              </w:rPr>
              <w:t>אדריכל</w:t>
            </w:r>
          </w:ins>
        </w:sdtContent>
      </w:sdt>
      <w:r w:rsidRPr="004213A6">
        <w:rPr>
          <w:rFonts w:ascii="Times New Roman" w:eastAsia="Times New Roman" w:hAnsi="Times New Roman" w:cs="David" w:hint="cs"/>
          <w:sz w:val="24"/>
          <w:szCs w:val="24"/>
          <w:rtl/>
          <w:lang w:eastAsia="he-IL"/>
        </w:rPr>
        <w:t xml:space="preserve"> </w:t>
      </w:r>
    </w:p>
    <w:p w14:paraId="437586E3" w14:textId="77777777" w:rsidR="004213A6" w:rsidRPr="004213A6" w:rsidRDefault="004213A6" w:rsidP="004213A6">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Pr="004213A6">
        <w:rPr>
          <w:rFonts w:ascii="Times New Roman" w:eastAsia="Times New Roman" w:hAnsi="Times New Roman" w:cs="David" w:hint="cs"/>
          <w:b/>
          <w:bCs/>
          <w:sz w:val="24"/>
          <w:szCs w:val="24"/>
          <w:rtl/>
          <w:lang w:eastAsia="he-IL"/>
        </w:rPr>
        <w:t>שירותים</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 xml:space="preserve">/או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ההסכם</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לפי</w:t>
      </w:r>
      <w:r w:rsidRPr="004213A6">
        <w:rPr>
          <w:rFonts w:ascii="Times New Roman" w:eastAsia="Times New Roman" w:hAnsi="Times New Roman" w:cs="David"/>
          <w:sz w:val="24"/>
          <w:szCs w:val="24"/>
          <w:rtl/>
          <w:lang w:eastAsia="he-IL"/>
        </w:rPr>
        <w:t xml:space="preserve"> העניין)</w:t>
      </w:r>
    </w:p>
    <w:p w14:paraId="0EC48C88"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4FFD9F"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p>
    <w:p w14:paraId="08C189C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בזאת כי החל מיום ________ ועד ליום ________ </w:t>
      </w:r>
      <w:r w:rsidRPr="004213A6">
        <w:rPr>
          <w:rFonts w:ascii="Times New Roman" w:eastAsia="Times New Roman" w:hAnsi="Times New Roman" w:cs="David"/>
          <w:sz w:val="24"/>
          <w:szCs w:val="24"/>
          <w:rtl/>
          <w:lang w:eastAsia="he-IL"/>
        </w:rPr>
        <w:lastRenderedPageBreak/>
        <w:t xml:space="preserve">ערכנו את הביטוחים המפורטים להלן בגין פעילות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ב</w:t>
      </w:r>
      <w:r w:rsidRPr="004213A6">
        <w:rPr>
          <w:rFonts w:ascii="Times New Roman" w:eastAsia="Times New Roman" w:hAnsi="Times New Roman" w:cs="David" w:hint="cs"/>
          <w:sz w:val="24"/>
          <w:szCs w:val="24"/>
          <w:rtl/>
          <w:lang w:eastAsia="he-IL"/>
        </w:rPr>
        <w:t xml:space="preserve">גין השירותים </w:t>
      </w:r>
      <w:r w:rsidRPr="004213A6">
        <w:rPr>
          <w:rFonts w:ascii="Times New Roman" w:eastAsia="Times New Roman" w:hAnsi="Times New Roman" w:cs="David" w:hint="cs"/>
          <w:b/>
          <w:bCs/>
          <w:sz w:val="24"/>
          <w:szCs w:val="24"/>
          <w:rtl/>
          <w:lang w:eastAsia="he-IL"/>
        </w:rPr>
        <w:t>לחברה</w:t>
      </w:r>
      <w:r w:rsidRPr="004213A6">
        <w:rPr>
          <w:rFonts w:ascii="Times New Roman" w:eastAsia="Times New Roman" w:hAnsi="Times New Roman" w:cs="David"/>
          <w:sz w:val="24"/>
          <w:szCs w:val="24"/>
          <w:rtl/>
          <w:lang w:eastAsia="he-IL"/>
        </w:rPr>
        <w:t>:-</w:t>
      </w:r>
    </w:p>
    <w:p w14:paraId="03CFD9BC"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E0C27C"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91E9EF" w14:textId="77777777" w:rsidR="004213A6" w:rsidRPr="004213A6" w:rsidRDefault="004213A6" w:rsidP="004213A6">
      <w:pPr>
        <w:keepNext/>
        <w:widowControl w:val="0"/>
        <w:numPr>
          <w:ilvl w:val="0"/>
          <w:numId w:val="10"/>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213A6">
        <w:rPr>
          <w:rFonts w:ascii="Calibri Light" w:eastAsia="Times New Roman" w:hAnsi="Calibri Light" w:cs="David" w:hint="eastAsia"/>
          <w:kern w:val="32"/>
          <w:sz w:val="24"/>
          <w:szCs w:val="24"/>
          <w:u w:val="single"/>
          <w:rtl/>
          <w:lang w:eastAsia="he-IL"/>
        </w:rPr>
        <w:t>ביטוח</w:t>
      </w:r>
      <w:r w:rsidRPr="004213A6">
        <w:rPr>
          <w:rFonts w:ascii="Calibri Light" w:eastAsia="Times New Roman" w:hAnsi="Calibri Light" w:cs="David"/>
          <w:kern w:val="32"/>
          <w:sz w:val="24"/>
          <w:szCs w:val="24"/>
          <w:u w:val="single"/>
          <w:rtl/>
          <w:lang w:eastAsia="he-IL"/>
        </w:rPr>
        <w:t xml:space="preserve"> אחריות מקצועית</w:t>
      </w:r>
      <w:r w:rsidRPr="004213A6">
        <w:rPr>
          <w:rFonts w:ascii="Calibri Light" w:eastAsia="Times New Roman" w:hAnsi="Calibri Light" w:cs="David" w:hint="cs"/>
          <w:kern w:val="32"/>
          <w:sz w:val="24"/>
          <w:szCs w:val="24"/>
          <w:rtl/>
          <w:lang w:eastAsia="he-IL"/>
        </w:rPr>
        <w:t xml:space="preserve">  - מ.פ. ______________________</w:t>
      </w:r>
    </w:p>
    <w:p w14:paraId="4CC85C53" w14:textId="77777777" w:rsidR="004213A6" w:rsidRPr="004213A6" w:rsidRDefault="004213A6" w:rsidP="004213A6">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213A6">
        <w:rPr>
          <w:rFonts w:ascii="Calibri Light" w:eastAsia="Times New Roman" w:hAnsi="Calibri Light" w:cs="David" w:hint="eastAsia"/>
          <w:kern w:val="32"/>
          <w:sz w:val="24"/>
          <w:szCs w:val="24"/>
          <w:rtl/>
          <w:lang w:eastAsia="he-IL"/>
        </w:rPr>
        <w:t>לכיסוי</w:t>
      </w:r>
      <w:r w:rsidRPr="004213A6">
        <w:rPr>
          <w:rFonts w:ascii="Calibri Light" w:eastAsia="Times New Roman" w:hAnsi="Calibri Light" w:cs="David"/>
          <w:kern w:val="32"/>
          <w:sz w:val="24"/>
          <w:szCs w:val="24"/>
          <w:rtl/>
          <w:lang w:eastAsia="he-IL"/>
        </w:rPr>
        <w:t xml:space="preserve"> אחריותו ש</w:t>
      </w:r>
      <w:r w:rsidRPr="004213A6">
        <w:rPr>
          <w:rFonts w:ascii="Calibri Light" w:eastAsia="Times New Roman" w:hAnsi="Calibri Light" w:cs="David" w:hint="eastAsia"/>
          <w:kern w:val="32"/>
          <w:sz w:val="24"/>
          <w:szCs w:val="24"/>
          <w:rtl/>
          <w:lang w:eastAsia="he-IL"/>
        </w:rPr>
        <w:t>ל</w:t>
      </w:r>
      <w:r w:rsidRPr="004213A6">
        <w:rPr>
          <w:rFonts w:ascii="Calibri Light" w:eastAsia="Times New Roman" w:hAnsi="Calibri Light" w:cs="David"/>
          <w:kern w:val="32"/>
          <w:sz w:val="24"/>
          <w:szCs w:val="24"/>
          <w:rtl/>
          <w:lang w:eastAsia="he-IL"/>
        </w:rPr>
        <w:t xml:space="preserve"> </w:t>
      </w:r>
      <w:r w:rsidR="000817A9">
        <w:rPr>
          <w:rFonts w:ascii="Calibri Light" w:eastAsia="Times New Roman" w:hAnsi="Calibri Light" w:cs="David"/>
          <w:kern w:val="32"/>
          <w:sz w:val="24"/>
          <w:szCs w:val="24"/>
          <w:rtl/>
          <w:lang w:eastAsia="he-IL"/>
        </w:rPr>
        <w:t>המתכנן</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eastAsia"/>
          <w:kern w:val="32"/>
          <w:sz w:val="24"/>
          <w:szCs w:val="24"/>
          <w:rtl/>
          <w:lang w:eastAsia="he-IL"/>
        </w:rPr>
        <w:t>על</w:t>
      </w:r>
      <w:r w:rsidRPr="004213A6">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לרבות </w:t>
      </w:r>
      <w:r w:rsidRPr="004213A6">
        <w:rPr>
          <w:rFonts w:ascii="Calibri Light" w:eastAsia="Times New Roman" w:hAnsi="Calibri Light" w:cs="David" w:hint="cs"/>
          <w:kern w:val="32"/>
          <w:sz w:val="24"/>
          <w:szCs w:val="24"/>
          <w:rtl/>
          <w:lang w:eastAsia="he-IL"/>
        </w:rPr>
        <w:t>במפורש</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החברה</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 כתוצאה ממעשה ו/או מחדל מקצועי של </w:t>
      </w:r>
      <w:r w:rsidR="000817A9">
        <w:rPr>
          <w:rFonts w:ascii="Calibri Light" w:eastAsia="Times New Roman" w:hAnsi="Calibri Light" w:cs="David" w:hint="eastAsia"/>
          <w:kern w:val="32"/>
          <w:sz w:val="24"/>
          <w:szCs w:val="24"/>
          <w:rtl/>
          <w:lang w:eastAsia="he-IL"/>
        </w:rPr>
        <w:t>המתכנן</w:t>
      </w:r>
      <w:r w:rsidRPr="004213A6">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213A6">
        <w:rPr>
          <w:rFonts w:ascii="Calibri Light" w:eastAsia="Times New Roman" w:hAnsi="Calibri Light" w:cs="David" w:hint="eastAsia"/>
          <w:kern w:val="32"/>
          <w:sz w:val="24"/>
          <w:szCs w:val="24"/>
          <w:rtl/>
          <w:lang w:eastAsia="he-IL"/>
        </w:rPr>
        <w:t>בגבולות</w:t>
      </w:r>
      <w:r w:rsidRPr="004213A6">
        <w:rPr>
          <w:rFonts w:ascii="Calibri Light" w:eastAsia="Times New Roman" w:hAnsi="Calibri Light" w:cs="David"/>
          <w:kern w:val="32"/>
          <w:sz w:val="24"/>
          <w:szCs w:val="24"/>
          <w:rtl/>
          <w:lang w:eastAsia="he-IL"/>
        </w:rPr>
        <w:t xml:space="preserve"> אחריות בסך של </w:t>
      </w:r>
      <w:r w:rsidRPr="004213A6">
        <w:rPr>
          <w:rFonts w:ascii="Calibri Light" w:eastAsia="Times New Roman" w:hAnsi="Calibri Light" w:cs="David" w:hint="cs"/>
          <w:kern w:val="32"/>
          <w:sz w:val="24"/>
          <w:szCs w:val="24"/>
          <w:rtl/>
          <w:lang w:eastAsia="he-IL"/>
        </w:rPr>
        <w:t xml:space="preserve">___________ ₪ </w:t>
      </w:r>
      <w:r w:rsidRPr="004213A6">
        <w:rPr>
          <w:rFonts w:ascii="Calibri Light" w:eastAsia="Times New Roman" w:hAnsi="Calibri Light" w:cs="David"/>
          <w:kern w:val="32"/>
          <w:sz w:val="24"/>
          <w:szCs w:val="24"/>
          <w:rtl/>
          <w:lang w:eastAsia="he-IL"/>
        </w:rPr>
        <w:t xml:space="preserve">למקרה ובמצטבר לתקופת </w:t>
      </w:r>
      <w:r w:rsidRPr="004213A6">
        <w:rPr>
          <w:rFonts w:ascii="Calibri Light" w:eastAsia="Times New Roman" w:hAnsi="Calibri Light" w:cs="David" w:hint="cs"/>
          <w:kern w:val="32"/>
          <w:sz w:val="24"/>
          <w:szCs w:val="24"/>
          <w:rtl/>
          <w:lang w:eastAsia="he-IL"/>
        </w:rPr>
        <w:t>ה</w:t>
      </w:r>
      <w:r w:rsidRPr="004213A6">
        <w:rPr>
          <w:rFonts w:ascii="Calibri Light" w:eastAsia="Times New Roman" w:hAnsi="Calibri Light" w:cs="David"/>
          <w:kern w:val="32"/>
          <w:sz w:val="24"/>
          <w:szCs w:val="24"/>
          <w:rtl/>
          <w:lang w:eastAsia="he-IL"/>
        </w:rPr>
        <w:t xml:space="preserve">ביטוח. הביטוח אינו </w:t>
      </w:r>
      <w:r w:rsidRPr="004213A6">
        <w:rPr>
          <w:rFonts w:ascii="Calibri Light" w:eastAsia="Times New Roman" w:hAnsi="Calibri Light" w:cs="David" w:hint="eastAsia"/>
          <w:kern w:val="32"/>
          <w:sz w:val="24"/>
          <w:szCs w:val="24"/>
          <w:rtl/>
          <w:lang w:eastAsia="he-IL"/>
        </w:rPr>
        <w:t>כולל</w:t>
      </w:r>
      <w:r w:rsidRPr="004213A6">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213A6">
        <w:rPr>
          <w:rFonts w:ascii="Calibri Light" w:eastAsia="Times New Roman" w:hAnsi="Calibri Light" w:cs="David" w:hint="eastAsia"/>
          <w:kern w:val="32"/>
          <w:sz w:val="24"/>
          <w:szCs w:val="24"/>
          <w:rtl/>
          <w:lang w:eastAsia="he-IL"/>
        </w:rPr>
        <w:t>מסמכים</w:t>
      </w:r>
      <w:r w:rsidRPr="004213A6">
        <w:rPr>
          <w:rFonts w:ascii="Calibri Light" w:eastAsia="Times New Roman" w:hAnsi="Calibri Light" w:cs="David"/>
          <w:kern w:val="32"/>
          <w:sz w:val="24"/>
          <w:szCs w:val="24"/>
          <w:rtl/>
          <w:lang w:eastAsia="he-IL"/>
        </w:rPr>
        <w:t xml:space="preserve">, הפרת סודיות ואי יושר של עובדים. </w:t>
      </w:r>
    </w:p>
    <w:p w14:paraId="3D8AC893"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הינו בעל תחולה רטרואקטיבית </w:t>
      </w:r>
      <w:r w:rsidRPr="004213A6">
        <w:rPr>
          <w:rFonts w:ascii="Times New Roman" w:eastAsia="Times New Roman" w:hAnsi="Times New Roman" w:cs="David" w:hint="eastAsia"/>
          <w:sz w:val="24"/>
          <w:szCs w:val="24"/>
          <w:rtl/>
          <w:lang w:eastAsia="he-IL"/>
        </w:rPr>
        <w:t>מיום</w:t>
      </w:r>
      <w:r w:rsidRPr="004213A6">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התאריך</w:t>
      </w:r>
      <w:r w:rsidRPr="004213A6">
        <w:rPr>
          <w:rFonts w:ascii="Times New Roman" w:eastAsia="Times New Roman" w:hAnsi="Times New Roman" w:cs="David"/>
          <w:b/>
          <w:bCs/>
          <w:sz w:val="24"/>
          <w:szCs w:val="24"/>
          <w:rtl/>
          <w:lang w:eastAsia="he-IL"/>
        </w:rPr>
        <w:t xml:space="preserve"> הרטרואקטיבי"</w:t>
      </w:r>
      <w:r w:rsidRPr="004213A6">
        <w:rPr>
          <w:rFonts w:ascii="Times New Roman" w:eastAsia="Times New Roman" w:hAnsi="Times New Roman" w:cs="David"/>
          <w:sz w:val="24"/>
          <w:szCs w:val="24"/>
          <w:rtl/>
          <w:lang w:eastAsia="he-IL"/>
        </w:rPr>
        <w:t xml:space="preserve">), וכולל תקופת גילוי </w:t>
      </w:r>
      <w:r w:rsidRPr="004213A6">
        <w:rPr>
          <w:rFonts w:ascii="Times New Roman" w:eastAsia="Times New Roman" w:hAnsi="Times New Roman" w:cs="David" w:hint="eastAsia"/>
          <w:sz w:val="24"/>
          <w:szCs w:val="24"/>
          <w:rtl/>
          <w:lang w:eastAsia="he-IL"/>
        </w:rPr>
        <w:t>מורחבת</w:t>
      </w:r>
      <w:r w:rsidRPr="004213A6">
        <w:rPr>
          <w:rFonts w:ascii="Times New Roman" w:eastAsia="Times New Roman" w:hAnsi="Times New Roman" w:cs="David"/>
          <w:sz w:val="24"/>
          <w:szCs w:val="24"/>
          <w:rtl/>
          <w:lang w:eastAsia="he-IL"/>
        </w:rPr>
        <w:t xml:space="preserve"> של </w:t>
      </w:r>
      <w:r w:rsidRPr="004213A6">
        <w:rPr>
          <w:rFonts w:ascii="Times New Roman" w:eastAsia="Times New Roman" w:hAnsi="Times New Roman" w:cs="David" w:hint="cs"/>
          <w:sz w:val="24"/>
          <w:szCs w:val="24"/>
          <w:rtl/>
          <w:lang w:eastAsia="he-IL"/>
        </w:rPr>
        <w:t>6</w:t>
      </w:r>
      <w:r w:rsidRPr="004213A6">
        <w:rPr>
          <w:rFonts w:ascii="Times New Roman" w:eastAsia="Times New Roman" w:hAnsi="Times New Roman" w:cs="David"/>
          <w:sz w:val="24"/>
          <w:szCs w:val="24"/>
          <w:rtl/>
          <w:lang w:eastAsia="he-IL"/>
        </w:rPr>
        <w:t xml:space="preserve"> חודשים לפחות.</w:t>
      </w:r>
    </w:p>
    <w:p w14:paraId="103D82E0"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כאמור הורחב </w:t>
      </w:r>
      <w:r w:rsidRPr="004213A6">
        <w:rPr>
          <w:rFonts w:ascii="Times New Roman" w:eastAsia="Times New Roman" w:hAnsi="Times New Roman" w:cs="David" w:hint="cs"/>
          <w:sz w:val="24"/>
          <w:szCs w:val="24"/>
          <w:rtl/>
          <w:lang w:eastAsia="he-IL"/>
        </w:rPr>
        <w:t>לשפות את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hint="eastAsia"/>
          <w:sz w:val="24"/>
          <w:szCs w:val="24"/>
          <w:rtl/>
          <w:lang w:eastAsia="he-IL"/>
        </w:rPr>
        <w:t xml:space="preserve"> </w:t>
      </w:r>
      <w:r w:rsidRPr="004213A6">
        <w:rPr>
          <w:rFonts w:ascii="Times New Roman" w:eastAsia="Times New Roman" w:hAnsi="Times New Roman" w:cs="David" w:hint="cs"/>
          <w:sz w:val="24"/>
          <w:szCs w:val="24"/>
          <w:rtl/>
          <w:lang w:eastAsia="he-IL"/>
        </w:rPr>
        <w:t>בגין</w:t>
      </w:r>
      <w:r w:rsidRPr="004213A6">
        <w:rPr>
          <w:rFonts w:ascii="Times New Roman" w:eastAsia="Times New Roman" w:hAnsi="Times New Roman" w:cs="David"/>
          <w:sz w:val="24"/>
          <w:szCs w:val="24"/>
          <w:rtl/>
          <w:lang w:eastAsia="he-IL"/>
        </w:rPr>
        <w:t xml:space="preserve"> אחריותה למעשי ו/או מחדלי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ו/או עובדיו ו/או מי </w:t>
      </w:r>
      <w:r w:rsidRPr="004213A6">
        <w:rPr>
          <w:rFonts w:ascii="Times New Roman" w:eastAsia="Times New Roman" w:hAnsi="Times New Roman" w:cs="David" w:hint="eastAsia"/>
          <w:sz w:val="24"/>
          <w:szCs w:val="24"/>
          <w:rtl/>
          <w:lang w:eastAsia="he-IL"/>
        </w:rPr>
        <w:t>מטעמו</w:t>
      </w:r>
      <w:r w:rsidRPr="004213A6">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213A6">
        <w:rPr>
          <w:rFonts w:ascii="Times New Roman" w:eastAsia="Times New Roman" w:hAnsi="Times New Roman" w:cs="David" w:hint="eastAsia"/>
          <w:sz w:val="24"/>
          <w:szCs w:val="24"/>
          <w:rtl/>
          <w:lang w:eastAsia="he-IL"/>
        </w:rPr>
        <w:t>מיחידי</w:t>
      </w:r>
      <w:r w:rsidRPr="004213A6">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w:t>
      </w:r>
    </w:p>
    <w:p w14:paraId="22D28C31"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lastRenderedPageBreak/>
        <w:t>נוסח הפוליסה לא יפחת מהנוסח הידוע כ- "שפי</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hint="cs"/>
          <w:sz w:val="24"/>
          <w:szCs w:val="24"/>
          <w:rtl/>
          <w:lang w:eastAsia="he-IL"/>
        </w:rPr>
        <w:t xml:space="preserve"> ב.ר. 2011". </w:t>
      </w:r>
    </w:p>
    <w:p w14:paraId="0258EBDA"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85CB89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21C9F5" w14:textId="77777777" w:rsidR="004213A6" w:rsidRPr="004213A6" w:rsidRDefault="004213A6" w:rsidP="004213A6">
      <w:pPr>
        <w:widowControl w:val="0"/>
        <w:numPr>
          <w:ilvl w:val="0"/>
          <w:numId w:val="10"/>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מעבידים</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 מ.פ. __________________________</w:t>
      </w:r>
    </w:p>
    <w:p w14:paraId="134D6B5D"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חבותו</w:t>
      </w:r>
      <w:r w:rsidRPr="004213A6">
        <w:rPr>
          <w:rFonts w:ascii="Times New Roman" w:eastAsia="Times New Roman" w:hAnsi="Times New Roman" w:cs="David"/>
          <w:sz w:val="24"/>
          <w:szCs w:val="24"/>
          <w:rtl/>
          <w:lang w:eastAsia="he-IL"/>
        </w:rPr>
        <w:t xml:space="preserve"> של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על פי פקודת הנזיקין [נוסח חדש] ו/או חוק האחריות למוצרים פגומים, התש"</w:t>
      </w:r>
      <w:r w:rsidRPr="004213A6">
        <w:rPr>
          <w:rFonts w:ascii="Times New Roman" w:eastAsia="Times New Roman" w:hAnsi="Times New Roman" w:cs="David" w:hint="eastAsia"/>
          <w:sz w:val="24"/>
          <w:szCs w:val="24"/>
          <w:rtl/>
          <w:lang w:eastAsia="he-IL"/>
        </w:rPr>
        <w:t>ם</w:t>
      </w:r>
      <w:r w:rsidRPr="004213A6">
        <w:rPr>
          <w:rFonts w:ascii="Times New Roman" w:eastAsia="Times New Roman" w:hAnsi="Times New Roman" w:cs="David"/>
          <w:sz w:val="24"/>
          <w:szCs w:val="24"/>
          <w:rtl/>
          <w:lang w:eastAsia="he-IL"/>
        </w:rPr>
        <w:t xml:space="preserve">-1980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213A6">
        <w:rPr>
          <w:rFonts w:ascii="Times New Roman" w:eastAsia="Times New Roman" w:hAnsi="Times New Roman" w:cs="David"/>
          <w:sz w:val="24"/>
          <w:szCs w:val="24"/>
          <w:rtl/>
          <w:lang w:eastAsia="he-IL"/>
        </w:rPr>
        <w:t>בגבולות אחריות של</w:t>
      </w:r>
      <w:r w:rsidRPr="004213A6">
        <w:rPr>
          <w:rFonts w:ascii="Times New Roman" w:eastAsia="Times New Roman" w:hAnsi="Times New Roman" w:cs="David" w:hint="cs"/>
          <w:sz w:val="24"/>
          <w:szCs w:val="24"/>
          <w:rtl/>
          <w:lang w:eastAsia="he-IL"/>
        </w:rPr>
        <w:t xml:space="preserve"> 20,000,000 ₪ לתובע, </w:t>
      </w:r>
      <w:r w:rsidRPr="004213A6">
        <w:rPr>
          <w:rFonts w:ascii="Times New Roman" w:eastAsia="Times New Roman" w:hAnsi="Times New Roman" w:cs="David" w:hint="eastAsia"/>
          <w:sz w:val="24"/>
          <w:szCs w:val="24"/>
          <w:rtl/>
          <w:lang w:eastAsia="he-IL"/>
        </w:rPr>
        <w:t>למקרה</w:t>
      </w:r>
      <w:r w:rsidRPr="004213A6">
        <w:rPr>
          <w:rFonts w:ascii="Times New Roman" w:eastAsia="Times New Roman" w:hAnsi="Times New Roman" w:cs="David"/>
          <w:sz w:val="24"/>
          <w:szCs w:val="24"/>
          <w:rtl/>
          <w:lang w:eastAsia="he-IL"/>
        </w:rPr>
        <w:t xml:space="preserve"> ובמצטבר ל</w:t>
      </w:r>
      <w:r w:rsidRPr="004213A6">
        <w:rPr>
          <w:rFonts w:ascii="Times New Roman" w:eastAsia="Times New Roman" w:hAnsi="Times New Roman" w:cs="David" w:hint="cs"/>
          <w:sz w:val="24"/>
          <w:szCs w:val="24"/>
          <w:rtl/>
          <w:lang w:eastAsia="he-IL"/>
        </w:rPr>
        <w:t>תקופת הביטוח</w:t>
      </w:r>
      <w:r w:rsidRPr="004213A6">
        <w:rPr>
          <w:rFonts w:ascii="Times New Roman" w:eastAsia="Times New Roman" w:hAnsi="Times New Roman" w:cs="David"/>
          <w:sz w:val="24"/>
          <w:szCs w:val="24"/>
          <w:rtl/>
          <w:lang w:eastAsia="he-IL"/>
        </w:rPr>
        <w:t xml:space="preserve">. הביטוח אינו כולל כל סייג בדבר </w:t>
      </w:r>
      <w:r w:rsidRPr="004213A6">
        <w:rPr>
          <w:rFonts w:ascii="Times New Roman" w:eastAsia="Times New Roman" w:hAnsi="Times New Roman" w:cs="David" w:hint="cs"/>
          <w:sz w:val="24"/>
          <w:szCs w:val="24"/>
          <w:rtl/>
          <w:lang w:eastAsia="he-IL"/>
        </w:rPr>
        <w:t xml:space="preserve">שעות עבודה, העסקת נוער וכן בדבר </w:t>
      </w:r>
      <w:r w:rsidRPr="004213A6">
        <w:rPr>
          <w:rFonts w:ascii="Times New Roman" w:eastAsia="Times New Roman" w:hAnsi="Times New Roman" w:cs="David"/>
          <w:sz w:val="24"/>
          <w:szCs w:val="24"/>
          <w:rtl/>
          <w:lang w:eastAsia="he-IL"/>
        </w:rPr>
        <w:t xml:space="preserve">חבות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w:t>
      </w:r>
      <w:r w:rsidRPr="004213A6">
        <w:rPr>
          <w:rFonts w:ascii="Times New Roman" w:eastAsia="Times New Roman" w:hAnsi="Times New Roman" w:cs="David" w:hint="cs"/>
          <w:sz w:val="24"/>
          <w:szCs w:val="24"/>
          <w:rtl/>
          <w:lang w:eastAsia="he-IL"/>
        </w:rPr>
        <w:t xml:space="preserve"> היה ויחשבו לעובדי </w:t>
      </w:r>
      <w:r w:rsidR="000817A9">
        <w:rPr>
          <w:rFonts w:ascii="Times New Roman" w:eastAsia="Times New Roman" w:hAnsi="Times New Roman" w:cs="David" w:hint="cs"/>
          <w:sz w:val="24"/>
          <w:szCs w:val="24"/>
          <w:rtl/>
          <w:lang w:eastAsia="he-IL"/>
        </w:rPr>
        <w:t>המתכנן</w:t>
      </w:r>
      <w:r w:rsidRPr="004213A6">
        <w:rPr>
          <w:rFonts w:ascii="Times New Roman" w:eastAsia="Times New Roman" w:hAnsi="Times New Roman" w:cs="David"/>
          <w:sz w:val="24"/>
          <w:szCs w:val="24"/>
          <w:rtl/>
          <w:lang w:eastAsia="he-IL"/>
        </w:rPr>
        <w:t>. הביטוח מורחב ל</w:t>
      </w:r>
      <w:r w:rsidRPr="004213A6">
        <w:rPr>
          <w:rFonts w:ascii="Times New Roman" w:eastAsia="Times New Roman" w:hAnsi="Times New Roman" w:cs="David" w:hint="cs"/>
          <w:sz w:val="24"/>
          <w:szCs w:val="24"/>
          <w:rtl/>
          <w:lang w:eastAsia="he-IL"/>
        </w:rPr>
        <w:t xml:space="preserve">שפות את החברה </w:t>
      </w:r>
      <w:r w:rsidRPr="004213A6">
        <w:rPr>
          <w:rFonts w:ascii="Times New Roman" w:eastAsia="Times New Roman" w:hAnsi="Times New Roman" w:cs="David"/>
          <w:sz w:val="24"/>
          <w:szCs w:val="24"/>
          <w:rtl/>
          <w:lang w:eastAsia="he-IL"/>
        </w:rPr>
        <w:t xml:space="preserve">היה ותיחשב למעביד של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w:t>
      </w:r>
      <w:r w:rsidRPr="004213A6">
        <w:rPr>
          <w:rFonts w:ascii="Times New Roman" w:eastAsia="Times New Roman" w:hAnsi="Times New Roman" w:cs="David"/>
          <w:sz w:val="24"/>
          <w:szCs w:val="24"/>
          <w:rtl/>
          <w:lang w:eastAsia="he-IL"/>
        </w:rPr>
        <w:t xml:space="preserve">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או אם ייקבע כי היא נושאת באחריות שילוחית לעניין חבות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כלפי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עובדיו</w:t>
      </w:r>
      <w:r w:rsidRPr="004213A6">
        <w:rPr>
          <w:rFonts w:ascii="Times New Roman" w:eastAsia="Times New Roman" w:hAnsi="Times New Roman" w:cs="David"/>
          <w:sz w:val="24"/>
          <w:szCs w:val="24"/>
          <w:rtl/>
          <w:lang w:eastAsia="he-IL"/>
        </w:rPr>
        <w:t>.</w:t>
      </w:r>
    </w:p>
    <w:p w14:paraId="1C1C7A79"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932377" w14:textId="77777777" w:rsidR="004213A6" w:rsidRPr="004213A6" w:rsidRDefault="004213A6" w:rsidP="004213A6">
      <w:pPr>
        <w:widowControl w:val="0"/>
        <w:numPr>
          <w:ilvl w:val="0"/>
          <w:numId w:val="10"/>
        </w:numPr>
        <w:spacing w:before="0" w:beforeAutospacing="0" w:after="0" w:afterAutospacing="0" w:line="240" w:lineRule="exac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כלפי צד שלישי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מ.פ. _______________________</w:t>
      </w:r>
    </w:p>
    <w:p w14:paraId="26C445DA" w14:textId="77777777" w:rsidR="004213A6" w:rsidRPr="004213A6" w:rsidRDefault="004213A6" w:rsidP="004213A6">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אחריות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על פי דין </w:t>
      </w:r>
      <w:r w:rsidRPr="004213A6">
        <w:rPr>
          <w:rFonts w:ascii="Times New Roman" w:eastAsia="Times New Roman" w:hAnsi="Times New Roman" w:cs="David" w:hint="eastAsia"/>
          <w:sz w:val="24"/>
          <w:szCs w:val="24"/>
          <w:rtl/>
          <w:lang w:eastAsia="he-IL"/>
        </w:rPr>
        <w:t>בגין</w:t>
      </w:r>
      <w:r w:rsidRPr="004213A6">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במפורש החברה)</w:t>
      </w:r>
      <w:r w:rsidRPr="004213A6">
        <w:rPr>
          <w:rFonts w:ascii="Times New Roman" w:eastAsia="Times New Roman" w:hAnsi="Times New Roman" w:cs="David"/>
          <w:sz w:val="24"/>
          <w:szCs w:val="24"/>
          <w:rtl/>
          <w:lang w:eastAsia="he-IL"/>
        </w:rPr>
        <w:t>, בג</w:t>
      </w:r>
      <w:r w:rsidRPr="004213A6">
        <w:rPr>
          <w:rFonts w:ascii="Times New Roman" w:eastAsia="Times New Roman" w:hAnsi="Times New Roman" w:cs="David" w:hint="eastAsia"/>
          <w:sz w:val="24"/>
          <w:szCs w:val="24"/>
          <w:rtl/>
          <w:lang w:eastAsia="he-IL"/>
        </w:rPr>
        <w:t>בולות</w:t>
      </w:r>
      <w:r w:rsidRPr="004213A6">
        <w:rPr>
          <w:rFonts w:ascii="Times New Roman" w:eastAsia="Times New Roman" w:hAnsi="Times New Roman" w:cs="David"/>
          <w:sz w:val="24"/>
          <w:szCs w:val="24"/>
          <w:rtl/>
          <w:lang w:eastAsia="he-IL"/>
        </w:rPr>
        <w:t xml:space="preserve"> אחריות בסך של </w:t>
      </w:r>
      <w:r w:rsidRPr="004213A6">
        <w:rPr>
          <w:rFonts w:ascii="Times New Roman" w:eastAsia="Times New Roman" w:hAnsi="Times New Roman" w:cs="David" w:hint="cs"/>
          <w:sz w:val="24"/>
          <w:szCs w:val="24"/>
          <w:rtl/>
          <w:lang w:eastAsia="he-IL"/>
        </w:rPr>
        <w:t>4</w:t>
      </w:r>
      <w:r w:rsidRPr="004213A6">
        <w:rPr>
          <w:rFonts w:ascii="Times New Roman" w:eastAsia="Times New Roman" w:hAnsi="Times New Roman" w:cs="David"/>
          <w:sz w:val="24"/>
          <w:szCs w:val="24"/>
          <w:rtl/>
          <w:lang w:eastAsia="he-IL"/>
        </w:rPr>
        <w:t>,000,000</w:t>
      </w:r>
      <w:r w:rsidRPr="004213A6">
        <w:rPr>
          <w:rFonts w:ascii="Times New Roman" w:eastAsia="Times New Roman" w:hAnsi="Times New Roman" w:cs="David" w:hint="cs"/>
          <w:sz w:val="24"/>
          <w:szCs w:val="24"/>
          <w:rtl/>
          <w:lang w:eastAsia="he-IL"/>
        </w:rPr>
        <w:t xml:space="preserve"> ₪ </w:t>
      </w:r>
      <w:r w:rsidRPr="004213A6">
        <w:rPr>
          <w:rFonts w:ascii="Times New Roman" w:eastAsia="Times New Roman" w:hAnsi="Times New Roman" w:cs="David"/>
          <w:sz w:val="24"/>
          <w:szCs w:val="24"/>
          <w:rtl/>
          <w:lang w:eastAsia="he-IL"/>
        </w:rPr>
        <w:t xml:space="preserve">למקרה ובמצטבר לתקופת </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hint="eastAsia"/>
          <w:sz w:val="24"/>
          <w:szCs w:val="24"/>
          <w:rtl/>
          <w:lang w:eastAsia="he-IL"/>
        </w:rPr>
        <w:t>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אינו כולל כל סייג בדבר חבות בגין וכלפי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 וכן תביעות תחלוף מצד המוסד לביטוח </w:t>
      </w:r>
      <w:r w:rsidRPr="004213A6">
        <w:rPr>
          <w:rFonts w:ascii="Times New Roman" w:eastAsia="Times New Roman" w:hAnsi="Times New Roman" w:cs="David"/>
          <w:sz w:val="24"/>
          <w:szCs w:val="24"/>
          <w:rtl/>
          <w:lang w:eastAsia="he-IL"/>
        </w:rPr>
        <w:lastRenderedPageBreak/>
        <w:t>לאומי. הביטוח מורחב ל</w:t>
      </w:r>
      <w:r w:rsidRPr="004213A6">
        <w:rPr>
          <w:rFonts w:ascii="Times New Roman" w:eastAsia="Times New Roman" w:hAnsi="Times New Roman" w:cs="David" w:hint="cs"/>
          <w:sz w:val="24"/>
          <w:szCs w:val="24"/>
          <w:rtl/>
          <w:lang w:eastAsia="he-IL"/>
        </w:rPr>
        <w:t xml:space="preserve">שפות את החברה בגין </w:t>
      </w:r>
      <w:r w:rsidRPr="004213A6">
        <w:rPr>
          <w:rFonts w:ascii="Times New Roman" w:eastAsia="Times New Roman" w:hAnsi="Times New Roman" w:cs="David"/>
          <w:sz w:val="24"/>
          <w:szCs w:val="24"/>
          <w:rtl/>
          <w:lang w:eastAsia="he-IL"/>
        </w:rPr>
        <w:t xml:space="preserve">אחריותה למעשי ו/או מחדלי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ו/או מי מטעמו, בכפוף </w:t>
      </w:r>
      <w:r w:rsidRPr="004213A6">
        <w:rPr>
          <w:rFonts w:ascii="Times New Roman" w:eastAsia="Times New Roman" w:hAnsi="Times New Roman" w:cs="David" w:hint="eastAsia"/>
          <w:sz w:val="24"/>
          <w:szCs w:val="24"/>
          <w:rtl/>
          <w:lang w:eastAsia="he-IL"/>
        </w:rPr>
        <w:t>לסעיף</w:t>
      </w:r>
      <w:r w:rsidRPr="004213A6">
        <w:rPr>
          <w:rFonts w:ascii="Times New Roman" w:eastAsia="Times New Roman" w:hAnsi="Times New Roman" w:cs="David"/>
          <w:sz w:val="24"/>
          <w:szCs w:val="24"/>
          <w:rtl/>
          <w:lang w:eastAsia="he-IL"/>
        </w:rPr>
        <w:t xml:space="preserve"> אחריות צולבת.</w:t>
      </w:r>
    </w:p>
    <w:p w14:paraId="52B889D2" w14:textId="77777777" w:rsidR="004213A6" w:rsidRPr="004213A6" w:rsidRDefault="004213A6" w:rsidP="004213A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0C8C1E06" w14:textId="77777777" w:rsidR="004213A6" w:rsidRPr="004213A6" w:rsidRDefault="004213A6" w:rsidP="004213A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66892C2"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4D320BA"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213A6">
        <w:rPr>
          <w:rFonts w:ascii="Times New Roman" w:eastAsia="Times New Roman" w:hAnsi="Times New Roman" w:cs="David" w:hint="eastAsia"/>
          <w:b/>
          <w:bCs/>
          <w:sz w:val="24"/>
          <w:szCs w:val="24"/>
          <w:u w:val="single"/>
          <w:rtl/>
          <w:lang w:eastAsia="he-IL"/>
        </w:rPr>
        <w:t>כללי</w:t>
      </w:r>
      <w:r w:rsidRPr="004213A6">
        <w:rPr>
          <w:rFonts w:ascii="Times New Roman" w:eastAsia="Times New Roman" w:hAnsi="Times New Roman" w:cs="David"/>
          <w:b/>
          <w:bCs/>
          <w:sz w:val="24"/>
          <w:szCs w:val="24"/>
          <w:u w:val="single"/>
          <w:rtl/>
          <w:lang w:eastAsia="he-IL"/>
        </w:rPr>
        <w:t xml:space="preserve"> לכל הפוליסות</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b/>
          <w:bCs/>
          <w:sz w:val="24"/>
          <w:szCs w:val="24"/>
          <w:rtl/>
          <w:lang w:eastAsia="he-IL"/>
        </w:rPr>
        <w:t>–</w:t>
      </w:r>
      <w:r w:rsidRPr="004213A6">
        <w:rPr>
          <w:rFonts w:ascii="Times New Roman" w:eastAsia="Times New Roman" w:hAnsi="Times New Roman" w:cs="David"/>
          <w:b/>
          <w:bCs/>
          <w:sz w:val="24"/>
          <w:szCs w:val="24"/>
          <w:rtl/>
          <w:lang w:eastAsia="he-IL"/>
        </w:rPr>
        <w:t xml:space="preserve"> </w:t>
      </w:r>
    </w:p>
    <w:p w14:paraId="529B49F9"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71BD76"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לצורך</w:t>
      </w:r>
      <w:r w:rsidRPr="004213A6">
        <w:rPr>
          <w:rFonts w:ascii="Times New Roman" w:eastAsia="Times New Roman" w:hAnsi="Times New Roman" w:cs="David"/>
          <w:sz w:val="24"/>
          <w:szCs w:val="24"/>
          <w:rtl/>
          <w:lang w:eastAsia="he-IL"/>
        </w:rPr>
        <w:t xml:space="preserve">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/או אישור זה הינ</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sz w:val="24"/>
          <w:szCs w:val="24"/>
          <w:rtl/>
          <w:lang w:eastAsia="he-IL"/>
        </w:rPr>
        <w:t xml:space="preserve"> לרבות חברת אם ו/או חברות בנות ו/או חברות שלובות</w:t>
      </w:r>
      <w:r w:rsidRPr="004213A6">
        <w:rPr>
          <w:rFonts w:ascii="Times New Roman" w:eastAsia="Times New Roman" w:hAnsi="Times New Roman" w:cs="David" w:hint="cs"/>
          <w:sz w:val="24"/>
          <w:szCs w:val="24"/>
          <w:rtl/>
          <w:lang w:eastAsia="he-IL"/>
        </w:rPr>
        <w:t xml:space="preserve"> ו/או עובדיהן ו/או מנהליהן</w:t>
      </w:r>
      <w:r w:rsidRPr="004213A6">
        <w:rPr>
          <w:rFonts w:ascii="Times New Roman" w:eastAsia="Times New Roman" w:hAnsi="Times New Roman" w:cs="David"/>
          <w:sz w:val="24"/>
          <w:szCs w:val="24"/>
          <w:rtl/>
          <w:lang w:eastAsia="he-IL"/>
        </w:rPr>
        <w:t>.</w:t>
      </w:r>
    </w:p>
    <w:p w14:paraId="687E0FD6" w14:textId="77777777" w:rsidR="004213A6" w:rsidRPr="004213A6" w:rsidRDefault="004213A6" w:rsidP="004213A6">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473278E2"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76543E68" w14:textId="77777777" w:rsidR="004213A6" w:rsidRPr="004213A6" w:rsidRDefault="004213A6" w:rsidP="004213A6">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18EB007D"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ידוע לנו שהאחריות </w:t>
      </w:r>
      <w:r w:rsidRPr="004213A6">
        <w:rPr>
          <w:rFonts w:ascii="Times New Roman" w:eastAsia="Times New Roman" w:hAnsi="Times New Roman" w:cs="David" w:hint="eastAsia"/>
          <w:sz w:val="24"/>
          <w:szCs w:val="24"/>
          <w:rtl/>
          <w:lang w:eastAsia="he-IL"/>
        </w:rPr>
        <w:t>לתשלום</w:t>
      </w:r>
      <w:r w:rsidRPr="004213A6">
        <w:rPr>
          <w:rFonts w:ascii="Times New Roman" w:eastAsia="Times New Roman" w:hAnsi="Times New Roman" w:cs="David"/>
          <w:sz w:val="24"/>
          <w:szCs w:val="24"/>
          <w:rtl/>
          <w:lang w:eastAsia="he-IL"/>
        </w:rPr>
        <w:t xml:space="preserve"> פרמיות הביטוח והשתתפות עצמית חלה על </w:t>
      </w:r>
      <w:r w:rsidR="000817A9">
        <w:rPr>
          <w:rFonts w:ascii="Times New Roman" w:eastAsia="Times New Roman" w:hAnsi="Times New Roman" w:cs="David"/>
          <w:sz w:val="24"/>
          <w:szCs w:val="24"/>
          <w:rtl/>
          <w:lang w:eastAsia="he-IL"/>
        </w:rPr>
        <w:t>המתכנן</w:t>
      </w:r>
      <w:r w:rsidRPr="004213A6">
        <w:rPr>
          <w:rFonts w:ascii="Times New Roman" w:eastAsia="Times New Roman" w:hAnsi="Times New Roman" w:cs="David"/>
          <w:sz w:val="24"/>
          <w:szCs w:val="24"/>
          <w:rtl/>
          <w:lang w:eastAsia="he-IL"/>
        </w:rPr>
        <w:t xml:space="preserve"> בלבד</w:t>
      </w:r>
      <w:r w:rsidRPr="004213A6">
        <w:rPr>
          <w:rFonts w:ascii="Times New Roman" w:eastAsia="Times New Roman" w:hAnsi="Times New Roman" w:cs="David" w:hint="cs"/>
          <w:sz w:val="24"/>
          <w:szCs w:val="24"/>
          <w:rtl/>
          <w:lang w:eastAsia="he-IL"/>
        </w:rPr>
        <w:t>, ובשום מקרה לא על החברה</w:t>
      </w:r>
      <w:r w:rsidRPr="004213A6">
        <w:rPr>
          <w:rFonts w:ascii="Times New Roman" w:eastAsia="Times New Roman" w:hAnsi="Times New Roman" w:cs="David"/>
          <w:sz w:val="24"/>
          <w:szCs w:val="24"/>
          <w:rtl/>
          <w:lang w:eastAsia="he-IL"/>
        </w:rPr>
        <w:t>.</w:t>
      </w:r>
    </w:p>
    <w:p w14:paraId="0A7E73AF"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28C3DC"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כל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הינם</w:t>
      </w:r>
      <w:r w:rsidRPr="004213A6">
        <w:rPr>
          <w:rFonts w:ascii="Times New Roman" w:eastAsia="Times New Roman" w:hAnsi="Times New Roman" w:cs="David"/>
          <w:sz w:val="24"/>
          <w:szCs w:val="24"/>
          <w:rtl/>
          <w:lang w:eastAsia="he-IL"/>
        </w:rPr>
        <w:t xml:space="preserve"> ראשוניים וקודמים לכל ביטוח הנערך על ידי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ו/או לטובתה, ואנו מוותרים על </w:t>
      </w:r>
      <w:r w:rsidRPr="004213A6">
        <w:rPr>
          <w:rFonts w:ascii="Times New Roman" w:eastAsia="Times New Roman" w:hAnsi="Times New Roman" w:cs="David" w:hint="eastAsia"/>
          <w:sz w:val="24"/>
          <w:szCs w:val="24"/>
          <w:rtl/>
          <w:lang w:eastAsia="he-IL"/>
        </w:rPr>
        <w:t>כל</w:t>
      </w:r>
      <w:r w:rsidRPr="004213A6">
        <w:rPr>
          <w:rFonts w:ascii="Times New Roman" w:eastAsia="Times New Roman" w:hAnsi="Times New Roman" w:cs="David"/>
          <w:sz w:val="24"/>
          <w:szCs w:val="24"/>
          <w:rtl/>
          <w:lang w:eastAsia="he-IL"/>
        </w:rPr>
        <w:t xml:space="preserve"> טענה ו/או דרישה ו/או תביעה בדבר שיתוף ביטוחי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w:t>
      </w:r>
    </w:p>
    <w:p w14:paraId="26EEAD1C" w14:textId="77777777" w:rsidR="004213A6" w:rsidRPr="004213A6" w:rsidRDefault="004213A6" w:rsidP="004213A6">
      <w:pPr>
        <w:spacing w:before="0" w:beforeAutospacing="0" w:after="0" w:afterAutospacing="0" w:line="360" w:lineRule="auto"/>
        <w:ind w:left="720"/>
        <w:rPr>
          <w:rFonts w:ascii="Times New Roman" w:eastAsia="Times New Roman" w:hAnsi="Times New Roman" w:cs="David"/>
          <w:sz w:val="24"/>
          <w:szCs w:val="24"/>
          <w:rtl/>
        </w:rPr>
      </w:pPr>
    </w:p>
    <w:p w14:paraId="2D73CB03"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cs"/>
          <w:sz w:val="24"/>
          <w:szCs w:val="24"/>
          <w:rtl/>
          <w:lang w:eastAsia="he-IL"/>
        </w:rPr>
        <w:lastRenderedPageBreak/>
        <w:t>הפוליסות כוללות ויתור על זכות התחלוף כלפי החברה, עובדיה ומנהליה, ובלבד שהויתור על זכות התחלוף כאמור לא יחול לטובת מי שגרם לנזק בזדון.</w:t>
      </w:r>
    </w:p>
    <w:p w14:paraId="4E4002A3"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B20B2C"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מתחייבים כי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לא</w:t>
      </w:r>
      <w:r w:rsidRPr="004213A6">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213A6">
        <w:rPr>
          <w:rFonts w:ascii="Times New Roman" w:eastAsia="Times New Roman" w:hAnsi="Times New Roman" w:cs="David" w:hint="cs"/>
          <w:sz w:val="24"/>
          <w:szCs w:val="24"/>
          <w:rtl/>
          <w:lang w:eastAsia="he-IL"/>
        </w:rPr>
        <w:t>לחברה</w:t>
      </w:r>
      <w:r w:rsidRPr="004213A6">
        <w:rPr>
          <w:rFonts w:ascii="Times New Roman" w:eastAsia="Times New Roman" w:hAnsi="Times New Roman" w:cs="David"/>
          <w:sz w:val="24"/>
          <w:szCs w:val="24"/>
          <w:rtl/>
          <w:lang w:eastAsia="he-IL"/>
        </w:rPr>
        <w:t xml:space="preserve">, בכתב, </w:t>
      </w:r>
      <w:r w:rsidRPr="004213A6">
        <w:rPr>
          <w:rFonts w:ascii="Times New Roman" w:eastAsia="Times New Roman" w:hAnsi="Times New Roman" w:cs="David" w:hint="eastAsia"/>
          <w:sz w:val="24"/>
          <w:szCs w:val="24"/>
          <w:rtl/>
          <w:lang w:eastAsia="he-IL"/>
        </w:rPr>
        <w:t>בדואר</w:t>
      </w:r>
      <w:r w:rsidRPr="004213A6">
        <w:rPr>
          <w:rFonts w:ascii="Times New Roman" w:eastAsia="Times New Roman" w:hAnsi="Times New Roman" w:cs="David"/>
          <w:sz w:val="24"/>
          <w:szCs w:val="24"/>
          <w:rtl/>
          <w:lang w:eastAsia="he-IL"/>
        </w:rPr>
        <w:t xml:space="preserve"> רשום.</w:t>
      </w:r>
    </w:p>
    <w:p w14:paraId="3163564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F28E1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427C3F"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bCs/>
          <w:sz w:val="24"/>
          <w:szCs w:val="24"/>
          <w:rtl/>
          <w:lang w:eastAsia="he-IL"/>
        </w:rPr>
        <w:t>אישורנו</w:t>
      </w:r>
      <w:r w:rsidRPr="004213A6">
        <w:rPr>
          <w:rFonts w:ascii="Times New Roman" w:eastAsia="Times New Roman" w:hAnsi="Times New Roman" w:cs="David"/>
          <w:bCs/>
          <w:sz w:val="24"/>
          <w:szCs w:val="24"/>
          <w:rtl/>
          <w:lang w:eastAsia="he-IL"/>
        </w:rPr>
        <w:t xml:space="preserve"> זה הינו בכפוף לתנאי </w:t>
      </w:r>
      <w:r w:rsidRPr="004213A6">
        <w:rPr>
          <w:rFonts w:ascii="Times New Roman" w:eastAsia="Times New Roman" w:hAnsi="Times New Roman" w:cs="David" w:hint="eastAsia"/>
          <w:bCs/>
          <w:sz w:val="24"/>
          <w:szCs w:val="24"/>
          <w:rtl/>
          <w:lang w:eastAsia="he-IL"/>
        </w:rPr>
        <w:t>פוליסות</w:t>
      </w:r>
      <w:r w:rsidRPr="004213A6">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4FA55FF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5E7F57"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47D777"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21C62C"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BC6CEF"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ABFCB0"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09F37C"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CEA627"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C8F24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04161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CF567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347688"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B429C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p>
    <w:p w14:paraId="26B49AF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sz w:val="24"/>
          <w:szCs w:val="24"/>
          <w:rtl/>
          <w:lang w:eastAsia="he-IL"/>
        </w:rPr>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p>
    <w:p w14:paraId="79AA4C3F"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lastRenderedPageBreak/>
        <w:t xml:space="preserve">(חותמת </w:t>
      </w:r>
      <w:r w:rsidRPr="004213A6">
        <w:rPr>
          <w:rFonts w:ascii="Times New Roman" w:eastAsia="Times New Roman" w:hAnsi="Times New Roman" w:cs="David" w:hint="eastAsia"/>
          <w:sz w:val="24"/>
          <w:szCs w:val="24"/>
          <w:rtl/>
          <w:lang w:eastAsia="he-IL"/>
        </w:rPr>
        <w:t>המבטח</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t>(חתימת המבטח)</w:t>
      </w:r>
      <w:r w:rsidRPr="004213A6">
        <w:rPr>
          <w:rFonts w:ascii="Times New Roman" w:eastAsia="Times New Roman" w:hAnsi="Times New Roman" w:cs="David"/>
          <w:sz w:val="24"/>
          <w:szCs w:val="24"/>
          <w:rtl/>
          <w:lang w:eastAsia="he-IL"/>
        </w:rPr>
        <w:tab/>
        <w:t>(שם החותם)</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sz w:val="24"/>
          <w:szCs w:val="24"/>
          <w:rtl/>
          <w:lang w:eastAsia="he-IL"/>
        </w:rPr>
        <w:tab/>
        <w:t xml:space="preserve">(תפקיד החותם) </w:t>
      </w:r>
    </w:p>
    <w:p w14:paraId="153C0E8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059AB8"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3E0D6A99"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3BF3CAF"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A87DBE3"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90B9D42"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D9CC850"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2BD8F02"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1D2439C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1C9A9B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008189B6"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048CBAA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25E045BF"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27E0898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C0827F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0FF207DC"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3244BFA"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3283937B"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7CBDB17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144E35FE"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177A0C3F"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40347E7D"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38E564B1"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5354A7A0"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71AF905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w:t>
      </w:r>
      <w:r w:rsidR="00292C74">
        <w:rPr>
          <w:rFonts w:ascii="Times New Roman" w:eastAsia="Times New Roman" w:hAnsi="Times New Roman" w:cs="David"/>
          <w:sz w:val="20"/>
          <w:szCs w:val="24"/>
          <w:rtl/>
        </w:rPr>
        <w:t>י, טבלת יעוד שטחים וחישוב צפיפ</w:t>
      </w:r>
      <w:r w:rsidRPr="00435A20">
        <w:rPr>
          <w:rFonts w:ascii="Times New Roman" w:eastAsia="Times New Roman" w:hAnsi="Times New Roman" w:cs="David"/>
          <w:sz w:val="20"/>
          <w:szCs w:val="24"/>
          <w:rtl/>
        </w:rPr>
        <w:t>ות, ש</w:t>
      </w:r>
      <w:r w:rsidR="00292C74">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77417D65"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26748E9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 xml:space="preserve">במספר חלופות הכוללות שטחי ומבני מגורים </w:t>
      </w:r>
      <w:r w:rsidRPr="00435A20">
        <w:rPr>
          <w:rFonts w:ascii="Times New Roman" w:eastAsia="Times New Roman" w:hAnsi="Times New Roman" w:cs="David"/>
          <w:sz w:val="20"/>
          <w:szCs w:val="24"/>
          <w:rtl/>
        </w:rPr>
        <w:lastRenderedPageBreak/>
        <w:t>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608F1D48"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6D63389B"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127F9044"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2CE4137"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7DA8C3E0"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E6F73F7"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24C0B3D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0FC0AC5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D9FEF3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2BA86BD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73D072A"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7B48D91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4BCDA2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4C0A478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416646A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BB15B4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2E064CE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2C17C5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13CC969D"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ABAB9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586D897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7D3EED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721E90F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19AD6D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2D6062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65BAB2D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466C3C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4154E6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712BC0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683F2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7F0913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1A4C616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F425F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w:t>
      </w:r>
      <w:r w:rsidRPr="00435A20">
        <w:rPr>
          <w:rFonts w:ascii="Times New Roman" w:eastAsia="Times New Roman" w:hAnsi="Times New Roman" w:cs="David"/>
          <w:sz w:val="20"/>
          <w:szCs w:val="24"/>
          <w:rtl/>
        </w:rPr>
        <w:lastRenderedPageBreak/>
        <w:t>קבלת היתר).</w:t>
      </w:r>
    </w:p>
    <w:p w14:paraId="30586C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4B4B3BC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040B6A8"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6DAC067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B8045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02EB33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פקע"ר.</w:t>
      </w:r>
    </w:p>
    <w:p w14:paraId="141DF9B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5D0171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1B78405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F48DBC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92599B8"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12871C10"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644C3AB9"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5B75ABC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C4C4364"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24C23975"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A230715"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3CD398B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C9616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44F174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7E08367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1C1E7A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5858EE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66BE8B2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36EE52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6FE0F7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248ACA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7B9950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43A6B9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6E14143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135916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5BBFB6F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64DACC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38D653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115107B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6CA1E5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19DEE6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1736A3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262CD7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21531D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מערכות (סופרפוזיציה), חתכים באזורים בהם מתוכננת הצטלבות מערכות.</w:t>
      </w:r>
    </w:p>
    <w:p w14:paraId="0CAC95A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53F4F0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76C580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11E513E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1C3A71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091370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49D1E8C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14DCEB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7A53825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70BC39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00099E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0C1E6DC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06671BF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תכנית מיקום שילוט, פרסום הכוונה והדרכה. </w:t>
      </w:r>
    </w:p>
    <w:p w14:paraId="3CA835E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r w:rsidRPr="00435A20">
        <w:rPr>
          <w:rFonts w:ascii="Times New Roman" w:eastAsia="Times New Roman" w:hAnsi="Times New Roman" w:cs="David"/>
          <w:sz w:val="20"/>
          <w:szCs w:val="24"/>
          <w:rtl/>
          <w:lang w:eastAsia="he-IL"/>
        </w:rPr>
        <w:t xml:space="preserve">תכניות העמדת ריהוט בשטחים משותפים </w:t>
      </w:r>
      <w:r w:rsidRPr="00435A20">
        <w:rPr>
          <w:rFonts w:ascii="Times New Roman" w:eastAsia="Times New Roman" w:hAnsi="Times New Roman" w:cs="David"/>
          <w:sz w:val="20"/>
          <w:szCs w:val="24"/>
          <w:rtl/>
          <w:lang w:eastAsia="he-IL"/>
        </w:rPr>
        <w:lastRenderedPageBreak/>
        <w:t>(אדניות, צמחיה, עציצים, מאפרות, פחי אשפה, עמדת מודיעין וכו').</w:t>
      </w:r>
      <w:r w:rsidRPr="00435A20">
        <w:rPr>
          <w:rFonts w:ascii="Times New Roman" w:eastAsia="Times New Roman" w:hAnsi="Times New Roman" w:cs="David" w:hint="cs"/>
          <w:sz w:val="20"/>
          <w:szCs w:val="24"/>
          <w:rtl/>
        </w:rPr>
        <w:t xml:space="preserve"> [</w:t>
      </w:r>
    </w:p>
    <w:p w14:paraId="1C28B38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607C3D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פנים למשרדי הנהלת/תחזוקת המבנה (אם יהיו).</w:t>
      </w:r>
    </w:p>
    <w:p w14:paraId="1942C5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3199F2C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A03710A"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7114880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3BB3C7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7B0385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513268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15E246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24A5AC6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02D48D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2F3E2D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7F5E8F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69BE3A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41CE9B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2E23B7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2B47A0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75DAD8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67C34E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4AB225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2F5B26B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6E963BE"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52A45660"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5927F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602CC8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3106A6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673905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119E47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003C28A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1EEF3DB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B1E98A6"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3FD30F5E"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F0154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111A4E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393A0D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0320FB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23693AC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w:t>
      </w:r>
      <w:r w:rsidR="006D652D">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רותים.</w:t>
      </w:r>
    </w:p>
    <w:p w14:paraId="17007A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0858FC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58D9D32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3786069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2BB781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39F5E9B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2A13E999" w14:textId="77777777"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58F55D6F" w14:textId="77777777"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 ופנים (ועד הבית).</w:t>
      </w:r>
    </w:p>
    <w:p w14:paraId="580E56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3923AF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2912112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352905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01B45FB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7FC83FE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40484DA6"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30D7A3D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5BB5FE7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6FF1243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1107B9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7075D3A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7344A95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2C21778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w:t>
      </w:r>
      <w:r w:rsidR="00761BB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עסק</w:t>
      </w:r>
      <w:r w:rsidRPr="00435A20">
        <w:rPr>
          <w:rFonts w:ascii="Times New Roman" w:eastAsia="Times New Roman" w:hAnsi="Times New Roman" w:cs="David" w:hint="cs"/>
          <w:sz w:val="20"/>
          <w:szCs w:val="24"/>
          <w:rtl/>
          <w:lang w:eastAsia="he-IL"/>
        </w:rPr>
        <w:t>.</w:t>
      </w:r>
    </w:p>
    <w:p w14:paraId="1AF23DF2"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5A3F3B9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46DDDF0E"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48C2F5B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A58B727"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38775F4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68F40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50B4A9D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3DE3B8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6428FC55"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136524D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2A423AE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9DA3C48"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54476EDF"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53753D3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53BB8ABA"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5CC5F08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30A9B859"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7A11FC7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1F0FE5D5"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במקרה ויוחלט על ביצוע המבנים כולם או מקצתם בבניה טרומית/מתועשת, יידרש המתכנן להכין, בנוסף לנ"ל, גם את התכניות המתאימות לבניה טרומית/מתועשת.</w:t>
      </w:r>
    </w:p>
    <w:p w14:paraId="3FF0ECA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8B2A49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186044D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03DB0BD"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19B22B30"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632F92D2"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33207FF2"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00D931D9"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2759F786"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4179912B"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FC2FA85" w14:textId="77777777"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2611A506"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DF48F74"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A30186C"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2225EBC9"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23D33DEF"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9FBD156"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C9AD670"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6B216CD0"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585781"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421D816" w14:textId="58701ECD" w:rsidR="004F435D" w:rsidRPr="00B27B4C" w:rsidRDefault="00057E58"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9" w:author="Avi Berti" w:date="2019-09-16T14:40:00Z">
            <w:r w:rsidR="00F002DE">
              <w:rPr>
                <w:rFonts w:ascii="Times New Roman" w:eastAsia="Times New Roman" w:hAnsi="Times New Roman" w:cs="David" w:hint="cs"/>
                <w:color w:val="008000"/>
                <w:sz w:val="24"/>
                <w:szCs w:val="24"/>
                <w:rtl/>
                <w:lang w:eastAsia="he-IL"/>
              </w:rPr>
              <w:br/>
              <w:t>א.מ. ישראל מגורים יזמות בע"מ</w:t>
            </w:r>
            <w:r w:rsidR="00F002DE">
              <w:rPr>
                <w:rFonts w:ascii="Times New Roman" w:eastAsia="Times New Roman" w:hAnsi="Times New Roman" w:cs="David" w:hint="cs"/>
                <w:color w:val="008000"/>
                <w:sz w:val="24"/>
                <w:szCs w:val="24"/>
                <w:rtl/>
                <w:lang w:eastAsia="he-IL"/>
              </w:rPr>
              <w:br/>
              <w:t>יוני נתניהו 1 אור יהודה</w:t>
            </w:r>
            <w:r w:rsidR="00F002DE">
              <w:rPr>
                <w:rFonts w:ascii="Times New Roman" w:eastAsia="Times New Roman" w:hAnsi="Times New Roman" w:cs="David" w:hint="cs"/>
                <w:color w:val="008000"/>
                <w:sz w:val="24"/>
                <w:szCs w:val="24"/>
                <w:rtl/>
                <w:lang w:eastAsia="he-IL"/>
              </w:rPr>
              <w:br/>
              <w:t>514957794</w:t>
            </w:r>
            <w:r w:rsidR="00F002DE">
              <w:rPr>
                <w:rFonts w:ascii="Times New Roman" w:eastAsia="Times New Roman" w:hAnsi="Times New Roman" w:cs="David" w:hint="cs"/>
                <w:color w:val="008000"/>
                <w:sz w:val="24"/>
                <w:szCs w:val="24"/>
                <w:rtl/>
                <w:lang w:eastAsia="he-IL"/>
              </w:rPr>
              <w:br/>
            </w:r>
          </w:ins>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016BB750"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641A15"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7495CF0"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647F4933"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28222A" w14:textId="5506B10D"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0" w:author="Avi Berti" w:date="2019-09-16T14:47:00Z">
            <w:r w:rsidR="0063788E">
              <w:rPr>
                <w:rFonts w:ascii="Times New Roman" w:eastAsia="Times New Roman" w:hAnsi="Times New Roman" w:cs="David" w:hint="cs"/>
                <w:bCs/>
                <w:color w:val="008000"/>
                <w:sz w:val="24"/>
                <w:szCs w:val="24"/>
                <w:rtl/>
                <w:lang w:eastAsia="he-IL"/>
              </w:rPr>
              <w:t>כנען - שנהב אדריכלים</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1" w:author="Avi Berti" w:date="2019-09-16T14:47:00Z">
            <w:r w:rsidR="0063788E">
              <w:rPr>
                <w:rFonts w:ascii="Times New Roman" w:eastAsia="Times New Roman" w:hAnsi="Times New Roman" w:cs="David" w:hint="cs"/>
                <w:color w:val="008000"/>
                <w:sz w:val="24"/>
                <w:szCs w:val="24"/>
                <w:rtl/>
                <w:lang w:eastAsia="he-IL"/>
              </w:rPr>
              <w:t>נס ציונה מחיר למשתכן</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2" w:author="Avi Berti" w:date="2019-09-16T14:22:00Z">
            <w:r w:rsidR="004D03C6">
              <w:rPr>
                <w:rFonts w:ascii="Times New Roman" w:eastAsia="Times New Roman" w:hAnsi="Times New Roman" w:cs="David" w:hint="cs"/>
                <w:color w:val="008000"/>
                <w:sz w:val="24"/>
                <w:szCs w:val="24"/>
                <w:rtl/>
              </w:rPr>
              <w:t>אדריכל</w:t>
            </w:r>
          </w:ins>
        </w:sdtContent>
      </w:sdt>
      <w:r w:rsidRPr="00435A20">
        <w:rPr>
          <w:rFonts w:ascii="Times New Roman" w:eastAsia="Times New Roman" w:hAnsi="Times New Roman" w:cs="David"/>
          <w:sz w:val="24"/>
          <w:szCs w:val="24"/>
          <w:rtl/>
          <w:lang w:eastAsia="he-IL"/>
        </w:rPr>
        <w:t xml:space="preserve">, מאשר </w:t>
      </w:r>
      <w:r w:rsidRPr="00435A20">
        <w:rPr>
          <w:rFonts w:ascii="Times New Roman" w:eastAsia="Times New Roman" w:hAnsi="Times New Roman" w:cs="David"/>
          <w:sz w:val="24"/>
          <w:szCs w:val="24"/>
          <w:rtl/>
          <w:lang w:eastAsia="he-IL"/>
        </w:rPr>
        <w:lastRenderedPageBreak/>
        <w:t xml:space="preserve">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58B369A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E998BE"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9596C7"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C61D8C"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6841C0"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AF3DEF"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18E7FC34" w14:textId="77777777"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16C30C78"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C20633" w14:textId="77777777"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5574AB9E" w14:textId="0D3671C1" w:rsidR="00435A20" w:rsidRPr="00435A20" w:rsidRDefault="00057E58"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3" w:author="Avi Berti" w:date="2019-09-16T14:47:00Z">
            <w:r w:rsidR="0063788E">
              <w:rPr>
                <w:rFonts w:ascii="Times New Roman" w:eastAsia="Times New Roman" w:hAnsi="Times New Roman" w:cs="David" w:hint="cs"/>
                <w:color w:val="00B0F0"/>
                <w:sz w:val="20"/>
                <w:szCs w:val="24"/>
                <w:rtl/>
                <w:lang w:eastAsia="he-IL"/>
              </w:rPr>
              <w:t>כנען - שנהב אדריכלים</w:t>
            </w:r>
          </w:ins>
        </w:sdtContent>
      </w:sdt>
    </w:p>
    <w:p w14:paraId="77E8A51C" w14:textId="77777777" w:rsidR="00435A20" w:rsidRPr="00435A20" w:rsidRDefault="00435A20" w:rsidP="009D142E">
      <w:pPr>
        <w:pStyle w:val="AutoField"/>
        <w:bidi w:val="0"/>
      </w:pPr>
    </w:p>
    <w:p w14:paraId="331325C6"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009CE77D" w14:textId="77777777"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1E694FA0"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205CDB"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79971795"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470A55E"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084D2E6" w14:textId="0E48CFAB"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4" w:author="Avi Berti" w:date="2019-09-16T14:40:00Z">
            <w:r w:rsidR="00F002DE">
              <w:rPr>
                <w:rFonts w:ascii="Times New Roman" w:eastAsia="Times New Roman" w:hAnsi="Times New Roman" w:cs="David" w:hint="cs"/>
                <w:color w:val="008000"/>
                <w:sz w:val="24"/>
                <w:szCs w:val="24"/>
                <w:rtl/>
                <w:lang w:eastAsia="he-IL"/>
              </w:rPr>
              <w:br/>
              <w:t>א.מ. ישראל מגורים יזמות בע"מ</w:t>
            </w:r>
            <w:r w:rsidR="00F002DE">
              <w:rPr>
                <w:rFonts w:ascii="Times New Roman" w:eastAsia="Times New Roman" w:hAnsi="Times New Roman" w:cs="David" w:hint="cs"/>
                <w:color w:val="008000"/>
                <w:sz w:val="24"/>
                <w:szCs w:val="24"/>
                <w:rtl/>
                <w:lang w:eastAsia="he-IL"/>
              </w:rPr>
              <w:br/>
              <w:t>יוני נתניהו 1 אור יהודה</w:t>
            </w:r>
            <w:r w:rsidR="00F002DE">
              <w:rPr>
                <w:rFonts w:ascii="Times New Roman" w:eastAsia="Times New Roman" w:hAnsi="Times New Roman" w:cs="David" w:hint="cs"/>
                <w:color w:val="008000"/>
                <w:sz w:val="24"/>
                <w:szCs w:val="24"/>
                <w:rtl/>
                <w:lang w:eastAsia="he-IL"/>
              </w:rPr>
              <w:br/>
              <w:t>514957794</w:t>
            </w:r>
            <w:r w:rsidR="00F002DE">
              <w:rPr>
                <w:rFonts w:ascii="Times New Roman" w:eastAsia="Times New Roman" w:hAnsi="Times New Roman" w:cs="David" w:hint="cs"/>
                <w:color w:val="008000"/>
                <w:sz w:val="24"/>
                <w:szCs w:val="24"/>
                <w:rtl/>
                <w:lang w:eastAsia="he-IL"/>
              </w:rPr>
              <w:br/>
            </w:r>
          </w:ins>
        </w:sdtContent>
      </w:sdt>
    </w:p>
    <w:p w14:paraId="629BB3E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51391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6907626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579EE0" w14:textId="3CD75EF9"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5" w:author="Avi Berti" w:date="2019-09-16T14:47:00Z">
            <w:r w:rsidR="0063788E">
              <w:rPr>
                <w:rFonts w:ascii="Times New Roman" w:eastAsia="Times New Roman" w:hAnsi="Times New Roman" w:cs="David" w:hint="cs"/>
                <w:color w:val="008000"/>
                <w:sz w:val="24"/>
                <w:szCs w:val="24"/>
                <w:rtl/>
                <w:lang w:eastAsia="he-IL"/>
              </w:rPr>
              <w:t>נס ציונה מחיר למשתכן</w:t>
            </w:r>
          </w:ins>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41204" w:rsidRPr="004F435D">
            <w:rPr>
              <w:rStyle w:val="AutoFieldChar"/>
              <w:rFonts w:eastAsiaTheme="minorHAnsi"/>
              <w:color w:val="00B0F0"/>
              <w:rtl/>
            </w:rPr>
            <w:t>[תאריך חתימת חוזה]</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4B76E8D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2BCE73E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41B79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 xml:space="preserve">ידוע לנו כי בכפוף להצהרתנו זו לעיל ולהלן, נמנעתם מלקזז מסכום היתרה הסופית, סכומים שלטענתכם, הייתם זכאים לקזז עפ"י החוזה הנ"ל. </w:t>
      </w:r>
    </w:p>
    <w:p w14:paraId="362DF98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CCB3ED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365C7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C85974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0916B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03B8825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6CBE6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D2941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4F87580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489DB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7AD776E1"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6F88A2E"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77D9C4AC"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85B0300"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568F1567" w14:textId="49326FCB"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 w:author="Avi Berti" w:date="2019-09-16T14:47:00Z">
            <w:r w:rsidR="0063788E">
              <w:rPr>
                <w:rFonts w:ascii="Times New Roman" w:eastAsia="Times New Roman" w:hAnsi="Times New Roman" w:cs="David" w:hint="cs"/>
                <w:color w:val="00B0F0"/>
                <w:sz w:val="20"/>
                <w:szCs w:val="24"/>
                <w:rtl/>
                <w:lang w:eastAsia="he-IL"/>
              </w:rPr>
              <w:t>כנען - שנהב אדריכלים</w:t>
            </w:r>
          </w:ins>
        </w:sdtContent>
      </w:sdt>
    </w:p>
    <w:p w14:paraId="4A34FAB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841B3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1434A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22344B9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4B4411A2"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D65430E"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00CA2357"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65BA7D5F" w14:textId="77777777" w:rsidR="001A69D5" w:rsidRPr="00134C85" w:rsidRDefault="001A69D5">
      <w:pPr>
        <w:rPr>
          <w:rFonts w:ascii="David" w:hAnsi="David" w:cs="David"/>
        </w:rPr>
      </w:pPr>
    </w:p>
    <w:sectPr w:rsidR="001A69D5" w:rsidRPr="00134C85"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F633C2" w14:textId="77777777" w:rsidR="004D03C6" w:rsidRDefault="004D03C6" w:rsidP="00AF234B">
      <w:pPr>
        <w:spacing w:before="0" w:after="0" w:line="240" w:lineRule="auto"/>
      </w:pPr>
      <w:r>
        <w:separator/>
      </w:r>
    </w:p>
  </w:endnote>
  <w:endnote w:type="continuationSeparator" w:id="0">
    <w:p w14:paraId="6F194514" w14:textId="77777777" w:rsidR="004D03C6" w:rsidRDefault="004D03C6" w:rsidP="00AF234B">
      <w:pPr>
        <w:spacing w:before="0" w:after="0" w:line="240" w:lineRule="auto"/>
      </w:pPr>
      <w:r>
        <w:continuationSeparator/>
      </w:r>
    </w:p>
  </w:endnote>
  <w:endnote w:type="continuationNotice" w:id="1">
    <w:p w14:paraId="2A29A474" w14:textId="77777777" w:rsidR="004D03C6" w:rsidRDefault="004D03C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0000000000000000000"/>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4D03C6" w14:paraId="79AEDD38" w14:textId="77777777" w:rsidTr="00725C16">
      <w:tc>
        <w:tcPr>
          <w:tcW w:w="753" w:type="dxa"/>
        </w:tcPr>
        <w:p w14:paraId="651AB529" w14:textId="77777777" w:rsidR="004D03C6" w:rsidRPr="001A0C3C" w:rsidRDefault="004D03C6"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CA4E38C" w14:textId="77777777" w:rsidR="004D03C6" w:rsidRPr="00726C39" w:rsidRDefault="004D03C6" w:rsidP="00725C16">
              <w:pPr>
                <w:pStyle w:val="Footer"/>
                <w:rPr>
                  <w:rFonts w:ascii="David" w:hAnsi="David"/>
                  <w:color w:val="00B0F0"/>
                  <w:sz w:val="20"/>
                  <w:szCs w:val="20"/>
                  <w:rtl/>
                </w:rPr>
              </w:pPr>
              <w:ins w:id="47" w:author="Avi Berti" w:date="2019-09-16T14:21:00Z">
                <w:r>
                  <w:rPr>
                    <w:rFonts w:ascii="David" w:hAnsi="David" w:hint="cs"/>
                    <w:color w:val="00B0F0"/>
                    <w:sz w:val="20"/>
                    <w:szCs w:val="20"/>
                    <w:rtl/>
                  </w:rPr>
                  <w:t>מחיר למשתכן נס ציונה</w:t>
                </w:r>
              </w:ins>
            </w:p>
          </w:tc>
        </w:sdtContent>
      </w:sdt>
      <w:tc>
        <w:tcPr>
          <w:tcW w:w="2232" w:type="dxa"/>
        </w:tcPr>
        <w:p w14:paraId="6CBA6326" w14:textId="77777777" w:rsidR="004D03C6" w:rsidRPr="006F07FB" w:rsidRDefault="004D03C6"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457A9B38" w14:textId="77777777" w:rsidR="004D03C6" w:rsidRPr="008B5A36" w:rsidRDefault="004D03C6" w:rsidP="00725C16">
          <w:pPr>
            <w:pStyle w:val="Footer"/>
            <w:rPr>
              <w:rFonts w:ascii="David" w:hAnsi="David"/>
              <w:sz w:val="16"/>
              <w:szCs w:val="16"/>
              <w:rtl/>
            </w:rPr>
          </w:pPr>
        </w:p>
      </w:tc>
      <w:tc>
        <w:tcPr>
          <w:tcW w:w="1129" w:type="dxa"/>
        </w:tcPr>
        <w:p w14:paraId="0BA19B46" w14:textId="77777777" w:rsidR="004D03C6" w:rsidRPr="001A0C3C" w:rsidRDefault="004D03C6"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1CE7D6F" w14:textId="5BEFA094" w:rsidR="004D03C6" w:rsidRPr="001A0C3C" w:rsidRDefault="004D03C6" w:rsidP="00725C16">
              <w:pPr>
                <w:pStyle w:val="Footer"/>
                <w:rPr>
                  <w:rFonts w:ascii="David" w:hAnsi="David"/>
                  <w:sz w:val="20"/>
                  <w:szCs w:val="20"/>
                  <w:rtl/>
                </w:rPr>
              </w:pPr>
              <w:del w:id="48" w:author="Avi Berti" w:date="2019-09-16T14:39:00Z">
                <w:r w:rsidDel="00F002DE">
                  <w:rPr>
                    <w:rFonts w:ascii="David" w:hAnsi="David" w:hint="cs"/>
                    <w:sz w:val="20"/>
                    <w:szCs w:val="20"/>
                  </w:rPr>
                  <w:delText>CONT-5-557</w:delText>
                </w:r>
              </w:del>
              <w:ins w:id="49" w:author="Avi Berti" w:date="2019-09-16T14:39:00Z">
                <w:r w:rsidR="00F002DE">
                  <w:rPr>
                    <w:rFonts w:ascii="David" w:hAnsi="David" w:hint="cs"/>
                    <w:sz w:val="20"/>
                    <w:szCs w:val="20"/>
                  </w:rPr>
                  <w:t>CO</w:t>
                </w:r>
                <w:r w:rsidR="00F002DE">
                  <w:rPr>
                    <w:rFonts w:ascii="David" w:hAnsi="David" w:hint="cs"/>
                    <w:sz w:val="20"/>
                    <w:szCs w:val="20"/>
                    <w:rtl/>
                  </w:rPr>
                  <w:t>NT-10-1845</w:t>
                </w:r>
              </w:ins>
            </w:p>
          </w:tc>
        </w:sdtContent>
      </w:sdt>
    </w:tr>
    <w:tr w:rsidR="004D03C6" w14:paraId="24934C6A" w14:textId="77777777" w:rsidTr="00725C16">
      <w:tc>
        <w:tcPr>
          <w:tcW w:w="753" w:type="dxa"/>
        </w:tcPr>
        <w:p w14:paraId="44699BA3" w14:textId="77777777" w:rsidR="004D03C6" w:rsidRPr="001A0C3C" w:rsidRDefault="004D03C6"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284A471" w14:textId="735674AC" w:rsidR="004D03C6" w:rsidRPr="00726C39" w:rsidRDefault="0063788E" w:rsidP="00725C16">
              <w:pPr>
                <w:pStyle w:val="Footer"/>
                <w:rPr>
                  <w:rFonts w:ascii="David" w:hAnsi="David"/>
                  <w:color w:val="00B0F0"/>
                  <w:sz w:val="20"/>
                  <w:szCs w:val="20"/>
                  <w:rtl/>
                </w:rPr>
              </w:pPr>
              <w:ins w:id="50" w:author="Avi Berti" w:date="2019-09-16T14:47:00Z">
                <w:r>
                  <w:rPr>
                    <w:rFonts w:ascii="David" w:hAnsi="David" w:hint="cs"/>
                    <w:color w:val="00B0F0"/>
                    <w:sz w:val="20"/>
                    <w:szCs w:val="20"/>
                    <w:rtl/>
                  </w:rPr>
                  <w:t>כנען - שנהב אדריכלים</w:t>
                </w:r>
              </w:ins>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D03C6" w:rsidRPr="00B213F4" w14:paraId="66C540CD" w14:textId="77777777" w:rsidTr="00250BF1">
            <w:trPr>
              <w:trHeight w:val="201"/>
            </w:trPr>
            <w:tc>
              <w:tcPr>
                <w:tcW w:w="926" w:type="dxa"/>
              </w:tcPr>
              <w:p w14:paraId="55A54FED" w14:textId="77777777" w:rsidR="004D03C6" w:rsidRPr="001A0C3C" w:rsidRDefault="004D03C6"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1F81EE0" w14:textId="74780630" w:rsidR="004D03C6" w:rsidRPr="00B213F4" w:rsidRDefault="0063788E" w:rsidP="00250BF1">
                    <w:pPr>
                      <w:pStyle w:val="Footer"/>
                      <w:ind w:left="1" w:hanging="1"/>
                      <w:rPr>
                        <w:rFonts w:ascii="David" w:hAnsi="David"/>
                        <w:color w:val="00B0F0"/>
                        <w:sz w:val="20"/>
                        <w:szCs w:val="20"/>
                        <w:rtl/>
                      </w:rPr>
                    </w:pPr>
                    <w:ins w:id="51" w:author="Avi Berti" w:date="2019-09-16T14:45:00Z">
                      <w:r>
                        <w:rPr>
                          <w:rFonts w:ascii="David" w:hAnsi="David" w:hint="cs"/>
                          <w:color w:val="00B0F0"/>
                          <w:sz w:val="20"/>
                          <w:szCs w:val="20"/>
                          <w:rtl/>
                        </w:rPr>
                        <w:t>0.2</w:t>
                      </w:r>
                    </w:ins>
                  </w:p>
                </w:tc>
              </w:sdtContent>
            </w:sdt>
          </w:tr>
        </w:tbl>
        <w:p w14:paraId="3853F8FA" w14:textId="77777777" w:rsidR="004D03C6" w:rsidRPr="006F07FB" w:rsidRDefault="004D03C6" w:rsidP="00725C16">
          <w:pPr>
            <w:pStyle w:val="Footer"/>
            <w:rPr>
              <w:rFonts w:ascii="David" w:hAnsi="David"/>
              <w:sz w:val="20"/>
              <w:szCs w:val="20"/>
              <w:rtl/>
            </w:rPr>
          </w:pPr>
        </w:p>
      </w:tc>
      <w:tc>
        <w:tcPr>
          <w:tcW w:w="236" w:type="dxa"/>
        </w:tcPr>
        <w:p w14:paraId="08835602" w14:textId="77777777" w:rsidR="004D03C6" w:rsidRPr="006F07FB" w:rsidRDefault="004D03C6" w:rsidP="00725C16">
          <w:pPr>
            <w:pStyle w:val="Footer"/>
            <w:rPr>
              <w:rFonts w:ascii="David" w:hAnsi="David"/>
              <w:sz w:val="20"/>
              <w:szCs w:val="20"/>
              <w:rtl/>
            </w:rPr>
          </w:pPr>
        </w:p>
      </w:tc>
      <w:tc>
        <w:tcPr>
          <w:tcW w:w="1129" w:type="dxa"/>
        </w:tcPr>
        <w:p w14:paraId="31872D45" w14:textId="77777777" w:rsidR="004D03C6" w:rsidRPr="001A0C3C" w:rsidRDefault="004D03C6"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29E07FCB" w14:textId="07C992A9" w:rsidR="004D03C6" w:rsidRDefault="00057E58" w:rsidP="00725C16">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52" w:author="Avi Berti" w:date="2019-09-16T14:39:00Z">
                <w:r w:rsidR="00F002DE">
                  <w:rPr>
                    <w:rFonts w:ascii="David" w:hAnsi="David" w:hint="cs"/>
                    <w:sz w:val="20"/>
                    <w:szCs w:val="20"/>
                    <w:rtl/>
                  </w:rPr>
                  <w:t>3;#</w:t>
                </w:r>
                <w:r w:rsidR="00F002DE">
                  <w:rPr>
                    <w:rFonts w:ascii="David" w:hAnsi="David" w:hint="cs"/>
                    <w:sz w:val="20"/>
                    <w:szCs w:val="20"/>
                  </w:rPr>
                  <w:t>Draft</w:t>
                </w:r>
              </w:ins>
            </w:sdtContent>
          </w:sdt>
        </w:p>
      </w:tc>
    </w:tr>
    <w:tr w:rsidR="004D03C6" w14:paraId="694DD05D" w14:textId="77777777" w:rsidTr="00725C16">
      <w:tc>
        <w:tcPr>
          <w:tcW w:w="753" w:type="dxa"/>
        </w:tcPr>
        <w:p w14:paraId="41E744CA" w14:textId="77777777" w:rsidR="004D03C6" w:rsidRDefault="004D03C6" w:rsidP="00725C16">
          <w:pPr>
            <w:pStyle w:val="Footer"/>
            <w:rPr>
              <w:rFonts w:ascii="David" w:hAnsi="David"/>
              <w:sz w:val="20"/>
              <w:szCs w:val="20"/>
              <w:rtl/>
            </w:rPr>
          </w:pPr>
        </w:p>
      </w:tc>
      <w:tc>
        <w:tcPr>
          <w:tcW w:w="1883" w:type="dxa"/>
        </w:tcPr>
        <w:p w14:paraId="6046E1C2" w14:textId="77777777" w:rsidR="004D03C6" w:rsidRPr="00726C39" w:rsidRDefault="004D03C6" w:rsidP="00725C16">
          <w:pPr>
            <w:pStyle w:val="Footer"/>
            <w:rPr>
              <w:rFonts w:ascii="David" w:hAnsi="David"/>
              <w:color w:val="00B0F0"/>
              <w:sz w:val="20"/>
              <w:szCs w:val="20"/>
              <w:rtl/>
            </w:rPr>
          </w:pPr>
        </w:p>
      </w:tc>
      <w:tc>
        <w:tcPr>
          <w:tcW w:w="2232" w:type="dxa"/>
        </w:tcPr>
        <w:p w14:paraId="1A4FAA4B" w14:textId="77777777" w:rsidR="004D03C6" w:rsidRDefault="004D03C6" w:rsidP="00725C16">
          <w:pPr>
            <w:pStyle w:val="Footer"/>
            <w:rPr>
              <w:rFonts w:ascii="David" w:hAnsi="David"/>
              <w:sz w:val="20"/>
              <w:szCs w:val="20"/>
              <w:rtl/>
            </w:rPr>
          </w:pPr>
        </w:p>
      </w:tc>
      <w:tc>
        <w:tcPr>
          <w:tcW w:w="236" w:type="dxa"/>
        </w:tcPr>
        <w:p w14:paraId="7D44B86A" w14:textId="77777777" w:rsidR="004D03C6" w:rsidRPr="006F07FB" w:rsidRDefault="004D03C6" w:rsidP="00725C16">
          <w:pPr>
            <w:pStyle w:val="Footer"/>
            <w:rPr>
              <w:rFonts w:ascii="David" w:hAnsi="David"/>
              <w:sz w:val="20"/>
              <w:szCs w:val="20"/>
              <w:rtl/>
            </w:rPr>
          </w:pPr>
        </w:p>
      </w:tc>
      <w:tc>
        <w:tcPr>
          <w:tcW w:w="1129" w:type="dxa"/>
        </w:tcPr>
        <w:p w14:paraId="5063AB0D" w14:textId="77777777" w:rsidR="004D03C6" w:rsidRPr="006F07FB" w:rsidRDefault="004D03C6" w:rsidP="00725C16">
          <w:pPr>
            <w:pStyle w:val="Footer"/>
            <w:rPr>
              <w:rFonts w:ascii="David" w:hAnsi="David"/>
              <w:sz w:val="20"/>
              <w:szCs w:val="20"/>
              <w:rtl/>
            </w:rPr>
          </w:pPr>
        </w:p>
      </w:tc>
      <w:tc>
        <w:tcPr>
          <w:tcW w:w="2073" w:type="dxa"/>
        </w:tcPr>
        <w:p w14:paraId="1AA5E4F8" w14:textId="77777777" w:rsidR="004D03C6" w:rsidRDefault="004D03C6" w:rsidP="00725C16">
          <w:pPr>
            <w:pStyle w:val="Footer"/>
            <w:rPr>
              <w:rFonts w:ascii="David" w:hAnsi="David"/>
              <w:sz w:val="20"/>
              <w:szCs w:val="20"/>
              <w:rtl/>
            </w:rPr>
          </w:pPr>
        </w:p>
      </w:tc>
    </w:tr>
  </w:tbl>
  <w:p w14:paraId="693F6A8E" w14:textId="77777777" w:rsidR="004D03C6" w:rsidRPr="00250BF1" w:rsidRDefault="004D03C6"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0303C3" w14:textId="77777777" w:rsidR="004D03C6" w:rsidRDefault="004D03C6" w:rsidP="00AF234B">
      <w:pPr>
        <w:spacing w:before="0" w:after="0" w:line="240" w:lineRule="auto"/>
      </w:pPr>
      <w:r>
        <w:separator/>
      </w:r>
    </w:p>
  </w:footnote>
  <w:footnote w:type="continuationSeparator" w:id="0">
    <w:p w14:paraId="16D88A9B" w14:textId="77777777" w:rsidR="004D03C6" w:rsidRDefault="004D03C6" w:rsidP="00AF234B">
      <w:pPr>
        <w:spacing w:before="0" w:after="0" w:line="240" w:lineRule="auto"/>
      </w:pPr>
      <w:r>
        <w:continuationSeparator/>
      </w:r>
    </w:p>
  </w:footnote>
  <w:footnote w:type="continuationNotice" w:id="1">
    <w:p w14:paraId="1140B8B4" w14:textId="77777777" w:rsidR="004D03C6" w:rsidRDefault="004D03C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240C6082" w14:textId="77777777" w:rsidR="004D03C6" w:rsidRDefault="004D03C6">
        <w:pPr>
          <w:pStyle w:val="Header"/>
          <w:jc w:val="center"/>
        </w:pPr>
        <w:r>
          <w:fldChar w:fldCharType="begin"/>
        </w:r>
        <w:r>
          <w:instrText xml:space="preserve"> PAGE   \* MERGEFORMAT </w:instrText>
        </w:r>
        <w:r>
          <w:fldChar w:fldCharType="separate"/>
        </w:r>
        <w:r w:rsidR="00057E58">
          <w:rPr>
            <w:noProof/>
            <w:rtl/>
          </w:rPr>
          <w:t>16</w:t>
        </w:r>
        <w:r>
          <w:rPr>
            <w:noProof/>
          </w:rPr>
          <w:fldChar w:fldCharType="end"/>
        </w:r>
      </w:p>
    </w:sdtContent>
  </w:sdt>
  <w:p w14:paraId="09DF1FDD" w14:textId="77777777" w:rsidR="004D03C6" w:rsidRDefault="004D03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7">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6"/>
  </w:num>
  <w:num w:numId="3">
    <w:abstractNumId w:val="8"/>
  </w:num>
  <w:num w:numId="4">
    <w:abstractNumId w:val="3"/>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Berti">
    <w15:presenceInfo w15:providerId="AD" w15:userId="S-1-5-21-1915107579-1707952165-794563710-129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4574D"/>
    <w:rsid w:val="0005626B"/>
    <w:rsid w:val="00057E58"/>
    <w:rsid w:val="00075E55"/>
    <w:rsid w:val="000817A9"/>
    <w:rsid w:val="000B5325"/>
    <w:rsid w:val="00133A00"/>
    <w:rsid w:val="00134C85"/>
    <w:rsid w:val="00141F75"/>
    <w:rsid w:val="001A0C3C"/>
    <w:rsid w:val="001A69D5"/>
    <w:rsid w:val="00214ACF"/>
    <w:rsid w:val="00220EC9"/>
    <w:rsid w:val="00221809"/>
    <w:rsid w:val="00250BF1"/>
    <w:rsid w:val="002907DD"/>
    <w:rsid w:val="00290AFD"/>
    <w:rsid w:val="00292C74"/>
    <w:rsid w:val="002E4B45"/>
    <w:rsid w:val="004213A6"/>
    <w:rsid w:val="00435A20"/>
    <w:rsid w:val="004518A6"/>
    <w:rsid w:val="004766D1"/>
    <w:rsid w:val="004D03C6"/>
    <w:rsid w:val="004F435D"/>
    <w:rsid w:val="00524458"/>
    <w:rsid w:val="00552E11"/>
    <w:rsid w:val="00563EE3"/>
    <w:rsid w:val="00634927"/>
    <w:rsid w:val="0063788E"/>
    <w:rsid w:val="00651E31"/>
    <w:rsid w:val="006B715E"/>
    <w:rsid w:val="006C2253"/>
    <w:rsid w:val="006D0D0F"/>
    <w:rsid w:val="006D652D"/>
    <w:rsid w:val="006E2906"/>
    <w:rsid w:val="0072103C"/>
    <w:rsid w:val="007259C9"/>
    <w:rsid w:val="00725C16"/>
    <w:rsid w:val="00741204"/>
    <w:rsid w:val="00742AE7"/>
    <w:rsid w:val="007529B4"/>
    <w:rsid w:val="00761BB6"/>
    <w:rsid w:val="007804CE"/>
    <w:rsid w:val="007C4330"/>
    <w:rsid w:val="007C5F95"/>
    <w:rsid w:val="007D5B33"/>
    <w:rsid w:val="007E01A6"/>
    <w:rsid w:val="00803905"/>
    <w:rsid w:val="00803AF2"/>
    <w:rsid w:val="008701D2"/>
    <w:rsid w:val="0087544D"/>
    <w:rsid w:val="008906F9"/>
    <w:rsid w:val="00891AD4"/>
    <w:rsid w:val="008B398D"/>
    <w:rsid w:val="008C64C6"/>
    <w:rsid w:val="008E2700"/>
    <w:rsid w:val="00942177"/>
    <w:rsid w:val="009607F9"/>
    <w:rsid w:val="00966136"/>
    <w:rsid w:val="00993153"/>
    <w:rsid w:val="009C033B"/>
    <w:rsid w:val="009D142E"/>
    <w:rsid w:val="009E74BA"/>
    <w:rsid w:val="00AD339E"/>
    <w:rsid w:val="00AE5088"/>
    <w:rsid w:val="00AF234B"/>
    <w:rsid w:val="00B02A29"/>
    <w:rsid w:val="00B33CA0"/>
    <w:rsid w:val="00B7244F"/>
    <w:rsid w:val="00BA7779"/>
    <w:rsid w:val="00BE17B4"/>
    <w:rsid w:val="00C3453F"/>
    <w:rsid w:val="00C62FD3"/>
    <w:rsid w:val="00C94921"/>
    <w:rsid w:val="00CA5E20"/>
    <w:rsid w:val="00CC7EFF"/>
    <w:rsid w:val="00CD1D82"/>
    <w:rsid w:val="00D50152"/>
    <w:rsid w:val="00E31467"/>
    <w:rsid w:val="00E43B1F"/>
    <w:rsid w:val="00E679C7"/>
    <w:rsid w:val="00E812B0"/>
    <w:rsid w:val="00E838AD"/>
    <w:rsid w:val="00EC37B6"/>
    <w:rsid w:val="00F002DE"/>
    <w:rsid w:val="00F06583"/>
    <w:rsid w:val="00F24119"/>
    <w:rsid w:val="00F468F1"/>
    <w:rsid w:val="00F63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19FB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PlaceholderText"/>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PlaceholderText"/>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PlaceholderText"/>
              <w:rtl/>
            </w:rPr>
            <w:t>[שם אתר]</w:t>
          </w:r>
        </w:p>
      </w:docPartBody>
    </w:docPart>
    <w:docPart>
      <w:docPartPr>
        <w:name w:val="71459742BFE943A4B688A46A22DCCEE2"/>
        <w:category>
          <w:name w:val="כללי"/>
          <w:gallery w:val="placeholder"/>
        </w:category>
        <w:types>
          <w:type w:val="bbPlcHdr"/>
        </w:types>
        <w:behaviors>
          <w:behavior w:val="content"/>
        </w:behaviors>
        <w:guid w:val="{FBE42A79-AE42-4050-BAFA-B3F66EF017DC}"/>
      </w:docPartPr>
      <w:docPartBody>
        <w:p w:rsidR="00A52818" w:rsidRDefault="00E964FA">
          <w:r w:rsidRPr="009D2AE2">
            <w:rPr>
              <w:rStyle w:val="PlaceholderText"/>
              <w:rtl/>
            </w:rPr>
            <w:t>[צד א בחוזה]</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PlaceholderText"/>
              <w:rtl/>
            </w:rPr>
            <w:t>[שם ספק]</w:t>
          </w:r>
        </w:p>
      </w:docPartBody>
    </w:docPart>
    <w:docPart>
      <w:docPartPr>
        <w:name w:val="8986239D52C24934BA7522C691B697C8"/>
        <w:category>
          <w:name w:val="כללי"/>
          <w:gallery w:val="placeholder"/>
        </w:category>
        <w:types>
          <w:type w:val="bbPlcHdr"/>
        </w:types>
        <w:behaviors>
          <w:behavior w:val="content"/>
        </w:behaviors>
        <w:guid w:val="{92D60295-07BB-48E2-B3F1-3F29944D97F2}"/>
      </w:docPartPr>
      <w:docPartBody>
        <w:p w:rsidR="00337892" w:rsidRDefault="00EB49A5">
          <w:r w:rsidRPr="00CB7E01">
            <w:rPr>
              <w:rStyle w:val="PlaceholderText"/>
              <w:rtl/>
            </w:rPr>
            <w:t>[תיאור עבודה]</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PlaceholderText"/>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PlaceholderText"/>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PlaceholderText"/>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PlaceholderText"/>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PlaceholderText"/>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PlaceholderText"/>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PlaceholderText"/>
              <w:rtl/>
            </w:rPr>
            <w:t>[שם ספק]</w:t>
          </w:r>
        </w:p>
      </w:docPartBody>
    </w:docPart>
    <w:docPart>
      <w:docPartPr>
        <w:name w:val="9E522A884BA843D5AD4323B4E0D15BD1"/>
        <w:category>
          <w:name w:val="כללי"/>
          <w:gallery w:val="placeholder"/>
        </w:category>
        <w:types>
          <w:type w:val="bbPlcHdr"/>
        </w:types>
        <w:behaviors>
          <w:behavior w:val="content"/>
        </w:behaviors>
        <w:guid w:val="{6C3031E9-8A5C-4D48-8F52-A595F47D9E5C}"/>
      </w:docPartPr>
      <w:docPartBody>
        <w:p w:rsidR="006C28FF" w:rsidRDefault="00132158" w:rsidP="00132158">
          <w:pPr>
            <w:pStyle w:val="9E522A884BA843D5AD4323B4E0D15BD1"/>
          </w:pPr>
          <w:r w:rsidRPr="003E6FC4">
            <w:rPr>
              <w:rStyle w:val="PlaceholderText"/>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PlaceholderText"/>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PlaceholderText"/>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0000000000000000000"/>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2E07"/>
    <w:rsid w:val="00132158"/>
    <w:rsid w:val="001613AA"/>
    <w:rsid w:val="001F1B02"/>
    <w:rsid w:val="00337892"/>
    <w:rsid w:val="0059075A"/>
    <w:rsid w:val="005F5487"/>
    <w:rsid w:val="006057B8"/>
    <w:rsid w:val="0063068D"/>
    <w:rsid w:val="006356D4"/>
    <w:rsid w:val="006865A5"/>
    <w:rsid w:val="006C28FF"/>
    <w:rsid w:val="00700FC1"/>
    <w:rsid w:val="00753FEA"/>
    <w:rsid w:val="0079296E"/>
    <w:rsid w:val="007A6519"/>
    <w:rsid w:val="007D75B4"/>
    <w:rsid w:val="008C0E31"/>
    <w:rsid w:val="0096384C"/>
    <w:rsid w:val="009A4F2D"/>
    <w:rsid w:val="009F5F51"/>
    <w:rsid w:val="00A52818"/>
    <w:rsid w:val="00C47B57"/>
    <w:rsid w:val="00D7346C"/>
    <w:rsid w:val="00E964FA"/>
    <w:rsid w:val="00EB49A5"/>
    <w:rsid w:val="00F55DCB"/>
    <w:rsid w:val="00FF0B3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5487"/>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304029BD5BB446F1A43DE9986F26D2F2">
    <w:name w:val="304029BD5BB446F1A43DE9986F26D2F2"/>
    <w:rsid w:val="0059075A"/>
    <w:pPr>
      <w:bidi/>
    </w:pPr>
  </w:style>
  <w:style w:type="paragraph" w:customStyle="1" w:styleId="C328D832E0D946DC9AE4AC5367C0A33C">
    <w:name w:val="C328D832E0D946DC9AE4AC5367C0A33C"/>
    <w:rsid w:val="00F55DCB"/>
    <w:pPr>
      <w:bidi/>
    </w:pPr>
  </w:style>
  <w:style w:type="paragraph" w:customStyle="1" w:styleId="26048B97AC884473AAA2C9E9F3E5AF41">
    <w:name w:val="26048B97AC884473AAA2C9E9F3E5AF41"/>
    <w:rsid w:val="00F55DCB"/>
    <w:pPr>
      <w:bidi/>
    </w:pPr>
  </w:style>
  <w:style w:type="paragraph" w:customStyle="1" w:styleId="647E84D7BD234AD1ADF722DC8C45A1B6">
    <w:name w:val="647E84D7BD234AD1ADF722DC8C45A1B6"/>
    <w:rsid w:val="00F55DCB"/>
    <w:pPr>
      <w:bidi/>
    </w:pPr>
  </w:style>
  <w:style w:type="paragraph" w:customStyle="1" w:styleId="D4BF81E0AC334603848B364034E478F3">
    <w:name w:val="D4BF81E0AC334603848B364034E478F3"/>
    <w:rsid w:val="00F55DCB"/>
    <w:pPr>
      <w:bidi/>
    </w:pPr>
  </w:style>
  <w:style w:type="paragraph" w:customStyle="1" w:styleId="79C481D62BAC4D1FAABEF12903195780">
    <w:name w:val="79C481D62BAC4D1FAABEF12903195780"/>
    <w:rsid w:val="00F55DCB"/>
    <w:pPr>
      <w:bidi/>
    </w:pPr>
  </w:style>
  <w:style w:type="paragraph" w:customStyle="1" w:styleId="AD34FE11F88C430AA5417E49AD9FA9F9">
    <w:name w:val="AD34FE11F88C430AA5417E49AD9FA9F9"/>
    <w:rsid w:val="00700FC1"/>
    <w:pPr>
      <w:bidi/>
    </w:pPr>
  </w:style>
  <w:style w:type="paragraph" w:customStyle="1" w:styleId="9E522A884BA843D5AD4323B4E0D15BD1">
    <w:name w:val="9E522A884BA843D5AD4323B4E0D15BD1"/>
    <w:rsid w:val="00132158"/>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60DBC8BC6F2645B88AD66B29A46E6259">
    <w:name w:val="60DBC8BC6F2645B88AD66B29A46E6259"/>
    <w:rsid w:val="006C28FF"/>
    <w:pPr>
      <w:bidi/>
    </w:pPr>
  </w:style>
  <w:style w:type="paragraph" w:customStyle="1" w:styleId="FE9050D477784FDC98EFCF3AC335EE24">
    <w:name w:val="FE9050D477784FDC98EFCF3AC335EE24"/>
    <w:rsid w:val="006C28FF"/>
    <w:pPr>
      <w:bidi/>
    </w:pPr>
  </w:style>
  <w:style w:type="paragraph" w:customStyle="1" w:styleId="2FAAC484C98F4119AC51B54C7D785842">
    <w:name w:val="2FAAC484C98F4119AC51B54C7D785842"/>
    <w:rsid w:val="006C28FF"/>
    <w:pPr>
      <w:bidi/>
    </w:pPr>
  </w:style>
  <w:style w:type="paragraph" w:customStyle="1" w:styleId="9D47016F2071411B922E6A13CE6225EE">
    <w:name w:val="9D47016F2071411B922E6A13CE6225EE"/>
    <w:rsid w:val="005F5487"/>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2A58A008-10FA-4908-AB0B-A419554EEFEA}"/>
</file>

<file path=customXml/itemProps2.xml><?xml version="1.0" encoding="utf-8"?>
<ds:datastoreItem xmlns:ds="http://schemas.openxmlformats.org/officeDocument/2006/customXml" ds:itemID="{89C32FCC-CB5F-45F5-83A8-2EECD1789EE9}"/>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CB3F4EDA-E7A8-426C-9C5F-E345AF3DE930}"/>
</file>

<file path=docProps/app.xml><?xml version="1.0" encoding="utf-8"?>
<Properties xmlns="http://schemas.openxmlformats.org/officeDocument/2006/extended-properties" xmlns:vt="http://schemas.openxmlformats.org/officeDocument/2006/docPropsVTypes">
  <Template>Normal</Template>
  <TotalTime>6</TotalTime>
  <Pages>42</Pages>
  <Words>12410</Words>
  <Characters>62051</Characters>
  <Application>Microsoft Office Word</Application>
  <DocSecurity>0</DocSecurity>
  <Lines>517</Lines>
  <Paragraphs>148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 ברטי לוי</dc:creator>
  <cp:keywords/>
  <dc:description/>
  <cp:lastModifiedBy>Avi Berti</cp:lastModifiedBy>
  <cp:revision>4</cp:revision>
  <dcterms:created xsi:type="dcterms:W3CDTF">2019-09-16T11:58:00Z</dcterms:created>
  <dcterms:modified xsi:type="dcterms:W3CDTF">2019-09-16T12:06:00Z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f5cfefc9-bd1f-4c84-865f-aa94d94fb613</vt:lpwstr>
  </property>
</Properties>
</file>