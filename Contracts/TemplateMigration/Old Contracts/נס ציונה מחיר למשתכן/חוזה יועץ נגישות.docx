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39C1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967CB8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DF834E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7B07A9B2" wp14:editId="7006026E">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612CF4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AA76BB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DCA599"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C9AF0E"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4D89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7F90615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F30C5D"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2E29D1"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7358D" w14:textId="77777777" w:rsidR="00E82C7E" w:rsidRPr="00E82C7E" w:rsidRDefault="00E82C7E" w:rsidP="00E82C7E">
      <w:pPr>
        <w:widowControl w:val="0"/>
        <w:spacing w:before="0" w:beforeAutospacing="0" w:after="0" w:afterAutospacing="0" w:line="240" w:lineRule="auto"/>
        <w:jc w:val="center"/>
        <w:rPr>
          <w:ins w:id="0" w:author="Kook Sec" w:date="2021-08-01T14:20:00Z"/>
          <w:rFonts w:ascii="Times New Roman" w:eastAsia="Times New Roman" w:hAnsi="Times New Roman" w:cs="David"/>
          <w:bCs/>
          <w:sz w:val="32"/>
          <w:szCs w:val="32"/>
          <w:u w:val="single"/>
          <w:rtl/>
          <w:lang w:eastAsia="he-IL"/>
        </w:rPr>
        <w:pPrChange w:id="1" w:author="Kook Sec" w:date="2021-08-01T14:20:00Z">
          <w:pPr>
            <w:widowControl w:val="0"/>
            <w:spacing w:before="0" w:beforeAutospacing="0" w:after="0" w:afterAutospacing="0" w:line="240" w:lineRule="auto"/>
          </w:pPr>
        </w:pPrChange>
      </w:pPr>
      <w:ins w:id="2" w:author="Kook Sec" w:date="2021-08-01T14:20:00Z">
        <w:r w:rsidRPr="00E82C7E">
          <w:rPr>
            <w:rFonts w:ascii="Times New Roman" w:eastAsia="Times New Roman" w:hAnsi="Times New Roman" w:cs="David"/>
            <w:bCs/>
            <w:sz w:val="32"/>
            <w:szCs w:val="32"/>
            <w:u w:val="single"/>
            <w:rtl/>
            <w:lang w:eastAsia="he-IL"/>
          </w:rPr>
          <w:t>א.מ ישראל מגורים יזמות בע"מ</w:t>
        </w:r>
      </w:ins>
    </w:p>
    <w:p w14:paraId="3C9E6160" w14:textId="77777777" w:rsidR="00E82C7E" w:rsidRPr="00E82C7E" w:rsidRDefault="00E82C7E" w:rsidP="00E82C7E">
      <w:pPr>
        <w:widowControl w:val="0"/>
        <w:spacing w:before="0" w:beforeAutospacing="0" w:after="0" w:afterAutospacing="0" w:line="240" w:lineRule="auto"/>
        <w:rPr>
          <w:ins w:id="3" w:author="Kook Sec" w:date="2021-08-01T14:20:00Z"/>
          <w:rFonts w:ascii="Times New Roman" w:eastAsia="Times New Roman" w:hAnsi="Times New Roman" w:cs="David"/>
          <w:bCs/>
          <w:sz w:val="32"/>
          <w:szCs w:val="32"/>
          <w:u w:val="single"/>
          <w:rtl/>
          <w:lang w:eastAsia="he-IL"/>
        </w:rPr>
      </w:pPr>
    </w:p>
    <w:p w14:paraId="230A8328" w14:textId="77777777" w:rsidR="00FC5090" w:rsidDel="00E82C7E" w:rsidRDefault="00E82C7E" w:rsidP="00E82C7E">
      <w:pPr>
        <w:widowControl w:val="0"/>
        <w:spacing w:before="0" w:beforeAutospacing="0" w:after="0" w:afterAutospacing="0" w:line="240" w:lineRule="auto"/>
        <w:jc w:val="center"/>
        <w:rPr>
          <w:del w:id="4" w:author="Kook Sec" w:date="2021-08-01T14:20:00Z"/>
          <w:rFonts w:ascii="Times New Roman" w:eastAsia="Times New Roman" w:hAnsi="Times New Roman" w:cs="David"/>
          <w:bCs/>
          <w:sz w:val="32"/>
          <w:szCs w:val="32"/>
          <w:u w:val="single"/>
          <w:rtl/>
          <w:lang w:eastAsia="he-IL"/>
        </w:rPr>
      </w:pPr>
      <w:ins w:id="5" w:author="Kook Sec" w:date="2021-08-01T14:20:00Z">
        <w:r w:rsidRPr="00E82C7E">
          <w:rPr>
            <w:rFonts w:ascii="Times New Roman" w:eastAsia="Times New Roman" w:hAnsi="Times New Roman" w:cs="David"/>
            <w:bCs/>
            <w:sz w:val="32"/>
            <w:szCs w:val="32"/>
            <w:u w:val="single"/>
            <w:rtl/>
            <w:lang w:eastAsia="he-IL"/>
          </w:rPr>
          <w:t>נס ציונה מחיר למשתכן</w:t>
        </w:r>
      </w:ins>
    </w:p>
    <w:p w14:paraId="655662DB" w14:textId="77777777" w:rsidR="00FC5090" w:rsidDel="00E82C7E" w:rsidRDefault="00FC5090" w:rsidP="00FC5090">
      <w:pPr>
        <w:widowControl w:val="0"/>
        <w:spacing w:before="0" w:beforeAutospacing="0" w:after="0" w:afterAutospacing="0" w:line="240" w:lineRule="auto"/>
        <w:jc w:val="center"/>
        <w:rPr>
          <w:del w:id="6" w:author="Kook Sec" w:date="2021-08-01T14:20:00Z"/>
          <w:rFonts w:ascii="Times New Roman" w:eastAsia="Times New Roman" w:hAnsi="Times New Roman" w:cs="David"/>
          <w:bCs/>
          <w:sz w:val="32"/>
          <w:szCs w:val="32"/>
          <w:u w:val="single"/>
          <w:rtl/>
          <w:lang w:eastAsia="he-IL"/>
        </w:rPr>
      </w:pPr>
    </w:p>
    <w:customXmlDelRangeStart w:id="7" w:author="Kook Sec" w:date="2021-08-01T14:20:00Z"/>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7"/>
        <w:p w14:paraId="3E1B56C8" w14:textId="77777777" w:rsidR="00FC5090" w:rsidRPr="008E610C" w:rsidDel="00E82C7E" w:rsidRDefault="00E82C7E" w:rsidP="00FC5090">
          <w:pPr>
            <w:widowControl w:val="0"/>
            <w:spacing w:before="0" w:beforeAutospacing="0" w:after="0" w:afterAutospacing="0" w:line="240" w:lineRule="auto"/>
            <w:jc w:val="center"/>
            <w:rPr>
              <w:del w:id="8" w:author="Kook Sec" w:date="2021-08-01T14:20:00Z"/>
              <w:rFonts w:ascii="Times New Roman" w:eastAsia="Times New Roman" w:hAnsi="Times New Roman" w:cs="David"/>
              <w:bCs/>
              <w:color w:val="00B0F0"/>
              <w:sz w:val="24"/>
              <w:szCs w:val="24"/>
              <w:u w:val="single"/>
              <w:rtl/>
              <w:lang w:eastAsia="he-IL"/>
            </w:rPr>
          </w:pPr>
        </w:p>
        <w:customXmlDelRangeStart w:id="9" w:author="Kook Sec" w:date="2021-08-01T14:20:00Z"/>
      </w:sdtContent>
    </w:sdt>
    <w:customXmlDelRangeEnd w:id="9"/>
    <w:p w14:paraId="39DD0DB9" w14:textId="77777777" w:rsidR="00FC5090" w:rsidRPr="008E610C" w:rsidDel="00E82C7E" w:rsidRDefault="00FC5090" w:rsidP="00FC5090">
      <w:pPr>
        <w:widowControl w:val="0"/>
        <w:spacing w:before="0" w:beforeAutospacing="0" w:after="0" w:afterAutospacing="0" w:line="240" w:lineRule="auto"/>
        <w:jc w:val="center"/>
        <w:rPr>
          <w:del w:id="10" w:author="Kook Sec" w:date="2021-08-01T14:20:00Z"/>
          <w:rFonts w:ascii="Times New Roman" w:eastAsia="Times New Roman" w:hAnsi="Times New Roman" w:cs="David"/>
          <w:bCs/>
          <w:color w:val="00B0F0"/>
          <w:sz w:val="24"/>
          <w:szCs w:val="24"/>
          <w:u w:val="single"/>
          <w:rtl/>
          <w:lang w:eastAsia="he-IL"/>
        </w:rPr>
      </w:pPr>
    </w:p>
    <w:p w14:paraId="70644E97" w14:textId="77777777" w:rsidR="00FC5090" w:rsidRPr="008E610C" w:rsidDel="00E82C7E" w:rsidRDefault="00FC5090" w:rsidP="00FC5090">
      <w:pPr>
        <w:widowControl w:val="0"/>
        <w:spacing w:before="0" w:beforeAutospacing="0" w:after="0" w:afterAutospacing="0" w:line="240" w:lineRule="auto"/>
        <w:jc w:val="center"/>
        <w:rPr>
          <w:del w:id="11" w:author="Kook Sec" w:date="2021-08-01T14:20:00Z"/>
          <w:rFonts w:ascii="Times New Roman" w:eastAsia="Times New Roman" w:hAnsi="Times New Roman" w:cs="David"/>
          <w:bCs/>
          <w:color w:val="00B0F0"/>
          <w:sz w:val="24"/>
          <w:szCs w:val="24"/>
          <w:u w:val="single"/>
          <w:rtl/>
          <w:lang w:eastAsia="he-IL"/>
        </w:rPr>
      </w:pPr>
    </w:p>
    <w:p w14:paraId="5327F5A2" w14:textId="77777777" w:rsidR="00FC5090" w:rsidRPr="008E610C" w:rsidDel="00E82C7E" w:rsidRDefault="00FC5090" w:rsidP="00FC5090">
      <w:pPr>
        <w:widowControl w:val="0"/>
        <w:spacing w:before="0" w:beforeAutospacing="0" w:after="0" w:afterAutospacing="0" w:line="240" w:lineRule="auto"/>
        <w:jc w:val="center"/>
        <w:rPr>
          <w:del w:id="12" w:author="Kook Sec" w:date="2021-08-01T14:20:00Z"/>
          <w:rFonts w:ascii="Times New Roman" w:eastAsia="Times New Roman" w:hAnsi="Times New Roman" w:cs="David"/>
          <w:bCs/>
          <w:color w:val="00B0F0"/>
          <w:sz w:val="24"/>
          <w:szCs w:val="24"/>
          <w:u w:val="single"/>
          <w:rtl/>
          <w:lang w:eastAsia="he-IL"/>
        </w:rPr>
      </w:pPr>
    </w:p>
    <w:customXmlDelRangeStart w:id="13" w:author="Kook Sec" w:date="2021-08-01T14:20:00Z"/>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3"/>
        <w:p w14:paraId="3F072E94" w14:textId="77777777" w:rsidR="00FC5090" w:rsidRPr="008E610C" w:rsidDel="00E82C7E" w:rsidRDefault="00E82C7E" w:rsidP="00FC5090">
          <w:pPr>
            <w:widowControl w:val="0"/>
            <w:spacing w:before="0" w:beforeAutospacing="0" w:after="0" w:afterAutospacing="0" w:line="240" w:lineRule="auto"/>
            <w:jc w:val="center"/>
            <w:rPr>
              <w:del w:id="14" w:author="Kook Sec" w:date="2021-08-01T14:20:00Z"/>
              <w:rFonts w:ascii="Times New Roman" w:eastAsia="Times New Roman" w:hAnsi="Times New Roman" w:cs="David"/>
              <w:bCs/>
              <w:color w:val="00B0F0"/>
              <w:sz w:val="24"/>
              <w:szCs w:val="24"/>
              <w:u w:val="single"/>
              <w:rtl/>
              <w:lang w:eastAsia="he-IL"/>
            </w:rPr>
          </w:pPr>
        </w:p>
        <w:customXmlDelRangeStart w:id="15" w:author="Kook Sec" w:date="2021-08-01T14:20:00Z"/>
      </w:sdtContent>
    </w:sdt>
    <w:customXmlDelRangeEnd w:id="15"/>
    <w:p w14:paraId="1192BEBB"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5ABD30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CC0E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65BAA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B715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CE1CF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3A28B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39C1E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D0ED0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1CF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2DD66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86C24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D6D7C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20046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55652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15F6B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A7704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8B0F7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DC05A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D1492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EF6E0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5DB45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DBB88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4408B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0F01E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C83E28" w14:textId="77777777" w:rsidR="009C6F6C" w:rsidRDefault="009C6F6C" w:rsidP="009C6F6C">
      <w:pPr>
        <w:widowControl w:val="0"/>
        <w:spacing w:before="0" w:beforeAutospacing="0" w:after="0" w:afterAutospacing="0" w:line="240" w:lineRule="auto"/>
        <w:jc w:val="center"/>
        <w:rPr>
          <w:ins w:id="16" w:author="Kook Sec" w:date="2021-08-01T14:21:00Z"/>
          <w:rFonts w:ascii="Times New Roman" w:eastAsia="Times New Roman" w:hAnsi="Times New Roman" w:cs="David"/>
          <w:bCs/>
          <w:sz w:val="32"/>
          <w:szCs w:val="32"/>
          <w:u w:val="single"/>
          <w:rtl/>
          <w:lang w:eastAsia="he-IL"/>
        </w:rPr>
      </w:pPr>
    </w:p>
    <w:p w14:paraId="10052C19" w14:textId="77777777" w:rsidR="00E82C7E" w:rsidRDefault="00E82C7E" w:rsidP="009C6F6C">
      <w:pPr>
        <w:widowControl w:val="0"/>
        <w:spacing w:before="0" w:beforeAutospacing="0" w:after="0" w:afterAutospacing="0" w:line="240" w:lineRule="auto"/>
        <w:jc w:val="center"/>
        <w:rPr>
          <w:ins w:id="17" w:author="Kook Sec" w:date="2021-08-01T14:21:00Z"/>
          <w:rFonts w:ascii="Times New Roman" w:eastAsia="Times New Roman" w:hAnsi="Times New Roman" w:cs="David"/>
          <w:bCs/>
          <w:sz w:val="32"/>
          <w:szCs w:val="32"/>
          <w:u w:val="single"/>
          <w:rtl/>
          <w:lang w:eastAsia="he-IL"/>
        </w:rPr>
      </w:pPr>
    </w:p>
    <w:p w14:paraId="31796AF6" w14:textId="77777777" w:rsidR="00E82C7E" w:rsidRDefault="00E82C7E" w:rsidP="009C6F6C">
      <w:pPr>
        <w:widowControl w:val="0"/>
        <w:spacing w:before="0" w:beforeAutospacing="0" w:after="0" w:afterAutospacing="0" w:line="240" w:lineRule="auto"/>
        <w:jc w:val="center"/>
        <w:rPr>
          <w:ins w:id="18" w:author="Kook Sec" w:date="2021-08-01T14:21:00Z"/>
          <w:rFonts w:ascii="Times New Roman" w:eastAsia="Times New Roman" w:hAnsi="Times New Roman" w:cs="David"/>
          <w:bCs/>
          <w:sz w:val="32"/>
          <w:szCs w:val="32"/>
          <w:u w:val="single"/>
          <w:rtl/>
          <w:lang w:eastAsia="he-IL"/>
        </w:rPr>
      </w:pPr>
    </w:p>
    <w:p w14:paraId="1A093BD5" w14:textId="77777777" w:rsidR="00E82C7E" w:rsidRPr="009C6F6C" w:rsidRDefault="00E82C7E"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49136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A12A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2AB8B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38FDC7E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AE9FCCB"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C5090" w:rsidRPr="000D1F3D">
            <w:rPr>
              <w:rStyle w:val="a7"/>
              <w:color w:val="00B0F0"/>
              <w:rtl/>
            </w:rPr>
            <w:t>[תאריך חתימת חוזה]</w:t>
          </w:r>
        </w:sdtContent>
      </w:sdt>
    </w:p>
    <w:p w14:paraId="7D93F3D3"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2FFDDE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93CE1C2"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AD9010"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707CA5AE" w14:textId="77777777" w:rsidR="00FC5090" w:rsidRDefault="00E82C7E" w:rsidP="00E82C7E">
      <w:pPr>
        <w:widowControl w:val="0"/>
        <w:spacing w:before="0" w:beforeAutospacing="0" w:after="0" w:afterAutospacing="0" w:line="240" w:lineRule="auto"/>
        <w:ind w:left="2880" w:firstLine="26"/>
        <w:rPr>
          <w:rFonts w:ascii="Times New Roman" w:eastAsia="Times New Roman" w:hAnsi="Times New Roman" w:cs="David"/>
          <w:sz w:val="20"/>
          <w:szCs w:val="24"/>
          <w:rtl/>
          <w:lang w:eastAsia="he-IL"/>
        </w:rPr>
        <w:pPrChange w:id="19" w:author="Kook Sec" w:date="2021-08-01T14:22:00Z">
          <w:pPr>
            <w:widowControl w:val="0"/>
            <w:spacing w:before="0" w:beforeAutospacing="0" w:after="0" w:afterAutospacing="0" w:line="240" w:lineRule="auto"/>
            <w:ind w:left="2880" w:firstLine="720"/>
          </w:pPr>
        </w:pPrChange>
      </w:pPr>
      <w:sdt>
        <w:sdtPr>
          <w:rPr>
            <w:rFonts w:ascii="Times New Roman" w:eastAsia="Times New Roman" w:hAnsi="Times New Roman" w:cs="David"/>
            <w:color w:val="00B0F0"/>
            <w:sz w:val="24"/>
            <w:szCs w:val="24"/>
            <w:rt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0" w:author="Kook Sec" w:date="2021-08-01T14:21:00Z">
            <w:r w:rsidRPr="00430F1C">
              <w:rPr>
                <w:rFonts w:ascii="Times New Roman" w:eastAsia="Times New Roman" w:hAnsi="Times New Roman" w:cs="David"/>
                <w:color w:val="00B0F0"/>
                <w:sz w:val="24"/>
                <w:szCs w:val="24"/>
                <w:rtl/>
              </w:rPr>
              <w:t>א.מ. ישראל מגורים יזמות בע"מ</w:t>
            </w:r>
          </w:ins>
          <w:r>
            <w:rPr>
              <w:rFonts w:ascii="Times New Roman" w:eastAsia="Times New Roman" w:hAnsi="Times New Roman" w:cs="David"/>
              <w:color w:val="00B0F0"/>
              <w:sz w:val="24"/>
              <w:szCs w:val="24"/>
              <w:rtl/>
            </w:rPr>
            <w:br/>
          </w:r>
          <w:ins w:id="21" w:author="Kook Sec" w:date="2021-08-01T14:21:00Z">
            <w:r w:rsidRPr="00430F1C">
              <w:rPr>
                <w:rFonts w:ascii="Times New Roman" w:eastAsia="Times New Roman" w:hAnsi="Times New Roman" w:cs="David"/>
                <w:color w:val="00B0F0"/>
                <w:sz w:val="24"/>
                <w:szCs w:val="24"/>
                <w:rtl/>
              </w:rPr>
              <w:t>יוני נתניהו 1 אור יהודה</w:t>
            </w:r>
          </w:ins>
          <w:r>
            <w:rPr>
              <w:rFonts w:ascii="Times New Roman" w:eastAsia="Times New Roman" w:hAnsi="Times New Roman" w:cs="David"/>
              <w:color w:val="00B0F0"/>
              <w:sz w:val="24"/>
              <w:szCs w:val="24"/>
              <w:rtl/>
            </w:rPr>
            <w:br/>
          </w:r>
          <w:ins w:id="22" w:author="Kook Sec" w:date="2021-08-01T14:21:00Z">
            <w:r w:rsidRPr="00430F1C">
              <w:rPr>
                <w:rFonts w:ascii="Times New Roman" w:eastAsia="Times New Roman" w:hAnsi="Times New Roman" w:cs="David"/>
                <w:color w:val="00B0F0"/>
                <w:sz w:val="24"/>
                <w:szCs w:val="24"/>
                <w:rtl/>
              </w:rPr>
              <w:t>514957794</w:t>
            </w:r>
          </w:ins>
          <w:r>
            <w:rPr>
              <w:rFonts w:ascii="Times New Roman" w:eastAsia="Times New Roman" w:hAnsi="Times New Roman" w:cs="David"/>
              <w:color w:val="00B0F0"/>
              <w:sz w:val="24"/>
              <w:szCs w:val="24"/>
              <w:rtl/>
            </w:rPr>
            <w:br/>
          </w:r>
        </w:sdtContent>
      </w:sdt>
      <w:r w:rsidR="00FC5090" w:rsidRPr="009C6F6C">
        <w:rPr>
          <w:rFonts w:ascii="Times New Roman" w:eastAsia="Times New Roman" w:hAnsi="Times New Roman" w:cs="David" w:hint="cs"/>
          <w:sz w:val="20"/>
          <w:szCs w:val="24"/>
          <w:rtl/>
          <w:lang w:eastAsia="he-IL"/>
        </w:rPr>
        <w:t xml:space="preserve"> </w:t>
      </w:r>
    </w:p>
    <w:p w14:paraId="78ECE564"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33291DCC"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4B68E750"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27EB77D"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2251FE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E9FD771" w14:textId="77777777" w:rsidR="00FC5090" w:rsidRDefault="00BF7CAD"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rPrChange w:id="23" w:author="Kook Sec" w:date="2021-08-02T14:12:00Z">
              <w:rPr>
                <w:rFonts w:ascii="Times New Roman" w:eastAsia="Times New Roman" w:hAnsi="Times New Roman" w:cs="David"/>
                <w:sz w:val="20"/>
                <w:szCs w:val="24"/>
                <w:rtl/>
                <w:lang w:eastAsia="he-IL"/>
              </w:rPr>
            </w:rPrChange>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Pr="009E3886">
            <w:rPr>
              <w:rFonts w:ascii="Times New Roman" w:eastAsia="Times New Roman" w:hAnsi="Times New Roman" w:cs="David"/>
              <w:color w:val="00B0F0"/>
              <w:sz w:val="24"/>
              <w:szCs w:val="24"/>
              <w:rtl/>
              <w:rPrChange w:id="24" w:author="Kook Sec" w:date="2021-08-02T14:12:00Z">
                <w:rPr>
                  <w:rFonts w:ascii="Times New Roman" w:eastAsia="Times New Roman" w:hAnsi="Times New Roman" w:cs="David"/>
                  <w:sz w:val="20"/>
                  <w:szCs w:val="24"/>
                  <w:rtl/>
                  <w:lang w:eastAsia="he-IL"/>
                </w:rPr>
              </w:rPrChange>
            </w:rPr>
            <w:br/>
          </w:r>
          <w:ins w:id="25" w:author="Kook Sec" w:date="2021-08-02T14:06:00Z">
            <w:r w:rsidRPr="009E3886">
              <w:rPr>
                <w:rFonts w:ascii="Times New Roman" w:eastAsia="Times New Roman" w:hAnsi="Times New Roman" w:cs="David"/>
                <w:color w:val="00B0F0"/>
                <w:sz w:val="24"/>
                <w:szCs w:val="24"/>
                <w:rtl/>
                <w:rPrChange w:id="26" w:author="Kook Sec" w:date="2021-08-02T14:12:00Z">
                  <w:rPr>
                    <w:rFonts w:ascii="Times New Roman" w:eastAsia="Times New Roman" w:hAnsi="Times New Roman" w:cs="David"/>
                    <w:sz w:val="20"/>
                    <w:szCs w:val="24"/>
                    <w:rtl/>
                    <w:lang w:eastAsia="he-IL"/>
                  </w:rPr>
                </w:rPrChange>
              </w:rPr>
              <w:t>דני פריגת אדריכלות ונגישות</w:t>
            </w:r>
          </w:ins>
          <w:r w:rsidRPr="009E3886">
            <w:rPr>
              <w:rFonts w:ascii="Times New Roman" w:eastAsia="Times New Roman" w:hAnsi="Times New Roman" w:cs="David"/>
              <w:color w:val="00B0F0"/>
              <w:sz w:val="24"/>
              <w:szCs w:val="24"/>
              <w:rtl/>
              <w:rPrChange w:id="27" w:author="Kook Sec" w:date="2021-08-02T14:12:00Z">
                <w:rPr>
                  <w:rFonts w:ascii="Times New Roman" w:eastAsia="Times New Roman" w:hAnsi="Times New Roman" w:cs="David"/>
                  <w:sz w:val="20"/>
                  <w:szCs w:val="24"/>
                  <w:rtl/>
                  <w:lang w:eastAsia="he-IL"/>
                </w:rPr>
              </w:rPrChange>
            </w:rPr>
            <w:br/>
          </w:r>
          <w:ins w:id="28" w:author="Kook Sec" w:date="2021-08-02T14:06:00Z">
            <w:r w:rsidRPr="009E3886">
              <w:rPr>
                <w:rFonts w:ascii="Times New Roman" w:eastAsia="Times New Roman" w:hAnsi="Times New Roman" w:cs="David"/>
                <w:color w:val="00B0F0"/>
                <w:sz w:val="24"/>
                <w:szCs w:val="24"/>
                <w:rtl/>
                <w:rPrChange w:id="29" w:author="Kook Sec" w:date="2021-08-02T14:12:00Z">
                  <w:rPr>
                    <w:rFonts w:ascii="Times New Roman" w:eastAsia="Times New Roman" w:hAnsi="Times New Roman" w:cs="David"/>
                    <w:sz w:val="20"/>
                    <w:szCs w:val="24"/>
                    <w:rtl/>
                    <w:lang w:eastAsia="he-IL"/>
                  </w:rPr>
                </w:rPrChange>
              </w:rPr>
              <w:t>רח' מיצרי טירן 3 ירושלים</w:t>
            </w:r>
          </w:ins>
          <w:r w:rsidRPr="009E3886">
            <w:rPr>
              <w:rFonts w:ascii="Times New Roman" w:eastAsia="Times New Roman" w:hAnsi="Times New Roman" w:cs="David"/>
              <w:color w:val="00B0F0"/>
              <w:sz w:val="24"/>
              <w:szCs w:val="24"/>
              <w:rtl/>
              <w:rPrChange w:id="30" w:author="Kook Sec" w:date="2021-08-02T14:12:00Z">
                <w:rPr>
                  <w:rFonts w:ascii="Times New Roman" w:eastAsia="Times New Roman" w:hAnsi="Times New Roman" w:cs="David"/>
                  <w:sz w:val="20"/>
                  <w:szCs w:val="24"/>
                  <w:rtl/>
                  <w:lang w:eastAsia="he-IL"/>
                </w:rPr>
              </w:rPrChange>
            </w:rPr>
            <w:br/>
          </w:r>
        </w:sdtContent>
      </w:sdt>
    </w:p>
    <w:p w14:paraId="1518F0EE"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78DF9CFE"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3596C7DE"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47E5268"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2D2C59EA"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198242D9"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354B3455"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למונחים הבאים יהא הפרוש הנקוב </w:t>
      </w:r>
      <w:proofErr w:type="spellStart"/>
      <w:r w:rsidRPr="009C6F6C">
        <w:rPr>
          <w:rFonts w:ascii="Times New Roman" w:eastAsia="Times New Roman" w:hAnsi="Times New Roman" w:cs="David"/>
          <w:sz w:val="20"/>
          <w:szCs w:val="24"/>
          <w:rtl/>
          <w:lang w:eastAsia="he-IL"/>
        </w:rPr>
        <w:t>בצידם</w:t>
      </w:r>
      <w:proofErr w:type="spellEnd"/>
      <w:r w:rsidRPr="009C6F6C">
        <w:rPr>
          <w:rFonts w:ascii="Times New Roman" w:eastAsia="Times New Roman" w:hAnsi="Times New Roman" w:cs="David"/>
          <w:sz w:val="20"/>
          <w:szCs w:val="24"/>
          <w:rtl/>
          <w:lang w:eastAsia="he-IL"/>
        </w:rPr>
        <w:t xml:space="preserve"> דהיינו:</w:t>
      </w:r>
    </w:p>
    <w:p w14:paraId="21236EE2"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7618AF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241C649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4CE12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50669A9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B46663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CBCBAF"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351B68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D4AE4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A2F24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A85BFC"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5EDD9BC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AD005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65F329E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lastRenderedPageBreak/>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C9A649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0A11FC7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0FA55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645FBD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DAC0F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3429B2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B0B7A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1C81760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2D98C806"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93E68D7"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A48F81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61769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720F9D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5C2A7EE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53AD8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5635CC31"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68E76910"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0B66EE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41C9FA9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7CA08A03"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5DB96A4"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442EEDA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76075A9"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2A8ECB9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4325D2C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1D13CB2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1B645242"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2B47A53"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0C5C5E1"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0E4508C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096F85EE"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1671ACB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21FAC2B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C0DAE9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w:t>
      </w:r>
      <w:proofErr w:type="spellEnd"/>
      <w:r w:rsidRPr="009C6F6C">
        <w:rPr>
          <w:rFonts w:ascii="Times New Roman" w:eastAsia="Times New Roman" w:hAnsi="Times New Roman" w:cs="David"/>
          <w:sz w:val="20"/>
          <w:szCs w:val="24"/>
          <w:rtl/>
          <w:lang w:eastAsia="he-IL"/>
        </w:rPr>
        <w:t xml:space="preserve">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23EFC03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FAD739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C3751F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w:t>
      </w:r>
      <w:r w:rsidRPr="009C6F6C">
        <w:rPr>
          <w:rFonts w:ascii="Times New Roman" w:eastAsia="Times New Roman" w:hAnsi="Times New Roman" w:cs="David"/>
          <w:sz w:val="20"/>
          <w:szCs w:val="24"/>
          <w:rtl/>
          <w:lang w:eastAsia="he-IL"/>
        </w:rPr>
        <w:lastRenderedPageBreak/>
        <w:t>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7151990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6269537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7DB43B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065693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260275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7DD1CBD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7485900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2F455A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w:t>
      </w:r>
      <w:proofErr w:type="spellStart"/>
      <w:r w:rsidRPr="009C6F6C">
        <w:rPr>
          <w:rFonts w:ascii="Times New Roman" w:eastAsia="Times New Roman" w:hAnsi="Times New Roman" w:cs="David" w:hint="cs"/>
          <w:sz w:val="20"/>
          <w:szCs w:val="24"/>
          <w:rtl/>
          <w:lang w:eastAsia="he-IL"/>
        </w:rPr>
        <w:t>רמדורנט</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של </w:t>
      </w:r>
      <w:proofErr w:type="spellStart"/>
      <w:r w:rsidRPr="009C6F6C">
        <w:rPr>
          <w:rFonts w:ascii="Times New Roman" w:eastAsia="Times New Roman" w:hAnsi="Times New Roman" w:cs="David"/>
          <w:sz w:val="20"/>
          <w:szCs w:val="24"/>
          <w:rtl/>
          <w:lang w:eastAsia="he-IL"/>
        </w:rPr>
        <w:t>רמדור</w:t>
      </w:r>
      <w:proofErr w:type="spellEnd"/>
      <w:r w:rsidRPr="009C6F6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3286EF8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7D9F5A7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655F6EC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92AEFB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1F3B044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61F74CD"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D0BCF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5EEC13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2377920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3D2A0D1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11449FB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10B10FF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73BD7B2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472B330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5F51910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w:t>
      </w:r>
      <w:proofErr w:type="spellStart"/>
      <w:r w:rsidRPr="009C6F6C">
        <w:rPr>
          <w:rFonts w:ascii="Times New Roman" w:eastAsia="Times New Roman" w:hAnsi="Times New Roman" w:cs="David"/>
          <w:sz w:val="20"/>
          <w:szCs w:val="24"/>
          <w:rtl/>
          <w:lang w:eastAsia="he-IL"/>
        </w:rPr>
        <w:t>ליתן</w:t>
      </w:r>
      <w:proofErr w:type="spellEnd"/>
      <w:r w:rsidRPr="009C6F6C">
        <w:rPr>
          <w:rFonts w:ascii="Times New Roman" w:eastAsia="Times New Roman" w:hAnsi="Times New Roman" w:cs="David"/>
          <w:sz w:val="20"/>
          <w:szCs w:val="24"/>
          <w:rtl/>
          <w:lang w:eastAsia="he-IL"/>
        </w:rPr>
        <w:t xml:space="preserve">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57365CB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5B8FAC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1E40F0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15217D5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40D2983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w:t>
      </w:r>
      <w:r w:rsidRPr="009C6F6C">
        <w:rPr>
          <w:rFonts w:ascii="Times New Roman" w:eastAsia="Times New Roman" w:hAnsi="Times New Roman" w:cs="David"/>
          <w:sz w:val="20"/>
          <w:szCs w:val="24"/>
          <w:rtl/>
          <w:lang w:eastAsia="he-IL"/>
        </w:rPr>
        <w:lastRenderedPageBreak/>
        <w:t>ככל שהדבר יידרש.</w:t>
      </w:r>
    </w:p>
    <w:p w14:paraId="6A25A05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4084EBD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465886D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4D391FD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2386AC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0A5FB8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AAF8A0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B4E8DB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4F9FE88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44A808E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D69CCB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5EE0A4E2"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6B2268B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2217FC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0D40F04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0F4E0CEA"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5226E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2AAC3B9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 xml:space="preserve">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2C772CD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72FFAF7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5FB11A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1BE191D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37A4618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83D9CD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2EB7553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4A4D597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146E7B2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w:t>
      </w:r>
      <w:proofErr w:type="spellStart"/>
      <w:r w:rsidRPr="009C6F6C">
        <w:rPr>
          <w:rFonts w:ascii="Times New Roman" w:eastAsia="Times New Roman" w:hAnsi="Times New Roman" w:cs="David"/>
          <w:sz w:val="20"/>
          <w:szCs w:val="24"/>
          <w:rtl/>
          <w:lang w:eastAsia="he-IL"/>
        </w:rPr>
        <w:t>רמדורנט</w:t>
      </w:r>
      <w:proofErr w:type="spellEnd"/>
      <w:r w:rsidRPr="009C6F6C">
        <w:rPr>
          <w:rFonts w:ascii="Times New Roman" w:eastAsia="Times New Roman" w:hAnsi="Times New Roman" w:cs="David"/>
          <w:sz w:val="20"/>
          <w:szCs w:val="24"/>
          <w:rtl/>
          <w:lang w:eastAsia="he-IL"/>
        </w:rPr>
        <w:t xml:space="preserve">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D768AB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9C6F6C">
        <w:rPr>
          <w:rFonts w:ascii="Times New Roman" w:eastAsia="Times New Roman" w:hAnsi="Times New Roman" w:cs="David"/>
          <w:sz w:val="20"/>
          <w:szCs w:val="24"/>
          <w:rtl/>
          <w:lang w:eastAsia="he-IL"/>
        </w:rPr>
        <w:t>לשלמם</w:t>
      </w:r>
      <w:proofErr w:type="spellEnd"/>
      <w:r w:rsidRPr="009C6F6C">
        <w:rPr>
          <w:rFonts w:ascii="Times New Roman" w:eastAsia="Times New Roman" w:hAnsi="Times New Roman" w:cs="David"/>
          <w:sz w:val="20"/>
          <w:szCs w:val="24"/>
          <w:rtl/>
          <w:lang w:eastAsia="he-IL"/>
        </w:rPr>
        <w:t xml:space="preserve">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77B44D44"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5B0532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71676C8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27BBEFA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w:t>
      </w:r>
      <w:r w:rsidRPr="009C6F6C">
        <w:rPr>
          <w:rFonts w:ascii="Times New Roman" w:eastAsia="Times New Roman" w:hAnsi="Times New Roman" w:cs="David"/>
          <w:sz w:val="20"/>
          <w:szCs w:val="24"/>
          <w:rtl/>
          <w:lang w:eastAsia="he-IL"/>
        </w:rPr>
        <w:lastRenderedPageBreak/>
        <w:t>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6FE5CDE1"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E18266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5F85119B"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F015442"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410A1F8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C673BD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5F6F150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43874FD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90DD25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624AAC5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5C27EEA"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718BB3C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177C6177"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9B3BE11"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F8F4F9F"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7EE3823"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8EC8B73"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5AEBAD4"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42411E"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27C8D72B"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EF35A1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8D443E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23CDD9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40CBA7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7599F2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43B58A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3C6104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06B8AC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8B7A7F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8B4A1D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4B200B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BD1275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1DF38C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B921405"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E16C29A"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A34966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5E7A4B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4A8968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22A4928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לפי העניין.</w:t>
      </w:r>
    </w:p>
    <w:p w14:paraId="1E96808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0ECD0D4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6B829DDA"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9C6F6C">
        <w:rPr>
          <w:rFonts w:ascii="Times New Roman" w:eastAsia="Times New Roman" w:hAnsi="Times New Roman" w:cs="David"/>
          <w:sz w:val="20"/>
          <w:szCs w:val="24"/>
          <w:rtl/>
          <w:lang w:eastAsia="he-IL"/>
        </w:rPr>
        <w:t>לשנותן</w:t>
      </w:r>
      <w:proofErr w:type="spellEnd"/>
      <w:r w:rsidRPr="009C6F6C">
        <w:rPr>
          <w:rFonts w:ascii="Times New Roman" w:eastAsia="Times New Roman" w:hAnsi="Times New Roman" w:cs="David"/>
          <w:sz w:val="20"/>
          <w:szCs w:val="24"/>
          <w:rtl/>
          <w:lang w:eastAsia="he-IL"/>
        </w:rPr>
        <w:t xml:space="preserve">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0CEE9E39"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3938A51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4D21EF3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 xml:space="preserve">י הדין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צו הרחבה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הסכם כלשהו על עובד</w:t>
      </w:r>
      <w:r w:rsidRPr="009C6F6C">
        <w:rPr>
          <w:rFonts w:ascii="Times New Roman" w:eastAsia="Times New Roman" w:hAnsi="Times New Roman" w:cs="David" w:hint="cs"/>
          <w:sz w:val="20"/>
          <w:szCs w:val="24"/>
          <w:rtl/>
          <w:lang w:eastAsia="he-IL"/>
        </w:rPr>
        <w:t>.</w:t>
      </w:r>
    </w:p>
    <w:p w14:paraId="29E21F7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w:t>
      </w:r>
      <w:proofErr w:type="spellStart"/>
      <w:r w:rsidRPr="009C6F6C">
        <w:rPr>
          <w:rFonts w:ascii="Times New Roman" w:eastAsia="Times New Roman" w:hAnsi="Times New Roman" w:cs="David" w:hint="cs"/>
          <w:color w:val="000000"/>
          <w:sz w:val="24"/>
          <w:szCs w:val="24"/>
          <w:rtl/>
          <w:lang w:eastAsia="he-IL"/>
        </w:rPr>
        <w:t>שלוחיו</w:t>
      </w:r>
      <w:proofErr w:type="spellEnd"/>
      <w:r w:rsidRPr="009C6F6C">
        <w:rPr>
          <w:rFonts w:ascii="Times New Roman" w:eastAsia="Times New Roman" w:hAnsi="Times New Roman" w:cs="David" w:hint="cs"/>
          <w:color w:val="000000"/>
          <w:sz w:val="24"/>
          <w:szCs w:val="24"/>
          <w:rtl/>
          <w:lang w:eastAsia="he-IL"/>
        </w:rPr>
        <w:t xml:space="preserve">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2DDEA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w:t>
      </w:r>
      <w:proofErr w:type="spellStart"/>
      <w:r w:rsidRPr="009C6F6C">
        <w:rPr>
          <w:rFonts w:ascii="Times New Roman" w:eastAsia="Times New Roman" w:hAnsi="Times New Roman" w:cs="David"/>
          <w:sz w:val="20"/>
          <w:szCs w:val="24"/>
          <w:rtl/>
          <w:lang w:eastAsia="he-IL"/>
        </w:rPr>
        <w:t>ישא</w:t>
      </w:r>
      <w:proofErr w:type="spellEnd"/>
      <w:r w:rsidRPr="009C6F6C">
        <w:rPr>
          <w:rFonts w:ascii="Times New Roman" w:eastAsia="Times New Roman" w:hAnsi="Times New Roman" w:cs="David"/>
          <w:sz w:val="20"/>
          <w:szCs w:val="24"/>
          <w:rtl/>
          <w:lang w:eastAsia="he-IL"/>
        </w:rPr>
        <w:t xml:space="preserve">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68B5A7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B1B9B6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4D2542D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9820115"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7B70475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D6D9DBD"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114919EE"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3C7470C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5A16D69C"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933FC7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1A69E46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6B6C4EE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351D08E8"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lastRenderedPageBreak/>
        <w:t>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35EB7D48"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2631F432"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6571EF1D"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5EEF1A47"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5D00178"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67D50CB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7356BF0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61EC0A0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374959E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140BB9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0D687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11D37CC"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8F27BEE"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98925BD"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2D799A0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D17CF1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0571AF6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562E5C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6E15B139"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13CBEE2"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2273C29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4DFCD03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76CC415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4F2A5E2"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3BD2807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597BD1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793CC22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w:t>
      </w:r>
      <w:proofErr w:type="spellStart"/>
      <w:r w:rsidRPr="009C6F6C">
        <w:rPr>
          <w:rFonts w:ascii="Times New Roman" w:eastAsia="Times New Roman" w:hAnsi="Times New Roman" w:cs="David" w:hint="cs"/>
          <w:sz w:val="20"/>
          <w:szCs w:val="24"/>
          <w:rtl/>
          <w:lang w:eastAsia="he-IL"/>
        </w:rPr>
        <w:t>שלוחיו</w:t>
      </w:r>
      <w:proofErr w:type="spellEnd"/>
      <w:r w:rsidRPr="009C6F6C">
        <w:rPr>
          <w:rFonts w:ascii="Times New Roman" w:eastAsia="Times New Roman" w:hAnsi="Times New Roman" w:cs="David" w:hint="cs"/>
          <w:sz w:val="20"/>
          <w:szCs w:val="24"/>
          <w:rtl/>
          <w:lang w:eastAsia="he-IL"/>
        </w:rPr>
        <w:t xml:space="preserve">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2AF0A2D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6CA2E73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408C36A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5E190486"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00CF657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המשך ביצוע </w:t>
      </w:r>
      <w:r w:rsidRPr="009C6F6C">
        <w:rPr>
          <w:rFonts w:ascii="Times New Roman" w:eastAsia="Times New Roman" w:hAnsi="Times New Roman" w:cs="David"/>
          <w:sz w:val="20"/>
          <w:szCs w:val="24"/>
          <w:rtl/>
          <w:lang w:eastAsia="he-IL"/>
        </w:rPr>
        <w:lastRenderedPageBreak/>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2F7374F2"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7B5A3A0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4F71539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49A14BEE"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BEAD58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0B0DB33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27A140C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703E556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225E2A3B"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1186D1B5"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7C27D00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1E64EDD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2104513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9C6F6C">
        <w:rPr>
          <w:rFonts w:ascii="Times New Roman" w:eastAsia="Times New Roman" w:hAnsi="Times New Roman" w:cs="David"/>
          <w:sz w:val="24"/>
          <w:szCs w:val="24"/>
          <w:rtl/>
          <w:lang w:eastAsia="he-IL"/>
        </w:rPr>
        <w:t>לס"ק</w:t>
      </w:r>
      <w:proofErr w:type="spellEnd"/>
      <w:r w:rsidRPr="009C6F6C">
        <w:rPr>
          <w:rFonts w:ascii="Times New Roman" w:eastAsia="Times New Roman" w:hAnsi="Times New Roman" w:cs="David"/>
          <w:sz w:val="24"/>
          <w:szCs w:val="24"/>
          <w:rtl/>
          <w:lang w:eastAsia="he-IL"/>
        </w:rPr>
        <w:t xml:space="preserve"> זה.</w:t>
      </w:r>
    </w:p>
    <w:p w14:paraId="3DAC0F68"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0CD7E89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סמכות השיפוט בכל נושא הקשור לחוזה זה ו/או ביצועו תהא מוקנית לבתי המשפט המוסמכים </w:t>
      </w:r>
      <w:r w:rsidRPr="009C6F6C">
        <w:rPr>
          <w:rFonts w:ascii="Times New Roman" w:eastAsia="Times New Roman" w:hAnsi="Times New Roman" w:cs="David"/>
          <w:sz w:val="20"/>
          <w:szCs w:val="24"/>
          <w:rtl/>
          <w:lang w:eastAsia="he-IL"/>
        </w:rPr>
        <w:lastRenderedPageBreak/>
        <w:t>בתל-אביב-יפו.</w:t>
      </w:r>
    </w:p>
    <w:p w14:paraId="5203B516"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7346F5F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0456F0EE"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9C6F6C">
        <w:rPr>
          <w:rFonts w:ascii="Times New Roman" w:eastAsia="Times New Roman" w:hAnsi="Times New Roman" w:cs="David"/>
          <w:sz w:val="20"/>
          <w:szCs w:val="24"/>
          <w:rtl/>
          <w:lang w:eastAsia="he-IL"/>
        </w:rPr>
        <w:t>מורשי</w:t>
      </w:r>
      <w:proofErr w:type="spellEnd"/>
      <w:r w:rsidRPr="009C6F6C">
        <w:rPr>
          <w:rFonts w:ascii="Times New Roman" w:eastAsia="Times New Roman" w:hAnsi="Times New Roman" w:cs="David"/>
          <w:sz w:val="20"/>
          <w:szCs w:val="24"/>
          <w:rtl/>
          <w:lang w:eastAsia="he-IL"/>
        </w:rPr>
        <w:t xml:space="preserve"> החתימה של המזמין.</w:t>
      </w:r>
    </w:p>
    <w:p w14:paraId="16659907" w14:textId="77777777" w:rsidR="00FC5090" w:rsidDel="009E3886" w:rsidRDefault="00FC5090" w:rsidP="00FC5090">
      <w:pPr>
        <w:widowControl w:val="0"/>
        <w:spacing w:before="0" w:beforeAutospacing="0" w:after="200" w:afterAutospacing="0" w:line="240" w:lineRule="auto"/>
        <w:jc w:val="both"/>
        <w:rPr>
          <w:del w:id="31" w:author="Kook Sec" w:date="2021-08-02T14:10:00Z"/>
          <w:rFonts w:ascii="Times New Roman" w:eastAsia="Times New Roman" w:hAnsi="Times New Roman" w:cs="David"/>
          <w:sz w:val="20"/>
          <w:szCs w:val="24"/>
          <w:rtl/>
          <w:lang w:eastAsia="he-IL"/>
        </w:rPr>
      </w:pPr>
    </w:p>
    <w:p w14:paraId="52AC6EB8" w14:textId="77777777" w:rsidR="00FC5090" w:rsidDel="009E3886" w:rsidRDefault="00FC5090" w:rsidP="00FC5090">
      <w:pPr>
        <w:widowControl w:val="0"/>
        <w:spacing w:before="0" w:beforeAutospacing="0" w:after="200" w:afterAutospacing="0" w:line="240" w:lineRule="auto"/>
        <w:jc w:val="both"/>
        <w:rPr>
          <w:del w:id="32" w:author="Kook Sec" w:date="2021-08-02T14:10:00Z"/>
          <w:rFonts w:ascii="Times New Roman" w:eastAsia="Times New Roman" w:hAnsi="Times New Roman" w:cs="David"/>
          <w:sz w:val="20"/>
          <w:szCs w:val="24"/>
          <w:rtl/>
          <w:lang w:eastAsia="he-IL"/>
        </w:rPr>
      </w:pPr>
    </w:p>
    <w:p w14:paraId="3C206621" w14:textId="77777777" w:rsidR="00FC5090" w:rsidDel="009E3886" w:rsidRDefault="00FC5090" w:rsidP="00FC5090">
      <w:pPr>
        <w:widowControl w:val="0"/>
        <w:spacing w:before="0" w:beforeAutospacing="0" w:after="200" w:afterAutospacing="0" w:line="240" w:lineRule="auto"/>
        <w:jc w:val="both"/>
        <w:rPr>
          <w:del w:id="33" w:author="Kook Sec" w:date="2021-08-02T14:10:00Z"/>
          <w:rFonts w:ascii="Times New Roman" w:eastAsia="Times New Roman" w:hAnsi="Times New Roman" w:cs="David"/>
          <w:sz w:val="20"/>
          <w:szCs w:val="24"/>
          <w:rtl/>
          <w:lang w:eastAsia="he-IL"/>
        </w:rPr>
      </w:pPr>
    </w:p>
    <w:p w14:paraId="41FADF4C" w14:textId="77777777" w:rsidR="00FC5090" w:rsidRPr="009C6F6C" w:rsidDel="009E3886" w:rsidRDefault="00FC5090" w:rsidP="00FC5090">
      <w:pPr>
        <w:widowControl w:val="0"/>
        <w:spacing w:before="0" w:beforeAutospacing="0" w:after="200" w:afterAutospacing="0" w:line="240" w:lineRule="auto"/>
        <w:jc w:val="both"/>
        <w:rPr>
          <w:del w:id="34" w:author="Kook Sec" w:date="2021-08-02T14:10:00Z"/>
          <w:rFonts w:ascii="Times New Roman" w:eastAsia="Times New Roman" w:hAnsi="Times New Roman" w:cs="David"/>
          <w:sz w:val="20"/>
          <w:szCs w:val="24"/>
          <w:rtl/>
          <w:lang w:eastAsia="he-IL"/>
        </w:rPr>
      </w:pPr>
    </w:p>
    <w:p w14:paraId="5055423F" w14:textId="77777777" w:rsidR="009C6F6C" w:rsidRDefault="009C6F6C" w:rsidP="009C6F6C">
      <w:pPr>
        <w:widowControl w:val="0"/>
        <w:numPr>
          <w:ilvl w:val="1"/>
          <w:numId w:val="1"/>
        </w:numPr>
        <w:spacing w:before="0" w:beforeAutospacing="0" w:after="720" w:afterAutospacing="0" w:line="240" w:lineRule="auto"/>
        <w:ind w:left="788" w:hanging="431"/>
        <w:jc w:val="both"/>
        <w:rPr>
          <w:ins w:id="35" w:author="Kook Sec" w:date="2021-08-02T14:11:00Z"/>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71DB4A58" w14:textId="77777777" w:rsidR="009E3886" w:rsidRDefault="009E3886" w:rsidP="009E3886">
      <w:pPr>
        <w:widowControl w:val="0"/>
        <w:spacing w:before="0" w:beforeAutospacing="0" w:after="720" w:afterAutospacing="0" w:line="240" w:lineRule="auto"/>
        <w:jc w:val="both"/>
        <w:rPr>
          <w:ins w:id="36" w:author="Kook Sec" w:date="2021-08-02T14:11:00Z"/>
          <w:rFonts w:ascii="Times New Roman" w:eastAsia="Times New Roman" w:hAnsi="Times New Roman" w:cs="David"/>
          <w:sz w:val="20"/>
          <w:szCs w:val="24"/>
          <w:lang w:eastAsia="he-IL"/>
        </w:rPr>
      </w:pPr>
    </w:p>
    <w:p w14:paraId="04BFFB8C" w14:textId="77777777" w:rsidR="009E3886" w:rsidRDefault="009E3886" w:rsidP="009E3886">
      <w:pPr>
        <w:widowControl w:val="0"/>
        <w:spacing w:before="0" w:beforeAutospacing="0" w:after="720" w:afterAutospacing="0" w:line="240" w:lineRule="auto"/>
        <w:jc w:val="both"/>
        <w:rPr>
          <w:ins w:id="37" w:author="Kook Sec" w:date="2021-08-02T14:11:00Z"/>
          <w:rFonts w:ascii="Times New Roman" w:eastAsia="Times New Roman" w:hAnsi="Times New Roman" w:cs="David"/>
          <w:sz w:val="20"/>
          <w:szCs w:val="24"/>
          <w:lang w:eastAsia="he-IL"/>
        </w:rPr>
      </w:pPr>
    </w:p>
    <w:p w14:paraId="5421DAC9" w14:textId="77777777" w:rsidR="009E3886" w:rsidRPr="009C6F6C" w:rsidRDefault="009E3886" w:rsidP="009E3886">
      <w:pPr>
        <w:widowControl w:val="0"/>
        <w:spacing w:before="0" w:beforeAutospacing="0" w:after="720" w:afterAutospacing="0" w:line="240" w:lineRule="auto"/>
        <w:jc w:val="both"/>
        <w:rPr>
          <w:rFonts w:ascii="Times New Roman" w:eastAsia="Times New Roman" w:hAnsi="Times New Roman" w:cs="David"/>
          <w:sz w:val="20"/>
          <w:szCs w:val="24"/>
          <w:rtl/>
          <w:lang w:eastAsia="he-IL"/>
        </w:rPr>
        <w:pPrChange w:id="38" w:author="Kook Sec" w:date="2021-08-02T14:11:00Z">
          <w:pPr>
            <w:widowControl w:val="0"/>
            <w:numPr>
              <w:ilvl w:val="1"/>
              <w:numId w:val="1"/>
            </w:numPr>
            <w:tabs>
              <w:tab w:val="num" w:pos="792"/>
            </w:tabs>
            <w:spacing w:before="0" w:beforeAutospacing="0" w:after="720" w:afterAutospacing="0" w:line="240" w:lineRule="auto"/>
            <w:ind w:left="788" w:hanging="431"/>
            <w:jc w:val="both"/>
          </w:pPr>
        </w:pPrChange>
      </w:pPr>
    </w:p>
    <w:p w14:paraId="31D34250" w14:textId="77777777" w:rsidR="009C6F6C" w:rsidDel="009E3886" w:rsidRDefault="009C6F6C" w:rsidP="009E3886">
      <w:pPr>
        <w:widowControl w:val="0"/>
        <w:spacing w:before="0" w:beforeAutospacing="0" w:after="0" w:afterAutospacing="0" w:line="240" w:lineRule="auto"/>
        <w:jc w:val="center"/>
        <w:rPr>
          <w:del w:id="39" w:author="Kook Sec" w:date="2021-08-02T14:09:00Z"/>
          <w:rFonts w:ascii="Times New Roman" w:eastAsia="Times New Roman" w:hAnsi="Times New Roman" w:cs="David"/>
          <w:sz w:val="24"/>
          <w:szCs w:val="24"/>
          <w:lang w:eastAsia="he-IL"/>
        </w:rPr>
      </w:pPr>
      <w:r w:rsidRPr="009C6F6C">
        <w:rPr>
          <w:rFonts w:ascii="Times New Roman" w:eastAsia="Times New Roman" w:hAnsi="Times New Roman" w:cs="David"/>
          <w:bCs/>
          <w:sz w:val="20"/>
          <w:szCs w:val="24"/>
          <w:rtl/>
          <w:lang w:eastAsia="he-IL"/>
        </w:rPr>
        <w:t>ולראיה באו הצדדים על החתום:</w:t>
      </w:r>
    </w:p>
    <w:p w14:paraId="10A3C31E" w14:textId="77777777" w:rsidR="009E3886" w:rsidRPr="009C6F6C" w:rsidRDefault="009E3886" w:rsidP="009C6F6C">
      <w:pPr>
        <w:widowControl w:val="0"/>
        <w:spacing w:before="0" w:beforeAutospacing="0" w:after="0" w:afterAutospacing="0" w:line="240" w:lineRule="auto"/>
        <w:jc w:val="center"/>
        <w:rPr>
          <w:ins w:id="40" w:author="Kook Sec" w:date="2021-08-02T14:09:00Z"/>
          <w:rFonts w:ascii="Times New Roman" w:eastAsia="Times New Roman" w:hAnsi="Times New Roman" w:cs="David"/>
          <w:bCs/>
          <w:sz w:val="20"/>
          <w:szCs w:val="24"/>
          <w:rtl/>
          <w:lang w:eastAsia="he-IL"/>
        </w:rPr>
      </w:pPr>
    </w:p>
    <w:p w14:paraId="75811762" w14:textId="77777777" w:rsidR="009C6F6C" w:rsidDel="009E3886" w:rsidRDefault="009C6F6C" w:rsidP="009E3886">
      <w:pPr>
        <w:widowControl w:val="0"/>
        <w:spacing w:before="0" w:beforeAutospacing="0" w:after="0" w:afterAutospacing="0" w:line="240" w:lineRule="auto"/>
        <w:jc w:val="center"/>
        <w:rPr>
          <w:del w:id="41" w:author="Kook Sec" w:date="2021-08-02T14:09:00Z"/>
          <w:rFonts w:ascii="Times New Roman" w:eastAsia="Times New Roman" w:hAnsi="Times New Roman" w:cs="David"/>
          <w:sz w:val="20"/>
          <w:szCs w:val="24"/>
          <w:lang w:eastAsia="he-IL"/>
        </w:rPr>
      </w:pPr>
    </w:p>
    <w:p w14:paraId="746B015C" w14:textId="77777777" w:rsidR="009E3886" w:rsidRDefault="009E3886" w:rsidP="009C6F6C">
      <w:pPr>
        <w:widowControl w:val="0"/>
        <w:tabs>
          <w:tab w:val="center" w:pos="1649"/>
          <w:tab w:val="center" w:pos="7177"/>
        </w:tabs>
        <w:spacing w:before="0" w:beforeAutospacing="0" w:after="0" w:afterAutospacing="0" w:line="240" w:lineRule="auto"/>
        <w:jc w:val="both"/>
        <w:rPr>
          <w:ins w:id="42" w:author="Kook Sec" w:date="2021-08-02T14:11:00Z"/>
          <w:rFonts w:ascii="Times New Roman" w:eastAsia="Times New Roman" w:hAnsi="Times New Roman" w:cs="David"/>
          <w:sz w:val="20"/>
          <w:szCs w:val="24"/>
          <w:lang w:eastAsia="he-IL"/>
        </w:rPr>
      </w:pPr>
    </w:p>
    <w:p w14:paraId="482022E1" w14:textId="77777777" w:rsidR="009E3886" w:rsidRPr="009C6F6C" w:rsidRDefault="009E3886" w:rsidP="009C6F6C">
      <w:pPr>
        <w:widowControl w:val="0"/>
        <w:tabs>
          <w:tab w:val="center" w:pos="1649"/>
          <w:tab w:val="center" w:pos="7177"/>
        </w:tabs>
        <w:spacing w:before="0" w:beforeAutospacing="0" w:after="0" w:afterAutospacing="0" w:line="240" w:lineRule="auto"/>
        <w:jc w:val="both"/>
        <w:rPr>
          <w:ins w:id="43" w:author="Kook Sec" w:date="2021-08-02T14:11:00Z"/>
          <w:rFonts w:ascii="Times New Roman" w:eastAsia="Times New Roman" w:hAnsi="Times New Roman" w:cs="David"/>
          <w:sz w:val="20"/>
          <w:szCs w:val="24"/>
          <w:rtl/>
          <w:lang w:eastAsia="he-IL"/>
        </w:rPr>
      </w:pPr>
    </w:p>
    <w:p w14:paraId="13E6E057" w14:textId="77777777" w:rsidR="009C6F6C" w:rsidRDefault="00FC5090" w:rsidP="009E3886">
      <w:pPr>
        <w:widowControl w:val="0"/>
        <w:spacing w:before="0" w:beforeAutospacing="0" w:after="0" w:afterAutospacing="0" w:line="240" w:lineRule="auto"/>
        <w:jc w:val="center"/>
        <w:rPr>
          <w:rFonts w:ascii="Times New Roman" w:eastAsia="Times New Roman" w:hAnsi="Times New Roman" w:cs="David"/>
          <w:sz w:val="20"/>
          <w:szCs w:val="24"/>
          <w:rtl/>
          <w:lang w:eastAsia="he-IL"/>
        </w:rPr>
        <w:pPrChange w:id="44" w:author="Kook Sec" w:date="2021-08-02T14:09:00Z">
          <w:pPr>
            <w:widowControl w:val="0"/>
            <w:tabs>
              <w:tab w:val="center" w:pos="1649"/>
              <w:tab w:val="center" w:pos="7177"/>
            </w:tabs>
            <w:spacing w:before="0" w:beforeAutospacing="0" w:after="0" w:afterAutospacing="0" w:line="240" w:lineRule="auto"/>
            <w:jc w:val="both"/>
          </w:pPr>
        </w:pPrChange>
      </w:pPr>
      <w:del w:id="45" w:author="Kook Sec" w:date="2021-08-02T14:09:00Z">
        <w:r w:rsidRPr="00C521D8" w:rsidDel="009E3886">
          <w:rPr>
            <w:rFonts w:ascii="Times New Roman" w:eastAsia="Times New Roman" w:hAnsi="Times New Roman" w:cs="David"/>
            <w:sz w:val="24"/>
            <w:szCs w:val="24"/>
            <w:rtl/>
            <w:lang w:eastAsia="he-IL"/>
          </w:rPr>
          <w:tab/>
        </w:r>
      </w:del>
    </w:p>
    <w:p w14:paraId="1B3931D7" w14:textId="77777777" w:rsidR="00FC5090" w:rsidRPr="009C6F6C" w:rsidRDefault="00FC5090" w:rsidP="009E3886">
      <w:pPr>
        <w:widowControl w:val="0"/>
        <w:tabs>
          <w:tab w:val="center" w:pos="1649"/>
          <w:tab w:val="center" w:pos="4976"/>
        </w:tabs>
        <w:spacing w:before="0" w:beforeAutospacing="0" w:after="0" w:afterAutospacing="0" w:line="240" w:lineRule="auto"/>
        <w:ind w:left="4526" w:hanging="5310"/>
        <w:jc w:val="both"/>
        <w:rPr>
          <w:rFonts w:ascii="Times New Roman" w:eastAsia="Times New Roman" w:hAnsi="Times New Roman" w:cs="David"/>
          <w:sz w:val="20"/>
          <w:szCs w:val="24"/>
          <w:rtl/>
          <w:lang w:eastAsia="he-IL"/>
        </w:rPr>
        <w:pPrChange w:id="46" w:author="Kook Sec" w:date="2021-08-02T14:14:00Z">
          <w:pPr>
            <w:widowControl w:val="0"/>
            <w:tabs>
              <w:tab w:val="center" w:pos="1649"/>
              <w:tab w:val="center" w:pos="7177"/>
            </w:tabs>
            <w:spacing w:before="0" w:beforeAutospacing="0" w:after="0" w:afterAutospacing="0" w:line="240" w:lineRule="auto"/>
            <w:jc w:val="both"/>
          </w:pPr>
        </w:pPrChange>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Change w:id="47" w:author="Kook Sec" w:date="2021-08-02T14:12:00Z">
              <w:rPr>
                <w:rFonts w:ascii="Times New Roman" w:eastAsia="Times New Roman" w:hAnsi="Times New Roman" w:cs="David" w:hint="cs"/>
                <w:sz w:val="20"/>
                <w:szCs w:val="24"/>
                <w:rtl/>
                <w:lang w:eastAsia="he-IL"/>
              </w:rPr>
            </w:rPrChange>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8" w:author="Kook Sec" w:date="2021-08-02T14:12:00Z">
            <w:r w:rsidR="009E3886" w:rsidRPr="009E3886">
              <w:rPr>
                <w:rFonts w:ascii="Times New Roman" w:eastAsia="Times New Roman" w:hAnsi="Times New Roman" w:cs="David" w:hint="cs"/>
                <w:color w:val="00B0F0"/>
                <w:sz w:val="20"/>
                <w:szCs w:val="24"/>
                <w:u w:val="single"/>
                <w:rtl/>
                <w:lang w:eastAsia="he-IL"/>
                <w:rPrChange w:id="49" w:author="Kook Sec" w:date="2021-08-02T14:12:00Z">
                  <w:rPr>
                    <w:rFonts w:ascii="Times New Roman" w:eastAsia="Times New Roman" w:hAnsi="Times New Roman" w:cs="David" w:hint="cs"/>
                    <w:sz w:val="20"/>
                    <w:szCs w:val="24"/>
                    <w:rtl/>
                    <w:lang w:eastAsia="he-IL"/>
                  </w:rPr>
                </w:rPrChange>
              </w:rPr>
              <w:t>דני פריגת אדריכלות ונגישות</w:t>
            </w:r>
          </w:ins>
        </w:sdtContent>
      </w:sdt>
      <w:r>
        <w:rPr>
          <w:rFonts w:ascii="Times New Roman" w:eastAsia="Times New Roman" w:hAnsi="Times New Roman" w:cs="David" w:hint="cs"/>
          <w:sz w:val="20"/>
          <w:szCs w:val="24"/>
          <w:rtl/>
          <w:lang w:eastAsia="he-IL"/>
        </w:rPr>
        <w:t xml:space="preserve">                                                             </w:t>
      </w:r>
      <w:del w:id="50" w:author="Kook Sec" w:date="2021-08-02T14:09:00Z">
        <w:r w:rsidDel="009E3886">
          <w:rPr>
            <w:rFonts w:ascii="Times New Roman" w:eastAsia="Times New Roman" w:hAnsi="Times New Roman" w:cs="David" w:hint="cs"/>
            <w:sz w:val="20"/>
            <w:szCs w:val="24"/>
            <w:rtl/>
            <w:lang w:eastAsia="he-IL"/>
          </w:rPr>
          <w:delText xml:space="preserve"> </w:delText>
        </w:r>
      </w:del>
      <w:del w:id="51" w:author="Kook Sec" w:date="2021-08-02T14:10:00Z">
        <w:r w:rsidDel="009E3886">
          <w:rPr>
            <w:rFonts w:ascii="Times New Roman" w:eastAsia="Times New Roman" w:hAnsi="Times New Roman" w:cs="David" w:hint="cs"/>
            <w:sz w:val="20"/>
            <w:szCs w:val="24"/>
            <w:rtl/>
            <w:lang w:eastAsia="he-IL"/>
          </w:rPr>
          <w:delText xml:space="preserve"> </w:delText>
        </w:r>
      </w:del>
      <w:del w:id="52" w:author="Kook Sec" w:date="2021-08-02T14:09:00Z">
        <w:r w:rsidDel="009E3886">
          <w:rPr>
            <w:rFonts w:ascii="Times New Roman" w:eastAsia="Times New Roman" w:hAnsi="Times New Roman" w:cs="David" w:hint="cs"/>
            <w:sz w:val="20"/>
            <w:szCs w:val="24"/>
            <w:rtl/>
            <w:lang w:eastAsia="he-IL"/>
          </w:rPr>
          <w:delText xml:space="preserve">          </w:delText>
        </w:r>
        <w:r w:rsidR="00E1739D" w:rsidDel="009E3886">
          <w:rPr>
            <w:rFonts w:ascii="Times New Roman" w:eastAsia="Times New Roman" w:hAnsi="Times New Roman" w:cs="David" w:hint="cs"/>
            <w:sz w:val="20"/>
            <w:szCs w:val="24"/>
            <w:rtl/>
            <w:lang w:eastAsia="he-IL"/>
          </w:rPr>
          <w:delText xml:space="preserve"> </w:delText>
        </w:r>
      </w:del>
      <w:del w:id="53" w:author="Kook Sec" w:date="2021-08-02T14:10:00Z">
        <w:r w:rsidR="00E1739D" w:rsidDel="009E3886">
          <w:rPr>
            <w:rFonts w:ascii="Times New Roman" w:eastAsia="Times New Roman" w:hAnsi="Times New Roman" w:cs="David" w:hint="cs"/>
            <w:sz w:val="20"/>
            <w:szCs w:val="24"/>
            <w:rtl/>
            <w:lang w:eastAsia="he-IL"/>
          </w:rPr>
          <w:delText xml:space="preserve">   </w:delText>
        </w:r>
      </w:del>
      <w:del w:id="54" w:author="Kook Sec" w:date="2021-08-02T14:09:00Z">
        <w:r w:rsidR="00E1739D" w:rsidDel="009E3886">
          <w:rPr>
            <w:rFonts w:ascii="Times New Roman" w:eastAsia="Times New Roman" w:hAnsi="Times New Roman" w:cs="David" w:hint="cs"/>
            <w:sz w:val="20"/>
            <w:szCs w:val="24"/>
            <w:rtl/>
            <w:lang w:eastAsia="he-IL"/>
          </w:rPr>
          <w:delText xml:space="preserve">        </w:delText>
        </w:r>
      </w:del>
      <w:del w:id="55" w:author="Kook Sec" w:date="2021-08-02T14:10:00Z">
        <w:r w:rsidR="00E1739D" w:rsidDel="009E3886">
          <w:rPr>
            <w:rFonts w:ascii="Times New Roman" w:eastAsia="Times New Roman" w:hAnsi="Times New Roman" w:cs="David" w:hint="cs"/>
            <w:sz w:val="20"/>
            <w:szCs w:val="24"/>
            <w:rtl/>
            <w:lang w:eastAsia="he-IL"/>
          </w:rPr>
          <w:delText xml:space="preserve"> </w:delText>
        </w:r>
      </w:del>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6" w:author="Kook Sec" w:date="2021-08-02T14:14:00Z">
            <w:r w:rsidR="009E3886">
              <w:rPr>
                <w:rFonts w:ascii="Times New Roman" w:eastAsia="Times New Roman" w:hAnsi="Times New Roman" w:cs="David" w:hint="cs"/>
                <w:color w:val="00B0F0"/>
                <w:sz w:val="20"/>
                <w:szCs w:val="24"/>
                <w:u w:val="single"/>
                <w:rtl/>
                <w:lang w:eastAsia="he-IL"/>
              </w:rPr>
              <w:t>א.מ ישראל מגורים יזמות בע"מ</w:t>
            </w:r>
          </w:ins>
        </w:sdtContent>
      </w:sdt>
    </w:p>
    <w:p w14:paraId="7C39BC79"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4E007713"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02E4FD55"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25D748CC"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4F108650"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FD91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5C34DDC"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08EEEE1"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66EEE2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8B41647"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FC78B25"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1531CCE8"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328E982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2370E38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531B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7" w:author="Kook Sec" w:date="2021-08-02T14:14:00Z">
            <w:r w:rsidR="009E3886">
              <w:rPr>
                <w:rFonts w:ascii="Times New Roman" w:eastAsia="Times New Roman" w:hAnsi="Times New Roman" w:cs="David" w:hint="cs"/>
                <w:color w:val="00B0F0"/>
                <w:sz w:val="24"/>
                <w:szCs w:val="24"/>
                <w:rtl/>
                <w:lang w:eastAsia="he-IL"/>
              </w:rPr>
              <w:t>נס ציונה</w:t>
            </w:r>
          </w:ins>
        </w:sdtContent>
      </w:sdt>
      <w:r w:rsidRPr="00FC5090">
        <w:rPr>
          <w:rFonts w:ascii="Times New Roman" w:eastAsia="Times New Roman" w:hAnsi="Times New Roman" w:cs="David" w:hint="cs"/>
          <w:color w:val="00B0F0"/>
          <w:sz w:val="24"/>
          <w:szCs w:val="24"/>
          <w:rtl/>
          <w:lang w:eastAsia="he-IL"/>
        </w:rPr>
        <w:t xml:space="preserve"> </w:t>
      </w:r>
      <w:del w:id="58" w:author="Kook Sec" w:date="2021-08-02T14:14:00Z">
        <w:r w:rsidRPr="00FC5090" w:rsidDel="009E3886">
          <w:rPr>
            <w:rFonts w:ascii="Times New Roman" w:eastAsia="Times New Roman" w:hAnsi="Times New Roman" w:cs="David"/>
            <w:color w:val="00B0F0"/>
            <w:sz w:val="24"/>
            <w:szCs w:val="24"/>
            <w:rtl/>
            <w:lang w:eastAsia="he-IL"/>
          </w:rPr>
          <w:delText>-</w:delText>
        </w:r>
      </w:del>
      <w:ins w:id="59" w:author="Kook Sec" w:date="2021-08-02T14:14:00Z">
        <w:r w:rsidR="009E3886">
          <w:rPr>
            <w:rFonts w:ascii="Times New Roman" w:eastAsia="Times New Roman" w:hAnsi="Times New Roman" w:cs="David"/>
            <w:color w:val="00B0F0"/>
            <w:sz w:val="24"/>
            <w:szCs w:val="24"/>
            <w:rtl/>
            <w:lang w:eastAsia="he-IL"/>
          </w:rPr>
          <w:t>–</w:t>
        </w:r>
      </w:ins>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0" w:author="Kook Sec" w:date="2021-08-02T14:14:00Z">
            <w:r w:rsidR="009E3886">
              <w:rPr>
                <w:rFonts w:ascii="Times New Roman" w:eastAsia="Times New Roman" w:hAnsi="Times New Roman" w:cs="David" w:hint="cs"/>
                <w:color w:val="00B0F0"/>
                <w:sz w:val="24"/>
                <w:szCs w:val="24"/>
                <w:rtl/>
              </w:rPr>
              <w:t>נס ציונה</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1" w:author="Kook Sec" w:date="2021-08-02T14:11:00Z">
            <w:r w:rsidR="009E3886">
              <w:rPr>
                <w:rFonts w:ascii="Times New Roman" w:eastAsia="Times New Roman" w:hAnsi="Times New Roman" w:cs="David" w:hint="cs"/>
                <w:color w:val="00B0F0"/>
                <w:sz w:val="24"/>
                <w:szCs w:val="24"/>
                <w:rtl/>
              </w:rPr>
              <w:t>א.מ ישראל מגורים יזמות בע"מ</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9E22A5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7FA0DA"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3F4AA316"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FC5090">
        <w:rPr>
          <w:rFonts w:ascii="Times New Roman" w:eastAsia="Times New Roman" w:hAnsi="Times New Roman" w:cs="David" w:hint="cs"/>
          <w:sz w:val="24"/>
          <w:szCs w:val="24"/>
          <w:rtl/>
          <w:lang w:eastAsia="he-IL"/>
        </w:rPr>
        <w:t>התב"ע</w:t>
      </w:r>
      <w:proofErr w:type="spellEnd"/>
      <w:r w:rsidRPr="00FC5090">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2D5F5F4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D804C9"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w:t>
      </w:r>
      <w:del w:id="62" w:author="Kook Sec" w:date="2021-08-02T14:14:00Z">
        <w:r w:rsidRPr="00FC5090" w:rsidDel="009E3886">
          <w:rPr>
            <w:rFonts w:ascii="Times New Roman" w:eastAsia="Times New Roman" w:hAnsi="Times New Roman" w:cs="David"/>
            <w:sz w:val="24"/>
            <w:szCs w:val="24"/>
            <w:rtl/>
            <w:lang w:eastAsia="he-IL"/>
          </w:rPr>
          <w:delText>-</w:delText>
        </w:r>
      </w:del>
      <w:ins w:id="63" w:author="Kook Sec" w:date="2021-08-02T14:14:00Z">
        <w:r w:rsidR="009E3886">
          <w:rPr>
            <w:rFonts w:ascii="Times New Roman" w:eastAsia="Times New Roman" w:hAnsi="Times New Roman" w:cs="David"/>
            <w:sz w:val="24"/>
            <w:szCs w:val="24"/>
            <w:rtl/>
            <w:lang w:eastAsia="he-IL"/>
          </w:rPr>
          <w:t>–</w:t>
        </w:r>
      </w:ins>
      <w:r w:rsidRPr="00FC509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4" w:author="Kook Sec" w:date="2021-08-02T14:14:00Z">
            <w:r w:rsidR="009E3886">
              <w:rPr>
                <w:rFonts w:ascii="Times New Roman" w:eastAsia="Times New Roman" w:hAnsi="Times New Roman" w:cs="David" w:hint="cs"/>
                <w:color w:val="008000"/>
                <w:sz w:val="24"/>
                <w:szCs w:val="24"/>
                <w:rtl/>
              </w:rPr>
              <w:t>נס ציונה</w:t>
            </w:r>
          </w:ins>
        </w:sdtContent>
      </w:sdt>
      <w:r w:rsidRPr="00FC5090">
        <w:rPr>
          <w:rFonts w:ascii="Times New Roman" w:eastAsia="Times New Roman" w:hAnsi="Times New Roman" w:cs="David" w:hint="cs"/>
          <w:color w:val="008000"/>
          <w:sz w:val="24"/>
          <w:szCs w:val="24"/>
          <w:rtl/>
        </w:rPr>
        <w:t>.</w:t>
      </w:r>
    </w:p>
    <w:p w14:paraId="003C5782"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25F5CA74"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61648EC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6007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65" w:author="Kook Sec" w:date="2021-08-02T14:14:00Z">
            <w:r w:rsidR="009E3886">
              <w:rPr>
                <w:rFonts w:ascii="Times New Roman" w:eastAsia="Times New Roman" w:hAnsi="Times New Roman" w:cs="David" w:hint="cs"/>
                <w:sz w:val="24"/>
                <w:szCs w:val="24"/>
                <w:rtl/>
                <w:lang w:eastAsia="he-IL"/>
              </w:rPr>
              <w:t xml:space="preserve">אבי </w:t>
            </w:r>
            <w:proofErr w:type="spellStart"/>
            <w:r w:rsidR="009E3886">
              <w:rPr>
                <w:rFonts w:ascii="Times New Roman" w:eastAsia="Times New Roman" w:hAnsi="Times New Roman" w:cs="David" w:hint="cs"/>
                <w:sz w:val="24"/>
                <w:szCs w:val="24"/>
                <w:rtl/>
                <w:lang w:eastAsia="he-IL"/>
              </w:rPr>
              <w:t>ברטי</w:t>
            </w:r>
            <w:proofErr w:type="spellEnd"/>
            <w:r w:rsidR="009E3886">
              <w:rPr>
                <w:rFonts w:ascii="Times New Roman" w:eastAsia="Times New Roman" w:hAnsi="Times New Roman" w:cs="David" w:hint="cs"/>
                <w:sz w:val="24"/>
                <w:szCs w:val="24"/>
                <w:rtl/>
                <w:lang w:eastAsia="he-IL"/>
              </w:rPr>
              <w:t xml:space="preserve"> לוי</w:t>
            </w:r>
          </w:ins>
        </w:sdtContent>
      </w:sdt>
    </w:p>
    <w:p w14:paraId="6C0DD54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9BD3B59"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w:t>
      </w:r>
      <w:proofErr w:type="spellStart"/>
      <w:r w:rsidR="00A61DF9" w:rsidRPr="00A61DF9">
        <w:rPr>
          <w:rFonts w:ascii="Times New Roman" w:eastAsia="Times New Roman" w:hAnsi="Times New Roman" w:cs="David"/>
          <w:sz w:val="24"/>
          <w:szCs w:val="24"/>
          <w:rtl/>
          <w:lang w:eastAsia="he-IL"/>
        </w:rPr>
        <w:t>מימד</w:t>
      </w:r>
      <w:proofErr w:type="spellEnd"/>
      <w:r w:rsidR="00A61DF9" w:rsidRPr="00A61DF9">
        <w:rPr>
          <w:rFonts w:ascii="Times New Roman" w:eastAsia="Times New Roman" w:hAnsi="Times New Roman" w:cs="David"/>
          <w:sz w:val="24"/>
          <w:szCs w:val="24"/>
          <w:rtl/>
          <w:lang w:eastAsia="he-IL"/>
        </w:rPr>
        <w:t xml:space="preserve">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B9AA4B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16ADE31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ED9E55"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66" w:author="Kook Sec" w:date="2021-08-02T14:14:00Z">
            <w:r w:rsidR="009E3886">
              <w:rPr>
                <w:rFonts w:ascii="Times New Roman" w:eastAsia="Times New Roman" w:hAnsi="Times New Roman" w:cs="David" w:hint="cs"/>
                <w:color w:val="008000"/>
                <w:sz w:val="24"/>
                <w:szCs w:val="24"/>
                <w:rtl/>
                <w:lang w:eastAsia="he-IL"/>
              </w:rPr>
              <w:t>רמי פריגת</w:t>
            </w:r>
          </w:ins>
        </w:sdtContent>
      </w:sdt>
    </w:p>
    <w:p w14:paraId="61DFE676"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659936E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CF7D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67" w:author="Kook Sec" w:date="2021-08-02T14:15:00Z">
            <w:r w:rsidR="009E3886">
              <w:rPr>
                <w:rFonts w:ascii="Times New Roman" w:eastAsia="Times New Roman" w:hAnsi="Times New Roman" w:cs="David" w:hint="cs"/>
                <w:color w:val="008000"/>
                <w:sz w:val="24"/>
                <w:szCs w:val="24"/>
                <w:rtl/>
                <w:lang w:eastAsia="he-IL"/>
              </w:rPr>
              <w:t>רמי פריגת</w:t>
            </w:r>
          </w:ins>
        </w:sdtContent>
      </w:sdt>
    </w:p>
    <w:p w14:paraId="551BDEF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45CC54"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75BC6C2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8D485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3F1D125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59555A3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A71C15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3912577B"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0FB2EAB8"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DE350EF"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31910F08" w14:textId="77777777" w:rsidTr="00FC5090">
        <w:tc>
          <w:tcPr>
            <w:tcW w:w="3366" w:type="dxa"/>
          </w:tcPr>
          <w:p w14:paraId="74A4D496" w14:textId="77777777" w:rsidR="00FC5090" w:rsidRPr="00FC5090" w:rsidRDefault="009E3886"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8" w:author="Kook Sec" w:date="2021-08-02T14:15:00Z">
                  <w:r>
                    <w:rPr>
                      <w:rFonts w:ascii="Times New Roman" w:eastAsia="Times New Roman" w:hAnsi="Times New Roman" w:cs="David" w:hint="cs"/>
                      <w:color w:val="008000"/>
                      <w:sz w:val="24"/>
                      <w:szCs w:val="24"/>
                      <w:rtl/>
                      <w:lang w:eastAsia="he-IL"/>
                    </w:rPr>
                    <w:t>100%</w:t>
                  </w:r>
                </w:ins>
              </w:sdtContent>
            </w:sdt>
          </w:p>
          <w:p w14:paraId="727C70AE"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2AFBBC85" w14:textId="77777777" w:rsidR="00FC5090" w:rsidRPr="00FC5090" w:rsidRDefault="00FC5090" w:rsidP="00FC5090">
            <w:pPr>
              <w:widowControl w:val="0"/>
              <w:spacing w:before="0" w:beforeAutospacing="0" w:after="0" w:afterAutospacing="0" w:line="240" w:lineRule="auto"/>
              <w:ind w:left="720"/>
              <w:outlineLvl w:val="2"/>
            </w:pPr>
          </w:p>
          <w:p w14:paraId="167C1728"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4FA73E9"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73D687E"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49DE821D"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832724A"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42578655"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2C931B0"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6B83F95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4102491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FBBBFC5"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30B8A11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3607BB0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619DE72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sz w:val="24"/>
          <w:szCs w:val="24"/>
          <w:rtl/>
          <w:lang w:eastAsia="he-IL"/>
        </w:rPr>
        <w:t>.</w:t>
      </w:r>
    </w:p>
    <w:p w14:paraId="01BADD6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78CC7E6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581A01E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78C896A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4249197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962506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1BB27FE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9E121D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3CDB66E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4806ADAA"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43412A20"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35F9DF86"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4E00DF9C"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128F4BE6"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1E5F836F"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141FABC"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6B3CEE16"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B86C27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BE04965"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w:t>
      </w:r>
      <w:proofErr w:type="spellStart"/>
      <w:r w:rsidRPr="009C6F6C">
        <w:rPr>
          <w:rFonts w:ascii="Times New Roman" w:eastAsia="Times New Roman" w:hAnsi="Times New Roman" w:cs="David" w:hint="cs"/>
          <w:sz w:val="24"/>
          <w:szCs w:val="24"/>
          <w:rtl/>
          <w:lang w:eastAsia="he-IL"/>
        </w:rPr>
        <w:t>מימד</w:t>
      </w:r>
      <w:proofErr w:type="spellEnd"/>
      <w:r w:rsidRPr="009C6F6C">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066C7792"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0A33C148"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7E8AA53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7F0584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A77E2B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7441DD39"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DD0C3E1"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69" w:name="OLE_LINK1"/>
      <w:bookmarkStart w:id="70"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69"/>
    <w:bookmarkEnd w:id="70"/>
    <w:p w14:paraId="6CF73F11"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643B4F1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5255C5A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3F8C562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05D2291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6A7FABDA"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3EF0A92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3195362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444B1D8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10B7C59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75230E2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CE232F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CCA67C6"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2BFC17A8"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01246446"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C27758B"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0D54477"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טיפול בקבלת היתרי בניה למתחם כולו ולמבנים השונים בפרט.</w:t>
      </w:r>
    </w:p>
    <w:p w14:paraId="50B06F0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A16685"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19E6CE8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68D5B6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37F8096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418EB5B3"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1ADD6DB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3BC6EF94"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59E1E26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49B7308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13CDA434"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3212DB7"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3AE3A29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9E258C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B74617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0ACB312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302862E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18662BCE"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22AB3E0D"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מתן ייעוץ למזמין והשתתפות בדיונים ובבירורים עם הקבלן בקשר עם ביצוע הפרויקט, הן לפני השלמת הפרויקט והן בתקופת הבדק.</w:t>
      </w:r>
    </w:p>
    <w:p w14:paraId="1E7845C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0718A61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57A8F4A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7BDC5BE"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1657CA2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0F37351"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569BBDE5"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w:t>
      </w:r>
      <w:proofErr w:type="spellStart"/>
      <w:r w:rsidRPr="009C6F6C">
        <w:rPr>
          <w:rFonts w:ascii="Times New Roman" w:eastAsia="Times New Roman" w:hAnsi="Times New Roman" w:cs="David"/>
          <w:sz w:val="24"/>
          <w:szCs w:val="24"/>
          <w:rtl/>
        </w:rPr>
        <w:t>הכל</w:t>
      </w:r>
      <w:proofErr w:type="spellEnd"/>
      <w:r w:rsidRPr="009C6F6C">
        <w:rPr>
          <w:rFonts w:ascii="Times New Roman" w:eastAsia="Times New Roman" w:hAnsi="Times New Roman" w:cs="David"/>
          <w:sz w:val="24"/>
          <w:szCs w:val="24"/>
          <w:rtl/>
        </w:rPr>
        <w:t xml:space="preserve"> כפי שיפורט בנספח ד'.</w:t>
      </w:r>
    </w:p>
    <w:p w14:paraId="2FD0E15E"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7B62B18E"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14428FB2"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588F63EC"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FF940C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68370F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36028B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3B071DBE"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B0CE86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93B895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5C116A22"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32180C8"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575637BF"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1A571FB"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63126A9F"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49137B1"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62126AA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7924AF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42534F82"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111DFD4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468A5878"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4470DEF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39268EB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173E9672"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571E4637"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3F788BA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0E92D0E0"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3163EC3B"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616A5884"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47D2ABED"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781A731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29BF45C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9E5A5B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A130198"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631132F"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3B9F2A6"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F9EBED2"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280B4313"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190000"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0121E083"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BAEB345"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482021F4"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13C3625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49A0C44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795B5E0"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056F181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1FACE72"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5DCE9A7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A08CA21"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1E3F3A5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7AADFA16"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7F602010"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25BB129B"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14C5837A"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519783"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242A73">
            <w:rPr>
              <w:rStyle w:val="a7"/>
              <w:color w:val="00B0F0"/>
              <w:rtl/>
            </w:rPr>
            <w:t>[סוג מדד כותרת]</w:t>
          </w:r>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242A73">
            <w:rPr>
              <w:rStyle w:val="a7"/>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242A73">
            <w:rPr>
              <w:rStyle w:val="a7"/>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242A73">
            <w:rPr>
              <w:rStyle w:val="a7"/>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6D2E85A2"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2CC97A3C"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4863164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C5B8541"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7E13DD0F"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B148F7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ED0D4B9"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C7D86C9"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26A8B519"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31383F19"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55D972B4"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2124E5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6353349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0A167E46"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1BF6F3FC"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6BFAD8FF"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11638F4C"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37D1660"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60D02A74"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2CF98C38"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7C84FF48"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15425D2D"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2DFD501B"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69F6DD98"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3E9FFC7E"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1AA6334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50B26C0" w14:textId="77777777" w:rsidR="00FA2003" w:rsidRPr="00FA2003" w:rsidRDefault="00E82C7E"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1" w:author="Kook Sec" w:date="2021-08-01T14:22:00Z">
            <w:r>
              <w:rPr>
                <w:rFonts w:ascii="Times New Roman" w:eastAsia="Times New Roman" w:hAnsi="Times New Roman" w:cs="David"/>
                <w:color w:val="008000"/>
                <w:sz w:val="24"/>
                <w:szCs w:val="24"/>
                <w:rtl/>
                <w:lang w:eastAsia="he-IL"/>
              </w:rPr>
              <w:t>א.מ. ישראל מגורים יזמות בע"מ</w:t>
            </w:r>
            <w:r>
              <w:rPr>
                <w:rFonts w:ascii="Times New Roman" w:eastAsia="Times New Roman" w:hAnsi="Times New Roman" w:cs="David"/>
                <w:color w:val="008000"/>
                <w:sz w:val="24"/>
                <w:szCs w:val="24"/>
                <w:rtl/>
                <w:lang w:eastAsia="he-IL"/>
              </w:rPr>
              <w:br/>
              <w:t>יוני נתניהו 1 אור יהודה</w:t>
            </w:r>
            <w:r>
              <w:rPr>
                <w:rFonts w:ascii="Times New Roman" w:eastAsia="Times New Roman" w:hAnsi="Times New Roman" w:cs="David"/>
                <w:color w:val="008000"/>
                <w:sz w:val="24"/>
                <w:szCs w:val="24"/>
                <w:rtl/>
                <w:lang w:eastAsia="he-IL"/>
              </w:rPr>
              <w:br/>
              <w:t>514957794</w:t>
            </w:r>
            <w:r>
              <w:rPr>
                <w:rFonts w:ascii="Times New Roman" w:eastAsia="Times New Roman" w:hAnsi="Times New Roman" w:cs="David"/>
                <w:color w:val="008000"/>
                <w:sz w:val="24"/>
                <w:szCs w:val="24"/>
                <w:rtl/>
                <w:lang w:eastAsia="he-IL"/>
              </w:rPr>
              <w:br/>
            </w:r>
          </w:ins>
        </w:p>
      </w:sdtContent>
    </w:sdt>
    <w:p w14:paraId="47DA97C6"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7FD62DE"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3EC6B39E"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7E58D7C"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6C71CD1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D720DC"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4"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2C1488D7"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D26FAE"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5"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6" w:author="Kook Sec" w:date="2021-08-02T14:11:00Z">
            <w:r w:rsidR="009E3886">
              <w:rPr>
                <w:rFonts w:ascii="Times New Roman" w:eastAsia="Times New Roman" w:hAnsi="Times New Roman" w:cs="David" w:hint="cs"/>
                <w:bCs/>
                <w:color w:val="008000"/>
                <w:sz w:val="24"/>
                <w:szCs w:val="24"/>
                <w:rtl/>
                <w:lang w:eastAsia="he-IL"/>
              </w:rPr>
              <w:t>א.מ ישראל מגורים יזמות בע"מ</w:t>
            </w:r>
          </w:ins>
        </w:sdtContent>
      </w:sdt>
      <w:r w:rsidRPr="00FA2003">
        <w:rPr>
          <w:rFonts w:ascii="Times New Roman" w:eastAsia="Times New Roman" w:hAnsi="Times New Roman" w:cs="David" w:hint="cs"/>
          <w:color w:val="008000"/>
          <w:sz w:val="24"/>
          <w:szCs w:val="24"/>
          <w:rtl/>
          <w:lang w:eastAsia="he-IL"/>
        </w:rPr>
        <w:t>.</w:t>
      </w:r>
    </w:p>
    <w:p w14:paraId="66133C4D"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FD4ADD"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7"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322DC18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66F9B8"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8"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2986C3D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214BBB8"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07251CA"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8AB52"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39122B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ED6341"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B0584DD"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C6DA5F"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20B417F3"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80789EA"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1442982C" w14:textId="77777777"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9" w:author="Kook Sec" w:date="2021-08-02T14:12:00Z">
            <w:r w:rsidR="009E3886">
              <w:rPr>
                <w:rFonts w:ascii="Times New Roman" w:eastAsia="Times New Roman" w:hAnsi="Times New Roman" w:cs="David" w:hint="cs"/>
                <w:sz w:val="20"/>
                <w:szCs w:val="24"/>
                <w:rtl/>
                <w:lang w:eastAsia="he-IL"/>
              </w:rPr>
              <w:t>דני פריגת אדריכלות ונגישות</w:t>
            </w:r>
          </w:ins>
        </w:sdtContent>
      </w:sdt>
    </w:p>
    <w:p w14:paraId="59D4925F"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B001DCE"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5E8432C3"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109C554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587F8676"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lastRenderedPageBreak/>
        <w:t>*מחק את המיותר</w:t>
      </w:r>
    </w:p>
    <w:p w14:paraId="2F5653A1"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D31D82"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71FCBC8"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9D9A368"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1D5E87E7"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E906875"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5042B8B"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5C07419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D6B6238"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BA3D290"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6D1BE7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783F6FB"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CA6AD4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1539D65"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FCA0289"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3D00940"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6EFFC10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49D0F25"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85AE3F7"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1E87FA7"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4313EAD3" w14:textId="77777777" w:rsidTr="00E82C7E">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F760C7F"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ECA5461"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07BB6E1D" w14:textId="77777777" w:rsidTr="00E82C7E">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E24757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6C94CB70" w14:textId="77777777" w:rsidTr="00E82C7E">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C7C0934"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D79F25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A530DBC"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F42B132"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7C221F00" w14:textId="77777777" w:rsidTr="00E82C7E">
        <w:trPr>
          <w:trHeight w:val="551"/>
        </w:trPr>
        <w:tc>
          <w:tcPr>
            <w:tcW w:w="4068" w:type="dxa"/>
            <w:tcBorders>
              <w:top w:val="single" w:sz="4" w:space="0" w:color="auto"/>
              <w:left w:val="single" w:sz="4" w:space="0" w:color="auto"/>
              <w:bottom w:val="single" w:sz="4" w:space="0" w:color="auto"/>
              <w:right w:val="single" w:sz="4" w:space="0" w:color="auto"/>
            </w:tcBorders>
            <w:hideMark/>
          </w:tcPr>
          <w:p w14:paraId="234D86B1"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03509A4"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DBFD483"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34869DB"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p>
          <w:p w14:paraId="0C1195E2"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9AFAFBC"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3F58559"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p>
          <w:p w14:paraId="7D096B8D"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D6FFBF7"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6A2EA2C6" w14:textId="77777777" w:rsidTr="00E82C7E">
        <w:trPr>
          <w:trHeight w:val="571"/>
        </w:trPr>
        <w:tc>
          <w:tcPr>
            <w:tcW w:w="4068" w:type="dxa"/>
            <w:tcBorders>
              <w:top w:val="single" w:sz="4" w:space="0" w:color="auto"/>
              <w:left w:val="single" w:sz="4" w:space="0" w:color="auto"/>
              <w:bottom w:val="single" w:sz="4" w:space="0" w:color="auto"/>
              <w:right w:val="single" w:sz="4" w:space="0" w:color="auto"/>
            </w:tcBorders>
            <w:hideMark/>
          </w:tcPr>
          <w:p w14:paraId="440C2EF9"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272D68F"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A9DE61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90FEC3" w14:textId="77777777" w:rsidR="00AF1BE1" w:rsidRPr="0009511C" w:rsidRDefault="00AF1BE1" w:rsidP="00E82C7E">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8A42BB" w14:textId="77777777" w:rsidR="00AF1BE1" w:rsidRPr="0009511C" w:rsidRDefault="00AF1BE1" w:rsidP="00E82C7E">
            <w:pPr>
              <w:spacing w:before="0" w:beforeAutospacing="0" w:after="0" w:afterAutospacing="0" w:line="256" w:lineRule="auto"/>
              <w:rPr>
                <w:rFonts w:ascii="David" w:eastAsia="Calibri" w:hAnsi="David" w:cs="David"/>
                <w:b/>
                <w:sz w:val="24"/>
                <w:szCs w:val="24"/>
                <w:lang w:eastAsia="he-IL"/>
              </w:rPr>
            </w:pPr>
          </w:p>
        </w:tc>
      </w:tr>
      <w:tr w:rsidR="00AF1BE1" w:rsidRPr="0009511C" w14:paraId="7E430EFD" w14:textId="77777777" w:rsidTr="00E82C7E">
        <w:trPr>
          <w:trHeight w:val="391"/>
        </w:trPr>
        <w:tc>
          <w:tcPr>
            <w:tcW w:w="4068" w:type="dxa"/>
            <w:tcBorders>
              <w:top w:val="single" w:sz="4" w:space="0" w:color="auto"/>
              <w:left w:val="single" w:sz="4" w:space="0" w:color="auto"/>
              <w:bottom w:val="single" w:sz="4" w:space="0" w:color="auto"/>
              <w:right w:val="single" w:sz="4" w:space="0" w:color="auto"/>
            </w:tcBorders>
            <w:hideMark/>
          </w:tcPr>
          <w:p w14:paraId="1A27718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63B1B96"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49E37A3" w14:textId="77777777" w:rsidR="00AF1BE1" w:rsidRPr="0009511C" w:rsidRDefault="00AF1BE1" w:rsidP="00E82C7E">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C942A7" w14:textId="77777777" w:rsidR="00AF1BE1" w:rsidRPr="0009511C" w:rsidRDefault="00AF1BE1" w:rsidP="00E82C7E">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0EE3B9" w14:textId="77777777" w:rsidR="00AF1BE1" w:rsidRPr="0009511C" w:rsidRDefault="00AF1BE1" w:rsidP="00E82C7E">
            <w:pPr>
              <w:spacing w:before="0" w:beforeAutospacing="0" w:after="0" w:afterAutospacing="0" w:line="256" w:lineRule="auto"/>
              <w:rPr>
                <w:rFonts w:ascii="David" w:eastAsia="Calibri" w:hAnsi="David" w:cs="David"/>
                <w:b/>
                <w:sz w:val="24"/>
                <w:szCs w:val="24"/>
                <w:lang w:eastAsia="he-IL"/>
              </w:rPr>
            </w:pPr>
          </w:p>
        </w:tc>
      </w:tr>
    </w:tbl>
    <w:p w14:paraId="6DA2F77E"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5EE67B4A" w14:textId="77777777" w:rsidTr="00E82C7E">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FFD9915"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7450FE58" w14:textId="77777777" w:rsidTr="00E82C7E">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B14BCB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598BBD4"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p w14:paraId="7F6A9DD0"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3520AF"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33B79B"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017B3F1"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5ED6FB"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96A1807"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289889"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E70B15C"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45822799" w14:textId="77777777" w:rsidTr="00E82C7E">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23A73C6"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7784BDE"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D0374CA"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8A44E02"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251A0C3"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090F9E3"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4CF30EB"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B945B5F" w14:textId="77777777" w:rsidR="00AF1BE1" w:rsidRPr="0009511C" w:rsidRDefault="00AF1BE1" w:rsidP="00E82C7E">
            <w:pPr>
              <w:spacing w:before="0" w:beforeAutospacing="0" w:after="0" w:afterAutospacing="0" w:line="256" w:lineRule="auto"/>
              <w:rPr>
                <w:rFonts w:ascii="David" w:eastAsia="Calibri" w:hAnsi="David" w:cs="David"/>
                <w:sz w:val="24"/>
                <w:szCs w:val="24"/>
                <w:lang w:eastAsia="he-IL"/>
              </w:rPr>
            </w:pPr>
          </w:p>
        </w:tc>
      </w:tr>
      <w:tr w:rsidR="00AF1BE1" w:rsidRPr="0009511C" w14:paraId="40F7F7E2" w14:textId="77777777" w:rsidTr="00E82C7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D35FB7D"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AFDBB43"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305AC71"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BB5403E"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36E7886"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01252AB"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9FA477C"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1951FF6" w14:textId="77777777" w:rsidR="00AF1BE1" w:rsidRPr="0009511C" w:rsidRDefault="00AF1BE1" w:rsidP="00E82C7E">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04788606" w14:textId="77777777" w:rsidTr="00E82C7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3ED78F0"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8454EE0"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5EFD05A"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C18D286"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F5169F8"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15B42B5"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51AFE02"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78F6DEA" w14:textId="77777777" w:rsidR="00AF1BE1" w:rsidRPr="0009511C" w:rsidRDefault="00AF1BE1" w:rsidP="00E82C7E">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0FE56438" w14:textId="77777777" w:rsidTr="00E82C7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BA49C1"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BAC4614" w14:textId="77777777" w:rsidR="00AF1BE1" w:rsidRPr="0009511C" w:rsidRDefault="00AF1BE1" w:rsidP="00E82C7E">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096CB8" w14:textId="77777777" w:rsidR="00AF1BE1" w:rsidRPr="0009511C" w:rsidRDefault="00AF1BE1" w:rsidP="00E82C7E">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39CA7A2" w14:textId="77777777" w:rsidR="00AF1BE1" w:rsidRPr="0009511C" w:rsidRDefault="00AF1BE1" w:rsidP="00E82C7E">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BD7D50E" w14:textId="77777777" w:rsidR="00AF1BE1" w:rsidRPr="0009511C" w:rsidRDefault="00AF1BE1" w:rsidP="00E82C7E">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21566CE" w14:textId="77777777" w:rsidR="00AF1BE1" w:rsidRPr="0009511C" w:rsidRDefault="00AF1BE1" w:rsidP="00E82C7E">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15DC42" w14:textId="77777777" w:rsidR="00AF1BE1" w:rsidRPr="0009511C" w:rsidRDefault="00AF1BE1" w:rsidP="00E82C7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3AF8746" w14:textId="77777777" w:rsidR="00AF1BE1" w:rsidRPr="0009511C" w:rsidRDefault="00AF1BE1" w:rsidP="00E82C7E">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E427F60"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B0D344B" w14:textId="77777777" w:rsidTr="00E82C7E">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1D6736"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2171D07E" w14:textId="77777777" w:rsidTr="00E82C7E">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49C0B7E"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6584505"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33E96DC4" w14:textId="77777777" w:rsidTr="00E82C7E">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5CA317"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27AC2C67" w14:textId="77777777" w:rsidTr="00E82C7E">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D24CBD3" w14:textId="77777777" w:rsidR="00AF1BE1" w:rsidRPr="0009511C" w:rsidRDefault="00AF1BE1"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3304197"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3D50ECFC"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7804CBF3" w14:textId="77777777" w:rsidTr="00E82C7E">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4A0630D" w14:textId="77777777" w:rsidR="00971572" w:rsidRPr="0009511C" w:rsidRDefault="00971572" w:rsidP="00E82C7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0D31BCD8" w14:textId="77777777" w:rsidTr="00E82C7E">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B112E7F" w14:textId="77777777" w:rsidR="00971572" w:rsidRPr="0009511C" w:rsidRDefault="00971572" w:rsidP="00E82C7E">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82663F0"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03D4D43E"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6DF1123"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06A1318D"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0F6ACC9"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424F8E8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011CE164"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4BFF59D9"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E26AD3B"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4CD075BE"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7441D489"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1C8375CC"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A4AC77B"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proofErr w:type="spellStart"/>
      <w:r w:rsidRPr="009C6F6C">
        <w:rPr>
          <w:rFonts w:ascii="Times New Roman" w:eastAsia="Times New Roman" w:hAnsi="Times New Roman" w:cs="David" w:hint="cs"/>
          <w:sz w:val="24"/>
          <w:szCs w:val="24"/>
          <w:rtl/>
          <w:lang w:eastAsia="he-IL"/>
        </w:rPr>
        <w:t>תוכניות</w:t>
      </w:r>
      <w:proofErr w:type="spellEnd"/>
      <w:r w:rsidRPr="009C6F6C">
        <w:rPr>
          <w:rFonts w:ascii="Times New Roman" w:eastAsia="Times New Roman" w:hAnsi="Times New Roman" w:cs="David" w:hint="cs"/>
          <w:sz w:val="24"/>
          <w:szCs w:val="24"/>
          <w:rtl/>
          <w:lang w:eastAsia="he-IL"/>
        </w:rPr>
        <w:t xml:space="preserve">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21D3B89D"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525E2D7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0203CEB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71DB55E"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79C3B92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4A3147D"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כל </w:t>
      </w:r>
      <w:proofErr w:type="spellStart"/>
      <w:r w:rsidRPr="009C6F6C">
        <w:rPr>
          <w:rFonts w:ascii="Times New Roman" w:eastAsia="Times New Roman" w:hAnsi="Times New Roman" w:cs="David"/>
          <w:sz w:val="24"/>
          <w:szCs w:val="24"/>
          <w:rtl/>
        </w:rPr>
        <w:t>תוכניות</w:t>
      </w:r>
      <w:proofErr w:type="spellEnd"/>
      <w:r w:rsidRPr="009C6F6C">
        <w:rPr>
          <w:rFonts w:ascii="Times New Roman" w:eastAsia="Times New Roman" w:hAnsi="Times New Roman" w:cs="David"/>
          <w:sz w:val="24"/>
          <w:szCs w:val="24"/>
          <w:rtl/>
        </w:rPr>
        <w:t xml:space="preserve"> הביצוע המתחייבות מכל תקן ודין לרבות אך לא רק מחלקיו השונים של ת"י 1547 – "תכניות ביצוע לבניינים ולעבודות פיתוח סביבתי".</w:t>
      </w:r>
    </w:p>
    <w:p w14:paraId="5F55DB0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BC13AD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EFA4D80"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237BFECB"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66EA7CA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CBDC4E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737936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1ECD2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233B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77547E"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29F12B29" w14:textId="77777777" w:rsidR="00E1739D" w:rsidRPr="004F1866" w:rsidRDefault="00E82C7E"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0" w:author="Kook Sec" w:date="2021-08-01T14:22:00Z">
            <w:r>
              <w:rPr>
                <w:rFonts w:ascii="Times New Roman" w:eastAsia="Times New Roman" w:hAnsi="Times New Roman" w:cs="David" w:hint="cs"/>
                <w:color w:val="008000"/>
                <w:sz w:val="24"/>
                <w:szCs w:val="24"/>
                <w:rtl/>
                <w:lang w:eastAsia="he-IL"/>
              </w:rP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24117F04"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4E427BFE"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79B9A4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7BBD2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13CBE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81E46A"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2" w:author="Kook Sec" w:date="2021-08-02T14:14:00Z">
            <w:r w:rsidR="009E3886">
              <w:rPr>
                <w:rFonts w:ascii="Times New Roman" w:eastAsia="Times New Roman" w:hAnsi="Times New Roman" w:cs="David"/>
                <w:color w:val="008000"/>
                <w:sz w:val="24"/>
                <w:szCs w:val="24"/>
                <w:rtl/>
                <w:lang w:eastAsia="he-IL"/>
              </w:rPr>
              <w:t>נס ציונה</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25247048"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F42F5C"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C98E8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6E7E8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F9FB6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2F8FBD"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3AA2B4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4A8EDF"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57B93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2D6908F0" w14:textId="77777777" w:rsidR="00E1739D" w:rsidRPr="004F1866" w:rsidRDefault="00E82C7E" w:rsidP="009E3886">
      <w:pPr>
        <w:widowControl w:val="0"/>
        <w:tabs>
          <w:tab w:val="center" w:pos="6920"/>
        </w:tabs>
        <w:spacing w:before="0" w:beforeAutospacing="0" w:after="0" w:afterAutospacing="0" w:line="240" w:lineRule="auto"/>
        <w:ind w:left="5040" w:right="84" w:hanging="1054"/>
        <w:jc w:val="center"/>
        <w:rPr>
          <w:rFonts w:ascii="Times New Roman" w:eastAsia="Times New Roman" w:hAnsi="Times New Roman" w:cs="David"/>
          <w:sz w:val="24"/>
          <w:szCs w:val="24"/>
          <w:rtl/>
          <w:lang w:eastAsia="he-IL"/>
        </w:rPr>
        <w:pPrChange w:id="83" w:author="Kook Sec" w:date="2021-08-02T14:15:00Z">
          <w:pPr>
            <w:widowControl w:val="0"/>
            <w:tabs>
              <w:tab w:val="center" w:pos="6920"/>
            </w:tabs>
            <w:spacing w:before="0" w:beforeAutospacing="0" w:after="0" w:afterAutospacing="0" w:line="240" w:lineRule="auto"/>
            <w:ind w:left="5040" w:right="84" w:hanging="720"/>
            <w:jc w:val="center"/>
          </w:pPr>
        </w:pPrChange>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4"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p>
    <w:p w14:paraId="31889B22"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60B426D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41F3F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4F3A4FD5"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B158243"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5332FCAF"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614B63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5" w:author="Kook Sec" w:date="2021-08-01T14:22:00Z">
            <w:r w:rsidR="00E82C7E">
              <w:rPr>
                <w:rFonts w:ascii="Times New Roman" w:eastAsia="Times New Roman" w:hAnsi="Times New Roman" w:cs="David" w:hint="cs"/>
                <w:color w:val="008000"/>
                <w:sz w:val="24"/>
                <w:szCs w:val="24"/>
                <w:rtl/>
                <w:lang w:eastAsia="he-IL"/>
              </w:rPr>
              <w:t>א.מ. ישראל מגורים יזמות בע"מ</w:t>
            </w:r>
            <w:r w:rsidR="00E82C7E">
              <w:rPr>
                <w:rFonts w:ascii="Times New Roman" w:eastAsia="Times New Roman" w:hAnsi="Times New Roman" w:cs="David" w:hint="cs"/>
                <w:color w:val="008000"/>
                <w:sz w:val="24"/>
                <w:szCs w:val="24"/>
                <w:rtl/>
                <w:lang w:eastAsia="he-IL"/>
              </w:rPr>
              <w:br/>
              <w:t>יוני נתניהו 1 אור יהודה</w:t>
            </w:r>
            <w:r w:rsidR="00E82C7E">
              <w:rPr>
                <w:rFonts w:ascii="Times New Roman" w:eastAsia="Times New Roman" w:hAnsi="Times New Roman" w:cs="David" w:hint="cs"/>
                <w:color w:val="008000"/>
                <w:sz w:val="24"/>
                <w:szCs w:val="24"/>
                <w:rtl/>
                <w:lang w:eastAsia="he-IL"/>
              </w:rPr>
              <w:br/>
              <w:t>514957794</w:t>
            </w:r>
            <w:r w:rsidR="00E82C7E">
              <w:rPr>
                <w:rFonts w:ascii="Times New Roman" w:eastAsia="Times New Roman" w:hAnsi="Times New Roman" w:cs="David" w:hint="cs"/>
                <w:color w:val="008000"/>
                <w:sz w:val="24"/>
                <w:szCs w:val="24"/>
                <w:rtl/>
                <w:lang w:eastAsia="he-IL"/>
              </w:rPr>
              <w:br/>
            </w:r>
          </w:ins>
        </w:sdtContent>
      </w:sdt>
    </w:p>
    <w:p w14:paraId="439E4FD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6AB7D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4F1866">
        <w:rPr>
          <w:rFonts w:ascii="Times New Roman" w:eastAsia="Times New Roman" w:hAnsi="Times New Roman" w:cs="David" w:hint="cs"/>
          <w:sz w:val="24"/>
          <w:szCs w:val="24"/>
          <w:rtl/>
          <w:lang w:eastAsia="he-IL"/>
        </w:rPr>
        <w:t>ג.א.נ</w:t>
      </w:r>
      <w:proofErr w:type="spellEnd"/>
      <w:r w:rsidRPr="004F1866">
        <w:rPr>
          <w:rFonts w:ascii="Times New Roman" w:eastAsia="Times New Roman" w:hAnsi="Times New Roman" w:cs="David" w:hint="cs"/>
          <w:sz w:val="24"/>
          <w:szCs w:val="24"/>
          <w:rtl/>
          <w:lang w:eastAsia="he-IL"/>
        </w:rPr>
        <w:t>.,</w:t>
      </w:r>
    </w:p>
    <w:p w14:paraId="381C665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8DDA6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היתרה</w:t>
      </w:r>
      <w:proofErr w:type="spellEnd"/>
      <w:r w:rsidRPr="004F1866">
        <w:rPr>
          <w:rFonts w:ascii="Times New Roman" w:eastAsia="Times New Roman" w:hAnsi="Times New Roman" w:cs="David" w:hint="cs"/>
          <w:b/>
          <w:bCs/>
          <w:sz w:val="24"/>
          <w:szCs w:val="24"/>
          <w:rtl/>
          <w:lang w:eastAsia="he-IL"/>
        </w:rPr>
        <w:t xml:space="preserve">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6" w:author="Kook Sec" w:date="2021-08-02T14:14:00Z">
            <w:r w:rsidR="009E3886">
              <w:rPr>
                <w:rFonts w:ascii="Times New Roman" w:eastAsia="Times New Roman" w:hAnsi="Times New Roman" w:cs="David" w:hint="cs"/>
                <w:color w:val="008000"/>
                <w:sz w:val="24"/>
                <w:szCs w:val="24"/>
                <w:rtl/>
                <w:lang w:eastAsia="he-IL"/>
              </w:rPr>
              <w:t>נס ציונה</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4100D5B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812E88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704FB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7AF58A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CE7EBF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53FD2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924AC1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EBF60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D496EE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30C5E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23E52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1B1A437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9BC8B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4870A239"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40C3AF4"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043E58BE"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66DF2A0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A5CCA9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del w:id="87" w:author="Kook Sec" w:date="2021-08-02T14:16:00Z">
        <w:r w:rsidRPr="004F1866" w:rsidDel="009E3886">
          <w:rPr>
            <w:rFonts w:ascii="Times New Roman" w:eastAsia="Times New Roman" w:hAnsi="Times New Roman" w:cs="David" w:hint="cs"/>
            <w:color w:val="00B0F0"/>
            <w:sz w:val="24"/>
            <w:szCs w:val="24"/>
            <w:rtl/>
            <w:lang w:eastAsia="he-IL"/>
          </w:rPr>
          <w:delText xml:space="preserve">               </w:delText>
        </w:r>
      </w:del>
      <w:bookmarkStart w:id="88" w:name="_GoBack"/>
      <w:bookmarkEnd w:id="88"/>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9" w:author="Kook Sec" w:date="2021-08-02T14:12:00Z">
            <w:r w:rsidR="009E3886">
              <w:rPr>
                <w:rFonts w:ascii="Times New Roman" w:eastAsia="Times New Roman" w:hAnsi="Times New Roman" w:cs="David"/>
                <w:color w:val="008000"/>
                <w:sz w:val="24"/>
                <w:szCs w:val="24"/>
                <w:rtl/>
                <w:lang w:eastAsia="he-IL"/>
              </w:rPr>
              <w:t>דני פריגת אדריכלות ונגישות</w:t>
            </w:r>
          </w:ins>
        </w:sdtContent>
      </w:sdt>
    </w:p>
    <w:p w14:paraId="74D5514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9C211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AEDCA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53D65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6C51F7F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החברה</w:t>
      </w:r>
      <w:proofErr w:type="spellEnd"/>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FA248A0"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FC8D4B4"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4694C82B"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4CFFE19"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A53F52D" w14:textId="77777777" w:rsidR="00E1739D" w:rsidRPr="004F1866" w:rsidRDefault="00E1739D" w:rsidP="00E1739D">
      <w:pPr>
        <w:widowControl w:val="0"/>
        <w:spacing w:before="0" w:beforeAutospacing="0" w:after="0" w:afterAutospacing="0" w:line="240" w:lineRule="auto"/>
        <w:jc w:val="center"/>
        <w:outlineLvl w:val="7"/>
      </w:pPr>
    </w:p>
    <w:p w14:paraId="11F18F00"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9E3886">
      <w:headerReference w:type="default" r:id="rId14"/>
      <w:footerReference w:type="default" r:id="rId15"/>
      <w:pgSz w:w="11906" w:h="16838"/>
      <w:pgMar w:top="1276" w:right="1800" w:bottom="851" w:left="1170" w:header="708" w:footer="130" w:gutter="0"/>
      <w:cols w:space="708"/>
      <w:bidi/>
      <w:rtlGutter/>
      <w:docGrid w:linePitch="360"/>
      <w:sectPrChange w:id="92" w:author="Kook Sec" w:date="2021-08-02T14:10:00Z">
        <w:sectPr w:rsidR="001A69D5" w:rsidRPr="00E1739D" w:rsidSect="009E3886">
          <w:pgMar w:top="1276" w:right="1800" w:bottom="851" w:left="1800" w:header="708" w:footer="13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7793F" w14:textId="77777777" w:rsidR="00E82C7E" w:rsidRDefault="00E82C7E" w:rsidP="00AF234B">
      <w:pPr>
        <w:spacing w:before="0" w:after="0" w:line="240" w:lineRule="auto"/>
      </w:pPr>
      <w:r>
        <w:separator/>
      </w:r>
    </w:p>
  </w:endnote>
  <w:endnote w:type="continuationSeparator" w:id="0">
    <w:p w14:paraId="5DA384AA" w14:textId="77777777" w:rsidR="00E82C7E" w:rsidRDefault="00E82C7E" w:rsidP="00AF234B">
      <w:pPr>
        <w:spacing w:before="0" w:after="0" w:line="240" w:lineRule="auto"/>
      </w:pPr>
      <w:r>
        <w:continuationSeparator/>
      </w:r>
    </w:p>
  </w:endnote>
  <w:endnote w:type="continuationNotice" w:id="1">
    <w:p w14:paraId="65D9007B" w14:textId="77777777" w:rsidR="00E82C7E" w:rsidRDefault="00E82C7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881"/>
      <w:gridCol w:w="2810"/>
      <w:gridCol w:w="236"/>
      <w:gridCol w:w="1128"/>
      <w:gridCol w:w="2070"/>
    </w:tblGrid>
    <w:tr w:rsidR="00E82C7E" w:rsidRPr="00F9528C" w14:paraId="77A550F0" w14:textId="77777777" w:rsidTr="00E82C7E">
      <w:tc>
        <w:tcPr>
          <w:tcW w:w="753" w:type="dxa"/>
        </w:tcPr>
        <w:p w14:paraId="3D78046E"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s="Arial"/>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404EC814" w14:textId="77777777" w:rsidR="00E82C7E" w:rsidRPr="00F9528C" w:rsidRDefault="009E3886" w:rsidP="00E82C7E">
              <w:pPr>
                <w:tabs>
                  <w:tab w:val="center" w:pos="4153"/>
                  <w:tab w:val="right" w:pos="8306"/>
                </w:tabs>
                <w:spacing w:before="0" w:after="0" w:line="240" w:lineRule="auto"/>
                <w:rPr>
                  <w:rFonts w:ascii="David" w:hAnsi="David"/>
                  <w:color w:val="00B0F0"/>
                  <w:sz w:val="20"/>
                  <w:szCs w:val="20"/>
                  <w:rtl/>
                </w:rPr>
              </w:pPr>
              <w:ins w:id="90" w:author="Kook Sec" w:date="2021-08-02T14:11:00Z">
                <w:r>
                  <w:rPr>
                    <w:rFonts w:ascii="David" w:hAnsi="David" w:cs="Arial"/>
                    <w:color w:val="00B0F0"/>
                    <w:sz w:val="20"/>
                    <w:szCs w:val="20"/>
                    <w:rtl/>
                  </w:rPr>
                  <w:t>א.מ ישראל מגורים יזמות בע"מ</w:t>
                </w:r>
              </w:ins>
            </w:p>
          </w:tc>
        </w:sdtContent>
      </w:sdt>
      <w:tc>
        <w:tcPr>
          <w:tcW w:w="2232" w:type="dxa"/>
        </w:tcPr>
        <w:p w14:paraId="295E721F"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274CD459" w14:textId="77777777" w:rsidR="00E82C7E" w:rsidRPr="00F9528C" w:rsidRDefault="00E82C7E" w:rsidP="00E82C7E">
          <w:pPr>
            <w:tabs>
              <w:tab w:val="center" w:pos="4153"/>
              <w:tab w:val="right" w:pos="8306"/>
            </w:tabs>
            <w:spacing w:before="0" w:after="0" w:line="240" w:lineRule="auto"/>
            <w:rPr>
              <w:rFonts w:ascii="David" w:hAnsi="David"/>
              <w:sz w:val="16"/>
              <w:szCs w:val="16"/>
              <w:rtl/>
            </w:rPr>
          </w:pPr>
        </w:p>
      </w:tc>
      <w:tc>
        <w:tcPr>
          <w:tcW w:w="1129" w:type="dxa"/>
        </w:tcPr>
        <w:p w14:paraId="497B1FF1"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3853094"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E82C7E" w:rsidRPr="00F9528C" w14:paraId="74755F25" w14:textId="77777777" w:rsidTr="00E82C7E">
      <w:tc>
        <w:tcPr>
          <w:tcW w:w="753" w:type="dxa"/>
        </w:tcPr>
        <w:p w14:paraId="1C1F09B7"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Times New Roman" w:eastAsia="Times New Roman" w:hAnsi="Times New Roman" w:cs="David"/>
            <w:color w:val="00B0F0"/>
            <w:sz w:val="24"/>
            <w:szCs w:val="24"/>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DC47523" w14:textId="77777777" w:rsidR="00E82C7E" w:rsidRPr="00F9528C" w:rsidRDefault="009E3886" w:rsidP="00E82C7E">
              <w:pPr>
                <w:tabs>
                  <w:tab w:val="center" w:pos="4153"/>
                  <w:tab w:val="right" w:pos="8306"/>
                </w:tabs>
                <w:spacing w:before="0" w:after="0" w:line="240" w:lineRule="auto"/>
                <w:rPr>
                  <w:rFonts w:ascii="David" w:hAnsi="David"/>
                  <w:color w:val="00B0F0"/>
                  <w:sz w:val="20"/>
                  <w:szCs w:val="20"/>
                  <w:rtl/>
                </w:rPr>
              </w:pPr>
              <w:ins w:id="91" w:author="Kook Sec" w:date="2021-08-02T14:12:00Z">
                <w:r w:rsidRPr="009E3886">
                  <w:rPr>
                    <w:rFonts w:ascii="Times New Roman" w:eastAsia="Times New Roman" w:hAnsi="Times New Roman" w:cs="David"/>
                    <w:color w:val="00B0F0"/>
                    <w:sz w:val="24"/>
                    <w:szCs w:val="24"/>
                    <w:rtl/>
                  </w:rPr>
                  <w:t>דני פריגת אדריכלות ונגישות</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82C7E" w:rsidRPr="00F9528C" w14:paraId="643B07EC" w14:textId="77777777" w:rsidTr="00E82C7E">
            <w:trPr>
              <w:trHeight w:val="201"/>
            </w:trPr>
            <w:tc>
              <w:tcPr>
                <w:tcW w:w="926" w:type="dxa"/>
              </w:tcPr>
              <w:p w14:paraId="24CEC0BE"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AC50AC6" w14:textId="77777777" w:rsidR="00E82C7E" w:rsidRPr="00F9528C" w:rsidRDefault="00E82C7E" w:rsidP="00E82C7E">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7ABD934"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236" w:type="dxa"/>
        </w:tcPr>
        <w:p w14:paraId="26B86C05"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1129" w:type="dxa"/>
        </w:tcPr>
        <w:p w14:paraId="0C14C447"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3BA7DB6" w14:textId="77777777" w:rsidR="00E82C7E" w:rsidRPr="00F9528C" w:rsidRDefault="00E82C7E" w:rsidP="00E82C7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E82C7E" w:rsidRPr="00F9528C" w14:paraId="482D197D" w14:textId="77777777" w:rsidTr="00E82C7E">
      <w:trPr>
        <w:trHeight w:val="80"/>
      </w:trPr>
      <w:tc>
        <w:tcPr>
          <w:tcW w:w="753" w:type="dxa"/>
        </w:tcPr>
        <w:p w14:paraId="55CFF8D7"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1883" w:type="dxa"/>
        </w:tcPr>
        <w:p w14:paraId="268A2740" w14:textId="77777777" w:rsidR="00E82C7E" w:rsidRPr="00F9528C" w:rsidRDefault="00E82C7E" w:rsidP="00E82C7E">
          <w:pPr>
            <w:tabs>
              <w:tab w:val="center" w:pos="4153"/>
              <w:tab w:val="right" w:pos="8306"/>
            </w:tabs>
            <w:spacing w:before="0" w:after="0" w:line="240" w:lineRule="auto"/>
            <w:rPr>
              <w:rFonts w:ascii="David" w:hAnsi="David"/>
              <w:color w:val="00B0F0"/>
              <w:sz w:val="20"/>
              <w:szCs w:val="20"/>
              <w:rtl/>
            </w:rPr>
          </w:pPr>
        </w:p>
      </w:tc>
      <w:tc>
        <w:tcPr>
          <w:tcW w:w="2232" w:type="dxa"/>
        </w:tcPr>
        <w:p w14:paraId="1D107F3E"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236" w:type="dxa"/>
        </w:tcPr>
        <w:p w14:paraId="1CEE41D2"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1129" w:type="dxa"/>
        </w:tcPr>
        <w:p w14:paraId="7B5FD606"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c>
        <w:tcPr>
          <w:tcW w:w="2073" w:type="dxa"/>
        </w:tcPr>
        <w:p w14:paraId="26A2A1FC" w14:textId="77777777" w:rsidR="00E82C7E" w:rsidRPr="00F9528C" w:rsidRDefault="00E82C7E" w:rsidP="00E82C7E">
          <w:pPr>
            <w:tabs>
              <w:tab w:val="center" w:pos="4153"/>
              <w:tab w:val="right" w:pos="8306"/>
            </w:tabs>
            <w:spacing w:before="0" w:after="0" w:line="240" w:lineRule="auto"/>
            <w:rPr>
              <w:rFonts w:ascii="David" w:hAnsi="David"/>
              <w:sz w:val="20"/>
              <w:szCs w:val="20"/>
              <w:rtl/>
            </w:rPr>
          </w:pPr>
        </w:p>
      </w:tc>
    </w:tr>
  </w:tbl>
  <w:p w14:paraId="05379B31" w14:textId="77777777" w:rsidR="00E82C7E" w:rsidRDefault="00E82C7E"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414964EB" w14:textId="77777777" w:rsidR="00E82C7E" w:rsidRPr="00406297" w:rsidRDefault="00E82C7E"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11B74" w14:textId="77777777" w:rsidR="00E82C7E" w:rsidRDefault="00E82C7E" w:rsidP="00AF234B">
      <w:pPr>
        <w:spacing w:before="0" w:after="0" w:line="240" w:lineRule="auto"/>
      </w:pPr>
      <w:r>
        <w:separator/>
      </w:r>
    </w:p>
  </w:footnote>
  <w:footnote w:type="continuationSeparator" w:id="0">
    <w:p w14:paraId="05105C8E" w14:textId="77777777" w:rsidR="00E82C7E" w:rsidRDefault="00E82C7E" w:rsidP="00AF234B">
      <w:pPr>
        <w:spacing w:before="0" w:after="0" w:line="240" w:lineRule="auto"/>
      </w:pPr>
      <w:r>
        <w:continuationSeparator/>
      </w:r>
    </w:p>
  </w:footnote>
  <w:footnote w:type="continuationNotice" w:id="1">
    <w:p w14:paraId="3422C5D6" w14:textId="77777777" w:rsidR="00E82C7E" w:rsidRDefault="00E82C7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623757015"/>
      <w:docPartObj>
        <w:docPartGallery w:val="Page Numbers (Top of Page)"/>
        <w:docPartUnique/>
      </w:docPartObj>
    </w:sdtPr>
    <w:sdtContent>
      <w:p w14:paraId="483B5B15" w14:textId="77777777" w:rsidR="00E82C7E" w:rsidRDefault="00E82C7E" w:rsidP="00CF334C">
        <w:pPr>
          <w:pStyle w:val="a3"/>
          <w:jc w:val="center"/>
        </w:pPr>
        <w:r>
          <w:fldChar w:fldCharType="begin"/>
        </w:r>
        <w:r>
          <w:instrText xml:space="preserve"> PAGE   \* MERGEFORMAT </w:instrText>
        </w:r>
        <w:r>
          <w:fldChar w:fldCharType="separate"/>
        </w:r>
        <w:r>
          <w:rPr>
            <w:noProof/>
            <w:rtl/>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39FE"/>
    <w:rsid w:val="00134C85"/>
    <w:rsid w:val="00141D80"/>
    <w:rsid w:val="001A0C3C"/>
    <w:rsid w:val="001A69D5"/>
    <w:rsid w:val="001D4EC2"/>
    <w:rsid w:val="00214ACF"/>
    <w:rsid w:val="00242A73"/>
    <w:rsid w:val="002436F3"/>
    <w:rsid w:val="00264D14"/>
    <w:rsid w:val="00272745"/>
    <w:rsid w:val="002804C1"/>
    <w:rsid w:val="002B2234"/>
    <w:rsid w:val="00406297"/>
    <w:rsid w:val="00552E11"/>
    <w:rsid w:val="005B6AFF"/>
    <w:rsid w:val="005D6E29"/>
    <w:rsid w:val="00650D2D"/>
    <w:rsid w:val="00666119"/>
    <w:rsid w:val="0072103C"/>
    <w:rsid w:val="0087415E"/>
    <w:rsid w:val="008C64C6"/>
    <w:rsid w:val="00942177"/>
    <w:rsid w:val="00971572"/>
    <w:rsid w:val="009C6F6C"/>
    <w:rsid w:val="009E3886"/>
    <w:rsid w:val="00A32BA1"/>
    <w:rsid w:val="00A42271"/>
    <w:rsid w:val="00A61DF9"/>
    <w:rsid w:val="00AB3A6A"/>
    <w:rsid w:val="00AF1BE1"/>
    <w:rsid w:val="00AF234B"/>
    <w:rsid w:val="00B404AC"/>
    <w:rsid w:val="00BD72C4"/>
    <w:rsid w:val="00BE17B4"/>
    <w:rsid w:val="00BF0AA7"/>
    <w:rsid w:val="00BF7CAD"/>
    <w:rsid w:val="00C81171"/>
    <w:rsid w:val="00C903A8"/>
    <w:rsid w:val="00CF334C"/>
    <w:rsid w:val="00D40F1E"/>
    <w:rsid w:val="00E1739D"/>
    <w:rsid w:val="00E679C7"/>
    <w:rsid w:val="00E82C7E"/>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E0F4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963ECD"/>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63EC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 w:type="paragraph" w:customStyle="1" w:styleId="17A04F3F793C448C9E2945D95BB20B36">
    <w:name w:val="17A04F3F793C448C9E2945D95BB20B36"/>
    <w:rsid w:val="00963ECD"/>
  </w:style>
  <w:style w:type="paragraph" w:customStyle="1" w:styleId="21B42A84752D459CA0481DC68B397FB8">
    <w:name w:val="21B42A84752D459CA0481DC68B397FB8"/>
    <w:rsid w:val="00963ECD"/>
  </w:style>
  <w:style w:type="paragraph" w:customStyle="1" w:styleId="12ABF82E78DB42F8A2EA557115A3C35B">
    <w:name w:val="12ABF82E78DB42F8A2EA557115A3C35B"/>
    <w:rsid w:val="00963ECD"/>
  </w:style>
  <w:style w:type="paragraph" w:customStyle="1" w:styleId="1E8D0D7D97494D1690BCC006600C1978">
    <w:name w:val="1E8D0D7D97494D1690BCC006600C1978"/>
    <w:rsid w:val="00963E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6DF50-62C5-48C5-BB09-F9308939DAF4}"/>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CCC5F746-7922-4F08-B49F-F0F02A3ADEC1}"/>
</file>

<file path=customXml/itemProps6.xml><?xml version="1.0" encoding="utf-8"?>
<ds:datastoreItem xmlns:ds="http://schemas.openxmlformats.org/officeDocument/2006/customXml" ds:itemID="{2E576B65-E258-44D3-AA8B-A186B1A24E45}"/>
</file>

<file path=docProps/app.xml><?xml version="1.0" encoding="utf-8"?>
<Properties xmlns="http://schemas.openxmlformats.org/officeDocument/2006/extended-properties" xmlns:vt="http://schemas.openxmlformats.org/officeDocument/2006/docPropsVTypes">
  <Template>Normal</Template>
  <TotalTime>297</TotalTime>
  <Pages>30</Pages>
  <Words>8511</Words>
  <Characters>48513</Characters>
  <Application>Microsoft Office Word</Application>
  <DocSecurity>0</DocSecurity>
  <Lines>404</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2021-08-01T11:19:00Z</dcterms:created>
  <dcterms:modified xsi:type="dcterms:W3CDTF">2021-08-02T11:16:00Z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321c6390-fb2e-4d98-b133-13fe143e1843</vt:lpwstr>
  </property>
</Properties>
</file>