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DEA1B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hint="cs"/>
          <w:bCs/>
          <w:sz w:val="32"/>
          <w:szCs w:val="32"/>
          <w:u w:val="single"/>
          <w:rtl/>
          <w:lang w:eastAsia="he-IL"/>
        </w:rPr>
      </w:pPr>
    </w:p>
    <w:p w14:paraId="6BEEE79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73733D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BCDA57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3EB3D1FA" wp14:editId="138B3605">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B527E1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6BBC50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821F0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EDB4C0"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3BF5BB"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1F4EC174"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B6053A9"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976500A"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AE95AB6"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49D21C"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0E356B"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8241B04" w14:textId="77777777" w:rsidR="003235F8" w:rsidRPr="00B27B4C" w:rsidRDefault="00567222"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19-12-29T12:55:00Z">
            <w:r>
              <w:rPr>
                <w:rFonts w:ascii="Times New Roman" w:eastAsia="Times New Roman" w:hAnsi="Times New Roman" w:cs="David" w:hint="cs"/>
                <w:bCs/>
                <w:sz w:val="32"/>
                <w:szCs w:val="32"/>
                <w:u w:val="single"/>
                <w:rtl/>
                <w:lang w:eastAsia="he-IL"/>
              </w:rPr>
              <w:t>א.מ ישראל מגורים יזמות בע"מ</w:t>
            </w:r>
          </w:ins>
        </w:p>
      </w:sdtContent>
    </w:sdt>
    <w:p w14:paraId="4C2D5DCA"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373F976" w14:textId="77777777" w:rsidR="003235F8" w:rsidRPr="00B27B4C" w:rsidRDefault="00567222"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19-12-29T12:56:00Z">
            <w:r>
              <w:rPr>
                <w:rFonts w:ascii="Times New Roman" w:eastAsia="Times New Roman" w:hAnsi="Times New Roman" w:cs="David" w:hint="cs"/>
                <w:bCs/>
                <w:sz w:val="32"/>
                <w:szCs w:val="32"/>
                <w:u w:val="single"/>
                <w:rtl/>
                <w:lang w:eastAsia="he-IL"/>
              </w:rPr>
              <w:t>נס ציונה מחיר למשתכן</w:t>
            </w:r>
          </w:ins>
        </w:p>
      </w:sdtContent>
    </w:sdt>
    <w:p w14:paraId="1335C6A3"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12197C"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685B59"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485531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9D1EA5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5178935"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2F7974A"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F73ADF9"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43E61D3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6DFBF68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62DD602"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0T00:00:00Z">
            <w:dateFormat w:val="dd/MM/yyyy"/>
            <w:lid w:val="he-IL"/>
            <w:storeMappedDataAs w:val="dateTime"/>
            <w:calendar w:val="gregorian"/>
          </w:date>
        </w:sdtPr>
        <w:sdtContent>
          <w:ins w:id="2" w:author="Kook Sec" w:date="2019-12-29T13:02:00Z">
            <w:r w:rsidR="00567222">
              <w:rPr>
                <w:rFonts w:ascii="Times New Roman" w:eastAsia="Times New Roman" w:hAnsi="Times New Roman" w:cs="David" w:hint="cs"/>
                <w:color w:val="800080"/>
                <w:sz w:val="24"/>
                <w:szCs w:val="24"/>
                <w:rtl/>
                <w:lang w:eastAsia="he-IL"/>
              </w:rPr>
              <w:t>‏20/01/2019</w:t>
            </w:r>
          </w:ins>
        </w:sdtContent>
      </w:sdt>
    </w:p>
    <w:p w14:paraId="57780ED3"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33DD977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70939E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0016B0"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6730C64" w14:textId="77777777" w:rsidR="00D5041C" w:rsidRPr="00D5041C" w:rsidRDefault="00157ACB"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3235F8">
            <w:rPr>
              <w:rStyle w:val="AutoFieldChar"/>
              <w:rFonts w:eastAsiaTheme="minorHAnsi"/>
              <w:color w:val="00B0F0"/>
              <w:rtl/>
            </w:rPr>
            <w:t>[צד א בחוזה]</w:t>
          </w:r>
        </w:p>
      </w:sdtContent>
    </w:sdt>
    <w:p w14:paraId="16AF49D9"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5DB0C46D"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616C6515"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66ECE84"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33F5696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68D9913F" w14:textId="77777777" w:rsidR="00D5041C" w:rsidRPr="00D5041C" w:rsidRDefault="00567222" w:rsidP="00157ACB">
          <w:pPr>
            <w:pStyle w:val="AutoField"/>
            <w:rPr>
              <w:sz w:val="20"/>
              <w:rtl/>
              <w:lang w:eastAsia="he-IL"/>
            </w:rPr>
          </w:pPr>
          <w:ins w:id="3" w:author="Kook Sec" w:date="2019-12-29T12:59:00Z">
            <w:r>
              <w:rPr>
                <w:rFonts w:hint="cs"/>
                <w:color w:val="800080"/>
                <w:rtl/>
              </w:rPr>
              <w:br/>
              <w:t>א.ח. תכנון וייעוץ בהנדסת מים וביוב בע"מ</w:t>
            </w:r>
            <w:r>
              <w:rPr>
                <w:rFonts w:hint="cs"/>
                <w:color w:val="800080"/>
                <w:rtl/>
              </w:rPr>
              <w:br/>
              <w:t>רח' המגשימים 6 פתח תקווה</w:t>
            </w:r>
            <w:r>
              <w:rPr>
                <w:rFonts w:hint="cs"/>
                <w:color w:val="800080"/>
                <w:rtl/>
              </w:rPr>
              <w:br/>
              <w:t>513024430</w:t>
            </w:r>
            <w:r>
              <w:rPr>
                <w:rFonts w:hint="cs"/>
                <w:color w:val="800080"/>
                <w:rtl/>
              </w:rPr>
              <w:br/>
            </w:r>
          </w:ins>
        </w:p>
      </w:sdtContent>
    </w:sdt>
    <w:p w14:paraId="7DA60F40"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66A403A2"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3D2C4195"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5DCC1E6"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1078D6A"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79C8F4D2"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2D6509E9"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1839FF9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40F3CC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579BF1A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92F04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6417E43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039B4D2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EBA0F7"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58B0EB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C0DE18"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C15277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97FDE2"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4BF3B86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F5C6B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72D64ED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lastRenderedPageBreak/>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229CB7C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7142FD0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F19DB5"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D3BEA0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8D7D5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350D221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E1461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0449A3C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181C426A"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F2C966E"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3C93BD1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CA385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0ADFDCF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492C992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FCCB4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530E6523"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6A4AD876"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45F248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6108F39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2F7673B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E42680E"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049ED7DA"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5CCB75EC"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0477D3A0"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03FE6264"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511151D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ו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207CC7AC"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על קיום ביטוחי המתכנן;</w:t>
      </w:r>
    </w:p>
    <w:p w14:paraId="6E04D7EA"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4ADC225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7A1D766F"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5755679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027357E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1E01240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2CCFB68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37991F7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858352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3AFCD43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106720A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5F5C36C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6FAE4C2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CAC688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4D3306B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3994939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3EFA35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6B58ED28"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4D8F01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w:t>
      </w:r>
      <w:r w:rsidRPr="00D5041C">
        <w:rPr>
          <w:rFonts w:ascii="Times New Roman" w:eastAsia="Times New Roman" w:hAnsi="Times New Roman" w:cs="David"/>
          <w:sz w:val="20"/>
          <w:szCs w:val="24"/>
          <w:rtl/>
          <w:lang w:eastAsia="he-IL"/>
        </w:rPr>
        <w:lastRenderedPageBreak/>
        <w:t>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022A40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9E9F06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EB75EE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2BC1A8F4"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F7B5FF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B1DAA4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3C1B137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75C62E1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4EE235B7"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57338AE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6F65204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1593310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4ACBFA0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lastRenderedPageBreak/>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0E43083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3C9F695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A9836D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4C7DD8C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12F3683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EF12EB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2598FEB0"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796F7D3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45240B5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12D4BAD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6108B9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עבודותיהם ובאופן שיבטיח ביצועם </w:t>
      </w:r>
      <w:r w:rsidRPr="00D5041C">
        <w:rPr>
          <w:rFonts w:ascii="Times New Roman" w:eastAsia="Times New Roman" w:hAnsi="Times New Roman" w:cs="David"/>
          <w:sz w:val="20"/>
          <w:szCs w:val="24"/>
          <w:rtl/>
          <w:lang w:eastAsia="he-IL"/>
        </w:rPr>
        <w:lastRenderedPageBreak/>
        <w:t>בהתאם ללוחות הזמנים שיהיו רצופים לחוזים שיחתמו עמם.</w:t>
      </w:r>
    </w:p>
    <w:p w14:paraId="43C8169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E18816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3D29AD6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2EF1A6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9D5635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7A502292"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6F4B2D7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321BA31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94B9A9D"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1477784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464D8C8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2814663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31A12F28"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0F9AE4B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444498B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16A2AD3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9DB2A6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67F6D06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02A65D6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שליחויות.</w:t>
      </w:r>
    </w:p>
    <w:p w14:paraId="435B2685"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AE182D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5864C692"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D22BAC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2864928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35551E67"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D7C3075"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05BC69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1BDDFFF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EB0BB23"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lastRenderedPageBreak/>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4D07E77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43485B9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49EF482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7BB03A96"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2C489B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38E35F9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5D6C2E1"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1AFEECDC"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40D17376"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E4750E8"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0F7A25B" w14:textId="77777777" w:rsidR="00B55126" w:rsidRPr="00013687" w:rsidRDefault="00B55126" w:rsidP="00B55126">
      <w:pPr>
        <w:pStyle w:val="af6"/>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71C613D"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6CB3562"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CCBAA5F"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C53DA14" w14:textId="77777777" w:rsidR="00B55126" w:rsidRPr="00B27B4C" w:rsidRDefault="00B55126" w:rsidP="00B55126">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07E1E365" w14:textId="77777777" w:rsidR="00B55126" w:rsidRPr="00B27B4C" w:rsidRDefault="00B55126" w:rsidP="00B55126">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w:t>
      </w:r>
      <w:r w:rsidRPr="00B27B4C">
        <w:rPr>
          <w:rFonts w:ascii="Times New Roman" w:eastAsia="Times New Roman" w:hAnsi="Times New Roman" w:cs="David"/>
          <w:sz w:val="20"/>
          <w:szCs w:val="24"/>
          <w:rtl/>
          <w:lang w:eastAsia="he-IL"/>
        </w:rPr>
        <w:lastRenderedPageBreak/>
        <w:t xml:space="preserve">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7FDD6105" w14:textId="77777777" w:rsidR="00B55126" w:rsidRPr="00B27B4C" w:rsidRDefault="00B55126" w:rsidP="00B55126">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6ADFFA05" w14:textId="77777777" w:rsidR="00B55126" w:rsidRPr="00B27B4C" w:rsidRDefault="00B55126" w:rsidP="00B55126">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2D877FBD" w14:textId="77777777" w:rsidR="00B55126" w:rsidRPr="00B27B4C" w:rsidRDefault="00B55126" w:rsidP="00B55126">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423C3B1E" w14:textId="77777777" w:rsidR="00B55126" w:rsidRPr="00B27B4C" w:rsidRDefault="00B55126" w:rsidP="00B55126">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1BB4D65A" w14:textId="77777777" w:rsidR="00B55126" w:rsidRPr="00B27B4C" w:rsidRDefault="00B55126" w:rsidP="00B55126">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038FF61E" w14:textId="77777777" w:rsidR="00B55126" w:rsidRPr="00B27B4C" w:rsidRDefault="00B55126" w:rsidP="00B55126">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44E191F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1CA8E1D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15EC77F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2BC2A1B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4C377D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9D89AE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45BBE4D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w:t>
      </w:r>
      <w:r w:rsidRPr="00D5041C">
        <w:rPr>
          <w:rFonts w:ascii="Times New Roman" w:eastAsia="Times New Roman" w:hAnsi="Times New Roman" w:cs="David"/>
          <w:sz w:val="20"/>
          <w:szCs w:val="24"/>
          <w:rtl/>
          <w:lang w:eastAsia="he-IL"/>
        </w:rPr>
        <w:lastRenderedPageBreak/>
        <w:t>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447D4AA"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62B66A8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0B22998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4968EF5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9B2BCE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390539F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88D88F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8CCCD45"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33EB7981" w14:textId="77777777" w:rsidR="003235F8"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BA10E7F"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CB606AA"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0E2A6A3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0C39C49B"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1F38351E"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4A5A8C53"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0EC6307C"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643EC0D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5678CFF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73D045F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18184CBA"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77444020"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105D138C"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5DC3A884"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3624B4CF"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39392F68"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lastRenderedPageBreak/>
        <w:t xml:space="preserve">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1DC8A30"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4AE325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09CF45A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6FB0A52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6BDE3C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DD80BC2" w14:textId="77777777" w:rsidR="00D5041C" w:rsidRPr="003235F8"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447C961"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51052EA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4EDCBC0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0525305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7EBBE8A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09D9E661"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767CD44"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343A5BC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3DDEE1D7"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A8AD01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2A5D09A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4E47E73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77F095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F973EC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08512EA5"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2D77203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4E1AF71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7B869195"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748C0BF8"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BB4194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0739F60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55A070D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0714C896"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35FE0FC"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5046E9C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B82728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670374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7A047168"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177F96D9"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4CAC43F"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41D76E5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00AFF39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791FC8DB"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536968D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DE7685B"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19B2EA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95943A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08499EF"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6A12435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AE0817"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04794FFF"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CFEA3DB"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FE0E792"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2208BCE" w14:textId="77777777"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 w:author="Kook Sec" w:date="2019-12-29T12:59:00Z">
            <w:r w:rsidR="00567222">
              <w:rPr>
                <w:rFonts w:ascii="Times New Roman" w:eastAsia="Times New Roman" w:hAnsi="Times New Roman" w:cs="David" w:hint="cs"/>
                <w:color w:val="00B0F0"/>
                <w:sz w:val="20"/>
                <w:szCs w:val="24"/>
                <w:u w:val="single"/>
                <w:rtl/>
                <w:lang w:eastAsia="he-IL"/>
              </w:rPr>
              <w:t>א.ח. תכנון וייעוץ בהנדסת מים וביוב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5" w:author="Kook Sec" w:date="2019-12-29T12:57:00Z">
            <w:r w:rsidR="00567222">
              <w:rPr>
                <w:rFonts w:ascii="Times New Roman" w:eastAsia="Times New Roman" w:hAnsi="Times New Roman" w:cs="David" w:hint="cs"/>
                <w:color w:val="00B0F0"/>
                <w:sz w:val="20"/>
                <w:szCs w:val="24"/>
                <w:u w:val="single"/>
                <w:rtl/>
                <w:lang w:eastAsia="he-IL"/>
              </w:rPr>
              <w:t>א.מ. ישראל מגורים יזמות בע"מ</w:t>
            </w:r>
          </w:ins>
        </w:sdtContent>
      </w:sdt>
    </w:p>
    <w:p w14:paraId="75A0276A"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C14F59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1E3A8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B75DDB"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29838C0"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C625AC"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0A0151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855285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FA1C93"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727145C"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4144E8E9"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BA8042C"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7B4B11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9F9FC5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539385"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 w:author="Kook Sec" w:date="2019-12-29T12:56:00Z">
            <w:r w:rsidR="00567222">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7" w:author="Kook Sec" w:date="2019-12-29T12:56:00Z">
            <w:r w:rsidR="00567222">
              <w:rPr>
                <w:rFonts w:ascii="Times New Roman" w:eastAsia="Times New Roman" w:hAnsi="Times New Roman" w:cs="David" w:hint="cs"/>
                <w:color w:val="00B0F0"/>
                <w:sz w:val="24"/>
                <w:szCs w:val="24"/>
                <w:rtl/>
              </w:rPr>
              <w:t>נס ציונה מחיר למשתכן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8" w:author="Kook Sec" w:date="2019-12-29T12:55:00Z">
            <w:r w:rsidR="00567222">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F4F020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0E710F"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614191A"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C13CD51"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B87238"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9" w:author="Kook Sec" w:date="2019-12-29T12:56:00Z">
            <w:r w:rsidR="00567222">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6502A75B"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31DB462B"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41FBFFB"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14CA4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65A1450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6E14C8B"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מימד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3C42632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59E20C4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FD11F3"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3AA6662D"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1CAAB07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401F6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4601239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BEE65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A968D7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BCDDA1"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48F1819"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09C29CF"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1FCC2EB"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8CE673F"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15BA65E"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40A2CC2"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737307BE" w14:textId="77777777" w:rsidTr="007B54F0">
        <w:tc>
          <w:tcPr>
            <w:tcW w:w="3366" w:type="dxa"/>
          </w:tcPr>
          <w:p w14:paraId="1563C254" w14:textId="77777777" w:rsidR="007B54F0" w:rsidRDefault="00567222"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0" w:author="Kook Sec" w:date="2019-12-29T12:57:00Z">
                  <w:r>
                    <w:rPr>
                      <w:rFonts w:ascii="Times New Roman" w:eastAsia="Times New Roman" w:hAnsi="Times New Roman" w:cs="David" w:hint="cs"/>
                      <w:color w:val="008000"/>
                      <w:sz w:val="24"/>
                      <w:szCs w:val="24"/>
                      <w:rtl/>
                      <w:lang w:eastAsia="he-IL"/>
                    </w:rPr>
                    <w:t>100</w:t>
                  </w:r>
                </w:ins>
              </w:sdtContent>
            </w:sdt>
          </w:p>
          <w:p w14:paraId="2F22DEAB"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7C50AE7" w14:textId="77777777" w:rsidR="007B54F0" w:rsidRDefault="007B54F0" w:rsidP="007B54F0">
            <w:pPr>
              <w:widowControl w:val="0"/>
              <w:spacing w:before="0" w:beforeAutospacing="0" w:after="0" w:afterAutospacing="0" w:line="240" w:lineRule="auto"/>
              <w:ind w:left="720"/>
              <w:outlineLvl w:val="2"/>
            </w:pPr>
          </w:p>
          <w:p w14:paraId="0D403662"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EFD026E"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B52F9EB"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694AA2E8"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5885E8"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3215F72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FB6DC4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752C3141"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3B6A78AF"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7EA4A4F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599E4E"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421AD281"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 מזרקות, בריכות מים וכו'.</w:t>
      </w:r>
    </w:p>
    <w:p w14:paraId="1A0A733C"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1DF38C81"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2362043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2475851"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0613DBB8" w14:textId="77777777"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42E0CF7A"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45845D8B"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02056D13"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53621A2"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8B51261"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458EEB81"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6ED8CA8"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3239C5E0"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6D68E8BB"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6CB53D46"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7FFCA3A2"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1A1E6BC6"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1C195064"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122DCE6B"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02549A4B"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02AFE44D"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w:t>
      </w:r>
      <w:r w:rsidRPr="00D5041C">
        <w:rPr>
          <w:rFonts w:ascii="Times New Roman" w:eastAsia="Times New Roman" w:hAnsi="Times New Roman" w:cs="David"/>
          <w:b/>
          <w:sz w:val="24"/>
          <w:szCs w:val="24"/>
          <w:rtl/>
          <w:lang w:eastAsia="he-IL"/>
        </w:rPr>
        <w:lastRenderedPageBreak/>
        <w:t>וכל הדרוש לעריכת ופרסום מכרזים לביצוע המתקן בפרויקט ו/או לביצוע המתקן בפרויקט.</w:t>
      </w:r>
    </w:p>
    <w:p w14:paraId="30D6022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D1DEBD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1FED0FC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828D5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7F7468B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E1295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6BFBBCC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85234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15A6919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322C15F0"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605267FC"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46C198B"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521CD205"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36B1F29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63B37BF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7A7A40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754C463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A2F2D5D"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4EEBF9D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DD6C26"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428AD7F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8C7A6B"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1F414A9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D75607"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2E0C15D9"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0AEEE5D"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71FB390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DC7BA2D"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023E3B4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874A7A0"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1E4F6BA3"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7E113C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40C0585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08D68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241B7867"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CE6BC18"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4ACAB2C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39F9E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1435CD52"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F127C8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33415583"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C7A5B3A"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2D0ABBB4"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0FCFB725"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2EB1B63F"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2A96461"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677CC0BE"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7FB1B41"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37516B7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994D92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 וסידור מונים לגז.</w:t>
      </w:r>
    </w:p>
    <w:p w14:paraId="6E5B58A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163D97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2E99FD3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9360F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04FCFDD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8A1F2F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77F30F3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29B022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4FAE57E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E6FFD0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594BF9B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2B8F15F"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1C10B350"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47BBC9D2"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0A3A5B4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BCB778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47B612C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EFAF26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6C31FCE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4C13A6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חתכים אופייניים לאורך מערכת איסוף הדלוחין והשפכים.</w:t>
      </w:r>
    </w:p>
    <w:p w14:paraId="13EAA30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B7D88C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09F430F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806B62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3486511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E1498E"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20CF858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428E0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18501B7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43A1AB7"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541FB5B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8A57FC"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595E551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12F2EE1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0CA555B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DD6AB3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6F7262D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1246F5D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51752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1B07EFF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A8CF92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2D3EDF4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096529"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תכניות תאום מערכות בשטחי המגרשים ובשטחים ציבוריים.</w:t>
      </w:r>
    </w:p>
    <w:p w14:paraId="637ACE1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40BC97"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תכניות תאום מערכות תחת תקרות מרתפים וקומות עמודים.</w:t>
      </w:r>
    </w:p>
    <w:p w14:paraId="438FD93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8C6C8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262CE35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1B62F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w:t>
      </w:r>
      <w:r w:rsidRPr="00D5041C">
        <w:rPr>
          <w:rFonts w:ascii="Times New Roman" w:eastAsia="Times New Roman" w:hAnsi="Times New Roman" w:cs="David"/>
          <w:sz w:val="24"/>
          <w:szCs w:val="24"/>
          <w:rtl/>
          <w:lang w:eastAsia="he-IL"/>
        </w:rPr>
        <w:lastRenderedPageBreak/>
        <w:t xml:space="preserve">(עלות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6CAF9C1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803189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19D279E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A9C274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139ABE4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281B50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350BB41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D081C83"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5B3A9EBC"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72E887A2"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5DA83CEC"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1A36194E"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28758A92"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4051D696"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1EA2004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157B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10BF02F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AE17E6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7BAB92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15E5D3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3C2BFD5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A21EE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2C88AE9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9F41C2"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02AA73F7"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02F7EF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192647A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96FF65"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77D0B4F5"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CBB112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4F8E6354"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24857D03"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30199A5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61436CB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72AEE2F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3A466EA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3B0F0036"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4987FCC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00F8F3A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69A7F83A"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6BEAA98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4759667"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4E17AD7B"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D672D22"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7A3B6F4E"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529EA36"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440B0298"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756F470D"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4905A2A7"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783DADE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7145F49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23C6797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102E8DE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65063E7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B98395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59DDC3E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BB27A2C"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7905B55C"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6B0B8048"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33453FB8"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02AA4F89"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5AB9FE81"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2C657C8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C65F89D"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7EFF8F20"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2D22B4A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2778AE5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5BC5841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4368640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6D34BCC"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430F9B5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8C818D9"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3F6E236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51402B"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6B17A755"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057B4F8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66A5E9C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606FA19"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54B5536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B4D1A0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7EBDA8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E2A528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AD638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ECF30D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9288C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996ACE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74467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BC09C7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3EB15B"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4B26D822"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3E75A8"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733477A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E0639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15A85BB" w14:textId="77777777" w:rsidR="00D5041C" w:rsidRPr="00D5041C" w:rsidRDefault="00D5041C" w:rsidP="00D5041C">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48C92EE6" w14:textId="77777777" w:rsidR="00D5041C" w:rsidRPr="00D5041C" w:rsidRDefault="00D5041C" w:rsidP="00D5041C">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__</w:t>
      </w:r>
      <w:ins w:id="11" w:author="Kook Sec" w:date="2019-12-29T13:04:00Z">
        <w:r w:rsidR="00567222">
          <w:rPr>
            <w:rFonts w:ascii="Times New Roman" w:eastAsia="Times New Roman" w:hAnsi="Times New Roman" w:cs="David" w:hint="cs"/>
            <w:sz w:val="24"/>
            <w:szCs w:val="24"/>
            <w:rtl/>
            <w:lang w:eastAsia="he-IL"/>
          </w:rPr>
          <w:t>950</w:t>
        </w:r>
      </w:ins>
      <w:r w:rsidRPr="00D5041C">
        <w:rPr>
          <w:rFonts w:ascii="Times New Roman" w:eastAsia="Times New Roman" w:hAnsi="Times New Roman" w:cs="David" w:hint="cs"/>
          <w:sz w:val="24"/>
          <w:szCs w:val="24"/>
          <w:rtl/>
          <w:lang w:eastAsia="he-IL"/>
        </w:rPr>
        <w:t xml:space="preserve">__ ₪ /יח"ד </w:t>
      </w:r>
      <w:r w:rsidRPr="00D5041C">
        <w:rPr>
          <w:rFonts w:ascii="Times New Roman" w:eastAsia="Times New Roman" w:hAnsi="Times New Roman" w:cs="David"/>
          <w:sz w:val="24"/>
          <w:szCs w:val="24"/>
          <w:rtl/>
          <w:lang w:eastAsia="he-IL"/>
        </w:rPr>
        <w:t xml:space="preserve"> ₪ (במילים</w:t>
      </w:r>
      <w:r w:rsidRPr="00D5041C">
        <w:rPr>
          <w:rFonts w:ascii="Times New Roman" w:eastAsia="Times New Roman" w:hAnsi="Times New Roman" w:cs="David" w:hint="cs"/>
          <w:sz w:val="24"/>
          <w:szCs w:val="24"/>
          <w:rtl/>
          <w:lang w:eastAsia="he-IL"/>
        </w:rPr>
        <w:t xml:space="preserve">: שבע מאות שישים </w:t>
      </w:r>
      <w:r w:rsidRPr="00D5041C">
        <w:rPr>
          <w:rFonts w:ascii="Times New Roman" w:eastAsia="Times New Roman" w:hAnsi="Times New Roman" w:cs="David"/>
          <w:sz w:val="24"/>
          <w:szCs w:val="24"/>
          <w:rtl/>
          <w:lang w:eastAsia="he-IL"/>
        </w:rPr>
        <w:t xml:space="preserve"> ש"ח</w:t>
      </w:r>
      <w:del w:id="12" w:author="Kook Sec" w:date="2019-12-29T13:05:00Z">
        <w:r w:rsidRPr="00D5041C" w:rsidDel="00567222">
          <w:rPr>
            <w:rFonts w:ascii="Times New Roman" w:eastAsia="Times New Roman" w:hAnsi="Times New Roman" w:cs="David"/>
            <w:sz w:val="24"/>
            <w:szCs w:val="24"/>
            <w:rtl/>
            <w:lang w:eastAsia="he-IL"/>
          </w:rPr>
          <w:delText xml:space="preserve">) </w:delText>
        </w:r>
      </w:del>
      <w:r w:rsidRPr="00D5041C">
        <w:rPr>
          <w:rFonts w:ascii="Times New Roman" w:eastAsia="Times New Roman" w:hAnsi="Times New Roman" w:cs="David" w:hint="cs"/>
          <w:sz w:val="24"/>
          <w:szCs w:val="24"/>
          <w:rtl/>
          <w:lang w:eastAsia="he-IL"/>
        </w:rPr>
        <w:t>.</w:t>
      </w:r>
    </w:p>
    <w:p w14:paraId="691910D5"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01A7AF13" w14:textId="77777777" w:rsidR="00D5041C" w:rsidRPr="00D5041C" w:rsidRDefault="00D5041C" w:rsidP="00EA7C2C">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003B1029" w:rsidRPr="003B1029">
        <w:rPr>
          <w:rFonts w:ascii="Times New Roman" w:eastAsia="Times New Roman" w:hAnsi="Times New Roman" w:cs="David" w:hint="cs"/>
          <w:sz w:val="24"/>
          <w:szCs w:val="24"/>
          <w:u w:val="single"/>
          <w:rtl/>
          <w:lang w:eastAsia="he-IL"/>
        </w:rPr>
        <w:t xml:space="preserve">      </w:t>
      </w:r>
      <w:ins w:id="13" w:author="Kook Sec" w:date="2019-12-29T13:05:00Z">
        <w:r w:rsidR="00EA7C2C">
          <w:rPr>
            <w:rFonts w:ascii="Times New Roman" w:eastAsia="Times New Roman" w:hAnsi="Times New Roman" w:cs="David" w:hint="cs"/>
            <w:sz w:val="24"/>
            <w:szCs w:val="24"/>
            <w:u w:val="single"/>
            <w:rtl/>
            <w:lang w:eastAsia="he-IL"/>
          </w:rPr>
          <w:t>4</w:t>
        </w:r>
      </w:ins>
      <w:r w:rsidR="003B1029" w:rsidRPr="003B1029">
        <w:rPr>
          <w:rFonts w:ascii="Times New Roman" w:eastAsia="Times New Roman" w:hAnsi="Times New Roman" w:cs="David" w:hint="cs"/>
          <w:sz w:val="24"/>
          <w:szCs w:val="24"/>
          <w:u w:val="single"/>
          <w:rtl/>
          <w:lang w:eastAsia="he-IL"/>
        </w:rPr>
        <w:t xml:space="preserve">      </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xml:space="preserve">₪/מ"ר  </w:t>
      </w:r>
      <w:r w:rsidRPr="00D5041C">
        <w:rPr>
          <w:rFonts w:ascii="Times New Roman" w:eastAsia="Times New Roman" w:hAnsi="Times New Roman" w:cs="David"/>
          <w:sz w:val="24"/>
          <w:szCs w:val="24"/>
          <w:rtl/>
          <w:lang w:eastAsia="he-IL"/>
        </w:rPr>
        <w:t xml:space="preserve"> ₪ (במילים: </w:t>
      </w:r>
      <w:r w:rsidR="0011634B" w:rsidRPr="0011634B">
        <w:rPr>
          <w:rFonts w:ascii="Times New Roman" w:eastAsia="Times New Roman" w:hAnsi="Times New Roman" w:cs="David" w:hint="cs"/>
          <w:sz w:val="24"/>
          <w:szCs w:val="24"/>
          <w:u w:val="single"/>
          <w:rtl/>
          <w:lang w:eastAsia="he-IL"/>
        </w:rPr>
        <w:t xml:space="preserve">  </w:t>
      </w:r>
      <w:ins w:id="14" w:author="Kook Sec" w:date="2019-12-29T13:06:00Z">
        <w:r w:rsidR="00EA7C2C">
          <w:rPr>
            <w:rFonts w:ascii="Times New Roman" w:eastAsia="Times New Roman" w:hAnsi="Times New Roman" w:cs="David" w:hint="cs"/>
            <w:sz w:val="24"/>
            <w:szCs w:val="24"/>
            <w:u w:val="single"/>
            <w:rtl/>
            <w:lang w:eastAsia="he-IL"/>
          </w:rPr>
          <w:t>ארבע</w:t>
        </w:r>
      </w:ins>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w:t>
      </w:r>
      <w:r w:rsidR="0011634B">
        <w:rPr>
          <w:rFonts w:ascii="Times New Roman" w:eastAsia="Times New Roman" w:hAnsi="Times New Roman" w:cs="David" w:hint="cs"/>
          <w:sz w:val="24"/>
          <w:szCs w:val="24"/>
          <w:rtl/>
          <w:lang w:eastAsia="he-IL"/>
        </w:rPr>
        <w:t>ש"ח</w:t>
      </w:r>
      <w:r w:rsidRPr="00D5041C">
        <w:rPr>
          <w:rFonts w:ascii="Times New Roman" w:eastAsia="Times New Roman" w:hAnsi="Times New Roman" w:cs="David" w:hint="cs"/>
          <w:sz w:val="24"/>
          <w:szCs w:val="24"/>
          <w:rtl/>
          <w:lang w:eastAsia="he-IL"/>
        </w:rPr>
        <w:t xml:space="preserve">/למ"ר </w:t>
      </w:r>
      <w:r w:rsidRPr="00D5041C">
        <w:rPr>
          <w:rFonts w:ascii="Times New Roman" w:eastAsia="Times New Roman" w:hAnsi="Times New Roman" w:cs="David"/>
          <w:sz w:val="24"/>
          <w:szCs w:val="24"/>
          <w:rtl/>
          <w:lang w:eastAsia="he-IL"/>
        </w:rPr>
        <w:t xml:space="preserve">) לכל </w:t>
      </w:r>
      <w:r w:rsidRPr="00D5041C">
        <w:rPr>
          <w:rFonts w:ascii="Times New Roman" w:eastAsia="Times New Roman" w:hAnsi="Times New Roman" w:cs="David" w:hint="cs"/>
          <w:sz w:val="24"/>
          <w:szCs w:val="24"/>
          <w:rtl/>
          <w:lang w:eastAsia="he-IL"/>
        </w:rPr>
        <w:t xml:space="preserve">שטחי </w:t>
      </w:r>
      <w:del w:id="15" w:author="Kook Sec" w:date="2019-12-29T13:06:00Z">
        <w:r w:rsidRPr="00D5041C" w:rsidDel="00EA7C2C">
          <w:rPr>
            <w:rFonts w:ascii="Times New Roman" w:eastAsia="Times New Roman" w:hAnsi="Times New Roman" w:cs="David" w:hint="cs"/>
            <w:sz w:val="24"/>
            <w:szCs w:val="24"/>
            <w:rtl/>
            <w:lang w:eastAsia="he-IL"/>
          </w:rPr>
          <w:delText>השירות במבנה , בשטחי השירות הבנוי והמקורה</w:delText>
        </w:r>
      </w:del>
      <w:ins w:id="16" w:author="Kook Sec" w:date="2019-12-29T13:06:00Z">
        <w:r w:rsidR="00EA7C2C">
          <w:rPr>
            <w:rFonts w:ascii="Times New Roman" w:eastAsia="Times New Roman" w:hAnsi="Times New Roman" w:cs="David" w:hint="cs"/>
            <w:sz w:val="24"/>
            <w:szCs w:val="24"/>
            <w:rtl/>
            <w:lang w:eastAsia="he-IL"/>
          </w:rPr>
          <w:t>מרתף תת קרקעי</w:t>
        </w:r>
      </w:ins>
      <w:r w:rsidRPr="00D5041C">
        <w:rPr>
          <w:rFonts w:ascii="Times New Roman" w:eastAsia="Times New Roman" w:hAnsi="Times New Roman" w:cs="David" w:hint="cs"/>
          <w:sz w:val="24"/>
          <w:szCs w:val="24"/>
          <w:rtl/>
          <w:lang w:eastAsia="he-IL"/>
        </w:rPr>
        <w:t>.</w:t>
      </w:r>
    </w:p>
    <w:p w14:paraId="18F40A67"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653FC21F" w14:textId="77777777" w:rsidR="00D5041C" w:rsidRPr="00D5041C" w:rsidRDefault="00D5041C" w:rsidP="00EA7C2C">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Pr="00D5041C">
        <w:rPr>
          <w:rFonts w:ascii="Times New Roman" w:eastAsia="Times New Roman" w:hAnsi="Times New Roman" w:cs="David" w:hint="cs"/>
          <w:sz w:val="24"/>
          <w:szCs w:val="24"/>
          <w:rtl/>
          <w:lang w:eastAsia="he-IL"/>
        </w:rPr>
        <w:t>___</w:t>
      </w:r>
      <w:ins w:id="17" w:author="Kook Sec" w:date="2019-12-29T13:06:00Z">
        <w:r w:rsidR="00EA7C2C">
          <w:rPr>
            <w:rFonts w:ascii="Times New Roman" w:eastAsia="Times New Roman" w:hAnsi="Times New Roman" w:cs="David" w:hint="cs"/>
            <w:sz w:val="24"/>
            <w:szCs w:val="24"/>
            <w:rtl/>
            <w:lang w:eastAsia="he-IL"/>
          </w:rPr>
          <w:t>1100</w:t>
        </w:r>
      </w:ins>
      <w:r w:rsidRPr="00D5041C">
        <w:rPr>
          <w:rFonts w:ascii="Times New Roman" w:eastAsia="Times New Roman" w:hAnsi="Times New Roman" w:cs="David" w:hint="cs"/>
          <w:sz w:val="24"/>
          <w:szCs w:val="24"/>
          <w:rtl/>
          <w:lang w:eastAsia="he-IL"/>
        </w:rPr>
        <w:t xml:space="preserve">______ </w:t>
      </w:r>
      <w:r w:rsidRPr="00D5041C">
        <w:rPr>
          <w:rFonts w:ascii="Times New Roman" w:eastAsia="Times New Roman" w:hAnsi="Times New Roman" w:cs="David"/>
          <w:sz w:val="24"/>
          <w:szCs w:val="24"/>
          <w:rtl/>
          <w:lang w:eastAsia="he-IL"/>
        </w:rPr>
        <w:t xml:space="preserve"> ₪ (במילים:</w:t>
      </w:r>
      <w:r w:rsidRPr="0011634B">
        <w:rPr>
          <w:rFonts w:ascii="Times New Roman" w:eastAsia="Times New Roman" w:hAnsi="Times New Roman" w:cs="David"/>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ins w:id="18" w:author="Kook Sec" w:date="2019-12-29T13:06:00Z">
        <w:r w:rsidR="00EA7C2C">
          <w:rPr>
            <w:rFonts w:ascii="Times New Roman" w:eastAsia="Times New Roman" w:hAnsi="Times New Roman" w:cs="David" w:hint="cs"/>
            <w:sz w:val="24"/>
            <w:szCs w:val="24"/>
            <w:u w:val="single"/>
            <w:rtl/>
            <w:lang w:eastAsia="he-IL"/>
          </w:rPr>
          <w:t>אלף ומאה</w:t>
        </w:r>
      </w:ins>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sz w:val="24"/>
          <w:szCs w:val="24"/>
          <w:rtl/>
          <w:lang w:eastAsia="he-IL"/>
        </w:rPr>
        <w:t xml:space="preserve">ש"ח) בגין </w:t>
      </w:r>
      <w:del w:id="19" w:author="Kook Sec" w:date="2019-12-29T13:07:00Z">
        <w:r w:rsidRPr="00D5041C" w:rsidDel="00EA7C2C">
          <w:rPr>
            <w:rFonts w:ascii="Times New Roman" w:eastAsia="Times New Roman" w:hAnsi="Times New Roman" w:cs="David"/>
            <w:sz w:val="24"/>
            <w:szCs w:val="24"/>
            <w:rtl/>
            <w:lang w:eastAsia="he-IL"/>
          </w:rPr>
          <w:delText>תכנון</w:delText>
        </w:r>
        <w:r w:rsidRPr="00D5041C" w:rsidDel="00EA7C2C">
          <w:rPr>
            <w:rFonts w:ascii="Times New Roman" w:eastAsia="Times New Roman" w:hAnsi="Times New Roman" w:cs="David" w:hint="cs"/>
            <w:sz w:val="24"/>
            <w:szCs w:val="24"/>
            <w:rtl/>
            <w:lang w:eastAsia="he-IL"/>
          </w:rPr>
          <w:delText xml:space="preserve"> שטחי מלון בגמר מעטפת</w:delText>
        </w:r>
      </w:del>
      <w:ins w:id="20" w:author="Kook Sec" w:date="2019-12-29T13:07:00Z">
        <w:r w:rsidR="00EA7C2C">
          <w:rPr>
            <w:rFonts w:ascii="Times New Roman" w:eastAsia="Times New Roman" w:hAnsi="Times New Roman" w:cs="David" w:hint="cs"/>
            <w:sz w:val="24"/>
            <w:szCs w:val="24"/>
            <w:rtl/>
            <w:lang w:eastAsia="he-IL"/>
          </w:rPr>
          <w:t>תכנון ליח"ד, בתוכנת רוויט</w:t>
        </w:r>
      </w:ins>
      <w:r w:rsidRPr="00D5041C">
        <w:rPr>
          <w:rFonts w:ascii="Times New Roman" w:eastAsia="Times New Roman" w:hAnsi="Times New Roman" w:cs="David" w:hint="cs"/>
          <w:sz w:val="24"/>
          <w:szCs w:val="24"/>
          <w:rtl/>
          <w:lang w:eastAsia="he-IL"/>
        </w:rPr>
        <w:t>.</w:t>
      </w:r>
    </w:p>
    <w:p w14:paraId="5A070726"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5AAA23E8" w14:textId="77777777" w:rsidR="00D5041C" w:rsidRPr="00D5041C" w:rsidRDefault="00D5041C" w:rsidP="00EA7C2C">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w:t>
      </w:r>
      <w:ins w:id="21" w:author="Kook Sec" w:date="2019-12-29T13:07:00Z">
        <w:r w:rsidR="00EA7C2C">
          <w:rPr>
            <w:rFonts w:ascii="Times New Roman" w:eastAsia="Times New Roman" w:hAnsi="Times New Roman" w:cs="David" w:hint="cs"/>
            <w:sz w:val="24"/>
            <w:szCs w:val="24"/>
            <w:rtl/>
            <w:lang w:eastAsia="he-IL"/>
          </w:rPr>
          <w:t>6</w:t>
        </w:r>
      </w:ins>
      <w:r w:rsidRPr="00D5041C">
        <w:rPr>
          <w:rFonts w:ascii="Times New Roman" w:eastAsia="Times New Roman" w:hAnsi="Times New Roman" w:cs="David" w:hint="cs"/>
          <w:sz w:val="24"/>
          <w:szCs w:val="24"/>
          <w:rtl/>
          <w:lang w:eastAsia="he-IL"/>
        </w:rPr>
        <w:t>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ins w:id="22" w:author="Kook Sec" w:date="2019-12-29T13:07:00Z">
        <w:r w:rsidR="00EA7C2C">
          <w:rPr>
            <w:rFonts w:ascii="Times New Roman" w:eastAsia="Times New Roman" w:hAnsi="Times New Roman" w:cs="David" w:hint="cs"/>
            <w:sz w:val="24"/>
            <w:szCs w:val="24"/>
            <w:u w:val="single"/>
            <w:rtl/>
            <w:lang w:eastAsia="he-IL"/>
          </w:rPr>
          <w:t>שש</w:t>
        </w:r>
      </w:ins>
      <w:del w:id="23" w:author="Kook Sec" w:date="2019-12-29T13:07:00Z">
        <w:r w:rsidR="0011634B" w:rsidRPr="0011634B" w:rsidDel="00EA7C2C">
          <w:rPr>
            <w:rFonts w:ascii="Times New Roman" w:eastAsia="Times New Roman" w:hAnsi="Times New Roman" w:cs="David" w:hint="cs"/>
            <w:sz w:val="24"/>
            <w:szCs w:val="24"/>
            <w:u w:val="single"/>
            <w:rtl/>
            <w:lang w:eastAsia="he-IL"/>
          </w:rPr>
          <w:delText xml:space="preserve">                                   </w:delText>
        </w:r>
      </w:del>
      <w:r w:rsidR="0011634B">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xml:space="preserve">₪) בגין תכנון </w:t>
      </w:r>
      <w:del w:id="24" w:author="Kook Sec" w:date="2019-12-29T13:07:00Z">
        <w:r w:rsidRPr="00D5041C" w:rsidDel="00EA7C2C">
          <w:rPr>
            <w:rFonts w:ascii="Times New Roman" w:eastAsia="Times New Roman" w:hAnsi="Times New Roman" w:cs="David" w:hint="cs"/>
            <w:sz w:val="24"/>
            <w:szCs w:val="24"/>
            <w:rtl/>
            <w:lang w:eastAsia="he-IL"/>
          </w:rPr>
          <w:delText>שטחי מסחר בגמר מעטפת.</w:delText>
        </w:r>
      </w:del>
      <w:ins w:id="25" w:author="Kook Sec" w:date="2019-12-29T13:07:00Z">
        <w:r w:rsidR="00EA7C2C">
          <w:rPr>
            <w:rFonts w:ascii="Times New Roman" w:eastAsia="Times New Roman" w:hAnsi="Times New Roman" w:cs="David" w:hint="cs"/>
            <w:sz w:val="24"/>
            <w:szCs w:val="24"/>
            <w:rtl/>
            <w:lang w:eastAsia="he-IL"/>
          </w:rPr>
          <w:t>מרתף, בתוכנת רוויט.</w:t>
        </w:r>
      </w:ins>
    </w:p>
    <w:p w14:paraId="4C3052B9" w14:textId="77777777" w:rsidR="00D5041C" w:rsidRPr="00D5041C" w:rsidDel="00EA7C2C" w:rsidRDefault="00D5041C" w:rsidP="00D5041C">
      <w:pPr>
        <w:widowControl w:val="0"/>
        <w:tabs>
          <w:tab w:val="left" w:pos="656"/>
        </w:tabs>
        <w:spacing w:before="0" w:beforeAutospacing="0" w:after="0" w:afterAutospacing="0" w:line="240" w:lineRule="auto"/>
        <w:jc w:val="both"/>
        <w:rPr>
          <w:del w:id="26" w:author="Kook Sec" w:date="2019-12-29T13:08:00Z"/>
          <w:rFonts w:ascii="Times New Roman" w:eastAsia="Times New Roman" w:hAnsi="Times New Roman" w:cs="David"/>
          <w:sz w:val="24"/>
          <w:szCs w:val="24"/>
          <w:rtl/>
          <w:lang w:eastAsia="he-IL"/>
        </w:rPr>
      </w:pPr>
    </w:p>
    <w:p w14:paraId="74E25C12" w14:textId="77777777" w:rsidR="00D5041C" w:rsidRPr="00D5041C" w:rsidDel="00EA7C2C" w:rsidRDefault="00D5041C" w:rsidP="0011634B">
      <w:pPr>
        <w:widowControl w:val="0"/>
        <w:numPr>
          <w:ilvl w:val="1"/>
          <w:numId w:val="7"/>
        </w:numPr>
        <w:tabs>
          <w:tab w:val="left" w:pos="656"/>
          <w:tab w:val="num" w:pos="1507"/>
        </w:tabs>
        <w:spacing w:before="0" w:beforeAutospacing="0" w:after="0" w:afterAutospacing="0" w:line="240" w:lineRule="auto"/>
        <w:jc w:val="both"/>
        <w:rPr>
          <w:del w:id="27" w:author="Kook Sec" w:date="2019-12-29T13:08:00Z"/>
          <w:rFonts w:ascii="Times New Roman" w:eastAsia="Times New Roman" w:hAnsi="Times New Roman" w:cs="David"/>
          <w:sz w:val="24"/>
          <w:szCs w:val="24"/>
          <w:lang w:eastAsia="he-IL"/>
        </w:rPr>
      </w:pPr>
      <w:del w:id="28" w:author="Kook Sec" w:date="2019-12-29T13:08:00Z">
        <w:r w:rsidRPr="00D5041C" w:rsidDel="00EA7C2C">
          <w:rPr>
            <w:rFonts w:ascii="Times New Roman" w:eastAsia="Times New Roman" w:hAnsi="Times New Roman" w:cs="David" w:hint="cs"/>
            <w:sz w:val="24"/>
            <w:szCs w:val="24"/>
            <w:rtl/>
            <w:lang w:eastAsia="he-IL"/>
          </w:rPr>
          <w:delText>סכום קבוע ומוחלט של _______ ₪ (</w:delText>
        </w:r>
        <w:r w:rsidR="0011634B" w:rsidDel="00EA7C2C">
          <w:rPr>
            <w:rFonts w:ascii="Times New Roman" w:eastAsia="Times New Roman" w:hAnsi="Times New Roman" w:cs="David" w:hint="cs"/>
            <w:sz w:val="24"/>
            <w:szCs w:val="24"/>
            <w:rtl/>
            <w:lang w:eastAsia="he-IL"/>
          </w:rPr>
          <w:delText xml:space="preserve"> </w:delText>
        </w:r>
        <w:r w:rsidR="0011634B" w:rsidRPr="0011634B" w:rsidDel="00EA7C2C">
          <w:rPr>
            <w:rFonts w:ascii="Times New Roman" w:eastAsia="Times New Roman" w:hAnsi="Times New Roman" w:cs="David" w:hint="cs"/>
            <w:sz w:val="24"/>
            <w:szCs w:val="24"/>
            <w:u w:val="single"/>
            <w:rtl/>
            <w:lang w:eastAsia="he-IL"/>
          </w:rPr>
          <w:delText xml:space="preserve">                                   </w:delText>
        </w:r>
        <w:r w:rsidRPr="00D5041C" w:rsidDel="00EA7C2C">
          <w:rPr>
            <w:rFonts w:ascii="Times New Roman" w:eastAsia="Times New Roman" w:hAnsi="Times New Roman" w:cs="David" w:hint="cs"/>
            <w:sz w:val="24"/>
            <w:szCs w:val="24"/>
            <w:rtl/>
            <w:lang w:eastAsia="he-IL"/>
          </w:rPr>
          <w:delText>₪) בגין תכנון פיתוח ושטחים ציבוריים כולל בניין לשימור וכביש רחוב מונבז.</w:delText>
        </w:r>
      </w:del>
    </w:p>
    <w:p w14:paraId="2AF308B7" w14:textId="77777777" w:rsidR="00D5041C" w:rsidRPr="00D5041C" w:rsidDel="00EA7C2C" w:rsidRDefault="00D5041C" w:rsidP="00D5041C">
      <w:pPr>
        <w:widowControl w:val="0"/>
        <w:tabs>
          <w:tab w:val="left" w:pos="656"/>
        </w:tabs>
        <w:spacing w:before="0" w:beforeAutospacing="0" w:after="0" w:afterAutospacing="0" w:line="240" w:lineRule="auto"/>
        <w:jc w:val="both"/>
        <w:rPr>
          <w:del w:id="29" w:author="Kook Sec" w:date="2019-12-29T13:08:00Z"/>
          <w:rFonts w:ascii="Times New Roman" w:eastAsia="Times New Roman" w:hAnsi="Times New Roman" w:cs="David"/>
          <w:sz w:val="24"/>
          <w:szCs w:val="24"/>
          <w:rtl/>
          <w:lang w:eastAsia="he-IL"/>
        </w:rPr>
      </w:pPr>
    </w:p>
    <w:p w14:paraId="48A216CB" w14:textId="77777777" w:rsidR="00D5041C" w:rsidRPr="00D5041C" w:rsidDel="00EA7C2C" w:rsidRDefault="00D5041C" w:rsidP="0011634B">
      <w:pPr>
        <w:widowControl w:val="0"/>
        <w:numPr>
          <w:ilvl w:val="1"/>
          <w:numId w:val="7"/>
        </w:numPr>
        <w:tabs>
          <w:tab w:val="left" w:pos="656"/>
          <w:tab w:val="num" w:pos="1507"/>
        </w:tabs>
        <w:spacing w:before="0" w:beforeAutospacing="0" w:after="0" w:afterAutospacing="0" w:line="240" w:lineRule="auto"/>
        <w:jc w:val="both"/>
        <w:rPr>
          <w:del w:id="30" w:author="Kook Sec" w:date="2019-12-29T13:08:00Z"/>
          <w:rFonts w:ascii="Times New Roman" w:eastAsia="Times New Roman" w:hAnsi="Times New Roman" w:cs="David"/>
          <w:sz w:val="24"/>
          <w:szCs w:val="24"/>
          <w:rtl/>
          <w:lang w:eastAsia="he-IL"/>
        </w:rPr>
      </w:pPr>
      <w:del w:id="31" w:author="Kook Sec" w:date="2019-12-29T13:08:00Z">
        <w:r w:rsidRPr="00D5041C" w:rsidDel="00EA7C2C">
          <w:rPr>
            <w:rFonts w:ascii="Times New Roman" w:eastAsia="Times New Roman" w:hAnsi="Times New Roman" w:cs="David" w:hint="cs"/>
            <w:sz w:val="24"/>
            <w:szCs w:val="24"/>
            <w:rtl/>
            <w:lang w:eastAsia="he-IL"/>
          </w:rPr>
          <w:delText>אופציה: סכום קבוע ומוחלט של __________ ₪ (</w:delText>
        </w:r>
        <w:r w:rsidR="0011634B" w:rsidRPr="0011634B" w:rsidDel="00EA7C2C">
          <w:rPr>
            <w:rFonts w:ascii="Times New Roman" w:eastAsia="Times New Roman" w:hAnsi="Times New Roman" w:cs="David" w:hint="cs"/>
            <w:sz w:val="24"/>
            <w:szCs w:val="24"/>
            <w:u w:val="single"/>
            <w:rtl/>
            <w:lang w:eastAsia="he-IL"/>
          </w:rPr>
          <w:delText xml:space="preserve">                                        </w:delText>
        </w:r>
        <w:r w:rsidRPr="00D5041C" w:rsidDel="00EA7C2C">
          <w:rPr>
            <w:rFonts w:ascii="Times New Roman" w:eastAsia="Times New Roman" w:hAnsi="Times New Roman" w:cs="David" w:hint="cs"/>
            <w:sz w:val="24"/>
            <w:szCs w:val="24"/>
            <w:rtl/>
            <w:lang w:eastAsia="he-IL"/>
          </w:rPr>
          <w:delText>₪) בגין תכנון שטחי המלון ברמת גמר אופציה הנתונה בידי המזמין.</w:delText>
        </w:r>
      </w:del>
    </w:p>
    <w:p w14:paraId="0D513A1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bookmarkStart w:id="32" w:name="_GoBack"/>
      <w:bookmarkEnd w:id="32"/>
    </w:p>
    <w:p w14:paraId="002D9398"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6F83D388"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2F56F3C8"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35D30CC2"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7C9D44CA"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3865032D"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1637B0B0"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71821385"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33" w:author="Kook Sec" w:date="2019-12-29T13:00:00Z">
            <w:r w:rsidR="00567222">
              <w:rPr>
                <w:rFonts w:ascii="Times New Roman" w:eastAsia="Times New Roman" w:hAnsi="Times New Roman" w:cs="David" w:hint="cs"/>
                <w:color w:val="008000"/>
                <w:sz w:val="24"/>
                <w:szCs w:val="24"/>
                <w:rtl/>
              </w:rPr>
              <w:t>מדד תשומות הבניה</w:t>
            </w:r>
          </w:ins>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157ACB" w:rsidRPr="00376E23">
            <w:rPr>
              <w:rStyle w:val="AutoFieldChar"/>
              <w:rFonts w:eastAsiaTheme="minorHAnsi"/>
              <w:color w:val="00B0F0"/>
              <w:rtl/>
            </w:rPr>
            <w:t>[מדד בגין/ידוע - כותרת]</w:t>
          </w:r>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157ACB" w:rsidRPr="00376E23">
            <w:rPr>
              <w:rStyle w:val="AutoFieldChar"/>
              <w:rFonts w:eastAsiaTheme="minorHAnsi"/>
              <w:color w:val="00B0F0"/>
              <w:rtl/>
            </w:rPr>
            <w:t>[מדד בסיס]</w:t>
          </w:r>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157ACB" w:rsidRPr="00376E23">
            <w:rPr>
              <w:rStyle w:val="AutoFieldChar"/>
              <w:rFonts w:eastAsiaTheme="minorHAnsi"/>
              <w:color w:val="00B0F0"/>
              <w:rtl/>
            </w:rPr>
            <w:t>[נקודות מדד]</w:t>
          </w:r>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2633CF60"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CA76BA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2DDA582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740877"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7A75773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76BB62E"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4A38A88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AA6F8A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729DC07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ED45B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1981EAD"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33DD983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725F0E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59826E9"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191993AF"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05436EA7"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06F8BA7D"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16FB45"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7FB23FD5"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447D04D"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20F18FB"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13021B09" w14:textId="77777777" w:rsidTr="00D5041C">
        <w:tc>
          <w:tcPr>
            <w:tcW w:w="992" w:type="dxa"/>
            <w:vAlign w:val="bottom"/>
          </w:tcPr>
          <w:p w14:paraId="183E042B"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1E3294D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15846422"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1C28BF2A" w14:textId="77777777" w:rsidTr="00D5041C">
        <w:tc>
          <w:tcPr>
            <w:tcW w:w="992" w:type="dxa"/>
            <w:vAlign w:val="bottom"/>
          </w:tcPr>
          <w:p w14:paraId="52D3E1F7"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25909554"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36BD6DC4"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52B635B1" w14:textId="77777777" w:rsidTr="00D5041C">
        <w:tc>
          <w:tcPr>
            <w:tcW w:w="992" w:type="dxa"/>
            <w:vAlign w:val="bottom"/>
          </w:tcPr>
          <w:p w14:paraId="623A6242"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74D85A0F"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אישור הבקשות להיתרי בניה והוצאת היתר בניה -</w:t>
            </w:r>
          </w:p>
        </w:tc>
        <w:tc>
          <w:tcPr>
            <w:tcW w:w="1134" w:type="dxa"/>
          </w:tcPr>
          <w:p w14:paraId="2B03FAB8"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7450F049" w14:textId="77777777" w:rsidTr="00D5041C">
        <w:tc>
          <w:tcPr>
            <w:tcW w:w="992" w:type="dxa"/>
            <w:vAlign w:val="bottom"/>
          </w:tcPr>
          <w:p w14:paraId="3336A0C4"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51C2546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272C94B0"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2463F487" w14:textId="77777777" w:rsidTr="00D5041C">
        <w:tc>
          <w:tcPr>
            <w:tcW w:w="992" w:type="dxa"/>
            <w:vAlign w:val="bottom"/>
          </w:tcPr>
          <w:p w14:paraId="601F243E"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c>
          <w:tcPr>
            <w:tcW w:w="5953" w:type="dxa"/>
          </w:tcPr>
          <w:p w14:paraId="25BE44F4"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0F6803B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13213348" w14:textId="77777777" w:rsidTr="00D5041C">
        <w:tc>
          <w:tcPr>
            <w:tcW w:w="992" w:type="dxa"/>
            <w:vAlign w:val="bottom"/>
          </w:tcPr>
          <w:p w14:paraId="29A89F7C"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44FB139D"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6F2C5762"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165F6939" w14:textId="77777777" w:rsidTr="00D5041C">
        <w:tc>
          <w:tcPr>
            <w:tcW w:w="992" w:type="dxa"/>
            <w:vAlign w:val="bottom"/>
          </w:tcPr>
          <w:p w14:paraId="7BB8FB30"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02895CD3"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6ABAABD8"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5E589EC8" w14:textId="77777777" w:rsidTr="00D5041C">
        <w:tc>
          <w:tcPr>
            <w:tcW w:w="992" w:type="dxa"/>
            <w:vAlign w:val="bottom"/>
          </w:tcPr>
          <w:p w14:paraId="65545B77"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7045C110"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3F0C850A"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08D049CF"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39AC33EF"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1E513856"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EAECEC"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4B8FDD9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935E5F7"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53C42054"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190A10"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9A3CF98"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C5FD48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53685458"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4789AFE" w14:textId="7777777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0T00:00:00Z">
            <w:dateFormat w:val="dd/MM/yyyy"/>
            <w:lid w:val="he-IL"/>
            <w:storeMappedDataAs w:val="dateTime"/>
            <w:calendar w:val="gregorian"/>
          </w:date>
        </w:sdtPr>
        <w:sdtEndPr>
          <w:rPr>
            <w:rFonts w:hint="cs"/>
          </w:rPr>
        </w:sdtEndPr>
        <w:sdtContent>
          <w:ins w:id="34" w:author="Kook Sec" w:date="2019-12-29T13:02:00Z">
            <w:r w:rsidR="00567222">
              <w:rPr>
                <w:rFonts w:ascii="Times New Roman" w:eastAsia="Times New Roman" w:hAnsi="Times New Roman" w:cs="David" w:hint="cs"/>
                <w:color w:val="008000"/>
                <w:sz w:val="24"/>
                <w:szCs w:val="24"/>
                <w:rtl/>
                <w:lang w:eastAsia="he-IL"/>
              </w:rPr>
              <w:t>‏20/01/2019</w:t>
            </w:r>
          </w:ins>
        </w:sdtContent>
      </w:sdt>
      <w:r w:rsidRPr="00B27B4C">
        <w:rPr>
          <w:rFonts w:ascii="Times New Roman" w:eastAsia="Times New Roman" w:hAnsi="Times New Roman" w:cs="David" w:hint="cs"/>
          <w:bCs/>
          <w:color w:val="FF0000"/>
          <w:sz w:val="24"/>
          <w:szCs w:val="24"/>
          <w:rtl/>
          <w:lang w:eastAsia="he-IL"/>
        </w:rPr>
        <w:br/>
      </w:r>
    </w:p>
    <w:p w14:paraId="01DEF91D"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2078428"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a7"/>
              <w:color w:val="00B0F0"/>
              <w:rtl/>
            </w:rPr>
            <w:t>[צד א בחוזה]</w:t>
          </w:r>
        </w:p>
      </w:sdtContent>
    </w:sdt>
    <w:p w14:paraId="5565DC55"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FC285A4"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48DB979"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C112913"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961C119"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39DE61"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5" w:author="Kook Sec" w:date="2019-12-29T12:59:00Z">
            <w:r w:rsidR="00567222">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6" w:author="Kook Sec" w:date="2019-12-29T12:59:00Z">
            <w:r w:rsidR="00567222">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7" w:author="Kook Sec" w:date="2019-12-29T12:59:00Z">
            <w:r w:rsidR="00567222">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5152A9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0EFC21"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8" w:author="Kook Sec" w:date="2019-12-29T12:59:00Z">
            <w:r w:rsidR="00567222">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9" w:author="Kook Sec" w:date="2019-12-29T12:55:00Z">
            <w:r w:rsidR="00567222">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61EB56B4"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6A13A1"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0" w:author="Kook Sec" w:date="2019-12-29T12:59:00Z">
            <w:r w:rsidR="00567222">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C7FD1F8"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EA6DFB3" w14:textId="77777777"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1" w:author="Kook Sec" w:date="2019-12-29T12:59:00Z">
            <w:r w:rsidR="00567222">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2E0B03E"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0D608AD"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E1799A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A6DABF2"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C6A69C9"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691C0F"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06655B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0F27D63"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1C0EBC5"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121D63D"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A248FF1"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2" w:author="Kook Sec" w:date="2019-12-29T12:59:00Z">
            <w:r w:rsidR="00567222">
              <w:rPr>
                <w:rFonts w:ascii="Times New Roman" w:eastAsia="Times New Roman" w:hAnsi="Times New Roman" w:cs="David" w:hint="cs"/>
                <w:color w:val="00B0F0"/>
                <w:sz w:val="20"/>
                <w:szCs w:val="24"/>
                <w:u w:val="single"/>
                <w:rtl/>
                <w:lang w:eastAsia="he-IL"/>
              </w:rPr>
              <w:t>א.ח. תכנון וייעוץ בהנדסת מים וביוב בע"מ</w:t>
            </w:r>
          </w:ins>
        </w:sdtContent>
      </w:sdt>
    </w:p>
    <w:p w14:paraId="47B2E9B7"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5BCF12A"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C7CB060"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46871DBA"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88C5404"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A80096D"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2CF66A9F"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נספח "ז"</w:t>
      </w:r>
    </w:p>
    <w:p w14:paraId="04652F4E"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8D47923" w14:textId="77777777" w:rsidR="00376E23" w:rsidRPr="00255ACD" w:rsidRDefault="00376E23" w:rsidP="00376E23">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4A37F73A"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1438CC" w14:textId="77777777" w:rsidR="00376E23" w:rsidRPr="00BD794C" w:rsidRDefault="00376E23" w:rsidP="00376E23">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02D3C3F4"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733F9DA95AE446A2A86B8100BBCC9A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111112F4" w14:textId="77777777" w:rsidR="00376E23" w:rsidRPr="009E0EE6" w:rsidRDefault="00376E23" w:rsidP="00376E2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9E0EE6">
            <w:rPr>
              <w:rStyle w:val="a7"/>
              <w:color w:val="00B0F0"/>
              <w:u w:val="single"/>
              <w:rtl/>
            </w:rPr>
            <w:t>[צד א בחוזה]</w:t>
          </w:r>
        </w:p>
      </w:sdtContent>
    </w:sdt>
    <w:p w14:paraId="5710CDAB" w14:textId="77777777" w:rsidR="00376E23" w:rsidRPr="00BD794C" w:rsidRDefault="00376E23" w:rsidP="00376E23">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3AAEFE5A"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608561"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
    <w:p w14:paraId="1FE9CD68" w14:textId="77777777" w:rsidR="00376E23" w:rsidRPr="00BD794C" w:rsidRDefault="00376E23" w:rsidP="00376E2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779C939" w14:textId="77777777" w:rsidR="00376E23" w:rsidRPr="00BD794C" w:rsidRDefault="00376E23" w:rsidP="00376E2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611473901"/>
          <w:placeholder>
            <w:docPart w:val="DCBBBA56E35E4D5D90A6E57612C5A1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3" w:author="Kook Sec" w:date="2019-12-29T12:59:00Z">
            <w:r w:rsidR="00567222">
              <w:rPr>
                <w:rFonts w:ascii="Times New Roman" w:eastAsia="Times New Roman" w:hAnsi="Times New Roman" w:cs="David" w:hint="cs"/>
                <w:color w:val="00B0F0"/>
                <w:sz w:val="20"/>
                <w:szCs w:val="24"/>
                <w:u w:val="single"/>
                <w:rtl/>
                <w:lang w:eastAsia="he-IL"/>
              </w:rPr>
              <w:t>א.ח. תכנון וייעוץ בהנדסת מים וביוב בע"מ</w:t>
            </w:r>
          </w:ins>
        </w:sdtContent>
      </w:sdt>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היועץ</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4629839F" w14:textId="77777777" w:rsidR="00376E23" w:rsidRPr="00BD794C" w:rsidRDefault="00376E23" w:rsidP="00376E2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27B9A0E80EFC4821B40A3784DD2C50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0T00:00:00Z">
            <w:dateFormat w:val="dd/MM/yyyy"/>
            <w:lid w:val="he-IL"/>
            <w:storeMappedDataAs w:val="dateTime"/>
            <w:calendar w:val="gregorian"/>
          </w:date>
        </w:sdtPr>
        <w:sdtContent>
          <w:ins w:id="44" w:author="Kook Sec" w:date="2019-12-29T13:02:00Z">
            <w:r w:rsidR="00567222">
              <w:rPr>
                <w:rFonts w:ascii="Times New Roman" w:eastAsia="Times New Roman" w:hAnsi="Times New Roman" w:cs="David" w:hint="cs"/>
                <w:sz w:val="24"/>
                <w:szCs w:val="24"/>
                <w:rtl/>
                <w:lang w:eastAsia="he-IL"/>
              </w:rPr>
              <w:t>‏20/01/2019</w:t>
            </w:r>
          </w:ins>
        </w:sdtContent>
      </w:sdt>
    </w:p>
    <w:p w14:paraId="41AB4487" w14:textId="77777777" w:rsidR="00376E23" w:rsidRPr="00BD794C" w:rsidRDefault="00376E23" w:rsidP="00376E2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לבין היועץ</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B6AA1B1EBC0E4F6292BC70CA627AC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45" w:author="Kook Sec" w:date="2019-12-29T12:57:00Z">
            <w:r w:rsidR="00567222">
              <w:rPr>
                <w:rFonts w:ascii="Times New Roman" w:eastAsia="Times New Roman" w:hAnsi="Times New Roman" w:cs="David" w:hint="cs"/>
                <w:sz w:val="24"/>
                <w:szCs w:val="24"/>
                <w:rtl/>
                <w:lang w:eastAsia="he-IL"/>
              </w:rPr>
              <w:t>תכנון עבודות תברואה וספרינקלרים עבור 216 יח"ד, מעל מרתף תת קרקעי</w:t>
            </w:r>
          </w:ins>
        </w:sdtContent>
      </w:sdt>
      <w:r w:rsidRPr="00BD794C">
        <w:rPr>
          <w:rFonts w:ascii="Times New Roman" w:eastAsia="Times New Roman" w:hAnsi="Times New Roman" w:cs="David" w:hint="cs"/>
          <w:sz w:val="24"/>
          <w:szCs w:val="24"/>
          <w:rtl/>
          <w:lang w:eastAsia="he-IL"/>
        </w:rPr>
        <w:t xml:space="preserve"> </w:t>
      </w:r>
    </w:p>
    <w:p w14:paraId="6270B9BF" w14:textId="77777777" w:rsidR="00376E23" w:rsidRPr="00BD794C" w:rsidRDefault="00376E23" w:rsidP="00376E23">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1992B1E6"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BF9268"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lang w:eastAsia="he-IL"/>
        </w:rPr>
      </w:pPr>
    </w:p>
    <w:p w14:paraId="6F606F0E"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D794C">
        <w:rPr>
          <w:rFonts w:ascii="Times New Roman" w:eastAsia="Times New Roman" w:hAnsi="Times New Roman" w:cs="David" w:hint="cs"/>
          <w:sz w:val="24"/>
          <w:szCs w:val="24"/>
          <w:rtl/>
          <w:lang w:eastAsia="he-IL"/>
        </w:rPr>
        <w:t>יועץ</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61914CAB"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371B35"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31B86FD" w14:textId="77777777" w:rsidR="00376E23" w:rsidRPr="00BD794C" w:rsidRDefault="00376E23" w:rsidP="00376E23">
      <w:pPr>
        <w:keepNext/>
        <w:widowControl w:val="0"/>
        <w:numPr>
          <w:ilvl w:val="0"/>
          <w:numId w:val="29"/>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______________________</w:t>
      </w:r>
    </w:p>
    <w:p w14:paraId="12165D5F" w14:textId="77777777" w:rsidR="00376E23" w:rsidRPr="00BD794C" w:rsidRDefault="00376E23" w:rsidP="00376E23">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היועץ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Pr="00BD794C">
        <w:rPr>
          <w:rFonts w:ascii="Calibri Light" w:eastAsia="Times New Roman" w:hAnsi="Calibri Light" w:cs="David" w:hint="eastAsia"/>
          <w:kern w:val="32"/>
          <w:sz w:val="24"/>
          <w:szCs w:val="24"/>
          <w:rtl/>
          <w:lang w:eastAsia="he-IL"/>
        </w:rPr>
        <w:t>היועץ</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7F08C798" w14:textId="77777777" w:rsidR="00376E23" w:rsidRPr="00BD794C" w:rsidRDefault="00376E23" w:rsidP="00376E23">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0EDE1A5E" w14:textId="77777777" w:rsidR="00376E23" w:rsidRPr="00BD794C" w:rsidRDefault="00376E23" w:rsidP="00376E23">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היועץ 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היועץ.</w:t>
      </w:r>
    </w:p>
    <w:p w14:paraId="79A63D45" w14:textId="77777777" w:rsidR="00376E23" w:rsidRPr="00BD794C" w:rsidRDefault="00376E23" w:rsidP="00376E2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ב.ר. 2011". </w:t>
      </w:r>
    </w:p>
    <w:p w14:paraId="798977F3" w14:textId="77777777" w:rsidR="00376E23" w:rsidRPr="00BD794C" w:rsidRDefault="00376E23" w:rsidP="00376E23">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9CB9718"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704A44" w14:textId="77777777" w:rsidR="00376E23" w:rsidRPr="00BD794C" w:rsidRDefault="00376E23" w:rsidP="00376E23">
      <w:pPr>
        <w:widowControl w:val="0"/>
        <w:numPr>
          <w:ilvl w:val="0"/>
          <w:numId w:val="29"/>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28DDBE50" w14:textId="77777777" w:rsidR="00376E23" w:rsidRPr="00BD794C" w:rsidRDefault="00376E23" w:rsidP="00376E2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חבותו</w:t>
      </w:r>
      <w:r w:rsidRPr="00BD794C">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היועץ 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היועץ</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5DDAD1F6"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B5C57A" w14:textId="77777777" w:rsidR="00376E23" w:rsidRPr="00BD794C" w:rsidRDefault="00376E23" w:rsidP="00376E23">
      <w:pPr>
        <w:widowControl w:val="0"/>
        <w:numPr>
          <w:ilvl w:val="0"/>
          <w:numId w:val="29"/>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0E659D82" w14:textId="77777777" w:rsidR="00376E23" w:rsidRPr="00BD794C" w:rsidRDefault="00376E23" w:rsidP="00376E23">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lastRenderedPageBreak/>
        <w:t>לכיסוי</w:t>
      </w:r>
      <w:r w:rsidRPr="00BD794C">
        <w:rPr>
          <w:rFonts w:ascii="Times New Roman" w:eastAsia="Times New Roman" w:hAnsi="Times New Roman" w:cs="David"/>
          <w:sz w:val="24"/>
          <w:szCs w:val="24"/>
          <w:rtl/>
          <w:lang w:eastAsia="he-IL"/>
        </w:rPr>
        <w:t xml:space="preserve"> אחריות היועץ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היועץ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6B5842F0" w14:textId="77777777" w:rsidR="00376E23" w:rsidRPr="00BD794C" w:rsidRDefault="00376E23" w:rsidP="00376E23">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340CF2AA" w14:textId="77777777" w:rsidR="00376E23" w:rsidRPr="00BD794C" w:rsidRDefault="00376E23" w:rsidP="00376E23">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6FC638CD"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27DF088"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54816626"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38AA5B" w14:textId="77777777" w:rsidR="00376E23" w:rsidRPr="00BD794C" w:rsidRDefault="00376E23" w:rsidP="00376E23">
      <w:pPr>
        <w:widowControl w:val="0"/>
        <w:numPr>
          <w:ilvl w:val="0"/>
          <w:numId w:val="28"/>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2FEC23C6" w14:textId="77777777" w:rsidR="00376E23" w:rsidRPr="00BD794C" w:rsidRDefault="00376E23" w:rsidP="00376E23">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11253E0C" w14:textId="77777777" w:rsidR="00376E23" w:rsidRPr="00BD794C" w:rsidRDefault="00376E23" w:rsidP="00376E23">
      <w:pPr>
        <w:widowControl w:val="0"/>
        <w:numPr>
          <w:ilvl w:val="0"/>
          <w:numId w:val="28"/>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5CCA180B" w14:textId="77777777" w:rsidR="00376E23" w:rsidRPr="00BD794C" w:rsidRDefault="00376E23" w:rsidP="00376E23">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500934FD" w14:textId="77777777" w:rsidR="00376E23" w:rsidRPr="00BD794C" w:rsidRDefault="00376E23" w:rsidP="00376E23">
      <w:pPr>
        <w:widowControl w:val="0"/>
        <w:numPr>
          <w:ilvl w:val="0"/>
          <w:numId w:val="28"/>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היועץ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0C42A355"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80AA0D" w14:textId="77777777" w:rsidR="00376E23" w:rsidRPr="00BD794C" w:rsidRDefault="00376E23" w:rsidP="00376E23">
      <w:pPr>
        <w:widowControl w:val="0"/>
        <w:numPr>
          <w:ilvl w:val="0"/>
          <w:numId w:val="28"/>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2A089B14" w14:textId="77777777" w:rsidR="00376E23" w:rsidRPr="00BD794C" w:rsidRDefault="00376E23" w:rsidP="00376E23">
      <w:pPr>
        <w:spacing w:before="0" w:beforeAutospacing="0" w:after="0" w:afterAutospacing="0" w:line="360" w:lineRule="auto"/>
        <w:ind w:left="720"/>
        <w:rPr>
          <w:rFonts w:ascii="Times New Roman" w:eastAsia="Times New Roman" w:hAnsi="Times New Roman" w:cs="David"/>
          <w:sz w:val="24"/>
          <w:szCs w:val="24"/>
          <w:rtl/>
        </w:rPr>
      </w:pPr>
    </w:p>
    <w:p w14:paraId="2732068A" w14:textId="77777777" w:rsidR="00376E23" w:rsidRPr="00BD794C" w:rsidRDefault="00376E23" w:rsidP="00376E23">
      <w:pPr>
        <w:widowControl w:val="0"/>
        <w:numPr>
          <w:ilvl w:val="0"/>
          <w:numId w:val="28"/>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45319F6B"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BDAA0F" w14:textId="77777777" w:rsidR="00376E23" w:rsidRPr="00BD794C" w:rsidRDefault="00376E23" w:rsidP="00376E23">
      <w:pPr>
        <w:widowControl w:val="0"/>
        <w:numPr>
          <w:ilvl w:val="0"/>
          <w:numId w:val="28"/>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5631C149"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D1046E"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A3D3EA"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36059DB0"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7F2F13"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3D9FF9"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2F1CE1"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739C50"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4061DB"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F7029E"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2C7577"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A318B2"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F71C90"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0F871F"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BF7CB1"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1F5044"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lang w:eastAsia="he-IL"/>
        </w:rPr>
      </w:pPr>
    </w:p>
    <w:p w14:paraId="095722DD"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6EE129CF"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4F0DECE0" w14:textId="77777777" w:rsidR="00376E23" w:rsidRPr="00BD794C" w:rsidRDefault="00376E23" w:rsidP="00376E2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4451ED2"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ABC4923"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44E9E4E"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71BE0F7"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3923A47"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BD26166"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00EF7B52"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7E5AB69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91C2C8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48E522B7"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1971A11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373CFA2B"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561A2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37368F3B"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43219955"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7B0435FB"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6B97D1CC"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3A58637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BEBA1E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49AF933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FB016C5"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 חדר משאבות, צובר גז, צ.מ.ג, חדר אשפה.</w:t>
      </w:r>
    </w:p>
    <w:p w14:paraId="516689B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BD042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1F55E0A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C984A40"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39653C1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BBEF2B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6772C87F"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3982A4F3"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וכו'.</w:t>
      </w:r>
    </w:p>
    <w:p w14:paraId="63FEDEE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3BB5CC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05E4067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7D966A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0A435FC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5BDD94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6F44D13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E1BA1DF"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451DAEF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ECE3A76"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עפ"י הנחיית המנהל יוכנו תכניות נפרדות למערכת המים, שופכין ודלוחין, גז, מערכת סולרית, ניקוז מזגנים.</w:t>
      </w:r>
    </w:p>
    <w:p w14:paraId="68A5769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EC361C3" w14:textId="77777777"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איזומטריות של מערכות המים, שופכין ודלוחין, גז, מערכת סולרית.</w:t>
      </w:r>
    </w:p>
    <w:p w14:paraId="188A46B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BC6A76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5F10EF9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7C521A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t>תכנית תאום מערכות במגרש.</w:t>
      </w:r>
    </w:p>
    <w:p w14:paraId="50A9697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E40245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t>תכניות תאום מערכות במרתפים ובקומת הכניסה.</w:t>
      </w:r>
    </w:p>
    <w:p w14:paraId="4DBE1DB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18659E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6A33F91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6E8B396"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083E6A7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D87436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2932918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405B539"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3A0602A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9FB9CD"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lastRenderedPageBreak/>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71A7A2B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71B58D8"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7F2C4030"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5FA77CF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7717EDF"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181D0FE0"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2DF6B634"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6CB8BAB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5DFBF7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3C03E7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31297B6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F70EBED"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4A17A915"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08BE5722"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0921784A"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6410668D"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643B2DD9"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4D5ADCFC"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31DC92C1"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75F6BC78"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15A936F1"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17AD6C08"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73163663"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363158BF"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1E2656B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3FD8FD86"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0282D81F"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0A9D9F3"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F1B446D"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1CF1D3"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75F888"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CC3AD3"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AF953B7" w14:textId="77777777" w:rsidR="00376E23" w:rsidRDefault="00567222"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376E23" w:rsidRPr="00255ACD">
            <w:rPr>
              <w:rStyle w:val="a7"/>
              <w:color w:val="00B0F0"/>
              <w:rtl/>
            </w:rPr>
            <w:t>[צד א בחוזה]</w:t>
          </w:r>
        </w:sdtContent>
      </w:sdt>
      <w:r w:rsidR="00376E23" w:rsidRPr="00B27B4C">
        <w:rPr>
          <w:rFonts w:ascii="Times New Roman" w:eastAsia="Times New Roman" w:hAnsi="Times New Roman" w:cs="David" w:hint="cs"/>
          <w:color w:val="008000"/>
          <w:sz w:val="24"/>
          <w:szCs w:val="24"/>
          <w:rtl/>
          <w:lang w:eastAsia="he-IL"/>
        </w:rPr>
        <w:br/>
      </w:r>
    </w:p>
    <w:p w14:paraId="4A0D93FB"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05F2F1CF"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4333BB5"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C8680B8"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F04F73F"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8E1502" w14:textId="77777777"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6" w:author="Kook Sec" w:date="2019-12-29T12:59:00Z">
            <w:r w:rsidR="00567222">
              <w:rPr>
                <w:rFonts w:ascii="Times New Roman" w:eastAsia="Times New Roman" w:hAnsi="Times New Roman" w:cs="David" w:hint="cs"/>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7" w:author="Kook Sec" w:date="2019-12-29T12:56:00Z">
            <w:r w:rsidR="00567222">
              <w:rPr>
                <w:rFonts w:ascii="Times New Roman" w:eastAsia="Times New Roman" w:hAnsi="Times New Roman" w:cs="David" w:hint="cs"/>
                <w:color w:val="008000"/>
                <w:sz w:val="24"/>
                <w:szCs w:val="24"/>
                <w:rtl/>
                <w:lang w:eastAsia="he-IL"/>
              </w:rPr>
              <w:t>נס ציונה מחיר למשתכן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48" w:author="Kook Sec" w:date="2019-12-29T12:57:00Z">
            <w:r w:rsidR="00567222">
              <w:rPr>
                <w:rFonts w:ascii="Times New Roman" w:eastAsia="Times New Roman" w:hAnsi="Times New Roman" w:cs="David" w:hint="cs"/>
                <w:color w:val="008000"/>
                <w:sz w:val="24"/>
                <w:szCs w:val="24"/>
                <w:rtl/>
              </w:rPr>
              <w:t>תכנון עבודות תברואה וספרינקלרים עבור 216 יח"ד, מעל מרתף תת קרקעי</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1C8E7DC"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373BF9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8A9199"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0070D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F52B1E"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83D6EB"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CD8D7FA"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E26D28"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82817B"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BAE1F61" w14:textId="77777777" w:rsidR="00376E23" w:rsidRPr="00B27B4C" w:rsidRDefault="00567222"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9" w:author="Kook Sec" w:date="2019-12-29T12:59:00Z">
            <w:r>
              <w:rPr>
                <w:rFonts w:ascii="Times New Roman" w:eastAsia="Times New Roman" w:hAnsi="Times New Roman" w:cs="David" w:hint="cs"/>
                <w:color w:val="00B0F0"/>
                <w:sz w:val="20"/>
                <w:szCs w:val="24"/>
                <w:u w:val="single"/>
                <w:rtl/>
                <w:lang w:eastAsia="he-IL"/>
              </w:rPr>
              <w:t>א.ח. תכנון וייעוץ בהנדסת מים וביוב בע"מ</w:t>
            </w:r>
          </w:ins>
        </w:sdtContent>
      </w:sdt>
    </w:p>
    <w:p w14:paraId="21F6A1F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DB0060E"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4E4F697"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ED4DED7"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775ABBB"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84A05AA"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AC837B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Pr="00255ACD">
            <w:rPr>
              <w:rStyle w:val="a7"/>
              <w:color w:val="00B0F0"/>
              <w:rtl/>
            </w:rPr>
            <w:t>[צד א בחוזה]</w:t>
          </w:r>
        </w:sdtContent>
      </w:sdt>
    </w:p>
    <w:p w14:paraId="5E0DD24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48B81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7CC5E4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4A45B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50" w:author="Kook Sec" w:date="2019-12-29T12:56:00Z">
            <w:r w:rsidR="00567222">
              <w:rPr>
                <w:rFonts w:ascii="Times New Roman" w:eastAsia="Times New Roman" w:hAnsi="Times New Roman" w:cs="David" w:hint="cs"/>
                <w:color w:val="008000"/>
                <w:sz w:val="24"/>
                <w:szCs w:val="24"/>
                <w:rtl/>
                <w:lang w:eastAsia="he-IL"/>
              </w:rPr>
              <w:t>נס ציונה מחיר למשתכן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20T00:00:00Z">
            <w:dateFormat w:val="dd/MM/yyyy"/>
            <w:lid w:val="he-IL"/>
            <w:storeMappedDataAs w:val="dateTime"/>
            <w:calendar w:val="gregorian"/>
          </w:date>
        </w:sdtPr>
        <w:sdtEndPr>
          <w:rPr>
            <w:rFonts w:hint="cs"/>
          </w:rPr>
        </w:sdtEndPr>
        <w:sdtContent>
          <w:ins w:id="51" w:author="Kook Sec" w:date="2019-12-29T13:02:00Z">
            <w:r w:rsidR="00567222">
              <w:rPr>
                <w:rFonts w:ascii="Times New Roman" w:eastAsia="Times New Roman" w:hAnsi="Times New Roman" w:cs="David" w:hint="cs"/>
                <w:color w:val="008000"/>
                <w:sz w:val="24"/>
                <w:szCs w:val="24"/>
                <w:rtl/>
                <w:lang w:eastAsia="he-IL"/>
              </w:rPr>
              <w:t>‏20/01/2019</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A60D7C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043529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C3A45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984C71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5D6C70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9D185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4BB136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E320F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F7399F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E5649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B514EA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943F77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78BE0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61F2F25"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5606A0C"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ED10C66"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4D58E2E"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FBC4E7B"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2" w:author="Kook Sec" w:date="2019-12-29T12:59:00Z">
            <w:r w:rsidR="00567222">
              <w:rPr>
                <w:rFonts w:ascii="Times New Roman" w:eastAsia="Times New Roman" w:hAnsi="Times New Roman" w:cs="David" w:hint="cs"/>
                <w:color w:val="00B0F0"/>
                <w:sz w:val="20"/>
                <w:szCs w:val="24"/>
                <w:u w:val="single"/>
                <w:rtl/>
                <w:lang w:eastAsia="he-IL"/>
              </w:rPr>
              <w:t>א.ח. תכנון וייעוץ בהנדסת מים וביוב בע"מ</w:t>
            </w:r>
          </w:ins>
        </w:sdtContent>
      </w:sdt>
    </w:p>
    <w:p w14:paraId="061BA16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0A876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7FAA9EE"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655EBF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94B7BF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FE0778B"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156F926"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0A0DEA1"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6898653"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4F31510"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C7BEAC5"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28EA4708"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14F9A8" w14:textId="77777777" w:rsidR="00567222" w:rsidRDefault="00567222" w:rsidP="00AF234B">
      <w:pPr>
        <w:spacing w:before="0" w:after="0" w:line="240" w:lineRule="auto"/>
      </w:pPr>
      <w:r>
        <w:separator/>
      </w:r>
    </w:p>
  </w:endnote>
  <w:endnote w:type="continuationSeparator" w:id="0">
    <w:p w14:paraId="2CB6059B" w14:textId="77777777" w:rsidR="00567222" w:rsidRDefault="00567222"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6"/>
      <w:gridCol w:w="2810"/>
      <w:gridCol w:w="233"/>
      <w:gridCol w:w="1046"/>
      <w:gridCol w:w="1771"/>
    </w:tblGrid>
    <w:tr w:rsidR="00567222" w:rsidRPr="00F9528C" w14:paraId="37DE32B7" w14:textId="77777777" w:rsidTr="00567222">
      <w:tc>
        <w:tcPr>
          <w:tcW w:w="753" w:type="dxa"/>
        </w:tcPr>
        <w:p w14:paraId="1D589849"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AD6E715" w14:textId="77777777" w:rsidR="00567222" w:rsidRPr="00F9528C" w:rsidRDefault="00567222" w:rsidP="00567222">
              <w:pPr>
                <w:tabs>
                  <w:tab w:val="center" w:pos="4153"/>
                  <w:tab w:val="right" w:pos="8306"/>
                </w:tabs>
                <w:spacing w:before="0" w:after="0" w:line="240" w:lineRule="auto"/>
                <w:rPr>
                  <w:rFonts w:ascii="David" w:hAnsi="David"/>
                  <w:color w:val="00B0F0"/>
                  <w:sz w:val="20"/>
                  <w:szCs w:val="20"/>
                  <w:rtl/>
                </w:rPr>
              </w:pPr>
              <w:ins w:id="53" w:author="Kook Sec" w:date="2019-12-29T12:55:00Z">
                <w:r>
                  <w:rPr>
                    <w:rFonts w:ascii="David" w:hAnsi="David" w:hint="cs"/>
                    <w:color w:val="00B0F0"/>
                    <w:sz w:val="20"/>
                    <w:szCs w:val="20"/>
                    <w:rtl/>
                  </w:rPr>
                  <w:t>א.מ ישראל מגורים יזמות בע"מ</w:t>
                </w:r>
              </w:ins>
            </w:p>
          </w:tc>
        </w:sdtContent>
      </w:sdt>
      <w:tc>
        <w:tcPr>
          <w:tcW w:w="2232" w:type="dxa"/>
        </w:tcPr>
        <w:p w14:paraId="516C042B"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אינסטלציה</w:t>
              </w:r>
            </w:sdtContent>
          </w:sdt>
        </w:p>
      </w:tc>
      <w:tc>
        <w:tcPr>
          <w:tcW w:w="236" w:type="dxa"/>
        </w:tcPr>
        <w:p w14:paraId="37E8C30F" w14:textId="77777777" w:rsidR="00567222" w:rsidRPr="00F9528C" w:rsidRDefault="00567222" w:rsidP="00567222">
          <w:pPr>
            <w:tabs>
              <w:tab w:val="center" w:pos="4153"/>
              <w:tab w:val="right" w:pos="8306"/>
            </w:tabs>
            <w:spacing w:before="0" w:after="0" w:line="240" w:lineRule="auto"/>
            <w:rPr>
              <w:rFonts w:ascii="David" w:hAnsi="David"/>
              <w:sz w:val="16"/>
              <w:szCs w:val="16"/>
              <w:rtl/>
            </w:rPr>
          </w:pPr>
        </w:p>
      </w:tc>
      <w:tc>
        <w:tcPr>
          <w:tcW w:w="1129" w:type="dxa"/>
        </w:tcPr>
        <w:p w14:paraId="778FDD54"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52AD946"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r>
                <w:rPr>
                  <w:rFonts w:ascii="David" w:hAnsi="David" w:hint="cs"/>
                  <w:sz w:val="20"/>
                  <w:szCs w:val="20"/>
                </w:rPr>
                <w:t>CONT-5-564</w:t>
              </w:r>
            </w:p>
          </w:tc>
        </w:sdtContent>
      </w:sdt>
    </w:tr>
    <w:tr w:rsidR="00567222" w:rsidRPr="00F9528C" w14:paraId="4E8DAC99" w14:textId="77777777" w:rsidTr="00567222">
      <w:tc>
        <w:tcPr>
          <w:tcW w:w="753" w:type="dxa"/>
        </w:tcPr>
        <w:p w14:paraId="624C599D"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2616D2A6" w14:textId="77777777" w:rsidR="00567222" w:rsidRPr="00F9528C" w:rsidRDefault="00567222" w:rsidP="00567222">
              <w:pPr>
                <w:tabs>
                  <w:tab w:val="center" w:pos="4153"/>
                  <w:tab w:val="right" w:pos="8306"/>
                </w:tabs>
                <w:spacing w:before="0" w:after="0" w:line="240" w:lineRule="auto"/>
                <w:rPr>
                  <w:rFonts w:ascii="David" w:hAnsi="David"/>
                  <w:color w:val="00B0F0"/>
                  <w:sz w:val="20"/>
                  <w:szCs w:val="20"/>
                  <w:rtl/>
                </w:rPr>
              </w:pPr>
              <w:ins w:id="54" w:author="Kook Sec" w:date="2019-12-29T12:59:00Z">
                <w:r>
                  <w:rPr>
                    <w:rFonts w:ascii="David" w:hAnsi="David" w:hint="cs"/>
                    <w:color w:val="00B0F0"/>
                    <w:sz w:val="20"/>
                    <w:szCs w:val="20"/>
                    <w:rtl/>
                  </w:rPr>
                  <w:t>א.ח. תכנון וייעוץ בהנדסת מים וביוב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67222" w:rsidRPr="00F9528C" w14:paraId="2CCE16D7" w14:textId="77777777" w:rsidTr="00567222">
            <w:trPr>
              <w:trHeight w:val="201"/>
            </w:trPr>
            <w:tc>
              <w:tcPr>
                <w:tcW w:w="926" w:type="dxa"/>
              </w:tcPr>
              <w:p w14:paraId="549BF263"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DAE8FC3" w14:textId="77777777" w:rsidR="00567222" w:rsidRPr="00F9528C" w:rsidRDefault="00567222" w:rsidP="00567222">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94EF844"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p>
      </w:tc>
      <w:tc>
        <w:tcPr>
          <w:tcW w:w="236" w:type="dxa"/>
        </w:tcPr>
        <w:p w14:paraId="65973173"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p>
      </w:tc>
      <w:tc>
        <w:tcPr>
          <w:tcW w:w="1129" w:type="dxa"/>
        </w:tcPr>
        <w:p w14:paraId="74510694"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3765AFE" w14:textId="77777777" w:rsidR="00567222" w:rsidRPr="00F9528C" w:rsidRDefault="00567222" w:rsidP="00567222">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567222" w:rsidRPr="00F9528C" w14:paraId="33B389DE" w14:textId="77777777" w:rsidTr="00567222">
      <w:trPr>
        <w:trHeight w:val="80"/>
      </w:trPr>
      <w:tc>
        <w:tcPr>
          <w:tcW w:w="753" w:type="dxa"/>
        </w:tcPr>
        <w:p w14:paraId="2C2339C2"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p>
      </w:tc>
      <w:tc>
        <w:tcPr>
          <w:tcW w:w="1883" w:type="dxa"/>
        </w:tcPr>
        <w:p w14:paraId="5E6B8896" w14:textId="77777777" w:rsidR="00567222" w:rsidRPr="00F9528C" w:rsidRDefault="00567222" w:rsidP="00567222">
          <w:pPr>
            <w:tabs>
              <w:tab w:val="center" w:pos="4153"/>
              <w:tab w:val="right" w:pos="8306"/>
            </w:tabs>
            <w:spacing w:before="0" w:after="0" w:line="240" w:lineRule="auto"/>
            <w:rPr>
              <w:rFonts w:ascii="David" w:hAnsi="David"/>
              <w:color w:val="00B0F0"/>
              <w:sz w:val="20"/>
              <w:szCs w:val="20"/>
              <w:rtl/>
            </w:rPr>
          </w:pPr>
        </w:p>
      </w:tc>
      <w:tc>
        <w:tcPr>
          <w:tcW w:w="2232" w:type="dxa"/>
        </w:tcPr>
        <w:p w14:paraId="5E63DCC6"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p>
      </w:tc>
      <w:tc>
        <w:tcPr>
          <w:tcW w:w="236" w:type="dxa"/>
        </w:tcPr>
        <w:p w14:paraId="3819828E"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p>
      </w:tc>
      <w:tc>
        <w:tcPr>
          <w:tcW w:w="1129" w:type="dxa"/>
        </w:tcPr>
        <w:p w14:paraId="45B24745"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p>
      </w:tc>
      <w:tc>
        <w:tcPr>
          <w:tcW w:w="2073" w:type="dxa"/>
        </w:tcPr>
        <w:p w14:paraId="6364F90E" w14:textId="77777777" w:rsidR="00567222" w:rsidRPr="00F9528C" w:rsidRDefault="00567222" w:rsidP="00567222">
          <w:pPr>
            <w:tabs>
              <w:tab w:val="center" w:pos="4153"/>
              <w:tab w:val="right" w:pos="8306"/>
            </w:tabs>
            <w:spacing w:before="0" w:after="0" w:line="240" w:lineRule="auto"/>
            <w:rPr>
              <w:rFonts w:ascii="David" w:hAnsi="David"/>
              <w:sz w:val="20"/>
              <w:szCs w:val="20"/>
              <w:rtl/>
            </w:rPr>
          </w:pPr>
        </w:p>
      </w:tc>
    </w:tr>
  </w:tbl>
  <w:p w14:paraId="09BCE630" w14:textId="77777777" w:rsidR="00567222" w:rsidRPr="00E3073A" w:rsidRDefault="00567222"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5E9DCD" w14:textId="77777777" w:rsidR="00567222" w:rsidRDefault="00567222" w:rsidP="00AF234B">
      <w:pPr>
        <w:spacing w:before="0" w:after="0" w:line="240" w:lineRule="auto"/>
      </w:pPr>
      <w:r>
        <w:separator/>
      </w:r>
    </w:p>
  </w:footnote>
  <w:footnote w:type="continuationSeparator" w:id="0">
    <w:p w14:paraId="786F78E4" w14:textId="77777777" w:rsidR="00567222" w:rsidRDefault="00567222"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0967987D" w14:textId="77777777" w:rsidR="00567222" w:rsidRDefault="00567222">
        <w:pPr>
          <w:pStyle w:val="a3"/>
          <w:jc w:val="center"/>
        </w:pPr>
        <w:r>
          <w:fldChar w:fldCharType="begin"/>
        </w:r>
        <w:r>
          <w:instrText xml:space="preserve"> PAGE   \* MERGEFORMAT </w:instrText>
        </w:r>
        <w:r>
          <w:fldChar w:fldCharType="separate"/>
        </w:r>
        <w:r w:rsidR="00EA7C2C">
          <w:rPr>
            <w:noProof/>
            <w:rtl/>
          </w:rPr>
          <w:t>34</w:t>
        </w:r>
        <w:r>
          <w:rPr>
            <w:noProof/>
          </w:rPr>
          <w:fldChar w:fldCharType="end"/>
        </w:r>
      </w:p>
    </w:sdtContent>
  </w:sdt>
  <w:p w14:paraId="6651B319" w14:textId="77777777" w:rsidR="00567222" w:rsidRDefault="00567222">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7">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1">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0"/>
  </w:num>
  <w:num w:numId="3">
    <w:abstractNumId w:val="0"/>
  </w:num>
  <w:num w:numId="4">
    <w:abstractNumId w:val="9"/>
  </w:num>
  <w:num w:numId="5">
    <w:abstractNumId w:val="2"/>
  </w:num>
  <w:num w:numId="6">
    <w:abstractNumId w:val="3"/>
  </w:num>
  <w:num w:numId="7">
    <w:abstractNumId w:val="5"/>
  </w:num>
  <w:num w:numId="8">
    <w:abstractNumId w:val="19"/>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8"/>
  </w:num>
  <w:num w:numId="23">
    <w:abstractNumId w:val="21"/>
  </w:num>
  <w:num w:numId="24">
    <w:abstractNumId w:val="4"/>
  </w:num>
  <w:num w:numId="25">
    <w:abstractNumId w:val="8"/>
  </w:num>
  <w:num w:numId="26">
    <w:abstractNumId w:val="12"/>
  </w:num>
  <w:num w:numId="27">
    <w:abstractNumId w:val="11"/>
  </w:num>
  <w:num w:numId="28">
    <w:abstractNumId w:val="15"/>
  </w:num>
  <w:num w:numId="29">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83EF4"/>
    <w:rsid w:val="0011634B"/>
    <w:rsid w:val="00130BD3"/>
    <w:rsid w:val="00134C85"/>
    <w:rsid w:val="00157ACB"/>
    <w:rsid w:val="001A0C3C"/>
    <w:rsid w:val="001A69D5"/>
    <w:rsid w:val="00214ACF"/>
    <w:rsid w:val="003235F8"/>
    <w:rsid w:val="00376E23"/>
    <w:rsid w:val="003B1029"/>
    <w:rsid w:val="00552E11"/>
    <w:rsid w:val="00567222"/>
    <w:rsid w:val="0072103C"/>
    <w:rsid w:val="00762A58"/>
    <w:rsid w:val="007B54F0"/>
    <w:rsid w:val="007E40BD"/>
    <w:rsid w:val="008C64C6"/>
    <w:rsid w:val="00942177"/>
    <w:rsid w:val="009906BE"/>
    <w:rsid w:val="00AD2AC9"/>
    <w:rsid w:val="00AF234B"/>
    <w:rsid w:val="00B55126"/>
    <w:rsid w:val="00B66D2C"/>
    <w:rsid w:val="00BE17B4"/>
    <w:rsid w:val="00C10D56"/>
    <w:rsid w:val="00D13234"/>
    <w:rsid w:val="00D5041C"/>
    <w:rsid w:val="00E3073A"/>
    <w:rsid w:val="00E679C7"/>
    <w:rsid w:val="00EA7C2C"/>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CF9C0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D5041C"/>
    <w:rPr>
      <w:rFonts w:ascii="Times New Roman" w:eastAsia="Times New Roman" w:hAnsi="Times New Roman" w:cs="David"/>
      <w:sz w:val="20"/>
      <w:szCs w:val="24"/>
      <w:lang w:eastAsia="he-IL"/>
    </w:rPr>
  </w:style>
  <w:style w:type="character" w:customStyle="1" w:styleId="20">
    <w:name w:val="כותרת 2 תו"/>
    <w:basedOn w:val="a0"/>
    <w:link w:val="2"/>
    <w:rsid w:val="00D5041C"/>
    <w:rPr>
      <w:rFonts w:ascii="Times New Roman" w:eastAsia="Times New Roman" w:hAnsi="Times New Roman" w:cs="David"/>
      <w:bCs/>
      <w:sz w:val="20"/>
      <w:szCs w:val="24"/>
      <w:lang w:eastAsia="he-IL"/>
    </w:rPr>
  </w:style>
  <w:style w:type="character" w:customStyle="1" w:styleId="30">
    <w:name w:val="כותרת 3 תו"/>
    <w:basedOn w:val="a0"/>
    <w:link w:val="3"/>
    <w:rsid w:val="00D5041C"/>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D5041C"/>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D5041C"/>
    <w:rPr>
      <w:rFonts w:ascii="Times New Roman" w:eastAsia="Times New Roman" w:hAnsi="Times New Roman" w:cs="David"/>
      <w:sz w:val="20"/>
      <w:szCs w:val="24"/>
      <w:lang w:eastAsia="he-IL"/>
    </w:rPr>
  </w:style>
  <w:style w:type="character" w:customStyle="1" w:styleId="60">
    <w:name w:val="כותרת 6 תו"/>
    <w:basedOn w:val="a0"/>
    <w:link w:val="6"/>
    <w:rsid w:val="00D5041C"/>
    <w:rPr>
      <w:rFonts w:ascii="Times New Roman" w:eastAsia="Times New Roman" w:hAnsi="Times New Roman" w:cs="David"/>
      <w:sz w:val="20"/>
      <w:szCs w:val="24"/>
      <w:u w:val="single"/>
      <w:lang w:eastAsia="he-IL"/>
    </w:rPr>
  </w:style>
  <w:style w:type="character" w:customStyle="1" w:styleId="70">
    <w:name w:val="כותרת 7 תו"/>
    <w:basedOn w:val="a0"/>
    <w:link w:val="7"/>
    <w:rsid w:val="00D5041C"/>
    <w:rPr>
      <w:rFonts w:ascii="Times New Roman" w:eastAsia="Times New Roman" w:hAnsi="Times New Roman" w:cs="David"/>
      <w:sz w:val="20"/>
      <w:szCs w:val="24"/>
      <w:lang w:eastAsia="he-IL"/>
    </w:rPr>
  </w:style>
  <w:style w:type="character" w:customStyle="1" w:styleId="80">
    <w:name w:val="כותרת 8 תו"/>
    <w:basedOn w:val="a0"/>
    <w:link w:val="8"/>
    <w:rsid w:val="00D5041C"/>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D5041C"/>
    <w:rPr>
      <w:rFonts w:ascii="Times New Roman" w:eastAsia="Times New Roman" w:hAnsi="Times New Roman" w:cs="David"/>
      <w:bCs/>
      <w:sz w:val="20"/>
      <w:szCs w:val="24"/>
      <w:u w:val="single"/>
      <w:lang w:eastAsia="he-IL"/>
    </w:rPr>
  </w:style>
  <w:style w:type="numbering" w:customStyle="1" w:styleId="NoList1">
    <w:name w:val="No List1"/>
    <w:next w:val="a2"/>
    <w:semiHidden/>
    <w:rsid w:val="00D5041C"/>
  </w:style>
  <w:style w:type="paragraph" w:styleId="a9">
    <w:name w:val="Body Text"/>
    <w:basedOn w:val="a"/>
    <w:link w:val="aa"/>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D5041C"/>
    <w:rPr>
      <w:rFonts w:ascii="Times New Roman" w:eastAsia="Times New Roman" w:hAnsi="Times New Roman" w:cs="David"/>
      <w:sz w:val="20"/>
      <w:szCs w:val="24"/>
      <w:lang w:eastAsia="he-IL"/>
    </w:rPr>
  </w:style>
  <w:style w:type="paragraph" w:styleId="ab">
    <w:name w:val="Title"/>
    <w:basedOn w:val="a"/>
    <w:link w:val="ac"/>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D5041C"/>
    <w:rPr>
      <w:rFonts w:ascii="Times New Roman" w:eastAsia="Times New Roman" w:hAnsi="Times New Roman" w:cs="David"/>
      <w:bCs/>
      <w:i/>
      <w:iCs/>
      <w:sz w:val="32"/>
      <w:szCs w:val="32"/>
      <w:u w:val="single"/>
      <w:lang w:eastAsia="he-IL"/>
    </w:rPr>
  </w:style>
  <w:style w:type="character" w:styleId="ad">
    <w:name w:val="page number"/>
    <w:basedOn w:val="a0"/>
    <w:rsid w:val="00D5041C"/>
  </w:style>
  <w:style w:type="paragraph" w:styleId="ae">
    <w:name w:val="Block Text"/>
    <w:basedOn w:val="a"/>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D5041C"/>
    <w:pPr>
      <w:ind w:left="540" w:hanging="540"/>
    </w:pPr>
    <w:rPr>
      <w:szCs w:val="22"/>
    </w:rPr>
  </w:style>
  <w:style w:type="paragraph" w:customStyle="1" w:styleId="af0">
    <w:name w:val="חתימה קו אחד"/>
    <w:basedOn w:val="11"/>
    <w:rsid w:val="00D5041C"/>
    <w:pPr>
      <w:tabs>
        <w:tab w:val="left" w:pos="2880"/>
        <w:tab w:val="left" w:pos="5220"/>
        <w:tab w:val="left" w:pos="7740"/>
      </w:tabs>
      <w:ind w:left="360"/>
    </w:pPr>
    <w:rPr>
      <w:sz w:val="22"/>
      <w:szCs w:val="22"/>
    </w:rPr>
  </w:style>
  <w:style w:type="paragraph" w:customStyle="1" w:styleId="12">
    <w:name w:val="חתימה קו 1 נקודות"/>
    <w:basedOn w:val="1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D5041C"/>
    <w:rPr>
      <w:rFonts w:ascii="Tahoma" w:eastAsia="Times New Roman" w:hAnsi="Tahoma" w:cs="Tahoma"/>
      <w:sz w:val="16"/>
      <w:szCs w:val="16"/>
      <w:lang w:eastAsia="he-IL"/>
    </w:rPr>
  </w:style>
  <w:style w:type="paragraph" w:customStyle="1" w:styleId="Heading11">
    <w:name w:val="Heading 11"/>
    <w:basedOn w:val="a"/>
    <w:next w:val="a"/>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31">
    <w:name w:val="Body Text Indent 3"/>
    <w:basedOn w:val="a"/>
    <w:link w:val="32"/>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D5041C"/>
    <w:rPr>
      <w:rFonts w:ascii="Times New Roman" w:eastAsia="Times New Roman" w:hAnsi="Times New Roman" w:cs="David"/>
      <w:sz w:val="24"/>
      <w:szCs w:val="24"/>
      <w:lang w:eastAsia="he-IL"/>
    </w:rPr>
  </w:style>
  <w:style w:type="paragraph" w:styleId="21">
    <w:name w:val="Body Text Indent 2"/>
    <w:basedOn w:val="a"/>
    <w:link w:val="22"/>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D5041C"/>
    <w:rPr>
      <w:rFonts w:ascii="Times New Roman" w:eastAsia="Times New Roman" w:hAnsi="Times New Roman" w:cs="David"/>
      <w:sz w:val="20"/>
      <w:szCs w:val="24"/>
      <w:lang w:eastAsia="he-IL"/>
    </w:rPr>
  </w:style>
  <w:style w:type="paragraph" w:customStyle="1" w:styleId="af3">
    <w:name w:val="סגנון"/>
    <w:basedOn w:val="a"/>
    <w:next w:val="ae"/>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D5041C"/>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a0"/>
    <w:link w:val="AutoField"/>
    <w:rsid w:val="00157ACB"/>
    <w:rPr>
      <w:rFonts w:ascii="Times New Roman" w:eastAsia="Times New Roman" w:hAnsi="Times New Roman" w:cs="David"/>
      <w:color w:val="00B050"/>
      <w:sz w:val="24"/>
      <w:szCs w:val="24"/>
    </w:rPr>
  </w:style>
  <w:style w:type="table" w:customStyle="1" w:styleId="13">
    <w:name w:val="רשת טבלה1"/>
    <w:basedOn w:val="a1"/>
    <w:next w:val="a8"/>
    <w:rsid w:val="00E307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היסט_כפול"/>
    <w:basedOn w:val="a"/>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a3"/>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a3"/>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a3"/>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a3"/>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a3"/>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a3"/>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a3"/>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a3"/>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a3"/>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a3"/>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a3"/>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a3"/>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a3"/>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a3"/>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a3"/>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a3"/>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a3"/>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a3"/>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a3"/>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a3"/>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a3"/>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a3"/>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a3"/>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a3"/>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a3"/>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a3"/>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a3"/>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a3"/>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a3"/>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a3"/>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a3"/>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a3"/>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a3"/>
              <w:rtl/>
            </w:rPr>
            <w:t>[שם ספק]</w:t>
          </w:r>
        </w:p>
      </w:docPartBody>
    </w:docPart>
    <w:docPart>
      <w:docPartPr>
        <w:name w:val="733F9DA95AE446A2A86B8100BBCC9A13"/>
        <w:category>
          <w:name w:val="כללי"/>
          <w:gallery w:val="placeholder"/>
        </w:category>
        <w:types>
          <w:type w:val="bbPlcHdr"/>
        </w:types>
        <w:behaviors>
          <w:behavior w:val="content"/>
        </w:behaviors>
        <w:guid w:val="{98EF9603-DEAB-40C1-93D9-9B1217B40E87}"/>
      </w:docPartPr>
      <w:docPartBody>
        <w:p w:rsidR="00794045" w:rsidRDefault="00EF2CBA" w:rsidP="00EF2CBA">
          <w:pPr>
            <w:pStyle w:val="733F9DA95AE446A2A86B8100BBCC9A13"/>
          </w:pPr>
          <w:r w:rsidRPr="00F936C8">
            <w:rPr>
              <w:rStyle w:val="a3"/>
              <w:rtl/>
            </w:rPr>
            <w:t>[צד א בחוזה]</w:t>
          </w:r>
        </w:p>
      </w:docPartBody>
    </w:docPart>
    <w:docPart>
      <w:docPartPr>
        <w:name w:val="DCBBBA56E35E4D5D90A6E57612C5A1B2"/>
        <w:category>
          <w:name w:val="כללי"/>
          <w:gallery w:val="placeholder"/>
        </w:category>
        <w:types>
          <w:type w:val="bbPlcHdr"/>
        </w:types>
        <w:behaviors>
          <w:behavior w:val="content"/>
        </w:behaviors>
        <w:guid w:val="{78B804B1-AAAD-45AD-B195-39A8E590B2DC}"/>
      </w:docPartPr>
      <w:docPartBody>
        <w:p w:rsidR="00794045" w:rsidRDefault="00EF2CBA" w:rsidP="00EF2CBA">
          <w:pPr>
            <w:pStyle w:val="DCBBBA56E35E4D5D90A6E57612C5A1B2"/>
          </w:pPr>
          <w:r w:rsidRPr="009C4355">
            <w:rPr>
              <w:rStyle w:val="a3"/>
              <w:rtl/>
            </w:rPr>
            <w:t>[שם ספק]</w:t>
          </w:r>
        </w:p>
      </w:docPartBody>
    </w:docPart>
    <w:docPart>
      <w:docPartPr>
        <w:name w:val="27B9A0E80EFC4821B40A3784DD2C50E3"/>
        <w:category>
          <w:name w:val="כללי"/>
          <w:gallery w:val="placeholder"/>
        </w:category>
        <w:types>
          <w:type w:val="bbPlcHdr"/>
        </w:types>
        <w:behaviors>
          <w:behavior w:val="content"/>
        </w:behaviors>
        <w:guid w:val="{4B217DB0-EBA9-4E7E-8FA1-003A27E2812D}"/>
      </w:docPartPr>
      <w:docPartBody>
        <w:p w:rsidR="00794045" w:rsidRDefault="00EF2CBA" w:rsidP="00EF2CBA">
          <w:pPr>
            <w:pStyle w:val="27B9A0E80EFC4821B40A3784DD2C50E3"/>
          </w:pPr>
          <w:r w:rsidRPr="00EA366E">
            <w:rPr>
              <w:rStyle w:val="a3"/>
              <w:rtl/>
            </w:rPr>
            <w:t>[תאריך חתימת חוזה]</w:t>
          </w:r>
        </w:p>
      </w:docPartBody>
    </w:docPart>
    <w:docPart>
      <w:docPartPr>
        <w:name w:val="B6AA1B1EBC0E4F6292BC70CA627AC402"/>
        <w:category>
          <w:name w:val="כללי"/>
          <w:gallery w:val="placeholder"/>
        </w:category>
        <w:types>
          <w:type w:val="bbPlcHdr"/>
        </w:types>
        <w:behaviors>
          <w:behavior w:val="content"/>
        </w:behaviors>
        <w:guid w:val="{C81DD3D5-E05B-4817-AF98-356ED0BBFB99}"/>
      </w:docPartPr>
      <w:docPartBody>
        <w:p w:rsidR="00794045" w:rsidRDefault="00EF2CBA" w:rsidP="00EF2CBA">
          <w:pPr>
            <w:pStyle w:val="B6AA1B1EBC0E4F6292BC70CA627AC402"/>
          </w:pPr>
          <w:r w:rsidRPr="008D1105">
            <w:rPr>
              <w:rStyle w:val="a3"/>
              <w:rtl/>
            </w:rPr>
            <w:t>[תיאור עבודה]</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a3"/>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a3"/>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a3"/>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a3"/>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a3"/>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a3"/>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a3"/>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a3"/>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3553A7"/>
    <w:rsid w:val="006865A5"/>
    <w:rsid w:val="00794045"/>
    <w:rsid w:val="00A83B72"/>
    <w:rsid w:val="00B73DB2"/>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01DE3B-7A46-419D-979D-387E8EA783F8}"/>
</file>

<file path=customXml/itemProps2.xml><?xml version="1.0" encoding="utf-8"?>
<ds:datastoreItem xmlns:ds="http://schemas.openxmlformats.org/officeDocument/2006/customXml" ds:itemID="{C4628032-C5E7-43EA-A22F-E7808E4E5BD3}"/>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DB6C5500-2801-495B-893C-1135545452EE}"/>
</file>

<file path=docProps/app.xml><?xml version="1.0" encoding="utf-8"?>
<Properties xmlns="http://schemas.openxmlformats.org/officeDocument/2006/extended-properties" xmlns:vt="http://schemas.openxmlformats.org/officeDocument/2006/docPropsVTypes">
  <Template>Normal.dotm</Template>
  <TotalTime>15</TotalTime>
  <Pages>37</Pages>
  <Words>10381</Words>
  <Characters>51910</Characters>
  <Application>Microsoft Office Word</Application>
  <DocSecurity>0</DocSecurity>
  <Lines>432</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2019-12-29T10:55:00Z</dcterms:created>
  <dcterms:modified xsi:type="dcterms:W3CDTF">2019-12-29T11:10:00Z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6b1611a1-29f6-4010-beed-7dc6dda3e3c2</vt:lpwstr>
  </property>
</Properties>
</file>