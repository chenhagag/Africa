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6E3F47" w14:textId="77777777" w:rsidR="001835AB" w:rsidRPr="001835AB" w:rsidRDefault="001835AB" w:rsidP="001835AB">
      <w:pPr>
        <w:widowControl w:val="0"/>
        <w:spacing w:before="0" w:beforeAutospacing="0" w:after="0" w:afterAutospacing="0" w:line="240" w:lineRule="auto"/>
        <w:jc w:val="center"/>
        <w:outlineLvl w:val="3"/>
        <w:rPr>
          <w:rFonts w:ascii="Times New Roman" w:eastAsia="Times New Roman" w:hAnsi="Times New Roman" w:hint="cs"/>
          <w:bCs/>
          <w:sz w:val="20"/>
          <w:u w:val="single"/>
          <w:rtl/>
          <w:lang w:eastAsia="he-IL"/>
        </w:rPr>
      </w:pPr>
      <w:bookmarkStart w:id="0" w:name="_GoBack"/>
      <w:bookmarkEnd w:id="0"/>
    </w:p>
    <w:p w14:paraId="4E7E29E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noProof/>
          <w:sz w:val="32"/>
          <w:szCs w:val="32"/>
          <w:u w:val="single"/>
          <w:rtl/>
        </w:rPr>
      </w:pPr>
    </w:p>
    <w:p w14:paraId="591B96E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r w:rsidRPr="001835AB">
        <w:rPr>
          <w:rFonts w:ascii="Times New Roman" w:eastAsia="Times New Roman" w:hAnsi="Times New Roman"/>
          <w:bCs/>
          <w:i/>
          <w:iCs/>
          <w:noProof/>
          <w:sz w:val="32"/>
          <w:szCs w:val="32"/>
        </w:rPr>
        <w:drawing>
          <wp:inline distT="0" distB="0" distL="0" distR="0" wp14:anchorId="3D2BEAD3" wp14:editId="58DC6968">
            <wp:extent cx="5276850" cy="466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27A11E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rtl/>
          <w:lang w:eastAsia="he-IL"/>
        </w:rPr>
      </w:pPr>
    </w:p>
    <w:p w14:paraId="700CFAB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CFC3D97"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3D3995B"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7AF072F"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r w:rsidRPr="001835AB">
        <w:rPr>
          <w:rFonts w:ascii="Times New Roman" w:eastAsia="Times New Roman" w:hAnsi="Times New Roman" w:hint="cs"/>
          <w:bCs/>
          <w:sz w:val="32"/>
          <w:szCs w:val="32"/>
          <w:u w:val="single"/>
          <w:rtl/>
          <w:lang w:eastAsia="he-IL"/>
        </w:rPr>
        <w:t>חוזה מתכנן מעליות</w:t>
      </w:r>
    </w:p>
    <w:p w14:paraId="70B368B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DC54219"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3857840"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262E773" w14:textId="77777777" w:rsidR="00E64AE3"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הפרויקט"/>
        <w:tag w:val="cntProjectName"/>
        <w:id w:val="-1115283160"/>
        <w:placeholder>
          <w:docPart w:val="114B71F79DE2463CA4A1183607D39F0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755E319" w14:textId="77777777" w:rsidR="00E64AE3" w:rsidRPr="00B27B4C" w:rsidRDefault="006231A7"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1" w:author="Kook Sec" w:date="2020-06-09T16:27:00Z">
            <w:r>
              <w:rPr>
                <w:rFonts w:ascii="Times New Roman" w:eastAsia="Times New Roman" w:hAnsi="Times New Roman" w:hint="cs"/>
                <w:bCs/>
                <w:sz w:val="32"/>
                <w:szCs w:val="32"/>
                <w:u w:val="single"/>
                <w:rtl/>
                <w:lang w:eastAsia="he-IL"/>
              </w:rPr>
              <w:t>א.מ ישראל מגורים יזמות בע"מ</w:t>
            </w:r>
          </w:ins>
        </w:p>
      </w:sdtContent>
    </w:sdt>
    <w:p w14:paraId="54F5F206"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sdt>
      <w:sdtPr>
        <w:rPr>
          <w:rFonts w:ascii="Times New Roman" w:eastAsia="Times New Roman" w:hAnsi="Times New Roman"/>
          <w:bCs/>
          <w:sz w:val="32"/>
          <w:szCs w:val="32"/>
          <w:u w:val="single"/>
          <w:rtl/>
          <w:lang w:eastAsia="he-IL"/>
        </w:rPr>
        <w:alias w:val="שם אתר"/>
        <w:tag w:val="cntSite"/>
        <w:id w:val="2071999276"/>
        <w:placeholder>
          <w:docPart w:val="68719980623D4C139E0D293607FE31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7A52B601" w14:textId="77777777" w:rsidR="00E64AE3" w:rsidRPr="00B27B4C" w:rsidRDefault="006231A7"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ins w:id="2" w:author="Kook Sec" w:date="2020-06-09T16:28:00Z">
            <w:r>
              <w:rPr>
                <w:rFonts w:ascii="Times New Roman" w:eastAsia="Times New Roman" w:hAnsi="Times New Roman" w:hint="cs"/>
                <w:bCs/>
                <w:sz w:val="32"/>
                <w:szCs w:val="32"/>
                <w:u w:val="single"/>
                <w:rtl/>
                <w:lang w:eastAsia="he-IL"/>
              </w:rPr>
              <w:t>נס ציונה מחיר למשתכן</w:t>
            </w:r>
          </w:ins>
        </w:p>
      </w:sdtContent>
    </w:sdt>
    <w:p w14:paraId="521D3ECC" w14:textId="77777777" w:rsidR="00E64AE3" w:rsidRPr="00B27B4C" w:rsidRDefault="00E64AE3" w:rsidP="00E64AE3">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6FEEA7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C7555E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C6C8E9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BA7791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2DC7A3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F48446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274E96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A2AE0E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A0382A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3B8CF2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3F0271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F189D5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E58A903"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A58977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3B816C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84EF35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7DA0DAC"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34B5AC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CE5345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016D1F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7681C61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B989C7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58B7923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571341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32E8A768"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226B121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00A1662E"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4AD9AF2E" w14:textId="77777777" w:rsidR="00E64AE3" w:rsidRDefault="00E64AE3"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1C224198" w14:textId="77777777" w:rsidR="00487C69" w:rsidRDefault="00487C69" w:rsidP="001835AB">
      <w:pPr>
        <w:widowControl w:val="0"/>
        <w:spacing w:before="0" w:beforeAutospacing="0" w:after="0" w:afterAutospacing="0" w:line="240" w:lineRule="auto"/>
        <w:jc w:val="center"/>
        <w:rPr>
          <w:rFonts w:ascii="Times New Roman" w:eastAsia="Times New Roman" w:hAnsi="Times New Roman"/>
          <w:bCs/>
          <w:sz w:val="32"/>
          <w:szCs w:val="32"/>
          <w:u w:val="single"/>
          <w:rtl/>
          <w:lang w:eastAsia="he-IL"/>
        </w:rPr>
      </w:pPr>
    </w:p>
    <w:p w14:paraId="693B26E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i/>
          <w:iCs/>
          <w:sz w:val="32"/>
          <w:szCs w:val="32"/>
          <w:u w:val="single"/>
          <w:lang w:eastAsia="he-IL"/>
        </w:rPr>
      </w:pPr>
      <w:r w:rsidRPr="001835AB">
        <w:rPr>
          <w:rFonts w:ascii="Times New Roman" w:eastAsia="Times New Roman" w:hAnsi="Times New Roman" w:hint="cs"/>
          <w:bCs/>
          <w:sz w:val="32"/>
          <w:szCs w:val="32"/>
          <w:u w:val="single"/>
          <w:rtl/>
          <w:lang w:eastAsia="he-IL"/>
        </w:rPr>
        <w:t>חוזה</w:t>
      </w:r>
      <w:r w:rsidR="00E64AE3">
        <w:rPr>
          <w:rFonts w:ascii="Times New Roman" w:eastAsia="Times New Roman" w:hAnsi="Times New Roman" w:hint="cs"/>
          <w:bCs/>
          <w:i/>
          <w:iCs/>
          <w:sz w:val="32"/>
          <w:szCs w:val="32"/>
          <w:u w:val="single"/>
          <w:rtl/>
          <w:lang w:eastAsia="he-IL"/>
        </w:rPr>
        <w:t xml:space="preserve"> </w:t>
      </w:r>
      <w:r w:rsidR="00E64AE3">
        <w:rPr>
          <w:rFonts w:ascii="Times New Roman" w:eastAsia="Times New Roman" w:hAnsi="Times New Roman" w:hint="cs"/>
          <w:bCs/>
          <w:sz w:val="32"/>
          <w:szCs w:val="32"/>
          <w:u w:val="single"/>
          <w:rtl/>
          <w:lang w:eastAsia="he-IL"/>
        </w:rPr>
        <w:t>מתכנן מעליות</w:t>
      </w:r>
    </w:p>
    <w:p w14:paraId="1D505F16"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2F5C897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color w:val="800080"/>
          <w:sz w:val="24"/>
          <w:rtl/>
        </w:rPr>
      </w:pPr>
      <w:r w:rsidRPr="001835AB">
        <w:rPr>
          <w:rFonts w:ascii="Times New Roman" w:eastAsia="Times New Roman" w:hAnsi="Times New Roman" w:hint="cs"/>
          <w:sz w:val="20"/>
          <w:rtl/>
          <w:lang w:eastAsia="he-IL"/>
        </w:rPr>
        <w:t xml:space="preserve">שנערך ונחתם בתל-אביב ביום </w:t>
      </w:r>
      <w:sdt>
        <w:sdtPr>
          <w:rPr>
            <w:rFonts w:ascii="Times New Roman" w:eastAsia="Times New Roman" w:hAnsi="Times New Roman"/>
            <w:color w:val="800080"/>
            <w:sz w:val="24"/>
            <w:rtl/>
            <w:lang w:eastAsia="he-IL"/>
          </w:rPr>
          <w:alias w:val="תאריך חתימת חוזה"/>
          <w:tag w:val="cntSignDate"/>
          <w:id w:val="881982502"/>
          <w:placeholder>
            <w:docPart w:val="5481EE206A6546AA9DCFDB04A54C5FD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10T00:00:00Z">
            <w:dateFormat w:val="dd/MM/yyyy"/>
            <w:lid w:val="he-IL"/>
            <w:storeMappedDataAs w:val="dateTime"/>
            <w:calendar w:val="gregorian"/>
          </w:date>
        </w:sdtPr>
        <w:sdtEndPr>
          <w:rPr>
            <w:rFonts w:hint="cs"/>
          </w:rPr>
        </w:sdtEndPr>
        <w:sdtContent>
          <w:ins w:id="3" w:author="Kook Sec" w:date="2020-06-09T16:33:00Z">
            <w:r w:rsidR="006231A7">
              <w:rPr>
                <w:rFonts w:ascii="Times New Roman" w:eastAsia="Times New Roman" w:hAnsi="Times New Roman" w:hint="cs"/>
                <w:color w:val="800080"/>
                <w:sz w:val="24"/>
                <w:rtl/>
                <w:lang w:eastAsia="he-IL"/>
              </w:rPr>
              <w:t>‏10/01/2019</w:t>
            </w:r>
          </w:ins>
        </w:sdtContent>
      </w:sdt>
    </w:p>
    <w:p w14:paraId="0C115B3E"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cs="Times New Roman"/>
          <w:sz w:val="20"/>
          <w:szCs w:val="20"/>
          <w:rtl/>
        </w:rPr>
      </w:pPr>
    </w:p>
    <w:p w14:paraId="10E60CED"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p w14:paraId="648AAAC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36C757FC" w14:textId="77777777" w:rsidR="001835AB" w:rsidRPr="001835AB" w:rsidRDefault="001835AB" w:rsidP="001835AB">
      <w:pPr>
        <w:widowControl w:val="0"/>
        <w:spacing w:before="0" w:beforeAutospacing="0" w:after="0" w:afterAutospacing="0" w:line="240" w:lineRule="auto"/>
        <w:ind w:left="3600" w:right="3600" w:firstLine="720"/>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ב י ן</w:t>
      </w:r>
    </w:p>
    <w:sdt>
      <w:sdtPr>
        <w:rPr>
          <w:rFonts w:ascii="Times New Roman" w:eastAsia="Times New Roman" w:hAnsi="Times New Roman"/>
          <w:color w:val="800080"/>
          <w:sz w:val="24"/>
          <w:rtl/>
        </w:rPr>
        <w:alias w:val="צד א בחוזה"/>
        <w:tag w:val="cntTzadA"/>
        <w:id w:val="1874112004"/>
        <w:placeholder>
          <w:docPart w:val="F8CA3F7D45B74D58A057665DA56B8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18872C66" w14:textId="77777777" w:rsidR="001835AB" w:rsidRPr="001835AB" w:rsidRDefault="006231A7" w:rsidP="001835AB">
          <w:pPr>
            <w:widowControl w:val="0"/>
            <w:spacing w:before="0" w:beforeAutospacing="0" w:after="0" w:afterAutospacing="0" w:line="240" w:lineRule="auto"/>
            <w:ind w:left="2880" w:firstLine="720"/>
            <w:rPr>
              <w:rFonts w:ascii="Times New Roman" w:eastAsia="Times New Roman" w:hAnsi="Times New Roman"/>
              <w:color w:val="008000"/>
              <w:sz w:val="24"/>
              <w:rtl/>
            </w:rPr>
          </w:pPr>
          <w:ins w:id="4" w:author="Kook Sec" w:date="2020-06-09T16:34:00Z">
            <w:r>
              <w:rPr>
                <w:rFonts w:ascii="Times New Roman" w:eastAsia="Times New Roman" w:hAnsi="Times New Roman" w:hint="cs"/>
                <w:color w:val="800080"/>
                <w:sz w:val="24"/>
                <w:rtl/>
              </w:rPr>
              <w:br/>
              <w:t>א.מ. ישראל מגורים יזמות בע"מ</w:t>
            </w:r>
            <w:r>
              <w:rPr>
                <w:rFonts w:ascii="Times New Roman" w:eastAsia="Times New Roman" w:hAnsi="Times New Roman" w:hint="cs"/>
                <w:color w:val="800080"/>
                <w:sz w:val="24"/>
                <w:rtl/>
              </w:rPr>
              <w:br/>
              <w:t>יוני נתניהו 1 אור יהודה</w:t>
            </w:r>
            <w:r>
              <w:rPr>
                <w:rFonts w:ascii="Times New Roman" w:eastAsia="Times New Roman" w:hAnsi="Times New Roman" w:hint="cs"/>
                <w:color w:val="800080"/>
                <w:sz w:val="24"/>
                <w:rtl/>
              </w:rPr>
              <w:br/>
              <w:t>514957794</w:t>
            </w:r>
            <w:r>
              <w:rPr>
                <w:rFonts w:ascii="Times New Roman" w:eastAsia="Times New Roman" w:hAnsi="Times New Roman" w:hint="cs"/>
                <w:color w:val="800080"/>
                <w:sz w:val="24"/>
                <w:rtl/>
              </w:rPr>
              <w:br/>
            </w:r>
          </w:ins>
        </w:p>
      </w:sdtContent>
    </w:sdt>
    <w:p w14:paraId="14BF1455"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017BBB1A"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אחד;</w:t>
      </w:r>
    </w:p>
    <w:p w14:paraId="02C58D18"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p>
    <w:p w14:paraId="6FC2917B" w14:textId="77777777" w:rsidR="001835AB" w:rsidRPr="001835AB" w:rsidRDefault="001835AB" w:rsidP="001835A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bCs/>
          <w:sz w:val="20"/>
          <w:rtl/>
          <w:lang w:eastAsia="he-IL"/>
        </w:rPr>
      </w:pPr>
      <w:r w:rsidRPr="001835AB">
        <w:rPr>
          <w:rFonts w:ascii="Times New Roman" w:eastAsia="Times New Roman" w:hAnsi="Times New Roman" w:hint="cs"/>
          <w:bCs/>
          <w:sz w:val="20"/>
          <w:rtl/>
          <w:lang w:eastAsia="he-IL"/>
        </w:rPr>
        <w:t>ל ב י ן</w:t>
      </w:r>
    </w:p>
    <w:p w14:paraId="1654172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p>
    <w:sdt>
      <w:sdtPr>
        <w:rPr>
          <w:rFonts w:ascii="Times New Roman" w:eastAsia="Times New Roman" w:hAnsi="Times New Roman"/>
          <w:color w:val="800080"/>
          <w:sz w:val="24"/>
          <w:rtl/>
        </w:rPr>
        <w:alias w:val="צדדים נוספים"/>
        <w:tag w:val="cntTzadB_x002C__x0020_cntTzadC_x002C__x0020_cntTzadD"/>
        <w:id w:val="-1726060855"/>
        <w:placeholder>
          <w:docPart w:val="2211CB67568442CDA7E105BB49DC540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33080676" w14:textId="77777777" w:rsidR="001835AB" w:rsidRPr="001835AB" w:rsidRDefault="006231A7" w:rsidP="00D12751">
          <w:pPr>
            <w:pStyle w:val="AutoFields"/>
            <w:spacing w:before="0" w:beforeAutospacing="0" w:after="0" w:afterAutospacing="0"/>
            <w:jc w:val="center"/>
            <w:rPr>
              <w:rFonts w:ascii="Times New Roman" w:eastAsia="Times New Roman" w:hAnsi="Times New Roman"/>
              <w:rtl/>
              <w:lang w:eastAsia="he-IL"/>
            </w:rPr>
          </w:pPr>
          <w:ins w:id="5" w:author="Kook Sec" w:date="2020-06-09T16:35:00Z">
            <w:r>
              <w:rPr>
                <w:rFonts w:ascii="Times New Roman" w:eastAsia="Times New Roman" w:hAnsi="Times New Roman" w:hint="cs"/>
                <w:color w:val="800080"/>
                <w:sz w:val="24"/>
                <w:rtl/>
              </w:rPr>
              <w:br/>
              <w:t>וי. אי. אס הנדסה בע"מ</w:t>
            </w:r>
            <w:r>
              <w:rPr>
                <w:rFonts w:ascii="Times New Roman" w:eastAsia="Times New Roman" w:hAnsi="Times New Roman" w:hint="cs"/>
                <w:color w:val="800080"/>
                <w:sz w:val="24"/>
                <w:rtl/>
              </w:rPr>
              <w:br/>
              <w:t>הצורן 4 ג' נתניה</w:t>
            </w:r>
            <w:r>
              <w:rPr>
                <w:rFonts w:ascii="Times New Roman" w:eastAsia="Times New Roman" w:hAnsi="Times New Roman" w:hint="cs"/>
                <w:color w:val="800080"/>
                <w:sz w:val="24"/>
                <w:rtl/>
              </w:rPr>
              <w:br/>
              <w:t>511262164</w:t>
            </w:r>
            <w:r>
              <w:rPr>
                <w:rFonts w:ascii="Times New Roman" w:eastAsia="Times New Roman" w:hAnsi="Times New Roman" w:hint="cs"/>
                <w:color w:val="800080"/>
                <w:sz w:val="24"/>
                <w:rtl/>
              </w:rPr>
              <w:br/>
            </w:r>
          </w:ins>
        </w:p>
      </w:sdtContent>
    </w:sdt>
    <w:p w14:paraId="55EC9C8E"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bCs/>
          <w:sz w:val="20"/>
          <w:rtl/>
          <w:lang w:eastAsia="he-IL"/>
        </w:rPr>
      </w:pPr>
      <w:r w:rsidRPr="001835AB">
        <w:rPr>
          <w:rFonts w:ascii="Times New Roman" w:eastAsia="Times New Roman" w:hAnsi="Times New Roman" w:hint="cs"/>
          <w:sz w:val="20"/>
          <w:rtl/>
          <w:lang w:eastAsia="he-IL"/>
        </w:rPr>
        <w:t>(להלן: "</w:t>
      </w:r>
      <w:r w:rsidRPr="001835AB">
        <w:rPr>
          <w:rFonts w:ascii="Times New Roman" w:eastAsia="Times New Roman" w:hAnsi="Times New Roman" w:hint="cs"/>
          <w:b/>
          <w:bCs/>
          <w:sz w:val="20"/>
          <w:rtl/>
          <w:lang w:eastAsia="he-IL"/>
        </w:rPr>
        <w:t>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hint="cs"/>
          <w:bCs/>
          <w:sz w:val="20"/>
          <w:rtl/>
          <w:lang w:eastAsia="he-IL"/>
        </w:rPr>
        <w:t xml:space="preserve">  </w:t>
      </w:r>
    </w:p>
    <w:p w14:paraId="713EDC8F"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r w:rsidRPr="001835AB">
        <w:rPr>
          <w:rFonts w:ascii="Times New Roman" w:eastAsia="Times New Roman" w:hAnsi="Times New Roman" w:hint="cs"/>
          <w:bCs/>
          <w:sz w:val="20"/>
          <w:rtl/>
          <w:lang w:eastAsia="he-IL"/>
        </w:rPr>
        <w:t xml:space="preserve">         מצד שני;</w:t>
      </w:r>
    </w:p>
    <w:p w14:paraId="13A04626" w14:textId="77777777" w:rsidR="001835AB" w:rsidRPr="001835AB" w:rsidRDefault="001835AB" w:rsidP="001835AB">
      <w:pPr>
        <w:widowControl w:val="0"/>
        <w:spacing w:before="0" w:beforeAutospacing="0" w:after="0" w:afterAutospacing="0" w:line="240" w:lineRule="auto"/>
        <w:ind w:left="2880" w:firstLine="720"/>
        <w:rPr>
          <w:rFonts w:ascii="Times New Roman" w:eastAsia="Times New Roman" w:hAnsi="Times New Roman"/>
          <w:sz w:val="20"/>
          <w:rtl/>
          <w:lang w:eastAsia="he-IL"/>
        </w:rPr>
      </w:pPr>
    </w:p>
    <w:p w14:paraId="06AFDE60" w14:textId="77777777" w:rsidR="001835AB" w:rsidRPr="001835AB" w:rsidRDefault="001835AB" w:rsidP="001835AB">
      <w:pPr>
        <w:widowControl w:val="0"/>
        <w:spacing w:before="0" w:beforeAutospacing="0" w:after="480" w:afterAutospacing="0" w:line="240" w:lineRule="auto"/>
        <w:ind w:left="1440" w:hanging="1440"/>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והואיל:</w:t>
      </w:r>
      <w:r w:rsidRPr="001835AB">
        <w:rPr>
          <w:rFonts w:ascii="Times New Roman" w:eastAsia="Times New Roman" w:hAnsi="Times New Roman"/>
          <w:bCs/>
          <w:sz w:val="20"/>
          <w:rtl/>
          <w:lang w:eastAsia="he-IL"/>
        </w:rPr>
        <w:tab/>
      </w:r>
      <w:r w:rsidRPr="001835AB">
        <w:rPr>
          <w:rFonts w:ascii="Times New Roman" w:eastAsia="Times New Roman" w:hAnsi="Times New Roman"/>
          <w:sz w:val="20"/>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3F2AFB1" w14:textId="77777777" w:rsidR="001835AB" w:rsidRPr="001835AB" w:rsidRDefault="001835AB" w:rsidP="001835AB">
      <w:pPr>
        <w:widowControl w:val="0"/>
        <w:spacing w:before="0" w:beforeAutospacing="0" w:after="360" w:afterAutospacing="0" w:line="240" w:lineRule="auto"/>
        <w:jc w:val="center"/>
        <w:outlineLvl w:val="1"/>
        <w:rPr>
          <w:rFonts w:ascii="Times New Roman" w:eastAsia="Times New Roman" w:hAnsi="Times New Roman"/>
          <w:bCs/>
          <w:sz w:val="20"/>
          <w:rtl/>
          <w:lang w:eastAsia="he-IL"/>
        </w:rPr>
      </w:pPr>
      <w:r w:rsidRPr="001835AB">
        <w:rPr>
          <w:rFonts w:ascii="Times New Roman" w:eastAsia="Times New Roman" w:hAnsi="Times New Roman"/>
          <w:bCs/>
          <w:sz w:val="20"/>
          <w:rtl/>
          <w:lang w:eastAsia="he-IL"/>
        </w:rPr>
        <w:t>לפיכך הותנה והוסכם בין הצדדים כדלקמן:</w:t>
      </w:r>
    </w:p>
    <w:p w14:paraId="304AD039"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מבוא</w:t>
      </w:r>
    </w:p>
    <w:p w14:paraId="4122FA04" w14:textId="77777777" w:rsidR="001835AB" w:rsidRPr="001835AB" w:rsidRDefault="001835AB" w:rsidP="001835AB">
      <w:pPr>
        <w:widowControl w:val="0"/>
        <w:numPr>
          <w:ilvl w:val="1"/>
          <w:numId w:val="1"/>
        </w:numPr>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למונחים הבאים יהא הפרוש הנקוב בצידם דהיינו:</w:t>
      </w:r>
    </w:p>
    <w:p w14:paraId="75DE4716"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p>
    <w:p w14:paraId="6B5A1CD0"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"הפרויקט"</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7B10414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39A572C0"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"התכנית" </w:t>
      </w:r>
      <w:r w:rsidRPr="001835AB">
        <w:rPr>
          <w:rFonts w:ascii="Times New Roman" w:eastAsia="Times New Roman" w:hAnsi="Times New Roman"/>
          <w:sz w:val="20"/>
          <w:rtl/>
          <w:lang w:eastAsia="he-IL"/>
        </w:rPr>
        <w:t>/</w:t>
      </w:r>
    </w:p>
    <w:p w14:paraId="1B2FF284"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"המקרקעין"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19775F5D"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392291C"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"האתר"</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שטח התכנית/המקרקעין לרבות כל חלק ממנו כפי שיקבע ע"י המזמין מעת לעת על פי שיקול דעתו הבלעדי.</w:t>
      </w:r>
    </w:p>
    <w:p w14:paraId="693FE51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344C653"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היועצים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10793A9E"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15CA786C"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התכניות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התכניות, החישובים, התיאורים, הביאורים, המדידות, התרשימים הדיאגרמות, השרטוטים, המפרטים, כתבי הכמויות, ההמלצות, ההנחיות </w:t>
      </w:r>
      <w:r w:rsidRPr="001835AB">
        <w:rPr>
          <w:rFonts w:ascii="Times New Roman" w:eastAsia="Times New Roman" w:hAnsi="Times New Roman"/>
          <w:sz w:val="20"/>
          <w:rtl/>
          <w:lang w:eastAsia="he-IL"/>
        </w:rPr>
        <w:lastRenderedPageBreak/>
        <w:t>וכל יתר המסמכים שיערכו ע"י המתכנן תוך כדי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כל המסמכים שיערכו ע"י המתכנן כאמור יערכו בשפה העברית.</w:t>
      </w:r>
    </w:p>
    <w:p w14:paraId="137A837B"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5E12BAA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שירותי</w:t>
      </w:r>
    </w:p>
    <w:p w14:paraId="0F8FA8FC"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המתכנן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p>
    <w:p w14:paraId="155278E2"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השירותים</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 xml:space="preserve">השירותים כמוגדר וכמפורט בחוזה זה ובנספח </w:t>
      </w:r>
      <w:r w:rsidRPr="001835AB">
        <w:rPr>
          <w:rFonts w:ascii="Times New Roman" w:eastAsia="Times New Roman" w:hAnsi="Times New Roman"/>
          <w:b/>
          <w:bCs/>
          <w:sz w:val="20"/>
          <w:rtl/>
          <w:lang w:eastAsia="he-IL"/>
        </w:rPr>
        <w:t>ב'</w:t>
      </w:r>
      <w:r w:rsidRPr="001835AB">
        <w:rPr>
          <w:rFonts w:ascii="Times New Roman" w:eastAsia="Times New Roman" w:hAnsi="Times New Roman" w:hint="cs"/>
          <w:b/>
          <w:bCs/>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17F42576"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C4DCB8E"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המנהל</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F86B61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0E047058"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מקום שמדובר בחוזה זה במזמין - גם המנהל במשמע.</w:t>
      </w:r>
    </w:p>
    <w:p w14:paraId="5B56873B"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218EC32B"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החוזה</w:t>
      </w:r>
      <w:r w:rsidRPr="001835AB">
        <w:rPr>
          <w:rFonts w:ascii="Times New Roman" w:eastAsia="Times New Roman" w:hAnsi="Times New Roman"/>
          <w:sz w:val="20"/>
          <w:rtl/>
          <w:lang w:eastAsia="he-IL"/>
        </w:rPr>
        <w:t>"</w:t>
      </w:r>
      <w:r w:rsidRPr="001835AB">
        <w:rPr>
          <w:rFonts w:ascii="Times New Roman" w:eastAsia="Times New Roman" w:hAnsi="Times New Roman" w:hint="cs"/>
          <w:sz w:val="20"/>
          <w:rtl/>
          <w:lang w:eastAsia="he-IL"/>
        </w:rPr>
        <w:t>/</w:t>
      </w:r>
    </w:p>
    <w:p w14:paraId="7CE20F33"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w:t>
      </w:r>
      <w:r w:rsidRPr="001835AB">
        <w:rPr>
          <w:rFonts w:ascii="Times New Roman" w:eastAsia="Times New Roman" w:hAnsi="Times New Roman" w:hint="cs"/>
          <w:b/>
          <w:bCs/>
          <w:sz w:val="20"/>
          <w:rtl/>
          <w:lang w:eastAsia="he-IL"/>
        </w:rPr>
        <w:t>ההסכם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חוזה זה על נספחיו.</w:t>
      </w:r>
    </w:p>
    <w:p w14:paraId="076E1BC8"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p>
    <w:p w14:paraId="262C6BB3" w14:textId="77777777" w:rsidR="001835AB" w:rsidRPr="001835AB" w:rsidRDefault="001835AB" w:rsidP="001835AB">
      <w:pPr>
        <w:widowControl w:val="0"/>
        <w:tabs>
          <w:tab w:val="left" w:pos="1932"/>
        </w:tabs>
        <w:spacing w:before="0" w:beforeAutospacing="0" w:after="0" w:afterAutospacing="0" w:line="240" w:lineRule="auto"/>
        <w:ind w:left="2160" w:hanging="136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הדין</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כהגדרתו בחוק ה</w:t>
      </w:r>
      <w:r w:rsidRPr="001835AB">
        <w:rPr>
          <w:rFonts w:ascii="Times New Roman" w:eastAsia="Times New Roman" w:hAnsi="Times New Roman" w:hint="cs"/>
          <w:sz w:val="20"/>
          <w:rtl/>
          <w:lang w:eastAsia="he-IL"/>
        </w:rPr>
        <w:t>פרשנות, התשמ"א-1981</w:t>
      </w:r>
      <w:r w:rsidRPr="001835AB">
        <w:rPr>
          <w:rFonts w:ascii="Times New Roman" w:eastAsia="Times New Roman" w:hAnsi="Times New Roman"/>
          <w:sz w:val="20"/>
          <w:rtl/>
          <w:lang w:eastAsia="he-IL"/>
        </w:rPr>
        <w:t xml:space="preserve"> לרבות כל </w:t>
      </w:r>
      <w:r w:rsidRPr="001835AB">
        <w:rPr>
          <w:rFonts w:ascii="Times New Roman" w:eastAsia="Times New Roman" w:hAnsi="Times New Roman" w:hint="cs"/>
          <w:sz w:val="20"/>
          <w:rtl/>
          <w:lang w:eastAsia="he-IL"/>
        </w:rPr>
        <w:t xml:space="preserve">תקנה ו/או </w:t>
      </w:r>
      <w:r w:rsidRPr="001835AB">
        <w:rPr>
          <w:rFonts w:ascii="Times New Roman" w:eastAsia="Times New Roman" w:hAnsi="Times New Roman"/>
          <w:sz w:val="20"/>
          <w:rtl/>
          <w:lang w:eastAsia="he-IL"/>
        </w:rPr>
        <w:t>הוראה של רשות מוסמכת בתוקף סמכותה על פי הדין.</w:t>
      </w:r>
    </w:p>
    <w:p w14:paraId="112C73AB"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715E1F17"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הרשות</w:t>
      </w:r>
    </w:p>
    <w:p w14:paraId="42DBA97F"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המקומית</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המצ"ב.</w:t>
      </w:r>
    </w:p>
    <w:p w14:paraId="00023599"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sz w:val="20"/>
          <w:rtl/>
          <w:lang w:eastAsia="he-IL"/>
        </w:rPr>
      </w:pPr>
    </w:p>
    <w:p w14:paraId="6FCED47E" w14:textId="77777777" w:rsidR="001835AB" w:rsidRPr="001835AB" w:rsidRDefault="001835AB" w:rsidP="001835AB">
      <w:pPr>
        <w:widowControl w:val="0"/>
        <w:tabs>
          <w:tab w:val="left" w:pos="1932"/>
        </w:tabs>
        <w:spacing w:before="0" w:beforeAutospacing="0" w:after="0" w:afterAutospacing="0" w:line="240" w:lineRule="auto"/>
        <w:ind w:left="1932" w:hanging="1134"/>
        <w:jc w:val="both"/>
        <w:rPr>
          <w:rFonts w:ascii="Times New Roman" w:eastAsia="Times New Roman" w:hAnsi="Times New Roman"/>
          <w:b/>
          <w:bCs/>
          <w:sz w:val="20"/>
          <w:rtl/>
          <w:lang w:eastAsia="he-IL"/>
        </w:rPr>
      </w:pPr>
      <w:r w:rsidRPr="001835AB">
        <w:rPr>
          <w:rFonts w:ascii="Times New Roman" w:eastAsia="Times New Roman" w:hAnsi="Times New Roman"/>
          <w:sz w:val="20"/>
          <w:rtl/>
          <w:lang w:eastAsia="he-IL"/>
        </w:rPr>
        <w:t>"</w:t>
      </w:r>
      <w:r w:rsidRPr="001835AB">
        <w:rPr>
          <w:rFonts w:ascii="Times New Roman" w:eastAsia="Times New Roman" w:hAnsi="Times New Roman"/>
          <w:b/>
          <w:bCs/>
          <w:sz w:val="20"/>
          <w:rtl/>
          <w:lang w:eastAsia="he-IL"/>
        </w:rPr>
        <w:t>חוזה</w:t>
      </w:r>
    </w:p>
    <w:p w14:paraId="6CBAE287"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 הפיתוח</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r>
      <w:r w:rsidRPr="001835AB">
        <w:rPr>
          <w:rFonts w:ascii="Times New Roman" w:eastAsia="Times New Roman" w:hAnsi="Times New Roman"/>
          <w:sz w:val="20"/>
          <w:rtl/>
          <w:lang w:eastAsia="he-IL"/>
        </w:rPr>
        <w:tab/>
        <w:t xml:space="preserve">כמוגדר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w:t>
      </w:r>
    </w:p>
    <w:p w14:paraId="58914D4D" w14:textId="77777777" w:rsidR="001835AB" w:rsidRPr="001835AB" w:rsidRDefault="001835AB" w:rsidP="001835AB">
      <w:pPr>
        <w:widowControl w:val="0"/>
        <w:tabs>
          <w:tab w:val="left" w:pos="1932"/>
        </w:tabs>
        <w:spacing w:before="0" w:beforeAutospacing="0" w:after="0" w:afterAutospacing="0" w:line="240" w:lineRule="auto"/>
        <w:ind w:left="798"/>
        <w:jc w:val="both"/>
        <w:rPr>
          <w:rFonts w:ascii="Times New Roman" w:eastAsia="Times New Roman" w:hAnsi="Times New Roman"/>
          <w:sz w:val="20"/>
          <w:rtl/>
          <w:lang w:eastAsia="he-IL"/>
        </w:rPr>
      </w:pPr>
    </w:p>
    <w:p w14:paraId="594F7157"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הכותרות בחוזה זה </w:t>
      </w:r>
      <w:r w:rsidRPr="001835AB">
        <w:rPr>
          <w:rFonts w:ascii="Times New Roman" w:eastAsia="Times New Roman" w:hAnsi="Times New Roman" w:hint="cs"/>
          <w:sz w:val="20"/>
          <w:rtl/>
          <w:lang w:eastAsia="he-IL"/>
        </w:rPr>
        <w:t xml:space="preserve">הינן לנוחיות בלבד ובכל מקרה </w:t>
      </w:r>
      <w:r w:rsidRPr="001835AB">
        <w:rPr>
          <w:rFonts w:ascii="Times New Roman" w:eastAsia="Times New Roman" w:hAnsi="Times New Roman"/>
          <w:sz w:val="20"/>
          <w:rtl/>
          <w:lang w:eastAsia="he-IL"/>
        </w:rPr>
        <w:t xml:space="preserve">לא ישמשו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פרש</w:t>
      </w:r>
      <w:r w:rsidRPr="001835AB">
        <w:rPr>
          <w:rFonts w:ascii="Times New Roman" w:eastAsia="Times New Roman" w:hAnsi="Times New Roman" w:hint="cs"/>
          <w:sz w:val="20"/>
          <w:rtl/>
          <w:lang w:eastAsia="he-IL"/>
        </w:rPr>
        <w:t>נות</w:t>
      </w:r>
      <w:r w:rsidRPr="001835AB">
        <w:rPr>
          <w:rFonts w:ascii="Times New Roman" w:eastAsia="Times New Roman" w:hAnsi="Times New Roman"/>
          <w:sz w:val="20"/>
          <w:rtl/>
          <w:lang w:eastAsia="he-IL"/>
        </w:rPr>
        <w:t>ו.</w:t>
      </w:r>
    </w:p>
    <w:p w14:paraId="57BC05CC"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הנספחים לחוזה זה מהווים חלק בלתי נפרד הימנו ואלה הם:</w:t>
      </w:r>
    </w:p>
    <w:p w14:paraId="6337523A"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bCs/>
          <w:sz w:val="20"/>
          <w:rtl/>
          <w:lang w:eastAsia="he-IL"/>
        </w:rPr>
      </w:pPr>
    </w:p>
    <w:p w14:paraId="5C5A6338"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א'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כללי;</w:t>
      </w:r>
    </w:p>
    <w:p w14:paraId="129D479E"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נספח 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שירותי המתכנן;</w:t>
      </w:r>
    </w:p>
    <w:p w14:paraId="36D13DEF"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ג'</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lang w:eastAsia="he-IL"/>
        </w:rPr>
        <w:t>–</w:t>
      </w:r>
      <w:r w:rsidRPr="001835AB">
        <w:rPr>
          <w:rFonts w:ascii="Times New Roman" w:eastAsia="Times New Roman" w:hAnsi="Times New Roman"/>
          <w:color w:val="000000"/>
          <w:sz w:val="20"/>
          <w:rtl/>
          <w:lang w:eastAsia="he-IL"/>
        </w:rPr>
        <w:t xml:space="preserve"> </w:t>
      </w:r>
      <w:r w:rsidRPr="001835AB">
        <w:rPr>
          <w:rFonts w:ascii="Times New Roman" w:eastAsia="Times New Roman" w:hAnsi="Times New Roman"/>
          <w:color w:val="000000"/>
          <w:sz w:val="20"/>
          <w:rtl/>
          <w:lang w:eastAsia="he-IL"/>
        </w:rPr>
        <w:tab/>
        <w:t>לוח זמנים;</w:t>
      </w:r>
    </w:p>
    <w:p w14:paraId="1441C2E2"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ד'</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שכר המתכנן;</w:t>
      </w:r>
    </w:p>
    <w:p w14:paraId="39DE0F66"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color w:val="000000"/>
          <w:sz w:val="20"/>
          <w:rtl/>
          <w:lang w:eastAsia="he-IL"/>
        </w:rPr>
      </w:pPr>
      <w:r w:rsidRPr="001835AB">
        <w:rPr>
          <w:rFonts w:ascii="Times New Roman" w:eastAsia="Times New Roman" w:hAnsi="Times New Roman"/>
          <w:b/>
          <w:bCs/>
          <w:color w:val="000000"/>
          <w:sz w:val="20"/>
          <w:rtl/>
          <w:lang w:eastAsia="he-IL"/>
        </w:rPr>
        <w:t>נספח ה'</w:t>
      </w:r>
      <w:r w:rsidRPr="001835AB">
        <w:rPr>
          <w:rFonts w:ascii="Times New Roman" w:eastAsia="Times New Roman" w:hAnsi="Times New Roman"/>
          <w:color w:val="000000"/>
          <w:sz w:val="20"/>
          <w:rtl/>
          <w:lang w:eastAsia="he-IL"/>
        </w:rPr>
        <w:t xml:space="preserve"> - </w:t>
      </w:r>
      <w:r w:rsidRPr="001835AB">
        <w:rPr>
          <w:rFonts w:ascii="Times New Roman" w:eastAsia="Times New Roman" w:hAnsi="Times New Roman"/>
          <w:color w:val="000000"/>
          <w:sz w:val="20"/>
          <w:rtl/>
          <w:lang w:eastAsia="he-IL"/>
        </w:rPr>
        <w:tab/>
        <w:t>תשלומי שכר המתכנן;</w:t>
      </w:r>
    </w:p>
    <w:p w14:paraId="170197D8"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Cs/>
          <w:sz w:val="20"/>
          <w:rtl/>
          <w:lang w:eastAsia="he-IL"/>
        </w:rPr>
        <w:t xml:space="preserve">נספח ו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הצהרה והתחייבות לשמירת סודיות;</w:t>
      </w:r>
    </w:p>
    <w:p w14:paraId="332B0080"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r>
      <w:r w:rsidRPr="00740118">
        <w:rPr>
          <w:rFonts w:ascii="Times New Roman" w:eastAsia="Times New Roman" w:hAnsi="Times New Roman" w:hint="cs"/>
          <w:sz w:val="20"/>
          <w:rtl/>
          <w:lang w:eastAsia="he-IL"/>
        </w:rPr>
        <w:t>מפרט</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ביטוחי</w:t>
      </w:r>
      <w:r w:rsidRPr="00740118">
        <w:rPr>
          <w:rFonts w:ascii="Times New Roman" w:eastAsia="Times New Roman" w:hAnsi="Times New Roman"/>
          <w:sz w:val="20"/>
          <w:rtl/>
          <w:lang w:eastAsia="he-IL"/>
        </w:rPr>
        <w:t xml:space="preserve"> </w:t>
      </w:r>
      <w:r w:rsidRPr="00740118">
        <w:rPr>
          <w:rFonts w:ascii="Times New Roman" w:eastAsia="Times New Roman" w:hAnsi="Times New Roman" w:hint="cs"/>
          <w:sz w:val="20"/>
          <w:rtl/>
          <w:lang w:eastAsia="he-IL"/>
        </w:rPr>
        <w:t>המתכנן</w:t>
      </w:r>
      <w:r w:rsidRPr="00740118">
        <w:rPr>
          <w:rFonts w:ascii="Times New Roman" w:eastAsia="Times New Roman" w:hAnsi="Times New Roman"/>
          <w:sz w:val="20"/>
          <w:rtl/>
          <w:lang w:eastAsia="he-IL"/>
        </w:rPr>
        <w:t>;</w:t>
      </w:r>
    </w:p>
    <w:p w14:paraId="13BF0FD6" w14:textId="77777777" w:rsidR="00740118" w:rsidRPr="00740118" w:rsidRDefault="00740118" w:rsidP="00740118">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740118">
        <w:rPr>
          <w:rFonts w:ascii="Times New Roman" w:eastAsia="Times New Roman" w:hAnsi="Times New Roman"/>
          <w:bCs/>
          <w:sz w:val="20"/>
          <w:rtl/>
          <w:lang w:eastAsia="he-IL"/>
        </w:rPr>
        <w:t>נספח ז</w:t>
      </w:r>
      <w:r w:rsidRPr="00740118">
        <w:rPr>
          <w:rFonts w:ascii="Times New Roman" w:eastAsia="Times New Roman" w:hAnsi="Times New Roman" w:hint="cs"/>
          <w:bCs/>
          <w:sz w:val="20"/>
          <w:rtl/>
          <w:lang w:eastAsia="he-IL"/>
        </w:rPr>
        <w:t>1</w:t>
      </w:r>
      <w:r w:rsidRPr="00740118">
        <w:rPr>
          <w:rFonts w:ascii="Times New Roman" w:eastAsia="Times New Roman" w:hAnsi="Times New Roman"/>
          <w:sz w:val="20"/>
          <w:rtl/>
          <w:lang w:eastAsia="he-IL"/>
        </w:rPr>
        <w:t xml:space="preserve"> -</w:t>
      </w:r>
      <w:r w:rsidRPr="00740118">
        <w:rPr>
          <w:rFonts w:ascii="Times New Roman" w:eastAsia="Times New Roman" w:hAnsi="Times New Roman"/>
          <w:sz w:val="20"/>
          <w:rtl/>
          <w:lang w:eastAsia="he-IL"/>
        </w:rPr>
        <w:tab/>
        <w:t>אישור על קיום ביטוחי המתכנן;</w:t>
      </w:r>
    </w:p>
    <w:p w14:paraId="23CF3659"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ח'</w:t>
      </w:r>
      <w:r w:rsidRPr="001835AB">
        <w:rPr>
          <w:rFonts w:ascii="Times New Roman" w:eastAsia="Times New Roman" w:hAnsi="Times New Roman"/>
          <w:sz w:val="20"/>
          <w:rtl/>
          <w:lang w:eastAsia="he-IL"/>
        </w:rPr>
        <w:t xml:space="preserve"> - </w:t>
      </w:r>
      <w:r w:rsidRPr="001835AB">
        <w:rPr>
          <w:rFonts w:ascii="Times New Roman" w:eastAsia="Times New Roman" w:hAnsi="Times New Roman"/>
          <w:sz w:val="20"/>
          <w:rtl/>
          <w:lang w:eastAsia="he-IL"/>
        </w:rPr>
        <w:tab/>
        <w:t>רשימת התכניות והמסמכים שעל המתכנן להנפיק.</w:t>
      </w:r>
    </w:p>
    <w:p w14:paraId="5F64B13F" w14:textId="77777777" w:rsidR="001835AB" w:rsidRPr="001835AB" w:rsidRDefault="001835AB" w:rsidP="001835AB">
      <w:pPr>
        <w:widowControl w:val="0"/>
        <w:spacing w:before="0" w:beforeAutospacing="0" w:after="0" w:afterAutospacing="0" w:line="240" w:lineRule="auto"/>
        <w:ind w:left="798"/>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נספח ט'</w:t>
      </w:r>
      <w:r w:rsidRPr="001835AB">
        <w:rPr>
          <w:rFonts w:ascii="Times New Roman" w:eastAsia="Times New Roman" w:hAnsi="Times New Roman"/>
          <w:sz w:val="20"/>
          <w:rtl/>
          <w:lang w:eastAsia="he-IL"/>
        </w:rPr>
        <w:t xml:space="preserve"> -</w:t>
      </w:r>
      <w:r w:rsidRPr="001835AB">
        <w:rPr>
          <w:rFonts w:ascii="Times New Roman" w:eastAsia="Times New Roman" w:hAnsi="Times New Roman"/>
          <w:sz w:val="20"/>
          <w:rtl/>
          <w:lang w:eastAsia="he-IL"/>
        </w:rPr>
        <w:tab/>
        <w:t>אישור להשלמת הפרויקט/קטע מהפרויקט.</w:t>
      </w:r>
    </w:p>
    <w:p w14:paraId="34F0B194" w14:textId="77777777" w:rsidR="001835AB" w:rsidRPr="001835AB" w:rsidRDefault="001835AB" w:rsidP="001835AB">
      <w:pPr>
        <w:widowControl w:val="0"/>
        <w:spacing w:before="0" w:beforeAutospacing="0" w:after="240" w:afterAutospacing="0" w:line="240" w:lineRule="auto"/>
        <w:ind w:left="799"/>
        <w:jc w:val="both"/>
        <w:rPr>
          <w:rFonts w:ascii="Times New Roman" w:eastAsia="Times New Roman" w:hAnsi="Times New Roman"/>
          <w:sz w:val="20"/>
          <w:rtl/>
          <w:lang w:eastAsia="he-IL"/>
        </w:rPr>
      </w:pPr>
      <w:r w:rsidRPr="001835AB">
        <w:rPr>
          <w:rFonts w:ascii="Times New Roman" w:eastAsia="Times New Roman" w:hAnsi="Times New Roman"/>
          <w:b/>
          <w:bCs/>
          <w:sz w:val="20"/>
          <w:rtl/>
          <w:lang w:eastAsia="he-IL"/>
        </w:rPr>
        <w:t xml:space="preserve">נספח י' </w:t>
      </w:r>
      <w:r w:rsidRPr="001835AB">
        <w:rPr>
          <w:rFonts w:ascii="Times New Roman" w:eastAsia="Times New Roman" w:hAnsi="Times New Roman"/>
          <w:sz w:val="20"/>
          <w:rtl/>
          <w:lang w:eastAsia="he-IL"/>
        </w:rPr>
        <w:t>-</w:t>
      </w:r>
      <w:r w:rsidRPr="001835AB">
        <w:rPr>
          <w:rFonts w:ascii="Times New Roman" w:eastAsia="Times New Roman" w:hAnsi="Times New Roman"/>
          <w:sz w:val="20"/>
          <w:rtl/>
          <w:lang w:eastAsia="he-IL"/>
        </w:rPr>
        <w:tab/>
        <w:t>נספח היעדר תביעות.</w:t>
      </w:r>
    </w:p>
    <w:p w14:paraId="10D93FA1"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שירותי המתכנן</w:t>
      </w:r>
    </w:p>
    <w:p w14:paraId="796AB43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מוסר בזה למתכנן והמתכנן מקבל על עצמו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p>
    <w:p w14:paraId="0D8F983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ומאשר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הינו מכיר ויודע את כל הנדרש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וכי הינו מורשה על 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דין למתן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לרבות</w:t>
      </w:r>
      <w:r w:rsidRPr="001835AB">
        <w:rPr>
          <w:rFonts w:ascii="Times New Roman" w:eastAsia="Times New Roman" w:hAnsi="Times New Roman" w:hint="cs"/>
          <w:sz w:val="20"/>
          <w:rtl/>
          <w:lang w:eastAsia="he-IL"/>
        </w:rPr>
        <w:t xml:space="preserve"> אך לא רק</w:t>
      </w:r>
      <w:r w:rsidRPr="001835AB">
        <w:rPr>
          <w:rFonts w:ascii="Times New Roman" w:eastAsia="Times New Roman" w:hAnsi="Times New Roman"/>
          <w:sz w:val="20"/>
          <w:rtl/>
          <w:lang w:eastAsia="he-IL"/>
        </w:rPr>
        <w:t>,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חוק המהנדסים והאדריכלים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תשי"ח - 1958, כי יש בידו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שיון </w:t>
      </w:r>
      <w:r w:rsidRPr="001835AB">
        <w:rPr>
          <w:rFonts w:ascii="Times New Roman" w:eastAsia="Times New Roman" w:hAnsi="Times New Roman" w:hint="cs"/>
          <w:sz w:val="20"/>
          <w:rtl/>
          <w:lang w:eastAsia="he-IL"/>
        </w:rPr>
        <w:t xml:space="preserve">בר </w:t>
      </w:r>
      <w:r w:rsidRPr="001835AB">
        <w:rPr>
          <w:rFonts w:ascii="Times New Roman" w:eastAsia="Times New Roman" w:hAnsi="Times New Roman"/>
          <w:sz w:val="20"/>
          <w:rtl/>
          <w:lang w:eastAsia="he-IL"/>
        </w:rPr>
        <w:t>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קף לביצוע שירותי </w:t>
      </w:r>
      <w:r w:rsidRPr="001835AB">
        <w:rPr>
          <w:rFonts w:ascii="Times New Roman" w:eastAsia="Times New Roman" w:hAnsi="Times New Roman" w:hint="cs"/>
          <w:sz w:val="20"/>
          <w:rtl/>
          <w:lang w:eastAsia="he-IL"/>
        </w:rPr>
        <w:t xml:space="preserve"> המתכנן על פי הדין</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כי הוא בעל הכישורים, הר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שיונות, הידע, הניסיון והאמצעים המאפשרים לו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ביצועם ברמה מקצועית גבוהה ובהתאם למותנה בחוזה.</w:t>
      </w:r>
    </w:p>
    <w:p w14:paraId="58CE41E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 לו שש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 הינם לשלבים ו/או קטעים </w:t>
      </w:r>
      <w:r w:rsidRPr="001835AB">
        <w:rPr>
          <w:rFonts w:ascii="Times New Roman" w:eastAsia="Times New Roman" w:hAnsi="Times New Roman"/>
          <w:sz w:val="20"/>
          <w:rtl/>
          <w:lang w:eastAsia="he-IL"/>
        </w:rPr>
        <w:lastRenderedPageBreak/>
        <w:t>בפרויקט כפי שיוזמנו בכתב ע"י המזמין מעת לעת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שיקול דעתו</w:t>
      </w:r>
      <w:r w:rsidRPr="001835AB">
        <w:rPr>
          <w:rFonts w:ascii="Times New Roman" w:eastAsia="Times New Roman" w:hAnsi="Times New Roman" w:hint="cs"/>
          <w:sz w:val="20"/>
          <w:rtl/>
          <w:lang w:eastAsia="he-IL"/>
        </w:rPr>
        <w:t xml:space="preserve"> הבלעדי</w:t>
      </w:r>
      <w:r w:rsidRPr="001835AB">
        <w:rPr>
          <w:rFonts w:ascii="Times New Roman" w:eastAsia="Times New Roman" w:hAnsi="Times New Roman"/>
          <w:sz w:val="20"/>
          <w:rtl/>
          <w:lang w:eastAsia="he-IL"/>
        </w:rPr>
        <w:t xml:space="preserve"> ו</w:t>
      </w:r>
      <w:r w:rsidRPr="001835AB">
        <w:rPr>
          <w:rFonts w:ascii="Times New Roman" w:eastAsia="Times New Roman" w:hAnsi="Times New Roman" w:hint="cs"/>
          <w:sz w:val="20"/>
          <w:rtl/>
          <w:lang w:eastAsia="he-IL"/>
        </w:rPr>
        <w:t xml:space="preserve">כי </w:t>
      </w:r>
      <w:r w:rsidRPr="001835AB">
        <w:rPr>
          <w:rFonts w:ascii="Times New Roman" w:eastAsia="Times New Roman" w:hAnsi="Times New Roman"/>
          <w:sz w:val="20"/>
          <w:rtl/>
          <w:lang w:eastAsia="he-IL"/>
        </w:rPr>
        <w:t xml:space="preserve">הם יינתנו על ידו בשלבי 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עוד</w:t>
      </w:r>
      <w:r w:rsidRPr="001835AB">
        <w:rPr>
          <w:rFonts w:ascii="Times New Roman" w:eastAsia="Times New Roman" w:hAnsi="Times New Roman"/>
          <w:sz w:val="20"/>
          <w:rtl/>
          <w:lang w:eastAsia="he-IL"/>
        </w:rPr>
        <w:t xml:space="preserve"> מוסיף ומצהיר</w:t>
      </w:r>
      <w:r w:rsidRPr="001835AB">
        <w:rPr>
          <w:rFonts w:ascii="Times New Roman" w:eastAsia="Times New Roman" w:hAnsi="Times New Roman" w:hint="cs"/>
          <w:sz w:val="20"/>
          <w:rtl/>
          <w:lang w:eastAsia="he-IL"/>
        </w:rPr>
        <w:t xml:space="preserve"> המתכנן,</w:t>
      </w:r>
      <w:r w:rsidRPr="001835AB">
        <w:rPr>
          <w:rFonts w:ascii="Times New Roman" w:eastAsia="Times New Roman" w:hAnsi="Times New Roman"/>
          <w:sz w:val="20"/>
          <w:rtl/>
          <w:lang w:eastAsia="he-IL"/>
        </w:rPr>
        <w:t xml:space="preserve"> כי ידוע לו שהמזמין אינו מתחייב להזמין מ</w:t>
      </w:r>
      <w:r w:rsidRPr="001835AB">
        <w:rPr>
          <w:rFonts w:ascii="Times New Roman" w:eastAsia="Times New Roman" w:hAnsi="Times New Roman" w:hint="cs"/>
          <w:sz w:val="20"/>
          <w:rtl/>
          <w:lang w:eastAsia="he-IL"/>
        </w:rPr>
        <w:t>מנו</w:t>
      </w:r>
      <w:r w:rsidRPr="001835AB">
        <w:rPr>
          <w:rFonts w:ascii="Times New Roman" w:eastAsia="Times New Roman" w:hAnsi="Times New Roman"/>
          <w:sz w:val="20"/>
          <w:rtl/>
          <w:lang w:eastAsia="he-IL"/>
        </w:rPr>
        <w:t xml:space="preserve"> שירותים נוספים מעבר לנקוב בחוזה זה ו</w:t>
      </w:r>
      <w:r w:rsidRPr="001835AB">
        <w:rPr>
          <w:rFonts w:ascii="Times New Roman" w:eastAsia="Times New Roman" w:hAnsi="Times New Roman" w:hint="cs"/>
          <w:sz w:val="20"/>
          <w:rtl/>
          <w:lang w:eastAsia="he-IL"/>
        </w:rPr>
        <w:t xml:space="preserve">כמפורט </w:t>
      </w:r>
      <w:r w:rsidRPr="001835AB">
        <w:rPr>
          <w:rFonts w:ascii="Times New Roman" w:eastAsia="Times New Roman" w:hAnsi="Times New Roman"/>
          <w:sz w:val="20"/>
          <w:rtl/>
          <w:lang w:eastAsia="he-IL"/>
        </w:rPr>
        <w:t xml:space="preserve">בנספח </w:t>
      </w:r>
      <w:r w:rsidRPr="001835AB">
        <w:rPr>
          <w:rFonts w:ascii="Times New Roman" w:eastAsia="Times New Roman" w:hAnsi="Times New Roman"/>
          <w:bCs/>
          <w:sz w:val="20"/>
          <w:rtl/>
          <w:lang w:eastAsia="he-IL"/>
        </w:rPr>
        <w:t xml:space="preserve">ב'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w:t>
      </w:r>
    </w:p>
    <w:p w14:paraId="7BC40ECA"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2B785897"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יבסס את שרותי המתכנן על הנתונים, קווי היסוד, התקציב וההנחיות שיקבעו ע"י המזמין ובתאום מלא עם הגורמים השונים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שיקבעו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ע"י המזמין ויהיה חייב לנהוג לפיהם ולקיימם ללא סטייה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הוראה</w:t>
      </w:r>
      <w:r w:rsidRPr="001835AB">
        <w:rPr>
          <w:rFonts w:ascii="Times New Roman" w:eastAsia="Times New Roman" w:hAnsi="Times New Roman" w:hint="cs"/>
          <w:sz w:val="20"/>
          <w:rtl/>
          <w:lang w:eastAsia="he-IL"/>
        </w:rPr>
        <w:t xml:space="preserve"> מפורשת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מהמזמין.</w:t>
      </w:r>
    </w:p>
    <w:p w14:paraId="42EB606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ופיקוח של המזמין, עם היועצים, ועם כל יתר הגורמים שיפעלו באתר, ככל שיידרש לקידום, תכנון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הכל כפי שיקבע ע"י המנהל. כן מתחייב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להשתתף בת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אום מראש בכל ישיבות התיאום אליהן יוזמן.</w:t>
      </w:r>
    </w:p>
    <w:p w14:paraId="5ADE87E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ישמור על נוהלי קשר, תיאום,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שום וצורת המסמכים לפי דרישת המנהל.</w:t>
      </w:r>
    </w:p>
    <w:p w14:paraId="2610175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עוד לא יקבע אחרת ע"י המזמין, יהיה המנהל כ</w:t>
      </w:r>
      <w:r w:rsidRPr="001835AB">
        <w:rPr>
          <w:rFonts w:ascii="Times New Roman" w:eastAsia="Times New Roman" w:hAnsi="Times New Roman" w:hint="cs"/>
          <w:sz w:val="20"/>
          <w:rtl/>
          <w:lang w:eastAsia="he-IL"/>
        </w:rPr>
        <w:t>הגדרתו</w:t>
      </w:r>
      <w:r w:rsidRPr="001835AB">
        <w:rPr>
          <w:rFonts w:ascii="Times New Roman" w:eastAsia="Times New Roman" w:hAnsi="Times New Roman"/>
          <w:sz w:val="20"/>
          <w:rtl/>
          <w:lang w:eastAsia="he-IL"/>
        </w:rPr>
        <w:t xml:space="preserve"> בנספח </w:t>
      </w:r>
      <w:r w:rsidRPr="001835AB">
        <w:rPr>
          <w:rFonts w:ascii="Times New Roman" w:eastAsia="Times New Roman" w:hAnsi="Times New Roman"/>
          <w:bCs/>
          <w:sz w:val="20"/>
          <w:rtl/>
          <w:lang w:eastAsia="he-IL"/>
        </w:rPr>
        <w:t xml:space="preserve">א' </w:t>
      </w:r>
      <w:r w:rsidRPr="001835AB">
        <w:rPr>
          <w:rFonts w:ascii="Times New Roman" w:eastAsia="Times New Roman" w:hAnsi="Times New Roman"/>
          <w:sz w:val="20"/>
          <w:rtl/>
          <w:lang w:eastAsia="he-IL"/>
        </w:rPr>
        <w:t>ועל המתכנן להיות</w:t>
      </w:r>
      <w:r w:rsidRPr="001835AB">
        <w:rPr>
          <w:rFonts w:ascii="Times New Roman" w:eastAsia="Times New Roman" w:hAnsi="Times New Roman" w:hint="cs"/>
          <w:sz w:val="20"/>
          <w:rtl/>
          <w:lang w:eastAsia="he-IL"/>
        </w:rPr>
        <w:t xml:space="preserve"> עמו</w:t>
      </w:r>
      <w:r w:rsidRPr="001835AB">
        <w:rPr>
          <w:rFonts w:ascii="Times New Roman" w:eastAsia="Times New Roman" w:hAnsi="Times New Roman"/>
          <w:sz w:val="20"/>
          <w:rtl/>
          <w:lang w:eastAsia="he-IL"/>
        </w:rPr>
        <w:t xml:space="preserve"> בקשר מתמי</w:t>
      </w:r>
      <w:r w:rsidRPr="001835AB">
        <w:rPr>
          <w:rFonts w:ascii="Times New Roman" w:eastAsia="Times New Roman" w:hAnsi="Times New Roman" w:hint="cs"/>
          <w:sz w:val="20"/>
          <w:rtl/>
          <w:lang w:eastAsia="he-IL"/>
        </w:rPr>
        <w:t>ד</w:t>
      </w:r>
      <w:r w:rsidRPr="001835AB">
        <w:rPr>
          <w:rFonts w:ascii="Times New Roman" w:eastAsia="Times New Roman" w:hAnsi="Times New Roman"/>
          <w:sz w:val="20"/>
          <w:rtl/>
          <w:lang w:eastAsia="he-IL"/>
        </w:rPr>
        <w:t xml:space="preserve"> ולתאם עמו את כל פעולותיו, אלא אם נקבע </w:t>
      </w:r>
      <w:r w:rsidRPr="001835AB">
        <w:rPr>
          <w:rFonts w:ascii="Times New Roman" w:eastAsia="Times New Roman" w:hAnsi="Times New Roman" w:hint="cs"/>
          <w:sz w:val="20"/>
          <w:rtl/>
          <w:lang w:eastAsia="he-IL"/>
        </w:rPr>
        <w:t xml:space="preserve">מפורשות </w:t>
      </w:r>
      <w:r w:rsidRPr="001835AB">
        <w:rPr>
          <w:rFonts w:ascii="Times New Roman" w:eastAsia="Times New Roman" w:hAnsi="Times New Roman"/>
          <w:sz w:val="20"/>
          <w:rtl/>
          <w:lang w:eastAsia="he-IL"/>
        </w:rPr>
        <w:t>אחרת ע"י המזמין.</w:t>
      </w:r>
    </w:p>
    <w:p w14:paraId="525B179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ידועות לו הוראות כל התכניות הקיימות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הנמצאות בשלבי הכנה על ידי הרשויות המוסמכות לכך לגבי האתר וכן הוראות</w:t>
      </w:r>
      <w:r w:rsidRPr="001835AB">
        <w:rPr>
          <w:rFonts w:ascii="Times New Roman" w:eastAsia="Times New Roman" w:hAnsi="Times New Roman" w:hint="cs"/>
          <w:sz w:val="20"/>
          <w:rtl/>
          <w:lang w:eastAsia="he-IL"/>
        </w:rPr>
        <w:t>יהם של</w:t>
      </w:r>
      <w:r w:rsidRPr="001835AB">
        <w:rPr>
          <w:rFonts w:ascii="Times New Roman" w:eastAsia="Times New Roman" w:hAnsi="Times New Roman"/>
          <w:sz w:val="20"/>
          <w:rtl/>
          <w:lang w:eastAsia="he-IL"/>
        </w:rPr>
        <w:t xml:space="preserve"> הדין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הנהלים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התקנים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התקנות החלים בקשר עם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והוא מתחייב לפעול בהתאם לקבוע בהם.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מצהיר המתכנן כי </w:t>
      </w:r>
      <w:r w:rsidRPr="001835AB">
        <w:rPr>
          <w:rFonts w:ascii="Times New Roman" w:eastAsia="Times New Roman" w:hAnsi="Times New Roman" w:hint="cs"/>
          <w:sz w:val="20"/>
          <w:rtl/>
          <w:lang w:eastAsia="he-IL"/>
        </w:rPr>
        <w:t xml:space="preserve">הוא </w:t>
      </w:r>
      <w:r w:rsidRPr="001835AB">
        <w:rPr>
          <w:rFonts w:ascii="Times New Roman" w:eastAsia="Times New Roman" w:hAnsi="Times New Roman"/>
          <w:sz w:val="20"/>
          <w:rtl/>
          <w:lang w:eastAsia="he-IL"/>
        </w:rPr>
        <w:t xml:space="preserve">בדק בעצמו את כל הנושאים הרלוונטיים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BA549F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להפיק את כל התכניות </w:t>
      </w:r>
      <w:r w:rsidRPr="001835AB">
        <w:rPr>
          <w:rFonts w:ascii="Times New Roman" w:eastAsia="Times New Roman" w:hAnsi="Times New Roman" w:hint="cs"/>
          <w:sz w:val="20"/>
          <w:rtl/>
          <w:lang w:eastAsia="he-IL"/>
        </w:rPr>
        <w:t>נשוא</w:t>
      </w:r>
      <w:r w:rsidRPr="001835AB">
        <w:rPr>
          <w:rFonts w:ascii="Times New Roman" w:eastAsia="Times New Roman" w:hAnsi="Times New Roman"/>
          <w:sz w:val="20"/>
          <w:rtl/>
          <w:lang w:eastAsia="he-IL"/>
        </w:rPr>
        <w:t xml:space="preserve"> חוזה זה, בכל שלבי הביצוע של שירותי המתכנן, ולרבות כל שינוי בתכניותיו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באמצעות מחשב בתוכנה או בקבצים במתכונת הקבועה בנספח </w:t>
      </w:r>
      <w:r w:rsidRPr="001835AB">
        <w:rPr>
          <w:rFonts w:ascii="Times New Roman" w:eastAsia="Times New Roman" w:hAnsi="Times New Roman"/>
          <w:b/>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וע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הנחיות המזמין מעת לעת. המתכנן מתחייב להעביר ליועצים ולקבל מהם קבצים אך ורק באותה מתכונת שנקבעה</w:t>
      </w:r>
      <w:r w:rsidRPr="001835AB">
        <w:rPr>
          <w:rFonts w:ascii="Times New Roman" w:eastAsia="Times New Roman" w:hAnsi="Times New Roman" w:hint="cs"/>
          <w:sz w:val="20"/>
          <w:rtl/>
          <w:lang w:eastAsia="he-IL"/>
        </w:rPr>
        <w:t xml:space="preserve"> בנספח </w:t>
      </w:r>
      <w:r w:rsidRPr="001835AB">
        <w:rPr>
          <w:rFonts w:ascii="Times New Roman" w:eastAsia="Times New Roman" w:hAnsi="Times New Roman" w:hint="cs"/>
          <w:b/>
          <w:bCs/>
          <w:sz w:val="20"/>
          <w:rtl/>
          <w:lang w:eastAsia="he-IL"/>
        </w:rPr>
        <w:t>א'</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w:t>
      </w:r>
    </w:p>
    <w:p w14:paraId="5F14169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יגיש ליועצים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 xml:space="preserve">לכל גורם אחר הקשור בפרויקט כל שרות הקשור במישרין או בעקיפין בו, בין בתמורה ובין שלא בתמורה, פרט לשירותים המתחייבים </w:t>
      </w:r>
      <w:r w:rsidRPr="001835AB">
        <w:rPr>
          <w:rFonts w:ascii="Times New Roman" w:eastAsia="Times New Roman" w:hAnsi="Times New Roman" w:hint="cs"/>
          <w:sz w:val="20"/>
          <w:rtl/>
          <w:lang w:eastAsia="he-IL"/>
        </w:rPr>
        <w:t xml:space="preserve">מפורשות על פי </w:t>
      </w:r>
      <w:r w:rsidRPr="001835AB">
        <w:rPr>
          <w:rFonts w:ascii="Times New Roman" w:eastAsia="Times New Roman" w:hAnsi="Times New Roman"/>
          <w:sz w:val="20"/>
          <w:rtl/>
          <w:lang w:eastAsia="he-IL"/>
        </w:rPr>
        <w:t>חוזה זה.</w:t>
      </w:r>
    </w:p>
    <w:p w14:paraId="20B4B5F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להזמין אצל מתכננים אחרים שירותים כלשהם על פי שיקול דעתו הבלעדי והמתכנן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אין לו ולא תהינה לו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תביעות ו/או טענות</w:t>
      </w:r>
      <w:r w:rsidRPr="001835AB">
        <w:rPr>
          <w:rFonts w:ascii="Times New Roman" w:eastAsia="Times New Roman" w:hAnsi="Times New Roman" w:hint="cs"/>
          <w:sz w:val="20"/>
          <w:rtl/>
          <w:lang w:eastAsia="he-IL"/>
        </w:rPr>
        <w:t xml:space="preserve"> ו/או דרישות ו/או תלונות</w:t>
      </w:r>
      <w:r w:rsidRPr="001835AB">
        <w:rPr>
          <w:rFonts w:ascii="Times New Roman" w:eastAsia="Times New Roman" w:hAnsi="Times New Roman"/>
          <w:sz w:val="20"/>
          <w:rtl/>
          <w:lang w:eastAsia="he-IL"/>
        </w:rPr>
        <w:t xml:space="preserve"> כלפי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כלפי המתכננים האחרים בגין מסירת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כאמור. משמסר המזמין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 xml:space="preserve">ביצוע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שירותים כאמור למתכנן אחר, מתחייב המתכנן לשתף עמו פעולה ככל שיידרש.</w:t>
      </w:r>
    </w:p>
    <w:p w14:paraId="4FB4B2C5"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ערוך לביצוע העבודות, בין היתר, גם במערכת ניהול ותיאום פרויקטים באמצעות האינטרנט, כדוגמת "</w:t>
      </w:r>
      <w:r w:rsidRPr="001835AB">
        <w:rPr>
          <w:rFonts w:ascii="Times New Roman" w:eastAsia="Times New Roman" w:hAnsi="Times New Roman"/>
          <w:sz w:val="24"/>
          <w:lang w:eastAsia="he-IL"/>
        </w:rPr>
        <w:t>view</w:t>
      </w:r>
      <w:r w:rsidRPr="001835AB">
        <w:rPr>
          <w:rFonts w:ascii="Times New Roman" w:eastAsia="Times New Roman" w:hAnsi="Times New Roman"/>
          <w:sz w:val="24"/>
          <w:rtl/>
          <w:lang w:eastAsia="he-IL"/>
        </w:rPr>
        <w:t>@</w:t>
      </w:r>
      <w:r w:rsidRPr="001835AB">
        <w:rPr>
          <w:rFonts w:ascii="Times New Roman" w:eastAsia="Times New Roman" w:hAnsi="Times New Roman" w:hint="cs"/>
          <w:sz w:val="20"/>
          <w:rtl/>
          <w:lang w:eastAsia="he-IL"/>
        </w:rPr>
        <w:t>", "רמדורנט"</w:t>
      </w:r>
      <w:r w:rsidRPr="001835AB">
        <w:rPr>
          <w:rFonts w:ascii="Times New Roman" w:eastAsia="Times New Roman" w:hAnsi="Times New Roman"/>
          <w:sz w:val="20"/>
          <w:rtl/>
          <w:lang w:eastAsia="he-IL"/>
        </w:rPr>
        <w:t xml:space="preserve"> של רמדור או אחרת המאושרת ע"י המזמין ויפעל במערכת זו ללא כל תמורה נוספת</w:t>
      </w:r>
      <w:r w:rsidRPr="001835AB">
        <w:rPr>
          <w:rFonts w:ascii="Times New Roman" w:eastAsia="Times New Roman" w:hAnsi="Times New Roman" w:hint="cs"/>
          <w:sz w:val="20"/>
          <w:rtl/>
          <w:lang w:eastAsia="he-IL"/>
        </w:rPr>
        <w:t>.</w:t>
      </w:r>
    </w:p>
    <w:p w14:paraId="623B0FB3"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צוות עובדים ואמצעים</w:t>
      </w:r>
    </w:p>
    <w:p w14:paraId="0ED6219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יקיים משרד מאויש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מאורגן ומצויד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באופן שיאפשר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בהתאם להוראות חוזה זה.</w:t>
      </w:r>
    </w:p>
    <w:p w14:paraId="47D3765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שהרכבם המספרי והמקצועי של צוות עובדיו, כמפורט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hint="cs"/>
          <w:b/>
          <w:sz w:val="20"/>
          <w:rtl/>
          <w:lang w:eastAsia="he-IL"/>
        </w:rPr>
        <w:t>המצ"ב,</w:t>
      </w:r>
      <w:r w:rsidRPr="001835AB">
        <w:rPr>
          <w:rFonts w:ascii="Times New Roman" w:eastAsia="Times New Roman" w:hAnsi="Times New Roman"/>
          <w:sz w:val="20"/>
          <w:rtl/>
          <w:lang w:eastAsia="he-IL"/>
        </w:rPr>
        <w:t xml:space="preserve"> יתאים לביצוע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ברמה ובמועדים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המפורטים בחוזה זה ויניח את דעתו של המנהל במשך כל תקופת מתן שרותי המתכנן.</w:t>
      </w:r>
    </w:p>
    <w:p w14:paraId="166FFBA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מהתחייבותו האמורה של המתכנן, רשאי המנהל - אם וכאשר יראה צורך בכך על פי שיקול דעתו </w:t>
      </w:r>
      <w:r w:rsidRPr="001835AB">
        <w:rPr>
          <w:rFonts w:ascii="Times New Roman" w:eastAsia="Times New Roman" w:hAnsi="Times New Roman" w:hint="cs"/>
          <w:sz w:val="20"/>
          <w:rtl/>
          <w:lang w:eastAsia="he-IL"/>
        </w:rPr>
        <w:t xml:space="preserve">המוחלט </w:t>
      </w:r>
      <w:r w:rsidRPr="001835AB">
        <w:rPr>
          <w:rFonts w:ascii="Times New Roman" w:eastAsia="Times New Roman" w:hAnsi="Times New Roman"/>
          <w:sz w:val="20"/>
          <w:rtl/>
          <w:lang w:eastAsia="he-IL"/>
        </w:rPr>
        <w:t>- להורות למתכנן מ</w:t>
      </w:r>
      <w:r w:rsidRPr="001835AB">
        <w:rPr>
          <w:rFonts w:ascii="Times New Roman" w:eastAsia="Times New Roman" w:hAnsi="Times New Roman" w:hint="cs"/>
          <w:sz w:val="20"/>
          <w:rtl/>
          <w:lang w:eastAsia="he-IL"/>
        </w:rPr>
        <w:t>עת לעת,</w:t>
      </w:r>
      <w:r w:rsidRPr="001835AB">
        <w:rPr>
          <w:rFonts w:ascii="Times New Roman" w:eastAsia="Times New Roman" w:hAnsi="Times New Roman"/>
          <w:sz w:val="20"/>
          <w:rtl/>
          <w:lang w:eastAsia="he-IL"/>
        </w:rPr>
        <w:t xml:space="preserve"> להגדיל את צוות עובדיו, על חשבונו ואחריותו של המתכנן, במספר, לתקופה ובמקומות אותם יציין המנהל בהוראותיו.</w:t>
      </w:r>
    </w:p>
    <w:p w14:paraId="61167F9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במשך כל תקופת החוזה יהיה האדריכל ו/או המהנדס ו/או היועץ הנקוב בנספח </w:t>
      </w:r>
      <w:r w:rsidRPr="001835AB">
        <w:rPr>
          <w:rFonts w:ascii="Times New Roman" w:eastAsia="Times New Roman" w:hAnsi="Times New Roman"/>
          <w:bCs/>
          <w:sz w:val="20"/>
          <w:rtl/>
          <w:lang w:eastAsia="he-IL"/>
        </w:rPr>
        <w:t>א'</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המצ"ב</w:t>
      </w:r>
      <w:r w:rsidRPr="001835AB">
        <w:rPr>
          <w:rFonts w:ascii="Times New Roman" w:eastAsia="Times New Roman" w:hAnsi="Times New Roman"/>
          <w:sz w:val="20"/>
          <w:rtl/>
          <w:lang w:eastAsia="he-IL"/>
        </w:rPr>
        <w:t>, מנהלו הראשי של המתכנן למטרת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המנהל הראשי</w:t>
      </w:r>
      <w:r w:rsidRPr="001835AB">
        <w:rPr>
          <w:rFonts w:ascii="Times New Roman" w:eastAsia="Times New Roman" w:hAnsi="Times New Roman"/>
          <w:sz w:val="20"/>
          <w:rtl/>
          <w:lang w:eastAsia="he-IL"/>
        </w:rPr>
        <w:t>"). החלפת המנהל הראשי בממלא מקום מתאים ולתקופה מוגדרת, תיעשה לאחר אישורו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3729FE6E"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w:t>
      </w:r>
      <w:r w:rsidRPr="001835AB">
        <w:rPr>
          <w:rFonts w:ascii="Times New Roman" w:eastAsia="Times New Roman" w:hAnsi="Times New Roman" w:hint="cs"/>
          <w:sz w:val="20"/>
          <w:rtl/>
          <w:lang w:eastAsia="he-IL"/>
        </w:rPr>
        <w:t>צהיר, כי ידוע לו, ש</w:t>
      </w:r>
      <w:r w:rsidRPr="001835AB">
        <w:rPr>
          <w:rFonts w:ascii="Times New Roman" w:eastAsia="Times New Roman" w:hAnsi="Times New Roman"/>
          <w:sz w:val="20"/>
          <w:rtl/>
          <w:lang w:eastAsia="he-IL"/>
        </w:rPr>
        <w:t>במשך כל ת</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קפ</w:t>
      </w:r>
      <w:r w:rsidRPr="001835AB">
        <w:rPr>
          <w:rFonts w:ascii="Times New Roman" w:eastAsia="Times New Roman" w:hAnsi="Times New Roman" w:hint="cs"/>
          <w:sz w:val="20"/>
          <w:rtl/>
          <w:lang w:eastAsia="he-IL"/>
        </w:rPr>
        <w:t>ו של</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יעמוד המנהל הראשי בראשו, יהיה מעורב אישית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התכנון. מבלי לגרוע מהתחייבויות המתכנן כמתחייב מ</w:t>
      </w:r>
      <w:r w:rsidRPr="001835AB">
        <w:rPr>
          <w:rFonts w:ascii="Times New Roman" w:eastAsia="Times New Roman" w:hAnsi="Times New Roman" w:hint="cs"/>
          <w:sz w:val="20"/>
          <w:rtl/>
          <w:lang w:eastAsia="he-IL"/>
        </w:rPr>
        <w:t>חוזה זה,</w:t>
      </w:r>
      <w:r w:rsidRPr="001835AB">
        <w:rPr>
          <w:rFonts w:ascii="Times New Roman" w:eastAsia="Times New Roman" w:hAnsi="Times New Roman"/>
          <w:sz w:val="20"/>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1128060"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p>
    <w:p w14:paraId="1DD3C87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 xml:space="preserve">המזמין רשאי </w:t>
      </w:r>
      <w:r w:rsidRPr="001835AB">
        <w:rPr>
          <w:rFonts w:ascii="Times New Roman" w:eastAsia="Times New Roman" w:hAnsi="Times New Roman"/>
          <w:sz w:val="20"/>
          <w:rtl/>
          <w:lang w:eastAsia="he-IL"/>
        </w:rPr>
        <w:t xml:space="preserve">לדרוש מהמתכנן להחליף כל עובד מעובדיו של המתכנן שלדעת המזמין אינו מתאים לתפקידו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אינו מבצעו להנחת דעתו, אף אם אושר תחילה ע"י המזמין וכן לדרוש תגבור צוות המתכנן, ועל המתכנן למלא </w:t>
      </w:r>
      <w:r w:rsidRPr="001835AB">
        <w:rPr>
          <w:rFonts w:ascii="Times New Roman" w:eastAsia="Times New Roman" w:hAnsi="Times New Roman" w:hint="cs"/>
          <w:sz w:val="20"/>
          <w:rtl/>
          <w:lang w:eastAsia="he-IL"/>
        </w:rPr>
        <w:t xml:space="preserve">אחר </w:t>
      </w:r>
      <w:r w:rsidRPr="001835AB">
        <w:rPr>
          <w:rFonts w:ascii="Times New Roman" w:eastAsia="Times New Roman" w:hAnsi="Times New Roman"/>
          <w:sz w:val="20"/>
          <w:rtl/>
          <w:lang w:eastAsia="he-IL"/>
        </w:rPr>
        <w:t>דרישת המזמין לאלתר.</w:t>
      </w:r>
    </w:p>
    <w:p w14:paraId="60BED5D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החלטות המזמין בדבר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ו/או החלפת עובד מעובדי המתכנן תינתנה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המוחלט</w:t>
      </w:r>
      <w:r w:rsidRPr="001835AB">
        <w:rPr>
          <w:rFonts w:ascii="Times New Roman" w:eastAsia="Times New Roman" w:hAnsi="Times New Roman" w:hint="cs"/>
          <w:sz w:val="20"/>
          <w:rtl/>
          <w:lang w:eastAsia="he-IL"/>
        </w:rPr>
        <w:t xml:space="preserve"> של המזמין</w:t>
      </w:r>
      <w:r w:rsidRPr="001835AB">
        <w:rPr>
          <w:rFonts w:ascii="Times New Roman" w:eastAsia="Times New Roman" w:hAnsi="Times New Roman"/>
          <w:sz w:val="20"/>
          <w:rtl/>
          <w:lang w:eastAsia="he-IL"/>
        </w:rPr>
        <w:t xml:space="preserve"> וללא צורך במתן נימוקים</w:t>
      </w:r>
      <w:r w:rsidRPr="001835AB">
        <w:rPr>
          <w:rFonts w:ascii="Times New Roman" w:eastAsia="Times New Roman" w:hAnsi="Times New Roman" w:hint="cs"/>
          <w:sz w:val="20"/>
          <w:rtl/>
          <w:lang w:eastAsia="he-IL"/>
        </w:rPr>
        <w:t xml:space="preserve"> כאלה ואחרים</w:t>
      </w:r>
      <w:r w:rsidRPr="001835AB">
        <w:rPr>
          <w:rFonts w:ascii="Times New Roman" w:eastAsia="Times New Roman" w:hAnsi="Times New Roman"/>
          <w:sz w:val="20"/>
          <w:rtl/>
          <w:lang w:eastAsia="he-IL"/>
        </w:rPr>
        <w:t>. אין בהחלטות אלה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לשחרר את המתכנן מאי</w:t>
      </w:r>
      <w:r w:rsidRPr="001835AB">
        <w:rPr>
          <w:rFonts w:ascii="Times New Roman" w:eastAsia="Times New Roman" w:hAnsi="Times New Roman" w:hint="cs"/>
          <w:sz w:val="20"/>
          <w:rtl/>
          <w:lang w:eastAsia="he-IL"/>
        </w:rPr>
        <w:t>לו</w:t>
      </w:r>
      <w:r w:rsidRPr="001835AB">
        <w:rPr>
          <w:rFonts w:ascii="Times New Roman" w:eastAsia="Times New Roman" w:hAnsi="Times New Roman"/>
          <w:sz w:val="20"/>
          <w:rtl/>
          <w:lang w:eastAsia="he-IL"/>
        </w:rPr>
        <w:t xml:space="preserve"> מהתחייבויותיו לפי חוזה זה ואין בהן כדי להטיל על המזמין כל אחריות</w:t>
      </w:r>
      <w:r w:rsidRPr="001835AB">
        <w:rPr>
          <w:rFonts w:ascii="Times New Roman" w:eastAsia="Times New Roman" w:hAnsi="Times New Roman" w:hint="cs"/>
          <w:sz w:val="20"/>
          <w:rtl/>
          <w:lang w:eastAsia="he-IL"/>
        </w:rPr>
        <w:t xml:space="preserve"> ו/או חבות</w:t>
      </w:r>
      <w:r w:rsidRPr="001835AB">
        <w:rPr>
          <w:rFonts w:ascii="Times New Roman" w:eastAsia="Times New Roman" w:hAnsi="Times New Roman"/>
          <w:sz w:val="20"/>
          <w:rtl/>
          <w:lang w:eastAsia="he-IL"/>
        </w:rPr>
        <w:t xml:space="preserve"> שהיא.</w:t>
      </w:r>
    </w:p>
    <w:p w14:paraId="141EC465"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לצייד על חשבונו את צוות עובדיו בכל הציוד הדרוש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w:t>
      </w:r>
      <w:r w:rsidRPr="001835AB">
        <w:rPr>
          <w:rFonts w:ascii="Times New Roman" w:eastAsia="Times New Roman" w:hAnsi="Times New Roman" w:hint="cs"/>
          <w:sz w:val="20"/>
          <w:rtl/>
          <w:lang w:eastAsia="he-IL"/>
        </w:rPr>
        <w:t>האחריות בגין אחזקת</w:t>
      </w:r>
      <w:r w:rsidRPr="001835AB">
        <w:rPr>
          <w:rFonts w:ascii="Times New Roman" w:eastAsia="Times New Roman" w:hAnsi="Times New Roman"/>
          <w:sz w:val="20"/>
          <w:rtl/>
          <w:lang w:eastAsia="he-IL"/>
        </w:rPr>
        <w:t xml:space="preserve"> ושמיר</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ציוד</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תהיה בידי המתכנן ועל חשבונו, והמזמין לא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בכל אחריות </w:t>
      </w:r>
      <w:r w:rsidRPr="001835AB">
        <w:rPr>
          <w:rFonts w:ascii="Times New Roman" w:eastAsia="Times New Roman" w:hAnsi="Times New Roman" w:hint="cs"/>
          <w:sz w:val="20"/>
          <w:rtl/>
          <w:lang w:eastAsia="he-IL"/>
        </w:rPr>
        <w:t xml:space="preserve">ו/או חבות </w:t>
      </w:r>
      <w:r w:rsidRPr="001835AB">
        <w:rPr>
          <w:rFonts w:ascii="Times New Roman" w:eastAsia="Times New Roman" w:hAnsi="Times New Roman"/>
          <w:sz w:val="20"/>
          <w:rtl/>
          <w:lang w:eastAsia="he-IL"/>
        </w:rPr>
        <w:t>בגין א</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בדן </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או נזק</w:t>
      </w:r>
      <w:r w:rsidRPr="001835AB">
        <w:rPr>
          <w:rFonts w:ascii="Times New Roman" w:eastAsia="Times New Roman" w:hAnsi="Times New Roman" w:hint="cs"/>
          <w:sz w:val="20"/>
          <w:rtl/>
          <w:lang w:eastAsia="he-IL"/>
        </w:rPr>
        <w:t xml:space="preserve"> ו/או קלקול</w:t>
      </w:r>
      <w:r w:rsidRPr="001835AB">
        <w:rPr>
          <w:rFonts w:ascii="Times New Roman" w:eastAsia="Times New Roman" w:hAnsi="Times New Roman"/>
          <w:sz w:val="20"/>
          <w:rtl/>
          <w:lang w:eastAsia="he-IL"/>
        </w:rPr>
        <w:t xml:space="preserve"> כלשהו לציוד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לכל חלק ממנו מכל סיבה שהיא.</w:t>
      </w:r>
    </w:p>
    <w:p w14:paraId="7B611301"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המתכנן</w:t>
      </w:r>
    </w:p>
    <w:p w14:paraId="5623160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במגעים עם רשויות 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עם הרשות המקומית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הנוגע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וכל הכרוך בכך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יפעל המתכנן בתור בא-כוחו הטכני של המזמין והמזמין מסמיכו לכך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w:t>
      </w:r>
    </w:p>
    <w:p w14:paraId="1B1116B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שהמתכנן לא יגיש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תיקונים לתכניות לא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הרשויות המוסמכות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אם כן אושרו קודם לכן</w:t>
      </w:r>
      <w:r w:rsidRPr="001835AB">
        <w:rPr>
          <w:rFonts w:ascii="Times New Roman" w:eastAsia="Times New Roman" w:hAnsi="Times New Roman" w:hint="cs"/>
          <w:sz w:val="20"/>
          <w:rtl/>
          <w:lang w:eastAsia="he-IL"/>
        </w:rPr>
        <w:t>, מראש ובכתב,</w:t>
      </w:r>
      <w:r w:rsidRPr="001835AB">
        <w:rPr>
          <w:rFonts w:ascii="Times New Roman" w:eastAsia="Times New Roman" w:hAnsi="Times New Roman"/>
          <w:sz w:val="20"/>
          <w:rtl/>
          <w:lang w:eastAsia="he-IL"/>
        </w:rPr>
        <w:t xml:space="preserve"> ע"י המזמין.</w:t>
      </w:r>
    </w:p>
    <w:p w14:paraId="79A1FE5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שהמתכנן לא יקבל כל החלטה ולא יפעל ולא יחייב את המזמין בכל עניין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הכרוך בהתחייבות חוקית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כספית</w:t>
      </w:r>
      <w:r w:rsidRPr="001835AB">
        <w:rPr>
          <w:rFonts w:ascii="Times New Roman" w:eastAsia="Times New Roman" w:hAnsi="Times New Roman" w:hint="cs"/>
          <w:sz w:val="20"/>
          <w:rtl/>
          <w:lang w:eastAsia="he-IL"/>
        </w:rPr>
        <w:t xml:space="preserve"> ו/או אחרת,</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שורו של המזמין</w:t>
      </w:r>
      <w:r w:rsidRPr="001835AB">
        <w:rPr>
          <w:rFonts w:ascii="Times New Roman" w:eastAsia="Times New Roman" w:hAnsi="Times New Roman" w:hint="cs"/>
          <w:sz w:val="20"/>
          <w:rtl/>
          <w:lang w:eastAsia="he-IL"/>
        </w:rPr>
        <w:t xml:space="preserve"> מראש ובכתב</w:t>
      </w:r>
      <w:r w:rsidRPr="001835AB">
        <w:rPr>
          <w:rFonts w:ascii="Times New Roman" w:eastAsia="Times New Roman" w:hAnsi="Times New Roman"/>
          <w:sz w:val="20"/>
          <w:rtl/>
          <w:lang w:eastAsia="he-IL"/>
        </w:rPr>
        <w:t>.</w:t>
      </w:r>
    </w:p>
    <w:p w14:paraId="56A82E58"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זולת אם</w:t>
      </w:r>
      <w:r w:rsidRPr="001835AB">
        <w:rPr>
          <w:rFonts w:ascii="Times New Roman" w:eastAsia="Times New Roman" w:hAnsi="Times New Roman"/>
          <w:sz w:val="20"/>
          <w:rtl/>
          <w:lang w:eastAsia="he-IL"/>
        </w:rPr>
        <w:t xml:space="preserve"> יוסמך לכך ע"י המזמין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יהיה המתכנן רשאי ליתן הוראות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sz w:val="20"/>
          <w:rtl/>
          <w:lang w:eastAsia="he-IL"/>
        </w:rPr>
        <w:lastRenderedPageBreak/>
        <w:t>הנחיות</w:t>
      </w:r>
      <w:r w:rsidRPr="001835AB">
        <w:rPr>
          <w:rFonts w:ascii="Times New Roman" w:eastAsia="Times New Roman" w:hAnsi="Times New Roman" w:hint="cs"/>
          <w:sz w:val="20"/>
          <w:rtl/>
          <w:lang w:eastAsia="he-IL"/>
        </w:rPr>
        <w:t>, בין</w:t>
      </w:r>
      <w:r w:rsidRPr="001835AB">
        <w:rPr>
          <w:rFonts w:ascii="Times New Roman" w:eastAsia="Times New Roman" w:hAnsi="Times New Roman"/>
          <w:sz w:val="20"/>
          <w:rtl/>
          <w:lang w:eastAsia="he-IL"/>
        </w:rPr>
        <w:t xml:space="preserve"> במישרין</w:t>
      </w:r>
      <w:r w:rsidRPr="001835AB">
        <w:rPr>
          <w:rFonts w:ascii="Times New Roman" w:eastAsia="Times New Roman" w:hAnsi="Times New Roman" w:hint="cs"/>
          <w:sz w:val="20"/>
          <w:rtl/>
          <w:lang w:eastAsia="he-IL"/>
        </w:rPr>
        <w:t xml:space="preserve"> ובין בעקיפין,</w:t>
      </w:r>
      <w:r w:rsidRPr="001835AB">
        <w:rPr>
          <w:rFonts w:ascii="Times New Roman" w:eastAsia="Times New Roman" w:hAnsi="Times New Roman"/>
          <w:sz w:val="20"/>
          <w:rtl/>
          <w:lang w:eastAsia="he-IL"/>
        </w:rPr>
        <w:t xml:space="preserve"> לקבלן הראשי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לקבלן העבודות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לנהל עמם מו"מ ביחס למחירים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דרכי ביצוע הכרוכים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מחירים</w:t>
      </w:r>
      <w:r w:rsidRPr="001835AB">
        <w:rPr>
          <w:rFonts w:ascii="Times New Roman" w:eastAsia="Times New Roman" w:hAnsi="Times New Roman" w:hint="cs"/>
          <w:sz w:val="20"/>
          <w:rtl/>
          <w:lang w:eastAsia="he-IL"/>
        </w:rPr>
        <w:t xml:space="preserve"> ו/או כמויות</w:t>
      </w:r>
      <w:r w:rsidRPr="001835AB">
        <w:rPr>
          <w:rFonts w:ascii="Times New Roman" w:eastAsia="Times New Roman" w:hAnsi="Times New Roman"/>
          <w:sz w:val="20"/>
          <w:rtl/>
          <w:lang w:eastAsia="he-IL"/>
        </w:rPr>
        <w:t>, אלא באמצעות המזמין או המנהל.</w:t>
      </w:r>
    </w:p>
    <w:p w14:paraId="0D06C9DA"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סמכויות המנהל</w:t>
      </w:r>
    </w:p>
    <w:p w14:paraId="587A688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לבדוק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עת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את שרותי המתכנן כולם או </w:t>
      </w:r>
      <w:r w:rsidRPr="001835AB">
        <w:rPr>
          <w:rFonts w:ascii="Times New Roman" w:eastAsia="Times New Roman" w:hAnsi="Times New Roman" w:hint="cs"/>
          <w:sz w:val="20"/>
          <w:rtl/>
          <w:lang w:eastAsia="he-IL"/>
        </w:rPr>
        <w:t>מקצתם</w:t>
      </w:r>
      <w:r w:rsidRPr="001835AB">
        <w:rPr>
          <w:rFonts w:ascii="Times New Roman" w:eastAsia="Times New Roman" w:hAnsi="Times New Roman"/>
          <w:sz w:val="20"/>
          <w:rtl/>
          <w:lang w:eastAsia="he-IL"/>
        </w:rPr>
        <w:t xml:space="preserve">, להשגיח על ביצוע שרותי המתכנן וכן לבדוק את טיב שירותי המתכנן הנעשים על ידי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 כן רשאי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לבדוק אם המתכנן מבצע כהלכה את הוראות חוזה זה, את הוראות המזמין ואת הוראותיו.</w:t>
      </w:r>
    </w:p>
    <w:p w14:paraId="6B0966B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1835AB">
        <w:rPr>
          <w:rFonts w:ascii="Times New Roman" w:eastAsia="Times New Roman" w:hAnsi="Times New Roman"/>
          <w:bCs/>
          <w:sz w:val="20"/>
          <w:rtl/>
          <w:lang w:eastAsia="he-IL"/>
        </w:rPr>
        <w:t>א'</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w:t>
      </w:r>
    </w:p>
    <w:p w14:paraId="62B7ADD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לצורך הפעלת סמכויותיו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רשאי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מי מטעמו לבקר במשרד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בכל מקום אחר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בו מבוצעים שירותי המתכנן והמתכנן מתחייב למסור כל הסבר שיידרש על יד</w:t>
      </w:r>
      <w:r w:rsidRPr="001835AB">
        <w:rPr>
          <w:rFonts w:ascii="Times New Roman" w:eastAsia="Times New Roman" w:hAnsi="Times New Roman" w:hint="cs"/>
          <w:sz w:val="20"/>
          <w:rtl/>
          <w:lang w:eastAsia="he-IL"/>
        </w:rPr>
        <w:t>י המנהל 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על ידי מי </w:t>
      </w:r>
      <w:r w:rsidRPr="001835AB">
        <w:rPr>
          <w:rFonts w:ascii="Times New Roman" w:eastAsia="Times New Roman" w:hAnsi="Times New Roman"/>
          <w:sz w:val="20"/>
          <w:rtl/>
          <w:lang w:eastAsia="he-IL"/>
        </w:rPr>
        <w:t>מטעמו.</w:t>
      </w:r>
    </w:p>
    <w:p w14:paraId="3B93EB4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בהפעלת סמכויות המנהל על 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לגרוע </w:t>
      </w:r>
      <w:r w:rsidRPr="001835AB">
        <w:rPr>
          <w:rFonts w:ascii="Times New Roman" w:eastAsia="Times New Roman" w:hAnsi="Times New Roman" w:hint="cs"/>
          <w:sz w:val="20"/>
          <w:rtl/>
          <w:lang w:eastAsia="he-IL"/>
        </w:rPr>
        <w:t xml:space="preserve">ו/או לשחרר </w:t>
      </w:r>
      <w:r w:rsidRPr="001835AB">
        <w:rPr>
          <w:rFonts w:ascii="Times New Roman" w:eastAsia="Times New Roman" w:hAnsi="Times New Roman"/>
          <w:sz w:val="20"/>
          <w:rtl/>
          <w:lang w:eastAsia="he-IL"/>
        </w:rPr>
        <w:t xml:space="preserve">מאחריות </w:t>
      </w:r>
      <w:r w:rsidRPr="001835AB">
        <w:rPr>
          <w:rFonts w:ascii="Times New Roman" w:eastAsia="Times New Roman" w:hAnsi="Times New Roman" w:hint="cs"/>
          <w:sz w:val="20"/>
          <w:rtl/>
          <w:lang w:eastAsia="he-IL"/>
        </w:rPr>
        <w:t>המתכנן על פי חוזה זה ו/או על פי כל דין.</w:t>
      </w:r>
      <w:r w:rsidRPr="001835AB">
        <w:rPr>
          <w:rFonts w:ascii="Times New Roman" w:eastAsia="Times New Roman" w:hAnsi="Times New Roman"/>
          <w:sz w:val="20"/>
          <w:rtl/>
          <w:lang w:eastAsia="he-IL"/>
        </w:rPr>
        <w:t xml:space="preserve"> בהקשר זה מובהר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34B650D9"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אישר המנהל 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מסמכים אחרים הקשורים בשרותי המתכנן על פי חוזה זה או שדרש המנהל מהמתכנן להכינם בהתאם ל</w:t>
      </w:r>
      <w:r w:rsidRPr="001835AB">
        <w:rPr>
          <w:rFonts w:ascii="Times New Roman" w:eastAsia="Times New Roman" w:hAnsi="Times New Roman" w:hint="cs"/>
          <w:sz w:val="20"/>
          <w:rtl/>
          <w:lang w:eastAsia="he-IL"/>
        </w:rPr>
        <w:t>חוזה</w:t>
      </w:r>
      <w:r w:rsidRPr="001835AB">
        <w:rPr>
          <w:rFonts w:ascii="Times New Roman" w:eastAsia="Times New Roman" w:hAnsi="Times New Roman"/>
          <w:sz w:val="20"/>
          <w:rtl/>
          <w:lang w:eastAsia="he-IL"/>
        </w:rPr>
        <w:t xml:space="preserve"> זה, </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לשחרר את המתכנן מאחריותו המקצועית המלאה ו</w:t>
      </w:r>
      <w:r w:rsidRPr="001835AB">
        <w:rPr>
          <w:rFonts w:ascii="Times New Roman" w:eastAsia="Times New Roman" w:hAnsi="Times New Roman" w:hint="cs"/>
          <w:sz w:val="20"/>
          <w:rtl/>
          <w:lang w:eastAsia="he-IL"/>
        </w:rPr>
        <w:t>לא יהא</w:t>
      </w:r>
      <w:r w:rsidRPr="001835AB">
        <w:rPr>
          <w:rFonts w:ascii="Times New Roman" w:eastAsia="Times New Roman" w:hAnsi="Times New Roman"/>
          <w:sz w:val="20"/>
          <w:rtl/>
          <w:lang w:eastAsia="he-IL"/>
        </w:rPr>
        <w:t xml:space="preserve"> בכך כדי להטיל על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על המזמין אחריות כלשהי לטיב התכניות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המסמכים האמורים.</w:t>
      </w:r>
    </w:p>
    <w:p w14:paraId="51485BF0"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לוח זמנים ושלבי ב</w:t>
      </w:r>
      <w:r w:rsidRPr="001835AB">
        <w:rPr>
          <w:rFonts w:ascii="Times New Roman" w:eastAsia="Times New Roman" w:hAnsi="Times New Roman" w:hint="cs"/>
          <w:bCs/>
          <w:sz w:val="20"/>
          <w:u w:val="single"/>
          <w:rtl/>
          <w:lang w:eastAsia="he-IL"/>
        </w:rPr>
        <w:t>י</w:t>
      </w:r>
      <w:r w:rsidRPr="001835AB">
        <w:rPr>
          <w:rFonts w:ascii="Times New Roman" w:eastAsia="Times New Roman" w:hAnsi="Times New Roman"/>
          <w:bCs/>
          <w:sz w:val="20"/>
          <w:u w:val="single"/>
          <w:rtl/>
          <w:lang w:eastAsia="he-IL"/>
        </w:rPr>
        <w:t>צוע</w:t>
      </w:r>
    </w:p>
    <w:p w14:paraId="5FFBEE7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יבצע את שרותי המתכנן בשלבים ובמועדים כמפורט בנספח </w:t>
      </w:r>
      <w:r w:rsidRPr="001835AB">
        <w:rPr>
          <w:rFonts w:ascii="Times New Roman" w:eastAsia="Times New Roman" w:hAnsi="Times New Roman"/>
          <w:b/>
          <w:bCs/>
          <w:sz w:val="20"/>
          <w:rtl/>
          <w:lang w:eastAsia="he-IL"/>
        </w:rPr>
        <w:t>ג'</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(להלן: "</w:t>
      </w:r>
      <w:r w:rsidRPr="001835AB">
        <w:rPr>
          <w:rFonts w:ascii="Times New Roman" w:eastAsia="Times New Roman" w:hAnsi="Times New Roman"/>
          <w:b/>
          <w:bCs/>
          <w:sz w:val="20"/>
          <w:rtl/>
          <w:lang w:eastAsia="he-IL"/>
        </w:rPr>
        <w:t>לוח הזמנים</w:t>
      </w:r>
      <w:r w:rsidRPr="001835AB">
        <w:rPr>
          <w:rFonts w:ascii="Times New Roman" w:eastAsia="Times New Roman" w:hAnsi="Times New Roman"/>
          <w:sz w:val="20"/>
          <w:rtl/>
          <w:lang w:eastAsia="he-IL"/>
        </w:rPr>
        <w:t>"). כל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 הכלול בשרותי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לא נקבע לו מועד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יבוצע על ידי המתכנן במועד שיהיה דרוש על מנת להבטיח</w:t>
      </w:r>
      <w:r w:rsidRPr="001835AB">
        <w:rPr>
          <w:rFonts w:ascii="Times New Roman" w:eastAsia="Times New Roman" w:hAnsi="Times New Roman" w:hint="cs"/>
          <w:sz w:val="20"/>
          <w:rtl/>
          <w:lang w:eastAsia="he-IL"/>
        </w:rPr>
        <w:t xml:space="preserve"> את</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בהתאם ללוח הזמנים ובאופן שיאפשר את גמר ביצוע הפרויקט על ידי הקבלן הראשי וגמר ביצוע עבודות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 xml:space="preserve">קבלנים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אחרים בהתאם ללוח הזמנים המוסכם 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מם.</w:t>
      </w:r>
    </w:p>
    <w:p w14:paraId="5EF9054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יתחיל המתכנן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קטע מהפרויקט ו/או שלב משלבי העבודה כמפורט בנספח </w:t>
      </w:r>
      <w:r w:rsidRPr="001835AB">
        <w:rPr>
          <w:rFonts w:ascii="Times New Roman" w:eastAsia="Times New Roman" w:hAnsi="Times New Roman"/>
          <w:bCs/>
          <w:sz w:val="20"/>
          <w:rtl/>
          <w:lang w:eastAsia="he-IL"/>
        </w:rPr>
        <w:t>ב'</w:t>
      </w:r>
      <w:r w:rsidRPr="001835AB">
        <w:rPr>
          <w:rFonts w:ascii="Times New Roman" w:eastAsia="Times New Roman" w:hAnsi="Times New Roman"/>
          <w:sz w:val="20"/>
          <w:rtl/>
          <w:lang w:eastAsia="he-IL"/>
        </w:rPr>
        <w:t xml:space="preserve"> או </w:t>
      </w:r>
      <w:r w:rsidRPr="001835AB">
        <w:rPr>
          <w:rFonts w:ascii="Times New Roman" w:eastAsia="Times New Roman" w:hAnsi="Times New Roman"/>
          <w:b/>
          <w:bCs/>
          <w:sz w:val="20"/>
          <w:rtl/>
          <w:lang w:eastAsia="he-IL"/>
        </w:rPr>
        <w:t xml:space="preserve">ג'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אלא אם כן הודיע למזמין תחילה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הגיע לדעתו מועד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זה וק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מהמזמין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לביצועו.</w:t>
      </w:r>
    </w:p>
    <w:p w14:paraId="124B724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יש לראות </w:t>
      </w:r>
      <w:r w:rsidRPr="001835AB">
        <w:rPr>
          <w:rFonts w:ascii="Times New Roman" w:eastAsia="Times New Roman" w:hAnsi="Times New Roman" w:hint="cs"/>
          <w:sz w:val="20"/>
          <w:rtl/>
          <w:lang w:eastAsia="he-IL"/>
        </w:rPr>
        <w:t>ב</w:t>
      </w:r>
      <w:r w:rsidRPr="001835AB">
        <w:rPr>
          <w:rFonts w:ascii="Times New Roman" w:eastAsia="Times New Roman" w:hAnsi="Times New Roman"/>
          <w:sz w:val="20"/>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36B8ADE"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ידוע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התחייבויות היועצים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הקבלנים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יתר הגורמים, מותנות בכך שיסופקו להם כל התכניות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ההנחיות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ההוראות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הפרטים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הביאורים שידרשו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מהקבלנים מלטעון לעיכוב מוצדק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עבודותיהם ובאופן שיבטיח ביצועם בהתאם ללוחות הזמנים שיהיו רצופים לחוזים שיחתמו עמם.</w:t>
      </w:r>
    </w:p>
    <w:p w14:paraId="7FBB63A0"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 יוכר כמוצדק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אך ו</w:t>
      </w:r>
      <w:r w:rsidRPr="001835AB">
        <w:rPr>
          <w:rFonts w:ascii="Times New Roman" w:eastAsia="Times New Roman" w:hAnsi="Times New Roman"/>
          <w:sz w:val="20"/>
          <w:rtl/>
          <w:lang w:eastAsia="he-IL"/>
        </w:rPr>
        <w:t>רק בהימלא כל התנאים המצטברים הבאים ולמשך הזמן שהמנהל יקבע, דהיינו:</w:t>
      </w:r>
    </w:p>
    <w:p w14:paraId="52E9F06D"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הוא נובע מכ</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ח עליון או גורם אחר (להלן יחדיו: "</w:t>
      </w:r>
      <w:r w:rsidRPr="001835AB">
        <w:rPr>
          <w:rFonts w:ascii="Times New Roman" w:eastAsia="Times New Roman" w:hAnsi="Times New Roman"/>
          <w:b/>
          <w:bCs/>
          <w:sz w:val="20"/>
          <w:rtl/>
          <w:lang w:eastAsia="he-IL"/>
        </w:rPr>
        <w:t>אירוע דוחה</w:t>
      </w:r>
      <w:r w:rsidRPr="001835AB">
        <w:rPr>
          <w:rFonts w:ascii="Times New Roman" w:eastAsia="Times New Roman" w:hAnsi="Times New Roman"/>
          <w:sz w:val="20"/>
          <w:rtl/>
          <w:lang w:eastAsia="he-IL"/>
        </w:rPr>
        <w:t>") שלדעת המנהל לא הייתה למתכנן שליטה עליו.</w:t>
      </w:r>
    </w:p>
    <w:p w14:paraId="73B976D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מיד משהתרחש אירוע דוחה הודיע המתכנן למנהל על קיומו ועל משך העיכוב הצפוי.</w:t>
      </w:r>
    </w:p>
    <w:p w14:paraId="2D0FF503"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לא קיבל תכניות, הנחיות, הוראות, פרטים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אורים שנדרשו על ידו ונדרשים לביצוע התכנון מהמזמין או היועצים במועד שסוכם עימם.</w:t>
      </w:r>
    </w:p>
    <w:p w14:paraId="583739D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אישר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האירוע הדוחה אכן מצדיק 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השירות ואת משך הדחייה.</w:t>
      </w:r>
    </w:p>
    <w:p w14:paraId="59B317CA" w14:textId="77777777" w:rsidR="001835AB" w:rsidRPr="001835AB" w:rsidRDefault="001835AB" w:rsidP="001835AB">
      <w:pPr>
        <w:widowControl w:val="0"/>
        <w:spacing w:before="0" w:beforeAutospacing="0" w:after="200" w:afterAutospacing="0" w:line="240" w:lineRule="auto"/>
        <w:ind w:left="144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w:t>
      </w:r>
      <w:r w:rsidRPr="001835AB">
        <w:rPr>
          <w:rFonts w:ascii="Times New Roman" w:eastAsia="Times New Roman" w:hAnsi="Times New Roman" w:hint="cs"/>
          <w:sz w:val="20"/>
          <w:rtl/>
          <w:lang w:eastAsia="he-IL"/>
        </w:rPr>
        <w:t xml:space="preserve">כלליות </w:t>
      </w:r>
      <w:r w:rsidRPr="001835AB">
        <w:rPr>
          <w:rFonts w:ascii="Times New Roman" w:eastAsia="Times New Roman" w:hAnsi="Times New Roman"/>
          <w:sz w:val="20"/>
          <w:rtl/>
          <w:lang w:eastAsia="he-IL"/>
        </w:rPr>
        <w:t>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חור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עבודות תכנון ע"י אחרים לא יהווה עילה לעיכוב בב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שירותי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46A4980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להודיע למנהל מידית, על כל עיכוב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לפי הערכתו עלול לגרום לאיחור בקיום לוח הזמנים.</w:t>
      </w:r>
    </w:p>
    <w:p w14:paraId="3369BAE9"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7A34391C" w14:textId="77777777" w:rsidR="00E64AE3" w:rsidRPr="001835AB" w:rsidRDefault="00E64AE3" w:rsidP="00E64AE3">
      <w:pPr>
        <w:widowControl w:val="0"/>
        <w:spacing w:before="0" w:beforeAutospacing="0" w:after="200" w:afterAutospacing="0" w:line="240" w:lineRule="auto"/>
        <w:jc w:val="both"/>
        <w:rPr>
          <w:rFonts w:ascii="Times New Roman" w:eastAsia="Times New Roman" w:hAnsi="Times New Roman"/>
          <w:sz w:val="20"/>
          <w:rtl/>
          <w:lang w:eastAsia="he-IL"/>
        </w:rPr>
      </w:pPr>
    </w:p>
    <w:p w14:paraId="407FD76A"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רשאי לבקר במשרד המתכנן ולעיין בהתקדמות ובאופן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שרותי המתכנן, והמתכנן ימסור למנהל כל הסבר </w:t>
      </w:r>
      <w:r w:rsidRPr="001835AB">
        <w:rPr>
          <w:rFonts w:ascii="Times New Roman" w:eastAsia="Times New Roman" w:hAnsi="Times New Roman" w:hint="cs"/>
          <w:sz w:val="20"/>
          <w:rtl/>
          <w:lang w:eastAsia="he-IL"/>
        </w:rPr>
        <w:t xml:space="preserve">ו/או </w:t>
      </w:r>
      <w:r w:rsidRPr="001835AB">
        <w:rPr>
          <w:rFonts w:ascii="Times New Roman" w:eastAsia="Times New Roman" w:hAnsi="Times New Roman"/>
          <w:sz w:val="20"/>
          <w:rtl/>
          <w:lang w:eastAsia="he-IL"/>
        </w:rPr>
        <w:t>פרט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דיווח</w:t>
      </w:r>
      <w:r w:rsidRPr="001835AB">
        <w:rPr>
          <w:rFonts w:ascii="Times New Roman" w:eastAsia="Times New Roman" w:hAnsi="Times New Roman" w:hint="cs"/>
          <w:sz w:val="20"/>
          <w:rtl/>
          <w:lang w:eastAsia="he-IL"/>
        </w:rPr>
        <w:t>, מיד</w:t>
      </w:r>
      <w:r w:rsidRPr="001835AB">
        <w:rPr>
          <w:rFonts w:ascii="Times New Roman" w:eastAsia="Times New Roman" w:hAnsi="Times New Roman"/>
          <w:sz w:val="20"/>
          <w:rtl/>
          <w:lang w:eastAsia="he-IL"/>
        </w:rPr>
        <w:t xml:space="preserve"> לפי בקשתו. אין בסעיף זה כדי לגרוע מהתחייבויות המתכנן לפי חוזה</w:t>
      </w:r>
      <w:r w:rsidRPr="001835AB">
        <w:rPr>
          <w:rFonts w:ascii="Times New Roman" w:eastAsia="Times New Roman" w:hAnsi="Times New Roman" w:hint="cs"/>
          <w:sz w:val="20"/>
          <w:rtl/>
          <w:lang w:eastAsia="he-IL"/>
        </w:rPr>
        <w:t xml:space="preserve"> זה ו/או לפי כל דין</w:t>
      </w:r>
      <w:r w:rsidRPr="001835AB">
        <w:rPr>
          <w:rFonts w:ascii="Times New Roman" w:eastAsia="Times New Roman" w:hAnsi="Times New Roman"/>
          <w:sz w:val="20"/>
          <w:rtl/>
          <w:lang w:eastAsia="he-IL"/>
        </w:rPr>
        <w:t>.</w:t>
      </w:r>
    </w:p>
    <w:p w14:paraId="0377DB3F"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שכר המתכנן</w:t>
      </w:r>
    </w:p>
    <w:p w14:paraId="2822BC48"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תמורת שרותי המתכנן וכל יתר התחייבויותיו לפי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כמפורט בנספח </w:t>
      </w:r>
      <w:r w:rsidRPr="001835AB">
        <w:rPr>
          <w:rFonts w:ascii="Times New Roman" w:eastAsia="Times New Roman" w:hAnsi="Times New Roman"/>
          <w:bCs/>
          <w:sz w:val="20"/>
          <w:rtl/>
          <w:lang w:eastAsia="he-IL"/>
        </w:rPr>
        <w:t xml:space="preserve">ד' </w:t>
      </w:r>
      <w:r w:rsidRPr="001835AB">
        <w:rPr>
          <w:rFonts w:ascii="Times New Roman" w:eastAsia="Times New Roman" w:hAnsi="Times New Roman" w:hint="cs"/>
          <w:b/>
          <w:sz w:val="20"/>
          <w:rtl/>
          <w:lang w:eastAsia="he-IL"/>
        </w:rPr>
        <w:t xml:space="preserve">המצ"ב </w:t>
      </w:r>
      <w:r w:rsidRPr="001835AB">
        <w:rPr>
          <w:rFonts w:ascii="Times New Roman" w:eastAsia="Times New Roman" w:hAnsi="Times New Roman"/>
          <w:sz w:val="20"/>
          <w:rtl/>
          <w:lang w:eastAsia="he-IL"/>
        </w:rPr>
        <w:t>(להלן: "</w:t>
      </w:r>
      <w:r w:rsidRPr="001835AB">
        <w:rPr>
          <w:rFonts w:ascii="Times New Roman" w:eastAsia="Times New Roman" w:hAnsi="Times New Roman"/>
          <w:b/>
          <w:bCs/>
          <w:sz w:val="20"/>
          <w:rtl/>
          <w:lang w:eastAsia="he-IL"/>
        </w:rPr>
        <w:t>שכר המתכנן</w:t>
      </w:r>
      <w:r w:rsidRPr="001835AB">
        <w:rPr>
          <w:rFonts w:ascii="Times New Roman" w:eastAsia="Times New Roman" w:hAnsi="Times New Roman"/>
          <w:sz w:val="20"/>
          <w:rtl/>
          <w:lang w:eastAsia="he-IL"/>
        </w:rPr>
        <w:t>").</w:t>
      </w:r>
    </w:p>
    <w:p w14:paraId="579DD911"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בהוצאות הממשיות בשרותי העזר המפורטים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שא המזמין:</w:t>
      </w:r>
    </w:p>
    <w:p w14:paraId="5D9D42E1"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הדפסות בתוויין המיועדות להפצה לאחרים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למעט הדפסות שיפיק המתכנן במשרדו. להסרת ספקות, יובהר כי בגין הוצאות הדפסות בתוויין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אשר מיועדות למתכנן בהליך עבודתו, לא יהיה המתכנן זכאי לקבל</w:t>
      </w:r>
      <w:r w:rsidRPr="001835AB">
        <w:rPr>
          <w:rFonts w:ascii="Times New Roman" w:eastAsia="Times New Roman" w:hAnsi="Times New Roman" w:hint="cs"/>
          <w:sz w:val="20"/>
          <w:rtl/>
          <w:lang w:eastAsia="he-IL"/>
        </w:rPr>
        <w:t>ת</w:t>
      </w:r>
      <w:r w:rsidRPr="001835AB">
        <w:rPr>
          <w:rFonts w:ascii="Times New Roman" w:eastAsia="Times New Roman" w:hAnsi="Times New Roman"/>
          <w:sz w:val="20"/>
          <w:rtl/>
          <w:lang w:eastAsia="he-IL"/>
        </w:rPr>
        <w:t xml:space="preserve"> החזר.</w:t>
      </w:r>
    </w:p>
    <w:p w14:paraId="751BAC8B"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0"/>
          <w:rtl/>
          <w:lang w:eastAsia="he-IL"/>
        </w:rPr>
      </w:pPr>
    </w:p>
    <w:p w14:paraId="41B74589"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העתקות שנמסרו ע"י המתכנן למזמין</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לרשויות המוסמכות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ליועצים, למעט העתקות וצילומים שיפיק המתכנן במשרדו.</w:t>
      </w:r>
    </w:p>
    <w:p w14:paraId="2EF3681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שכפול מסמכים.</w:t>
      </w:r>
    </w:p>
    <w:p w14:paraId="4AEE2E73"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מודלים, פרוספקטים ופרספקטיבות, המוזמנים לצורכי שיווק (למעט מודלים ופרספקטיבות לצורכי עבודה והחלטה).</w:t>
      </w:r>
    </w:p>
    <w:p w14:paraId="2E78CCAB"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מדידות וצילומי אויר.</w:t>
      </w:r>
    </w:p>
    <w:p w14:paraId="6B507C42"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קידוחים ובדיקות קרקע.</w:t>
      </w:r>
    </w:p>
    <w:p w14:paraId="09BBDC67"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שליחויות.</w:t>
      </w:r>
    </w:p>
    <w:p w14:paraId="0703089B"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העזר המפורטים בסעיפים 7.2.1 עד 7.2.3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יוזמנו על ידי המתכנן באמצעות </w:t>
      </w:r>
      <w:r w:rsidRPr="001835AB">
        <w:rPr>
          <w:rFonts w:ascii="Times New Roman" w:eastAsia="Times New Roman" w:hAnsi="Times New Roman"/>
          <w:sz w:val="20"/>
          <w:rtl/>
          <w:lang w:eastAsia="he-IL"/>
        </w:rPr>
        <w:lastRenderedPageBreak/>
        <w:t xml:space="preserve">מערכת ניהול פרויקטים </w:t>
      </w:r>
      <w:r w:rsidRPr="001835AB">
        <w:rPr>
          <w:rFonts w:ascii="Times New Roman" w:eastAsia="Times New Roman" w:hAnsi="Times New Roman"/>
          <w:sz w:val="20"/>
          <w:lang w:eastAsia="he-IL"/>
        </w:rPr>
        <w:t>VIEW</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 מערכת רמדורנט מודול ניהול מסמכים (</w:t>
      </w:r>
      <w:r w:rsidRPr="001835AB">
        <w:rPr>
          <w:rFonts w:ascii="Times New Roman" w:eastAsia="Times New Roman" w:hAnsi="Times New Roman"/>
          <w:sz w:val="20"/>
          <w:lang w:eastAsia="he-IL"/>
        </w:rPr>
        <w:t>DM</w:t>
      </w:r>
      <w:r w:rsidRPr="001835AB">
        <w:rPr>
          <w:rFonts w:ascii="Times New Roman" w:eastAsia="Times New Roman" w:hAnsi="Times New Roman"/>
          <w:sz w:val="20"/>
          <w:rtl/>
          <w:lang w:eastAsia="he-IL"/>
        </w:rPr>
        <w:t>) רק ממכונים המאושרים ע"י המזמין לבצע עבודות עבורו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הוצאות לפי סעיפים 7.2.4 עד 7.2.7 ועבור הדפסות והעתקות צבעוניות יוצאו רק אם אושרו תחילה בכתב, טרם הזמנתם ע"י המנהל.</w:t>
      </w:r>
    </w:p>
    <w:p w14:paraId="1A6DC3BB"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על חשבון שכר המתכנן ישולמו למתכנן תשלומי ביניים בש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עורים ובמועדים המפורטים בנספח</w:t>
      </w:r>
      <w:r w:rsidRPr="001835AB">
        <w:rPr>
          <w:rFonts w:ascii="Times New Roman" w:eastAsia="Times New Roman" w:hAnsi="Times New Roman"/>
          <w:bCs/>
          <w:sz w:val="20"/>
          <w:rtl/>
          <w:lang w:eastAsia="he-IL"/>
        </w:rPr>
        <w:t xml:space="preserve"> ה'</w:t>
      </w:r>
      <w:r w:rsidRPr="001835AB">
        <w:rPr>
          <w:rFonts w:ascii="Times New Roman" w:eastAsia="Times New Roman" w:hAnsi="Times New Roman" w:hint="cs"/>
          <w:sz w:val="20"/>
          <w:rtl/>
          <w:lang w:eastAsia="he-IL"/>
        </w:rPr>
        <w:t xml:space="preserve"> המצ"ב,</w:t>
      </w:r>
      <w:r w:rsidRPr="001835AB">
        <w:rPr>
          <w:rFonts w:ascii="Times New Roman" w:eastAsia="Times New Roman" w:hAnsi="Times New Roman"/>
          <w:sz w:val="20"/>
          <w:rtl/>
          <w:lang w:eastAsia="he-IL"/>
        </w:rPr>
        <w:t xml:space="preserve"> וכן כל תשלומי ביניים נוספים במידה והמזמין יחליט לשלמם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p>
    <w:p w14:paraId="7FFA90DB"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תשלומי הביניים לפי פסקה זו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מקדמות על חשבון שכר המתכנן ואין באישורם ו/או בתשלומם משום אישור כלשהו מצד המזמין לגבי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שלב משלבי שירותי המתכנן ו/או טיב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 ו/או הסכום המגיע למתכנן. במקרה של הפסקת עבודתו של המתכנן כאמור בסעיף 6.3 לעיל, יחולו הוראות סעיף 12.1.2 להלן. </w:t>
      </w:r>
    </w:p>
    <w:p w14:paraId="4A941D0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trike/>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השכר האמור בנספח </w:t>
      </w:r>
      <w:r w:rsidRPr="001835AB">
        <w:rPr>
          <w:rFonts w:ascii="Times New Roman" w:eastAsia="Times New Roman" w:hAnsi="Times New Roman"/>
          <w:b/>
          <w:bCs/>
          <w:sz w:val="20"/>
          <w:rtl/>
          <w:lang w:eastAsia="he-IL"/>
        </w:rPr>
        <w:t xml:space="preserve">ד' </w:t>
      </w:r>
      <w:r w:rsidRPr="001835AB">
        <w:rPr>
          <w:rFonts w:ascii="Times New Roman" w:eastAsia="Times New Roman" w:hAnsi="Times New Roman" w:hint="cs"/>
          <w:sz w:val="20"/>
          <w:rtl/>
          <w:lang w:eastAsia="he-IL"/>
        </w:rPr>
        <w:t xml:space="preserve">המצ"ב, </w:t>
      </w:r>
      <w:r w:rsidRPr="001835AB">
        <w:rPr>
          <w:rFonts w:ascii="Times New Roman" w:eastAsia="Times New Roman" w:hAnsi="Times New Roman"/>
          <w:sz w:val="20"/>
          <w:rtl/>
          <w:lang w:eastAsia="he-IL"/>
        </w:rPr>
        <w:t>ה</w:t>
      </w:r>
      <w:r w:rsidRPr="001835AB">
        <w:rPr>
          <w:rFonts w:ascii="Times New Roman" w:eastAsia="Times New Roman" w:hAnsi="Times New Roman" w:hint="cs"/>
          <w:sz w:val="20"/>
          <w:rtl/>
          <w:lang w:eastAsia="he-IL"/>
        </w:rPr>
        <w:t xml:space="preserve">ינו </w:t>
      </w:r>
      <w:r w:rsidRPr="001835AB">
        <w:rPr>
          <w:rFonts w:ascii="Times New Roman" w:eastAsia="Times New Roman" w:hAnsi="Times New Roman"/>
          <w:sz w:val="20"/>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1835AB">
        <w:rPr>
          <w:rFonts w:ascii="Times New Roman" w:eastAsia="Times New Roman" w:hAnsi="Times New Roman" w:hint="cs"/>
          <w:sz w:val="20"/>
          <w:rtl/>
          <w:lang w:eastAsia="he-IL"/>
        </w:rPr>
        <w:t xml:space="preserve">זה </w:t>
      </w:r>
      <w:r w:rsidRPr="001835AB">
        <w:rPr>
          <w:rFonts w:ascii="Times New Roman" w:eastAsia="Times New Roman" w:hAnsi="Times New Roman"/>
          <w:sz w:val="20"/>
          <w:rtl/>
          <w:lang w:eastAsia="he-IL"/>
        </w:rPr>
        <w:t>במפורש אחרת. תנאי לתשלום שכר המתכנן במלואו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הינו המצאת הצהרה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1835AB">
        <w:rPr>
          <w:rFonts w:ascii="Times New Roman" w:eastAsia="Times New Roman" w:hAnsi="Times New Roman"/>
          <w:b/>
          <w:bCs/>
          <w:sz w:val="20"/>
          <w:rtl/>
          <w:lang w:eastAsia="he-IL"/>
        </w:rPr>
        <w:t>ט'</w:t>
      </w:r>
      <w:r w:rsidRPr="001835AB">
        <w:rPr>
          <w:rFonts w:ascii="Times New Roman" w:eastAsia="Times New Roman" w:hAnsi="Times New Roman"/>
          <w:sz w:val="20"/>
          <w:rtl/>
          <w:lang w:eastAsia="he-IL"/>
        </w:rPr>
        <w:t xml:space="preserve"> לחוזה זה וכתב היעדר תביעות המצורף כנספח</w:t>
      </w:r>
      <w:r w:rsidRPr="001835AB">
        <w:rPr>
          <w:rFonts w:ascii="Times New Roman" w:eastAsia="Times New Roman" w:hAnsi="Times New Roman"/>
          <w:b/>
          <w:bCs/>
          <w:sz w:val="20"/>
          <w:rtl/>
          <w:lang w:eastAsia="he-IL"/>
        </w:rPr>
        <w:t xml:space="preserve"> י'</w:t>
      </w:r>
      <w:r w:rsidRPr="001835AB">
        <w:rPr>
          <w:rFonts w:ascii="Times New Roman" w:eastAsia="Times New Roman" w:hAnsi="Times New Roman"/>
          <w:sz w:val="20"/>
          <w:rtl/>
          <w:lang w:eastAsia="he-IL"/>
        </w:rPr>
        <w:t xml:space="preserve"> לחוזה זה למזמין, חתום ע"י המתכנן ומאומת כנדרש בו.</w:t>
      </w:r>
    </w:p>
    <w:p w14:paraId="2F2AEFA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מבלי לפגוע בכלליות האמור בסעיף </w:t>
      </w:r>
      <w:r w:rsidRPr="001835AB">
        <w:rPr>
          <w:rFonts w:ascii="Times New Roman" w:eastAsia="Times New Roman" w:hAnsi="Times New Roman" w:hint="cs"/>
          <w:sz w:val="20"/>
          <w:rtl/>
          <w:lang w:eastAsia="he-IL"/>
        </w:rPr>
        <w:t>7 לעיל</w:t>
      </w:r>
      <w:r w:rsidRPr="001835AB">
        <w:rPr>
          <w:rFonts w:ascii="Times New Roman" w:eastAsia="Times New Roman" w:hAnsi="Times New Roman"/>
          <w:sz w:val="20"/>
          <w:rtl/>
          <w:lang w:eastAsia="he-IL"/>
        </w:rPr>
        <w:t>, מוסכם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בשום מקרה, לקבל תמורה ו/או שכר ו/או טובות הנאה כלשהן מכל צד שלישי אחר, לרבות מהיועצים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מהקבלן, וכל סכום שיתקבל על ידו כאמור, בין במישרין ובין בעקיפין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רכוש ה</w:t>
      </w:r>
      <w:r w:rsidRPr="001835AB">
        <w:rPr>
          <w:rFonts w:ascii="Times New Roman" w:eastAsia="Times New Roman" w:hAnsi="Times New Roman" w:hint="cs"/>
          <w:sz w:val="20"/>
          <w:rtl/>
          <w:lang w:eastAsia="he-IL"/>
        </w:rPr>
        <w:t>מזמין</w:t>
      </w:r>
      <w:r w:rsidRPr="001835AB">
        <w:rPr>
          <w:rFonts w:ascii="Times New Roman" w:eastAsia="Times New Roman" w:hAnsi="Times New Roman"/>
          <w:sz w:val="20"/>
          <w:rtl/>
          <w:lang w:eastAsia="he-IL"/>
        </w:rPr>
        <w:t>. מובהר בזה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הפרת סעיף זה על ידי המתכנן תה</w:t>
      </w:r>
      <w:r w:rsidRPr="001835AB">
        <w:rPr>
          <w:rFonts w:ascii="Times New Roman" w:eastAsia="Times New Roman" w:hAnsi="Times New Roman" w:hint="cs"/>
          <w:sz w:val="20"/>
          <w:rtl/>
          <w:lang w:eastAsia="he-IL"/>
        </w:rPr>
        <w:t>ווה</w:t>
      </w:r>
      <w:r w:rsidRPr="001835AB">
        <w:rPr>
          <w:rFonts w:ascii="Times New Roman" w:eastAsia="Times New Roman" w:hAnsi="Times New Roman"/>
          <w:sz w:val="20"/>
          <w:rtl/>
          <w:lang w:eastAsia="he-IL"/>
        </w:rPr>
        <w:t xml:space="preserve"> הפרה יסודית של חוזה</w:t>
      </w:r>
      <w:r w:rsidRPr="001835AB">
        <w:rPr>
          <w:rFonts w:ascii="Times New Roman" w:eastAsia="Times New Roman" w:hAnsi="Times New Roman" w:hint="cs"/>
          <w:sz w:val="20"/>
          <w:rtl/>
          <w:lang w:eastAsia="he-IL"/>
        </w:rPr>
        <w:t xml:space="preserve"> זה. </w:t>
      </w:r>
    </w:p>
    <w:p w14:paraId="1D38F6DF" w14:textId="77777777" w:rsidR="001835AB" w:rsidRPr="00E64AE3" w:rsidRDefault="001835AB" w:rsidP="00E64AE3">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תנאים מקדמיים לביצוע תשלום כלשהו ע"ח שכר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הינם הצגת ר</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שיון המתכנן כאמור בסעיף 2.2 לעיל והמצאת אישור בדבר ניהול ספרי המתכנן כדין, חתום ע"י רו"ח או רשויות המס, כנדרש.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ככל שהמתכנן לא ימציא למזמין אישור תקף בדבר פטור מניכוי מס במקור, </w:t>
      </w:r>
      <w:r w:rsidRPr="001835AB">
        <w:rPr>
          <w:rFonts w:ascii="Times New Roman" w:eastAsia="Times New Roman" w:hAnsi="Times New Roman" w:hint="cs"/>
          <w:sz w:val="20"/>
          <w:rtl/>
          <w:lang w:eastAsia="he-IL"/>
        </w:rPr>
        <w:t>עובר</w:t>
      </w:r>
      <w:r w:rsidRPr="001835AB">
        <w:rPr>
          <w:rFonts w:ascii="Times New Roman" w:eastAsia="Times New Roman" w:hAnsi="Times New Roman"/>
          <w:sz w:val="20"/>
          <w:rtl/>
          <w:lang w:eastAsia="he-IL"/>
        </w:rPr>
        <w:t xml:space="preserve"> לביצוע כל תשלום ע"ח שכר המתכנן, ינוכה מס במקור כדין, מכל סכום ע"ח שכר המתכנן שישולם ע"י המזמין. למען הסר ספק מובהר ומוסכם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המצאת אישור בדבר ניכוי המס במקור, תיחשב כביצוע תשלום של המזמין ע"ח שכר המתכנן בגובה הסכום הנקוב באישור.  </w:t>
      </w:r>
    </w:p>
    <w:p w14:paraId="2D637FA3"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שנויים בתכנון</w:t>
      </w:r>
    </w:p>
    <w:p w14:paraId="5D2453A6" w14:textId="77777777" w:rsid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המנהל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5A9F36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נדרשו השינויים לאחר שלב התכנון המפורט שהוזמן ע"י המזמין כמפורט בנספח</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w:t>
      </w:r>
      <w:r w:rsidRPr="001835AB">
        <w:rPr>
          <w:rFonts w:ascii="Times New Roman" w:eastAsia="Times New Roman" w:hAnsi="Times New Roman"/>
          <w:bCs/>
          <w:sz w:val="20"/>
          <w:rtl/>
          <w:lang w:eastAsia="he-IL"/>
        </w:rPr>
        <w:t>ב' או ג'</w:t>
      </w:r>
      <w:r w:rsidRPr="001835AB">
        <w:rPr>
          <w:rFonts w:ascii="Times New Roman" w:eastAsia="Times New Roman" w:hAnsi="Times New Roman" w:hint="cs"/>
          <w:b/>
          <w:sz w:val="20"/>
          <w:rtl/>
          <w:lang w:eastAsia="he-IL"/>
        </w:rPr>
        <w:t xml:space="preserve"> המצ"ב</w:t>
      </w:r>
      <w:r w:rsidRPr="001835AB">
        <w:rPr>
          <w:rFonts w:ascii="Times New Roman" w:eastAsia="Times New Roman" w:hAnsi="Times New Roman"/>
          <w:sz w:val="20"/>
          <w:rtl/>
          <w:lang w:eastAsia="he-IL"/>
        </w:rPr>
        <w:t>,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השינויים מחייב את המתכנן בעבודה העולה במידה רבה ובאופן יסודי על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אלמלא השנויים</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יהיה</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זכאי לפיצוי בעד העבודה הנוספת שב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עקב השנויים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כאמור</w:t>
      </w:r>
      <w:r w:rsidRPr="001835AB">
        <w:rPr>
          <w:rFonts w:ascii="Times New Roman" w:eastAsia="Times New Roman" w:hAnsi="Times New Roman"/>
          <w:sz w:val="20"/>
          <w:rtl/>
          <w:lang w:eastAsia="he-IL"/>
        </w:rPr>
        <w:t>. הפיצוי ישולם בגין העבודה הנוספת שהמתכנן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לעומת העבודה שהיה עליו לבצע אלמלא השנויים, כפי שיקבע ע"י המנהל בהתאם לחלקו של התכנון החוזר כפי שיקבע ע"י המנהל מתוך סך שרותי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 xml:space="preserve"> המתכנן ושכר המתכנן. בכל מקרה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שנויים</w:t>
      </w:r>
      <w:r w:rsidRPr="001835AB">
        <w:rPr>
          <w:rFonts w:ascii="Times New Roman" w:eastAsia="Times New Roman" w:hAnsi="Times New Roman" w:hint="cs"/>
          <w:sz w:val="20"/>
          <w:rtl/>
          <w:lang w:eastAsia="he-IL"/>
        </w:rPr>
        <w:t xml:space="preserve"> כאמור, לא יהוו</w:t>
      </w:r>
      <w:r w:rsidRPr="001835AB">
        <w:rPr>
          <w:rFonts w:ascii="Times New Roman" w:eastAsia="Times New Roman" w:hAnsi="Times New Roman"/>
          <w:sz w:val="20"/>
          <w:rtl/>
          <w:lang w:eastAsia="he-IL"/>
        </w:rPr>
        <w:t xml:space="preserve"> עילה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 בלוח הזמנים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אלא בא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שור המנהל </w:t>
      </w:r>
      <w:r w:rsidRPr="001835AB">
        <w:rPr>
          <w:rFonts w:ascii="Times New Roman" w:eastAsia="Times New Roman" w:hAnsi="Times New Roman" w:hint="cs"/>
          <w:sz w:val="20"/>
          <w:rtl/>
          <w:lang w:eastAsia="he-IL"/>
        </w:rPr>
        <w:t>מראש ו</w:t>
      </w:r>
      <w:r w:rsidRPr="001835AB">
        <w:rPr>
          <w:rFonts w:ascii="Times New Roman" w:eastAsia="Times New Roman" w:hAnsi="Times New Roman"/>
          <w:sz w:val="20"/>
          <w:rtl/>
          <w:lang w:eastAsia="he-IL"/>
        </w:rPr>
        <w:t>בכתב.</w:t>
      </w:r>
    </w:p>
    <w:p w14:paraId="73EC7A8E"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hint="cs"/>
          <w:sz w:val="20"/>
          <w:rtl/>
          <w:lang w:eastAsia="he-IL"/>
        </w:rPr>
        <w:t>על אף</w:t>
      </w:r>
      <w:r w:rsidRPr="001835AB">
        <w:rPr>
          <w:rFonts w:ascii="Times New Roman" w:eastAsia="Times New Roman" w:hAnsi="Times New Roman"/>
          <w:sz w:val="20"/>
          <w:rtl/>
          <w:lang w:eastAsia="he-IL"/>
        </w:rPr>
        <w:t xml:space="preserve"> האמור בסעיף 8.2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יגיע למתכנן דבר בגין שינויים הנובעים מ:</w:t>
      </w:r>
    </w:p>
    <w:p w14:paraId="5226913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טעות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קוי בתכנון ו/או באומדן של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של היועצים.</w:t>
      </w:r>
    </w:p>
    <w:p w14:paraId="2C9EFAE0"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התכנון אינו התכנון היעיל ביותר.</w:t>
      </w:r>
    </w:p>
    <w:p w14:paraId="6A0B26CF"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lastRenderedPageBreak/>
        <w:t>השינוי מתחייב במישרין או בעקיפין מהפרת איזה מהוראות חוזה זה ע"י המתכנן.</w:t>
      </w:r>
    </w:p>
    <w:p w14:paraId="48DCBF52" w14:textId="77777777" w:rsidR="001835AB" w:rsidRPr="001835AB" w:rsidRDefault="001835AB" w:rsidP="001835AB">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השינויים מתחייבים מדרישת רשויות מוסמכות. </w:t>
      </w:r>
    </w:p>
    <w:p w14:paraId="57A48AB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להכין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עבור רוכשים שיבקשו זאת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תכנית שינויים בדירות שאינם עומדים בסתירה להיתרי הבניה ולכל דין. </w:t>
      </w:r>
    </w:p>
    <w:p w14:paraId="5E6BB90C" w14:textId="77777777" w:rsidR="001835AB" w:rsidRPr="001835AB" w:rsidRDefault="001835AB" w:rsidP="001835AB">
      <w:pPr>
        <w:widowControl w:val="0"/>
        <w:spacing w:before="0" w:beforeAutospacing="0" w:after="24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מחיר השינויים ותנאי התשלום בגין תכנון השינויים </w:t>
      </w:r>
      <w:r w:rsidRPr="001835AB">
        <w:rPr>
          <w:rFonts w:ascii="Times New Roman" w:eastAsia="Times New Roman" w:hAnsi="Times New Roman" w:hint="cs"/>
          <w:sz w:val="20"/>
          <w:rtl/>
          <w:lang w:eastAsia="he-IL"/>
        </w:rPr>
        <w:t xml:space="preserve">כאמור, </w:t>
      </w:r>
      <w:r w:rsidRPr="001835AB">
        <w:rPr>
          <w:rFonts w:ascii="Times New Roman" w:eastAsia="Times New Roman" w:hAnsi="Times New Roman"/>
          <w:sz w:val="20"/>
          <w:rtl/>
          <w:lang w:eastAsia="he-IL"/>
        </w:rPr>
        <w:t>יסוכמו בין המתכנן לרוכשים. המתכנן יתקשר עם הרוכש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בהסכם נפרד לתכנון השינויים. כל מחלוקת שתתעורר בין המתכנן לבין </w:t>
      </w:r>
      <w:r w:rsidRPr="001835AB">
        <w:rPr>
          <w:rFonts w:ascii="Times New Roman" w:eastAsia="Times New Roman" w:hAnsi="Times New Roman" w:hint="cs"/>
          <w:sz w:val="20"/>
          <w:rtl/>
          <w:lang w:eastAsia="he-IL"/>
        </w:rPr>
        <w:t>ה</w:t>
      </w:r>
      <w:r w:rsidRPr="001835AB">
        <w:rPr>
          <w:rFonts w:ascii="Times New Roman" w:eastAsia="Times New Roman" w:hAnsi="Times New Roman"/>
          <w:sz w:val="20"/>
          <w:rtl/>
          <w:lang w:eastAsia="he-IL"/>
        </w:rPr>
        <w:t>רוכש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בענ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ין קביעת מחיר השינויים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תובא בפני המנהל והוא יהיה המוסמך להכריע בה.</w:t>
      </w:r>
    </w:p>
    <w:p w14:paraId="65A6DE45"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אחריות וביטוח</w:t>
      </w:r>
    </w:p>
    <w:p w14:paraId="4DA9DFE5" w14:textId="77777777" w:rsidR="00740118" w:rsidRPr="00013687" w:rsidRDefault="00740118" w:rsidP="00740118">
      <w:pPr>
        <w:widowControl w:val="0"/>
        <w:spacing w:before="0" w:beforeAutospacing="0" w:after="240" w:afterAutospacing="0" w:line="240" w:lineRule="auto"/>
        <w:ind w:left="363" w:firstLine="430"/>
        <w:jc w:val="both"/>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אחריות</w:t>
      </w:r>
    </w:p>
    <w:p w14:paraId="08FF4470" w14:textId="77777777" w:rsidR="00740118" w:rsidRPr="00013687" w:rsidRDefault="00740118" w:rsidP="00740118">
      <w:pPr>
        <w:pStyle w:val="af7"/>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43F133E9" w14:textId="77777777" w:rsidR="00740118" w:rsidRPr="00013687" w:rsidRDefault="00740118" w:rsidP="00740118">
      <w:pPr>
        <w:pStyle w:val="af7"/>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17614677" w14:textId="77777777" w:rsidR="00740118" w:rsidRPr="00013687" w:rsidRDefault="00740118" w:rsidP="00740118">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09D90E63" w14:textId="77777777" w:rsidR="00740118"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rtl/>
          <w:lang w:eastAsia="he-IL"/>
        </w:rPr>
      </w:pPr>
    </w:p>
    <w:p w14:paraId="6709A68F" w14:textId="77777777" w:rsidR="00740118" w:rsidRPr="00013687" w:rsidRDefault="00740118" w:rsidP="00740118">
      <w:pPr>
        <w:widowControl w:val="0"/>
        <w:spacing w:before="0" w:beforeAutospacing="0" w:after="200" w:afterAutospacing="0" w:line="240" w:lineRule="auto"/>
        <w:ind w:left="368" w:firstLine="425"/>
        <w:rPr>
          <w:rFonts w:ascii="Times New Roman" w:eastAsia="Times New Roman" w:hAnsi="Times New Roman"/>
          <w:b/>
          <w:bCs/>
          <w:sz w:val="20"/>
          <w:u w:val="single"/>
          <w:lang w:eastAsia="he-IL"/>
        </w:rPr>
      </w:pPr>
      <w:r w:rsidRPr="00013687">
        <w:rPr>
          <w:rFonts w:ascii="Times New Roman" w:eastAsia="Times New Roman" w:hAnsi="Times New Roman" w:hint="cs"/>
          <w:b/>
          <w:bCs/>
          <w:sz w:val="20"/>
          <w:u w:val="single"/>
          <w:rtl/>
          <w:lang w:eastAsia="he-IL"/>
        </w:rPr>
        <w:t>ביטוח</w:t>
      </w:r>
    </w:p>
    <w:p w14:paraId="7847976F" w14:textId="77777777" w:rsidR="00740118" w:rsidRDefault="00740118" w:rsidP="00740118">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sz w:val="20"/>
          <w:lang w:eastAsia="he-IL"/>
        </w:rPr>
      </w:pPr>
      <w:r>
        <w:rPr>
          <w:rFonts w:ascii="Times New Roman" w:eastAsia="Times New Roman" w:hAnsi="Times New Roman" w:hint="cs"/>
          <w:sz w:val="20"/>
          <w:rtl/>
          <w:lang w:eastAsia="he-IL"/>
        </w:rPr>
        <w:t xml:space="preserve">מבלי לגרוע מאחריות המתכנן על פי הסכם זה או על פי כל דין, על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 xml:space="preserve"> לערוך ולקיים, על חשבון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למשך כל תקופת ההסכם וכל עוד אחריות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קיימת, את הביטוחים המפורטים במפרט ביטוחי המתכנן המצורף להסכם זה </w:t>
      </w:r>
      <w:r w:rsidRPr="002419E5">
        <w:rPr>
          <w:rFonts w:ascii="Times New Roman" w:eastAsia="Times New Roman" w:hAnsi="Times New Roman" w:hint="eastAsia"/>
          <w:b/>
          <w:bCs/>
          <w:sz w:val="20"/>
          <w:u w:val="single"/>
          <w:rtl/>
          <w:lang w:eastAsia="he-IL"/>
        </w:rPr>
        <w:t>כ</w:t>
      </w:r>
      <w:r>
        <w:rPr>
          <w:rFonts w:ascii="Times New Roman" w:eastAsia="Times New Roman" w:hAnsi="Times New Roman" w:hint="cs"/>
          <w:b/>
          <w:bCs/>
          <w:sz w:val="20"/>
          <w:u w:val="single"/>
          <w:rtl/>
          <w:lang w:eastAsia="he-IL"/>
        </w:rPr>
        <w:t xml:space="preserve">נספח </w:t>
      </w:r>
      <w:r w:rsidRPr="002419E5">
        <w:rPr>
          <w:rFonts w:ascii="Times New Roman" w:eastAsia="Times New Roman" w:hAnsi="Times New Roman" w:hint="eastAsia"/>
          <w:b/>
          <w:bCs/>
          <w:sz w:val="20"/>
          <w:u w:val="single"/>
          <w:rtl/>
          <w:lang w:eastAsia="he-IL"/>
        </w:rPr>
        <w:t>ז</w:t>
      </w:r>
      <w:r>
        <w:rPr>
          <w:rFonts w:ascii="Times New Roman" w:eastAsia="Times New Roman" w:hAnsi="Times New Roman" w:hint="cs"/>
          <w:b/>
          <w:bCs/>
          <w:sz w:val="20"/>
          <w:u w:val="single"/>
          <w:rtl/>
          <w:lang w:eastAsia="he-IL"/>
        </w:rPr>
        <w:t>'</w:t>
      </w:r>
      <w:r>
        <w:rPr>
          <w:rFonts w:ascii="Times New Roman" w:eastAsia="Times New Roman" w:hAnsi="Times New Roman" w:hint="cs"/>
          <w:sz w:val="20"/>
          <w:rtl/>
          <w:lang w:eastAsia="he-IL"/>
        </w:rPr>
        <w:t xml:space="preserve"> וכן אישור עריכת הביטוח המצורף להסכם זה כ</w:t>
      </w:r>
      <w:r>
        <w:rPr>
          <w:rFonts w:ascii="Times New Roman" w:eastAsia="Times New Roman" w:hAnsi="Times New Roman" w:hint="cs"/>
          <w:b/>
          <w:bCs/>
          <w:sz w:val="20"/>
          <w:u w:val="single"/>
          <w:rtl/>
          <w:lang w:eastAsia="he-IL"/>
        </w:rPr>
        <w:t xml:space="preserve">נספח </w:t>
      </w:r>
      <w:r w:rsidRPr="00235529">
        <w:rPr>
          <w:rFonts w:ascii="Times New Roman" w:eastAsia="Times New Roman" w:hAnsi="Times New Roman" w:hint="cs"/>
          <w:b/>
          <w:bCs/>
          <w:sz w:val="20"/>
          <w:u w:val="single"/>
          <w:rtl/>
          <w:lang w:eastAsia="he-IL"/>
        </w:rPr>
        <w:t>ז</w:t>
      </w:r>
      <w:r>
        <w:rPr>
          <w:rFonts w:ascii="Times New Roman" w:eastAsia="Times New Roman" w:hAnsi="Times New Roman" w:hint="cs"/>
          <w:b/>
          <w:bCs/>
          <w:sz w:val="20"/>
          <w:u w:val="single"/>
          <w:rtl/>
          <w:lang w:eastAsia="he-IL"/>
        </w:rPr>
        <w:t>1'</w:t>
      </w:r>
      <w:r>
        <w:rPr>
          <w:rFonts w:ascii="Times New Roman" w:eastAsia="Times New Roman" w:hAnsi="Times New Roman" w:hint="cs"/>
          <w:sz w:val="20"/>
          <w:rtl/>
          <w:lang w:eastAsia="he-IL"/>
        </w:rPr>
        <w:t xml:space="preserve">, והמהווה חלק בלתי נפרד ממנו ("מפרט ביטוחי המתכנן"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עובדים במסגרת ההסכם, יהיה רשאי </w:t>
      </w:r>
      <w:r w:rsidRPr="00E034F9">
        <w:rPr>
          <w:rFonts w:ascii="Times New Roman" w:eastAsia="Times New Roman" w:hAnsi="Times New Roman" w:hint="cs"/>
          <w:sz w:val="20"/>
          <w:rtl/>
          <w:lang w:eastAsia="he-IL"/>
        </w:rPr>
        <w:t>המתכנן</w:t>
      </w:r>
      <w:r w:rsidRPr="00E034F9">
        <w:rPr>
          <w:rFonts w:ascii="Times New Roman" w:eastAsia="Times New Roman" w:hAnsi="Times New Roman"/>
          <w:sz w:val="20"/>
          <w:rtl/>
          <w:lang w:eastAsia="he-IL"/>
        </w:rPr>
        <w:t xml:space="preserve"> </w:t>
      </w:r>
      <w:r>
        <w:rPr>
          <w:rFonts w:ascii="Times New Roman" w:eastAsia="Times New Roman" w:hAnsi="Times New Roman" w:hint="cs"/>
          <w:sz w:val="20"/>
          <w:rtl/>
          <w:lang w:eastAsia="he-IL"/>
        </w:rPr>
        <w:t>שלא לערוך את הביטוח המצוין בסעיף א' לאישור עריכת הביטוח.</w:t>
      </w:r>
    </w:p>
    <w:p w14:paraId="6D897535"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ללא צורך בכל דרישה מצד המזמין,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4D626412"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כמו כן, מיד בתום תקופת הביטוח, על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להמציא לידי המזמין אישור עריכת ביטוח מעודכן, בגין חידוש תוקף ביטוחי המתכנן לתקופת ביטוח נוספת, ומידי תקופת ביטוח, כל עוד הסכם זה בתוקף או לתקופה מאוחרת יותר כמפורט בסעיף 9.3 לעיל.</w:t>
      </w:r>
    </w:p>
    <w:p w14:paraId="52A5DD15"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lastRenderedPageBreak/>
        <w:t xml:space="preserve">מובהר, כי גבולות האחריות, הנדרשים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כמפורט באישור עריכת הביטוח, הינם בבחינת דרישה מזערית,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שאינה פוטרת את </w:t>
      </w:r>
      <w:r w:rsidRPr="00E034F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ממלוא החבות על פי הסכם זה. </w:t>
      </w:r>
    </w:p>
    <w:p w14:paraId="401F409A"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מוסכם בזאת, כי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לא תהיה כל טענה כלפי המזמין או מי מטעם המזמין, בכל הקשור לגבולות האחריות כאמור.</w:t>
      </w:r>
    </w:p>
    <w:p w14:paraId="09FE22D9"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כאמור לעיל, ועל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להתחייבויות המתכנן על פי הסכם זה.</w:t>
      </w:r>
    </w:p>
    <w:p w14:paraId="758B9C92"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080280A8"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או על ידי מי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לחצרי המזמין או המשמש את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לצורך מתן השירותים, ולא תהיה ל</w:t>
      </w:r>
      <w:r w:rsidRPr="00E034F9">
        <w:rPr>
          <w:rFonts w:ascii="Times New Roman" w:eastAsia="Times New Roman" w:hAnsi="Times New Roman" w:hint="cs"/>
          <w:sz w:val="20"/>
          <w:rtl/>
          <w:lang w:eastAsia="he-IL"/>
        </w:rPr>
        <w:t>מתכנן</w:t>
      </w:r>
      <w:r>
        <w:rPr>
          <w:rFonts w:ascii="Times New Roman" w:eastAsia="Times New Roman" w:hAnsi="Times New Roman" w:hint="cs"/>
          <w:sz w:val="20"/>
          <w:rtl/>
          <w:lang w:eastAsia="he-IL"/>
        </w:rPr>
        <w:t xml:space="preserve"> כל טענה, דרישה או תביעה כלפי הנזכרים לעיל, בגין אובדן או נזק כאמור.</w:t>
      </w:r>
    </w:p>
    <w:p w14:paraId="630E6AFF"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אם לדעת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יש צורך בעריכת ביטוחים נוספים או משלימים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לערוך ולקיים את הביטוחים הנוספים או המשלימים כאמור. </w:t>
      </w:r>
    </w:p>
    <w:p w14:paraId="3B2B9ACB"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בכל ביטוח רכוש נוסף או משלים לביטוחי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12DE35A4"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על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לדאוג, כי בידי קבלני המשנה פוליסות ביטוח, בהתאם לתנאים ולסכומים הנדרשים על פי הסכם זה. לחלופין, למתכנן נתונה הרשות לכלול את קבלני המשנה בשם המבוטח במסגרת ביטוחי </w:t>
      </w:r>
      <w:r w:rsidRPr="00E034F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xml:space="preserve">. </w:t>
      </w:r>
    </w:p>
    <w:p w14:paraId="71BC8A86"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למען הסר ספק, מובהר בזאת כי 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91B2E7D"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Pr>
          <w:rFonts w:ascii="Times New Roman" w:eastAsia="Times New Roman" w:hAnsi="Times New Roman" w:hint="cs"/>
          <w:sz w:val="20"/>
          <w:rtl/>
          <w:lang w:eastAsia="he-IL"/>
        </w:rPr>
        <w:t xml:space="preserve">אין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כדי לשחרר את </w:t>
      </w: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מחובתו לשפות ו/או לפצות את המזמין ו/או מי מטעמו, בגין כל נזק ,שהוא אחראי לו על פי הסכם זה ו/או על פי כל דין.</w:t>
      </w:r>
    </w:p>
    <w:p w14:paraId="52D35C55" w14:textId="77777777" w:rsidR="00740118"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235529">
        <w:rPr>
          <w:rFonts w:ascii="Times New Roman" w:eastAsia="Times New Roman" w:hAnsi="Times New Roman" w:hint="cs"/>
          <w:sz w:val="20"/>
          <w:rtl/>
          <w:lang w:eastAsia="he-IL"/>
        </w:rPr>
        <w:t xml:space="preserve">המתכנן </w:t>
      </w:r>
      <w:r>
        <w:rPr>
          <w:rFonts w:ascii="Times New Roman" w:eastAsia="Times New Roman" w:hAnsi="Times New Roman" w:hint="cs"/>
          <w:sz w:val="20"/>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המתכנן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hint="cs"/>
          <w:sz w:val="20"/>
          <w:rtl/>
          <w:lang w:eastAsia="he-IL"/>
        </w:rPr>
        <w:t>המתכנן</w:t>
      </w:r>
      <w:r>
        <w:rPr>
          <w:rFonts w:ascii="Times New Roman" w:eastAsia="Times New Roman" w:hAnsi="Times New Roman" w:hint="cs"/>
          <w:sz w:val="20"/>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118A0A70" w14:textId="77777777" w:rsidR="00740118" w:rsidRPr="00A42052" w:rsidRDefault="00740118" w:rsidP="00740118">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A42052">
        <w:rPr>
          <w:rFonts w:ascii="Times New Roman" w:eastAsia="Times New Roman" w:hAnsi="Times New Roman"/>
          <w:sz w:val="20"/>
          <w:rtl/>
          <w:lang w:eastAsia="he-IL"/>
        </w:rPr>
        <w:t>הפרת סעיף זה על כל תנאיו תיחשב להפרה יסודית של ההסכם.</w:t>
      </w:r>
    </w:p>
    <w:p w14:paraId="77BF3131"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lastRenderedPageBreak/>
        <w:t>אספקת תכניות</w:t>
      </w:r>
    </w:p>
    <w:p w14:paraId="7CCF221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עת במהלך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וכן בתקופת הבדק של העבודות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למזמין מיד לפי דרישתו כל תכניות, ובכללן, תכניות ומסמכים המנויים ברשימה המצ"ב כנספח </w:t>
      </w:r>
      <w:r w:rsidRPr="001835AB">
        <w:rPr>
          <w:rFonts w:ascii="Times New Roman" w:eastAsia="Times New Roman" w:hAnsi="Times New Roman"/>
          <w:b/>
          <w:bCs/>
          <w:sz w:val="20"/>
          <w:rtl/>
          <w:lang w:eastAsia="he-IL"/>
        </w:rPr>
        <w:t>ח'</w:t>
      </w:r>
      <w:r w:rsidRPr="001835AB">
        <w:rPr>
          <w:rFonts w:ascii="Times New Roman" w:eastAsia="Times New Roman" w:hAnsi="Times New Roman"/>
          <w:sz w:val="20"/>
          <w:rtl/>
          <w:lang w:eastAsia="he-IL"/>
        </w:rPr>
        <w:t xml:space="preserve"> לחוזה זה, ובמידה והדרישה מתייחסת לתכניות שאינ</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בידו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יערכ</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המתכנן בהקדם האפשרי וימסר</w:t>
      </w:r>
      <w:r w:rsidRPr="001835AB">
        <w:rPr>
          <w:rFonts w:ascii="Times New Roman" w:eastAsia="Times New Roman" w:hAnsi="Times New Roman" w:hint="cs"/>
          <w:sz w:val="20"/>
          <w:rtl/>
          <w:lang w:eastAsia="he-IL"/>
        </w:rPr>
        <w:t>ן</w:t>
      </w:r>
      <w:r w:rsidRPr="001835AB">
        <w:rPr>
          <w:rFonts w:ascii="Times New Roman" w:eastAsia="Times New Roman" w:hAnsi="Times New Roman"/>
          <w:sz w:val="20"/>
          <w:rtl/>
          <w:lang w:eastAsia="he-IL"/>
        </w:rPr>
        <w:t xml:space="preserve"> למזמין.</w:t>
      </w:r>
    </w:p>
    <w:p w14:paraId="315B4E1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עם גמר שרותי </w:t>
      </w:r>
      <w:r w:rsidRPr="001835AB">
        <w:rPr>
          <w:rFonts w:ascii="Times New Roman" w:eastAsia="Times New Roman" w:hAnsi="Times New Roman" w:hint="cs"/>
          <w:sz w:val="20"/>
          <w:rtl/>
          <w:lang w:eastAsia="he-IL"/>
        </w:rPr>
        <w:t>המתכנן,</w:t>
      </w:r>
      <w:r w:rsidRPr="001835AB">
        <w:rPr>
          <w:rFonts w:ascii="Times New Roman" w:eastAsia="Times New Roman" w:hAnsi="Times New Roman"/>
          <w:sz w:val="20"/>
          <w:rtl/>
          <w:lang w:eastAsia="he-IL"/>
        </w:rPr>
        <w:t xml:space="preserve"> ימסור המתכנן למזמין סדרה אחת של העתקי התכניות כשהן מעודכנות, ומשקפות את התכנון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הסופי בשטח </w:t>
      </w:r>
      <w:r w:rsidRPr="001835AB">
        <w:rPr>
          <w:rFonts w:ascii="Times New Roman" w:eastAsia="Times New Roman" w:hAnsi="Times New Roman"/>
          <w:color w:val="000000"/>
          <w:sz w:val="20"/>
          <w:lang w:eastAsia="he-IL"/>
        </w:rPr>
        <w:t>(AS MADE)</w:t>
      </w:r>
      <w:r w:rsidRPr="001835AB">
        <w:rPr>
          <w:rFonts w:ascii="Times New Roman" w:eastAsia="Times New Roman" w:hAnsi="Times New Roman"/>
          <w:sz w:val="20"/>
          <w:rtl/>
          <w:lang w:eastAsia="he-IL"/>
        </w:rPr>
        <w:t xml:space="preserve">, למעט שינויי דיירים, </w:t>
      </w:r>
      <w:r w:rsidRPr="001835AB">
        <w:rPr>
          <w:rFonts w:ascii="Times New Roman" w:eastAsia="Times New Roman" w:hAnsi="Times New Roman" w:hint="cs"/>
          <w:sz w:val="20"/>
          <w:rtl/>
          <w:lang w:eastAsia="he-IL"/>
        </w:rPr>
        <w:t xml:space="preserve">וקבצים </w:t>
      </w:r>
      <w:r w:rsidRPr="001835AB">
        <w:rPr>
          <w:rFonts w:ascii="Times New Roman" w:eastAsia="Times New Roman" w:hAnsi="Times New Roman"/>
          <w:sz w:val="20"/>
          <w:rtl/>
          <w:lang w:eastAsia="he-IL"/>
        </w:rPr>
        <w:t>המכילים את התכנון במדיה ממוחשבת.</w:t>
      </w:r>
    </w:p>
    <w:p w14:paraId="16CF360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או בוטל לפי סעיף 12 להלן, ימסור המתכנן למזמין סדרה אחת של העתקי התכניות ו</w:t>
      </w:r>
      <w:r w:rsidRPr="001835AB">
        <w:rPr>
          <w:rFonts w:ascii="Times New Roman" w:eastAsia="Times New Roman" w:hAnsi="Times New Roman" w:hint="cs"/>
          <w:sz w:val="20"/>
          <w:rtl/>
          <w:lang w:eastAsia="he-IL"/>
        </w:rPr>
        <w:t>הקבצים</w:t>
      </w:r>
      <w:r w:rsidRPr="001835AB">
        <w:rPr>
          <w:rFonts w:ascii="Times New Roman" w:eastAsia="Times New Roman" w:hAnsi="Times New Roman"/>
          <w:sz w:val="20"/>
          <w:rtl/>
          <w:lang w:eastAsia="he-IL"/>
        </w:rPr>
        <w:t xml:space="preserve"> כשה</w:t>
      </w:r>
      <w:r w:rsidRPr="001835AB">
        <w:rPr>
          <w:rFonts w:ascii="Times New Roman" w:eastAsia="Times New Roman" w:hAnsi="Times New Roman" w:hint="cs"/>
          <w:sz w:val="20"/>
          <w:rtl/>
          <w:lang w:eastAsia="he-IL"/>
        </w:rPr>
        <w:t>ם</w:t>
      </w:r>
      <w:r w:rsidRPr="001835AB">
        <w:rPr>
          <w:rFonts w:ascii="Times New Roman" w:eastAsia="Times New Roman" w:hAnsi="Times New Roman"/>
          <w:sz w:val="20"/>
          <w:rtl/>
          <w:lang w:eastAsia="he-IL"/>
        </w:rPr>
        <w:t xml:space="preserve"> מעודכנ</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עד לתאריך הבאת החוזה לידי גמר, או עד לתאריך ביטולו, הכל לפי העניין.</w:t>
      </w:r>
    </w:p>
    <w:p w14:paraId="2657649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01BA8605"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המתכנן לא יהיה זכאי לכל תשלום נוסף בעד תכניות שימסור למזמין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סעיף 10 זה.</w:t>
      </w:r>
    </w:p>
    <w:p w14:paraId="6BB411C8"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זכות הקניין בכל התכניות שייכת למזמין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ובלבד ששולם שכר המתכנן בהתאם להוראות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חל גם לגבי זכות היוצרים, במידה וקיימת, בכל עבודות שבוצעו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התכניות. המתכנן אינו רשאי להשתמש בתכניות לצורך תכנון ובניה של פרויקט אחר  שלא בהסכמת המזמין.</w:t>
      </w:r>
    </w:p>
    <w:p w14:paraId="761B06B0"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מעמד המתכנן</w:t>
      </w:r>
    </w:p>
    <w:p w14:paraId="05DC876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ומובהר על ידי הצדדים לחוזה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1835AB">
        <w:rPr>
          <w:rFonts w:ascii="Times New Roman" w:eastAsia="Times New Roman" w:hAnsi="Times New Roman" w:hint="cs"/>
          <w:sz w:val="20"/>
          <w:rtl/>
          <w:lang w:eastAsia="he-IL"/>
        </w:rPr>
        <w:t xml:space="preserve"> של המתכנן</w:t>
      </w:r>
      <w:r w:rsidRPr="001835AB">
        <w:rPr>
          <w:rFonts w:ascii="Times New Roman" w:eastAsia="Times New Roman" w:hAnsi="Times New Roman"/>
          <w:sz w:val="20"/>
          <w:rtl/>
          <w:lang w:eastAsia="he-IL"/>
        </w:rPr>
        <w:t>.</w:t>
      </w:r>
    </w:p>
    <w:p w14:paraId="7843187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 xml:space="preserve">אין ולא יהיו יחסי עובד-מעביד בין המזמין ובין </w:t>
      </w:r>
      <w:r w:rsidRPr="001835AB">
        <w:rPr>
          <w:rFonts w:ascii="Times New Roman" w:eastAsia="Times New Roman" w:hAnsi="Times New Roman"/>
          <w:color w:val="000000"/>
          <w:sz w:val="24"/>
          <w:rtl/>
          <w:lang w:eastAsia="he-IL"/>
        </w:rPr>
        <w:t xml:space="preserve">המתכנן ו/או </w:t>
      </w:r>
      <w:r w:rsidRPr="001835AB">
        <w:rPr>
          <w:rFonts w:ascii="Times New Roman" w:eastAsia="Times New Roman" w:hAnsi="Times New Roman" w:hint="cs"/>
          <w:color w:val="000000"/>
          <w:sz w:val="24"/>
          <w:rtl/>
          <w:lang w:eastAsia="he-IL"/>
        </w:rPr>
        <w:t>מי מטעמו ו</w:t>
      </w:r>
      <w:r w:rsidRPr="001835AB">
        <w:rPr>
          <w:rFonts w:ascii="Times New Roman" w:eastAsia="Times New Roman" w:hAnsi="Times New Roman"/>
          <w:color w:val="000000"/>
          <w:sz w:val="24"/>
          <w:rtl/>
          <w:lang w:eastAsia="he-IL"/>
        </w:rPr>
        <w:t xml:space="preserve">בין המזמין לבין עובדי </w:t>
      </w:r>
      <w:r w:rsidRPr="001835AB">
        <w:rPr>
          <w:rFonts w:ascii="Times New Roman" w:eastAsia="Times New Roman" w:hAnsi="Times New Roman" w:hint="cs"/>
          <w:color w:val="000000"/>
          <w:sz w:val="24"/>
          <w:rtl/>
          <w:lang w:eastAsia="he-IL"/>
        </w:rPr>
        <w:t xml:space="preserve"> המתכנן ו/או מי מטעמיהם</w:t>
      </w:r>
      <w:r w:rsidRPr="001835AB">
        <w:rPr>
          <w:rFonts w:ascii="Times New Roman" w:eastAsia="Times New Roman" w:hAnsi="Times New Roman"/>
          <w:color w:val="000000"/>
          <w:sz w:val="24"/>
          <w:rtl/>
          <w:lang w:eastAsia="he-IL"/>
        </w:rPr>
        <w:t xml:space="preserve"> </w:t>
      </w:r>
      <w:r w:rsidRPr="001835AB">
        <w:rPr>
          <w:rFonts w:ascii="Times New Roman" w:eastAsia="Times New Roman" w:hAnsi="Times New Roman"/>
          <w:sz w:val="20"/>
          <w:rtl/>
          <w:lang w:eastAsia="he-IL"/>
        </w:rPr>
        <w:t>ואין בהוראות חוזה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כדי ליצור בין המתכנן ו/או מי מעובדיו</w:t>
      </w:r>
      <w:r w:rsidRPr="001835AB">
        <w:rPr>
          <w:rFonts w:ascii="Times New Roman" w:eastAsia="Times New Roman" w:hAnsi="Times New Roman" w:hint="cs"/>
          <w:sz w:val="20"/>
          <w:rtl/>
          <w:lang w:eastAsia="he-IL"/>
        </w:rPr>
        <w:t xml:space="preserve"> ו/או מי מטעמו</w:t>
      </w:r>
      <w:r w:rsidRPr="001835AB">
        <w:rPr>
          <w:rFonts w:ascii="Times New Roman" w:eastAsia="Times New Roman" w:hAnsi="Times New Roman"/>
          <w:sz w:val="20"/>
          <w:rtl/>
          <w:lang w:eastAsia="he-IL"/>
        </w:rPr>
        <w:t xml:space="preserve"> לבין המזמין ו/או המנהל ו/או מי מטעמו יחסי עובד מעביד</w:t>
      </w:r>
      <w:r w:rsidRPr="001835AB">
        <w:rPr>
          <w:rFonts w:ascii="Times New Roman" w:eastAsia="Times New Roman" w:hAnsi="Times New Roman"/>
          <w:color w:val="000000"/>
          <w:sz w:val="24"/>
          <w:rtl/>
          <w:lang w:eastAsia="he-IL"/>
        </w:rPr>
        <w:t>, לכל ענין ודבר. 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מוסכם ומובהר בין הצדדים</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 לא יהיו זכאים כלפי המזמין לכל זכות החלה ע</w:t>
      </w:r>
      <w:r w:rsidRPr="001835AB">
        <w:rPr>
          <w:rFonts w:ascii="Times New Roman" w:eastAsia="Times New Roman" w:hAnsi="Times New Roman" w:hint="cs"/>
          <w:color w:val="000000"/>
          <w:sz w:val="24"/>
          <w:rtl/>
          <w:lang w:eastAsia="he-IL"/>
        </w:rPr>
        <w:t>ל פ</w:t>
      </w:r>
      <w:r w:rsidRPr="001835AB">
        <w:rPr>
          <w:rFonts w:ascii="Times New Roman" w:eastAsia="Times New Roman" w:hAnsi="Times New Roman"/>
          <w:color w:val="000000"/>
          <w:sz w:val="24"/>
          <w:rtl/>
          <w:lang w:eastAsia="he-IL"/>
        </w:rPr>
        <w:t>י הדין ו/או מכח צו הרחבה ו/או מכח הסכם כלשהו על עובד</w:t>
      </w:r>
      <w:r w:rsidRPr="001835AB">
        <w:rPr>
          <w:rFonts w:ascii="Times New Roman" w:eastAsia="Times New Roman" w:hAnsi="Times New Roman" w:hint="cs"/>
          <w:sz w:val="20"/>
          <w:rtl/>
          <w:lang w:eastAsia="he-IL"/>
        </w:rPr>
        <w:t>.</w:t>
      </w:r>
    </w:p>
    <w:p w14:paraId="410E60DA"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מוסכם בזה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המתכנן ו/או עובדיו</w:t>
      </w:r>
      <w:r w:rsidRPr="001835AB">
        <w:rPr>
          <w:rFonts w:ascii="Times New Roman" w:eastAsia="Times New Roman" w:hAnsi="Times New Roman" w:hint="cs"/>
          <w:color w:val="000000"/>
          <w:sz w:val="24"/>
          <w:rtl/>
          <w:lang w:eastAsia="he-IL"/>
        </w:rPr>
        <w:t xml:space="preserve"> ו/או שלוחיו ו/או אחר מטעמו או מטעמם של אלו</w:t>
      </w:r>
      <w:r w:rsidRPr="001835AB">
        <w:rPr>
          <w:rFonts w:ascii="Times New Roman" w:eastAsia="Times New Roman" w:hAnsi="Times New Roman"/>
          <w:color w:val="000000"/>
          <w:sz w:val="24"/>
          <w:rtl/>
          <w:lang w:eastAsia="he-IL"/>
        </w:rPr>
        <w:t xml:space="preserve"> מוותרים על כל טענות ו/או</w:t>
      </w:r>
      <w:r w:rsidRPr="001835AB">
        <w:rPr>
          <w:rFonts w:ascii="Times New Roman" w:eastAsia="Times New Roman" w:hAnsi="Times New Roman" w:hint="cs"/>
          <w:color w:val="000000"/>
          <w:sz w:val="24"/>
          <w:rtl/>
          <w:lang w:eastAsia="he-IL"/>
        </w:rPr>
        <w:t xml:space="preserve"> דרישות ו/או תלונות ו/או</w:t>
      </w:r>
      <w:r w:rsidRPr="001835AB">
        <w:rPr>
          <w:rFonts w:ascii="Times New Roman" w:eastAsia="Times New Roman" w:hAnsi="Times New Roman"/>
          <w:color w:val="000000"/>
          <w:sz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FA659F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 ומתחייב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ישא לבדו </w:t>
      </w:r>
      <w:r w:rsidRPr="001835AB">
        <w:rPr>
          <w:rFonts w:ascii="Times New Roman" w:eastAsia="Times New Roman" w:hAnsi="Times New Roman"/>
          <w:color w:val="000000"/>
          <w:sz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1835AB">
        <w:rPr>
          <w:rFonts w:ascii="Times New Roman" w:eastAsia="Times New Roman" w:hAnsi="Times New Roman" w:hint="cs"/>
          <w:color w:val="000000"/>
          <w:sz w:val="24"/>
          <w:rtl/>
          <w:lang w:eastAsia="he-IL"/>
        </w:rPr>
        <w:t>ל פי</w:t>
      </w:r>
      <w:r w:rsidRPr="001835AB">
        <w:rPr>
          <w:rFonts w:ascii="Times New Roman" w:eastAsia="Times New Roman" w:hAnsi="Times New Roman"/>
          <w:color w:val="000000"/>
          <w:sz w:val="24"/>
          <w:rtl/>
          <w:lang w:eastAsia="he-IL"/>
        </w:rPr>
        <w:t xml:space="preserve"> חוזה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ובכלל זה</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sz w:val="20"/>
          <w:rtl/>
          <w:lang w:eastAsia="he-IL"/>
        </w:rPr>
        <w:t xml:space="preserve"> תשלומי מס הכנסה והב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הלאומי שהוא חב בגין מתן שרותי המתכנן.</w:t>
      </w:r>
    </w:p>
    <w:p w14:paraId="0BD56F1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ישא לבדו באחריות לכל הזכויות הסוציאליות של עובדיו (כגון - ניכויי מס הכנסה וב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טוח לאומי, תשלומים לקרנות איגודים מקצוע</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ים ותשלומים סוציאליים אחרים) ולכל החובות החלות על פי דין על מעביד כלפי עובדיו.</w:t>
      </w:r>
    </w:p>
    <w:p w14:paraId="16134E20"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color w:val="000000"/>
          <w:sz w:val="24"/>
          <w:rtl/>
          <w:lang w:eastAsia="he-IL"/>
        </w:rPr>
      </w:pPr>
      <w:r w:rsidRPr="001835AB">
        <w:rPr>
          <w:rFonts w:ascii="Times New Roman" w:eastAsia="Times New Roman" w:hAnsi="Times New Roman"/>
          <w:color w:val="000000"/>
          <w:sz w:val="24"/>
          <w:rtl/>
          <w:lang w:eastAsia="he-IL"/>
        </w:rPr>
        <w:t>מבלי לגרוע מ</w:t>
      </w:r>
      <w:r w:rsidRPr="001835AB">
        <w:rPr>
          <w:rFonts w:ascii="Times New Roman" w:eastAsia="Times New Roman" w:hAnsi="Times New Roman" w:hint="cs"/>
          <w:color w:val="000000"/>
          <w:sz w:val="24"/>
          <w:rtl/>
          <w:lang w:eastAsia="he-IL"/>
        </w:rPr>
        <w:t xml:space="preserve">כלליות </w:t>
      </w:r>
      <w:r w:rsidRPr="001835AB">
        <w:rPr>
          <w:rFonts w:ascii="Times New Roman" w:eastAsia="Times New Roman" w:hAnsi="Times New Roman"/>
          <w:color w:val="000000"/>
          <w:sz w:val="24"/>
          <w:rtl/>
          <w:lang w:eastAsia="he-IL"/>
        </w:rPr>
        <w:t>האמור לעיל, המתכנן מצהיר ומתחייב</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אם י</w:t>
      </w:r>
      <w:r w:rsidRPr="001835AB">
        <w:rPr>
          <w:rFonts w:ascii="Times New Roman" w:eastAsia="Times New Roman" w:hAnsi="Times New Roman" w:hint="cs"/>
          <w:color w:val="000000"/>
          <w:sz w:val="24"/>
          <w:rtl/>
          <w:lang w:eastAsia="he-IL"/>
        </w:rPr>
        <w:t>י</w:t>
      </w:r>
      <w:r w:rsidRPr="001835AB">
        <w:rPr>
          <w:rFonts w:ascii="Times New Roman" w:eastAsia="Times New Roman" w:hAnsi="Times New Roman"/>
          <w:color w:val="000000"/>
          <w:sz w:val="24"/>
          <w:rtl/>
          <w:lang w:eastAsia="he-IL"/>
        </w:rPr>
        <w:t xml:space="preserve">דרש המזמין על ידי </w:t>
      </w:r>
      <w:r w:rsidRPr="001835AB">
        <w:rPr>
          <w:rFonts w:ascii="Times New Roman" w:eastAsia="Times New Roman" w:hAnsi="Times New Roman"/>
          <w:color w:val="000000"/>
          <w:sz w:val="24"/>
          <w:rtl/>
          <w:lang w:eastAsia="he-IL"/>
        </w:rPr>
        <w:lastRenderedPageBreak/>
        <w:t>המתכנן ו/או על ידי מי מ</w:t>
      </w:r>
      <w:r w:rsidRPr="001835AB">
        <w:rPr>
          <w:rFonts w:ascii="Times New Roman" w:eastAsia="Times New Roman" w:hAnsi="Times New Roman" w:hint="cs"/>
          <w:color w:val="000000"/>
          <w:sz w:val="24"/>
          <w:rtl/>
          <w:lang w:eastAsia="he-IL"/>
        </w:rPr>
        <w:t>שלוחיו ו/או עובדיו</w:t>
      </w:r>
      <w:r w:rsidRPr="001835AB">
        <w:rPr>
          <w:rFonts w:ascii="Times New Roman" w:eastAsia="Times New Roman" w:hAnsi="Times New Roman"/>
          <w:color w:val="000000"/>
          <w:sz w:val="24"/>
          <w:rtl/>
          <w:lang w:eastAsia="he-IL"/>
        </w:rPr>
        <w:t xml:space="preserve"> ו/או</w:t>
      </w:r>
      <w:r w:rsidRPr="001835AB">
        <w:rPr>
          <w:rFonts w:ascii="Times New Roman" w:eastAsia="Times New Roman" w:hAnsi="Times New Roman" w:hint="cs"/>
          <w:color w:val="000000"/>
          <w:sz w:val="24"/>
          <w:rtl/>
          <w:lang w:eastAsia="he-IL"/>
        </w:rPr>
        <w:t xml:space="preserve"> אחר מטעמו ו/או</w:t>
      </w:r>
      <w:r w:rsidRPr="001835AB">
        <w:rPr>
          <w:rFonts w:ascii="Times New Roman" w:eastAsia="Times New Roman" w:hAnsi="Times New Roman"/>
          <w:color w:val="000000"/>
          <w:sz w:val="24"/>
          <w:rtl/>
          <w:lang w:eastAsia="he-IL"/>
        </w:rPr>
        <w:t xml:space="preserve"> על ידי כל צד ג' לשאת בתשלום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בגין עילות הנובעות מיחסי עובד ומעביד ו/או מהפסקתם ו/או אם יחולו על המזמין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כלשהם כאמור, אזי ישפה המתכנן את המזמין מיד עם דרישתו הראשונה של המזמין, בגין כל תשלום ו/או הוצאה ו/או עלות</w:t>
      </w:r>
      <w:r w:rsidRPr="001835AB">
        <w:rPr>
          <w:rFonts w:ascii="Times New Roman" w:eastAsia="Times New Roman" w:hAnsi="Times New Roman" w:hint="cs"/>
          <w:color w:val="000000"/>
          <w:sz w:val="24"/>
          <w:rtl/>
          <w:lang w:eastAsia="he-IL"/>
        </w:rPr>
        <w:t xml:space="preserve"> ו/או פיצוי ו/או שיפוי</w:t>
      </w:r>
      <w:r w:rsidRPr="001835AB">
        <w:rPr>
          <w:rFonts w:ascii="Times New Roman" w:eastAsia="Times New Roman" w:hAnsi="Times New Roman"/>
          <w:color w:val="000000"/>
          <w:sz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ייחשב </w:t>
      </w:r>
      <w:r w:rsidRPr="001835AB">
        <w:rPr>
          <w:rFonts w:ascii="Times New Roman" w:eastAsia="Times New Roman" w:hAnsi="Times New Roman" w:hint="cs"/>
          <w:color w:val="000000"/>
          <w:sz w:val="24"/>
          <w:rtl/>
          <w:lang w:eastAsia="he-IL"/>
        </w:rPr>
        <w:t>כ</w:t>
      </w:r>
      <w:r w:rsidRPr="001835AB">
        <w:rPr>
          <w:rFonts w:ascii="Times New Roman" w:eastAsia="Times New Roman" w:hAnsi="Times New Roman"/>
          <w:color w:val="000000"/>
          <w:sz w:val="24"/>
          <w:rtl/>
          <w:lang w:eastAsia="he-IL"/>
        </w:rPr>
        <w:t>חוב המגיע למזמין מאת המתכנן על פי הוראות חוזה זה, אשר המזמין רשאי לקזז בגינו סכומים ע"ח התמורה המגיעה למתכנן.</w:t>
      </w:r>
    </w:p>
    <w:p w14:paraId="7DA8DEC3"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color w:val="000000"/>
          <w:sz w:val="24"/>
          <w:rtl/>
          <w:lang w:eastAsia="he-IL"/>
        </w:rPr>
        <w:t>בשים לב לאמור לעיל, אם יקבע פורום מוסמך כלשהו</w:t>
      </w:r>
      <w:r w:rsidRPr="001835AB">
        <w:rPr>
          <w:rFonts w:ascii="Times New Roman" w:eastAsia="Times New Roman" w:hAnsi="Times New Roman" w:hint="cs"/>
          <w:color w:val="000000"/>
          <w:sz w:val="24"/>
          <w:rtl/>
          <w:lang w:eastAsia="he-IL"/>
        </w:rPr>
        <w:t>,</w:t>
      </w:r>
      <w:r w:rsidRPr="001835AB">
        <w:rPr>
          <w:rFonts w:ascii="Times New Roman" w:eastAsia="Times New Roman" w:hAnsi="Times New Roman"/>
          <w:color w:val="000000"/>
          <w:sz w:val="24"/>
          <w:rtl/>
          <w:lang w:eastAsia="he-IL"/>
        </w:rPr>
        <w:t xml:space="preserve"> כי נתקיימו יחסי עובד ומעביד בין המתכנן ו/או מי מעובדיו</w:t>
      </w:r>
      <w:r w:rsidRPr="001835AB">
        <w:rPr>
          <w:rFonts w:ascii="Times New Roman" w:eastAsia="Times New Roman" w:hAnsi="Times New Roman" w:hint="cs"/>
          <w:color w:val="000000"/>
          <w:sz w:val="24"/>
          <w:rtl/>
          <w:lang w:eastAsia="he-IL"/>
        </w:rPr>
        <w:t xml:space="preserve"> ו/או מי משלוחיו ו/או אחר מטעמו</w:t>
      </w:r>
      <w:r w:rsidRPr="001835AB">
        <w:rPr>
          <w:rFonts w:ascii="Times New Roman" w:eastAsia="Times New Roman" w:hAnsi="Times New Roman"/>
          <w:color w:val="000000"/>
          <w:sz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1835AB">
        <w:rPr>
          <w:rFonts w:ascii="Times New Roman" w:eastAsia="Times New Roman" w:hAnsi="Times New Roman" w:hint="cs"/>
          <w:color w:val="000000"/>
          <w:sz w:val="24"/>
          <w:rtl/>
          <w:lang w:eastAsia="he-IL"/>
        </w:rPr>
        <w:t>.</w:t>
      </w:r>
    </w:p>
    <w:p w14:paraId="5276E76F" w14:textId="77777777" w:rsidR="001835AB" w:rsidRPr="001835AB" w:rsidRDefault="001835AB" w:rsidP="001835AB">
      <w:pPr>
        <w:widowControl w:val="0"/>
        <w:numPr>
          <w:ilvl w:val="0"/>
          <w:numId w:val="1"/>
        </w:numPr>
        <w:spacing w:before="0" w:beforeAutospacing="0" w:after="240" w:afterAutospacing="0" w:line="240" w:lineRule="auto"/>
        <w:ind w:left="363" w:hanging="74"/>
        <w:jc w:val="both"/>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הבאת החוזה לגמר או ביטולו</w:t>
      </w:r>
    </w:p>
    <w:p w14:paraId="36996C4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lang w:eastAsia="he-IL"/>
        </w:rPr>
      </w:pPr>
    </w:p>
    <w:p w14:paraId="36DAFF23"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על אף האמור בכל מקום אחר בחוזה </w:t>
      </w:r>
      <w:r w:rsidRPr="001835AB">
        <w:rPr>
          <w:rFonts w:ascii="Times New Roman" w:eastAsia="Times New Roman" w:hAnsi="Times New Roman" w:hint="cs"/>
          <w:sz w:val="20"/>
          <w:rtl/>
          <w:lang w:eastAsia="he-IL"/>
        </w:rPr>
        <w:t xml:space="preserve">זה על נספחיו, </w:t>
      </w:r>
      <w:r w:rsidRPr="001835AB">
        <w:rPr>
          <w:rFonts w:ascii="Times New Roman" w:eastAsia="Times New Roman" w:hAnsi="Times New Roman"/>
          <w:sz w:val="20"/>
          <w:rtl/>
          <w:lang w:eastAsia="he-IL"/>
        </w:rPr>
        <w:t>רשאי המזמין,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 בכל עת ומסיבה כלשהי, להביא חוזה זה, כולו או מקצתו, לידי גמר על ידי מתן הודעה בכתב על כך למתכנן. ניתנה הודעה כאמור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יבוא החוזה לידי גמר בתאריך הנקוב בהודעה אשר לא יהיה פחות מ</w:t>
      </w:r>
      <w:r w:rsidRPr="001835AB">
        <w:rPr>
          <w:rFonts w:ascii="Times New Roman" w:eastAsia="Times New Roman" w:hAnsi="Times New Roman" w:hint="cs"/>
          <w:sz w:val="20"/>
          <w:rtl/>
          <w:lang w:eastAsia="he-IL"/>
        </w:rPr>
        <w:t>-7</w:t>
      </w:r>
      <w:r w:rsidRPr="001835AB">
        <w:rPr>
          <w:rFonts w:ascii="Times New Roman" w:eastAsia="Times New Roman" w:hAnsi="Times New Roman"/>
          <w:sz w:val="20"/>
          <w:rtl/>
          <w:lang w:eastAsia="he-IL"/>
        </w:rPr>
        <w:t xml:space="preserve"> י</w:t>
      </w:r>
      <w:r w:rsidRPr="001835AB">
        <w:rPr>
          <w:rFonts w:ascii="Times New Roman" w:eastAsia="Times New Roman" w:hAnsi="Times New Roman" w:hint="cs"/>
          <w:sz w:val="20"/>
          <w:rtl/>
          <w:lang w:eastAsia="he-IL"/>
        </w:rPr>
        <w:t>מים</w:t>
      </w:r>
      <w:r w:rsidRPr="001835AB">
        <w:rPr>
          <w:rFonts w:ascii="Times New Roman" w:eastAsia="Times New Roman" w:hAnsi="Times New Roman"/>
          <w:sz w:val="20"/>
          <w:rtl/>
          <w:lang w:eastAsia="he-IL"/>
        </w:rPr>
        <w:t xml:space="preserve"> מיום משלוחה (להלן: "</w:t>
      </w:r>
      <w:r w:rsidRPr="001835AB">
        <w:rPr>
          <w:rFonts w:ascii="Times New Roman" w:eastAsia="Times New Roman" w:hAnsi="Times New Roman"/>
          <w:b/>
          <w:bCs/>
          <w:sz w:val="20"/>
          <w:rtl/>
          <w:lang w:eastAsia="he-IL"/>
        </w:rPr>
        <w:t>תאריך הפסקת השרות</w:t>
      </w:r>
      <w:r w:rsidRPr="001835AB">
        <w:rPr>
          <w:rFonts w:ascii="Times New Roman" w:eastAsia="Times New Roman" w:hAnsi="Times New Roman"/>
          <w:sz w:val="20"/>
          <w:rtl/>
          <w:lang w:eastAsia="he-IL"/>
        </w:rPr>
        <w:t>").</w:t>
      </w:r>
    </w:p>
    <w:p w14:paraId="0A7AAF6B" w14:textId="77777777" w:rsidR="001835AB" w:rsidRPr="001835AB" w:rsidRDefault="001835AB" w:rsidP="001835AB">
      <w:pPr>
        <w:widowControl w:val="0"/>
        <w:numPr>
          <w:ilvl w:val="2"/>
          <w:numId w:val="1"/>
        </w:numPr>
        <w:spacing w:before="0" w:beforeAutospacing="0" w:after="200" w:afterAutospacing="0" w:line="240" w:lineRule="auto"/>
        <w:ind w:left="1507" w:hanging="373"/>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הובא החוזה לידי גמר כאמור בסעיף 12.1.1 לעיל, ישלם המזמין למתכנן שכר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קביעתו הבלעדית של המנהל, בעד אותו קטע מקטעי הפרויקט ו/או שלב משרותי המתכנן שב</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צע עד לתאריך הפסקת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 ו - ה'</w:t>
      </w:r>
      <w:r w:rsidRPr="001835AB">
        <w:rPr>
          <w:rFonts w:ascii="Times New Roman" w:eastAsia="Times New Roman" w:hAnsi="Times New Roman"/>
          <w:sz w:val="20"/>
          <w:rtl/>
          <w:lang w:eastAsia="he-IL"/>
        </w:rPr>
        <w:t>. במקרה שבוצע חלק של קטע ו/או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ישולם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כפי שיקבע המנהל.</w:t>
      </w:r>
    </w:p>
    <w:p w14:paraId="1FA85D36"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12.1.1 לעיל לא תשמש עילה למתכנן לתביעת פיצויים כלשהם</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לטענה </w:t>
      </w:r>
      <w:r w:rsidRPr="001835AB">
        <w:rPr>
          <w:rFonts w:ascii="Times New Roman" w:eastAsia="Times New Roman" w:hAnsi="Times New Roman" w:hint="cs"/>
          <w:sz w:val="20"/>
          <w:rtl/>
          <w:lang w:eastAsia="he-IL"/>
        </w:rPr>
        <w:t>ו/או דרישה ו/או תלונה ו/</w:t>
      </w:r>
      <w:r w:rsidRPr="001835AB">
        <w:rPr>
          <w:rFonts w:ascii="Times New Roman" w:eastAsia="Times New Roman" w:hAnsi="Times New Roman"/>
          <w:sz w:val="20"/>
          <w:rtl/>
          <w:lang w:eastAsia="he-IL"/>
        </w:rPr>
        <w:t>או תביעה כלשהי, פרט לאמור בסעיף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והשכר שישולם לפי סעיף 12.1.2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190CA315"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תוך 12 חודש</w:t>
      </w:r>
      <w:r w:rsidRPr="001835AB">
        <w:rPr>
          <w:rFonts w:ascii="Times New Roman" w:eastAsia="Times New Roman" w:hAnsi="Times New Roman" w:hint="cs"/>
          <w:sz w:val="20"/>
          <w:rtl/>
          <w:lang w:eastAsia="he-IL"/>
        </w:rPr>
        <w:t>ים</w:t>
      </w:r>
      <w:r w:rsidRPr="001835AB">
        <w:rPr>
          <w:rFonts w:ascii="Times New Roman" w:eastAsia="Times New Roman" w:hAnsi="Times New Roman"/>
          <w:sz w:val="20"/>
          <w:rtl/>
          <w:lang w:eastAsia="he-IL"/>
        </w:rPr>
        <w:t xml:space="preserve"> מהבאת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כאמור</w:t>
      </w:r>
      <w:r w:rsidRPr="001835AB">
        <w:rPr>
          <w:rFonts w:ascii="Times New Roman" w:eastAsia="Times New Roman" w:hAnsi="Times New Roman" w:hint="cs"/>
          <w:sz w:val="20"/>
          <w:rtl/>
          <w:lang w:eastAsia="he-IL"/>
        </w:rPr>
        <w:t>, רשאי המזמין</w:t>
      </w:r>
      <w:r w:rsidRPr="001835AB">
        <w:rPr>
          <w:rFonts w:ascii="Times New Roman" w:eastAsia="Times New Roman" w:hAnsi="Times New Roman"/>
          <w:sz w:val="20"/>
          <w:rtl/>
          <w:lang w:eastAsia="he-IL"/>
        </w:rPr>
        <w:t xml:space="preserve"> לחדשו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במקרה 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לפי דרישת המזמין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לחדש את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תנאי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14D91487"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שחוזה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יבוא לידי גמר עקב הפסקת עבודות הפרויקט מחמת כוח עליון (לרבות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מצוות הדין)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המתכנן זכאי לתשלום כמוגדר בסעיף 12.3.2 להלן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ויחולו הסעיפים 12.1.3 ו- 12.1.4 לעיל.</w:t>
      </w:r>
    </w:p>
    <w:p w14:paraId="66F545D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p>
    <w:p w14:paraId="6A85889F"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מזמין לפי סעיף 12.1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זכאי המזמין לבטל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לפי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קול דעתו הבלעדי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בלא צורך בהודעה מוקדמת</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בכל אחד מהמקרים הבאים:</w:t>
      </w:r>
    </w:p>
    <w:p w14:paraId="1FD72018"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ו/או לא קיים איזה מהוראות החוזה ולא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קן </w:t>
      </w:r>
      <w:r w:rsidRPr="001835AB">
        <w:rPr>
          <w:rFonts w:ascii="Times New Roman" w:eastAsia="Times New Roman" w:hAnsi="Times New Roman" w:hint="cs"/>
          <w:sz w:val="20"/>
          <w:rtl/>
          <w:lang w:eastAsia="he-IL"/>
        </w:rPr>
        <w:t>את ה</w:t>
      </w:r>
      <w:r w:rsidRPr="001835AB">
        <w:rPr>
          <w:rFonts w:ascii="Times New Roman" w:eastAsia="Times New Roman" w:hAnsi="Times New Roman"/>
          <w:sz w:val="20"/>
          <w:rtl/>
          <w:lang w:eastAsia="he-IL"/>
        </w:rPr>
        <w:t>הפרה</w:t>
      </w:r>
      <w:r w:rsidRPr="001835AB">
        <w:rPr>
          <w:rFonts w:ascii="Times New Roman" w:eastAsia="Times New Roman" w:hAnsi="Times New Roman" w:hint="cs"/>
          <w:sz w:val="20"/>
          <w:rtl/>
          <w:lang w:eastAsia="he-IL"/>
        </w:rPr>
        <w:t xml:space="preserve"> כאמור,</w:t>
      </w:r>
      <w:r w:rsidRPr="001835AB">
        <w:rPr>
          <w:rFonts w:ascii="Times New Roman" w:eastAsia="Times New Roman" w:hAnsi="Times New Roman"/>
          <w:sz w:val="20"/>
          <w:rtl/>
          <w:lang w:eastAsia="he-IL"/>
        </w:rPr>
        <w:t xml:space="preserve"> לאחר שק</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בל התראה על כך מהמזמין בתוך הזמן הנקוב בהתראה.</w:t>
      </w:r>
    </w:p>
    <w:p w14:paraId="1AF6F484"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התרה במתכנן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שאין הוא מבצע את עבודתו בצורה המבטיחה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צועה התקין ו/או התקדמותה וסיומה לפי לוח הזמנים, והמתכנן </w:t>
      </w:r>
      <w:r w:rsidRPr="001835AB">
        <w:rPr>
          <w:rFonts w:ascii="Times New Roman" w:eastAsia="Times New Roman" w:hAnsi="Times New Roman"/>
          <w:sz w:val="20"/>
          <w:rtl/>
          <w:lang w:eastAsia="he-IL"/>
        </w:rPr>
        <w:lastRenderedPageBreak/>
        <w:t>לא נקט בצעדים המבטיחים לדעת המזמין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צועה התקין ו/או התקדמותה וסיומה לפי לוח הזמנים.</w:t>
      </w:r>
    </w:p>
    <w:p w14:paraId="0F0F1D7C"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הפר את הוראת סעיף 7.5 לעיל.</w:t>
      </w:r>
    </w:p>
    <w:p w14:paraId="51EAD3FF"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נבצר מהמתכנן או מהמנהל הראשי לקיים את ה</w:t>
      </w:r>
      <w:r w:rsidRPr="001835AB">
        <w:rPr>
          <w:rFonts w:ascii="Times New Roman" w:eastAsia="Times New Roman" w:hAnsi="Times New Roman" w:hint="cs"/>
          <w:sz w:val="20"/>
          <w:rtl/>
          <w:lang w:eastAsia="he-IL"/>
        </w:rPr>
        <w:t xml:space="preserve">וראות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מסיבת מחלה או מכל סיבה אחרת שהיא. מבלי לפגוע בכלליות האמור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יחול הסעיף אם המנהל הראשי במשרד המתכנן נפטר, המתכנן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לפעולה משפטית או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שירותי המתכנן או אם ארע אירוע דומה.</w:t>
      </w:r>
    </w:p>
    <w:p w14:paraId="38D3AF16" w14:textId="77777777" w:rsidR="001835AB" w:rsidRPr="001835AB" w:rsidRDefault="001835AB" w:rsidP="001835AB">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חל שינוי בהחזקת המניות ו/או בהרכב המנהלים של המתכנן.</w:t>
      </w:r>
    </w:p>
    <w:p w14:paraId="2BF0A37A"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בוטל החוזה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ישלם המזמין למתכנן שכר בעד אותו קטע מקטעי הפרויקט ו/או שלב משרותי המתכנן שהוא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צע עד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טול החוזה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לפי השיעור המפורט בנספחים </w:t>
      </w:r>
      <w:r w:rsidRPr="001835AB">
        <w:rPr>
          <w:rFonts w:ascii="Times New Roman" w:eastAsia="Times New Roman" w:hAnsi="Times New Roman"/>
          <w:bCs/>
          <w:sz w:val="20"/>
          <w:rtl/>
          <w:lang w:eastAsia="he-IL"/>
        </w:rPr>
        <w:t>ד'</w:t>
      </w:r>
      <w:r w:rsidRPr="001835AB">
        <w:rPr>
          <w:rFonts w:ascii="Times New Roman" w:eastAsia="Times New Roman" w:hAnsi="Times New Roman" w:hint="cs"/>
          <w:bCs/>
          <w:sz w:val="20"/>
          <w:rtl/>
          <w:lang w:eastAsia="he-IL"/>
        </w:rPr>
        <w:t xml:space="preserve"> </w:t>
      </w:r>
      <w:r w:rsidRPr="001835AB">
        <w:rPr>
          <w:rFonts w:ascii="Times New Roman" w:eastAsia="Times New Roman" w:hAnsi="Times New Roman"/>
          <w:bCs/>
          <w:sz w:val="20"/>
          <w:rtl/>
          <w:lang w:eastAsia="he-IL"/>
        </w:rPr>
        <w:t xml:space="preserve">ו -ה' </w:t>
      </w:r>
      <w:r w:rsidRPr="001835AB">
        <w:rPr>
          <w:rFonts w:ascii="Times New Roman" w:eastAsia="Times New Roman" w:hAnsi="Times New Roman"/>
          <w:sz w:val="20"/>
          <w:rtl/>
          <w:lang w:eastAsia="he-IL"/>
        </w:rPr>
        <w:t xml:space="preserve">לגבי כל שלב שבוצע, ובמקרה שבוצע חלק של שלב - חלק יחסי מתאים מהשכר הקבוע בנספחים </w:t>
      </w:r>
      <w:r w:rsidRPr="001835AB">
        <w:rPr>
          <w:rFonts w:ascii="Times New Roman" w:eastAsia="Times New Roman" w:hAnsi="Times New Roman"/>
          <w:bCs/>
          <w:sz w:val="20"/>
          <w:rtl/>
          <w:lang w:eastAsia="he-IL"/>
        </w:rPr>
        <w:t xml:space="preserve">ד' ו-ה' </w:t>
      </w:r>
      <w:r w:rsidRPr="001835AB">
        <w:rPr>
          <w:rFonts w:ascii="Times New Roman" w:eastAsia="Times New Roman" w:hAnsi="Times New Roman"/>
          <w:sz w:val="20"/>
          <w:rtl/>
          <w:lang w:eastAsia="he-IL"/>
        </w:rPr>
        <w:t>לאותו שלב כפי שיקבע המנהל, וזאת לסילוק כל המגיע למתכנן מהמזמין.</w:t>
      </w:r>
    </w:p>
    <w:p w14:paraId="49BC59E9"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הודעה בדבר הבאת החוזה לידי גמר כאמור בסעיף 12.3.1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לא תשמש עילה למתכנן לתביעת פיצויים כלשהם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לטענה</w:t>
      </w:r>
      <w:r w:rsidRPr="001835AB">
        <w:rPr>
          <w:rFonts w:ascii="Times New Roman" w:eastAsia="Times New Roman" w:hAnsi="Times New Roman" w:hint="cs"/>
          <w:sz w:val="20"/>
          <w:rtl/>
          <w:lang w:eastAsia="he-IL"/>
        </w:rPr>
        <w:t xml:space="preserve"> ו/או לדרישה ו/או לתלונה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ל</w:t>
      </w:r>
      <w:r w:rsidRPr="001835AB">
        <w:rPr>
          <w:rFonts w:ascii="Times New Roman" w:eastAsia="Times New Roman" w:hAnsi="Times New Roman"/>
          <w:sz w:val="20"/>
          <w:rtl/>
          <w:lang w:eastAsia="he-IL"/>
        </w:rPr>
        <w:t>תביעה כלשהי, פרט לאמור בסעיף 12.3.2 לעיל, והשכר שישולם לפי סעיף 12.3.2</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לסילוק כל המגיע למתכנן מהמזמין לפי החוזה ו/או עקב הבאתו לידי גמר כאמור, בין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ובין מכוח עילה כלשהי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הדין.</w:t>
      </w:r>
    </w:p>
    <w:p w14:paraId="59D20A4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המנהל הראשי במשרד המתכנן ו/או המתכנן נפטר, פשט רגל, או נעשה בלתי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 למתן השירותים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 זה או אם אירע אירוע דומה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סעיפים 12.3.2 ו - 12.3.3 לעיל.</w:t>
      </w:r>
    </w:p>
    <w:p w14:paraId="69E0F5F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סעיפים 12.1, 12.2 ו-12.3 לעיל</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מותנה בכך שהמזמין קיבל לידיו את כל התכניות ועד לקבלתן לא יהיה עליו לבצע תשלום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הסעיפים הנ"ל.</w:t>
      </w:r>
    </w:p>
    <w:p w14:paraId="7649236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בכל מקרה של הבאת חוזה</w:t>
      </w:r>
      <w:r w:rsidRPr="001835AB">
        <w:rPr>
          <w:rFonts w:ascii="Times New Roman" w:eastAsia="Times New Roman" w:hAnsi="Times New Roman" w:hint="cs"/>
          <w:sz w:val="20"/>
          <w:rtl/>
          <w:lang w:eastAsia="he-IL"/>
        </w:rPr>
        <w:t xml:space="preserve"> זה לידי</w:t>
      </w:r>
      <w:r w:rsidRPr="001835AB">
        <w:rPr>
          <w:rFonts w:ascii="Times New Roman" w:eastAsia="Times New Roman" w:hAnsi="Times New Roman"/>
          <w:sz w:val="20"/>
          <w:rtl/>
          <w:lang w:eastAsia="he-IL"/>
        </w:rPr>
        <w:t xml:space="preserve"> גמר או ביטולו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יהיה המזמין זכאי למסור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המשך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לאחר ולהשתמש ללא הגבלה בשרותי המתכנן שבוצעו עד לאותו מועד, והמתכנן מסכים לכך ולא יהיה זכאי לדבר בגין זאת.</w:t>
      </w:r>
    </w:p>
    <w:p w14:paraId="6EE101DC"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אימת שהמתכנן לא יקיים איזו מהתחייבויותיו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911391A" w14:textId="77777777" w:rsidR="001835AB" w:rsidRPr="00E64AE3" w:rsidRDefault="001835AB" w:rsidP="00E64AE3">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בזכותו על פי סעיף 12.7 לעיל, יהיה הוא רשאי לגבות מאת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לנכות מכל סכום שיגיע לו את הסכומים שהמזמין נשא בהם בשל כך, בתוספת 15% לכ</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סוי הוצאותיו הכלליות, וזאת מבלי שיהיה עליו להוכיח את הסכומים הנ"ל.</w:t>
      </w:r>
    </w:p>
    <w:p w14:paraId="34C86EBE" w14:textId="77777777" w:rsidR="001835AB" w:rsidRPr="001835AB" w:rsidRDefault="001835AB" w:rsidP="001835AB">
      <w:pPr>
        <w:widowControl w:val="0"/>
        <w:numPr>
          <w:ilvl w:val="0"/>
          <w:numId w:val="1"/>
        </w:numPr>
        <w:spacing w:before="0" w:beforeAutospacing="0" w:after="240" w:afterAutospacing="0" w:line="240" w:lineRule="auto"/>
        <w:ind w:left="363" w:hanging="414"/>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העברת זכויות</w:t>
      </w:r>
    </w:p>
    <w:p w14:paraId="084D2FC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אין המתכנן רשאי להסב לאחר את החוזה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כל חלק ממנו, וכן אין הוא רשאי להעביר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להסב לאחר כל זכות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חובה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אלא בהסכמת המזמין בכתב ומראש.</w:t>
      </w:r>
    </w:p>
    <w:p w14:paraId="142E2349"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אין המתכנן רשאי למסור לאחר את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שרותי המתכנן, כולם או מקצתם, אלא בהסכמת המזמין בכתב ומראש.</w:t>
      </w:r>
    </w:p>
    <w:p w14:paraId="490C5A05"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ניתנה הסכמת המזמין לפי סעיפים 13.1 או 13.2 לעיל, הרי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אין בכך כדי לפטור את המתכנן מאחריותו והתחייבויותיו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 xml:space="preserve"> ומזכויות המזמין על פיו, והמתכנן </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ישא באחריות מלאה, כלפי המזמין וכלפי </w:t>
      </w:r>
      <w:r w:rsidRPr="001835AB">
        <w:rPr>
          <w:rFonts w:ascii="Times New Roman" w:eastAsia="Times New Roman" w:hAnsi="Times New Roman" w:hint="cs"/>
          <w:sz w:val="20"/>
          <w:rtl/>
          <w:lang w:eastAsia="he-IL"/>
        </w:rPr>
        <w:t xml:space="preserve">כל </w:t>
      </w:r>
      <w:r w:rsidRPr="001835AB">
        <w:rPr>
          <w:rFonts w:ascii="Times New Roman" w:eastAsia="Times New Roman" w:hAnsi="Times New Roman"/>
          <w:sz w:val="20"/>
          <w:rtl/>
          <w:lang w:eastAsia="he-IL"/>
        </w:rPr>
        <w:t xml:space="preserve">צד שלישי שהוא, גם לכל מעשה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מחדל של אלה שיבצעו עבודה כלשהי מכוח הוראות סעיפים 13.1 או/וגם 13.2 לעיל</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hint="cs"/>
          <w:sz w:val="20"/>
          <w:rtl/>
          <w:lang w:eastAsia="he-IL"/>
        </w:rPr>
        <w:lastRenderedPageBreak/>
        <w:t>ו/או</w:t>
      </w:r>
      <w:r w:rsidRPr="001835AB">
        <w:rPr>
          <w:rFonts w:ascii="Times New Roman" w:eastAsia="Times New Roman" w:hAnsi="Times New Roman"/>
          <w:sz w:val="20"/>
          <w:rtl/>
          <w:lang w:eastAsia="he-IL"/>
        </w:rPr>
        <w:t xml:space="preserve"> באי כחם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עובדיהם</w:t>
      </w:r>
      <w:r w:rsidRPr="001835AB">
        <w:rPr>
          <w:rFonts w:ascii="Times New Roman" w:eastAsia="Times New Roman" w:hAnsi="Times New Roman" w:hint="cs"/>
          <w:sz w:val="20"/>
          <w:rtl/>
          <w:lang w:eastAsia="he-IL"/>
        </w:rPr>
        <w:t xml:space="preserve"> ו/או מי מטעמם</w:t>
      </w:r>
      <w:r w:rsidRPr="001835AB">
        <w:rPr>
          <w:rFonts w:ascii="Times New Roman" w:eastAsia="Times New Roman" w:hAnsi="Times New Roman"/>
          <w:sz w:val="20"/>
          <w:rtl/>
          <w:lang w:eastAsia="he-IL"/>
        </w:rPr>
        <w:t>, ואילו למזמין ישמרו כל זכויותיו כלפי המתכנן.</w:t>
      </w:r>
    </w:p>
    <w:p w14:paraId="79E65BF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יינתנו באמצעות המנהל הראשי אישית ובאמצעות צוות עובדיו של המתכנן בפיקוחו הישיר של המנהל הראשי. מבלי לגרוע מהתחי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המתכנן כמתחייב מהאמור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הרי בכל מקרה שהשירותים לא יינתנו ע"י המנהל הראשי מכל סיבה שהיא יהיה המזמין זכאי לבטל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החוזה ויחולו הוראות סעיף 12.3.2 ו-12.3.3 לעיל.</w:t>
      </w:r>
    </w:p>
    <w:p w14:paraId="1563E183"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רשאי להעביר, בכל עת, כל זכות מזכויותיו וכל חובה מחובותיו לפי חוזה זה, כפי שיראה בעיניו, בלא צורך בהסכמה כלשהי מצד המתכנן.</w:t>
      </w:r>
    </w:p>
    <w:p w14:paraId="33CF27F2" w14:textId="77777777" w:rsidR="001835AB" w:rsidRPr="001835AB" w:rsidRDefault="001835AB" w:rsidP="001835AB">
      <w:pPr>
        <w:widowControl w:val="0"/>
        <w:numPr>
          <w:ilvl w:val="0"/>
          <w:numId w:val="1"/>
        </w:numPr>
        <w:spacing w:before="0" w:beforeAutospacing="0" w:after="200" w:afterAutospacing="0" w:line="240" w:lineRule="auto"/>
        <w:ind w:left="363" w:hanging="272"/>
        <w:jc w:val="both"/>
        <w:rPr>
          <w:rFonts w:ascii="Times New Roman" w:eastAsia="Times New Roman" w:hAnsi="Times New Roman"/>
          <w:sz w:val="20"/>
          <w:lang w:eastAsia="he-IL"/>
        </w:rPr>
      </w:pPr>
      <w:r w:rsidRPr="001835AB">
        <w:rPr>
          <w:rFonts w:ascii="Times New Roman" w:eastAsia="Times New Roman" w:hAnsi="Times New Roman"/>
          <w:bCs/>
          <w:sz w:val="20"/>
          <w:u w:val="single"/>
          <w:rtl/>
          <w:lang w:eastAsia="he-IL"/>
        </w:rPr>
        <w:t>סיום שרותי המתכנן</w:t>
      </w:r>
    </w:p>
    <w:p w14:paraId="2D3C4216"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יחושבו כבאים לסיום בכל אחד מהמקרים הבאים:</w:t>
      </w:r>
    </w:p>
    <w:p w14:paraId="7BC0114B"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הובא לידי </w:t>
      </w:r>
      <w:r w:rsidRPr="001835AB">
        <w:rPr>
          <w:rFonts w:ascii="Times New Roman" w:eastAsia="Times New Roman" w:hAnsi="Times New Roman" w:hint="cs"/>
          <w:sz w:val="20"/>
          <w:rtl/>
          <w:lang w:eastAsia="he-IL"/>
        </w:rPr>
        <w:t>גמר</w:t>
      </w:r>
      <w:r w:rsidRPr="001835AB">
        <w:rPr>
          <w:rFonts w:ascii="Times New Roman" w:eastAsia="Times New Roman" w:hAnsi="Times New Roman"/>
          <w:sz w:val="20"/>
          <w:rtl/>
          <w:lang w:eastAsia="he-IL"/>
        </w:rPr>
        <w:t xml:space="preserve"> או בוטל כאמור בסעיף 12 לעיל, והחל במועד הנקוב בהודעה שניתנה ע"י המזמין למתכנן במסגרת הוראות אותו סעיף.</w:t>
      </w:r>
    </w:p>
    <w:p w14:paraId="12645925"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עם מתן א</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שור בכתב ע"י המזמין למתכנן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הושלם מתן שרותי המתכנן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w:t>
      </w:r>
    </w:p>
    <w:p w14:paraId="2EBC8D53"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סודיות והמצאת מסמכים</w:t>
      </w:r>
    </w:p>
    <w:p w14:paraId="12867B6D"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מתחייב לשמור על סודיות התכניות, השרטוטים, המפרטים וכל יתר המפרטים וכל יתר המסמכים המתייחסים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העתקים וניירות עבודה, בין שהוכנו על ידי המתכנן </w:t>
      </w:r>
      <w:r w:rsidRPr="001835AB">
        <w:rPr>
          <w:rFonts w:ascii="Times New Roman" w:eastAsia="Times New Roman" w:hAnsi="Times New Roman" w:hint="cs"/>
          <w:sz w:val="20"/>
          <w:rtl/>
          <w:lang w:eastAsia="he-IL"/>
        </w:rPr>
        <w:t>ו/או על ידי</w:t>
      </w:r>
      <w:r w:rsidRPr="001835AB">
        <w:rPr>
          <w:rFonts w:ascii="Times New Roman" w:eastAsia="Times New Roman" w:hAnsi="Times New Roman"/>
          <w:sz w:val="20"/>
          <w:rtl/>
          <w:lang w:eastAsia="he-IL"/>
        </w:rPr>
        <w:t xml:space="preserve"> מ</w:t>
      </w:r>
      <w:r w:rsidRPr="001835AB">
        <w:rPr>
          <w:rFonts w:ascii="Times New Roman" w:eastAsia="Times New Roman" w:hAnsi="Times New Roman" w:hint="cs"/>
          <w:sz w:val="20"/>
          <w:rtl/>
          <w:lang w:eastAsia="he-IL"/>
        </w:rPr>
        <w:t>י מ</w:t>
      </w:r>
      <w:r w:rsidRPr="001835AB">
        <w:rPr>
          <w:rFonts w:ascii="Times New Roman" w:eastAsia="Times New Roman" w:hAnsi="Times New Roman"/>
          <w:sz w:val="20"/>
          <w:rtl/>
          <w:lang w:eastAsia="he-IL"/>
        </w:rPr>
        <w:t xml:space="preserve">טעמו ובין שהוכנו על ידי המזמין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המנהל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w:t>
      </w:r>
      <w:r w:rsidRPr="001835AB">
        <w:rPr>
          <w:rFonts w:ascii="Times New Roman" w:eastAsia="Times New Roman" w:hAnsi="Times New Roman" w:hint="cs"/>
          <w:sz w:val="20"/>
          <w:rtl/>
          <w:lang w:eastAsia="he-IL"/>
        </w:rPr>
        <w:t xml:space="preserve">מי </w:t>
      </w:r>
      <w:r w:rsidRPr="001835AB">
        <w:rPr>
          <w:rFonts w:ascii="Times New Roman" w:eastAsia="Times New Roman" w:hAnsi="Times New Roman"/>
          <w:sz w:val="20"/>
          <w:rtl/>
          <w:lang w:eastAsia="he-IL"/>
        </w:rPr>
        <w:t>מטעמם, וכן לשמור בסוד כל ידיעה שהגיעה אליו עקב ביצוע חוזה זה ולא למסור כל ידיעה כאמור לאדם שלא הוסמך לקבלה על ידי המזמין.</w:t>
      </w:r>
    </w:p>
    <w:p w14:paraId="4C39C90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מבלי לגרוע מאחריותו </w:t>
      </w:r>
      <w:r w:rsidRPr="001835AB">
        <w:rPr>
          <w:rFonts w:ascii="Times New Roman" w:eastAsia="Times New Roman" w:hAnsi="Times New Roman" w:hint="cs"/>
          <w:sz w:val="20"/>
          <w:rtl/>
          <w:lang w:eastAsia="he-IL"/>
        </w:rPr>
        <w:t xml:space="preserve">של המתכנן </w:t>
      </w:r>
      <w:r w:rsidRPr="001835AB">
        <w:rPr>
          <w:rFonts w:ascii="Times New Roman" w:eastAsia="Times New Roman" w:hAnsi="Times New Roman"/>
          <w:sz w:val="20"/>
          <w:rtl/>
          <w:lang w:eastAsia="he-IL"/>
        </w:rPr>
        <w:t>על פי כל דין, ינקוט המתכנן בכל אמצעי סביר כדי לשמור שמירה מעולה על כל מסמך המוחזק על ידיו בקשר לש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 המתכנן כדי למנוע עיון בו מכל אדם שהמנהל לא התיר לו זאת. כמו כן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יציית המתכנן לכל דרישה של המנהל בדבר נקיטת אמצעי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טחון נוספים לאלה שננקטו על ידיו. במקרה של תקלה כלשהי למסמכים כאמור לעיל, יודיע המתכנן למנהל מיד עם אירועה.</w:t>
      </w:r>
    </w:p>
    <w:p w14:paraId="5FE1255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יחתים את עובדיו</w:t>
      </w:r>
      <w:r w:rsidRPr="001835AB">
        <w:rPr>
          <w:rFonts w:ascii="Times New Roman" w:eastAsia="Times New Roman" w:hAnsi="Times New Roman" w:hint="cs"/>
          <w:sz w:val="20"/>
          <w:rtl/>
          <w:lang w:eastAsia="he-IL"/>
        </w:rPr>
        <w:t xml:space="preserve"> ו/או שלוחיו ו/או אחר מטעמו</w:t>
      </w:r>
      <w:r w:rsidRPr="001835AB">
        <w:rPr>
          <w:rFonts w:ascii="Times New Roman" w:eastAsia="Times New Roman" w:hAnsi="Times New Roman"/>
          <w:sz w:val="20"/>
          <w:rtl/>
          <w:lang w:eastAsia="he-IL"/>
        </w:rPr>
        <w:t xml:space="preserve"> בקשר עם ביצוע הסכם זה</w:t>
      </w:r>
      <w:r w:rsidRPr="001835AB">
        <w:rPr>
          <w:rFonts w:ascii="Times New Roman" w:eastAsia="Times New Roman" w:hAnsi="Times New Roman" w:hint="cs"/>
          <w:sz w:val="20"/>
          <w:rtl/>
          <w:lang w:eastAsia="he-IL"/>
        </w:rPr>
        <w:t xml:space="preserve"> על נספחיו,</w:t>
      </w:r>
      <w:r w:rsidRPr="001835AB">
        <w:rPr>
          <w:rFonts w:ascii="Times New Roman" w:eastAsia="Times New Roman" w:hAnsi="Times New Roman"/>
          <w:sz w:val="20"/>
          <w:rtl/>
          <w:lang w:eastAsia="he-IL"/>
        </w:rPr>
        <w:t xml:space="preserve"> על כתב התחייבות לשמירת סודיות על פי הנוסח המפורט בנספח </w:t>
      </w:r>
      <w:r w:rsidRPr="001835AB">
        <w:rPr>
          <w:rFonts w:ascii="Times New Roman" w:eastAsia="Times New Roman" w:hAnsi="Times New Roman"/>
          <w:bCs/>
          <w:sz w:val="20"/>
          <w:rtl/>
          <w:lang w:eastAsia="he-IL"/>
        </w:rPr>
        <w:t>ו'</w:t>
      </w:r>
      <w:r w:rsidRPr="001835AB">
        <w:rPr>
          <w:rFonts w:ascii="Times New Roman" w:eastAsia="Times New Roman" w:hAnsi="Times New Roman"/>
          <w:sz w:val="20"/>
          <w:rtl/>
          <w:lang w:eastAsia="he-IL"/>
        </w:rPr>
        <w:t>,.</w:t>
      </w:r>
    </w:p>
    <w:p w14:paraId="5B629615" w14:textId="77777777" w:rsid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לפי דרישת המזמין ועם סיום שרותי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ימסור המתכנן לידי המזמין כל חומר בכתב ו/או במדיה ממוחשבת המצוי בידו והמתייחס לפרויקט, אשר נערך על ידו</w:t>
      </w:r>
      <w:r w:rsidRPr="001835AB">
        <w:rPr>
          <w:rFonts w:ascii="Times New Roman" w:eastAsia="Times New Roman" w:hAnsi="Times New Roman" w:hint="cs"/>
          <w:sz w:val="20"/>
          <w:rtl/>
          <w:lang w:eastAsia="he-IL"/>
        </w:rPr>
        <w:t>.</w:t>
      </w:r>
    </w:p>
    <w:p w14:paraId="702479CB" w14:textId="77777777" w:rsidR="00E64AE3" w:rsidRPr="001835AB" w:rsidRDefault="00E64AE3" w:rsidP="00E64AE3">
      <w:pPr>
        <w:widowControl w:val="0"/>
        <w:spacing w:before="0" w:beforeAutospacing="0" w:after="240" w:afterAutospacing="0" w:line="240" w:lineRule="auto"/>
        <w:jc w:val="both"/>
        <w:rPr>
          <w:rFonts w:ascii="Times New Roman" w:eastAsia="Times New Roman" w:hAnsi="Times New Roman"/>
          <w:sz w:val="20"/>
          <w:rtl/>
          <w:lang w:eastAsia="he-IL"/>
        </w:rPr>
      </w:pPr>
    </w:p>
    <w:p w14:paraId="42615C9A"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b/>
          <w:sz w:val="20"/>
          <w:rtl/>
          <w:lang w:eastAsia="he-IL"/>
        </w:rPr>
      </w:pPr>
      <w:r w:rsidRPr="001835AB">
        <w:rPr>
          <w:rFonts w:ascii="Times New Roman" w:eastAsia="Times New Roman" w:hAnsi="Times New Roman"/>
          <w:bCs/>
          <w:sz w:val="20"/>
          <w:u w:val="single"/>
          <w:rtl/>
          <w:lang w:eastAsia="he-IL"/>
        </w:rPr>
        <w:t>ויתור על זכויות מצד המתכנן</w:t>
      </w:r>
    </w:p>
    <w:p w14:paraId="2C2A6387"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השתמש המזמין כדין בסמכות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1835AB">
        <w:rPr>
          <w:rFonts w:ascii="Times New Roman" w:eastAsia="Times New Roman" w:hAnsi="Times New Roman" w:hint="cs"/>
          <w:sz w:val="20"/>
          <w:rtl/>
          <w:lang w:eastAsia="he-IL"/>
        </w:rPr>
        <w:t>מתכנן כל טענה ו/או דרישה ו/או תלונה ו/או</w:t>
      </w:r>
      <w:r w:rsidRPr="001835AB">
        <w:rPr>
          <w:rFonts w:ascii="Times New Roman" w:eastAsia="Times New Roman" w:hAnsi="Times New Roman"/>
          <w:sz w:val="20"/>
          <w:rtl/>
          <w:lang w:eastAsia="he-IL"/>
        </w:rPr>
        <w:t xml:space="preserve"> עילת תביעה כלשהי נגד המזמין בגין פעולת המזמין כאמור או בשל כל סיבה אחרת, והמתכנן לא יהיה זכאי לתבוע פיצוי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w:t>
      </w:r>
      <w:r w:rsidRPr="001835AB">
        <w:rPr>
          <w:rFonts w:ascii="Times New Roman" w:eastAsia="Times New Roman" w:hAnsi="Times New Roman" w:hint="cs"/>
          <w:sz w:val="20"/>
          <w:rtl/>
          <w:lang w:eastAsia="he-IL"/>
        </w:rPr>
        <w:t xml:space="preserve"> שיפוי ו/או</w:t>
      </w:r>
      <w:r w:rsidRPr="001835AB">
        <w:rPr>
          <w:rFonts w:ascii="Times New Roman" w:eastAsia="Times New Roman" w:hAnsi="Times New Roman"/>
          <w:sz w:val="20"/>
          <w:rtl/>
          <w:lang w:eastAsia="he-IL"/>
        </w:rPr>
        <w:t xml:space="preserve"> תשלום כלשהו בעד נזק (לרבות נזק עקיף ו/או הפסד הזדמנויות)</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פגיעה במוניטין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הפסד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לרבות הפסד רווח העלולים להיגרם לו עקב הביטול</w:t>
      </w:r>
      <w:r w:rsidRPr="001835AB">
        <w:rPr>
          <w:rFonts w:ascii="Times New Roman" w:eastAsia="Times New Roman" w:hAnsi="Times New Roman" w:hint="cs"/>
          <w:sz w:val="20"/>
          <w:rtl/>
          <w:lang w:eastAsia="he-IL"/>
        </w:rPr>
        <w:t xml:space="preserve"> או</w:t>
      </w:r>
      <w:r w:rsidRPr="001835AB">
        <w:rPr>
          <w:rFonts w:ascii="Times New Roman" w:eastAsia="Times New Roman" w:hAnsi="Times New Roman"/>
          <w:sz w:val="20"/>
          <w:rtl/>
          <w:lang w:eastAsia="he-IL"/>
        </w:rPr>
        <w:t xml:space="preserve"> ההפסקה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מכל סיבה אחרת.</w:t>
      </w:r>
    </w:p>
    <w:p w14:paraId="7138F4E0"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שביצע המתכנן על פי חוזה זה.</w:t>
      </w:r>
    </w:p>
    <w:p w14:paraId="3117367A" w14:textId="77777777" w:rsidR="001835AB" w:rsidRPr="001835AB" w:rsidRDefault="001835AB" w:rsidP="001835AB">
      <w:pPr>
        <w:widowControl w:val="0"/>
        <w:numPr>
          <w:ilvl w:val="1"/>
          <w:numId w:val="1"/>
        </w:numPr>
        <w:spacing w:before="0" w:beforeAutospacing="0" w:after="240" w:afterAutospacing="0" w:line="240" w:lineRule="auto"/>
        <w:ind w:left="788" w:hanging="431"/>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lastRenderedPageBreak/>
        <w:t xml:space="preserve">המתכנן מתחייב שלא לנקוט בכל צעדים מכל סוג שהוא שיהיה בהם כדי לסכל </w:t>
      </w:r>
      <w:r w:rsidRPr="001835AB">
        <w:rPr>
          <w:rFonts w:ascii="Times New Roman" w:eastAsia="Times New Roman" w:hAnsi="Times New Roman" w:hint="cs"/>
          <w:sz w:val="20"/>
          <w:rtl/>
          <w:lang w:eastAsia="he-IL"/>
        </w:rPr>
        <w:t xml:space="preserve">את </w:t>
      </w:r>
      <w:r w:rsidRPr="001835AB">
        <w:rPr>
          <w:rFonts w:ascii="Times New Roman" w:eastAsia="Times New Roman" w:hAnsi="Times New Roman"/>
          <w:sz w:val="20"/>
          <w:rtl/>
          <w:lang w:eastAsia="he-IL"/>
        </w:rPr>
        <w:t>המשך ביצוע 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רותי המתכנן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מסירתם לידי מתכנן אחר, והינו מתחייב</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6291BEF5" w14:textId="77777777" w:rsidR="001835AB" w:rsidRPr="001835AB" w:rsidRDefault="001835AB" w:rsidP="001835AB">
      <w:pPr>
        <w:widowControl w:val="0"/>
        <w:numPr>
          <w:ilvl w:val="0"/>
          <w:numId w:val="1"/>
        </w:numPr>
        <w:spacing w:before="0" w:beforeAutospacing="0" w:after="240" w:afterAutospacing="0" w:line="240" w:lineRule="auto"/>
        <w:ind w:left="363" w:hanging="272"/>
        <w:jc w:val="both"/>
        <w:rPr>
          <w:rFonts w:ascii="Times New Roman" w:eastAsia="Times New Roman" w:hAnsi="Times New Roman"/>
          <w:sz w:val="20"/>
          <w:rtl/>
          <w:lang w:eastAsia="he-IL"/>
        </w:rPr>
      </w:pPr>
      <w:r w:rsidRPr="001835AB">
        <w:rPr>
          <w:rFonts w:ascii="Times New Roman" w:eastAsia="Times New Roman" w:hAnsi="Times New Roman"/>
          <w:bCs/>
          <w:sz w:val="20"/>
          <w:u w:val="single"/>
          <w:rtl/>
          <w:lang w:eastAsia="he-IL"/>
        </w:rPr>
        <w:t>שונות</w:t>
      </w:r>
    </w:p>
    <w:p w14:paraId="0C57B8A4"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המנהל הראשי במשרד המתכנן</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מתחייב לבצע את השירותים שעליו לבצע אישית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 חוזה</w:t>
      </w:r>
      <w:r w:rsidRPr="001835AB">
        <w:rPr>
          <w:rFonts w:ascii="Times New Roman" w:eastAsia="Times New Roman" w:hAnsi="Times New Roman" w:hint="cs"/>
          <w:sz w:val="20"/>
          <w:rtl/>
          <w:lang w:eastAsia="he-IL"/>
        </w:rPr>
        <w:t xml:space="preserve"> זה והינו</w:t>
      </w:r>
      <w:r w:rsidRPr="001835AB">
        <w:rPr>
          <w:rFonts w:ascii="Times New Roman" w:eastAsia="Times New Roman" w:hAnsi="Times New Roman"/>
          <w:sz w:val="20"/>
          <w:rtl/>
          <w:lang w:eastAsia="he-IL"/>
        </w:rPr>
        <w:t xml:space="preserve"> אחראי וערב כלפי המזמין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התחייבויות המתכנן לפי חוזה</w:t>
      </w:r>
      <w:r w:rsidRPr="001835AB">
        <w:rPr>
          <w:rFonts w:ascii="Times New Roman" w:eastAsia="Times New Roman" w:hAnsi="Times New Roman" w:hint="cs"/>
          <w:sz w:val="20"/>
          <w:rtl/>
          <w:lang w:eastAsia="he-IL"/>
        </w:rPr>
        <w:t xml:space="preserve"> זה על נספחיו</w:t>
      </w:r>
      <w:r w:rsidRPr="001835AB">
        <w:rPr>
          <w:rFonts w:ascii="Times New Roman" w:eastAsia="Times New Roman" w:hAnsi="Times New Roman"/>
          <w:sz w:val="20"/>
          <w:rtl/>
          <w:lang w:eastAsia="he-IL"/>
        </w:rPr>
        <w:t>.</w:t>
      </w:r>
    </w:p>
    <w:p w14:paraId="1C5313D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צד אשר יפר או לא יקיים איזו מהתחייבויותיו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יהיה חייב לפצות את הצד המקיים על כל הנזקים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ההפסדים שיגרמו לו עקב כך</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וזאת מבלי לגרוע מזכות הצד המקיים לכל סעד ו</w:t>
      </w:r>
      <w:r w:rsidRPr="001835AB">
        <w:rPr>
          <w:rFonts w:ascii="Times New Roman" w:eastAsia="Times New Roman" w:hAnsi="Times New Roman" w:hint="cs"/>
          <w:sz w:val="20"/>
          <w:rtl/>
          <w:lang w:eastAsia="he-IL"/>
        </w:rPr>
        <w:t xml:space="preserve">/או </w:t>
      </w:r>
      <w:r w:rsidRPr="001835AB">
        <w:rPr>
          <w:rFonts w:ascii="Times New Roman" w:eastAsia="Times New Roman" w:hAnsi="Times New Roman"/>
          <w:sz w:val="20"/>
          <w:rtl/>
          <w:lang w:eastAsia="he-IL"/>
        </w:rPr>
        <w:t>תרופה אחרים ו/או נוספים.</w:t>
      </w:r>
    </w:p>
    <w:p w14:paraId="3A2C0128"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למניעת ספקות מוצהר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עיכוב בהשלמת עבודות תכנון הפרויקט עלול להביא להתייקרות הקמתו וכן עלול להביא להפרת התחייבויות המזמין כלפי צד ג'.</w:t>
      </w:r>
    </w:p>
    <w:p w14:paraId="45353944"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מצהיר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1835AB">
        <w:rPr>
          <w:rFonts w:ascii="Times New Roman" w:eastAsia="Times New Roman" w:hAnsi="Times New Roman" w:hint="cs"/>
          <w:sz w:val="20"/>
          <w:rtl/>
          <w:lang w:eastAsia="he-IL"/>
        </w:rPr>
        <w:t>נבע</w:t>
      </w:r>
      <w:r w:rsidRPr="001835AB">
        <w:rPr>
          <w:rFonts w:ascii="Times New Roman" w:eastAsia="Times New Roman" w:hAnsi="Times New Roman"/>
          <w:sz w:val="20"/>
          <w:rtl/>
          <w:lang w:eastAsia="he-IL"/>
        </w:rPr>
        <w:t xml:space="preserve"> מאי עמידתו בהתחייבויותיו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 זה.</w:t>
      </w:r>
    </w:p>
    <w:p w14:paraId="25E2C876"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המזמין זכאי לקזז כנגד כל סכום המגיע למתכנן מאת המזמין לפי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כל סכום שלפי טענתו מגיע לו מהמתכנן, וכל זכות של המתכנן לתשלום מהמזמין כפופה לזכות הקיזוז הנ"ל.</w:t>
      </w:r>
    </w:p>
    <w:p w14:paraId="083119C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מוסכם במפורש</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צוע כל </w:t>
      </w:r>
      <w:r w:rsidRPr="001835AB">
        <w:rPr>
          <w:rFonts w:ascii="Times New Roman" w:eastAsia="Times New Roman" w:hAnsi="Times New Roman" w:hint="cs"/>
          <w:sz w:val="20"/>
          <w:rtl/>
          <w:lang w:eastAsia="he-IL"/>
        </w:rPr>
        <w:t>אחת</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אחת מהתחייבויות המזמין ע</w:t>
      </w:r>
      <w:r w:rsidRPr="001835AB">
        <w:rPr>
          <w:rFonts w:ascii="Times New Roman" w:eastAsia="Times New Roman" w:hAnsi="Times New Roman" w:hint="cs"/>
          <w:sz w:val="20"/>
          <w:rtl/>
          <w:lang w:eastAsia="he-IL"/>
        </w:rPr>
        <w:t>ל פ</w:t>
      </w:r>
      <w:r w:rsidRPr="001835AB">
        <w:rPr>
          <w:rFonts w:ascii="Times New Roman" w:eastAsia="Times New Roman" w:hAnsi="Times New Roman"/>
          <w:sz w:val="20"/>
          <w:rtl/>
          <w:lang w:eastAsia="he-IL"/>
        </w:rPr>
        <w:t>י</w:t>
      </w:r>
      <w:r w:rsidRPr="001835AB">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מותנה בכך שהמתכנן יקיים תחילה את התחייבויותיו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עד לאותו מועד. המזמין זכאי, מבלי לפגוע </w:t>
      </w:r>
      <w:r w:rsidRPr="001835AB">
        <w:rPr>
          <w:rFonts w:ascii="Times New Roman" w:eastAsia="Times New Roman" w:hAnsi="Times New Roman" w:hint="cs"/>
          <w:sz w:val="20"/>
          <w:rtl/>
          <w:lang w:eastAsia="he-IL"/>
        </w:rPr>
        <w:t>מכלליות ה</w:t>
      </w:r>
      <w:r w:rsidRPr="001835AB">
        <w:rPr>
          <w:rFonts w:ascii="Times New Roman" w:eastAsia="Times New Roman" w:hAnsi="Times New Roman"/>
          <w:sz w:val="20"/>
          <w:rtl/>
          <w:lang w:eastAsia="he-IL"/>
        </w:rPr>
        <w:t>אמור בכל מקום אחר בחוזה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לעכב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התחי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בות כלשהי מהתחייבויותיו עד לאחר שהמתכנן קיים את התחייבויותיו כאמור.</w:t>
      </w:r>
    </w:p>
    <w:p w14:paraId="5EB6C8F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שום התנהגות מצד</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של מי</w:t>
      </w:r>
      <w:r w:rsidRPr="001835AB">
        <w:rPr>
          <w:rFonts w:ascii="Times New Roman" w:eastAsia="Times New Roman" w:hAnsi="Times New Roman"/>
          <w:sz w:val="20"/>
          <w:rtl/>
          <w:lang w:eastAsia="he-IL"/>
        </w:rPr>
        <w:t xml:space="preserve"> מהצדדים לא תחשב כויתור על איזה מזכויותיו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ו/או</w:t>
      </w:r>
      <w:r w:rsidRPr="001835AB">
        <w:rPr>
          <w:rFonts w:ascii="Times New Roman" w:eastAsia="Times New Roman" w:hAnsi="Times New Roman"/>
          <w:sz w:val="20"/>
          <w:rtl/>
          <w:lang w:eastAsia="he-IL"/>
        </w:rPr>
        <w:t xml:space="preserve"> ע</w:t>
      </w:r>
      <w:r w:rsidRPr="001835AB">
        <w:rPr>
          <w:rFonts w:ascii="Times New Roman" w:eastAsia="Times New Roman" w:hAnsi="Times New Roman" w:hint="cs"/>
          <w:sz w:val="20"/>
          <w:rtl/>
          <w:lang w:eastAsia="he-IL"/>
        </w:rPr>
        <w:t>ל פי כל</w:t>
      </w:r>
      <w:r w:rsidRPr="001835AB">
        <w:rPr>
          <w:rFonts w:ascii="Times New Roman" w:eastAsia="Times New Roman" w:hAnsi="Times New Roman"/>
          <w:sz w:val="20"/>
          <w:rtl/>
          <w:lang w:eastAsia="he-IL"/>
        </w:rPr>
        <w:t xml:space="preserve"> דין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כויתור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כהסכמה מצדו לאיזה הפרה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אי קיום של תנאי מתנאי חוזה</w:t>
      </w:r>
      <w:r w:rsidRPr="001835AB">
        <w:rPr>
          <w:rFonts w:ascii="Times New Roman" w:eastAsia="Times New Roman" w:hAnsi="Times New Roman" w:hint="cs"/>
          <w:sz w:val="20"/>
          <w:rtl/>
          <w:lang w:eastAsia="he-IL"/>
        </w:rPr>
        <w:t xml:space="preserve"> זה ו/</w:t>
      </w:r>
      <w:r w:rsidRPr="001835AB">
        <w:rPr>
          <w:rFonts w:ascii="Times New Roman" w:eastAsia="Times New Roman" w:hAnsi="Times New Roman"/>
          <w:sz w:val="20"/>
          <w:rtl/>
          <w:lang w:eastAsia="he-IL"/>
        </w:rPr>
        <w:t xml:space="preserve"> או כנותנת דחייה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ארכה לב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צוע כל פעולה</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ש</w:t>
      </w:r>
      <w:r w:rsidRPr="001835AB">
        <w:rPr>
          <w:rFonts w:ascii="Times New Roman" w:eastAsia="Times New Roman" w:hAnsi="Times New Roman"/>
          <w:sz w:val="20"/>
          <w:rtl/>
          <w:lang w:eastAsia="he-IL"/>
        </w:rPr>
        <w:t>יש לעשותה ע</w:t>
      </w:r>
      <w:r w:rsidRPr="001835AB">
        <w:rPr>
          <w:rFonts w:ascii="Times New Roman" w:eastAsia="Times New Roman" w:hAnsi="Times New Roman" w:hint="cs"/>
          <w:sz w:val="20"/>
          <w:rtl/>
          <w:lang w:eastAsia="he-IL"/>
        </w:rPr>
        <w:t>ל פי</w:t>
      </w:r>
      <w:r w:rsidRPr="001835AB">
        <w:rPr>
          <w:rFonts w:ascii="Times New Roman" w:eastAsia="Times New Roman" w:hAnsi="Times New Roman"/>
          <w:sz w:val="20"/>
          <w:rtl/>
          <w:lang w:eastAsia="he-IL"/>
        </w:rPr>
        <w:t xml:space="preserve"> חוזה</w:t>
      </w:r>
      <w:r w:rsidRPr="001835AB">
        <w:rPr>
          <w:rFonts w:ascii="Times New Roman" w:eastAsia="Times New Roman" w:hAnsi="Times New Roman" w:hint="cs"/>
          <w:sz w:val="20"/>
          <w:rtl/>
          <w:lang w:eastAsia="he-IL"/>
        </w:rPr>
        <w:t xml:space="preserve"> זה</w:t>
      </w:r>
      <w:r w:rsidRPr="001835AB">
        <w:rPr>
          <w:rFonts w:ascii="Times New Roman" w:eastAsia="Times New Roman" w:hAnsi="Times New Roman"/>
          <w:sz w:val="20"/>
          <w:rtl/>
          <w:lang w:eastAsia="he-IL"/>
        </w:rPr>
        <w:t xml:space="preserve">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או כש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נוי</w:t>
      </w:r>
      <w:r w:rsidRPr="001835AB">
        <w:rPr>
          <w:rFonts w:ascii="Times New Roman" w:eastAsia="Times New Roman" w:hAnsi="Times New Roman" w:hint="cs"/>
          <w:sz w:val="20"/>
          <w:rtl/>
          <w:lang w:eastAsia="he-IL"/>
        </w:rPr>
        <w:t xml:space="preserve"> ו/או</w:t>
      </w:r>
      <w:r w:rsidRPr="001835AB">
        <w:rPr>
          <w:rFonts w:ascii="Times New Roman" w:eastAsia="Times New Roman" w:hAnsi="Times New Roman"/>
          <w:sz w:val="20"/>
          <w:rtl/>
          <w:lang w:eastAsia="he-IL"/>
        </w:rPr>
        <w:t xml:space="preserve"> ב</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טול </w:t>
      </w:r>
      <w:r w:rsidRPr="001835AB">
        <w:rPr>
          <w:rFonts w:ascii="Times New Roman" w:eastAsia="Times New Roman" w:hAnsi="Times New Roman" w:hint="cs"/>
          <w:sz w:val="20"/>
          <w:rtl/>
          <w:lang w:eastAsia="he-IL"/>
        </w:rPr>
        <w:t>ו/</w:t>
      </w:r>
      <w:r w:rsidRPr="001835AB">
        <w:rPr>
          <w:rFonts w:ascii="Times New Roman" w:eastAsia="Times New Roman" w:hAnsi="Times New Roman"/>
          <w:sz w:val="20"/>
          <w:rtl/>
          <w:lang w:eastAsia="he-IL"/>
        </w:rPr>
        <w:t xml:space="preserve">או תוספת של תנאי </w:t>
      </w:r>
      <w:r w:rsidRPr="001835AB">
        <w:rPr>
          <w:rFonts w:ascii="Times New Roman" w:eastAsia="Times New Roman" w:hAnsi="Times New Roman" w:hint="cs"/>
          <w:sz w:val="20"/>
          <w:rtl/>
          <w:lang w:eastAsia="he-IL"/>
        </w:rPr>
        <w:t>כלשהו</w:t>
      </w:r>
      <w:r w:rsidRPr="001835AB">
        <w:rPr>
          <w:rFonts w:ascii="Times New Roman" w:eastAsia="Times New Roman" w:hAnsi="Times New Roman"/>
          <w:sz w:val="20"/>
          <w:rtl/>
          <w:lang w:eastAsia="he-IL"/>
        </w:rPr>
        <w:t>, אלא אם נעשו במפורש ובכתב.</w:t>
      </w:r>
    </w:p>
    <w:p w14:paraId="2549D972" w14:textId="77777777" w:rsidR="001835AB" w:rsidRPr="001835AB" w:rsidRDefault="001835AB" w:rsidP="001835AB">
      <w:pPr>
        <w:widowControl w:val="0"/>
        <w:spacing w:before="0" w:beforeAutospacing="0" w:after="200" w:afterAutospacing="0" w:line="240" w:lineRule="auto"/>
        <w:ind w:left="79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מבלי לגרוע מכלליות האמור לעיל -</w:t>
      </w:r>
    </w:p>
    <w:p w14:paraId="1D27B917" w14:textId="77777777" w:rsidR="001835AB" w:rsidRPr="001835AB" w:rsidRDefault="001835AB" w:rsidP="001835AB">
      <w:pPr>
        <w:widowControl w:val="0"/>
        <w:numPr>
          <w:ilvl w:val="2"/>
          <w:numId w:val="1"/>
        </w:numPr>
        <w:spacing w:before="0" w:beforeAutospacing="0" w:after="200" w:afterAutospacing="0" w:line="240" w:lineRule="auto"/>
        <w:ind w:left="1508" w:hanging="37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הסכמה מצד המזמין או המנהל או המתכנן לסטות מתנאי החוזה במקרה מסוים לא תהווה תקדים ולא ילמדו ממנה גזירה שווה למקרה אחר.</w:t>
      </w:r>
    </w:p>
    <w:p w14:paraId="17F4768F" w14:textId="77777777" w:rsidR="001835AB" w:rsidRPr="001835AB" w:rsidRDefault="001835AB" w:rsidP="00E64AE3">
      <w:pPr>
        <w:widowControl w:val="0"/>
        <w:numPr>
          <w:ilvl w:val="2"/>
          <w:numId w:val="1"/>
        </w:numPr>
        <w:spacing w:before="0" w:beforeAutospacing="0" w:after="200" w:afterAutospacing="0" w:line="240" w:lineRule="auto"/>
        <w:ind w:left="1508" w:hanging="43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לא השתמשו המזמין או המנהל או המתכנן בזכויות הניתנות להם לפי החוזה במקרה מסוים, אין לראות בכך ויתור על אותן זכויות במקרה אחר ואין ללמוד</w:t>
      </w:r>
      <w:r w:rsidR="00E64AE3">
        <w:rPr>
          <w:rFonts w:ascii="Times New Roman" w:eastAsia="Times New Roman" w:hAnsi="Times New Roman" w:hint="cs"/>
          <w:sz w:val="20"/>
          <w:rtl/>
          <w:lang w:eastAsia="he-IL"/>
        </w:rPr>
        <w:t xml:space="preserve"> </w:t>
      </w:r>
      <w:r w:rsidRPr="001835AB">
        <w:rPr>
          <w:rFonts w:ascii="Times New Roman" w:eastAsia="Times New Roman" w:hAnsi="Times New Roman"/>
          <w:sz w:val="20"/>
          <w:rtl/>
          <w:lang w:eastAsia="he-IL"/>
        </w:rPr>
        <w:t>מהתנהגות זו ו</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תור כלשהו על זכויות וחובות לפי החוזה.</w:t>
      </w:r>
    </w:p>
    <w:p w14:paraId="1874FF34" w14:textId="77777777" w:rsidR="001835AB" w:rsidRPr="001835AB" w:rsidRDefault="001835AB" w:rsidP="001835AB">
      <w:pPr>
        <w:widowControl w:val="0"/>
        <w:numPr>
          <w:ilvl w:val="1"/>
          <w:numId w:val="1"/>
        </w:numPr>
        <w:spacing w:before="0" w:beforeAutospacing="0" w:after="20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במידה והמתכנן כולל מספר גופים או יחידים</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יהיו הם אחראים ביחד ולחוד כלפי המזמין למילוי התחייבויות המתכנן לפי חוזה זה.</w:t>
      </w:r>
    </w:p>
    <w:p w14:paraId="5B6F2AA8"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על אף האמור בכל הוראה אחרת בחוזה זה ו/או בכל מסמך אחר בין יחידי המזמין ו/או בכל דין, מובהר ומוסכם</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בגין כל חיוב מחיובי המזמין </w:t>
      </w:r>
      <w:r w:rsidRPr="001835AB">
        <w:rPr>
          <w:rFonts w:ascii="Times New Roman" w:eastAsia="Times New Roman" w:hAnsi="Times New Roman" w:hint="cs"/>
          <w:sz w:val="24"/>
          <w:rtl/>
          <w:lang w:eastAsia="he-IL"/>
        </w:rPr>
        <w:t>על פי</w:t>
      </w:r>
      <w:r w:rsidRPr="001835AB">
        <w:rPr>
          <w:rFonts w:ascii="Times New Roman" w:eastAsia="Times New Roman" w:hAnsi="Times New Roman"/>
          <w:sz w:val="24"/>
          <w:rtl/>
          <w:lang w:eastAsia="he-IL"/>
        </w:rPr>
        <w:t xml:space="preserve"> חוזה זה, ככל שיחולו, ובכל מקרה כל אחד מיחידי המזמין אינו אחראי, ביחד ולחוד, למלוא חיובי המזמין כלפי המתכנן </w:t>
      </w:r>
      <w:r w:rsidRPr="001835AB">
        <w:rPr>
          <w:rFonts w:ascii="Times New Roman" w:eastAsia="Times New Roman" w:hAnsi="Times New Roman" w:hint="cs"/>
          <w:sz w:val="24"/>
          <w:rtl/>
          <w:lang w:eastAsia="he-IL"/>
        </w:rPr>
        <w:t>על פ</w:t>
      </w:r>
      <w:r w:rsidRPr="001835AB">
        <w:rPr>
          <w:rFonts w:ascii="Times New Roman" w:eastAsia="Times New Roman" w:hAnsi="Times New Roman"/>
          <w:sz w:val="24"/>
          <w:rtl/>
          <w:lang w:eastAsia="he-IL"/>
        </w:rPr>
        <w:t>י חוזה זה. וזאת מבלי לגרוע מהאמור להלן בסיפא לס"ק זה.</w:t>
      </w:r>
    </w:p>
    <w:p w14:paraId="52C454C8" w14:textId="77777777" w:rsidR="001835AB" w:rsidRPr="001835AB" w:rsidRDefault="001835AB" w:rsidP="001835AB">
      <w:pPr>
        <w:keepNext/>
        <w:spacing w:before="0" w:beforeAutospacing="0" w:after="200" w:afterAutospacing="0" w:line="240" w:lineRule="auto"/>
        <w:ind w:left="798"/>
        <w:jc w:val="both"/>
        <w:outlineLvl w:val="1"/>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lastRenderedPageBreak/>
        <w:t>המתכנן מתחייב בזה</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כי כל דרישה</w:t>
      </w:r>
      <w:r w:rsidRPr="001835AB">
        <w:rPr>
          <w:rFonts w:ascii="Times New Roman" w:eastAsia="Times New Roman" w:hAnsi="Times New Roman" w:hint="cs"/>
          <w:sz w:val="24"/>
          <w:rtl/>
          <w:lang w:eastAsia="he-IL"/>
        </w:rPr>
        <w:t xml:space="preserve"> ו/או תלונה</w:t>
      </w:r>
      <w:r w:rsidRPr="001835AB">
        <w:rPr>
          <w:rFonts w:ascii="Times New Roman" w:eastAsia="Times New Roman" w:hAnsi="Times New Roman"/>
          <w:sz w:val="24"/>
          <w:rtl/>
          <w:lang w:eastAsia="he-IL"/>
        </w:rPr>
        <w:t xml:space="preserve"> </w:t>
      </w:r>
      <w:r w:rsidRPr="001835AB">
        <w:rPr>
          <w:rFonts w:ascii="Times New Roman" w:eastAsia="Times New Roman" w:hAnsi="Times New Roman" w:hint="cs"/>
          <w:sz w:val="24"/>
          <w:rtl/>
          <w:lang w:eastAsia="he-IL"/>
        </w:rPr>
        <w:t xml:space="preserve">ו/או </w:t>
      </w:r>
      <w:r w:rsidRPr="001835AB">
        <w:rPr>
          <w:rFonts w:ascii="Times New Roman" w:eastAsia="Times New Roman" w:hAnsi="Times New Roman"/>
          <w:sz w:val="24"/>
          <w:rtl/>
          <w:lang w:eastAsia="he-IL"/>
        </w:rPr>
        <w:t>טענה ו/או תביעה, ככל שתהיינה לו כנגד המזמין בגין חיובי המזמין ע</w:t>
      </w:r>
      <w:r w:rsidRPr="001835AB">
        <w:rPr>
          <w:rFonts w:ascii="Times New Roman" w:eastAsia="Times New Roman" w:hAnsi="Times New Roman" w:hint="cs"/>
          <w:sz w:val="24"/>
          <w:rtl/>
          <w:lang w:eastAsia="he-IL"/>
        </w:rPr>
        <w:t>ל פי</w:t>
      </w:r>
      <w:r w:rsidRPr="001835AB">
        <w:rPr>
          <w:rFonts w:ascii="Times New Roman" w:eastAsia="Times New Roman" w:hAnsi="Times New Roman"/>
          <w:sz w:val="24"/>
          <w:rtl/>
          <w:lang w:eastAsia="he-IL"/>
        </w:rPr>
        <w:t xml:space="preserve"> חוזה זה, תוגבל עד לגובה חלקו היחסי של כל אחד מיחידי המזמין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אותו דין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יחול לגבי תביעה של מי מיחידי המזמין כנגד המתכנן</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קרי</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תביעה כאמור</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תוגבל עד לגובה חלקו היחסי של התובע במזמין  כמפורט בנספח </w:t>
      </w:r>
      <w:r w:rsidRPr="001835AB">
        <w:rPr>
          <w:rFonts w:ascii="Times New Roman" w:eastAsia="Times New Roman" w:hAnsi="Times New Roman" w:hint="cs"/>
          <w:b/>
          <w:bCs/>
          <w:sz w:val="24"/>
          <w:rtl/>
          <w:lang w:eastAsia="he-IL"/>
        </w:rPr>
        <w:t>א</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w:t>
      </w:r>
    </w:p>
    <w:p w14:paraId="50F5701F"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סמכות השיפוט בכל נושא הקשור לחוזה זה ו/או ביצועו תהא מוקנית לבתי המשפט המוסמכים בתל-אביב-יפו.</w:t>
      </w:r>
    </w:p>
    <w:p w14:paraId="72DB2B94" w14:textId="77777777" w:rsidR="001835AB" w:rsidRPr="001835AB" w:rsidRDefault="001835AB" w:rsidP="001835AB">
      <w:pPr>
        <w:widowControl w:val="0"/>
        <w:spacing w:before="0" w:beforeAutospacing="0" w:after="200" w:afterAutospacing="0" w:line="240" w:lineRule="auto"/>
        <w:ind w:left="792"/>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למען הסר ספק</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מוסכם ומוצהר</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5D23B032"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D2B4981" w14:textId="77777777" w:rsidR="001835AB" w:rsidRPr="001835AB" w:rsidRDefault="001835AB" w:rsidP="001835AB">
      <w:pPr>
        <w:widowControl w:val="0"/>
        <w:numPr>
          <w:ilvl w:val="1"/>
          <w:numId w:val="1"/>
        </w:numPr>
        <w:spacing w:before="0" w:beforeAutospacing="0" w:after="20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חוזה זה על נספחיו</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יחייב את המזמין אך ורק בכפוף לחתימתו כדין ע"י מורשי החתימה של המזמין.</w:t>
      </w:r>
    </w:p>
    <w:p w14:paraId="40AF9D73" w14:textId="77777777" w:rsidR="001835AB" w:rsidRPr="001835AB" w:rsidRDefault="001835AB" w:rsidP="001835AB">
      <w:pPr>
        <w:widowControl w:val="0"/>
        <w:numPr>
          <w:ilvl w:val="1"/>
          <w:numId w:val="1"/>
        </w:numPr>
        <w:spacing w:before="0" w:beforeAutospacing="0" w:after="720" w:afterAutospacing="0" w:line="240" w:lineRule="auto"/>
        <w:ind w:left="788" w:hanging="43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1835AB">
        <w:rPr>
          <w:rFonts w:ascii="Times New Roman" w:eastAsia="Times New Roman" w:hAnsi="Times New Roman" w:hint="cs"/>
          <w:sz w:val="20"/>
          <w:rtl/>
          <w:lang w:eastAsia="he-IL"/>
        </w:rPr>
        <w:t>רשום</w:t>
      </w:r>
      <w:r w:rsidRPr="001835AB">
        <w:rPr>
          <w:rFonts w:ascii="Times New Roman" w:eastAsia="Times New Roman" w:hAnsi="Times New Roman"/>
          <w:sz w:val="20"/>
          <w:rtl/>
          <w:lang w:eastAsia="he-IL"/>
        </w:rPr>
        <w:t>, ואם נשלחה ההודעה בפקסימיליה ביום עסקים בשעות העבודה או נמסרה ביד</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תחשב היא כמתקבלת ביום משלוח או מסירתה כאמור.</w:t>
      </w:r>
    </w:p>
    <w:p w14:paraId="2C381879"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7F0FAFAC" w14:textId="77777777" w:rsidR="00E64AE3" w:rsidRPr="00E64AE3" w:rsidRDefault="00E64AE3" w:rsidP="00E64AE3">
      <w:pPr>
        <w:widowControl w:val="0"/>
        <w:spacing w:before="0" w:beforeAutospacing="0" w:after="0" w:afterAutospacing="0" w:line="240" w:lineRule="auto"/>
        <w:jc w:val="center"/>
        <w:rPr>
          <w:rFonts w:ascii="Times New Roman" w:eastAsia="Times New Roman" w:hAnsi="Times New Roman"/>
          <w:bCs/>
          <w:sz w:val="20"/>
          <w:rtl/>
          <w:lang w:eastAsia="he-IL"/>
        </w:rPr>
      </w:pPr>
      <w:r w:rsidRPr="00E64AE3">
        <w:rPr>
          <w:rFonts w:ascii="Times New Roman" w:eastAsia="Times New Roman" w:hAnsi="Times New Roman"/>
          <w:bCs/>
          <w:sz w:val="20"/>
          <w:rtl/>
          <w:lang w:eastAsia="he-IL"/>
        </w:rPr>
        <w:t>ולראיה באו הצדדים על החתום:</w:t>
      </w:r>
    </w:p>
    <w:p w14:paraId="17D351E6"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20F99423"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21B4C34E"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sz w:val="20"/>
          <w:rtl/>
          <w:lang w:eastAsia="he-IL"/>
        </w:rPr>
      </w:pPr>
    </w:p>
    <w:p w14:paraId="2EB550D8" w14:textId="77777777" w:rsidR="00E64AE3" w:rsidRPr="00E64AE3" w:rsidRDefault="00E64AE3" w:rsidP="00E64AE3">
      <w:pPr>
        <w:widowControl w:val="0"/>
        <w:tabs>
          <w:tab w:val="center" w:pos="1649"/>
          <w:tab w:val="center" w:pos="7177"/>
        </w:tabs>
        <w:spacing w:before="0" w:beforeAutospacing="0" w:after="0" w:afterAutospacing="0" w:line="240" w:lineRule="auto"/>
        <w:jc w:val="both"/>
        <w:rPr>
          <w:rFonts w:ascii="Times New Roman" w:eastAsia="Times New Roman" w:hAnsi="Times New Roman"/>
          <w:color w:val="00B0F0"/>
          <w:sz w:val="20"/>
          <w:u w:val="single"/>
          <w:rtl/>
          <w:lang w:eastAsia="he-IL"/>
        </w:rPr>
      </w:pPr>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ספק"/>
          <w:tag w:val="cntSupllierName"/>
          <w:id w:val="368116510"/>
          <w:placeholder>
            <w:docPart w:val="A03D9D8C2F6B4A6BAB6E433EF8B039E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6" w:author="Kook Sec" w:date="2020-06-09T16:35:00Z">
            <w:r w:rsidR="006231A7">
              <w:rPr>
                <w:rFonts w:ascii="Times New Roman" w:eastAsia="Times New Roman" w:hAnsi="Times New Roman" w:hint="cs"/>
                <w:color w:val="00B0F0"/>
                <w:sz w:val="20"/>
                <w:u w:val="single"/>
                <w:rtl/>
                <w:lang w:eastAsia="he-IL"/>
              </w:rPr>
              <w:t>וי. אי. אס הנדסה בע"מ</w:t>
            </w:r>
          </w:ins>
        </w:sdtContent>
      </w:sdt>
      <w:r w:rsidRPr="00E64AE3">
        <w:rPr>
          <w:rFonts w:ascii="Times New Roman" w:eastAsia="Times New Roman" w:hAnsi="Times New Roman"/>
          <w:color w:val="00B0F0"/>
          <w:sz w:val="20"/>
          <w:rtl/>
          <w:lang w:eastAsia="he-IL"/>
        </w:rPr>
        <w:tab/>
      </w:r>
      <w:sdt>
        <w:sdtPr>
          <w:rPr>
            <w:rFonts w:ascii="Times New Roman" w:eastAsia="Times New Roman" w:hAnsi="Times New Roman"/>
            <w:color w:val="00B0F0"/>
            <w:sz w:val="20"/>
            <w:u w:val="single"/>
            <w:rtl/>
            <w:lang w:eastAsia="he-IL"/>
          </w:rPr>
          <w:alias w:val="שם צד א"/>
          <w:tag w:val="cmtTzadAName"/>
          <w:id w:val="-1697851747"/>
          <w:placeholder>
            <w:docPart w:val="AF5095918E924D79826F9B18EDC4F1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7" w:author="Kook Sec" w:date="2020-06-09T16:34:00Z">
            <w:r w:rsidR="006231A7" w:rsidRPr="003E6FC4">
              <w:rPr>
                <w:rStyle w:val="a7"/>
                <w:rtl/>
              </w:rPr>
              <w:t>[שם צד א]</w:t>
            </w:r>
          </w:ins>
        </w:sdtContent>
      </w:sdt>
    </w:p>
    <w:p w14:paraId="7CEB2936" w14:textId="77777777" w:rsidR="00E64AE3" w:rsidRPr="00E64AE3" w:rsidRDefault="00E64AE3" w:rsidP="00E64AE3">
      <w:pPr>
        <w:widowControl w:val="0"/>
        <w:tabs>
          <w:tab w:val="center" w:pos="1649"/>
          <w:tab w:val="center" w:pos="7177"/>
        </w:tabs>
        <w:spacing w:before="0" w:beforeAutospacing="0" w:after="48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ab/>
        <w:t>המתכנן</w:t>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ab/>
      </w:r>
      <w:r w:rsidRPr="00E64AE3">
        <w:rPr>
          <w:rFonts w:ascii="Times New Roman" w:eastAsia="Times New Roman" w:hAnsi="Times New Roman"/>
          <w:sz w:val="20"/>
          <w:lang w:eastAsia="he-IL"/>
        </w:rPr>
        <w:t xml:space="preserve"> </w:t>
      </w:r>
      <w:r w:rsidRPr="00E64AE3">
        <w:rPr>
          <w:rFonts w:ascii="Times New Roman" w:eastAsia="Times New Roman" w:hAnsi="Times New Roman"/>
          <w:sz w:val="20"/>
          <w:rtl/>
          <w:lang w:eastAsia="he-IL"/>
        </w:rPr>
        <w:t>המזמין</w:t>
      </w:r>
      <w:r w:rsidRPr="00E64AE3">
        <w:rPr>
          <w:rFonts w:ascii="Times New Roman" w:eastAsia="Times New Roman" w:hAnsi="Times New Roman"/>
          <w:sz w:val="20"/>
          <w:lang w:eastAsia="he-IL"/>
        </w:rPr>
        <w:t xml:space="preserve"> </w:t>
      </w:r>
    </w:p>
    <w:p w14:paraId="6498E60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58BDFD5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0BAD38D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E64AE3">
        <w:rPr>
          <w:rFonts w:ascii="Times New Roman" w:eastAsia="Times New Roman" w:hAnsi="Times New Roman" w:hint="cs"/>
          <w:sz w:val="20"/>
          <w:rtl/>
          <w:lang w:eastAsia="he-IL"/>
        </w:rPr>
        <w:t>י</w:t>
      </w:r>
      <w:r w:rsidRPr="00E64AE3">
        <w:rPr>
          <w:rFonts w:ascii="Times New Roman" w:eastAsia="Times New Roman" w:hAnsi="Times New Roman"/>
          <w:sz w:val="20"/>
          <w:rtl/>
          <w:lang w:eastAsia="he-IL"/>
        </w:rPr>
        <w:t xml:space="preserve">ן זה. </w:t>
      </w:r>
    </w:p>
    <w:p w14:paraId="0F6B67F4"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267FC42C"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תאריך :  _______________</w:t>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r w:rsidRPr="00E64AE3">
        <w:rPr>
          <w:rFonts w:ascii="Times New Roman" w:eastAsia="Times New Roman" w:hAnsi="Times New Roman"/>
          <w:sz w:val="20"/>
          <w:rtl/>
          <w:lang w:eastAsia="he-IL"/>
        </w:rPr>
        <w:tab/>
      </w:r>
    </w:p>
    <w:p w14:paraId="0E959F3C"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r w:rsidRPr="00E64AE3">
        <w:rPr>
          <w:rFonts w:ascii="Times New Roman" w:eastAsia="Times New Roman" w:hAnsi="Times New Roman"/>
          <w:sz w:val="20"/>
          <w:rtl/>
          <w:lang w:eastAsia="he-IL"/>
        </w:rPr>
        <w:t>חתימה וחותמת עו"ד/ רו"ח : ________________</w:t>
      </w:r>
    </w:p>
    <w:p w14:paraId="1D0A6CB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0"/>
          <w:rtl/>
          <w:lang w:eastAsia="he-IL"/>
        </w:rPr>
      </w:pPr>
    </w:p>
    <w:p w14:paraId="33F9202A"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7753BEE0"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rtl/>
          <w:lang w:eastAsia="he-IL"/>
        </w:rPr>
      </w:pPr>
    </w:p>
    <w:p w14:paraId="62CE8C7C" w14:textId="77777777" w:rsidR="001835AB" w:rsidRPr="001835AB" w:rsidRDefault="001835AB" w:rsidP="001835AB">
      <w:pPr>
        <w:widowControl w:val="0"/>
        <w:spacing w:before="0" w:beforeAutospacing="0" w:after="0" w:afterAutospacing="0" w:line="240" w:lineRule="auto"/>
        <w:outlineLvl w:val="3"/>
        <w:rPr>
          <w:rFonts w:ascii="Times New Roman" w:eastAsia="Times New Roman" w:hAnsi="Times New Roman"/>
          <w:bCs/>
          <w:sz w:val="24"/>
          <w:u w:val="single"/>
          <w:rtl/>
          <w:lang w:eastAsia="he-IL"/>
        </w:rPr>
      </w:pPr>
    </w:p>
    <w:p w14:paraId="28F06DA8" w14:textId="77777777" w:rsidR="00B158C8" w:rsidRDefault="00B158C8"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Pr>
          <w:rFonts w:ascii="Times New Roman" w:eastAsia="Times New Roman" w:hAnsi="Times New Roman"/>
          <w:bCs/>
          <w:sz w:val="20"/>
          <w:u w:val="single"/>
          <w:rtl/>
          <w:lang w:eastAsia="he-IL"/>
        </w:rPr>
        <w:br w:type="page"/>
      </w:r>
    </w:p>
    <w:p w14:paraId="2AAB7C22"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Cs/>
          <w:sz w:val="20"/>
          <w:u w:val="single"/>
          <w:rtl/>
          <w:lang w:eastAsia="he-IL"/>
        </w:rPr>
        <w:lastRenderedPageBreak/>
        <w:t>נספח ''א''</w:t>
      </w:r>
    </w:p>
    <w:p w14:paraId="0FC5DD60" w14:textId="77777777" w:rsidR="00E64AE3" w:rsidRPr="00E64AE3"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lang w:eastAsia="he-IL"/>
        </w:rPr>
      </w:pPr>
      <w:r w:rsidRPr="00E64AE3">
        <w:rPr>
          <w:rFonts w:ascii="Times New Roman" w:eastAsia="Times New Roman" w:hAnsi="Times New Roman" w:hint="cs"/>
          <w:bCs/>
          <w:sz w:val="20"/>
          <w:u w:val="single"/>
          <w:rtl/>
          <w:lang w:eastAsia="he-IL"/>
        </w:rPr>
        <w:t>נספח כללי</w:t>
      </w:r>
    </w:p>
    <w:p w14:paraId="34CA681E"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1.1</w:t>
      </w:r>
      <w:r w:rsidRPr="00E64AE3">
        <w:rPr>
          <w:rFonts w:ascii="Times New Roman" w:eastAsia="Times New Roman" w:hAnsi="Times New Roman" w:hint="cs"/>
          <w:sz w:val="24"/>
          <w:rtl/>
          <w:lang w:eastAsia="he-IL"/>
        </w:rPr>
        <w:tab/>
        <w:t>הגדרות -</w:t>
      </w:r>
    </w:p>
    <w:p w14:paraId="5409223C"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7D7341BE"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הפרויקט</w:t>
      </w:r>
      <w:r w:rsidRPr="00E64AE3">
        <w:rPr>
          <w:rFonts w:ascii="Times New Roman" w:eastAsia="Times New Roman" w:hAnsi="Times New Roman" w:hint="cs"/>
          <w:sz w:val="24"/>
          <w:rtl/>
          <w:lang w:eastAsia="he-IL"/>
        </w:rPr>
        <w:t>"-</w:t>
      </w:r>
      <w:r w:rsidRPr="00E64AE3">
        <w:rPr>
          <w:rFonts w:ascii="Times New Roman" w:eastAsia="Times New Roman" w:hAnsi="Times New Roman" w:hint="cs"/>
          <w:sz w:val="24"/>
          <w:lang w:eastAsia="he-IL"/>
        </w:rPr>
        <w:t xml:space="preserve"> </w:t>
      </w:r>
      <w:r w:rsidRPr="00E64AE3">
        <w:rPr>
          <w:rFonts w:ascii="Times New Roman" w:eastAsia="Times New Roman" w:hAnsi="Times New Roman" w:hint="cs"/>
          <w:sz w:val="24"/>
          <w:rtl/>
          <w:lang w:eastAsia="he-IL"/>
        </w:rPr>
        <w:t>פרויקט לבניית יחידות דיור, שטחי מסחר ומשרדים, חניונים ועבודות פיתוח ב</w:t>
      </w:r>
      <w:sdt>
        <w:sdtPr>
          <w:rPr>
            <w:rFonts w:ascii="Times New Roman" w:eastAsia="Times New Roman" w:hAnsi="Times New Roman" w:hint="cs"/>
            <w:color w:val="00B0F0"/>
            <w:sz w:val="24"/>
            <w:rtl/>
            <w:lang w:eastAsia="he-IL"/>
          </w:rPr>
          <w:alias w:val="רשות מקומית"/>
          <w:tag w:val="cntLocalAuth"/>
          <w:id w:val="1782831239"/>
          <w:placeholder>
            <w:docPart w:val="564AE81DA21F4ED78EB5CA809D6CFA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8" w:author="Kook Sec" w:date="2020-06-09T16:28:00Z">
            <w:r w:rsidR="006231A7">
              <w:rPr>
                <w:rFonts w:ascii="Times New Roman" w:eastAsia="Times New Roman" w:hAnsi="Times New Roman" w:hint="cs"/>
                <w:color w:val="00B0F0"/>
                <w:sz w:val="24"/>
                <w:rtl/>
                <w:lang w:eastAsia="he-IL"/>
              </w:rPr>
              <w:t>נס ציונה</w:t>
            </w:r>
          </w:ins>
        </w:sdtContent>
      </w:sdt>
      <w:r w:rsidRPr="00E64AE3">
        <w:rPr>
          <w:rFonts w:ascii="Times New Roman" w:eastAsia="Times New Roman" w:hAnsi="Times New Roman" w:hint="cs"/>
          <w:color w:val="00B0F0"/>
          <w:sz w:val="24"/>
          <w:rtl/>
          <w:lang w:eastAsia="he-IL"/>
        </w:rPr>
        <w:t xml:space="preserve"> - </w:t>
      </w:r>
      <w:sdt>
        <w:sdtPr>
          <w:rPr>
            <w:rFonts w:ascii="Times New Roman" w:eastAsia="Times New Roman" w:hAnsi="Times New Roman" w:hint="cs"/>
            <w:color w:val="00B0F0"/>
            <w:sz w:val="24"/>
            <w:rtl/>
          </w:rPr>
          <w:alias w:val="שם אתר"/>
          <w:tag w:val="cntSite"/>
          <w:id w:val="-1682512962"/>
          <w:placeholder>
            <w:docPart w:val="32D2F19C01A448299B31E3C8260E18E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9" w:author="Kook Sec" w:date="2020-06-09T16:28:00Z">
            <w:r w:rsidR="006231A7">
              <w:rPr>
                <w:rFonts w:ascii="Times New Roman" w:eastAsia="Times New Roman" w:hAnsi="Times New Roman" w:hint="cs"/>
                <w:color w:val="00B0F0"/>
                <w:sz w:val="24"/>
                <w:rtl/>
              </w:rPr>
              <w:t>נס ציונה מחיר למשתכן</w:t>
            </w:r>
          </w:ins>
        </w:sdtContent>
      </w:sdt>
      <w:r w:rsidRPr="00E64AE3">
        <w:rPr>
          <w:rFonts w:ascii="Times New Roman" w:eastAsia="Times New Roman" w:hAnsi="Times New Roman" w:hint="cs"/>
          <w:color w:val="00B0F0"/>
          <w:sz w:val="24"/>
          <w:rtl/>
          <w:lang w:eastAsia="he-IL"/>
        </w:rPr>
        <w:t xml:space="preserve">, </w:t>
      </w:r>
      <w:sdt>
        <w:sdtPr>
          <w:rPr>
            <w:rFonts w:ascii="Times New Roman" w:eastAsia="Times New Roman" w:hAnsi="Times New Roman" w:hint="cs"/>
            <w:color w:val="00B0F0"/>
            <w:sz w:val="24"/>
            <w:rtl/>
          </w:rPr>
          <w:alias w:val="שם הפרויקט"/>
          <w:tag w:val="cntProjectName"/>
          <w:id w:val="-1647974920"/>
          <w:placeholder>
            <w:docPart w:val="CB895B3499E0482695CCAD380F30F9A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0" w:author="Kook Sec" w:date="2020-06-09T16:27:00Z">
            <w:r w:rsidR="006231A7">
              <w:rPr>
                <w:rFonts w:ascii="Times New Roman" w:eastAsia="Times New Roman" w:hAnsi="Times New Roman" w:hint="cs"/>
                <w:color w:val="00B0F0"/>
                <w:sz w:val="24"/>
                <w:rtl/>
              </w:rPr>
              <w:t>א.מ ישראל מגורים יזמות בע"מ</w:t>
            </w:r>
          </w:ins>
        </w:sdtContent>
      </w:sdt>
      <w:r w:rsidRPr="00E64AE3">
        <w:rPr>
          <w:rFonts w:ascii="Times New Roman" w:eastAsia="Times New Roman" w:hAnsi="Times New Roman" w:hint="cs"/>
          <w:sz w:val="24"/>
          <w:rtl/>
          <w:lang w:eastAsia="he-IL"/>
        </w:rPr>
        <w:t xml:space="preserve"> לרבות עבודות פיתוח על, אשר יתוכנן ו/או יבוצע עבור המזמין באתר בקטעים ובשלבים לפי שיקול דעתו.</w:t>
      </w:r>
    </w:p>
    <w:p w14:paraId="49AE101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35ABCB6C"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w:t>
      </w:r>
      <w:r w:rsidRPr="00E64AE3">
        <w:rPr>
          <w:rFonts w:ascii="Times New Roman" w:eastAsia="Times New Roman" w:hAnsi="Times New Roman" w:hint="cs"/>
          <w:b/>
          <w:bCs/>
          <w:sz w:val="24"/>
          <w:rtl/>
          <w:lang w:eastAsia="he-IL"/>
        </w:rPr>
        <w:t>התכנית</w:t>
      </w:r>
      <w:r w:rsidRPr="00E64AE3">
        <w:rPr>
          <w:rFonts w:ascii="Times New Roman" w:eastAsia="Times New Roman" w:hAnsi="Times New Roman" w:hint="cs"/>
          <w:sz w:val="24"/>
          <w:rtl/>
          <w:lang w:eastAsia="he-IL"/>
        </w:rPr>
        <w:t xml:space="preserve">" או </w:t>
      </w:r>
      <w:r w:rsidRPr="00E64AE3">
        <w:rPr>
          <w:rFonts w:ascii="Times New Roman" w:eastAsia="Times New Roman" w:hAnsi="Times New Roman" w:hint="cs"/>
          <w:b/>
          <w:bCs/>
          <w:sz w:val="24"/>
          <w:rtl/>
          <w:lang w:eastAsia="he-IL"/>
        </w:rPr>
        <w:t xml:space="preserve">"המקרקעין" </w:t>
      </w:r>
      <w:r w:rsidRPr="00E64AE3">
        <w:rPr>
          <w:rFonts w:ascii="Times New Roman" w:eastAsia="Times New Roman" w:hAnsi="Times New Roman"/>
          <w:sz w:val="24"/>
          <w:lang w:eastAsia="he-IL"/>
        </w:rPr>
        <w:t>–</w:t>
      </w:r>
      <w:r w:rsidRPr="00E64AE3">
        <w:rPr>
          <w:rFonts w:ascii="Times New Roman" w:eastAsia="Times New Roman" w:hAnsi="Times New Roman" w:hint="cs"/>
          <w:sz w:val="24"/>
          <w:rtl/>
          <w:lang w:eastAsia="he-IL"/>
        </w:rPr>
        <w:t xml:space="preserve"> תכנית בנין עיר מס' </w:t>
      </w:r>
      <w:sdt>
        <w:sdtPr>
          <w:rPr>
            <w:rFonts w:ascii="Times New Roman" w:eastAsia="Times New Roman" w:hAnsi="Times New Roman" w:hint="cs"/>
            <w:color w:val="008000"/>
            <w:sz w:val="24"/>
            <w:rtl/>
          </w:rPr>
          <w:alias w:val="שדה נוסף 2"/>
          <w:tag w:val="cntCustomField2"/>
          <w:id w:val="1880663104"/>
          <w:placeholder>
            <w:docPart w:val="182F74DC5C8E4021B0CC0C3762F2E7E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64AE3">
            <w:rPr>
              <w:rFonts w:cstheme="minorBidi"/>
              <w:color w:val="00B0F0"/>
              <w:rtl/>
            </w:rPr>
            <w:t>[שדה נוסף 2]</w:t>
          </w:r>
        </w:sdtContent>
      </w:sdt>
      <w:r w:rsidRPr="00E64AE3">
        <w:rPr>
          <w:rFonts w:ascii="Times New Roman" w:eastAsia="Times New Roman" w:hAnsi="Times New Roman" w:hint="cs"/>
          <w:sz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hint="cs"/>
            <w:sz w:val="24"/>
            <w:rtl/>
            <w:lang w:eastAsia="he-IL"/>
          </w:rPr>
          <w:alias w:val="שדה נוסף 1"/>
          <w:tag w:val="cntCustomField1"/>
          <w:id w:val="-452094098"/>
          <w:placeholder>
            <w:docPart w:val="9EAC23516FAE4031AE28A4FF7C5F6A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64AE3">
            <w:rPr>
              <w:rFonts w:cstheme="minorBidi"/>
              <w:color w:val="00B0F0"/>
              <w:rtl/>
            </w:rPr>
            <w:t>[שדה נוסף 1]</w:t>
          </w:r>
        </w:sdtContent>
      </w:sdt>
      <w:r w:rsidRPr="00E64AE3">
        <w:rPr>
          <w:rFonts w:ascii="Times New Roman" w:eastAsia="Times New Roman" w:hAnsi="Times New Roman" w:hint="cs"/>
          <w:sz w:val="24"/>
          <w:rtl/>
          <w:lang w:eastAsia="he-IL"/>
        </w:rPr>
        <w:t>.</w:t>
      </w:r>
    </w:p>
    <w:p w14:paraId="1AA7C740"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193B3FF" w14:textId="77777777" w:rsidR="00E64AE3" w:rsidRPr="00E64AE3" w:rsidRDefault="00E64AE3" w:rsidP="00E64AE3">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A6D1E00"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008000"/>
          <w:sz w:val="24"/>
          <w:rtl/>
        </w:rPr>
      </w:pPr>
      <w:r w:rsidRPr="00E64AE3">
        <w:rPr>
          <w:rFonts w:ascii="Times New Roman" w:eastAsia="Times New Roman" w:hAnsi="Times New Roman" w:hint="cs"/>
          <w:sz w:val="24"/>
          <w:rtl/>
          <w:lang w:eastAsia="he-IL"/>
        </w:rPr>
        <w:t xml:space="preserve">"הרשות המקומית" - </w:t>
      </w:r>
      <w:sdt>
        <w:sdtPr>
          <w:rPr>
            <w:rFonts w:ascii="Times New Roman" w:eastAsia="Times New Roman" w:hAnsi="Times New Roman" w:hint="cs"/>
            <w:color w:val="008000"/>
            <w:sz w:val="24"/>
            <w:rtl/>
          </w:rPr>
          <w:alias w:val="רשות מקומית"/>
          <w:tag w:val="cntLocalAuth"/>
          <w:id w:val="1088732537"/>
          <w:placeholder>
            <w:docPart w:val="764C71461BC84153BBDCE6E5C59487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1" w:author="Kook Sec" w:date="2020-06-09T16:28:00Z">
            <w:r w:rsidR="006231A7">
              <w:rPr>
                <w:rFonts w:ascii="Times New Roman" w:eastAsia="Times New Roman" w:hAnsi="Times New Roman" w:hint="cs"/>
                <w:color w:val="008000"/>
                <w:sz w:val="24"/>
                <w:rtl/>
              </w:rPr>
              <w:t>נס ציונה</w:t>
            </w:r>
          </w:ins>
        </w:sdtContent>
      </w:sdt>
      <w:r w:rsidRPr="00E64AE3">
        <w:rPr>
          <w:rFonts w:ascii="Times New Roman" w:eastAsia="Times New Roman" w:hAnsi="Times New Roman" w:hint="cs"/>
          <w:color w:val="008000"/>
          <w:sz w:val="24"/>
          <w:rtl/>
        </w:rPr>
        <w:t>.</w:t>
      </w:r>
    </w:p>
    <w:p w14:paraId="172489BE" w14:textId="77777777" w:rsidR="00E64AE3" w:rsidRPr="00E64AE3" w:rsidRDefault="00E64AE3" w:rsidP="00E64AE3">
      <w:pPr>
        <w:spacing w:before="0" w:beforeAutospacing="0" w:after="0" w:afterAutospacing="0" w:line="240" w:lineRule="auto"/>
        <w:ind w:left="720"/>
        <w:rPr>
          <w:rFonts w:ascii="Times New Roman" w:eastAsia="Times New Roman" w:hAnsi="Times New Roman"/>
          <w:color w:val="FF0000"/>
          <w:sz w:val="24"/>
          <w:rtl/>
        </w:rPr>
      </w:pPr>
    </w:p>
    <w:p w14:paraId="6FC50A26" w14:textId="77777777" w:rsidR="00E64AE3" w:rsidRPr="00E64AE3" w:rsidRDefault="00E64AE3" w:rsidP="00E64AE3">
      <w:pPr>
        <w:spacing w:before="0" w:beforeAutospacing="0" w:after="0" w:afterAutospacing="0" w:line="240" w:lineRule="auto"/>
        <w:ind w:left="720"/>
        <w:rPr>
          <w:rFonts w:ascii="Times New Roman" w:eastAsia="Times New Roman" w:hAnsi="Times New Roman"/>
          <w:sz w:val="24"/>
          <w:rtl/>
          <w:lang w:eastAsia="he-IL"/>
        </w:rPr>
      </w:pPr>
      <w:r w:rsidRPr="00E64AE3">
        <w:rPr>
          <w:rFonts w:ascii="Times New Roman" w:eastAsia="Times New Roman" w:hAnsi="Times New Roman" w:hint="cs"/>
          <w:sz w:val="24"/>
          <w:rtl/>
        </w:rPr>
        <w:t xml:space="preserve">"חוזה הפיתוח" </w:t>
      </w:r>
      <w:r w:rsidRPr="00E64AE3">
        <w:rPr>
          <w:rFonts w:ascii="Times New Roman" w:eastAsia="Times New Roman" w:hAnsi="Times New Roman"/>
          <w:sz w:val="24"/>
        </w:rPr>
        <w:t>–</w:t>
      </w:r>
      <w:r w:rsidRPr="00E64AE3">
        <w:rPr>
          <w:rFonts w:ascii="Times New Roman" w:eastAsia="Times New Roman" w:hAnsi="Times New Roman" w:hint="cs"/>
          <w:sz w:val="24"/>
          <w:rtl/>
        </w:rPr>
        <w:t xml:space="preserve"> חוזה הפיתוח אשר נחתם בין המזמין לבין הרשות המקומית.</w:t>
      </w:r>
    </w:p>
    <w:p w14:paraId="7523429F"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64BFC07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color w:val="FF0000"/>
          <w:sz w:val="24"/>
          <w:rtl/>
          <w:lang w:eastAsia="he-IL"/>
        </w:rPr>
      </w:pPr>
      <w:r w:rsidRPr="00E64AE3">
        <w:rPr>
          <w:rFonts w:ascii="Times New Roman" w:eastAsia="Times New Roman" w:hAnsi="Times New Roman" w:hint="cs"/>
          <w:sz w:val="24"/>
          <w:rtl/>
          <w:lang w:eastAsia="he-IL"/>
        </w:rPr>
        <w:t>2.8</w:t>
      </w:r>
      <w:r w:rsidRPr="00E64AE3">
        <w:rPr>
          <w:rFonts w:ascii="Times New Roman" w:eastAsia="Times New Roman" w:hAnsi="Times New Roman" w:hint="cs"/>
          <w:sz w:val="24"/>
          <w:rtl/>
          <w:lang w:eastAsia="he-IL"/>
        </w:rPr>
        <w:tab/>
        <w:t xml:space="preserve">המנהל הוא: </w:t>
      </w:r>
      <w:sdt>
        <w:sdtPr>
          <w:rPr>
            <w:rFonts w:ascii="Times New Roman" w:eastAsia="Times New Roman" w:hAnsi="Times New Roman" w:hint="cs"/>
            <w:sz w:val="24"/>
            <w:rtl/>
            <w:lang w:eastAsia="he-IL"/>
          </w:rPr>
          <w:alias w:val="שדה נוסף 3"/>
          <w:tag w:val="cntCustomField3"/>
          <w:id w:val="405040135"/>
          <w:placeholder>
            <w:docPart w:val="9F24E6AC1AD4458D9FA303CC0D17BA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 w:author="Kook Sec" w:date="2020-06-09T16:36:00Z">
            <w:r w:rsidR="006231A7">
              <w:rPr>
                <w:rFonts w:ascii="Times New Roman" w:eastAsia="Times New Roman" w:hAnsi="Times New Roman" w:hint="cs"/>
                <w:sz w:val="24"/>
                <w:rtl/>
                <w:lang w:eastAsia="he-IL"/>
              </w:rPr>
              <w:t>אבי ברטי לוי</w:t>
            </w:r>
          </w:ins>
        </w:sdtContent>
      </w:sdt>
    </w:p>
    <w:p w14:paraId="2B47E5C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bCs/>
          <w:sz w:val="24"/>
          <w:rtl/>
          <w:lang w:eastAsia="he-IL"/>
        </w:rPr>
      </w:pPr>
    </w:p>
    <w:p w14:paraId="00460A5D" w14:textId="77777777" w:rsidR="00E64AE3" w:rsidRPr="00E64AE3" w:rsidRDefault="00E64AE3" w:rsidP="00B158C8">
      <w:pPr>
        <w:widowControl w:val="0"/>
        <w:spacing w:before="0" w:beforeAutospacing="0" w:after="0" w:afterAutospacing="0" w:line="240" w:lineRule="auto"/>
        <w:ind w:left="720" w:right="720" w:hanging="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2.10</w:t>
      </w:r>
      <w:r w:rsidRPr="00E64AE3">
        <w:rPr>
          <w:rFonts w:ascii="Times New Roman" w:eastAsia="Times New Roman" w:hAnsi="Times New Roman" w:hint="cs"/>
          <w:sz w:val="24"/>
          <w:rtl/>
          <w:lang w:eastAsia="he-IL"/>
        </w:rPr>
        <w:tab/>
      </w:r>
      <w:r w:rsidR="00B158C8" w:rsidRPr="00B158C8">
        <w:rPr>
          <w:rFonts w:ascii="Times New Roman" w:eastAsia="Times New Roman" w:hAnsi="Times New Roman"/>
          <w:sz w:val="24"/>
          <w:rtl/>
          <w:lang w:eastAsia="he-IL"/>
        </w:rPr>
        <w:t xml:space="preserve">התכנון יתבצע במודל תלת מימד ע"י תוכנת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במתודולוגיית </w:t>
      </w:r>
      <w:r w:rsidR="00B158C8" w:rsidRPr="00B158C8">
        <w:rPr>
          <w:rFonts w:ascii="Times New Roman" w:eastAsia="Times New Roman" w:hAnsi="Times New Roman"/>
          <w:sz w:val="24"/>
          <w:lang w:eastAsia="he-IL"/>
        </w:rPr>
        <w:t>BIM</w:t>
      </w:r>
      <w:r w:rsidR="00B158C8" w:rsidRPr="00B158C8">
        <w:rPr>
          <w:rFonts w:ascii="Times New Roman" w:eastAsia="Times New Roman" w:hAnsi="Times New Roman"/>
          <w:sz w:val="24"/>
          <w:rtl/>
          <w:lang w:eastAsia="he-IL"/>
        </w:rPr>
        <w:t>, בענן –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שם ישמרו כל קבצי ה </w:t>
      </w:r>
      <w:r w:rsidR="00B158C8" w:rsidRPr="00B158C8">
        <w:rPr>
          <w:rFonts w:ascii="Times New Roman" w:eastAsia="Times New Roman" w:hAnsi="Times New Roman"/>
          <w:sz w:val="24"/>
          <w:lang w:eastAsia="he-IL"/>
        </w:rPr>
        <w:t>REVIT</w:t>
      </w:r>
      <w:r w:rsidR="00B158C8" w:rsidRPr="00B158C8">
        <w:rPr>
          <w:rFonts w:ascii="Times New Roman" w:eastAsia="Times New Roman" w:hAnsi="Times New Roman"/>
          <w:sz w:val="24"/>
          <w:rtl/>
          <w:lang w:eastAsia="he-IL"/>
        </w:rPr>
        <w:t xml:space="preserve"> של המתכננים המובילים עם אפשרות גישה לכלל המתכננים והיועצים בפרויקט. עבור קבלת העבודה ותכנון הפרויקט, על המתכנן להיות בעל רישיון עבודה בענן "</w:t>
      </w:r>
      <w:r w:rsidR="00B158C8" w:rsidRPr="00B158C8">
        <w:rPr>
          <w:rFonts w:ascii="Times New Roman" w:eastAsia="Times New Roman" w:hAnsi="Times New Roman"/>
          <w:sz w:val="24"/>
          <w:lang w:eastAsia="he-IL"/>
        </w:rPr>
        <w:t>BIM360</w:t>
      </w:r>
      <w:r w:rsidR="00B158C8" w:rsidRPr="00B158C8">
        <w:rPr>
          <w:rFonts w:ascii="Times New Roman" w:eastAsia="Times New Roman" w:hAnsi="Times New Roman"/>
          <w:sz w:val="24"/>
          <w:rtl/>
          <w:lang w:eastAsia="he-IL"/>
        </w:rPr>
        <w:t xml:space="preserve">". העבודה במודל תהיה כפופה להוראות מנהל המודל ולמסמך ה </w:t>
      </w:r>
      <w:r w:rsidR="00B158C8" w:rsidRPr="00B158C8">
        <w:rPr>
          <w:rFonts w:ascii="Times New Roman" w:eastAsia="Times New Roman" w:hAnsi="Times New Roman"/>
          <w:sz w:val="24"/>
          <w:lang w:eastAsia="he-IL"/>
        </w:rPr>
        <w:t>BEP</w:t>
      </w:r>
      <w:r w:rsidR="00B158C8" w:rsidRPr="00B158C8">
        <w:rPr>
          <w:rFonts w:ascii="Times New Roman" w:eastAsia="Times New Roman" w:hAnsi="Times New Roman"/>
          <w:sz w:val="24"/>
          <w:rtl/>
          <w:lang w:eastAsia="he-IL"/>
        </w:rPr>
        <w:t xml:space="preserve"> שיופץ בהמשך ע"י מנהל המודל. שמירה, הדפסת תכניות וקבצים (</w:t>
      </w:r>
      <w:r w:rsidR="00B158C8" w:rsidRPr="00B158C8">
        <w:rPr>
          <w:rFonts w:ascii="Times New Roman" w:eastAsia="Times New Roman" w:hAnsi="Times New Roman"/>
          <w:sz w:val="24"/>
          <w:lang w:eastAsia="he-IL"/>
        </w:rPr>
        <w:t>PLT/PDF/DWG</w:t>
      </w:r>
      <w:r w:rsidR="00B158C8" w:rsidRPr="00B158C8">
        <w:rPr>
          <w:rFonts w:ascii="Times New Roman" w:eastAsia="Times New Roman" w:hAnsi="Times New Roman"/>
          <w:sz w:val="24"/>
          <w:rtl/>
          <w:lang w:eastAsia="he-IL"/>
        </w:rPr>
        <w:t>), שיתוף, תיאום וקליטת קבצים ממתכננים ויועצים אחרים יבוצע באמצעות תוכנה כדוגמת @</w:t>
      </w:r>
      <w:r w:rsidR="00B158C8" w:rsidRPr="00B158C8">
        <w:rPr>
          <w:rFonts w:ascii="Times New Roman" w:eastAsia="Times New Roman" w:hAnsi="Times New Roman"/>
          <w:sz w:val="24"/>
          <w:lang w:eastAsia="he-IL"/>
        </w:rPr>
        <w:t>view</w:t>
      </w:r>
      <w:r w:rsidR="00B158C8" w:rsidRPr="00B158C8">
        <w:rPr>
          <w:rFonts w:ascii="Times New Roman" w:eastAsia="Times New Roman" w:hAnsi="Times New Roman"/>
          <w:sz w:val="24"/>
          <w:rtl/>
          <w:lang w:eastAsia="he-IL"/>
        </w:rPr>
        <w:t>. כל תעבורת הקבצים תבוצע באמצעות התוכנה בלבד או תוכנה אחרת לפי החלטת המזמין.</w:t>
      </w:r>
    </w:p>
    <w:p w14:paraId="1A083ED2" w14:textId="77777777" w:rsidR="00E64AE3" w:rsidRPr="00E64AE3" w:rsidRDefault="00E64AE3" w:rsidP="00E64AE3">
      <w:pPr>
        <w:widowControl w:val="0"/>
        <w:spacing w:before="0" w:beforeAutospacing="0" w:after="0" w:afterAutospacing="0" w:line="240" w:lineRule="auto"/>
        <w:ind w:left="720" w:right="720" w:hanging="720"/>
        <w:jc w:val="both"/>
        <w:rPr>
          <w:rFonts w:ascii="Times New Roman" w:eastAsia="Times New Roman" w:hAnsi="Times New Roman"/>
          <w:color w:val="FF0000"/>
          <w:sz w:val="24"/>
          <w:rtl/>
          <w:lang w:eastAsia="he-IL"/>
        </w:rPr>
      </w:pPr>
    </w:p>
    <w:p w14:paraId="495EB823"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3.2</w:t>
      </w:r>
      <w:r w:rsidRPr="00E64AE3">
        <w:rPr>
          <w:rFonts w:ascii="Times New Roman" w:eastAsia="Times New Roman" w:hAnsi="Times New Roman" w:hint="cs"/>
          <w:sz w:val="24"/>
          <w:rtl/>
          <w:lang w:eastAsia="he-IL"/>
        </w:rPr>
        <w:tab/>
        <w:t>בעלי המקצוע במשרד המתכנן הם:</w:t>
      </w:r>
    </w:p>
    <w:p w14:paraId="51CAE140"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6F302BB0"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 xml:space="preserve">ראש צוות: </w:t>
      </w:r>
      <w:sdt>
        <w:sdtPr>
          <w:rPr>
            <w:rFonts w:ascii="Times New Roman" w:eastAsia="Times New Roman" w:hAnsi="Times New Roman"/>
            <w:color w:val="008000"/>
            <w:sz w:val="24"/>
            <w:rtl/>
            <w:lang w:eastAsia="he-IL"/>
          </w:rPr>
          <w:alias w:val="שדה נוסף 4"/>
          <w:tag w:val="cntCustomField4"/>
          <w:id w:val="-571968739"/>
          <w:placeholder>
            <w:docPart w:val="C0B196886B29454580E96F19537D215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64AE3">
            <w:rPr>
              <w:rFonts w:cstheme="minorBidi"/>
              <w:color w:val="00B0F0"/>
              <w:rtl/>
            </w:rPr>
            <w:t>[שדה נוסף 4]</w:t>
          </w:r>
        </w:sdtContent>
      </w:sdt>
    </w:p>
    <w:p w14:paraId="2608FE2B" w14:textId="77777777" w:rsidR="00E64AE3" w:rsidRPr="00E64AE3" w:rsidRDefault="00E64AE3" w:rsidP="00E64AE3">
      <w:pPr>
        <w:keepNext/>
        <w:widowControl w:val="0"/>
        <w:spacing w:before="0" w:beforeAutospacing="0" w:after="0" w:afterAutospacing="0" w:line="240" w:lineRule="auto"/>
        <w:ind w:left="1440" w:right="1440" w:hanging="720"/>
        <w:jc w:val="both"/>
        <w:outlineLvl w:val="7"/>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ב. </w:t>
      </w:r>
      <w:r w:rsidRPr="00E64AE3">
        <w:rPr>
          <w:rFonts w:ascii="Times New Roman" w:eastAsia="Times New Roman" w:hAnsi="Times New Roman" w:hint="cs"/>
          <w:sz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olor w:val="008000"/>
            <w:sz w:val="24"/>
            <w:rtl/>
            <w:lang w:eastAsia="he-IL"/>
          </w:rPr>
          <w:alias w:val="שדה נוסף 5"/>
          <w:tag w:val="cntCustomField5"/>
          <w:id w:val="670996116"/>
          <w:placeholder>
            <w:docPart w:val="D91D732FBCAB40BEA58DC25E5E776F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64AE3">
            <w:rPr>
              <w:rFonts w:cstheme="minorBidi"/>
              <w:color w:val="00B0F0"/>
              <w:rtl/>
            </w:rPr>
            <w:t>[שדה נוסף 5]</w:t>
          </w:r>
        </w:sdtContent>
      </w:sdt>
    </w:p>
    <w:p w14:paraId="420B7B95"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4D90D34D"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color w:val="FF0000"/>
          <w:sz w:val="24"/>
          <w:rtl/>
          <w:lang w:eastAsia="he-IL"/>
        </w:rPr>
      </w:pPr>
      <w:r w:rsidRPr="00E64AE3">
        <w:rPr>
          <w:rFonts w:ascii="Times New Roman" w:eastAsia="Times New Roman" w:hAnsi="Times New Roman" w:hint="cs"/>
          <w:sz w:val="24"/>
          <w:rtl/>
          <w:lang w:eastAsia="he-IL"/>
        </w:rPr>
        <w:t>3.4</w:t>
      </w:r>
      <w:r w:rsidRPr="00E64AE3">
        <w:rPr>
          <w:rFonts w:ascii="Times New Roman" w:eastAsia="Times New Roman" w:hAnsi="Times New Roman" w:hint="cs"/>
          <w:sz w:val="24"/>
          <w:rtl/>
          <w:lang w:eastAsia="he-IL"/>
        </w:rPr>
        <w:tab/>
        <w:t xml:space="preserve">המנהל הראשי במשרד המתכנן הוא אדריכל/מהנדס: </w:t>
      </w:r>
      <w:sdt>
        <w:sdtPr>
          <w:rPr>
            <w:rFonts w:ascii="Times New Roman" w:eastAsia="Times New Roman" w:hAnsi="Times New Roman"/>
            <w:color w:val="008000"/>
            <w:sz w:val="24"/>
            <w:rtl/>
            <w:lang w:eastAsia="he-IL"/>
          </w:rPr>
          <w:alias w:val="שדה נוסף 6"/>
          <w:tag w:val="cntCustomField6"/>
          <w:id w:val="-1464726949"/>
          <w:placeholder>
            <w:docPart w:val="2403F9ECBD4040D6915B0CED1621BF2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64AE3">
            <w:rPr>
              <w:rFonts w:cstheme="minorBidi"/>
              <w:color w:val="00B0F0"/>
              <w:rtl/>
            </w:rPr>
            <w:t>[שדה נוסף 6]</w:t>
          </w:r>
        </w:sdtContent>
      </w:sdt>
    </w:p>
    <w:p w14:paraId="48071873"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5341C7B2"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5.2</w:t>
      </w:r>
      <w:r w:rsidRPr="00E64AE3">
        <w:rPr>
          <w:rFonts w:ascii="Times New Roman" w:eastAsia="Times New Roman" w:hAnsi="Times New Roman" w:hint="cs"/>
          <w:sz w:val="24"/>
          <w:rtl/>
          <w:lang w:eastAsia="he-IL"/>
        </w:rPr>
        <w:tab/>
        <w:t>הנושאים הם:</w:t>
      </w:r>
    </w:p>
    <w:p w14:paraId="1D96E24A" w14:textId="77777777" w:rsidR="00E64AE3" w:rsidRPr="00E64AE3" w:rsidRDefault="00E64AE3" w:rsidP="00E64AE3">
      <w:pPr>
        <w:widowControl w:val="0"/>
        <w:spacing w:before="0" w:beforeAutospacing="0" w:after="0" w:afterAutospacing="0" w:line="240" w:lineRule="auto"/>
        <w:jc w:val="both"/>
        <w:rPr>
          <w:rFonts w:ascii="Times New Roman" w:eastAsia="Times New Roman" w:hAnsi="Times New Roman"/>
          <w:sz w:val="24"/>
          <w:rtl/>
          <w:lang w:eastAsia="he-IL"/>
        </w:rPr>
      </w:pPr>
    </w:p>
    <w:p w14:paraId="4073F691"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א.</w:t>
      </w:r>
      <w:r w:rsidRPr="00E64AE3">
        <w:rPr>
          <w:rFonts w:ascii="Times New Roman" w:eastAsia="Times New Roman" w:hAnsi="Times New Roman" w:hint="cs"/>
          <w:sz w:val="24"/>
          <w:rtl/>
          <w:lang w:eastAsia="he-IL"/>
        </w:rPr>
        <w:tab/>
        <w:t>התקדמות שרותי המתכנן.</w:t>
      </w:r>
    </w:p>
    <w:p w14:paraId="3BC6EFAB"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ב.</w:t>
      </w:r>
      <w:r w:rsidRPr="00E64AE3">
        <w:rPr>
          <w:rFonts w:ascii="Times New Roman" w:eastAsia="Times New Roman" w:hAnsi="Times New Roman" w:hint="cs"/>
          <w:sz w:val="24"/>
          <w:rtl/>
          <w:lang w:eastAsia="he-IL"/>
        </w:rPr>
        <w:tab/>
        <w:t>סטיות מלוח הזמנים לרבות סיבת הסטייה.</w:t>
      </w:r>
    </w:p>
    <w:p w14:paraId="59E5488A"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ג.</w:t>
      </w:r>
      <w:r w:rsidRPr="00E64AE3">
        <w:rPr>
          <w:rFonts w:ascii="Times New Roman" w:eastAsia="Times New Roman" w:hAnsi="Times New Roman" w:hint="cs"/>
          <w:sz w:val="24"/>
          <w:rtl/>
          <w:lang w:eastAsia="he-IL"/>
        </w:rPr>
        <w:tab/>
        <w:t>תאום לוח הזמנים המתחייב מסטיות לרבות תיאור השלכות התאום על הפרויקט.</w:t>
      </w:r>
    </w:p>
    <w:p w14:paraId="4C1CB2AB"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ד.</w:t>
      </w:r>
      <w:r w:rsidRPr="00E64AE3">
        <w:rPr>
          <w:rFonts w:ascii="Times New Roman" w:eastAsia="Times New Roman" w:hAnsi="Times New Roman" w:hint="cs"/>
          <w:sz w:val="24"/>
          <w:rtl/>
          <w:lang w:eastAsia="he-IL"/>
        </w:rPr>
        <w:tab/>
        <w:t>סטיות מהערכות ו/או תחזיות תקציביות והשלכותיהן.</w:t>
      </w:r>
    </w:p>
    <w:p w14:paraId="03FF307A" w14:textId="77777777" w:rsidR="00E64AE3" w:rsidRPr="00E64AE3" w:rsidRDefault="00E64AE3" w:rsidP="00E64AE3">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ה.</w:t>
      </w:r>
      <w:r w:rsidRPr="00E64AE3">
        <w:rPr>
          <w:rFonts w:ascii="Times New Roman" w:eastAsia="Times New Roman" w:hAnsi="Times New Roman" w:hint="cs"/>
          <w:sz w:val="24"/>
          <w:rtl/>
          <w:lang w:eastAsia="he-IL"/>
        </w:rPr>
        <w:tab/>
        <w:t>ריכוז הוראות שנויים.</w:t>
      </w:r>
    </w:p>
    <w:p w14:paraId="6FF37070" w14:textId="77777777" w:rsidR="00E64AE3" w:rsidRPr="00E64AE3" w:rsidRDefault="00E64AE3" w:rsidP="00E64AE3">
      <w:pPr>
        <w:widowControl w:val="0"/>
        <w:spacing w:before="0" w:beforeAutospacing="0" w:after="0" w:afterAutospacing="0" w:line="240" w:lineRule="auto"/>
        <w:ind w:left="679" w:hanging="709"/>
        <w:outlineLvl w:val="2"/>
        <w:rPr>
          <w:rFonts w:ascii="Times New Roman" w:eastAsia="Times New Roman" w:hAnsi="Times New Roman"/>
          <w:b/>
          <w:bCs/>
          <w:sz w:val="24"/>
          <w:u w:val="single"/>
          <w:rtl/>
        </w:rPr>
      </w:pPr>
    </w:p>
    <w:p w14:paraId="692D7AC3"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17.7 </w:t>
      </w:r>
      <w:r w:rsidRPr="00E64AE3">
        <w:rPr>
          <w:rFonts w:ascii="Times New Roman" w:eastAsia="Times New Roman" w:hAnsi="Times New Roman" w:hint="cs"/>
          <w:sz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64AE3" w:rsidRPr="00E64AE3" w14:paraId="4230D8BE" w14:textId="77777777" w:rsidTr="00E64AE3">
        <w:tc>
          <w:tcPr>
            <w:tcW w:w="3366" w:type="dxa"/>
          </w:tcPr>
          <w:p w14:paraId="10CB7145" w14:textId="77777777" w:rsidR="00E64AE3" w:rsidRPr="00E64AE3" w:rsidRDefault="006231A7" w:rsidP="00E64AE3">
            <w:pPr>
              <w:widowControl w:val="0"/>
              <w:spacing w:before="0" w:beforeAutospacing="0" w:after="0" w:afterAutospacing="0" w:line="240" w:lineRule="auto"/>
              <w:outlineLvl w:val="2"/>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אחוז השתתפות צד א"/>
                <w:tag w:val="cmtTzadAPercent"/>
                <w:id w:val="160592806"/>
                <w:placeholder>
                  <w:docPart w:val="67499A35E45147029E9A21E4FC5E9DD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13" w:author="Kook Sec" w:date="2020-06-09T16:34:00Z">
                  <w:r>
                    <w:rPr>
                      <w:rFonts w:ascii="Times New Roman" w:eastAsia="Times New Roman" w:hAnsi="Times New Roman" w:hint="cs"/>
                      <w:color w:val="008000"/>
                      <w:sz w:val="24"/>
                      <w:rtl/>
                      <w:lang w:eastAsia="he-IL"/>
                    </w:rPr>
                    <w:t>100</w:t>
                  </w:r>
                </w:ins>
              </w:sdtContent>
            </w:sdt>
          </w:p>
          <w:p w14:paraId="67C52327"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r w:rsidRPr="00E64AE3">
              <w:rPr>
                <w:rFonts w:ascii="Times New Roman" w:eastAsia="Times New Roman" w:hAnsi="Times New Roman" w:hint="cs"/>
                <w:sz w:val="24"/>
                <w:rtl/>
                <w:lang w:eastAsia="he-IL"/>
              </w:rPr>
              <w:t xml:space="preserve">             </w:t>
            </w:r>
          </w:p>
        </w:tc>
        <w:tc>
          <w:tcPr>
            <w:tcW w:w="2163" w:type="dxa"/>
          </w:tcPr>
          <w:p w14:paraId="10E28D20" w14:textId="77777777" w:rsidR="00E64AE3" w:rsidRPr="00E64AE3" w:rsidRDefault="00E64AE3" w:rsidP="00E64AE3">
            <w:pPr>
              <w:widowControl w:val="0"/>
              <w:spacing w:before="0" w:beforeAutospacing="0" w:after="0" w:afterAutospacing="0" w:line="240" w:lineRule="auto"/>
              <w:ind w:left="720"/>
              <w:outlineLvl w:val="2"/>
              <w:rPr>
                <w:rFonts w:cstheme="minorBidi"/>
                <w:szCs w:val="22"/>
              </w:rPr>
            </w:pPr>
          </w:p>
          <w:p w14:paraId="5E4CC510" w14:textId="77777777" w:rsidR="00E64AE3" w:rsidRPr="00E64AE3" w:rsidRDefault="00E64AE3" w:rsidP="00E64AE3">
            <w:pPr>
              <w:widowControl w:val="0"/>
              <w:spacing w:before="0" w:beforeAutospacing="0" w:after="0" w:afterAutospacing="0" w:line="240" w:lineRule="auto"/>
              <w:outlineLvl w:val="2"/>
              <w:rPr>
                <w:rFonts w:ascii="Times New Roman" w:eastAsia="Times New Roman" w:hAnsi="Times New Roman"/>
                <w:sz w:val="24"/>
                <w:rtl/>
                <w:lang w:eastAsia="he-IL"/>
              </w:rPr>
            </w:pPr>
          </w:p>
        </w:tc>
      </w:tr>
    </w:tbl>
    <w:p w14:paraId="66F7DA5F" w14:textId="77777777" w:rsidR="00E64AE3" w:rsidRPr="00E64AE3" w:rsidRDefault="00E64AE3" w:rsidP="00E64AE3">
      <w:pPr>
        <w:widowControl w:val="0"/>
        <w:spacing w:before="0" w:beforeAutospacing="0" w:after="0" w:afterAutospacing="0" w:line="240" w:lineRule="auto"/>
        <w:ind w:left="-30"/>
        <w:outlineLvl w:val="2"/>
        <w:rPr>
          <w:rFonts w:ascii="Times New Roman" w:eastAsia="Times New Roman" w:hAnsi="Times New Roman"/>
          <w:sz w:val="24"/>
          <w:rtl/>
          <w:lang w:eastAsia="he-IL"/>
        </w:rPr>
      </w:pPr>
    </w:p>
    <w:p w14:paraId="4D815730" w14:textId="77777777" w:rsidR="001835AB" w:rsidRPr="001835AB" w:rsidRDefault="00E64AE3" w:rsidP="00E64AE3">
      <w:pPr>
        <w:widowControl w:val="0"/>
        <w:spacing w:before="0" w:beforeAutospacing="0" w:after="0" w:afterAutospacing="0" w:line="240" w:lineRule="auto"/>
        <w:jc w:val="center"/>
        <w:outlineLvl w:val="3"/>
        <w:rPr>
          <w:rFonts w:ascii="Times New Roman" w:eastAsia="Times New Roman" w:hAnsi="Times New Roman"/>
          <w:bCs/>
          <w:sz w:val="20"/>
          <w:u w:val="single"/>
          <w:rtl/>
          <w:lang w:eastAsia="he-IL"/>
        </w:rPr>
      </w:pPr>
      <w:r w:rsidRPr="00E64AE3">
        <w:rPr>
          <w:rFonts w:ascii="Times New Roman" w:eastAsia="Times New Roman" w:hAnsi="Times New Roman" w:hint="cs"/>
          <w:b/>
          <w:bCs/>
          <w:color w:val="008000"/>
          <w:sz w:val="24"/>
          <w:u w:val="single"/>
          <w:rtl/>
          <w:lang w:eastAsia="he-IL"/>
        </w:rPr>
        <w:br w:type="page"/>
      </w:r>
    </w:p>
    <w:p w14:paraId="75FA9CC2" w14:textId="77777777" w:rsidR="001835AB" w:rsidRPr="001835AB" w:rsidRDefault="001835AB" w:rsidP="001835AB">
      <w:pPr>
        <w:widowControl w:val="0"/>
        <w:bidi w:val="0"/>
        <w:spacing w:before="60" w:beforeAutospacing="0" w:after="60" w:afterAutospacing="0" w:line="300" w:lineRule="atLeast"/>
        <w:jc w:val="center"/>
        <w:rPr>
          <w:rFonts w:ascii="Times New Roman" w:eastAsia="Times New Roman" w:hAnsi="Times New Roman"/>
          <w:b/>
          <w:bCs/>
          <w:sz w:val="24"/>
          <w:u w:val="single"/>
          <w:rtl/>
        </w:rPr>
      </w:pPr>
      <w:r w:rsidRPr="001835AB">
        <w:rPr>
          <w:rFonts w:ascii="Times New Roman" w:eastAsia="Times New Roman" w:hAnsi="Times New Roman"/>
          <w:b/>
          <w:bCs/>
          <w:sz w:val="24"/>
          <w:u w:val="single"/>
          <w:rtl/>
        </w:rPr>
        <w:lastRenderedPageBreak/>
        <w:t>נספח "ב"</w:t>
      </w:r>
    </w:p>
    <w:p w14:paraId="2A5CB3E4"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r w:rsidRPr="001835AB">
        <w:rPr>
          <w:rFonts w:ascii="Times New Roman" w:eastAsia="Times New Roman" w:hAnsi="Times New Roman"/>
          <w:b/>
          <w:bCs/>
          <w:sz w:val="24"/>
          <w:u w:val="single"/>
          <w:rtl/>
        </w:rPr>
        <w:t>שירותי היועץ</w:t>
      </w:r>
    </w:p>
    <w:p w14:paraId="416DFD9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4"/>
          <w:rtl/>
          <w:lang w:eastAsia="he-IL"/>
        </w:rPr>
      </w:pPr>
    </w:p>
    <w:p w14:paraId="33A6091B"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03B831B2" w14:textId="77777777" w:rsidR="001835AB" w:rsidRPr="001835AB" w:rsidRDefault="001835AB" w:rsidP="001835AB">
      <w:pPr>
        <w:widowControl w:val="0"/>
        <w:spacing w:before="0" w:beforeAutospacing="0" w:after="0" w:afterAutospacing="0" w:line="36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כללי</w:t>
      </w:r>
      <w:r w:rsidRPr="001835AB">
        <w:rPr>
          <w:rFonts w:ascii="Times New Roman" w:eastAsia="Times New Roman" w:hAnsi="Times New Roman"/>
          <w:sz w:val="24"/>
          <w:rtl/>
          <w:lang w:eastAsia="he-IL"/>
        </w:rPr>
        <w:t>:</w:t>
      </w:r>
    </w:p>
    <w:p w14:paraId="4C5727D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469F78EF"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1.1</w:t>
      </w:r>
      <w:r w:rsidRPr="001835AB">
        <w:rPr>
          <w:rFonts w:ascii="Times New Roman" w:eastAsia="Times New Roman" w:hAnsi="Times New Roman"/>
          <w:sz w:val="24"/>
          <w:rtl/>
          <w:lang w:eastAsia="he-IL"/>
        </w:rPr>
        <w:tab/>
        <w:t>שרותי המתכנן יכללו תכנון מעליות למבנים.</w:t>
      </w:r>
    </w:p>
    <w:p w14:paraId="6EEF33E6" w14:textId="77777777" w:rsidR="00B158C8" w:rsidRPr="00B158C8" w:rsidRDefault="00B158C8" w:rsidP="00B158C8">
      <w:pPr>
        <w:widowControl w:val="0"/>
        <w:spacing w:before="0" w:beforeAutospacing="0" w:after="0" w:afterAutospacing="0" w:line="240" w:lineRule="auto"/>
        <w:ind w:left="1440"/>
        <w:jc w:val="both"/>
        <w:rPr>
          <w:rFonts w:ascii="Times New Roman" w:eastAsia="Times New Roman" w:hAnsi="Times New Roman"/>
          <w:sz w:val="24"/>
          <w:rtl/>
          <w:lang w:eastAsia="he-IL"/>
        </w:rPr>
      </w:pPr>
    </w:p>
    <w:p w14:paraId="69A6FEE8" w14:textId="77777777" w:rsidR="00B158C8" w:rsidRPr="00B158C8" w:rsidRDefault="00B158C8" w:rsidP="00B158C8">
      <w:pPr>
        <w:spacing w:before="0" w:beforeAutospacing="0" w:after="0" w:afterAutospacing="0" w:line="276" w:lineRule="auto"/>
        <w:ind w:left="-30" w:firstLine="750"/>
        <w:rPr>
          <w:rFonts w:ascii="Times New Roman" w:eastAsia="Times New Roman" w:hAnsi="Times New Roman"/>
          <w:sz w:val="24"/>
          <w:rtl/>
          <w:lang w:eastAsia="he-IL"/>
        </w:rPr>
      </w:pPr>
      <w:r w:rsidRPr="00B158C8">
        <w:rPr>
          <w:rFonts w:ascii="Times New Roman" w:eastAsia="Times New Roman" w:hAnsi="Times New Roman" w:hint="cs"/>
          <w:sz w:val="24"/>
          <w:rtl/>
        </w:rPr>
        <w:t>1.2</w:t>
      </w:r>
      <w:r w:rsidRPr="00B158C8">
        <w:rPr>
          <w:rFonts w:ascii="Times New Roman" w:eastAsia="Times New Roman" w:hAnsi="Times New Roman" w:hint="cs"/>
          <w:sz w:val="24"/>
          <w:rtl/>
        </w:rPr>
        <w:tab/>
      </w:r>
      <w:r w:rsidRPr="00B158C8">
        <w:rPr>
          <w:rFonts w:ascii="Times New Roman" w:eastAsia="Times New Roman" w:hAnsi="Times New Roman"/>
          <w:sz w:val="24"/>
          <w:u w:val="single"/>
          <w:rtl/>
        </w:rPr>
        <w:t>המ</w:t>
      </w:r>
      <w:r w:rsidRPr="00B158C8">
        <w:rPr>
          <w:rFonts w:ascii="Times New Roman" w:eastAsia="Times New Roman" w:hAnsi="Times New Roman" w:hint="cs"/>
          <w:sz w:val="24"/>
          <w:u w:val="single"/>
          <w:rtl/>
        </w:rPr>
        <w:t>תכנן</w:t>
      </w:r>
      <w:r w:rsidRPr="00B158C8">
        <w:rPr>
          <w:rFonts w:ascii="Times New Roman" w:eastAsia="Times New Roman" w:hAnsi="Times New Roman"/>
          <w:sz w:val="24"/>
          <w:u w:val="single"/>
          <w:rtl/>
        </w:rPr>
        <w:t>, צוות עובדים ואמצעים</w:t>
      </w:r>
      <w:r w:rsidRPr="00B158C8">
        <w:rPr>
          <w:rFonts w:ascii="Times New Roman" w:eastAsia="Times New Roman" w:hAnsi="Times New Roman" w:hint="cs"/>
          <w:sz w:val="24"/>
          <w:rtl/>
          <w:lang w:eastAsia="he-IL"/>
        </w:rPr>
        <w:t>:</w:t>
      </w:r>
    </w:p>
    <w:p w14:paraId="468DE9F7" w14:textId="77777777" w:rsidR="00B158C8" w:rsidRPr="00B158C8" w:rsidRDefault="00B158C8" w:rsidP="00B158C8">
      <w:pPr>
        <w:spacing w:before="0" w:beforeAutospacing="0" w:after="0" w:afterAutospacing="0" w:line="276" w:lineRule="auto"/>
        <w:ind w:left="720"/>
        <w:jc w:val="both"/>
        <w:rPr>
          <w:rFonts w:ascii="Times New Roman" w:eastAsia="Times New Roman" w:hAnsi="Times New Roman"/>
          <w:sz w:val="24"/>
          <w:rtl/>
          <w:lang w:eastAsia="he-IL"/>
        </w:rPr>
      </w:pPr>
    </w:p>
    <w:p w14:paraId="4D5580D8" w14:textId="77777777" w:rsidR="00B158C8" w:rsidRPr="00B158C8" w:rsidRDefault="00B158C8" w:rsidP="00B158C8">
      <w:pPr>
        <w:tabs>
          <w:tab w:val="left" w:pos="1954"/>
        </w:tabs>
        <w:spacing w:before="0" w:beforeAutospacing="0" w:after="0" w:afterAutospacing="0" w:line="360" w:lineRule="auto"/>
        <w:ind w:left="1954" w:hanging="514"/>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א</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הבכיר יהיה בעל המשרד, אשר יהיה אחראי, מעורב וישתתף באופן אישי בכל ישיבות התכנון שיזומן אליהן ללא עוררין.</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hint="cs"/>
          <w:sz w:val="24"/>
          <w:rtl/>
          <w:lang w:eastAsia="he-IL"/>
        </w:rPr>
        <w:t xml:space="preserve"> ככל שיידרש ולפי החלטת המזמין, יתבצעו בנוסף לישיבות התכנון השוטפות, ישיבות שבועיות לתכנון ב </w:t>
      </w:r>
      <w:r w:rsidRPr="00B158C8">
        <w:rPr>
          <w:rFonts w:ascii="Times New Roman" w:eastAsia="Times New Roman" w:hAnsi="Times New Roman" w:hint="cs"/>
          <w:sz w:val="24"/>
          <w:lang w:eastAsia="he-IL"/>
        </w:rPr>
        <w:t>BIM</w:t>
      </w:r>
      <w:r w:rsidRPr="00B158C8">
        <w:rPr>
          <w:rFonts w:ascii="Times New Roman" w:eastAsia="Times New Roman" w:hAnsi="Times New Roman" w:hint="cs"/>
          <w:sz w:val="24"/>
          <w:rtl/>
          <w:lang w:eastAsia="he-IL"/>
        </w:rPr>
        <w:t xml:space="preserve"> על המודל.</w:t>
      </w:r>
    </w:p>
    <w:p w14:paraId="643CCFAF"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ב</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t xml:space="preserve">ראש הצוות ישתתף בכל ישיבות התכנון שיזומן אליהן </w:t>
      </w:r>
      <w:r w:rsidRPr="00B158C8">
        <w:rPr>
          <w:rFonts w:ascii="Times New Roman" w:eastAsia="Times New Roman" w:hAnsi="Times New Roman" w:hint="cs"/>
          <w:sz w:val="24"/>
          <w:rtl/>
          <w:lang w:eastAsia="he-IL"/>
        </w:rPr>
        <w:t>.</w:t>
      </w:r>
      <w:r w:rsidRPr="00B158C8">
        <w:rPr>
          <w:rFonts w:ascii="Times New Roman" w:eastAsia="Times New Roman" w:hAnsi="Times New Roman"/>
          <w:sz w:val="24"/>
          <w:rtl/>
          <w:lang w:eastAsia="he-IL"/>
        </w:rPr>
        <w:t xml:space="preserve"> </w:t>
      </w:r>
    </w:p>
    <w:p w14:paraId="0BF85806" w14:textId="77777777" w:rsidR="00B158C8" w:rsidRPr="00B158C8" w:rsidRDefault="00B158C8" w:rsidP="00B158C8">
      <w:pPr>
        <w:tabs>
          <w:tab w:val="left" w:pos="1954"/>
        </w:tabs>
        <w:spacing w:before="0" w:beforeAutospacing="0" w:after="0" w:afterAutospacing="0" w:line="360" w:lineRule="auto"/>
        <w:ind w:left="1954" w:hanging="514"/>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ג</w:t>
      </w:r>
      <w:r w:rsidRPr="00B158C8">
        <w:rPr>
          <w:rFonts w:ascii="Times New Roman" w:eastAsia="Times New Roman" w:hAnsi="Times New Roman"/>
          <w:sz w:val="24"/>
          <w:rtl/>
          <w:lang w:eastAsia="he-IL"/>
        </w:rPr>
        <w:t>.</w:t>
      </w:r>
      <w:r w:rsidRPr="00B158C8">
        <w:rPr>
          <w:rFonts w:ascii="Times New Roman" w:eastAsia="Times New Roman" w:hAnsi="Times New Roman"/>
          <w:sz w:val="24"/>
          <w:rtl/>
          <w:lang w:eastAsia="he-IL"/>
        </w:rPr>
        <w:tab/>
      </w:r>
      <w:r w:rsidRPr="00B158C8">
        <w:rPr>
          <w:rFonts w:ascii="Times New Roman" w:eastAsia="Times New Roman" w:hAnsi="Times New Roman" w:hint="cs"/>
          <w:sz w:val="24"/>
          <w:rtl/>
          <w:lang w:eastAsia="he-IL"/>
        </w:rPr>
        <w:t>ר</w:t>
      </w:r>
      <w:r w:rsidRPr="00B158C8">
        <w:rPr>
          <w:rFonts w:ascii="Times New Roman" w:eastAsia="Times New Roman" w:hAnsi="Times New Roman"/>
          <w:sz w:val="24"/>
          <w:rtl/>
          <w:lang w:eastAsia="he-IL"/>
        </w:rPr>
        <w:t>אש הצוות יקדיש את כל הזמן הדרוש לתאומים עם האדריכלים והיועצים, כולל בישיבות פרטניות שיוזמן אליהן</w:t>
      </w:r>
      <w:r w:rsidRPr="00B158C8">
        <w:rPr>
          <w:rFonts w:ascii="Times New Roman" w:eastAsia="Times New Roman" w:hAnsi="Times New Roman" w:hint="cs"/>
          <w:sz w:val="24"/>
          <w:rtl/>
          <w:lang w:eastAsia="he-IL"/>
        </w:rPr>
        <w:t>. ככל ויתבקש ,אי השתתפות תאושר קודם לכן אצל מנהל הפרויקט.</w:t>
      </w:r>
    </w:p>
    <w:p w14:paraId="5155A3CA" w14:textId="77777777" w:rsidR="00B158C8" w:rsidRPr="00B158C8" w:rsidRDefault="00B158C8" w:rsidP="00B158C8">
      <w:pPr>
        <w:widowControl w:val="0"/>
        <w:spacing w:before="0" w:beforeAutospacing="0" w:after="0" w:afterAutospacing="0" w:line="240" w:lineRule="auto"/>
        <w:ind w:left="1927" w:hanging="425"/>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ד</w:t>
      </w:r>
      <w:r w:rsidRPr="00B158C8">
        <w:rPr>
          <w:rFonts w:ascii="Times New Roman" w:eastAsia="Times New Roman" w:hAnsi="Times New Roman"/>
          <w:sz w:val="24"/>
          <w:rtl/>
          <w:lang w:eastAsia="he-IL"/>
        </w:rPr>
        <w:t>.</w:t>
      </w:r>
      <w:r w:rsidRPr="00B158C8">
        <w:rPr>
          <w:rFonts w:ascii="Times New Roman" w:eastAsia="Times New Roman" w:hAnsi="Times New Roman" w:hint="cs"/>
          <w:sz w:val="24"/>
          <w:lang w:eastAsia="he-IL"/>
        </w:rPr>
        <w:t xml:space="preserve">    </w:t>
      </w:r>
      <w:r w:rsidRPr="00B158C8">
        <w:rPr>
          <w:rFonts w:ascii="Times New Roman" w:eastAsia="Times New Roman" w:hAnsi="Times New Roman"/>
          <w:sz w:val="24"/>
          <w:rtl/>
          <w:lang w:eastAsia="he-IL"/>
        </w:rPr>
        <w:t>צוות השרטטים של המ</w:t>
      </w:r>
      <w:r w:rsidRPr="00B158C8">
        <w:rPr>
          <w:rFonts w:ascii="Times New Roman" w:eastAsia="Times New Roman" w:hAnsi="Times New Roman" w:hint="cs"/>
          <w:sz w:val="24"/>
          <w:rtl/>
          <w:lang w:eastAsia="he-IL"/>
        </w:rPr>
        <w:t>תכנן</w:t>
      </w:r>
      <w:r w:rsidRPr="00B158C8">
        <w:rPr>
          <w:rFonts w:ascii="Times New Roman" w:eastAsia="Times New Roman" w:hAnsi="Times New Roman"/>
          <w:sz w:val="24"/>
          <w:rtl/>
          <w:lang w:eastAsia="he-IL"/>
        </w:rPr>
        <w:t xml:space="preserve"> יהיה כנדרש לתכנון ולהוצאת תכניות משורטטות לביצוע על מנת לעמוד בלוח הזמנים שנקבע על ידי מנהל הפרויקט.</w:t>
      </w:r>
    </w:p>
    <w:p w14:paraId="5D794C68"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p>
    <w:p w14:paraId="11750B53" w14:textId="77777777" w:rsidR="00B158C8" w:rsidRPr="00B158C8" w:rsidRDefault="00B158C8" w:rsidP="00B158C8">
      <w:pPr>
        <w:widowControl w:val="0"/>
        <w:spacing w:before="0" w:beforeAutospacing="0" w:after="0" w:afterAutospacing="0" w:line="240" w:lineRule="auto"/>
        <w:ind w:left="1440" w:hanging="720"/>
        <w:jc w:val="both"/>
        <w:rPr>
          <w:rFonts w:ascii="Times New Roman" w:eastAsia="Times New Roman" w:hAnsi="Times New Roman"/>
          <w:sz w:val="24"/>
          <w:rtl/>
          <w:lang w:eastAsia="he-IL"/>
        </w:rPr>
      </w:pPr>
      <w:r w:rsidRPr="00B158C8">
        <w:rPr>
          <w:rFonts w:ascii="Times New Roman" w:eastAsia="Times New Roman" w:hAnsi="Times New Roman" w:hint="cs"/>
          <w:sz w:val="24"/>
          <w:rtl/>
          <w:lang w:eastAsia="he-IL"/>
        </w:rPr>
        <w:t>1.3</w:t>
      </w:r>
      <w:r w:rsidRPr="00B158C8">
        <w:rPr>
          <w:rFonts w:ascii="Times New Roman" w:eastAsia="Times New Roman" w:hAnsi="Times New Roman" w:hint="cs"/>
          <w:sz w:val="24"/>
          <w:rtl/>
          <w:lang w:eastAsia="he-IL"/>
        </w:rPr>
        <w:tab/>
        <w:t>על המתכנן לקבל אישור בכתב מהמנהל לפני התחלת ביצוע כל שלב, או לפני הספקת כל שרות חלקי.</w:t>
      </w:r>
    </w:p>
    <w:p w14:paraId="524024F3" w14:textId="77777777" w:rsidR="001835AB" w:rsidRPr="001835AB" w:rsidRDefault="001835AB" w:rsidP="001835AB">
      <w:pPr>
        <w:widowControl w:val="0"/>
        <w:spacing w:before="0" w:beforeAutospacing="0" w:after="0" w:afterAutospacing="0" w:line="360" w:lineRule="auto"/>
        <w:ind w:left="1440" w:hanging="720"/>
        <w:jc w:val="both"/>
        <w:rPr>
          <w:rFonts w:ascii="Times New Roman" w:eastAsia="Times New Roman" w:hAnsi="Times New Roman"/>
          <w:sz w:val="24"/>
          <w:rtl/>
          <w:lang w:eastAsia="he-IL"/>
        </w:rPr>
      </w:pPr>
    </w:p>
    <w:p w14:paraId="01D66828"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2.</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הגדרות</w:t>
      </w:r>
      <w:r w:rsidRPr="001835AB">
        <w:rPr>
          <w:rFonts w:ascii="Times New Roman" w:eastAsia="Times New Roman" w:hAnsi="Times New Roman"/>
          <w:sz w:val="24"/>
          <w:rtl/>
          <w:lang w:eastAsia="he-IL"/>
        </w:rPr>
        <w:t>:</w:t>
      </w:r>
    </w:p>
    <w:p w14:paraId="19666CE6"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096C6709"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"מתקן" – מעליות על מערכותיהם, לרבות, תאים, פסים ומובילים, משקל נגדי, מנועים, אביזרי ולוחות פקוד, דלתות ומשקופי פירים.</w:t>
      </w:r>
    </w:p>
    <w:p w14:paraId="1EB98695"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"תכניות מוקדמות"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המתארות את הפתרון העקרוני של המתקן.</w:t>
      </w:r>
    </w:p>
    <w:p w14:paraId="4E6CD274"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"תכניות סופיות"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שלאחר אישורן ניתן יהיה לעבד את כל המסמכים הדרושים לבצוע המתקן.</w:t>
      </w:r>
    </w:p>
    <w:p w14:paraId="3FD27B31" w14:textId="77777777" w:rsidR="001835AB" w:rsidRPr="001835AB" w:rsidRDefault="001835AB" w:rsidP="001835AB">
      <w:pPr>
        <w:widowControl w:val="0"/>
        <w:spacing w:before="0" w:beforeAutospacing="0" w:after="0" w:afterAutospacing="0" w:line="360" w:lineRule="auto"/>
        <w:ind w:left="1502" w:hanging="85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 xml:space="preserve">"תכניות עבודה" </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תכניות מפורטות, מפרטים, כתבי כמויות וכל יתר המסמכים וכל הדרוש לעריכת ופרסום מכרזים לביצוע המתקן בפרויקט ו/או לביצוע המתקן בפרויקט.</w:t>
      </w:r>
    </w:p>
    <w:p w14:paraId="08CCD27B"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34B37DB2"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w:t>
      </w:r>
      <w:r w:rsidRPr="001835AB">
        <w:rPr>
          <w:rFonts w:ascii="Times New Roman" w:eastAsia="Times New Roman" w:hAnsi="Times New Roman"/>
          <w:sz w:val="24"/>
          <w:rtl/>
          <w:lang w:eastAsia="he-IL"/>
        </w:rPr>
        <w:tab/>
      </w:r>
      <w:r w:rsidRPr="001835AB">
        <w:rPr>
          <w:rFonts w:ascii="Times New Roman" w:eastAsia="Times New Roman" w:hAnsi="Times New Roman"/>
          <w:b/>
          <w:bCs/>
          <w:sz w:val="24"/>
          <w:u w:val="single"/>
          <w:rtl/>
          <w:lang w:eastAsia="he-IL"/>
        </w:rPr>
        <w:t>פרוט שרותי המתכנן</w:t>
      </w:r>
      <w:r w:rsidRPr="001835AB">
        <w:rPr>
          <w:rFonts w:ascii="Times New Roman" w:eastAsia="Times New Roman" w:hAnsi="Times New Roman"/>
          <w:sz w:val="24"/>
          <w:rtl/>
          <w:lang w:eastAsia="he-IL"/>
        </w:rPr>
        <w:t>:</w:t>
      </w:r>
    </w:p>
    <w:p w14:paraId="64E9D44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7982887A"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שרותי המתכנן יבוצעו בקטעים לפי התקדמות הפרויקט והנחיות המנהל, לרבות להסדרי ביניים לבניה ואכלוס בשלבים. </w:t>
      </w:r>
    </w:p>
    <w:p w14:paraId="1FBAAFDA" w14:textId="77777777" w:rsidR="001835AB" w:rsidRPr="001835AB" w:rsidRDefault="001835AB" w:rsidP="001835AB">
      <w:pPr>
        <w:widowControl w:val="0"/>
        <w:spacing w:before="0" w:beforeAutospacing="0" w:after="0" w:afterAutospacing="0" w:line="360" w:lineRule="auto"/>
        <w:ind w:left="720"/>
        <w:rPr>
          <w:rFonts w:ascii="Times New Roman" w:eastAsia="Times New Roman" w:hAnsi="Times New Roman"/>
          <w:sz w:val="24"/>
          <w:szCs w:val="32"/>
          <w:rtl/>
          <w:lang w:eastAsia="he-IL"/>
        </w:rPr>
      </w:pPr>
      <w:r w:rsidRPr="001835AB">
        <w:rPr>
          <w:rFonts w:ascii="Times New Roman" w:eastAsia="Times New Roman" w:hAnsi="Times New Roman"/>
          <w:sz w:val="20"/>
          <w:rtl/>
          <w:lang w:eastAsia="he-IL"/>
        </w:rPr>
        <w:t>שרותי המתכנן יבוצעו בשלבים הכוללים את הש</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רותים כלהלן:</w:t>
      </w:r>
    </w:p>
    <w:p w14:paraId="57F8F7A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4"/>
          <w:rtl/>
          <w:lang w:eastAsia="he-IL"/>
        </w:rPr>
      </w:pPr>
    </w:p>
    <w:p w14:paraId="05421AD0"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3.1</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מוקדם:</w:t>
      </w:r>
    </w:p>
    <w:p w14:paraId="540B602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5375642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 xml:space="preserve">בירור הפרוגרמה עם המזמין, ביקורים באתר, חקירות מוקדמות, </w:t>
      </w:r>
      <w:r w:rsidRPr="001835AB">
        <w:rPr>
          <w:rFonts w:ascii="Times New Roman" w:eastAsia="Times New Roman" w:hAnsi="Times New Roman"/>
          <w:sz w:val="24"/>
          <w:rtl/>
          <w:lang w:eastAsia="he-IL"/>
        </w:rPr>
        <w:lastRenderedPageBreak/>
        <w:t>התייעצויות ותיאום עם המתכננים ועם היועצים האחרים.</w:t>
      </w:r>
    </w:p>
    <w:p w14:paraId="59911DA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F2AE9C1"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בירור ברשויות המוסמכות ו/או גורמים אחרים בקשר לכל הנושאים הקשורים בתכנון המתקן ו/או בקבלת אישור הרשויות הנ"ל לביצוע המתקן.</w:t>
      </w:r>
    </w:p>
    <w:p w14:paraId="1C566E67"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3AD61E5D"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 xml:space="preserve">הכנת הצעות לסכמות עקרוניות של פתרונות התעבורה האנכית בבניינים באלטרנטיבות שונות ובהשוואה ביניהן. הכנסת שינויים בהתאם לדרישות המזמין ו/או לפי דרישת הרשויות המוסמכות באישור המזמין. </w:t>
      </w:r>
    </w:p>
    <w:p w14:paraId="4357B16C"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163E5BB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הצעה לקביעת סטנדרטים בהם יעמדו אמצעי השינוע והתאמת הפתרונות המוצעים אליהם. (מהירויות נסיעה, פתיחת דלתות בקומות ובתאים, מיקום חדרי מכונות, סטנדרט גימור פנימי וכו').</w:t>
      </w:r>
    </w:p>
    <w:p w14:paraId="71507EDF"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38202E98"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מתן כל הנתונים הדרושים ומסירת כל המידע הנדרש למתכננים וליועצים האחרים, לרבות:</w:t>
      </w:r>
    </w:p>
    <w:p w14:paraId="45A8412E" w14:textId="77777777" w:rsidR="001835AB" w:rsidRPr="001835AB" w:rsidRDefault="001835AB" w:rsidP="001835AB">
      <w:pPr>
        <w:widowControl w:val="0"/>
        <w:spacing w:before="0" w:beforeAutospacing="0" w:after="0" w:afterAutospacing="0" w:line="240" w:lineRule="auto"/>
        <w:ind w:hanging="660"/>
        <w:jc w:val="both"/>
        <w:rPr>
          <w:rFonts w:ascii="Times New Roman" w:eastAsia="Times New Roman" w:hAnsi="Times New Roman"/>
          <w:sz w:val="24"/>
          <w:rtl/>
          <w:lang w:eastAsia="he-IL"/>
        </w:rPr>
      </w:pPr>
    </w:p>
    <w:p w14:paraId="62D951E2" w14:textId="77777777" w:rsidR="001835AB" w:rsidRPr="001835AB" w:rsidRDefault="001835AB" w:rsidP="001835AB">
      <w:pPr>
        <w:widowControl w:val="0"/>
        <w:spacing w:before="0" w:beforeAutospacing="0" w:after="0" w:afterAutospacing="0" w:line="240" w:lineRule="auto"/>
        <w:ind w:left="21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מידע לאדריכל לשם עריכת התכנון האדריכלי, בדבר מידות הפירים הדרושים למתקן המוצע, ליועץ החשמל בדבר העומסים הדרושים למתקן המוצע, למתכנן הקונסטרוקציה על עומסים, למתכנן אוורור על אוורור חדרי מכונות ולשאר היועצים לפי דרישתם ולפי הנחיית המזמין.</w:t>
      </w:r>
    </w:p>
    <w:p w14:paraId="4627329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68CC2BA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סיוע להכנת אומדן משוער של מחיר הקמת הפרויקט ומסירת נתונים ליועצים האחרים להכנת אומדן משוער של הפרויקט.</w:t>
      </w:r>
    </w:p>
    <w:p w14:paraId="7BB4C33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60B14136"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קבלת אישור היועצים הרל</w:t>
      </w:r>
      <w:r w:rsidRPr="001835AB">
        <w:rPr>
          <w:rFonts w:ascii="Times New Roman" w:eastAsia="Times New Roman" w:hAnsi="Times New Roman" w:hint="cs"/>
          <w:sz w:val="24"/>
          <w:rtl/>
          <w:lang w:eastAsia="he-IL"/>
        </w:rPr>
        <w:t>וו</w:t>
      </w:r>
      <w:r w:rsidRPr="001835AB">
        <w:rPr>
          <w:rFonts w:ascii="Times New Roman" w:eastAsia="Times New Roman" w:hAnsi="Times New Roman"/>
          <w:sz w:val="24"/>
          <w:rtl/>
          <w:lang w:eastAsia="he-IL"/>
        </w:rPr>
        <w:t>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המוקדם ואישור התכנון המוקדם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0B1F8BC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544174D5" w14:textId="77777777" w:rsidR="001835AB" w:rsidRPr="001835AB" w:rsidRDefault="001835AB" w:rsidP="001835AB">
      <w:pPr>
        <w:widowControl w:val="0"/>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לשם עריכת התכנון המוקדם.</w:t>
      </w:r>
    </w:p>
    <w:p w14:paraId="6E2BE3A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4CA2496"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3.2</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סופי:</w:t>
      </w:r>
    </w:p>
    <w:p w14:paraId="79EA65EE"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30555AB1"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סופיות, המתארות את המתקן וא</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שור</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 xml:space="preserve"> על ידי היועצים והמזמין. תאום התכניות האמורות עם היועצים והמזמין.</w:t>
      </w:r>
    </w:p>
    <w:p w14:paraId="5584FC42"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69CE668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הכנת התכניות הנדרשות על ידי הרשויות המוסמכות וטיפול באישורן כולל קבלת היתרי הבניה. </w:t>
      </w:r>
    </w:p>
    <w:p w14:paraId="2E3F9711" w14:textId="77777777" w:rsidR="001835AB" w:rsidRPr="001835AB" w:rsidRDefault="001835AB" w:rsidP="001835AB">
      <w:pPr>
        <w:widowControl w:val="0"/>
        <w:spacing w:before="0" w:beforeAutospacing="0" w:after="0" w:afterAutospacing="0" w:line="240" w:lineRule="auto"/>
        <w:ind w:left="2160" w:hanging="91"/>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חתימה על כל המסמכים, כל התכניות וכל הבקשות, אשר חתימת המתכנן </w:t>
      </w:r>
      <w:r w:rsidRPr="001835AB">
        <w:rPr>
          <w:rFonts w:ascii="Times New Roman" w:eastAsia="Times New Roman" w:hAnsi="Times New Roman" w:hint="cs"/>
          <w:sz w:val="24"/>
          <w:rtl/>
          <w:lang w:eastAsia="he-IL"/>
        </w:rPr>
        <w:t>תידר</w:t>
      </w:r>
      <w:r w:rsidRPr="001835AB">
        <w:rPr>
          <w:rFonts w:ascii="Times New Roman" w:eastAsia="Times New Roman" w:hAnsi="Times New Roman" w:hint="eastAsia"/>
          <w:sz w:val="24"/>
          <w:rtl/>
          <w:lang w:eastAsia="he-IL"/>
        </w:rPr>
        <w:t>ש</w:t>
      </w:r>
      <w:r w:rsidRPr="001835AB">
        <w:rPr>
          <w:rFonts w:ascii="Times New Roman" w:eastAsia="Times New Roman" w:hAnsi="Times New Roman"/>
          <w:sz w:val="24"/>
          <w:rtl/>
          <w:lang w:eastAsia="he-IL"/>
        </w:rPr>
        <w:t xml:space="preserve"> עליהם עד לקבלת תעודת גמר לפרויקט כאחראי לתכנון, לפיקוח העליון ולביקורת בתחום המעליות, לרבות בקשות להוצאת היתרי בניה, בקשות </w:t>
      </w:r>
      <w:r w:rsidRPr="001835AB">
        <w:rPr>
          <w:rFonts w:ascii="Times New Roman" w:eastAsia="Times New Roman" w:hAnsi="Times New Roman" w:hint="cs"/>
          <w:sz w:val="24"/>
          <w:rtl/>
          <w:lang w:eastAsia="he-IL"/>
        </w:rPr>
        <w:t>לטפסי</w:t>
      </w:r>
      <w:r w:rsidRPr="001835AB">
        <w:rPr>
          <w:rFonts w:ascii="Times New Roman" w:eastAsia="Times New Roman" w:hAnsi="Times New Roman" w:hint="eastAsia"/>
          <w:sz w:val="24"/>
          <w:rtl/>
          <w:lang w:eastAsia="he-IL"/>
        </w:rPr>
        <w:t>י</w:t>
      </w:r>
      <w:r w:rsidRPr="001835AB">
        <w:rPr>
          <w:rFonts w:ascii="Times New Roman" w:eastAsia="Times New Roman" w:hAnsi="Times New Roman"/>
          <w:sz w:val="24"/>
          <w:rtl/>
          <w:lang w:eastAsia="he-IL"/>
        </w:rPr>
        <w:t xml:space="preserve"> 4 ובקשות לתעודת גמר. </w:t>
      </w:r>
    </w:p>
    <w:p w14:paraId="58933B18"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234EF258"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הכנסת תיקונים ושינויים בכל התכניות והמסמכים אשר נערכו על ידי המתכנן במהלך ביצוע התכנון, לפי דרישות המזמין ו/או לפי דרישת הרשויות המוסמכות, באישור המזמין, וטיפול באישורן כולל קבלת היתרי בניה מתוקנים.</w:t>
      </w:r>
    </w:p>
    <w:p w14:paraId="26B3DFA7"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D97E0A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הכנת התוכניות לאשור סופי של היועצים והמזמין לפני התחלת שלב תכניות עבודה.</w:t>
      </w:r>
    </w:p>
    <w:p w14:paraId="269288D1"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5E97701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קבלת אישור היועצים הרלוונטי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ם לתכנון הסופי ואישור התכנון הסופי של היועצים, ככל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אישור המתכנן.</w:t>
      </w:r>
    </w:p>
    <w:p w14:paraId="72B4556E"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0B3E61D0"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הכנת סעיף המעליות במפרטי המכר. בדיקת מפרטי ותוכניות המכר, לרבות התאמתם לתכנון, ואשור הנוסח.</w:t>
      </w:r>
    </w:p>
    <w:p w14:paraId="733B1DF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3DFA39F1"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האומדן המשוער של ערך המתקן.</w:t>
      </w:r>
    </w:p>
    <w:p w14:paraId="438DB3E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lang w:eastAsia="he-IL"/>
        </w:rPr>
      </w:pPr>
    </w:p>
    <w:p w14:paraId="2E3ABD12"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מבלי לגרוע מכלליות האמור לעיל, ביצוע כל יתר הפעולות ועריכת כל המסמכים הדרושים להשלמת התכנון הסופי.</w:t>
      </w:r>
    </w:p>
    <w:p w14:paraId="1E741875"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66DB0DD4" w14:textId="77777777" w:rsidR="001835AB" w:rsidRPr="001835AB" w:rsidRDefault="001835AB" w:rsidP="001835AB">
      <w:pPr>
        <w:widowControl w:val="0"/>
        <w:spacing w:before="0" w:beforeAutospacing="0" w:after="0" w:afterAutospacing="0" w:line="240" w:lineRule="auto"/>
        <w:ind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3.3</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תכנון מפורט:</w:t>
      </w:r>
    </w:p>
    <w:p w14:paraId="7CAE693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b/>
          <w:bCs/>
          <w:sz w:val="24"/>
          <w:u w:val="single"/>
          <w:rtl/>
          <w:lang w:eastAsia="he-IL"/>
        </w:rPr>
      </w:pPr>
    </w:p>
    <w:p w14:paraId="4A08203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הכנת תכניות עבודה מפורטות ומוסברות של המתקן כולל תיאום התכניות עם היועצים האחרים.</w:t>
      </w:r>
    </w:p>
    <w:p w14:paraId="34C92D9C"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rtl/>
          <w:lang w:eastAsia="he-IL"/>
        </w:rPr>
      </w:pPr>
    </w:p>
    <w:p w14:paraId="24E779AA" w14:textId="77777777" w:rsidR="001835AB" w:rsidRPr="001835AB" w:rsidRDefault="001835AB" w:rsidP="001835AB">
      <w:pPr>
        <w:widowControl w:val="0"/>
        <w:spacing w:before="0" w:beforeAutospacing="0" w:after="0" w:afterAutospacing="0" w:line="240" w:lineRule="auto"/>
        <w:ind w:left="720" w:firstLine="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השלמת תכניות עבודה מפורטות ומוסברות של כל חלקי המתקן.</w:t>
      </w:r>
    </w:p>
    <w:p w14:paraId="5F3326E1"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4867617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תאום, התכניות שלעיל עם היועצים האחרים ובפרט עם האדריכל ומתכנן הקונסטרוקציה, מתכנן החשמל, מתכנן מזוג האו</w:t>
      </w:r>
      <w:r w:rsidRPr="001835AB">
        <w:rPr>
          <w:rFonts w:ascii="Times New Roman" w:eastAsia="Times New Roman" w:hAnsi="Times New Roman" w:hint="cs"/>
          <w:sz w:val="24"/>
          <w:rtl/>
          <w:lang w:eastAsia="he-IL"/>
        </w:rPr>
        <w:t>ו</w:t>
      </w:r>
      <w:r w:rsidRPr="001835AB">
        <w:rPr>
          <w:rFonts w:ascii="Times New Roman" w:eastAsia="Times New Roman" w:hAnsi="Times New Roman"/>
          <w:sz w:val="24"/>
          <w:rtl/>
          <w:lang w:eastAsia="he-IL"/>
        </w:rPr>
        <w:t>יר ויועץ האקוסטיקה. בדיקת תכניות הקונסטרוקציה והאדריכלות והקפדה על סימון חורים או מעברים העוברים דרך אלמנטים קונסטרוקטיביים, באופן שיופיעו בתכניות הקונסטרוקציה.</w:t>
      </w:r>
    </w:p>
    <w:p w14:paraId="41125F34"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4"/>
          <w:lang w:eastAsia="he-IL"/>
        </w:rPr>
      </w:pPr>
    </w:p>
    <w:p w14:paraId="78DB3357" w14:textId="77777777" w:rsidR="001835AB" w:rsidRPr="001835AB" w:rsidRDefault="001835AB" w:rsidP="001835AB">
      <w:pPr>
        <w:widowControl w:val="0"/>
        <w:numPr>
          <w:ilvl w:val="0"/>
          <w:numId w:val="28"/>
        </w:numPr>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הכנת מפרטים טכניים וכתבי כמויות המתאימים למפרטים הכלליים ולכתבי הכמויות המקובלים על המזמין בצורה שיכללו את כל המערכות המתוכננות, תוך בדיקה של העדר כפילות עם מפרט מלאכה אחר בבניין ובדיקה של תכניות, מתקנים ומערכות, אף אם תוכננו ונערכו על ידי מי מהיועצים האחרים. כתבי הכמויות יוכנו לפי מתכונת הנהוגה אצל המזמין של מכללי עבודות ו/או כמויות מפורטות למדידה.</w:t>
      </w:r>
    </w:p>
    <w:p w14:paraId="0C4D8E90"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1662EAD4"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המפרטים יודפסו באמצעות מעבד תמלילים והם יוצאו בקבצי "אסקי" כך שניתן יהיה להעתיקם לכל מעבד תמלילים אחר, ע"ג דיסקט ובתדפיס.</w:t>
      </w:r>
    </w:p>
    <w:p w14:paraId="6BD7898D"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46C4CB73"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ו.</w:t>
      </w:r>
      <w:r w:rsidRPr="001835AB">
        <w:rPr>
          <w:rFonts w:ascii="Times New Roman" w:eastAsia="Times New Roman" w:hAnsi="Times New Roman"/>
          <w:sz w:val="24"/>
          <w:rtl/>
          <w:lang w:eastAsia="he-IL"/>
        </w:rPr>
        <w:tab/>
        <w:t>כתבי הכמויות יוכנו באמצעות תוכנה לכתבי כמויות "סופר-מכרז", והניתנת להמרה גם לתוכנות אחרות לכתב כמויות, ע"ג דיסקט ובתדפיס.</w:t>
      </w:r>
    </w:p>
    <w:p w14:paraId="06BDE3E8"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3DDCE8B0"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ז.</w:t>
      </w:r>
      <w:r w:rsidRPr="001835AB">
        <w:rPr>
          <w:rFonts w:ascii="Times New Roman" w:eastAsia="Times New Roman" w:hAnsi="Times New Roman"/>
          <w:sz w:val="24"/>
          <w:rtl/>
          <w:lang w:eastAsia="he-IL"/>
        </w:rPr>
        <w:tab/>
        <w:t>עדכון סעיף המעליות במפרטי המכר. בדיקה חוזרת של מפרטי ותוכניות המכר, לרבות התאמתם לתכנון, ואישור הנוסח ו/או עדכון התכנון לפי הנחיית המזמין.</w:t>
      </w:r>
    </w:p>
    <w:p w14:paraId="5ED7849F"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0D07BC0E"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ח.</w:t>
      </w:r>
      <w:r w:rsidRPr="001835AB">
        <w:rPr>
          <w:rFonts w:ascii="Times New Roman" w:eastAsia="Times New Roman" w:hAnsi="Times New Roman"/>
          <w:sz w:val="24"/>
          <w:rtl/>
          <w:lang w:eastAsia="he-IL"/>
        </w:rPr>
        <w:tab/>
        <w:t>הכנת אומדן מפורט של ערך העבודות מבוסס על המפרטים וכתבי הכמויות תוך ציון מדד המחירים לצרכן, הידוע במועד הכנת האומדן.</w:t>
      </w:r>
    </w:p>
    <w:p w14:paraId="7CC614F6"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rtl/>
          <w:lang w:eastAsia="he-IL"/>
        </w:rPr>
      </w:pPr>
    </w:p>
    <w:p w14:paraId="561F2431"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הכנסת שינויים בתכניות ככל שיתחייב להתאמת התכנון למסגרת התקציבית, אשר תקבע ע"י המזמין.</w:t>
      </w:r>
    </w:p>
    <w:p w14:paraId="03BC4B57" w14:textId="77777777" w:rsidR="001835AB" w:rsidRPr="001835AB" w:rsidRDefault="001835AB" w:rsidP="001835AB">
      <w:pPr>
        <w:widowControl w:val="0"/>
        <w:tabs>
          <w:tab w:val="num" w:pos="2210"/>
        </w:tabs>
        <w:spacing w:before="0" w:beforeAutospacing="0" w:after="0" w:afterAutospacing="0" w:line="240" w:lineRule="auto"/>
        <w:ind w:left="2210" w:hanging="850"/>
        <w:jc w:val="both"/>
        <w:rPr>
          <w:rFonts w:ascii="Times New Roman" w:eastAsia="Times New Roman" w:hAnsi="Times New Roman"/>
          <w:sz w:val="24"/>
          <w:lang w:eastAsia="he-IL"/>
        </w:rPr>
      </w:pPr>
    </w:p>
    <w:p w14:paraId="69A2EC6B"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מתן חוות דעת ויעוץ בכל הקשור בהכנת המכרזים ופרסומם.</w:t>
      </w:r>
    </w:p>
    <w:p w14:paraId="2A54BE55"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10168737"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השתתפות בסיורי קבלנים, הכנת תשובות לשאלות הקבלנים והגשתן למנהל.</w:t>
      </w:r>
    </w:p>
    <w:p w14:paraId="4B4E15A2"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0DA0BABA"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בדיקת הצעות הקבלנים, ניתוח ההצעות והכנת טבלת השוואה ממחושבת באלטרנטיבות השונות ומתן חוות דעת למזמין בקשר להצעות הקבלנים.</w:t>
      </w:r>
    </w:p>
    <w:p w14:paraId="6A2820FF"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2086D604" w14:textId="77777777" w:rsidR="001835AB" w:rsidRPr="001835AB" w:rsidRDefault="001835AB" w:rsidP="001835AB">
      <w:pPr>
        <w:widowControl w:val="0"/>
        <w:numPr>
          <w:ilvl w:val="0"/>
          <w:numId w:val="29"/>
        </w:numPr>
        <w:spacing w:before="0" w:beforeAutospacing="0" w:after="0" w:afterAutospacing="0" w:line="240" w:lineRule="auto"/>
        <w:ind w:hanging="835"/>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השלמת תכניות עבודה, פרטים ומפרטים משלימים כפי שי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 לבצוע העבודות, והתאמתם למפרטי היצרנים.</w:t>
      </w:r>
    </w:p>
    <w:p w14:paraId="6FCD2933" w14:textId="77777777" w:rsidR="001835AB" w:rsidRPr="001835AB" w:rsidRDefault="001835AB" w:rsidP="001835AB">
      <w:pPr>
        <w:widowControl w:val="0"/>
        <w:tabs>
          <w:tab w:val="num" w:pos="2210"/>
        </w:tabs>
        <w:spacing w:before="0" w:beforeAutospacing="0" w:after="0" w:afterAutospacing="0" w:line="240" w:lineRule="auto"/>
        <w:ind w:left="2210" w:hanging="835"/>
        <w:jc w:val="both"/>
        <w:rPr>
          <w:rFonts w:ascii="Times New Roman" w:eastAsia="Times New Roman" w:hAnsi="Times New Roman"/>
          <w:sz w:val="24"/>
          <w:lang w:eastAsia="he-IL"/>
        </w:rPr>
      </w:pPr>
    </w:p>
    <w:p w14:paraId="2CB269E3" w14:textId="77777777" w:rsidR="001835AB" w:rsidRPr="001835AB" w:rsidRDefault="001835AB" w:rsidP="001835AB">
      <w:pPr>
        <w:widowControl w:val="0"/>
        <w:spacing w:before="0" w:beforeAutospacing="0" w:after="0" w:afterAutospacing="0" w:line="240" w:lineRule="auto"/>
        <w:ind w:left="136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lastRenderedPageBreak/>
        <w:t>מובהר בזאת שהמתכנן יכין, באם י</w:t>
      </w:r>
      <w:r w:rsidRPr="001835AB">
        <w:rPr>
          <w:rFonts w:ascii="Times New Roman" w:eastAsia="Times New Roman" w:hAnsi="Times New Roman" w:hint="cs"/>
          <w:sz w:val="24"/>
          <w:rtl/>
          <w:lang w:eastAsia="he-IL"/>
        </w:rPr>
        <w:t>י</w:t>
      </w:r>
      <w:r w:rsidRPr="001835AB">
        <w:rPr>
          <w:rFonts w:ascii="Times New Roman" w:eastAsia="Times New Roman" w:hAnsi="Times New Roman"/>
          <w:sz w:val="24"/>
          <w:rtl/>
          <w:lang w:eastAsia="he-IL"/>
        </w:rPr>
        <w:t>דרש</w:t>
      </w:r>
      <w:r w:rsidRPr="001835AB">
        <w:rPr>
          <w:rFonts w:ascii="Times New Roman" w:eastAsia="Times New Roman" w:hAnsi="Times New Roman" w:hint="cs"/>
          <w:sz w:val="24"/>
          <w:rtl/>
          <w:lang w:eastAsia="he-IL"/>
        </w:rPr>
        <w:t>,</w:t>
      </w:r>
      <w:r w:rsidRPr="001835AB">
        <w:rPr>
          <w:rFonts w:ascii="Times New Roman" w:eastAsia="Times New Roman" w:hAnsi="Times New Roman"/>
          <w:sz w:val="24"/>
          <w:rtl/>
          <w:lang w:eastAsia="he-IL"/>
        </w:rPr>
        <w:t xml:space="preserve"> מסמכים למכרזים עוד לפני השלמת התכנון המפורט.</w:t>
      </w:r>
    </w:p>
    <w:p w14:paraId="5394F3B8"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4"/>
          <w:rtl/>
          <w:lang w:eastAsia="he-IL"/>
        </w:rPr>
      </w:pPr>
    </w:p>
    <w:p w14:paraId="1456B3E9" w14:textId="77777777" w:rsidR="001835AB" w:rsidRPr="001835AB" w:rsidRDefault="001835AB" w:rsidP="001835AB">
      <w:pPr>
        <w:widowControl w:val="0"/>
        <w:spacing w:before="0" w:beforeAutospacing="0" w:after="0" w:afterAutospacing="0" w:line="240" w:lineRule="auto"/>
        <w:ind w:left="1509" w:right="720" w:hanging="789"/>
        <w:jc w:val="both"/>
        <w:rPr>
          <w:rFonts w:ascii="Times New Roman" w:eastAsia="Times New Roman" w:hAnsi="Times New Roman"/>
          <w:b/>
          <w:bCs/>
          <w:sz w:val="24"/>
          <w:u w:val="single"/>
          <w:rtl/>
          <w:lang w:eastAsia="he-IL"/>
        </w:rPr>
      </w:pPr>
      <w:r w:rsidRPr="001835AB">
        <w:rPr>
          <w:rFonts w:ascii="Times New Roman" w:eastAsia="Times New Roman" w:hAnsi="Times New Roman"/>
          <w:sz w:val="24"/>
          <w:rtl/>
          <w:lang w:eastAsia="he-IL"/>
        </w:rPr>
        <w:t>3.4</w:t>
      </w:r>
      <w:r w:rsidRPr="001835AB">
        <w:rPr>
          <w:rFonts w:ascii="Times New Roman" w:eastAsia="Times New Roman" w:hAnsi="Times New Roman"/>
          <w:sz w:val="24"/>
          <w:rtl/>
          <w:lang w:eastAsia="he-IL"/>
        </w:rPr>
        <w:tab/>
      </w:r>
      <w:r w:rsidRPr="001835AB">
        <w:rPr>
          <w:rFonts w:ascii="Times New Roman" w:eastAsia="Times New Roman" w:hAnsi="Times New Roman"/>
          <w:sz w:val="24"/>
          <w:u w:val="single"/>
          <w:rtl/>
          <w:lang w:eastAsia="he-IL"/>
        </w:rPr>
        <w:t>פיקוח עליון:</w:t>
      </w:r>
    </w:p>
    <w:p w14:paraId="5D40B1DB"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b/>
          <w:bCs/>
          <w:sz w:val="24"/>
          <w:u w:val="single"/>
          <w:rtl/>
          <w:lang w:eastAsia="he-IL"/>
        </w:rPr>
      </w:pPr>
    </w:p>
    <w:p w14:paraId="15F411F3" w14:textId="77777777" w:rsidR="001835AB" w:rsidRPr="001835AB" w:rsidRDefault="001835AB" w:rsidP="001835AB">
      <w:pPr>
        <w:widowControl w:val="0"/>
        <w:spacing w:before="0" w:beforeAutospacing="0" w:after="0" w:afterAutospacing="0" w:line="240" w:lineRule="auto"/>
        <w:ind w:left="2210"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א.</w:t>
      </w:r>
      <w:r w:rsidRPr="001835AB">
        <w:rPr>
          <w:rFonts w:ascii="Times New Roman" w:eastAsia="Times New Roman" w:hAnsi="Times New Roman"/>
          <w:sz w:val="24"/>
          <w:rtl/>
          <w:lang w:eastAsia="he-IL"/>
        </w:rPr>
        <w:tab/>
        <w:t>הפקוח העליון של המתכנן על בצוע העבודות יכלול:</w:t>
      </w:r>
    </w:p>
    <w:p w14:paraId="4F6166A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6AAEFA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ביצוע המתקן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46B99AB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97204C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פיקוח עליון על טיב ביצוע המתקן וביצוע התחייבויות קבלני העבודות.</w:t>
      </w:r>
    </w:p>
    <w:p w14:paraId="062EF28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21B1EE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יעוץ והמלצה לגבי בחירה, בדיקה ואישור של חומרים וציוד</w:t>
      </w:r>
      <w:r w:rsidRPr="001835AB">
        <w:rPr>
          <w:rFonts w:ascii="Times New Roman" w:eastAsia="Times New Roman" w:hAnsi="Times New Roman" w:hint="cs"/>
          <w:sz w:val="24"/>
          <w:rtl/>
          <w:lang w:eastAsia="he-IL"/>
        </w:rPr>
        <w:t xml:space="preserve"> </w:t>
      </w:r>
      <w:r w:rsidRPr="001835AB">
        <w:rPr>
          <w:rFonts w:ascii="Times New Roman" w:eastAsia="Times New Roman" w:hAnsi="Times New Roman"/>
          <w:sz w:val="24"/>
          <w:rtl/>
          <w:lang w:eastAsia="he-IL"/>
        </w:rPr>
        <w:t>עבו</w:t>
      </w:r>
      <w:r w:rsidRPr="001835AB">
        <w:rPr>
          <w:rFonts w:ascii="Times New Roman" w:eastAsia="Times New Roman" w:hAnsi="Times New Roman" w:hint="cs"/>
          <w:sz w:val="24"/>
          <w:rtl/>
          <w:lang w:eastAsia="he-IL"/>
        </w:rPr>
        <w:t>ר</w:t>
      </w:r>
      <w:r w:rsidRPr="001835AB">
        <w:rPr>
          <w:rFonts w:ascii="Times New Roman" w:eastAsia="Times New Roman" w:hAnsi="Times New Roman"/>
          <w:sz w:val="24"/>
          <w:rtl/>
          <w:lang w:eastAsia="he-IL"/>
        </w:rPr>
        <w:t xml:space="preserve"> הפרטים </w:t>
      </w:r>
      <w:r w:rsidRPr="001835AB">
        <w:rPr>
          <w:rFonts w:ascii="Times New Roman" w:eastAsia="Times New Roman" w:hAnsi="Times New Roman" w:hint="cs"/>
          <w:sz w:val="24"/>
          <w:rtl/>
          <w:lang w:eastAsia="he-IL"/>
        </w:rPr>
        <w:t>הארכיטקטוניי</w:t>
      </w:r>
      <w:r w:rsidRPr="001835AB">
        <w:rPr>
          <w:rFonts w:ascii="Times New Roman" w:eastAsia="Times New Roman" w:hAnsi="Times New Roman" w:hint="eastAsia"/>
          <w:sz w:val="24"/>
          <w:rtl/>
          <w:lang w:eastAsia="he-IL"/>
        </w:rPr>
        <w:t>ם</w:t>
      </w:r>
      <w:r w:rsidRPr="001835AB">
        <w:rPr>
          <w:rFonts w:ascii="Times New Roman" w:eastAsia="Times New Roman" w:hAnsi="Times New Roman"/>
          <w:sz w:val="24"/>
          <w:rtl/>
          <w:lang w:eastAsia="he-IL"/>
        </w:rPr>
        <w:t xml:space="preserve"> של המתקנים (בשיתוף עם האדריכל).</w:t>
      </w:r>
    </w:p>
    <w:p w14:paraId="757C5E8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3F4425A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בדיקה באתר ומחוצה לו באם הקבלן והמפקח הבינו את תכניות המתכנן ואת הוראותיו.</w:t>
      </w:r>
    </w:p>
    <w:p w14:paraId="34648C9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0728DC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הדרכה ומתן הסברים למפקח, במידה ונתמנה כזה לפקוח על העבודות ליועצים ולקבלני העבודות, באתר ומחוצה לו.</w:t>
      </w:r>
    </w:p>
    <w:p w14:paraId="15B57D4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E940E4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דיווח למנהל על התקדמות ביצוע העבודות לאחר כל ביקור באתר ו/או בבית המלאכה.</w:t>
      </w:r>
    </w:p>
    <w:p w14:paraId="40F4421C"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5990C4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עדכון התכניות וכל יתר המסמכים הדרושים בהתאם לשינויים שיתחייבו מדרישת הרשויות או שינויים שיתגלה בהם צורך במהלך בצוע העבודות. כל עדכון יבוצע בתאום עם המנהל בכתב.</w:t>
      </w:r>
    </w:p>
    <w:p w14:paraId="0B79E7E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5EC23B3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בקבלת העבודות ואישור גמר ביצוע העבודות, בתאום עם היועצים. העברת רשימות ליקויים לתיקון.</w:t>
      </w:r>
    </w:p>
    <w:p w14:paraId="5C65C26E"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6E0EAED"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3DA14E54"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046CA4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מתן יעוץ לפתרונות במקרים של כשלים בבצוע העבודות לעומת התכנון.</w:t>
      </w:r>
    </w:p>
    <w:p w14:paraId="66C9DC01"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909FBC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3F0D3DA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A036EF5"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ייעוץ למזמין והשתתפות בברורים עם קבלני העבודות, בין במהלך ביצוע העבודות ובין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70C4A2C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42A60DE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הכנה וחתימה על כל מסמך ו/או תכנית שידרשו ע"י הרשויות מהמתכנן במהלך הבניה, עד אישור לאכלוס ותעודת גמר.</w:t>
      </w:r>
    </w:p>
    <w:p w14:paraId="77702DC2"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2598595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בדיקת ביצוע עבודות הבדק וקבלה סופית של העבודות בגמר אחריות קבלני העבודות.</w:t>
      </w:r>
    </w:p>
    <w:p w14:paraId="60A783B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574F70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סיוע ככל הנדרש לשם אישור הרשויות להשלמת העבודות ולקבלת תעודת גמר.</w:t>
      </w:r>
    </w:p>
    <w:p w14:paraId="4335581A"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7081BCC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 xml:space="preserve">סיוע למזמין במתן מענה לכל הפניות אשר יופנו אליו בקשר לתכנון ובצוע העבודות. </w:t>
      </w:r>
      <w:r w:rsidRPr="001835AB">
        <w:rPr>
          <w:rFonts w:ascii="Times New Roman" w:eastAsia="Times New Roman" w:hAnsi="Times New Roman" w:hint="cs"/>
          <w:sz w:val="24"/>
          <w:rtl/>
          <w:lang w:eastAsia="he-IL"/>
        </w:rPr>
        <w:t>גם לאחר תקופת הבדק</w:t>
      </w:r>
    </w:p>
    <w:p w14:paraId="3C3313C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0E898C49"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השתתפות עם המזמין בהגנה בפני תביעות בקשר עם תכנון ובצוע העבודות,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4DD796B3"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62BD241F"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כל יתר הדרוש לפיקוח עליון, ולביקורת על הבניה.</w:t>
      </w:r>
    </w:p>
    <w:p w14:paraId="0D1FA3F7"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1E1E106"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w:t>
      </w:r>
      <w:r w:rsidRPr="001835AB">
        <w:rPr>
          <w:rFonts w:ascii="Times New Roman" w:eastAsia="Times New Roman" w:hAnsi="Times New Roman"/>
          <w:sz w:val="24"/>
          <w:rtl/>
          <w:lang w:eastAsia="he-IL"/>
        </w:rPr>
        <w:tab/>
        <w:t>עיבוד תכניות הפרויקט כפי שבוצעו למעשה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על בסיס תכניות </w:t>
      </w:r>
      <w:r w:rsidRPr="001835AB">
        <w:rPr>
          <w:rFonts w:ascii="Times New Roman" w:eastAsia="Times New Roman" w:hAnsi="Times New Roman"/>
          <w:sz w:val="24"/>
          <w:lang w:eastAsia="he-IL"/>
        </w:rPr>
        <w:t>AS MADE</w:t>
      </w:r>
      <w:r w:rsidRPr="001835AB">
        <w:rPr>
          <w:rFonts w:ascii="Times New Roman" w:eastAsia="Times New Roman" w:hAnsi="Times New Roman"/>
          <w:sz w:val="24"/>
          <w:rtl/>
          <w:lang w:eastAsia="he-IL"/>
        </w:rPr>
        <w:t xml:space="preserve"> שימסור הקבלן תוך ציון כל השינויים שחלו בזמן הביצוע, ומסירתם למזמין ע"ג דיסקט.</w:t>
      </w:r>
    </w:p>
    <w:p w14:paraId="21824FB0" w14:textId="77777777" w:rsidR="001835AB" w:rsidRPr="001835AB" w:rsidRDefault="001835AB" w:rsidP="001835AB">
      <w:pPr>
        <w:widowControl w:val="0"/>
        <w:spacing w:before="0" w:beforeAutospacing="0" w:after="0" w:afterAutospacing="0" w:line="240" w:lineRule="auto"/>
        <w:ind w:left="2880" w:hanging="670"/>
        <w:jc w:val="both"/>
        <w:rPr>
          <w:rFonts w:ascii="Times New Roman" w:eastAsia="Times New Roman" w:hAnsi="Times New Roman"/>
          <w:sz w:val="24"/>
          <w:rtl/>
          <w:lang w:eastAsia="he-IL"/>
        </w:rPr>
      </w:pPr>
    </w:p>
    <w:p w14:paraId="1F37E8B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w:t>
      </w:r>
      <w:r w:rsidRPr="001835AB">
        <w:rPr>
          <w:rFonts w:ascii="Times New Roman" w:eastAsia="Times New Roman" w:hAnsi="Times New Roman"/>
          <w:sz w:val="24"/>
          <w:rtl/>
          <w:lang w:eastAsia="he-IL"/>
        </w:rPr>
        <w:tab/>
        <w:t xml:space="preserve">כדי למלא משימות אלו יבקר המתכנן באתר הבניה ובמפעל היצרן באופן תדיר ו/או לפי הזמנת המנהל או המפקח ולפחות בכל אחד מהשלבים הבאים: </w:t>
      </w:r>
    </w:p>
    <w:p w14:paraId="3EE826F3"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B2B0A06"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ביצוע פיר המעליות.</w:t>
      </w:r>
    </w:p>
    <w:p w14:paraId="6D2C6889"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התקנת משקופי מעליות.</w:t>
      </w:r>
    </w:p>
    <w:p w14:paraId="5BB34063"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לפני העברת מתקנים מהמפעל לאתר.</w:t>
      </w:r>
    </w:p>
    <w:p w14:paraId="06B9F01B"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בעת התקנת ציוד בחדרי מכונות.</w:t>
      </w:r>
    </w:p>
    <w:p w14:paraId="263D02FE"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בעת התקנת תאי המעליות ועם גמר התקנת המעליות. </w:t>
      </w:r>
    </w:p>
    <w:p w14:paraId="0DA8932F" w14:textId="77777777" w:rsidR="001835AB" w:rsidRPr="001835AB" w:rsidRDefault="001835AB" w:rsidP="001835AB">
      <w:pPr>
        <w:widowControl w:val="0"/>
        <w:numPr>
          <w:ilvl w:val="0"/>
          <w:numId w:val="27"/>
        </w:numPr>
        <w:spacing w:before="0" w:beforeAutospacing="0" w:after="0" w:afterAutospacing="0" w:line="360" w:lineRule="auto"/>
        <w:ind w:left="2924" w:hanging="70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 xml:space="preserve">בעת בדיקת מכון התקנים ובדיקת משרד העבודה. </w:t>
      </w:r>
    </w:p>
    <w:p w14:paraId="17231B70"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38E0555B"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ג.</w:t>
      </w:r>
      <w:r w:rsidRPr="001835AB">
        <w:rPr>
          <w:rFonts w:ascii="Times New Roman" w:eastAsia="Times New Roman" w:hAnsi="Times New Roman"/>
          <w:sz w:val="24"/>
          <w:rtl/>
          <w:lang w:eastAsia="he-IL"/>
        </w:rPr>
        <w:tab/>
        <w:t>אין המתכנן רשאי לתת הוראות לקבלנים ו/או לנהל משא ומתן עם הקבלנים אלא באמצעות נציגו המוסמך של המזמין.</w:t>
      </w:r>
    </w:p>
    <w:p w14:paraId="11374A58" w14:textId="77777777" w:rsidR="001835AB" w:rsidRPr="001835AB" w:rsidRDefault="001835AB" w:rsidP="001835AB">
      <w:pPr>
        <w:widowControl w:val="0"/>
        <w:spacing w:before="0" w:beforeAutospacing="0" w:after="0" w:afterAutospacing="0" w:line="240" w:lineRule="auto"/>
        <w:ind w:left="2880" w:hanging="720"/>
        <w:jc w:val="both"/>
        <w:rPr>
          <w:rFonts w:ascii="Times New Roman" w:eastAsia="Times New Roman" w:hAnsi="Times New Roman"/>
          <w:sz w:val="24"/>
          <w:rtl/>
          <w:lang w:eastAsia="he-IL"/>
        </w:rPr>
      </w:pPr>
    </w:p>
    <w:p w14:paraId="112BD3F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ד.</w:t>
      </w:r>
      <w:r w:rsidRPr="001835AB">
        <w:rPr>
          <w:rFonts w:ascii="Times New Roman" w:eastAsia="Times New Roman" w:hAnsi="Times New Roman"/>
          <w:sz w:val="24"/>
          <w:rtl/>
          <w:lang w:eastAsia="he-IL"/>
        </w:rPr>
        <w:tab/>
        <w:t>לאחר כל ביקור באתר או במפעל היצרן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מצא אותן תואמות לתכניותיו ולתקנים מחייבים וכי בוצעו לשביעות רצונו.</w:t>
      </w:r>
    </w:p>
    <w:p w14:paraId="59701EFF"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ab/>
        <w:t xml:space="preserve">ללא דו"חות והצהרה אלה לא תשולם למתכנן יתרת שכרו עבור פיקוח עליון. </w:t>
      </w:r>
    </w:p>
    <w:p w14:paraId="3D61FC2C"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7313EE29"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ה.</w:t>
      </w:r>
      <w:r w:rsidRPr="001835AB">
        <w:rPr>
          <w:rFonts w:ascii="Times New Roman" w:eastAsia="Times New Roman" w:hAnsi="Times New Roman"/>
          <w:sz w:val="24"/>
          <w:rtl/>
          <w:lang w:eastAsia="he-IL"/>
        </w:rPr>
        <w:tab/>
        <w:t>יעוץ למזמין בדבר תפעול ואחזקת המתקן.</w:t>
      </w:r>
    </w:p>
    <w:p w14:paraId="5EA4945A" w14:textId="77777777" w:rsidR="001835AB" w:rsidRPr="001835AB" w:rsidRDefault="001835AB" w:rsidP="001835AB">
      <w:pPr>
        <w:widowControl w:val="0"/>
        <w:spacing w:before="0" w:beforeAutospacing="0" w:after="0" w:afterAutospacing="0" w:line="240" w:lineRule="auto"/>
        <w:ind w:left="2160" w:hanging="720"/>
        <w:jc w:val="both"/>
        <w:rPr>
          <w:rFonts w:ascii="Times New Roman" w:eastAsia="Times New Roman" w:hAnsi="Times New Roman"/>
          <w:sz w:val="24"/>
          <w:rtl/>
          <w:lang w:eastAsia="he-IL"/>
        </w:rPr>
      </w:pPr>
    </w:p>
    <w:p w14:paraId="6ADC2B77"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4.</w:t>
      </w:r>
      <w:r w:rsidRPr="001835AB">
        <w:rPr>
          <w:rFonts w:ascii="Times New Roman" w:eastAsia="Times New Roman" w:hAnsi="Times New Roman"/>
          <w:sz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וכך שניתן יהיה לבצע בהם תיקונים ושינויים. </w:t>
      </w:r>
    </w:p>
    <w:p w14:paraId="1B7C6E37"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4"/>
          <w:rtl/>
          <w:lang w:eastAsia="he-IL"/>
        </w:rPr>
      </w:pPr>
    </w:p>
    <w:p w14:paraId="0F9D02BC" w14:textId="77777777" w:rsidR="001835AB" w:rsidRPr="001835AB" w:rsidRDefault="001835AB" w:rsidP="001835AB">
      <w:pPr>
        <w:widowControl w:val="0"/>
        <w:spacing w:before="0" w:beforeAutospacing="0" w:after="0" w:afterAutospacing="0" w:line="240" w:lineRule="auto"/>
        <w:ind w:left="720" w:hanging="778"/>
        <w:jc w:val="both"/>
        <w:rPr>
          <w:rFonts w:ascii="Times New Roman" w:eastAsia="Times New Roman" w:hAnsi="Times New Roman"/>
          <w:sz w:val="24"/>
          <w:rtl/>
          <w:lang w:eastAsia="he-IL"/>
        </w:rPr>
      </w:pPr>
      <w:r w:rsidRPr="001835AB">
        <w:rPr>
          <w:rFonts w:ascii="Times New Roman" w:eastAsia="Times New Roman" w:hAnsi="Times New Roman"/>
          <w:sz w:val="24"/>
          <w:rtl/>
          <w:lang w:eastAsia="he-IL"/>
        </w:rPr>
        <w:t>5.</w:t>
      </w:r>
      <w:r w:rsidRPr="001835AB">
        <w:rPr>
          <w:rFonts w:ascii="Times New Roman" w:eastAsia="Times New Roman" w:hAnsi="Times New Roman"/>
          <w:sz w:val="24"/>
          <w:rtl/>
          <w:lang w:eastAsia="he-IL"/>
        </w:rPr>
        <w:tab/>
        <w:t>מזמין רשאי להזמין מהמתכנן את כל שלבי התכנון המפורטים בנספח זה ו/או חלק מהם ו/או שירותים נוספים מעבר להם.</w:t>
      </w:r>
    </w:p>
    <w:p w14:paraId="157E961B" w14:textId="77777777" w:rsidR="001835AB" w:rsidRPr="001835AB" w:rsidRDefault="001835AB" w:rsidP="001835AB">
      <w:pPr>
        <w:widowControl w:val="0"/>
        <w:spacing w:before="0" w:beforeAutospacing="0" w:after="0" w:afterAutospacing="0" w:line="240" w:lineRule="auto"/>
        <w:ind w:left="713" w:hanging="765"/>
        <w:rPr>
          <w:rFonts w:ascii="Times New Roman" w:eastAsia="Times New Roman" w:hAnsi="Times New Roman"/>
          <w:bCs/>
          <w:sz w:val="20"/>
          <w:u w:val="single"/>
          <w:rtl/>
          <w:lang w:eastAsia="he-IL"/>
        </w:rPr>
      </w:pPr>
      <w:r w:rsidRPr="001835AB">
        <w:rPr>
          <w:rFonts w:ascii="Times New Roman" w:eastAsia="Times New Roman" w:hAnsi="Times New Roman"/>
          <w:bCs/>
          <w:sz w:val="24"/>
          <w:u w:val="single"/>
          <w:rtl/>
          <w:lang w:eastAsia="he-IL"/>
        </w:rPr>
        <w:br w:type="page"/>
      </w:r>
    </w:p>
    <w:p w14:paraId="345138F1"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lastRenderedPageBreak/>
        <w:t xml:space="preserve">נספח </w:t>
      </w:r>
      <w:r w:rsidR="00E64AE3">
        <w:rPr>
          <w:rFonts w:ascii="Times New Roman" w:eastAsia="Times New Roman" w:hAnsi="Times New Roman" w:hint="cs"/>
          <w:bCs/>
          <w:sz w:val="20"/>
          <w:u w:val="single"/>
          <w:rtl/>
          <w:lang w:eastAsia="he-IL"/>
        </w:rPr>
        <w:t>"</w:t>
      </w:r>
      <w:r w:rsidRPr="001835AB">
        <w:rPr>
          <w:rFonts w:ascii="Times New Roman" w:eastAsia="Times New Roman" w:hAnsi="Times New Roman"/>
          <w:bCs/>
          <w:sz w:val="20"/>
          <w:u w:val="single"/>
          <w:rtl/>
          <w:lang w:eastAsia="he-IL"/>
        </w:rPr>
        <w:t>ג'</w:t>
      </w:r>
      <w:r w:rsidR="00E64AE3">
        <w:rPr>
          <w:rFonts w:ascii="Times New Roman" w:eastAsia="Times New Roman" w:hAnsi="Times New Roman" w:hint="cs"/>
          <w:bCs/>
          <w:sz w:val="20"/>
          <w:u w:val="single"/>
          <w:rtl/>
          <w:lang w:eastAsia="he-IL"/>
        </w:rPr>
        <w:t>'</w:t>
      </w:r>
    </w:p>
    <w:p w14:paraId="2B0232B2"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0E5F928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1835AB">
        <w:rPr>
          <w:rFonts w:ascii="Times New Roman" w:eastAsia="Times New Roman" w:hAnsi="Times New Roman"/>
          <w:bCs/>
          <w:sz w:val="20"/>
          <w:u w:val="single"/>
          <w:rtl/>
          <w:lang w:eastAsia="he-IL"/>
        </w:rPr>
        <w:t>לוח זמנים ושלבי עבודה</w:t>
      </w:r>
    </w:p>
    <w:p w14:paraId="03854A45"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Cs/>
          <w:sz w:val="20"/>
          <w:u w:val="single"/>
          <w:rtl/>
          <w:lang w:eastAsia="he-IL"/>
        </w:rPr>
      </w:pPr>
    </w:p>
    <w:p w14:paraId="2B7EEAE5"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bCs/>
          <w:sz w:val="20"/>
          <w:u w:val="single"/>
          <w:rtl/>
          <w:lang w:eastAsia="he-IL"/>
        </w:rPr>
      </w:pPr>
    </w:p>
    <w:p w14:paraId="3F062503"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לוח הזמנים לתכנון כל אחד מהשלבים של הפרויקט יהיה כפי שייקבע מעת לעת ע"י המנהל. לוח הזמנים לפיקוח העליון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ברציפות מתחילת ביצוע העבודות ועד להשלמתן כולל תקופת הבדק, ככל שיידרש ע"י המנהל.</w:t>
      </w:r>
    </w:p>
    <w:p w14:paraId="69C6CB6A"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0A768DDC"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המתכנן ימסור את התכניות לאישור המזמין בהתאם ללוח הזמנים והתכניות לא תיחשבנה כמושלמות עד לקבלת אישור המזמין.</w:t>
      </w:r>
    </w:p>
    <w:p w14:paraId="012CD711"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304345BF"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FD78E6D"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2B7FA901"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אם לא יקבע לוח זמנים במעמד חתימת החוזה יעביר המתכנן לוח זמנים ראשוני לאישור המנהל תוך 7 ימים ממועד החתימה.</w:t>
      </w:r>
    </w:p>
    <w:p w14:paraId="5B834C70"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5718484E" w14:textId="77777777" w:rsidR="001835AB" w:rsidRPr="001835AB" w:rsidRDefault="001835AB" w:rsidP="001835AB">
      <w:pPr>
        <w:widowControl w:val="0"/>
        <w:spacing w:before="0" w:beforeAutospacing="0" w:after="0" w:afterAutospacing="0" w:line="240" w:lineRule="auto"/>
        <w:jc w:val="both"/>
        <w:rPr>
          <w:rFonts w:ascii="Times New Roman" w:eastAsia="Times New Roman" w:hAnsi="Times New Roman"/>
          <w:sz w:val="20"/>
          <w:rtl/>
          <w:lang w:eastAsia="he-IL"/>
        </w:rPr>
      </w:pPr>
    </w:p>
    <w:p w14:paraId="599AB1CD"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sz w:val="20"/>
          <w:u w:val="single"/>
          <w:rtl/>
          <w:lang w:eastAsia="he-IL"/>
        </w:rPr>
        <w:br w:type="page"/>
      </w: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ד'</w:t>
      </w:r>
      <w:r w:rsidR="00E64AE3">
        <w:rPr>
          <w:rFonts w:ascii="Times New Roman" w:eastAsia="Times New Roman" w:hAnsi="Times New Roman" w:hint="cs"/>
          <w:bCs/>
          <w:sz w:val="24"/>
          <w:u w:val="single"/>
          <w:rtl/>
          <w:lang w:eastAsia="he-IL"/>
        </w:rPr>
        <w:t>'</w:t>
      </w:r>
    </w:p>
    <w:p w14:paraId="1EA3DAAB"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0F0899C1"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שכר המתכנן</w:t>
      </w:r>
    </w:p>
    <w:p w14:paraId="57FF4D7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784BAB97"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4"/>
          <w:u w:val="single"/>
          <w:rtl/>
          <w:lang w:eastAsia="he-IL"/>
        </w:rPr>
      </w:pPr>
    </w:p>
    <w:p w14:paraId="0A02A623"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תמורת ביצוע מלוא שרותי המתכנן, כמפורט בנספח ב'</w:t>
      </w:r>
      <w:r w:rsidRPr="001835AB">
        <w:rPr>
          <w:rFonts w:ascii="Times New Roman" w:eastAsia="Times New Roman" w:hAnsi="Times New Roman" w:hint="cs"/>
          <w:sz w:val="24"/>
          <w:rtl/>
          <w:lang w:eastAsia="he-IL"/>
        </w:rPr>
        <w:t xml:space="preserve"> ובנספח ח'</w:t>
      </w:r>
      <w:r w:rsidRPr="001835AB">
        <w:rPr>
          <w:rFonts w:ascii="Times New Roman" w:eastAsia="Times New Roman" w:hAnsi="Times New Roman"/>
          <w:sz w:val="24"/>
          <w:rtl/>
          <w:lang w:eastAsia="he-IL"/>
        </w:rPr>
        <w:t>, ישלם המזמין למתכנן את שכר המתכנן בשעורים כדלקמן:</w:t>
      </w:r>
    </w:p>
    <w:p w14:paraId="22AC3DF2" w14:textId="77777777"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lang w:eastAsia="he-IL"/>
        </w:rPr>
        <w:t>1.1</w:t>
      </w:r>
      <w:r w:rsidRPr="001835AB">
        <w:rPr>
          <w:rFonts w:ascii="Times New Roman" w:eastAsia="Times New Roman" w:hAnsi="Times New Roman"/>
          <w:sz w:val="24"/>
          <w:lang w:eastAsia="he-IL"/>
        </w:rPr>
        <w:tab/>
      </w:r>
      <w:r w:rsidRPr="001835AB">
        <w:rPr>
          <w:rFonts w:ascii="Times New Roman" w:eastAsia="Times New Roman" w:hAnsi="Times New Roman"/>
          <w:sz w:val="24"/>
          <w:rtl/>
          <w:lang w:eastAsia="he-IL"/>
        </w:rPr>
        <w:t xml:space="preserve">סכום קבוע ומוחלט של </w:t>
      </w:r>
      <w:r w:rsidRPr="001835AB">
        <w:rPr>
          <w:rFonts w:ascii="Times New Roman" w:eastAsia="Times New Roman" w:hAnsi="Times New Roman" w:hint="cs"/>
          <w:sz w:val="24"/>
          <w:rtl/>
          <w:lang w:eastAsia="he-IL"/>
        </w:rPr>
        <w:t>________________</w:t>
      </w:r>
      <w:r w:rsidRPr="001835AB">
        <w:rPr>
          <w:rFonts w:ascii="Times New Roman" w:eastAsia="Times New Roman" w:hAnsi="Times New Roman"/>
          <w:sz w:val="24"/>
          <w:rtl/>
          <w:lang w:eastAsia="he-IL"/>
        </w:rPr>
        <w:t xml:space="preserve">לא כולל מע"מ לכל יחידת </w:t>
      </w:r>
      <w:r w:rsidRPr="001835AB">
        <w:rPr>
          <w:rFonts w:ascii="Times New Roman" w:eastAsia="Times New Roman" w:hAnsi="Times New Roman" w:hint="cs"/>
          <w:sz w:val="24"/>
          <w:rtl/>
          <w:lang w:eastAsia="he-IL"/>
        </w:rPr>
        <w:t>מעלית</w:t>
      </w:r>
      <w:r w:rsidRPr="001835AB">
        <w:rPr>
          <w:rFonts w:ascii="Times New Roman" w:eastAsia="Times New Roman" w:hAnsi="Times New Roman"/>
          <w:sz w:val="24"/>
          <w:lang w:eastAsia="he-IL"/>
        </w:rPr>
        <w:t>.</w:t>
      </w:r>
    </w:p>
    <w:p w14:paraId="44D12D5A" w14:textId="77777777" w:rsidR="001835AB" w:rsidRPr="001835AB" w:rsidRDefault="001835AB" w:rsidP="001835AB">
      <w:pPr>
        <w:widowControl w:val="0"/>
        <w:spacing w:before="120" w:beforeAutospacing="0" w:after="60" w:afterAutospacing="0" w:line="240" w:lineRule="auto"/>
        <w:ind w:left="1440" w:right="-181"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t>1.2</w:t>
      </w:r>
      <w:r w:rsidRPr="001835AB">
        <w:rPr>
          <w:rFonts w:ascii="Times New Roman" w:eastAsia="Times New Roman" w:hAnsi="Times New Roman"/>
          <w:sz w:val="24"/>
          <w:rtl/>
          <w:lang w:eastAsia="he-IL"/>
        </w:rPr>
        <w:tab/>
        <w:t xml:space="preserve">סכום קבוע ומוחלט </w:t>
      </w:r>
      <w:r w:rsidRPr="001835AB">
        <w:rPr>
          <w:rFonts w:ascii="Times New Roman" w:eastAsia="Times New Roman" w:hAnsi="Times New Roman" w:hint="cs"/>
          <w:sz w:val="24"/>
          <w:rtl/>
          <w:lang w:eastAsia="he-IL"/>
        </w:rPr>
        <w:t>__________________</w:t>
      </w:r>
      <w:r w:rsidRPr="001835AB">
        <w:rPr>
          <w:rFonts w:ascii="Times New Roman" w:eastAsia="Times New Roman" w:hAnsi="Times New Roman"/>
          <w:sz w:val="24"/>
          <w:rtl/>
          <w:lang w:eastAsia="he-IL"/>
        </w:rPr>
        <w:t>לא כולל מע"מ מעלית במבנה חוזר.</w:t>
      </w:r>
    </w:p>
    <w:p w14:paraId="27C5B7A1"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p>
    <w:p w14:paraId="67225E79"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rPr>
      </w:pPr>
      <w:r w:rsidRPr="001835AB">
        <w:rPr>
          <w:rFonts w:ascii="Times New Roman" w:eastAsia="Times New Roman" w:hAnsi="Times New Roman"/>
          <w:sz w:val="24"/>
          <w:rtl/>
        </w:rPr>
        <w:t xml:space="preserve">הסכום המפורט בסעיף 1 לעיל יהיה צמוד למדד המחירים לצרכן  בגין חודש ליום </w:t>
      </w:r>
    </w:p>
    <w:p w14:paraId="2C8F30A2" w14:textId="77777777" w:rsidR="001835AB" w:rsidRPr="001835AB" w:rsidRDefault="001835AB" w:rsidP="001835AB">
      <w:pPr>
        <w:widowControl w:val="0"/>
        <w:spacing w:before="0" w:beforeAutospacing="0" w:after="0" w:afterAutospacing="0" w:line="240" w:lineRule="auto"/>
        <w:ind w:left="720" w:right="720"/>
        <w:jc w:val="both"/>
        <w:rPr>
          <w:rFonts w:ascii="Times New Roman" w:eastAsia="Times New Roman" w:hAnsi="Times New Roman"/>
          <w:sz w:val="20"/>
          <w:rtl/>
          <w:lang w:eastAsia="he-IL"/>
        </w:rPr>
      </w:pPr>
      <w:r w:rsidRPr="001835AB">
        <w:rPr>
          <w:rFonts w:ascii="Times New Roman" w:eastAsia="Times New Roman" w:hAnsi="Times New Roman"/>
          <w:sz w:val="24"/>
          <w:rtl/>
        </w:rPr>
        <w:br/>
      </w:r>
      <w:r w:rsidRPr="001835AB">
        <w:rPr>
          <w:rFonts w:ascii="Times New Roman" w:eastAsia="Times New Roman" w:hAnsi="Times New Roman"/>
          <w:sz w:val="20"/>
          <w:rtl/>
          <w:lang w:eastAsia="he-IL"/>
        </w:rPr>
        <w:t>בסעיף זה:</w:t>
      </w:r>
    </w:p>
    <w:p w14:paraId="0C49872E"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7BD39865"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 xml:space="preserve">מבנה ראשוני </w:t>
      </w:r>
      <w:r w:rsidRPr="001835AB">
        <w:rPr>
          <w:rFonts w:ascii="Times New Roman" w:eastAsia="Times New Roman" w:hAnsi="Times New Roman" w:hint="cs"/>
          <w:sz w:val="20"/>
          <w:rtl/>
          <w:lang w:eastAsia="he-IL"/>
        </w:rPr>
        <w:t>-</w:t>
      </w:r>
      <w:r w:rsidRPr="001835AB">
        <w:rPr>
          <w:rFonts w:ascii="Times New Roman" w:eastAsia="Times New Roman" w:hAnsi="Times New Roman"/>
          <w:sz w:val="20"/>
          <w:rtl/>
          <w:lang w:eastAsia="he-IL"/>
        </w:rPr>
        <w:t xml:space="preserve"> מבנה שהוקם לראשונה עפ"י תכניותיו של המתכנן.</w:t>
      </w:r>
    </w:p>
    <w:p w14:paraId="7F8A4CBB"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77AE8D74"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מבנה חוזר – מבנה נוסף המוקם בשלמותו או בחלקו עפ"י תכניותיו של המתכנן ביחס למבנה ראשוני, על אותו מגרש או במגרש אחר, בין אם על פי תכניות קיימות על כל פרטיהן ובין אם לצורך הקמתו התבקש המתכנן להכניס שנויים והתאמות בתכניות הקיימות כגון: התאמת התכנון לשינויים בחוקים, בתקנות ובתקנים ו/או שינויים בהנחיות הרשויות המוסמכות, תמונת ראי, קומת עמודים, התאמה למרתפים, תוספת ו/או הפחתת עד שתי קומות טיפוסיות, שנויים קלים במידות.</w:t>
      </w:r>
    </w:p>
    <w:p w14:paraId="7E758E27" w14:textId="77777777" w:rsidR="001835AB" w:rsidRPr="001835AB" w:rsidRDefault="001835AB" w:rsidP="001835AB">
      <w:pPr>
        <w:widowControl w:val="0"/>
        <w:spacing w:before="0" w:beforeAutospacing="0" w:after="0" w:afterAutospacing="0" w:line="240" w:lineRule="auto"/>
        <w:ind w:left="720" w:firstLine="720"/>
        <w:rPr>
          <w:rFonts w:ascii="Times New Roman" w:eastAsia="Times New Roman" w:hAnsi="Times New Roman"/>
          <w:sz w:val="24"/>
          <w:rtl/>
          <w:lang w:eastAsia="he-IL"/>
        </w:rPr>
      </w:pPr>
    </w:p>
    <w:p w14:paraId="7EDB6779" w14:textId="77777777" w:rsidR="001835AB" w:rsidRPr="001835AB" w:rsidRDefault="001835AB" w:rsidP="001835AB">
      <w:pPr>
        <w:widowControl w:val="0"/>
        <w:numPr>
          <w:ilvl w:val="0"/>
          <w:numId w:val="26"/>
        </w:numPr>
        <w:spacing w:before="0" w:beforeAutospacing="0" w:after="0" w:afterAutospacing="0" w:line="240" w:lineRule="auto"/>
        <w:rPr>
          <w:rFonts w:ascii="Times New Roman" w:eastAsia="Times New Roman" w:hAnsi="Times New Roman"/>
          <w:sz w:val="24"/>
          <w:lang w:eastAsia="he-IL"/>
        </w:rPr>
      </w:pPr>
      <w:r w:rsidRPr="001835AB">
        <w:rPr>
          <w:rFonts w:ascii="Times New Roman" w:eastAsia="Times New Roman" w:hAnsi="Times New Roman"/>
          <w:sz w:val="24"/>
          <w:rtl/>
          <w:lang w:eastAsia="he-IL"/>
        </w:rPr>
        <w:t xml:space="preserve">הסכום המפורט בסעיף 1.1 לעיל יהיה צמוד ל- </w:t>
      </w:r>
      <w:r w:rsidRPr="001835AB">
        <w:rPr>
          <w:rFonts w:ascii="Times New Roman" w:eastAsia="Times New Roman" w:hAnsi="Times New Roman"/>
          <w:color w:val="333399"/>
          <w:sz w:val="24"/>
          <w:rtl/>
          <w:lang w:eastAsia="he-IL"/>
        </w:rPr>
        <w:t>&lt;</w:t>
      </w:r>
      <w:sdt>
        <w:sdtPr>
          <w:rPr>
            <w:rFonts w:ascii="Times New Roman" w:eastAsia="Times New Roman" w:hAnsi="Times New Roman"/>
            <w:color w:val="333399"/>
            <w:sz w:val="24"/>
            <w:rtl/>
            <w:lang w:eastAsia="he-IL"/>
          </w:rPr>
          <w:alias w:val="סוג מדד כותרת"/>
          <w:tag w:val="cntMadadTypeTitle"/>
          <w:id w:val="2045785575"/>
          <w:placeholder>
            <w:docPart w:val="62E35420215B4011A21F6B68A2033B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4" w:author="Kook Sec" w:date="2020-06-09T16:36:00Z">
            <w:r w:rsidR="006231A7">
              <w:rPr>
                <w:rFonts w:ascii="Times New Roman" w:eastAsia="Times New Roman" w:hAnsi="Times New Roman" w:hint="cs"/>
                <w:color w:val="333399"/>
                <w:sz w:val="24"/>
                <w:rtl/>
                <w:lang w:eastAsia="he-IL"/>
              </w:rPr>
              <w:t>שקל חדש</w:t>
            </w:r>
          </w:ins>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גין/ידוע - כותרת"/>
          <w:tag w:val="cntIsKnownTitle"/>
          <w:id w:val="-1611890786"/>
          <w:placeholder>
            <w:docPart w:val="0D11EEED53074232B641082A9FE2721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D12751" w:rsidRPr="00E64AE3">
            <w:rPr>
              <w:rStyle w:val="AutoFieldsChar"/>
              <w:color w:val="00B0F0"/>
              <w:rtl/>
            </w:rPr>
            <w:t>[מדד בגין/ידוע - כותרת]</w:t>
          </w:r>
        </w:sdtContent>
      </w:sdt>
      <w:r w:rsidRPr="001835AB">
        <w:rPr>
          <w:rFonts w:ascii="Times New Roman" w:eastAsia="Times New Roman" w:hAnsi="Times New Roman"/>
          <w:color w:val="333399"/>
          <w:sz w:val="24"/>
          <w:rtl/>
          <w:lang w:eastAsia="he-IL"/>
        </w:rPr>
        <w:t xml:space="preserve"> </w:t>
      </w:r>
      <w:sdt>
        <w:sdtPr>
          <w:rPr>
            <w:rFonts w:ascii="Times New Roman" w:eastAsia="Times New Roman" w:hAnsi="Times New Roman"/>
            <w:color w:val="333399"/>
            <w:sz w:val="24"/>
            <w:rtl/>
            <w:lang w:eastAsia="he-IL"/>
          </w:rPr>
          <w:alias w:val="מדד בסיס"/>
          <w:tag w:val="cntMadadBase"/>
          <w:id w:val="-1637714396"/>
          <w:placeholder>
            <w:docPart w:val="13B752DADF404318B26FEECA9B7751B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D12751" w:rsidRPr="00E64AE3">
            <w:rPr>
              <w:rStyle w:val="AutoFieldsChar"/>
              <w:color w:val="00B0F0"/>
              <w:rtl/>
            </w:rPr>
            <w:t>[מדד בסיס]</w:t>
          </w:r>
        </w:sdtContent>
      </w:sdt>
      <w:r w:rsidRPr="001835AB">
        <w:rPr>
          <w:rFonts w:ascii="Times New Roman" w:eastAsia="Times New Roman" w:hAnsi="Times New Roman"/>
          <w:sz w:val="24"/>
          <w:rtl/>
          <w:lang w:eastAsia="he-IL"/>
        </w:rPr>
        <w:t xml:space="preserve">  העומד על </w:t>
      </w:r>
      <w:sdt>
        <w:sdtPr>
          <w:rPr>
            <w:rFonts w:ascii="Times New Roman" w:eastAsia="Times New Roman" w:hAnsi="Times New Roman"/>
            <w:color w:val="333399"/>
            <w:sz w:val="24"/>
            <w:rtl/>
            <w:lang w:eastAsia="he-IL"/>
          </w:rPr>
          <w:alias w:val="נקודות מדד"/>
          <w:tag w:val="cntMadadPoints"/>
          <w:id w:val="-897595805"/>
          <w:placeholder>
            <w:docPart w:val="D85235A1B81543B1A28ABA672848DB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D12751" w:rsidRPr="00E64AE3">
            <w:rPr>
              <w:rStyle w:val="AutoFieldsChar"/>
              <w:color w:val="00B0F0"/>
              <w:rtl/>
            </w:rPr>
            <w:t>[נקודות מדד]</w:t>
          </w:r>
        </w:sdtContent>
      </w:sdt>
      <w:r w:rsidRPr="001835AB">
        <w:rPr>
          <w:rFonts w:ascii="Times New Roman" w:eastAsia="Times New Roman" w:hAnsi="Times New Roman"/>
          <w:sz w:val="24"/>
          <w:rtl/>
          <w:lang w:eastAsia="he-IL"/>
        </w:rPr>
        <w:t xml:space="preserve"> נקודות עד למדד הידוע ביום הגשת כל חשבון.</w:t>
      </w:r>
    </w:p>
    <w:p w14:paraId="421D9028" w14:textId="77777777" w:rsidR="001835AB" w:rsidRPr="001835AB" w:rsidRDefault="001835AB" w:rsidP="001835AB">
      <w:pPr>
        <w:widowControl w:val="0"/>
        <w:spacing w:before="0" w:beforeAutospacing="0" w:after="0" w:afterAutospacing="0" w:line="240" w:lineRule="auto"/>
        <w:ind w:left="720"/>
        <w:jc w:val="both"/>
        <w:rPr>
          <w:rFonts w:ascii="Times New Roman" w:eastAsia="Times New Roman" w:hAnsi="Times New Roman"/>
          <w:sz w:val="24"/>
          <w:rtl/>
          <w:lang w:eastAsia="he-IL"/>
        </w:rPr>
      </w:pPr>
    </w:p>
    <w:p w14:paraId="03302A79" w14:textId="77777777" w:rsidR="001835AB" w:rsidRPr="001835AB" w:rsidRDefault="001835AB" w:rsidP="001835AB">
      <w:pPr>
        <w:widowControl w:val="0"/>
        <w:spacing w:before="0" w:beforeAutospacing="0" w:after="0" w:afterAutospacing="0" w:line="240" w:lineRule="auto"/>
        <w:ind w:left="84" w:right="84" w:hanging="84"/>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למען הסר ספק:</w:t>
      </w:r>
    </w:p>
    <w:p w14:paraId="69DA128F" w14:textId="77777777" w:rsidR="001835AB" w:rsidRPr="001835AB" w:rsidRDefault="001835AB" w:rsidP="001835AB">
      <w:pPr>
        <w:widowControl w:val="0"/>
        <w:spacing w:before="0" w:beforeAutospacing="0" w:after="0" w:afterAutospacing="0" w:line="240" w:lineRule="auto"/>
        <w:ind w:left="2160" w:right="2160" w:hanging="720"/>
        <w:jc w:val="both"/>
        <w:rPr>
          <w:rFonts w:ascii="Times New Roman" w:eastAsia="Times New Roman" w:hAnsi="Times New Roman"/>
          <w:sz w:val="20"/>
          <w:rtl/>
          <w:lang w:eastAsia="he-IL"/>
        </w:rPr>
      </w:pPr>
    </w:p>
    <w:p w14:paraId="6E06F767"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3.1</w:t>
      </w:r>
      <w:r w:rsidRPr="001835AB">
        <w:rPr>
          <w:rFonts w:ascii="Times New Roman" w:eastAsia="Times New Roman" w:hAnsi="Times New Roman"/>
          <w:sz w:val="20"/>
          <w:rtl/>
          <w:lang w:eastAsia="he-IL"/>
        </w:rPr>
        <w:tab/>
        <w:t>שכר המתכנן יחושב על פי כמות הבניינים שבתכנון ושבהם מעליות ושבכוונת המ</w:t>
      </w:r>
      <w:r w:rsidR="00E64AE3">
        <w:rPr>
          <w:rFonts w:ascii="Times New Roman" w:eastAsia="Times New Roman" w:hAnsi="Times New Roman"/>
          <w:sz w:val="20"/>
          <w:rtl/>
          <w:lang w:eastAsia="he-IL"/>
        </w:rPr>
        <w:t>זמין לבצעם בכל קטע וקטע של הפרו</w:t>
      </w:r>
      <w:r w:rsidRPr="001835AB">
        <w:rPr>
          <w:rFonts w:ascii="Times New Roman" w:eastAsia="Times New Roman" w:hAnsi="Times New Roman"/>
          <w:sz w:val="20"/>
          <w:rtl/>
          <w:lang w:eastAsia="he-IL"/>
        </w:rPr>
        <w:t>יקט במועדו (לשם ההמחשה: אם בקטע א' בכוונת המזמין לבצע בנין אחד בו זוג מעליות, והמתכנן נדרש לתכנן להקמת זוג מעליות, יהיה חייב המזמין בתשלום עבור אותן מעליות בלבד, גם אם התכנון יתאים לקטעים הבאים), באופן ששכר המתכנן ישולם לשיעורין כנגד גמר כל קטע וקטע, ביחס לשירותי התכנון שניתנו באותו הקטע אין באמור לגרוע מחובת המתכנן לבדוק ולוודא התאמת תכנון המבנים להעמדה על מגרשים בקטעים הבאים.</w:t>
      </w:r>
    </w:p>
    <w:p w14:paraId="1C4E1A2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7B4D83F5" w14:textId="77777777" w:rsidR="001835AB" w:rsidRPr="001835AB" w:rsidRDefault="001835AB" w:rsidP="001835AB">
      <w:pPr>
        <w:widowControl w:val="0"/>
        <w:spacing w:before="0" w:beforeAutospacing="0" w:after="0" w:afterAutospacing="0" w:line="240" w:lineRule="auto"/>
        <w:ind w:left="144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3.2</w:t>
      </w:r>
      <w:r w:rsidRPr="001835AB">
        <w:rPr>
          <w:rFonts w:ascii="Times New Roman" w:eastAsia="Times New Roman" w:hAnsi="Times New Roman"/>
          <w:sz w:val="20"/>
          <w:rtl/>
          <w:lang w:eastAsia="he-IL"/>
        </w:rPr>
        <w:tab/>
        <w:t>מובהר כי שכר המתכנן ליח"ד ומועדי התשלום הינם סופיים ומוחלטים, והם לא ישתנו מכל גורם שהוא, לרבות ומבלי לפגוע בכלליות האמו</w:t>
      </w:r>
      <w:r w:rsidR="00E64AE3">
        <w:rPr>
          <w:rFonts w:ascii="Times New Roman" w:eastAsia="Times New Roman" w:hAnsi="Times New Roman"/>
          <w:sz w:val="20"/>
          <w:rtl/>
          <w:lang w:eastAsia="he-IL"/>
        </w:rPr>
        <w:t>ר לעיל, הקטנת מספר המבנים בפרוי</w:t>
      </w:r>
      <w:r w:rsidRPr="001835AB">
        <w:rPr>
          <w:rFonts w:ascii="Times New Roman" w:eastAsia="Times New Roman" w:hAnsi="Times New Roman"/>
          <w:sz w:val="20"/>
          <w:rtl/>
          <w:lang w:eastAsia="he-IL"/>
        </w:rPr>
        <w:t>קט, כמות טיפוסי המעליות שיוזמנו ע"י המזמין, קצב הבניה, צורת ביצוע הבניה (קונבנציונלי ו/או טרומי ו/או מתועש), ו/או מידת, אופי וסוג השינויים שידרשו ע"י המזמין.</w:t>
      </w:r>
    </w:p>
    <w:p w14:paraId="67CC46A3"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lang w:eastAsia="he-IL"/>
        </w:rPr>
      </w:pPr>
    </w:p>
    <w:p w14:paraId="22BEC624" w14:textId="77777777" w:rsidR="001835AB" w:rsidRPr="001835AB" w:rsidRDefault="001835AB" w:rsidP="001835AB">
      <w:pPr>
        <w:widowControl w:val="0"/>
        <w:spacing w:before="0" w:beforeAutospacing="0" w:after="0" w:afterAutospacing="0" w:line="240" w:lineRule="auto"/>
        <w:ind w:right="720" w:firstLine="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3.3</w:t>
      </w:r>
      <w:r w:rsidRPr="001835AB">
        <w:rPr>
          <w:rFonts w:ascii="Times New Roman" w:eastAsia="Times New Roman" w:hAnsi="Times New Roman"/>
          <w:sz w:val="20"/>
          <w:rtl/>
          <w:lang w:eastAsia="he-IL"/>
        </w:rPr>
        <w:tab/>
        <w:t>שכר המתכנן כולל את כל המפורט בחוזה על כל נספחיו, לרבות נספח ב'.</w:t>
      </w:r>
    </w:p>
    <w:p w14:paraId="0BC40E46"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7B6459EF"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בנוסף לכל תשלום ישולם למתכנן מע"מ כשיעורו בחוק וזאת כנגד המצאת חשבונית מס כדין, למועד תשלום המע"מ ע"י המתכנן והמצאת כל אישור נוסף ע"פ על דין, לרבות אשור על נ</w:t>
      </w:r>
      <w:r w:rsidR="00E64AE3">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הול ספרים ואשור על ניכוי מס במקור.</w:t>
      </w:r>
    </w:p>
    <w:p w14:paraId="53DB231A"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p>
    <w:p w14:paraId="18DE9143" w14:textId="77777777" w:rsidR="001835AB" w:rsidRPr="001835AB" w:rsidRDefault="001835AB" w:rsidP="001835AB">
      <w:pPr>
        <w:widowControl w:val="0"/>
        <w:spacing w:before="0" w:beforeAutospacing="0" w:after="0" w:afterAutospacing="0" w:line="240" w:lineRule="auto"/>
        <w:ind w:left="720"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2D7771A3"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5A4F39D4" w14:textId="77777777" w:rsidR="001835AB" w:rsidRPr="001835AB" w:rsidRDefault="001835AB" w:rsidP="001835AB">
      <w:pPr>
        <w:widowControl w:val="0"/>
        <w:spacing w:before="0" w:beforeAutospacing="0" w:after="0" w:afterAutospacing="0" w:line="240" w:lineRule="auto"/>
        <w:ind w:right="720" w:hanging="720"/>
        <w:jc w:val="both"/>
        <w:rPr>
          <w:rFonts w:ascii="Times New Roman" w:eastAsia="Times New Roman" w:hAnsi="Times New Roman"/>
          <w:sz w:val="20"/>
          <w:rtl/>
          <w:lang w:eastAsia="he-IL"/>
        </w:rPr>
      </w:pPr>
    </w:p>
    <w:p w14:paraId="2C6A5C06"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r w:rsidRPr="001835AB">
        <w:rPr>
          <w:rFonts w:ascii="Times New Roman" w:eastAsia="Times New Roman" w:hAnsi="Times New Roman"/>
          <w:sz w:val="24"/>
          <w:rtl/>
          <w:lang w:eastAsia="he-IL"/>
        </w:rPr>
        <w:br w:type="page"/>
      </w:r>
    </w:p>
    <w:p w14:paraId="07591C23"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lastRenderedPageBreak/>
        <w:t xml:space="preserve">נספח </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ה</w:t>
      </w:r>
      <w:r w:rsidR="00E64AE3">
        <w:rPr>
          <w:rFonts w:ascii="Times New Roman" w:eastAsia="Times New Roman" w:hAnsi="Times New Roman" w:hint="cs"/>
          <w:bCs/>
          <w:sz w:val="24"/>
          <w:u w:val="single"/>
          <w:rtl/>
          <w:lang w:eastAsia="he-IL"/>
        </w:rPr>
        <w:t>'</w:t>
      </w:r>
      <w:r w:rsidRPr="001835AB">
        <w:rPr>
          <w:rFonts w:ascii="Times New Roman" w:eastAsia="Times New Roman" w:hAnsi="Times New Roman"/>
          <w:bCs/>
          <w:sz w:val="24"/>
          <w:u w:val="single"/>
          <w:rtl/>
          <w:lang w:eastAsia="he-IL"/>
        </w:rPr>
        <w:t>'</w:t>
      </w:r>
    </w:p>
    <w:p w14:paraId="009928E9"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0EC31CFB" w14:textId="77777777" w:rsidR="001835AB" w:rsidRPr="001835AB" w:rsidRDefault="001835AB" w:rsidP="001835AB">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r w:rsidRPr="001835AB">
        <w:rPr>
          <w:rFonts w:ascii="Times New Roman" w:eastAsia="Times New Roman" w:hAnsi="Times New Roman"/>
          <w:bCs/>
          <w:sz w:val="24"/>
          <w:u w:val="single"/>
          <w:rtl/>
          <w:lang w:eastAsia="he-IL"/>
        </w:rPr>
        <w:t>תשלומי שכר המתכנן</w:t>
      </w:r>
    </w:p>
    <w:p w14:paraId="6E3B94B6"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u w:val="single"/>
          <w:rtl/>
          <w:lang w:eastAsia="he-IL"/>
        </w:rPr>
      </w:pPr>
    </w:p>
    <w:p w14:paraId="7EC4F30D" w14:textId="77777777" w:rsidR="001835AB" w:rsidRPr="001835AB" w:rsidRDefault="001835AB" w:rsidP="001835AB">
      <w:pPr>
        <w:widowControl w:val="0"/>
        <w:spacing w:before="0" w:beforeAutospacing="0" w:after="0" w:afterAutospacing="0" w:line="240" w:lineRule="auto"/>
        <w:ind w:left="720"/>
        <w:rPr>
          <w:rFonts w:ascii="Times New Roman" w:eastAsia="Times New Roman" w:hAnsi="Times New Roman"/>
          <w:sz w:val="24"/>
          <w:rtl/>
          <w:lang w:eastAsia="he-IL"/>
        </w:rPr>
      </w:pPr>
    </w:p>
    <w:p w14:paraId="64AD35BA" w14:textId="77777777" w:rsidR="001835AB" w:rsidRPr="001835AB" w:rsidRDefault="001835AB" w:rsidP="001835AB">
      <w:pPr>
        <w:widowControl w:val="0"/>
        <w:numPr>
          <w:ilvl w:val="0"/>
          <w:numId w:val="14"/>
        </w:numPr>
        <w:spacing w:before="0" w:beforeAutospacing="0" w:after="0" w:afterAutospacing="0" w:line="240" w:lineRule="auto"/>
        <w:rPr>
          <w:rFonts w:ascii="Times New Roman" w:eastAsia="Times New Roman" w:hAnsi="Times New Roman"/>
          <w:sz w:val="24"/>
          <w:rtl/>
          <w:lang w:eastAsia="he-IL"/>
        </w:rPr>
      </w:pPr>
      <w:r w:rsidRPr="001835AB">
        <w:rPr>
          <w:rFonts w:ascii="Times New Roman" w:eastAsia="Times New Roman" w:hAnsi="Times New Roman"/>
          <w:sz w:val="24"/>
          <w:rtl/>
          <w:lang w:eastAsia="he-IL"/>
        </w:rPr>
        <w:t>שכר המתכנן ישולם לשיעורין כנגד גמר כל שלב ושלב של שרותי המתכנן כמוגדר בחוזה לרבות בנספחים ב' ו- ח' כדלקמן:</w:t>
      </w:r>
      <w:r w:rsidRPr="001835AB">
        <w:rPr>
          <w:rFonts w:ascii="Times New Roman" w:eastAsia="Times New Roman" w:hAnsi="Times New Roman"/>
          <w:sz w:val="24"/>
          <w:rtl/>
          <w:lang w:eastAsia="he-IL"/>
        </w:rPr>
        <w:br/>
      </w:r>
    </w:p>
    <w:p w14:paraId="63F31216"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ראשוני</w:t>
      </w:r>
    </w:p>
    <w:p w14:paraId="7F09B6F2"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32BC63C4"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גמר התכנון המוקדם, ואישור עבודות שלב זה על ידי המזמין</w:t>
      </w:r>
      <w:r w:rsidRPr="001835AB">
        <w:rPr>
          <w:rFonts w:ascii="Times New Roman" w:eastAsia="Times New Roman" w:hAnsi="Times New Roman"/>
          <w:sz w:val="24"/>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sz w:val="24"/>
          <w:rtl/>
        </w:rPr>
        <w:t>10%</w:t>
      </w:r>
    </w:p>
    <w:p w14:paraId="004C27CE"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לאחר גמר התכנון הסופי, ואישור עבודות שלב זה על ידי המזמין</w:t>
      </w:r>
      <w:r w:rsidR="00E64AE3">
        <w:rPr>
          <w:rFonts w:ascii="Times New Roman" w:eastAsia="Times New Roman" w:hAnsi="Times New Roman" w:hint="cs"/>
          <w:sz w:val="24"/>
          <w:rtl/>
        </w:rPr>
        <w:t xml:space="preserve"> </w:t>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15%</w:t>
      </w:r>
    </w:p>
    <w:p w14:paraId="049FB5E6"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3F4502">
        <w:rPr>
          <w:rFonts w:ascii="Times New Roman" w:eastAsia="Times New Roman" w:hAnsi="Times New Roman"/>
          <w:sz w:val="24"/>
          <w:u w:val="dotted"/>
          <w:rtl/>
        </w:rPr>
        <w:tab/>
      </w:r>
      <w:r w:rsidRPr="001835AB">
        <w:rPr>
          <w:rFonts w:ascii="Times New Roman" w:eastAsia="Times New Roman" w:hAnsi="Times New Roman"/>
          <w:sz w:val="24"/>
          <w:rtl/>
        </w:rPr>
        <w:t>8%</w:t>
      </w:r>
    </w:p>
    <w:p w14:paraId="7E11E48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התכנון המפורט והמכרזים, ואישור עבודות שלב זה</w:t>
      </w:r>
    </w:p>
    <w:p w14:paraId="0F795BE3"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על ידי המזמין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25</w:t>
      </w:r>
      <w:r w:rsidRPr="001835AB">
        <w:rPr>
          <w:rFonts w:ascii="Times New Roman" w:eastAsia="Times New Roman" w:hAnsi="Times New Roman"/>
          <w:sz w:val="24"/>
          <w:rtl/>
        </w:rPr>
        <w:t>%</w:t>
      </w:r>
    </w:p>
    <w:p w14:paraId="3DC6C764"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ה.</w:t>
      </w:r>
      <w:r w:rsidRPr="001835AB">
        <w:rPr>
          <w:rFonts w:ascii="Times New Roman" w:eastAsia="Times New Roman" w:hAnsi="Times New Roman"/>
          <w:sz w:val="24"/>
          <w:rtl/>
        </w:rPr>
        <w:tab/>
        <w:t>לאחר גמר הוצאת תכניות לבצוע</w:t>
      </w:r>
      <w:r w:rsidRPr="001835AB">
        <w:rPr>
          <w:rFonts w:ascii="Times New Roman" w:eastAsia="Times New Roman" w:hAnsi="Times New Roman"/>
          <w:sz w:val="24"/>
          <w:rtl/>
        </w:rPr>
        <w:tab/>
      </w:r>
      <w:r w:rsidRPr="001835AB">
        <w:rPr>
          <w:rFonts w:ascii="Times New Roman" w:eastAsia="Times New Roman" w:hAnsi="Times New Roman" w:hint="cs"/>
          <w:sz w:val="24"/>
          <w:rtl/>
        </w:rPr>
        <w:t>ואישור ציוד הספק</w:t>
      </w:r>
      <w:r w:rsidRPr="003F4502">
        <w:rPr>
          <w:rFonts w:ascii="Times New Roman" w:eastAsia="Times New Roman" w:hAnsi="Times New Roman"/>
          <w:sz w:val="24"/>
          <w:u w:val="dotted"/>
          <w:rtl/>
        </w:rPr>
        <w:tab/>
      </w:r>
      <w:r w:rsidR="00E64AE3"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003F4502">
        <w:rPr>
          <w:rFonts w:ascii="Times New Roman" w:eastAsia="Times New Roman" w:hAnsi="Times New Roman"/>
          <w:sz w:val="24"/>
          <w:rtl/>
        </w:rPr>
        <w:t>12%</w:t>
      </w:r>
    </w:p>
    <w:p w14:paraId="0DDC1C73"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ו.</w:t>
      </w:r>
      <w:r w:rsidRPr="001835AB">
        <w:rPr>
          <w:rFonts w:ascii="Times New Roman" w:eastAsia="Times New Roman" w:hAnsi="Times New Roman"/>
          <w:sz w:val="24"/>
          <w:rtl/>
        </w:rPr>
        <w:tab/>
        <w:t>במהלך בצוע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00E64AE3" w:rsidRPr="003F4502">
        <w:rPr>
          <w:rFonts w:ascii="Times New Roman" w:eastAsia="Times New Roman" w:hAnsi="Times New Roman" w:hint="cs"/>
          <w:sz w:val="24"/>
          <w:u w:val="dotted"/>
          <w:rtl/>
        </w:rPr>
        <w:t xml:space="preserve">             </w:t>
      </w:r>
      <w:r w:rsidRPr="001835AB">
        <w:rPr>
          <w:rFonts w:ascii="Times New Roman" w:eastAsia="Times New Roman" w:hAnsi="Times New Roman" w:hint="cs"/>
          <w:sz w:val="24"/>
          <w:rtl/>
        </w:rPr>
        <w:t>20</w:t>
      </w:r>
      <w:r w:rsidRPr="001835AB">
        <w:rPr>
          <w:rFonts w:ascii="Times New Roman" w:eastAsia="Times New Roman" w:hAnsi="Times New Roman"/>
          <w:sz w:val="24"/>
          <w:rtl/>
        </w:rPr>
        <w:t>%</w:t>
      </w:r>
    </w:p>
    <w:p w14:paraId="503C287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ז.</w:t>
      </w:r>
      <w:r w:rsidRPr="001835AB">
        <w:rPr>
          <w:rFonts w:ascii="Times New Roman" w:eastAsia="Times New Roman" w:hAnsi="Times New Roman"/>
          <w:sz w:val="24"/>
          <w:rtl/>
        </w:rPr>
        <w:tab/>
        <w:t xml:space="preserve">לאחר גמר ביצוע העבודות בהתאם לחוזה זה, הפעלת הפרויקט </w:t>
      </w:r>
      <w:r w:rsidRPr="001835AB">
        <w:rPr>
          <w:rFonts w:ascii="Times New Roman" w:eastAsia="Times New Roman" w:hAnsi="Times New Roman"/>
          <w:sz w:val="24"/>
          <w:rtl/>
        </w:rPr>
        <w:tab/>
      </w:r>
    </w:p>
    <w:p w14:paraId="2EE84786"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200CBCAB"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החשבונות הסופיים בגין העבודות ואישורם על ידי המתכנן והמזמין </w:t>
      </w:r>
    </w:p>
    <w:p w14:paraId="23AEAF8F" w14:textId="77777777" w:rsidR="003F4502"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sz w:val="24"/>
          <w:rtl/>
        </w:rPr>
        <w:tab/>
        <w:t>וקבלת אישור אכלוס</w:t>
      </w:r>
      <w:r w:rsidRPr="001835AB">
        <w:rPr>
          <w:rFonts w:ascii="Times New Roman" w:eastAsia="Times New Roman" w:hAnsi="Times New Roman" w:hint="cs"/>
          <w:sz w:val="24"/>
          <w:rtl/>
        </w:rPr>
        <w:t xml:space="preserve"> לאח</w:t>
      </w:r>
      <w:r w:rsidRPr="001835AB">
        <w:rPr>
          <w:rFonts w:ascii="Times New Roman" w:eastAsia="Times New Roman" w:hAnsi="Times New Roman" w:hint="eastAsia"/>
          <w:sz w:val="24"/>
          <w:rtl/>
        </w:rPr>
        <w:t>ר</w:t>
      </w:r>
      <w:r w:rsidRPr="001835AB">
        <w:rPr>
          <w:rFonts w:ascii="Times New Roman" w:eastAsia="Times New Roman" w:hAnsi="Times New Roman" w:hint="cs"/>
          <w:sz w:val="24"/>
          <w:rtl/>
        </w:rPr>
        <w:t xml:space="preserve"> קבלת אישור מכון התקנים ומשרד העבודה</w:t>
      </w:r>
      <w:r w:rsidRPr="003F4502">
        <w:rPr>
          <w:rFonts w:ascii="Times New Roman" w:eastAsia="Times New Roman" w:hAnsi="Times New Roman" w:hint="cs"/>
          <w:sz w:val="24"/>
          <w:u w:val="dotted"/>
          <w:rtl/>
        </w:rPr>
        <w:tab/>
      </w:r>
      <w:r w:rsidRPr="001835AB">
        <w:rPr>
          <w:rFonts w:ascii="Times New Roman" w:eastAsia="Times New Roman" w:hAnsi="Times New Roman" w:hint="cs"/>
          <w:sz w:val="24"/>
          <w:rtl/>
        </w:rPr>
        <w:t>10</w:t>
      </w:r>
      <w:r w:rsidRPr="001835AB">
        <w:rPr>
          <w:rFonts w:ascii="Times New Roman" w:eastAsia="Times New Roman" w:hAnsi="Times New Roman"/>
          <w:sz w:val="24"/>
          <w:rtl/>
        </w:rPr>
        <w:t>%</w:t>
      </w:r>
      <w:r w:rsidRPr="001835AB">
        <w:rPr>
          <w:rFonts w:ascii="Times New Roman" w:eastAsia="Times New Roman" w:hAnsi="Times New Roman"/>
          <w:sz w:val="24"/>
          <w:rtl/>
        </w:rPr>
        <w:tab/>
      </w:r>
      <w:r w:rsidRPr="001835AB">
        <w:rPr>
          <w:rFonts w:ascii="Times New Roman" w:eastAsia="Times New Roman" w:hAnsi="Times New Roman"/>
          <w:sz w:val="24"/>
          <w:rtl/>
        </w:rPr>
        <w:tab/>
      </w:r>
      <w:r w:rsidRPr="001835AB">
        <w:rPr>
          <w:rFonts w:ascii="Times New Roman" w:eastAsia="Times New Roman" w:hAnsi="Times New Roman"/>
          <w:sz w:val="24"/>
          <w:rtl/>
        </w:rPr>
        <w:tab/>
      </w:r>
    </w:p>
    <w:p w14:paraId="7F91C6B4"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b/>
          <w:bCs/>
          <w:sz w:val="24"/>
          <w:u w:val="single"/>
          <w:rtl/>
        </w:rPr>
      </w:pPr>
      <w:r w:rsidRPr="001835AB">
        <w:rPr>
          <w:rFonts w:ascii="Times New Roman" w:eastAsia="Times New Roman" w:hAnsi="Times New Roman"/>
          <w:b/>
          <w:bCs/>
          <w:sz w:val="24"/>
          <w:u w:val="single"/>
          <w:rtl/>
        </w:rPr>
        <w:t>ל-(זוג) (שלוש) (ארבע) מעליות במבנה חוזר</w:t>
      </w:r>
    </w:p>
    <w:p w14:paraId="1680EBB8"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p>
    <w:p w14:paraId="6ADF9CED"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א.</w:t>
      </w:r>
      <w:r w:rsidRPr="001835AB">
        <w:rPr>
          <w:rFonts w:ascii="Times New Roman" w:eastAsia="Times New Roman" w:hAnsi="Times New Roman"/>
          <w:sz w:val="24"/>
          <w:rtl/>
        </w:rPr>
        <w:tab/>
        <w:t>לאחר אישור הבקשות להיתרי בניה והוצאת היתר בניה</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1F941AF3"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ב.</w:t>
      </w:r>
      <w:r w:rsidRPr="001835AB">
        <w:rPr>
          <w:rFonts w:ascii="Times New Roman" w:eastAsia="Times New Roman" w:hAnsi="Times New Roman"/>
          <w:sz w:val="24"/>
          <w:rtl/>
        </w:rPr>
        <w:tab/>
        <w:t>במהלך ביצוע הפיקוח העליון</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45%</w:t>
      </w:r>
    </w:p>
    <w:p w14:paraId="0FDA90A8"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ג.</w:t>
      </w:r>
      <w:r w:rsidRPr="001835AB">
        <w:rPr>
          <w:rFonts w:ascii="Times New Roman" w:eastAsia="Times New Roman" w:hAnsi="Times New Roman"/>
          <w:sz w:val="24"/>
          <w:rtl/>
        </w:rPr>
        <w:tab/>
        <w:t xml:space="preserve">לאחר גמר ביצוע העבודות בהתאם לחוזה זה, הפעלת הפרויקט </w:t>
      </w:r>
    </w:p>
    <w:p w14:paraId="4EEC2F3C"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 xml:space="preserve">והמתקן קבלת המערכות וקבלתם על ידי המזמין, ולאחר בדיקת </w:t>
      </w:r>
    </w:p>
    <w:p w14:paraId="55DCDF19"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החשבונות הסופיים בגין העבודות ואישורם על ידי המתכנן והמזמין</w:t>
      </w:r>
    </w:p>
    <w:p w14:paraId="156794CE"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וקבלת אישור אכלוס</w:t>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25%</w:t>
      </w:r>
    </w:p>
    <w:p w14:paraId="41C46AB1"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ד.</w:t>
      </w:r>
      <w:r w:rsidRPr="001835AB">
        <w:rPr>
          <w:rFonts w:ascii="Times New Roman" w:eastAsia="Times New Roman" w:hAnsi="Times New Roman"/>
          <w:sz w:val="24"/>
          <w:rtl/>
        </w:rPr>
        <w:tab/>
        <w:t>לאחר גמר הפיקוח העליון, ת</w:t>
      </w:r>
      <w:r w:rsidRPr="001835AB">
        <w:rPr>
          <w:rFonts w:ascii="Times New Roman" w:eastAsia="Times New Roman" w:hAnsi="Times New Roman" w:hint="cs"/>
          <w:sz w:val="24"/>
          <w:rtl/>
        </w:rPr>
        <w:t>י</w:t>
      </w:r>
      <w:r w:rsidRPr="001835AB">
        <w:rPr>
          <w:rFonts w:ascii="Times New Roman" w:eastAsia="Times New Roman" w:hAnsi="Times New Roman"/>
          <w:sz w:val="24"/>
          <w:rtl/>
        </w:rPr>
        <w:t>קוני הבדק וקבלת תעודת גמר לפרויקט,</w:t>
      </w:r>
    </w:p>
    <w:p w14:paraId="273DE98F"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אשור המתכנן בכתב להשלמת הפרויקט בהתאם לתכניותיו לתקנים</w:t>
      </w:r>
    </w:p>
    <w:p w14:paraId="0D35E3F3" w14:textId="77777777" w:rsidR="001835AB" w:rsidRPr="001835AB" w:rsidRDefault="001835AB" w:rsidP="00E64AE3">
      <w:pPr>
        <w:widowControl w:val="0"/>
        <w:spacing w:before="0" w:beforeAutospacing="0" w:after="0" w:afterAutospacing="0" w:line="240" w:lineRule="auto"/>
        <w:ind w:left="720" w:right="-142"/>
        <w:rPr>
          <w:rFonts w:ascii="Times New Roman" w:eastAsia="Times New Roman" w:hAnsi="Times New Roman"/>
          <w:sz w:val="24"/>
          <w:rtl/>
        </w:rPr>
      </w:pPr>
      <w:r w:rsidRPr="001835AB">
        <w:rPr>
          <w:rFonts w:ascii="Times New Roman" w:eastAsia="Times New Roman" w:hAnsi="Times New Roman"/>
          <w:sz w:val="24"/>
          <w:rtl/>
        </w:rPr>
        <w:tab/>
        <w:t>מחייבים ולשביעות רצונו</w:t>
      </w:r>
      <w:r w:rsidRPr="001835AB">
        <w:rPr>
          <w:rFonts w:ascii="Times New Roman" w:eastAsia="Times New Roman" w:hAnsi="Times New Roman"/>
          <w:sz w:val="24"/>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3F4502">
        <w:rPr>
          <w:rFonts w:ascii="Times New Roman" w:eastAsia="Times New Roman" w:hAnsi="Times New Roman"/>
          <w:sz w:val="24"/>
          <w:u w:val="dotted"/>
          <w:rtl/>
        </w:rPr>
        <w:tab/>
      </w:r>
      <w:r w:rsidRPr="001835AB">
        <w:rPr>
          <w:rFonts w:ascii="Times New Roman" w:eastAsia="Times New Roman" w:hAnsi="Times New Roman"/>
          <w:sz w:val="24"/>
          <w:rtl/>
        </w:rPr>
        <w:t>5%</w:t>
      </w:r>
    </w:p>
    <w:p w14:paraId="6776A250" w14:textId="77777777" w:rsidR="001835AB" w:rsidRPr="001835AB" w:rsidRDefault="001835AB" w:rsidP="001835AB">
      <w:pPr>
        <w:widowControl w:val="0"/>
        <w:spacing w:before="0" w:beforeAutospacing="0" w:after="0" w:afterAutospacing="0" w:line="240" w:lineRule="auto"/>
        <w:ind w:left="720" w:right="360"/>
        <w:rPr>
          <w:rFonts w:ascii="Times New Roman" w:eastAsia="Times New Roman" w:hAnsi="Times New Roman"/>
          <w:sz w:val="24"/>
          <w:rtl/>
        </w:rPr>
      </w:pPr>
    </w:p>
    <w:p w14:paraId="4D3DCA60"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5689B39E" w14:textId="77777777" w:rsid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lang w:eastAsia="he-IL"/>
        </w:rPr>
      </w:pPr>
      <w:r w:rsidRPr="002F2747">
        <w:rPr>
          <w:rFonts w:ascii="Times New Roman" w:eastAsia="Times New Roman" w:hAnsi="Times New Roman"/>
          <w:sz w:val="24"/>
          <w:rtl/>
          <w:lang w:eastAsia="he-IL"/>
        </w:rPr>
        <w:t>המתכנן יגיש חשבון לא יותר מאשר פעם בחודש. לכל חשבון יצרף המתכנן אישור מאת חברת הביטוח על קיומם של הביטוחים המפורטים בחוזה בנוסח המצ"ב כנספח ז' לחוזה.</w:t>
      </w:r>
    </w:p>
    <w:p w14:paraId="7BBCA011" w14:textId="77777777" w:rsidR="001835AB" w:rsidRPr="002F2747" w:rsidRDefault="001835AB" w:rsidP="009E2846">
      <w:pPr>
        <w:widowControl w:val="0"/>
        <w:numPr>
          <w:ilvl w:val="0"/>
          <w:numId w:val="14"/>
        </w:numPr>
        <w:spacing w:before="0" w:beforeAutospacing="0" w:after="0" w:afterAutospacing="0" w:line="360" w:lineRule="auto"/>
        <w:jc w:val="both"/>
        <w:rPr>
          <w:rFonts w:ascii="Times New Roman" w:eastAsia="Times New Roman" w:hAnsi="Times New Roman"/>
          <w:sz w:val="20"/>
          <w:rtl/>
          <w:lang w:eastAsia="he-IL"/>
        </w:rPr>
      </w:pPr>
      <w:r w:rsidRPr="002F2747">
        <w:rPr>
          <w:rFonts w:ascii="Times New Roman" w:eastAsia="Times New Roman" w:hAnsi="Times New Roman"/>
          <w:sz w:val="24"/>
          <w:rtl/>
          <w:lang w:eastAsia="he-IL"/>
        </w:rPr>
        <w:t xml:space="preserve">המזמין ישלם את שכר המתכנן תוך </w:t>
      </w:r>
      <w:r w:rsidRPr="002F2747">
        <w:rPr>
          <w:rFonts w:ascii="Times New Roman" w:eastAsia="Times New Roman" w:hAnsi="Times New Roman"/>
          <w:sz w:val="24"/>
          <w:rtl/>
        </w:rPr>
        <w:t>60</w:t>
      </w:r>
      <w:r w:rsidRPr="002F2747">
        <w:rPr>
          <w:rFonts w:ascii="Times New Roman" w:eastAsia="Times New Roman" w:hAnsi="Times New Roman"/>
          <w:sz w:val="24"/>
          <w:rtl/>
          <w:lang w:eastAsia="he-IL"/>
        </w:rPr>
        <w:t xml:space="preserve"> יום מתאריך אישור החשבון ע"י המנהל.</w:t>
      </w:r>
    </w:p>
    <w:p w14:paraId="0E55AD0E"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07DCB5C0"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39353B0D" w14:textId="77777777" w:rsidR="001835AB" w:rsidRPr="001835AB" w:rsidRDefault="001835AB" w:rsidP="001835AB">
      <w:pPr>
        <w:widowControl w:val="0"/>
        <w:spacing w:before="0" w:beforeAutospacing="0" w:after="0" w:afterAutospacing="0" w:line="240" w:lineRule="auto"/>
        <w:ind w:left="720" w:hanging="720"/>
        <w:rPr>
          <w:rFonts w:ascii="Times New Roman" w:eastAsia="Times New Roman" w:hAnsi="Times New Roman"/>
          <w:sz w:val="24"/>
          <w:rtl/>
          <w:lang w:eastAsia="he-IL"/>
        </w:rPr>
      </w:pPr>
    </w:p>
    <w:p w14:paraId="4A273352"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5CE8A335"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63CA20F6" w14:textId="77777777" w:rsidR="001835AB" w:rsidRPr="001835AB" w:rsidRDefault="001835AB" w:rsidP="001835AB">
      <w:pPr>
        <w:widowControl w:val="0"/>
        <w:spacing w:before="0" w:beforeAutospacing="0" w:after="0" w:afterAutospacing="0" w:line="240" w:lineRule="auto"/>
        <w:ind w:left="84" w:firstLine="1356"/>
        <w:jc w:val="center"/>
        <w:rPr>
          <w:rFonts w:ascii="Times New Roman" w:eastAsia="Times New Roman" w:hAnsi="Times New Roman"/>
          <w:b/>
          <w:bCs/>
          <w:sz w:val="24"/>
          <w:u w:val="single"/>
          <w:rtl/>
          <w:lang w:eastAsia="he-IL"/>
        </w:rPr>
      </w:pPr>
    </w:p>
    <w:p w14:paraId="5C5F6F1B"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sz w:val="20"/>
          <w:rtl/>
          <w:lang w:eastAsia="he-IL"/>
        </w:rPr>
      </w:pPr>
      <w:r w:rsidRPr="001835AB">
        <w:rPr>
          <w:rFonts w:ascii="Times New Roman" w:eastAsia="Times New Roman" w:hAnsi="Times New Roman"/>
          <w:b/>
          <w:bCs/>
          <w:sz w:val="24"/>
          <w:u w:val="single"/>
          <w:rtl/>
          <w:lang w:eastAsia="he-IL"/>
        </w:rPr>
        <w:br w:type="page"/>
      </w:r>
    </w:p>
    <w:p w14:paraId="543654AB"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sz w:val="20"/>
          <w:rtl/>
          <w:lang w:eastAsia="he-IL"/>
        </w:rPr>
      </w:pPr>
      <w:r w:rsidRPr="009E2846">
        <w:rPr>
          <w:rFonts w:ascii="Times New Roman" w:eastAsia="Times New Roman" w:hAnsi="Times New Roman" w:hint="cs"/>
          <w:bCs/>
          <w:sz w:val="20"/>
          <w:u w:val="single"/>
          <w:rtl/>
          <w:lang w:eastAsia="he-IL"/>
        </w:rPr>
        <w:lastRenderedPageBreak/>
        <w:t>נספח "ו''</w:t>
      </w:r>
    </w:p>
    <w:p w14:paraId="435B199C" w14:textId="77777777" w:rsidR="009E2846" w:rsidRPr="009E2846" w:rsidRDefault="009E2846" w:rsidP="009E2846">
      <w:pPr>
        <w:widowControl w:val="0"/>
        <w:spacing w:before="0" w:beforeAutospacing="0" w:after="0" w:afterAutospacing="0" w:line="240" w:lineRule="auto"/>
        <w:jc w:val="right"/>
        <w:outlineLvl w:val="4"/>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תאריך : </w:t>
      </w:r>
      <w:sdt>
        <w:sdtPr>
          <w:rPr>
            <w:rFonts w:ascii="Times New Roman" w:eastAsia="Times New Roman" w:hAnsi="Times New Roman"/>
            <w:color w:val="008000"/>
            <w:sz w:val="24"/>
            <w:rtl/>
            <w:lang w:eastAsia="he-IL"/>
          </w:rPr>
          <w:alias w:val="תאריך חתימת חוזה"/>
          <w:tag w:val="cntSignDate"/>
          <w:id w:val="94216678"/>
          <w:placeholder>
            <w:docPart w:val="B0DEDF3A4B70409DA9BD05A9AD7251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10T00:00:00Z">
            <w:dateFormat w:val="dd/MM/yyyy"/>
            <w:lid w:val="he-IL"/>
            <w:storeMappedDataAs w:val="dateTime"/>
            <w:calendar w:val="gregorian"/>
          </w:date>
        </w:sdtPr>
        <w:sdtEndPr>
          <w:rPr>
            <w:rFonts w:hint="cs"/>
          </w:rPr>
        </w:sdtEndPr>
        <w:sdtContent>
          <w:ins w:id="15" w:author="Kook Sec" w:date="2020-06-09T16:33:00Z">
            <w:r w:rsidR="006231A7">
              <w:rPr>
                <w:rFonts w:ascii="Times New Roman" w:eastAsia="Times New Roman" w:hAnsi="Times New Roman" w:hint="cs"/>
                <w:color w:val="008000"/>
                <w:sz w:val="24"/>
                <w:rtl/>
                <w:lang w:eastAsia="he-IL"/>
              </w:rPr>
              <w:t>‏10/01/2019</w:t>
            </w:r>
          </w:ins>
        </w:sdtContent>
      </w:sdt>
      <w:r w:rsidRPr="009E2846">
        <w:rPr>
          <w:rFonts w:ascii="Times New Roman" w:eastAsia="Times New Roman" w:hAnsi="Times New Roman" w:hint="cs"/>
          <w:bCs/>
          <w:color w:val="FF0000"/>
          <w:sz w:val="24"/>
          <w:rtl/>
          <w:lang w:eastAsia="he-IL"/>
        </w:rPr>
        <w:br/>
      </w:r>
    </w:p>
    <w:p w14:paraId="18F24852"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sz w:val="24"/>
          <w:lang w:eastAsia="he-IL"/>
        </w:rPr>
        <w:t xml:space="preserve"> </w:t>
      </w:r>
    </w:p>
    <w:sdt>
      <w:sdtPr>
        <w:rPr>
          <w:rFonts w:ascii="Times New Roman" w:eastAsia="Times New Roman" w:hAnsi="Times New Roman"/>
          <w:color w:val="008000"/>
          <w:sz w:val="24"/>
          <w:rtl/>
          <w:lang w:eastAsia="he-IL"/>
        </w:rPr>
        <w:alias w:val="צד א בחוזה"/>
        <w:tag w:val="cntTzadA"/>
        <w:id w:val="-827822700"/>
        <w:placeholder>
          <w:docPart w:val="B96535F2EC8E4A54A7A080923C431AC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1CD32AE" w14:textId="77777777" w:rsidR="009E2846" w:rsidRPr="009E2846" w:rsidRDefault="006231A7"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ins w:id="16" w:author="Kook Sec" w:date="2020-06-09T16:34:00Z">
            <w:r>
              <w:rPr>
                <w:rFonts w:ascii="Times New Roman" w:eastAsia="Times New Roman" w:hAnsi="Times New Roman" w:hint="cs"/>
                <w:color w:val="008000"/>
                <w:sz w:val="24"/>
                <w:rtl/>
                <w:lang w:eastAsia="he-IL"/>
              </w:rPr>
              <w:br/>
              <w:t>א.מ. ישראל מגורים יזמות בע"מ</w:t>
            </w:r>
            <w:r>
              <w:rPr>
                <w:rFonts w:ascii="Times New Roman" w:eastAsia="Times New Roman" w:hAnsi="Times New Roman" w:hint="cs"/>
                <w:color w:val="008000"/>
                <w:sz w:val="24"/>
                <w:rtl/>
                <w:lang w:eastAsia="he-IL"/>
              </w:rPr>
              <w:br/>
              <w:t>יוני נתניהו 1 אור יהודה</w:t>
            </w:r>
            <w:r>
              <w:rPr>
                <w:rFonts w:ascii="Times New Roman" w:eastAsia="Times New Roman" w:hAnsi="Times New Roman" w:hint="cs"/>
                <w:color w:val="008000"/>
                <w:sz w:val="24"/>
                <w:rtl/>
                <w:lang w:eastAsia="he-IL"/>
              </w:rPr>
              <w:br/>
              <w:t>514957794</w:t>
            </w:r>
            <w:r>
              <w:rPr>
                <w:rFonts w:ascii="Times New Roman" w:eastAsia="Times New Roman" w:hAnsi="Times New Roman" w:hint="cs"/>
                <w:color w:val="008000"/>
                <w:sz w:val="24"/>
                <w:rtl/>
                <w:lang w:eastAsia="he-IL"/>
              </w:rPr>
              <w:br/>
            </w:r>
          </w:ins>
        </w:p>
      </w:sdtContent>
    </w:sdt>
    <w:p w14:paraId="581DFC39"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008000"/>
          <w:sz w:val="24"/>
          <w:rtl/>
          <w:lang w:eastAsia="he-IL"/>
        </w:rPr>
      </w:pPr>
    </w:p>
    <w:p w14:paraId="11620DB2"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w:t>
      </w:r>
    </w:p>
    <w:p w14:paraId="79B42A38"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bCs/>
          <w:sz w:val="24"/>
          <w:u w:val="single"/>
          <w:rtl/>
          <w:lang w:eastAsia="he-IL"/>
        </w:rPr>
      </w:pPr>
    </w:p>
    <w:p w14:paraId="0FC4AE44" w14:textId="77777777" w:rsidR="009E2846" w:rsidRPr="009E2846" w:rsidRDefault="009E2846" w:rsidP="009E2846">
      <w:pPr>
        <w:widowControl w:val="0"/>
        <w:spacing w:before="0" w:beforeAutospacing="0" w:after="0" w:afterAutospacing="0" w:line="240" w:lineRule="auto"/>
        <w:jc w:val="center"/>
        <w:outlineLvl w:val="3"/>
        <w:rPr>
          <w:rFonts w:ascii="Times New Roman" w:eastAsia="Times New Roman" w:hAnsi="Times New Roman"/>
          <w:bCs/>
          <w:sz w:val="24"/>
          <w:u w:val="single"/>
          <w:rtl/>
          <w:lang w:eastAsia="he-IL"/>
        </w:rPr>
      </w:pPr>
      <w:r w:rsidRPr="009E2846">
        <w:rPr>
          <w:rFonts w:ascii="Times New Roman" w:eastAsia="Times New Roman" w:hAnsi="Times New Roman" w:hint="cs"/>
          <w:bCs/>
          <w:sz w:val="24"/>
          <w:u w:val="single"/>
          <w:rtl/>
          <w:lang w:eastAsia="he-IL"/>
        </w:rPr>
        <w:t>הצהרה והתחייבות לשמירת סודיות</w:t>
      </w:r>
    </w:p>
    <w:p w14:paraId="075E2D5D"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sz w:val="24"/>
          <w:rtl/>
          <w:lang w:eastAsia="he-IL"/>
        </w:rPr>
      </w:pPr>
    </w:p>
    <w:p w14:paraId="42FF0747"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הח"מ עובד חברת  </w:t>
      </w:r>
      <w:sdt>
        <w:sdtPr>
          <w:rPr>
            <w:rFonts w:ascii="Times New Roman" w:eastAsia="Times New Roman" w:hAnsi="Times New Roman"/>
            <w:color w:val="008000"/>
            <w:sz w:val="24"/>
            <w:rtl/>
            <w:lang w:eastAsia="he-IL"/>
          </w:rPr>
          <w:alias w:val="שם ספק"/>
          <w:tag w:val="cntSupllierName"/>
          <w:id w:val="-1468043177"/>
          <w:placeholder>
            <w:docPart w:val="2ED9ACFB8CD3442A972976D19B7A6C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7" w:author="Kook Sec" w:date="2020-06-09T16:35:00Z">
            <w:r w:rsidR="006231A7">
              <w:rPr>
                <w:rFonts w:ascii="Times New Roman" w:eastAsia="Times New Roman" w:hAnsi="Times New Roman" w:hint="cs"/>
                <w:color w:val="008000"/>
                <w:sz w:val="24"/>
                <w:rtl/>
                <w:lang w:eastAsia="he-IL"/>
              </w:rPr>
              <w:t>וי. אי. אס הנדסה בע"מ</w:t>
            </w:r>
          </w:ins>
        </w:sdtContent>
      </w:sdt>
      <w:r w:rsidRPr="009E2846">
        <w:rPr>
          <w:rFonts w:ascii="Times New Roman" w:eastAsia="Times New Roman" w:hAnsi="Times New Roman" w:hint="cs"/>
          <w:sz w:val="24"/>
          <w:rtl/>
          <w:lang w:eastAsia="he-IL"/>
        </w:rPr>
        <w:t xml:space="preserve"> / הפועל בשם חברת </w:t>
      </w:r>
      <w:r w:rsidRPr="009E2846">
        <w:rPr>
          <w:rFonts w:ascii="Times New Roman" w:eastAsia="Times New Roman" w:hAnsi="Times New Roman" w:hint="cs"/>
          <w:sz w:val="24"/>
          <w:lang w:eastAsia="he-IL"/>
        </w:rPr>
        <w:t xml:space="preserve"> </w:t>
      </w:r>
      <w:sdt>
        <w:sdtPr>
          <w:rPr>
            <w:rFonts w:ascii="Times New Roman" w:eastAsia="Times New Roman" w:hAnsi="Times New Roman"/>
            <w:color w:val="008000"/>
            <w:sz w:val="24"/>
            <w:rtl/>
            <w:lang w:eastAsia="he-IL"/>
          </w:rPr>
          <w:alias w:val="שם ספק"/>
          <w:tag w:val="cntSupllierName"/>
          <w:id w:val="-582374609"/>
          <w:placeholder>
            <w:docPart w:val="8A0B84AD49404A68886CE8296844898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8" w:author="Kook Sec" w:date="2020-06-09T16:35:00Z">
            <w:r w:rsidR="006231A7">
              <w:rPr>
                <w:rFonts w:ascii="Times New Roman" w:eastAsia="Times New Roman" w:hAnsi="Times New Roman" w:hint="cs"/>
                <w:color w:val="008000"/>
                <w:sz w:val="24"/>
                <w:rtl/>
                <w:lang w:eastAsia="he-IL"/>
              </w:rPr>
              <w:t>וי. אי. אס הנדסה בע"מ</w:t>
            </w:r>
          </w:ins>
        </w:sdtContent>
      </w:sdt>
      <w:r w:rsidRPr="009E2846">
        <w:rPr>
          <w:rFonts w:ascii="Times New Roman" w:eastAsia="Times New Roman" w:hAnsi="Times New Roman" w:hint="cs"/>
          <w:bCs/>
          <w:sz w:val="24"/>
          <w:rtl/>
          <w:lang w:eastAsia="he-IL"/>
        </w:rPr>
        <w:t xml:space="preserve"> /</w:t>
      </w:r>
      <w:r w:rsidRPr="009E2846">
        <w:rPr>
          <w:rFonts w:ascii="Times New Roman" w:eastAsia="Times New Roman" w:hAnsi="Times New Roman" w:hint="cs"/>
          <w:sz w:val="24"/>
          <w:rtl/>
          <w:lang w:eastAsia="he-IL"/>
        </w:rPr>
        <w:t xml:space="preserve"> המספק שירותים לחברת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שם ספק"/>
          <w:tag w:val="cntSupllierName"/>
          <w:id w:val="637914054"/>
          <w:placeholder>
            <w:docPart w:val="36271808A6C94BC3A42F6D43B39727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Kook Sec" w:date="2020-06-09T16:35:00Z">
            <w:r w:rsidR="006231A7">
              <w:rPr>
                <w:rFonts w:ascii="Times New Roman" w:eastAsia="Times New Roman" w:hAnsi="Times New Roman" w:hint="cs"/>
                <w:color w:val="008000"/>
                <w:sz w:val="24"/>
                <w:rtl/>
                <w:lang w:eastAsia="he-IL"/>
              </w:rPr>
              <w:t>וי. אי. אס הנדסה בע"מ</w:t>
            </w:r>
          </w:ins>
        </w:sdtContent>
      </w:sdt>
      <w:r w:rsidRPr="009E2846">
        <w:rPr>
          <w:rFonts w:ascii="Times New Roman" w:eastAsia="Times New Roman" w:hAnsi="Times New Roman" w:hint="cs"/>
          <w:sz w:val="24"/>
          <w:rtl/>
          <w:lang w:eastAsia="he-IL"/>
        </w:rPr>
        <w:t xml:space="preserve"> *,מצהיר בזאת ומתחייב כלפיכם כדלקמן:</w:t>
      </w:r>
    </w:p>
    <w:p w14:paraId="4CC6F500"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07B1E269"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אני מועסק על ידי </w:t>
      </w:r>
      <w:sdt>
        <w:sdtPr>
          <w:rPr>
            <w:rFonts w:ascii="Times New Roman" w:eastAsia="Times New Roman" w:hAnsi="Times New Roman"/>
            <w:color w:val="008000"/>
            <w:sz w:val="24"/>
            <w:rtl/>
            <w:lang w:eastAsia="he-IL"/>
          </w:rPr>
          <w:alias w:val="שם ספק"/>
          <w:tag w:val="cntSupllierName"/>
          <w:id w:val="1282378856"/>
          <w:placeholder>
            <w:docPart w:val="6544B0C8030D49628507D044F23526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Kook Sec" w:date="2020-06-09T16:35:00Z">
            <w:r w:rsidR="006231A7">
              <w:rPr>
                <w:rFonts w:ascii="Times New Roman" w:eastAsia="Times New Roman" w:hAnsi="Times New Roman" w:hint="cs"/>
                <w:color w:val="008000"/>
                <w:sz w:val="24"/>
                <w:rtl/>
                <w:lang w:eastAsia="he-IL"/>
              </w:rPr>
              <w:t>וי. אי. אס הנדסה בע"מ</w:t>
            </w:r>
          </w:ins>
        </w:sdtContent>
      </w:sdt>
      <w:r w:rsidRPr="009E2846">
        <w:rPr>
          <w:rFonts w:ascii="Times New Roman" w:eastAsia="Times New Roman" w:hAnsi="Times New Roman" w:hint="cs"/>
          <w:sz w:val="24"/>
          <w:rtl/>
          <w:lang w:eastAsia="he-IL"/>
        </w:rPr>
        <w:t xml:space="preserve"> , המבצעת עבורכם תכנון </w:t>
      </w:r>
      <w:sdt>
        <w:sdtPr>
          <w:rPr>
            <w:rFonts w:ascii="Times New Roman" w:eastAsia="Times New Roman" w:hAnsi="Times New Roman" w:hint="cs"/>
            <w:bCs/>
            <w:color w:val="00B0F0"/>
            <w:sz w:val="24"/>
            <w:rtl/>
            <w:lang w:eastAsia="he-IL"/>
          </w:rPr>
          <w:alias w:val="תבנית חוזה"/>
          <w:tag w:val="cntContractType"/>
          <w:id w:val="235442509"/>
          <w:placeholder>
            <w:docPart w:val="F98F5113FA6F4C58B92A2215E9F15D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hint="cs"/>
              <w:bCs/>
              <w:color w:val="00B0F0"/>
              <w:sz w:val="24"/>
              <w:rtl/>
              <w:lang w:eastAsia="he-IL"/>
            </w:rPr>
            <w:t>מתכנן מעליות</w:t>
          </w:r>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בפרויקט  </w:t>
      </w:r>
      <w:sdt>
        <w:sdtPr>
          <w:rPr>
            <w:rFonts w:ascii="Times New Roman" w:eastAsia="Times New Roman" w:hAnsi="Times New Roman" w:hint="cs"/>
            <w:bCs/>
            <w:color w:val="008000"/>
            <w:sz w:val="24"/>
            <w:rtl/>
            <w:lang w:eastAsia="he-IL"/>
          </w:rPr>
          <w:alias w:val="שם הפרויקט"/>
          <w:tag w:val="cntProjectName"/>
          <w:id w:val="2072999419"/>
          <w:placeholder>
            <w:docPart w:val="41AAE38D82274D30B8656CDA14B893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1" w:author="Kook Sec" w:date="2020-06-09T16:27:00Z">
            <w:r w:rsidR="006231A7">
              <w:rPr>
                <w:rFonts w:ascii="Times New Roman" w:eastAsia="Times New Roman" w:hAnsi="Times New Roman" w:hint="cs"/>
                <w:bCs/>
                <w:color w:val="008000"/>
                <w:sz w:val="24"/>
                <w:rtl/>
                <w:lang w:eastAsia="he-IL"/>
              </w:rPr>
              <w:t>א.מ ישראל מגורים יזמות בע"מ</w:t>
            </w:r>
          </w:ins>
        </w:sdtContent>
      </w:sdt>
      <w:r w:rsidRPr="009E2846">
        <w:rPr>
          <w:rFonts w:ascii="Times New Roman" w:eastAsia="Times New Roman" w:hAnsi="Times New Roman" w:hint="cs"/>
          <w:color w:val="008000"/>
          <w:sz w:val="24"/>
          <w:rtl/>
          <w:lang w:eastAsia="he-IL"/>
        </w:rPr>
        <w:t>.</w:t>
      </w:r>
    </w:p>
    <w:p w14:paraId="4E478EB7"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2A3AE1A4"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לי כי במהלך ביצוע עבודתי אצל </w:t>
      </w:r>
      <w:sdt>
        <w:sdtPr>
          <w:rPr>
            <w:rFonts w:ascii="Times New Roman" w:eastAsia="Times New Roman" w:hAnsi="Times New Roman"/>
            <w:color w:val="008000"/>
            <w:sz w:val="24"/>
            <w:rtl/>
            <w:lang w:eastAsia="he-IL"/>
          </w:rPr>
          <w:alias w:val="שם ספק"/>
          <w:tag w:val="cntSupllierName"/>
          <w:id w:val="40961436"/>
          <w:placeholder>
            <w:docPart w:val="55BE7BBF8A554738BCBDA45FE2FF362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Kook Sec" w:date="2020-06-09T16:35:00Z">
            <w:r w:rsidR="006231A7">
              <w:rPr>
                <w:rFonts w:ascii="Times New Roman" w:eastAsia="Times New Roman" w:hAnsi="Times New Roman" w:hint="cs"/>
                <w:color w:val="008000"/>
                <w:sz w:val="24"/>
                <w:rtl/>
                <w:lang w:eastAsia="he-IL"/>
              </w:rPr>
              <w:t>וי. אי. אס הנדסה בע"מ</w:t>
            </w:r>
          </w:ins>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עשוי להגיע לרשותי מידע חסוי כמוגדר להלן:</w:t>
      </w:r>
    </w:p>
    <w:p w14:paraId="2FEF1E48"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0369717F" w14:textId="77777777" w:rsidR="009E2846" w:rsidRPr="009E2846" w:rsidRDefault="009E2846" w:rsidP="009E2846">
      <w:pPr>
        <w:widowControl w:val="0"/>
        <w:tabs>
          <w:tab w:val="left" w:pos="515"/>
        </w:tabs>
        <w:spacing w:before="0" w:beforeAutospacing="0" w:after="0" w:afterAutospacing="0" w:line="360" w:lineRule="auto"/>
        <w:ind w:left="1790" w:hanging="1790"/>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ab/>
        <w:t>"</w:t>
      </w:r>
      <w:r w:rsidRPr="009E2846">
        <w:rPr>
          <w:rFonts w:ascii="Times New Roman" w:eastAsia="Times New Roman" w:hAnsi="Times New Roman" w:hint="cs"/>
          <w:b/>
          <w:bCs/>
          <w:sz w:val="24"/>
          <w:rtl/>
          <w:lang w:eastAsia="he-IL"/>
        </w:rPr>
        <w:t>מידע חסוי</w:t>
      </w:r>
      <w:r w:rsidRPr="009E2846">
        <w:rPr>
          <w:rFonts w:ascii="Times New Roman" w:eastAsia="Times New Roman" w:hAnsi="Times New Roman" w:hint="cs"/>
          <w:sz w:val="24"/>
          <w:rtl/>
          <w:lang w:eastAsia="he-IL"/>
        </w:rPr>
        <w:t>"-</w:t>
      </w:r>
      <w:r w:rsidRPr="009E2846">
        <w:rPr>
          <w:rFonts w:ascii="Times New Roman" w:eastAsia="Times New Roman" w:hAnsi="Times New Roman" w:hint="cs"/>
          <w:sz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olor w:val="008000"/>
            <w:sz w:val="24"/>
            <w:rtl/>
            <w:lang w:eastAsia="he-IL"/>
          </w:rPr>
          <w:alias w:val="שם ספק"/>
          <w:tag w:val="cntSupllierName"/>
          <w:id w:val="845366929"/>
          <w:placeholder>
            <w:docPart w:val="E189A358B826479CBC7BEA48437539E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3" w:author="Kook Sec" w:date="2020-06-09T16:35:00Z">
            <w:r w:rsidR="006231A7">
              <w:rPr>
                <w:rFonts w:ascii="Times New Roman" w:eastAsia="Times New Roman" w:hAnsi="Times New Roman" w:hint="cs"/>
                <w:color w:val="008000"/>
                <w:sz w:val="24"/>
                <w:rtl/>
                <w:lang w:eastAsia="he-IL"/>
              </w:rPr>
              <w:t>וי. אי. אס הנדסה בע"מ</w:t>
            </w:r>
          </w:ins>
        </w:sdtContent>
      </w:sdt>
      <w:r w:rsidRPr="009E2846">
        <w:rPr>
          <w:rFonts w:ascii="Times New Roman" w:eastAsia="Times New Roman" w:hAnsi="Times New Roman"/>
          <w:bCs/>
          <w:color w:val="008000"/>
          <w:sz w:val="24"/>
          <w:lang w:eastAsia="he-IL"/>
        </w:rPr>
        <w:t xml:space="preserve"> </w:t>
      </w:r>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color w:val="008000"/>
          <w:sz w:val="24"/>
          <w:rtl/>
          <w:lang w:eastAsia="he-IL"/>
        </w:rPr>
        <w:t>.</w:t>
      </w:r>
    </w:p>
    <w:p w14:paraId="7F33D798" w14:textId="77777777" w:rsidR="009E2846" w:rsidRPr="009E2846" w:rsidRDefault="009E2846" w:rsidP="009E2846">
      <w:pPr>
        <w:widowControl w:val="0"/>
        <w:tabs>
          <w:tab w:val="right" w:pos="2216"/>
        </w:tabs>
        <w:spacing w:before="0" w:beforeAutospacing="0" w:after="0" w:afterAutospacing="0" w:line="360" w:lineRule="auto"/>
        <w:jc w:val="both"/>
        <w:rPr>
          <w:rFonts w:ascii="Times New Roman" w:eastAsia="Times New Roman" w:hAnsi="Times New Roman"/>
          <w:sz w:val="24"/>
          <w:rtl/>
          <w:lang w:eastAsia="he-IL"/>
        </w:rPr>
      </w:pPr>
    </w:p>
    <w:p w14:paraId="02E2E6D9"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לשמור בסודיות מלאה כל מידע חסוי ולא למסרו או להעבירו לידי מי שלא הוסמך לכך בכתב על ידכם.</w:t>
      </w:r>
    </w:p>
    <w:p w14:paraId="55BEB36D"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0FF636F7"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מתחייב לנקוט בכל אמצעי הזהירות כדי למנוע אפשרות כי מידע חסוי יצא מרשותכם ו/או מרשותי ויגיע למי שלא הוסמך על ידכם בכתב.</w:t>
      </w:r>
    </w:p>
    <w:p w14:paraId="73A76E74"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79455857" w14:textId="77777777" w:rsidR="009E2846" w:rsidRPr="009E2846" w:rsidRDefault="009E2846" w:rsidP="009E284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הנני מאשר כי התחייבויותיי הנ"ל תחולנה הן במהלך ביצוע הפרויקט והן לאחריו.</w:t>
      </w:r>
    </w:p>
    <w:p w14:paraId="745AF9B6" w14:textId="77777777" w:rsidR="009E2846" w:rsidRPr="009E2846" w:rsidRDefault="009E2846" w:rsidP="009E2846">
      <w:pPr>
        <w:widowControl w:val="0"/>
        <w:spacing w:before="0" w:beforeAutospacing="0" w:after="0" w:afterAutospacing="0" w:line="360" w:lineRule="auto"/>
        <w:jc w:val="both"/>
        <w:rPr>
          <w:rFonts w:ascii="Times New Roman" w:eastAsia="Times New Roman" w:hAnsi="Times New Roman"/>
          <w:sz w:val="24"/>
          <w:rtl/>
          <w:lang w:eastAsia="he-IL"/>
        </w:rPr>
      </w:pPr>
    </w:p>
    <w:p w14:paraId="612AC1E9"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בכבוד רב,</w:t>
      </w:r>
    </w:p>
    <w:p w14:paraId="405DFF28" w14:textId="77777777" w:rsidR="009E2846" w:rsidRPr="009E2846" w:rsidRDefault="009E2846" w:rsidP="009E2846">
      <w:pPr>
        <w:widowControl w:val="0"/>
        <w:spacing w:before="0" w:beforeAutospacing="0" w:after="0" w:afterAutospacing="0" w:line="360" w:lineRule="auto"/>
        <w:ind w:left="5040"/>
        <w:jc w:val="both"/>
        <w:rPr>
          <w:rFonts w:ascii="Times New Roman" w:eastAsia="Times New Roman" w:hAnsi="Times New Roman"/>
          <w:sz w:val="24"/>
          <w:rtl/>
          <w:lang w:eastAsia="he-IL"/>
        </w:rPr>
      </w:pPr>
    </w:p>
    <w:p w14:paraId="71127081"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6B72EFEF"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460642670"/>
          <w:placeholder>
            <w:docPart w:val="61101281E0C2497FB4987BC36690206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4" w:author="Kook Sec" w:date="2020-06-09T16:35:00Z">
            <w:r w:rsidR="006231A7">
              <w:rPr>
                <w:rFonts w:ascii="Times New Roman" w:eastAsia="Times New Roman" w:hAnsi="Times New Roman" w:hint="cs"/>
                <w:color w:val="00B0F0"/>
                <w:sz w:val="20"/>
                <w:u w:val="single"/>
                <w:rtl/>
                <w:lang w:eastAsia="he-IL"/>
              </w:rPr>
              <w:t>וי. אי. אס הנדסה בע"מ</w:t>
            </w:r>
          </w:ins>
        </w:sdtContent>
      </w:sdt>
    </w:p>
    <w:p w14:paraId="336B9365"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p>
    <w:p w14:paraId="41024F00"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שם:____________</w:t>
      </w:r>
    </w:p>
    <w:p w14:paraId="109D8D84"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ת.ז:____________</w:t>
      </w:r>
    </w:p>
    <w:p w14:paraId="074AC49E" w14:textId="77777777" w:rsidR="009E2846" w:rsidRPr="009E2846" w:rsidRDefault="009E2846" w:rsidP="009E2846">
      <w:pPr>
        <w:widowControl w:val="0"/>
        <w:spacing w:before="0" w:beforeAutospacing="0" w:after="0" w:afterAutospacing="0" w:line="360" w:lineRule="auto"/>
        <w:ind w:left="6480" w:hanging="1151"/>
        <w:jc w:val="both"/>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lastRenderedPageBreak/>
        <w:t>כתובת:__________</w:t>
      </w:r>
    </w:p>
    <w:p w14:paraId="5A6595B2" w14:textId="77777777" w:rsidR="009E2846" w:rsidRPr="009E2846" w:rsidRDefault="009E2846" w:rsidP="009E2846">
      <w:pPr>
        <w:widowControl w:val="0"/>
        <w:spacing w:before="0" w:beforeAutospacing="0" w:after="0" w:afterAutospacing="0" w:line="240" w:lineRule="auto"/>
        <w:ind w:left="1151" w:hanging="1151"/>
        <w:jc w:val="both"/>
        <w:rPr>
          <w:rFonts w:ascii="Times New Roman" w:eastAsia="Times New Roman" w:hAnsi="Times New Roman"/>
          <w:bCs/>
          <w:sz w:val="24"/>
          <w:u w:val="single"/>
          <w:rtl/>
          <w:lang w:eastAsia="he-IL"/>
        </w:rPr>
      </w:pPr>
      <w:r w:rsidRPr="009E2846">
        <w:rPr>
          <w:rFonts w:ascii="Times New Roman" w:eastAsia="Times New Roman" w:hAnsi="Times New Roman" w:hint="cs"/>
          <w:sz w:val="24"/>
          <w:highlight w:val="yellow"/>
          <w:rtl/>
          <w:lang w:eastAsia="he-IL"/>
        </w:rPr>
        <w:t>*מחק את המיותר</w:t>
      </w:r>
    </w:p>
    <w:p w14:paraId="062CC5A1"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9E2846">
        <w:rPr>
          <w:rFonts w:ascii="Times New Roman" w:eastAsia="Times New Roman" w:hAnsi="Times New Roman" w:hint="cs"/>
          <w:bCs/>
          <w:sz w:val="24"/>
          <w:u w:val="single"/>
          <w:rtl/>
          <w:lang w:eastAsia="he-IL"/>
        </w:rPr>
        <w:br w:type="page"/>
      </w:r>
    </w:p>
    <w:p w14:paraId="7EA65D8B" w14:textId="77777777" w:rsidR="00740118" w:rsidRPr="00740118" w:rsidRDefault="00740118" w:rsidP="00740118">
      <w:pPr>
        <w:spacing w:before="0" w:beforeAutospacing="0" w:after="0" w:afterAutospacing="0" w:line="240" w:lineRule="auto"/>
        <w:jc w:val="center"/>
        <w:rPr>
          <w:rFonts w:ascii="Times New Roman" w:eastAsia="Times New Roman" w:hAnsi="Times New Roman"/>
          <w:sz w:val="20"/>
          <w:lang w:eastAsia="he-IL"/>
        </w:rPr>
      </w:pPr>
      <w:r w:rsidRPr="00740118">
        <w:rPr>
          <w:rFonts w:ascii="Times New Roman" w:eastAsia="Times New Roman" w:hAnsi="Times New Roman" w:hint="cs"/>
          <w:bCs/>
          <w:sz w:val="20"/>
          <w:u w:val="single"/>
          <w:rtl/>
          <w:lang w:eastAsia="he-IL"/>
        </w:rPr>
        <w:lastRenderedPageBreak/>
        <w:t>נספח "ז''</w:t>
      </w:r>
    </w:p>
    <w:p w14:paraId="4F5F9634" w14:textId="77777777" w:rsidR="00740118" w:rsidRPr="00740118" w:rsidRDefault="00740118" w:rsidP="00740118">
      <w:pPr>
        <w:widowControl w:val="0"/>
        <w:spacing w:before="0" w:beforeAutospacing="0" w:after="0" w:afterAutospacing="0" w:line="240" w:lineRule="auto"/>
        <w:jc w:val="center"/>
        <w:rPr>
          <w:rFonts w:ascii="David" w:eastAsia="Times New Roman" w:hAnsi="David"/>
          <w:sz w:val="24"/>
          <w:lang w:eastAsia="he-IL"/>
        </w:rPr>
      </w:pPr>
    </w:p>
    <w:p w14:paraId="21123AB5" w14:textId="77777777" w:rsidR="00740118" w:rsidRPr="00740118" w:rsidRDefault="00740118" w:rsidP="00740118">
      <w:pPr>
        <w:widowControl w:val="0"/>
        <w:bidi w:val="0"/>
        <w:spacing w:before="0" w:beforeAutospacing="0" w:after="0" w:afterAutospacing="0" w:line="240" w:lineRule="auto"/>
        <w:jc w:val="center"/>
        <w:rPr>
          <w:rFonts w:eastAsia="Times New Roman"/>
          <w:bCs/>
          <w:sz w:val="24"/>
          <w:u w:val="single"/>
          <w:rtl/>
          <w:lang w:eastAsia="he-IL"/>
        </w:rPr>
      </w:pPr>
      <w:r w:rsidRPr="00740118">
        <w:rPr>
          <w:rFonts w:ascii="David" w:eastAsia="Times New Roman" w:hAnsi="David" w:hint="cs"/>
          <w:bCs/>
          <w:sz w:val="24"/>
          <w:u w:val="single"/>
          <w:rtl/>
          <w:lang w:eastAsia="he-IL"/>
        </w:rPr>
        <w:t>מפרט ביטוחי</w:t>
      </w:r>
      <w:r w:rsidRPr="00740118">
        <w:rPr>
          <w:rFonts w:ascii="Times New Roman" w:eastAsia="Times New Roman" w:hAnsi="Times New Roman" w:hint="cs"/>
          <w:b/>
          <w:bCs/>
          <w:sz w:val="20"/>
          <w:u w:val="single"/>
          <w:rtl/>
          <w:lang w:eastAsia="he-IL"/>
        </w:rPr>
        <w:t xml:space="preserve"> המתכנן</w:t>
      </w:r>
      <w:r w:rsidRPr="00740118">
        <w:rPr>
          <w:rFonts w:ascii="David" w:eastAsia="Times New Roman" w:hAnsi="David" w:hint="cs"/>
          <w:bCs/>
          <w:sz w:val="24"/>
          <w:u w:val="single"/>
          <w:rtl/>
          <w:lang w:eastAsia="he-IL"/>
        </w:rPr>
        <w:t xml:space="preserve"> </w:t>
      </w:r>
    </w:p>
    <w:p w14:paraId="53630838" w14:textId="77777777" w:rsidR="00740118" w:rsidRPr="00740118" w:rsidRDefault="00740118" w:rsidP="00740118">
      <w:pPr>
        <w:tabs>
          <w:tab w:val="left" w:pos="283"/>
        </w:tabs>
        <w:spacing w:line="240" w:lineRule="auto"/>
        <w:jc w:val="both"/>
        <w:rPr>
          <w:rFonts w:ascii="David" w:eastAsia="Calibri" w:hAnsi="David"/>
          <w:sz w:val="24"/>
          <w:rtl/>
        </w:rPr>
      </w:pPr>
      <w:r w:rsidRPr="00740118">
        <w:rPr>
          <w:rFonts w:ascii="David" w:eastAsia="Calibri" w:hAnsi="David" w:hint="cs"/>
          <w:sz w:val="24"/>
          <w:rtl/>
        </w:rPr>
        <w:t>המתכנן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193F3DB7"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1.</w:t>
      </w:r>
      <w:r w:rsidRPr="00740118">
        <w:rPr>
          <w:rFonts w:ascii="David" w:eastAsia="Calibri" w:hAnsi="David" w:hint="cs"/>
          <w:sz w:val="24"/>
          <w:rtl/>
        </w:rPr>
        <w:tab/>
      </w:r>
      <w:r w:rsidRPr="00740118">
        <w:rPr>
          <w:rFonts w:ascii="David" w:eastAsia="Calibri" w:hAnsi="David" w:hint="cs"/>
          <w:b/>
          <w:bCs/>
          <w:sz w:val="24"/>
          <w:rtl/>
        </w:rPr>
        <w:t>ביטוח אחריות מקצועית</w:t>
      </w:r>
      <w:r w:rsidRPr="00740118">
        <w:rPr>
          <w:rFonts w:ascii="David" w:eastAsia="Calibri" w:hAnsi="David" w:hint="cs"/>
          <w:sz w:val="24"/>
          <w:rtl/>
        </w:rPr>
        <w:t>, לכיסוי חבותו המקצועית של המתכנן ביחס להתחייבויותיו על פי ההסכם הנדון.</w:t>
      </w:r>
    </w:p>
    <w:p w14:paraId="2A2F4224"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גבול האחריות על פי הפוליסה לא יפחת מ- 4,000,000 ₪  (ארבעה מליון ₪) לאירוע ובסה"כ לתקופת הביטוח.</w:t>
      </w:r>
    </w:p>
    <w:p w14:paraId="72091C71"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המתכנן,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המתכנן והבאים מטעמו, כמוגדר בפוליסה ובכפוף לתנאיה ולסייגיה. הביטוח כולל מועד למפרע שאינו מאוחר ממועד תחילת ביצוע העבודות על ידי המתכנן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6295122F"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2.</w:t>
      </w:r>
      <w:r w:rsidRPr="00740118">
        <w:rPr>
          <w:rFonts w:ascii="David" w:eastAsia="Calibri" w:hAnsi="David" w:hint="cs"/>
          <w:sz w:val="24"/>
          <w:rtl/>
        </w:rPr>
        <w:tab/>
      </w:r>
      <w:r w:rsidRPr="00740118">
        <w:rPr>
          <w:rFonts w:ascii="David" w:eastAsia="Calibri" w:hAnsi="David" w:hint="cs"/>
          <w:b/>
          <w:bCs/>
          <w:sz w:val="24"/>
          <w:rtl/>
        </w:rPr>
        <w:t>ביטוח אחריות מעבידים</w:t>
      </w:r>
      <w:r w:rsidRPr="00740118">
        <w:rPr>
          <w:rFonts w:ascii="David" w:eastAsia="Calibri" w:hAnsi="David" w:hint="cs"/>
          <w:sz w:val="24"/>
          <w:rtl/>
        </w:rPr>
        <w:t>, המבטח חבות עפ"י פקודת הנזיקין (נוסח חדש) וחוק האחריות למוצרים פגומים תש"ם-1980,  כלפי כל העובדים, המועסקים על ידי המתכנן,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BE78E16"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740118">
        <w:rPr>
          <w:rFonts w:ascii="David" w:eastAsia="Calibri" w:hAnsi="David" w:hint="cs"/>
          <w:sz w:val="24"/>
        </w:rPr>
        <w:t xml:space="preserve"> </w:t>
      </w:r>
      <w:r w:rsidRPr="00740118">
        <w:rPr>
          <w:rFonts w:ascii="David" w:eastAsia="Calibri" w:hAnsi="David" w:hint="cs"/>
          <w:sz w:val="24"/>
          <w:rtl/>
        </w:rPr>
        <w:t>לעניין קרות תאונת עבודה ו/או מחלה כלשהי</w:t>
      </w:r>
      <w:r w:rsidRPr="00740118">
        <w:rPr>
          <w:rFonts w:ascii="David" w:eastAsia="Calibri" w:hAnsi="David" w:hint="cs"/>
          <w:sz w:val="24"/>
        </w:rPr>
        <w:t xml:space="preserve"> </w:t>
      </w:r>
      <w:r w:rsidRPr="00740118">
        <w:rPr>
          <w:rFonts w:ascii="David" w:eastAsia="Calibri" w:hAnsi="David" w:hint="cs"/>
          <w:sz w:val="24"/>
          <w:rtl/>
        </w:rPr>
        <w:t>כי הוא נושא בחובות מעביד כלשהם כלפי מי מעובדי המתכנן.</w:t>
      </w:r>
      <w:r w:rsidRPr="00740118">
        <w:rPr>
          <w:rFonts w:ascii="David" w:eastAsia="Calibri" w:hAnsi="David" w:hint="cs"/>
          <w:sz w:val="24"/>
          <w:rtl/>
        </w:rPr>
        <w:tab/>
      </w:r>
      <w:r w:rsidRPr="00740118">
        <w:rPr>
          <w:rFonts w:ascii="David" w:eastAsia="Calibri" w:hAnsi="David" w:hint="cs"/>
          <w:sz w:val="24"/>
          <w:rtl/>
        </w:rPr>
        <w:br/>
      </w:r>
    </w:p>
    <w:p w14:paraId="4D42A2E1"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3</w:t>
      </w:r>
      <w:r w:rsidRPr="00740118">
        <w:rPr>
          <w:rFonts w:ascii="David" w:eastAsia="Calibri" w:hAnsi="David" w:hint="cs"/>
          <w:sz w:val="24"/>
          <w:rtl/>
        </w:rPr>
        <w:tab/>
      </w:r>
      <w:r w:rsidRPr="00740118">
        <w:rPr>
          <w:rFonts w:ascii="David" w:eastAsia="Calibri" w:hAnsi="David" w:hint="cs"/>
          <w:b/>
          <w:bCs/>
          <w:sz w:val="24"/>
          <w:rtl/>
        </w:rPr>
        <w:t>ביטוח אחריות כלפי צד שלישי</w:t>
      </w:r>
      <w:r w:rsidRPr="00740118">
        <w:rPr>
          <w:rFonts w:ascii="David" w:eastAsia="Calibri" w:hAnsi="David" w:hint="cs"/>
          <w:sz w:val="24"/>
          <w:rtl/>
        </w:rPr>
        <w:t xml:space="preserve"> המבטח את חבות המתכנן על פי דין בגבול אחריות שלא יפחת מ- 4,000,000 ₪ (ארבעה מיליון ₪) למקרה ולתקופת ביטוח שנתית, בגין אירועים הנובעים במישרין ו/או בעקיפין מפעולותיו של המתכנן ו/או כל מי שפועל מטעמו וכל הבאים מכוחו ויחול על כל אובדן ו/או נזק לגוף ו/או לרכוש.</w:t>
      </w:r>
    </w:p>
    <w:p w14:paraId="106F771F" w14:textId="77777777" w:rsidR="00740118" w:rsidRPr="00740118" w:rsidRDefault="00740118" w:rsidP="00740118">
      <w:pPr>
        <w:tabs>
          <w:tab w:val="left" w:pos="283"/>
          <w:tab w:val="left" w:pos="708"/>
        </w:tabs>
        <w:spacing w:line="240" w:lineRule="auto"/>
        <w:ind w:left="283" w:hanging="283"/>
        <w:jc w:val="both"/>
        <w:rPr>
          <w:rFonts w:ascii="David" w:eastAsia="Calibri" w:hAnsi="David"/>
          <w:sz w:val="24"/>
          <w:rtl/>
        </w:rPr>
      </w:pPr>
      <w:r w:rsidRPr="00740118">
        <w:rPr>
          <w:rFonts w:ascii="David" w:eastAsia="Calibri" w:hAnsi="David" w:hint="cs"/>
          <w:sz w:val="24"/>
          <w:rtl/>
        </w:rPr>
        <w:tab/>
        <w:t>ביטוח זה לא  כפוף לכל הגבלה בדבר חבות הנובעת מאש, התפוצצות, בהלה, מכשירי הרמה, חבות</w:t>
      </w:r>
      <w:r w:rsidRPr="00740118">
        <w:rPr>
          <w:rFonts w:ascii="David" w:eastAsia="Calibri" w:hAnsi="David" w:hint="cs"/>
          <w:sz w:val="24"/>
        </w:rPr>
        <w:t xml:space="preserve"> </w:t>
      </w:r>
      <w:r w:rsidRPr="00740118">
        <w:rPr>
          <w:rFonts w:ascii="David" w:eastAsia="Calibri" w:hAnsi="David" w:hint="cs"/>
          <w:sz w:val="24"/>
          <w:rtl/>
        </w:rPr>
        <w:t>בגין וכלפי קבלנים, קבלני משנה</w:t>
      </w:r>
      <w:r w:rsidRPr="00740118">
        <w:rPr>
          <w:rFonts w:ascii="David" w:eastAsia="Calibri" w:hAnsi="David" w:hint="cs"/>
          <w:sz w:val="24"/>
        </w:rPr>
        <w:t xml:space="preserve"> </w:t>
      </w:r>
      <w:r w:rsidRPr="00740118">
        <w:rPr>
          <w:rFonts w:ascii="David" w:eastAsia="Calibri" w:hAnsi="David" w:hint="cs"/>
          <w:sz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740118">
        <w:rPr>
          <w:rFonts w:ascii="David" w:eastAsia="Calibri" w:hAnsi="David" w:hint="cs"/>
          <w:sz w:val="24"/>
          <w:rtl/>
        </w:rPr>
        <w:br/>
        <w:t>הביטוח מורחב לשפות את המזמין בגין אחריותו למעשי ו/או מחדלי המתכנן והבאים מטעמו, וזאת בכפוף לסעיף אחריות צולבת לפי נחשב הביטוח כאילו נערך בנפרד עבור כל אחד מיחידי המבוטח.  רכוש המזמין ייחשב כרכוש צד שלישי.</w:t>
      </w:r>
    </w:p>
    <w:p w14:paraId="1F398A86"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
      </w:pPr>
      <w:r w:rsidRPr="00740118">
        <w:rPr>
          <w:rFonts w:ascii="David" w:eastAsia="Calibri" w:hAnsi="David" w:hint="cs"/>
          <w:sz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7D83FB3C"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
      </w:pPr>
      <w:r w:rsidRPr="00740118">
        <w:rPr>
          <w:rFonts w:ascii="David" w:eastAsia="Calibri" w:hAnsi="David" w:hint="cs"/>
          <w:sz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B4A34B7"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tl/>
        </w:rPr>
      </w:pPr>
      <w:r w:rsidRPr="00740118">
        <w:rPr>
          <w:rFonts w:ascii="David" w:eastAsia="Calibri" w:hAnsi="David" w:hint="cs"/>
          <w:sz w:val="24"/>
          <w:rtl/>
        </w:rPr>
        <w:lastRenderedPageBreak/>
        <w:t>כמו כן המתכנן מתחייב שהכיסוי על פי הפוליסות לא יבוטל ולא יחול בו שינוי לרעה, אלא אם תימסר הודעה כתובה בדואר רשום לידי המזמין לפחות 60 יום מראש.</w:t>
      </w:r>
    </w:p>
    <w:p w14:paraId="78D53D7F" w14:textId="77777777" w:rsidR="00740118" w:rsidRPr="00740118" w:rsidRDefault="00740118" w:rsidP="00740118">
      <w:pPr>
        <w:numPr>
          <w:ilvl w:val="0"/>
          <w:numId w:val="39"/>
        </w:numPr>
        <w:tabs>
          <w:tab w:val="left" w:pos="283"/>
        </w:tabs>
        <w:spacing w:before="0" w:beforeAutospacing="0" w:after="0" w:afterAutospacing="0" w:line="240" w:lineRule="auto"/>
        <w:jc w:val="both"/>
        <w:rPr>
          <w:rFonts w:ascii="David" w:eastAsia="Calibri" w:hAnsi="David"/>
          <w:sz w:val="24"/>
        </w:rPr>
      </w:pPr>
      <w:r w:rsidRPr="00740118">
        <w:rPr>
          <w:rFonts w:ascii="David" w:eastAsia="Calibri" w:hAnsi="David" w:hint="cs"/>
          <w:sz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27A53C5B" w14:textId="77777777" w:rsidR="00740118" w:rsidRPr="00740118" w:rsidRDefault="00740118" w:rsidP="00740118">
      <w:pPr>
        <w:jc w:val="both"/>
        <w:rPr>
          <w:rFonts w:ascii="David" w:eastAsia="Calibri" w:hAnsi="David"/>
          <w:sz w:val="24"/>
          <w:rtl/>
        </w:rPr>
      </w:pPr>
      <w:r w:rsidRPr="00740118">
        <w:rPr>
          <w:rFonts w:ascii="David" w:eastAsia="Calibri" w:hAnsi="David" w:hint="cs"/>
          <w:sz w:val="24"/>
          <w:rtl/>
        </w:rPr>
        <w:t xml:space="preserve"> </w:t>
      </w:r>
    </w:p>
    <w:p w14:paraId="0909356C" w14:textId="77777777" w:rsidR="00740118" w:rsidRPr="00740118" w:rsidRDefault="00740118" w:rsidP="00740118">
      <w:pPr>
        <w:ind w:left="364"/>
        <w:contextualSpacing/>
        <w:rPr>
          <w:rFonts w:ascii="Times New Roman" w:eastAsia="Calibri" w:hAnsi="Times New Roman" w:cs="Arial"/>
          <w:szCs w:val="22"/>
          <w:rtl/>
        </w:rPr>
      </w:pPr>
    </w:p>
    <w:p w14:paraId="415312DA"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B070BE4"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85FE35F"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1A2A089"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6F56642"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F60DE8C"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2468258"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66032982"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25C3B45"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475A84C8"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76A4C7C4"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A90A59D"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0A2E31CF"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9398766"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1F0C2C8C"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3115BE31" w14:textId="77777777" w:rsidR="00740118" w:rsidRPr="00740118" w:rsidRDefault="00740118" w:rsidP="00740118">
      <w:pPr>
        <w:keepNext/>
        <w:widowControl w:val="0"/>
        <w:spacing w:before="0" w:beforeAutospacing="0" w:after="0" w:afterAutospacing="0" w:line="240" w:lineRule="auto"/>
        <w:jc w:val="center"/>
        <w:outlineLvl w:val="1"/>
        <w:rPr>
          <w:rFonts w:ascii="Times New Roman" w:eastAsia="Times New Roman" w:hAnsi="Times New Roman"/>
          <w:bCs/>
          <w:sz w:val="24"/>
          <w:u w:val="single"/>
          <w:rtl/>
          <w:lang w:eastAsia="he-IL"/>
        </w:rPr>
      </w:pPr>
    </w:p>
    <w:p w14:paraId="2A2E34A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9A6656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F8DC50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CCBE9B1"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5D110D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07F739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481B11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E7354EF"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598E4627"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2262900"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CFFAEE1"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7E4CB5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F5903F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4FA329C"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D746BB4"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654BADA"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7B90E43B"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0909DA1"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6FBD612"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46504D4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1B26355"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03997DF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282F8A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658ACD4D"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8F2F59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3BC55E6E"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p>
    <w:p w14:paraId="1DC46600"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4"/>
          <w:u w:val="single"/>
          <w:rtl/>
          <w:lang w:eastAsia="he-IL"/>
        </w:rPr>
      </w:pPr>
      <w:r w:rsidRPr="00740118">
        <w:rPr>
          <w:rFonts w:ascii="Times New Roman" w:eastAsia="Times New Roman" w:hAnsi="Times New Roman"/>
          <w:bCs/>
          <w:sz w:val="24"/>
          <w:u w:val="single"/>
          <w:rtl/>
          <w:lang w:eastAsia="he-IL"/>
        </w:rPr>
        <w:br w:type="page"/>
      </w:r>
    </w:p>
    <w:p w14:paraId="1289BEC8"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Cs/>
          <w:sz w:val="20"/>
          <w:u w:val="single"/>
          <w:rtl/>
          <w:lang w:eastAsia="he-IL"/>
        </w:rPr>
      </w:pPr>
      <w:r w:rsidRPr="00740118">
        <w:rPr>
          <w:rFonts w:ascii="Times New Roman" w:eastAsia="Times New Roman" w:hAnsi="Times New Roman" w:hint="cs"/>
          <w:bCs/>
          <w:sz w:val="20"/>
          <w:u w:val="single"/>
          <w:rtl/>
          <w:lang w:eastAsia="he-IL"/>
        </w:rPr>
        <w:lastRenderedPageBreak/>
        <w:t>נספח "</w:t>
      </w:r>
      <w:r w:rsidRPr="00740118">
        <w:rPr>
          <w:rFonts w:ascii="Times New Roman" w:eastAsia="Times New Roman" w:hAnsi="Times New Roman" w:hint="eastAsia"/>
          <w:bCs/>
          <w:sz w:val="20"/>
          <w:u w:val="single"/>
          <w:rtl/>
          <w:lang w:eastAsia="he-IL"/>
        </w:rPr>
        <w:t>ז</w:t>
      </w:r>
      <w:r w:rsidRPr="00740118">
        <w:rPr>
          <w:rFonts w:ascii="Times New Roman" w:eastAsia="Times New Roman" w:hAnsi="Times New Roman" w:hint="cs"/>
          <w:bCs/>
          <w:sz w:val="20"/>
          <w:u w:val="single"/>
          <w:rtl/>
          <w:lang w:eastAsia="he-IL"/>
        </w:rPr>
        <w:t>1'"</w:t>
      </w:r>
    </w:p>
    <w:p w14:paraId="4968BBA6"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b/>
          <w:bCs/>
          <w:sz w:val="20"/>
          <w:u w:val="single"/>
          <w:lang w:eastAsia="he-IL"/>
        </w:rPr>
      </w:pPr>
      <w:r w:rsidRPr="00740118">
        <w:rPr>
          <w:rFonts w:ascii="Times New Roman" w:eastAsia="Times New Roman" w:hAnsi="Times New Roman" w:hint="cs"/>
          <w:b/>
          <w:bCs/>
          <w:sz w:val="20"/>
          <w:u w:val="single"/>
          <w:rtl/>
          <w:lang w:eastAsia="he-IL"/>
        </w:rPr>
        <w:t>אישור על קיום ביטוחי המתכנן</w:t>
      </w:r>
    </w:p>
    <w:p w14:paraId="51F3A399" w14:textId="77777777" w:rsidR="00740118" w:rsidRPr="00740118" w:rsidRDefault="00740118" w:rsidP="00740118">
      <w:pPr>
        <w:widowControl w:val="0"/>
        <w:spacing w:before="0" w:beforeAutospacing="0" w:after="0" w:afterAutospacing="0" w:line="240" w:lineRule="auto"/>
        <w:jc w:val="center"/>
        <w:rPr>
          <w:rFonts w:ascii="Times New Roman" w:eastAsia="Times New Roman" w:hAnsi="Times New Roman"/>
          <w:sz w:val="20"/>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740118" w:rsidRPr="00740118" w14:paraId="7D844251" w14:textId="77777777" w:rsidTr="00786BFA">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0AD80BB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1D45100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הנפקת האישור(</w:t>
            </w:r>
            <w:r w:rsidRPr="00740118">
              <w:rPr>
                <w:rFonts w:ascii="David" w:eastAsia="Calibri" w:hAnsi="David" w:hint="cs"/>
                <w:sz w:val="24"/>
                <w:lang w:eastAsia="he-IL"/>
              </w:rPr>
              <w:t>DD/MM/YYYY</w:t>
            </w:r>
            <w:r w:rsidRPr="00740118">
              <w:rPr>
                <w:rFonts w:ascii="David" w:eastAsia="Calibri" w:hAnsi="David" w:hint="cs"/>
                <w:sz w:val="24"/>
                <w:rtl/>
                <w:lang w:eastAsia="he-IL"/>
              </w:rPr>
              <w:t>)</w:t>
            </w:r>
          </w:p>
        </w:tc>
      </w:tr>
      <w:tr w:rsidR="00740118" w:rsidRPr="00740118" w14:paraId="1ABD6142" w14:textId="77777777" w:rsidTr="00786BFA">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55F1079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740118" w:rsidRPr="00740118" w14:paraId="05F19C3B" w14:textId="77777777" w:rsidTr="00786BFA">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E48F14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F5DE60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504E3FE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4F77FE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מעמד מבקש האישור*</w:t>
            </w:r>
          </w:p>
        </w:tc>
      </w:tr>
      <w:tr w:rsidR="00740118" w:rsidRPr="00740118" w14:paraId="7ADED88A" w14:textId="77777777" w:rsidTr="00786BFA">
        <w:trPr>
          <w:trHeight w:val="551"/>
        </w:trPr>
        <w:tc>
          <w:tcPr>
            <w:tcW w:w="4068" w:type="dxa"/>
            <w:tcBorders>
              <w:top w:val="single" w:sz="4" w:space="0" w:color="auto"/>
              <w:left w:val="single" w:sz="4" w:space="0" w:color="auto"/>
              <w:bottom w:val="single" w:sz="4" w:space="0" w:color="auto"/>
              <w:right w:val="single" w:sz="4" w:space="0" w:color="auto"/>
            </w:tcBorders>
            <w:hideMark/>
          </w:tcPr>
          <w:p w14:paraId="21032D7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שם</w:t>
            </w:r>
          </w:p>
          <w:p w14:paraId="11F42A9D"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F13909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0C9EDC9B"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p w14:paraId="4581E16D"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Segoe UI Symbol" w:eastAsia="MS Gothic" w:hAnsi="Segoe UI Symbol" w:cs="Segoe UI Symbol"/>
                <w:b/>
                <w:sz w:val="24"/>
                <w:rtl/>
                <w:lang w:eastAsia="he-IL"/>
              </w:rPr>
              <w:t>☒</w:t>
            </w:r>
            <w:r w:rsidRPr="00740118">
              <w:rPr>
                <w:rFonts w:ascii="David" w:eastAsia="Calibri" w:hAnsi="David" w:hint="cs"/>
                <w:b/>
                <w:sz w:val="24"/>
                <w:rtl/>
                <w:lang w:eastAsia="he-IL"/>
              </w:rPr>
              <w:t>שירותים - 085</w:t>
            </w:r>
          </w:p>
          <w:p w14:paraId="22B1F881"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097218A"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p w14:paraId="60EE7935"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Segoe UI Symbol" w:eastAsia="MS Gothic" w:hAnsi="Segoe UI Symbol" w:cs="Segoe UI Symbol"/>
                <w:b/>
                <w:sz w:val="24"/>
                <w:rtl/>
                <w:lang w:eastAsia="he-IL"/>
              </w:rPr>
              <w:t>☒</w:t>
            </w:r>
            <w:r w:rsidRPr="00740118">
              <w:rPr>
                <w:rFonts w:ascii="David" w:eastAsia="Calibri" w:hAnsi="David" w:hint="cs"/>
                <w:b/>
                <w:sz w:val="24"/>
                <w:rtl/>
                <w:lang w:eastAsia="he-IL"/>
              </w:rPr>
              <w:t>מזמין שירותים</w:t>
            </w:r>
          </w:p>
          <w:p w14:paraId="37ACCA6F"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p>
        </w:tc>
      </w:tr>
      <w:tr w:rsidR="00740118" w:rsidRPr="00740118" w14:paraId="1B7A4601" w14:textId="77777777" w:rsidTr="00786BFA">
        <w:trPr>
          <w:trHeight w:val="571"/>
        </w:trPr>
        <w:tc>
          <w:tcPr>
            <w:tcW w:w="4068" w:type="dxa"/>
            <w:tcBorders>
              <w:top w:val="single" w:sz="4" w:space="0" w:color="auto"/>
              <w:left w:val="single" w:sz="4" w:space="0" w:color="auto"/>
              <w:bottom w:val="single" w:sz="4" w:space="0" w:color="auto"/>
              <w:right w:val="single" w:sz="4" w:space="0" w:color="auto"/>
            </w:tcBorders>
            <w:hideMark/>
          </w:tcPr>
          <w:p w14:paraId="52262CA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ת.ז./ח.פ./ח.צ.</w:t>
            </w:r>
          </w:p>
          <w:p w14:paraId="1D8AF821"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775DC31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311E633"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0B9302F"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r>
      <w:tr w:rsidR="00740118" w:rsidRPr="00740118" w14:paraId="167A7E41" w14:textId="77777777" w:rsidTr="00786BFA">
        <w:trPr>
          <w:trHeight w:val="391"/>
        </w:trPr>
        <w:tc>
          <w:tcPr>
            <w:tcW w:w="4068" w:type="dxa"/>
            <w:tcBorders>
              <w:top w:val="single" w:sz="4" w:space="0" w:color="auto"/>
              <w:left w:val="single" w:sz="4" w:space="0" w:color="auto"/>
              <w:bottom w:val="single" w:sz="4" w:space="0" w:color="auto"/>
              <w:right w:val="single" w:sz="4" w:space="0" w:color="auto"/>
            </w:tcBorders>
            <w:hideMark/>
          </w:tcPr>
          <w:p w14:paraId="3CDC606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 xml:space="preserve">מען </w:t>
            </w:r>
          </w:p>
          <w:p w14:paraId="6D6BAA5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56735BD2" w14:textId="77777777" w:rsidR="00740118" w:rsidRPr="00740118" w:rsidRDefault="00740118" w:rsidP="00740118">
            <w:pPr>
              <w:spacing w:before="0" w:beforeAutospacing="0" w:after="0" w:afterAutospacing="0" w:line="240" w:lineRule="auto"/>
              <w:rPr>
                <w:rFonts w:ascii="David" w:eastAsia="Calibri" w:hAnsi="David"/>
                <w:sz w:val="24"/>
                <w:lang w:eastAsia="he-IL"/>
              </w:rPr>
            </w:pPr>
            <w:r w:rsidRPr="00740118">
              <w:rPr>
                <w:rFonts w:ascii="David" w:eastAsia="Calibri" w:hAnsi="David" w:hint="cs"/>
                <w:sz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965D62"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D89471F" w14:textId="77777777" w:rsidR="00740118" w:rsidRPr="00740118" w:rsidRDefault="00740118" w:rsidP="00740118">
            <w:pPr>
              <w:spacing w:before="0" w:beforeAutospacing="0" w:after="0" w:afterAutospacing="0" w:line="256" w:lineRule="auto"/>
              <w:rPr>
                <w:rFonts w:ascii="David" w:eastAsia="Calibri" w:hAnsi="David"/>
                <w:b/>
                <w:sz w:val="24"/>
                <w:lang w:eastAsia="he-IL"/>
              </w:rPr>
            </w:pPr>
          </w:p>
        </w:tc>
      </w:tr>
    </w:tbl>
    <w:p w14:paraId="744A3F2E" w14:textId="77777777" w:rsidR="00740118" w:rsidRPr="00740118" w:rsidRDefault="00740118" w:rsidP="00740118">
      <w:pPr>
        <w:spacing w:before="0" w:beforeAutospacing="0" w:after="200" w:afterAutospacing="0" w:line="276" w:lineRule="auto"/>
        <w:outlineLvl w:val="0"/>
        <w:rPr>
          <w:rFonts w:ascii="David" w:eastAsia="Calibri" w:hAnsi="David"/>
          <w:b/>
          <w:bCs/>
          <w:sz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740118" w:rsidRPr="00740118" w14:paraId="01A37547" w14:textId="77777777" w:rsidTr="00786BFA">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F66B10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כיסויים</w:t>
            </w:r>
          </w:p>
        </w:tc>
      </w:tr>
      <w:tr w:rsidR="00740118" w:rsidRPr="00740118" w14:paraId="0F18242B" w14:textId="77777777" w:rsidTr="00786BFA">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76D6DCB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סוג הביטוח</w:t>
            </w:r>
          </w:p>
          <w:p w14:paraId="2BDD391C"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p w14:paraId="60E4BF36"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28864D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59261D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BC0D3C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F89E64B"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3854930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F994DD5"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 xml:space="preserve">כיסויים נוספים בתוקף וביטול חריגים </w:t>
            </w:r>
          </w:p>
          <w:p w14:paraId="574BB97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יש לציין קוד כיסוי בהתאם לנספח ד'</w:t>
            </w:r>
          </w:p>
        </w:tc>
      </w:tr>
      <w:tr w:rsidR="00740118" w:rsidRPr="00740118" w14:paraId="6A7EF090" w14:textId="77777777" w:rsidTr="00786BFA">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2C302FBB"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4FA3F5EB"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01E222B"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F11B7BD"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65C2D1FB"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DFE81F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7CDD81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1EE8F801" w14:textId="77777777" w:rsidR="00740118" w:rsidRPr="00740118" w:rsidRDefault="00740118" w:rsidP="00740118">
            <w:pPr>
              <w:spacing w:before="0" w:beforeAutospacing="0" w:after="0" w:afterAutospacing="0" w:line="256" w:lineRule="auto"/>
              <w:rPr>
                <w:rFonts w:ascii="David" w:eastAsia="Calibri" w:hAnsi="David"/>
                <w:sz w:val="24"/>
                <w:lang w:eastAsia="he-IL"/>
              </w:rPr>
            </w:pPr>
          </w:p>
        </w:tc>
      </w:tr>
      <w:tr w:rsidR="00740118" w:rsidRPr="00740118" w14:paraId="57709DC9" w14:textId="77777777" w:rsidTr="00786B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2DFB8F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BC8218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7BB995A"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2F6F30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6D62B8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714FFD82"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4BD488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C9551D2" w14:textId="77777777" w:rsidR="00740118" w:rsidRPr="00740118" w:rsidRDefault="00740118" w:rsidP="00740118">
            <w:pPr>
              <w:spacing w:before="0" w:beforeAutospacing="0" w:after="0" w:afterAutospacing="0" w:line="240" w:lineRule="auto"/>
              <w:ind w:left="50" w:right="78"/>
              <w:rPr>
                <w:rFonts w:ascii="David" w:eastAsia="Calibri" w:hAnsi="David"/>
                <w:bCs/>
                <w:sz w:val="24"/>
                <w:rtl/>
                <w:lang w:eastAsia="he-IL"/>
              </w:rPr>
            </w:pPr>
            <w:r w:rsidRPr="00740118">
              <w:rPr>
                <w:rFonts w:ascii="David" w:eastAsia="Calibri" w:hAnsi="David" w:hint="cs"/>
                <w:bCs/>
                <w:sz w:val="24"/>
                <w:rtl/>
                <w:lang w:eastAsia="he-IL"/>
              </w:rPr>
              <w:t>304/302/307/315/328/329/321/309</w:t>
            </w:r>
          </w:p>
        </w:tc>
      </w:tr>
      <w:tr w:rsidR="00740118" w:rsidRPr="00740118" w14:paraId="72045ED6" w14:textId="77777777" w:rsidTr="00786B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6620037"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48AEE970"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793E5503"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6750406F"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0CC4D55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76393D79"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CF8471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BCCFCA0" w14:textId="77777777" w:rsidR="00740118" w:rsidRPr="00740118" w:rsidRDefault="00740118" w:rsidP="00740118">
            <w:pPr>
              <w:spacing w:before="0" w:beforeAutospacing="0" w:after="0" w:afterAutospacing="0" w:line="240" w:lineRule="auto"/>
              <w:ind w:left="50" w:right="78"/>
              <w:rPr>
                <w:rFonts w:ascii="David" w:eastAsia="Calibri" w:hAnsi="David"/>
                <w:bCs/>
                <w:sz w:val="24"/>
                <w:rtl/>
                <w:lang w:eastAsia="he-IL"/>
              </w:rPr>
            </w:pPr>
            <w:r w:rsidRPr="00740118">
              <w:rPr>
                <w:rFonts w:ascii="David" w:eastAsia="Calibri" w:hAnsi="David" w:hint="cs"/>
                <w:bCs/>
                <w:sz w:val="24"/>
                <w:rtl/>
                <w:lang w:eastAsia="he-IL"/>
              </w:rPr>
              <w:t>304/302/309/308/328/321</w:t>
            </w:r>
          </w:p>
        </w:tc>
      </w:tr>
      <w:tr w:rsidR="00740118" w:rsidRPr="00740118" w14:paraId="42E86171" w14:textId="77777777" w:rsidTr="00786BFA">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2CB73A58"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0C460C87"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765B4040"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25BCD3B5"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5812955A"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BF88C4A" w14:textId="77777777" w:rsidR="00740118" w:rsidRPr="00740118" w:rsidRDefault="00740118" w:rsidP="00740118">
            <w:pPr>
              <w:spacing w:before="0" w:beforeAutospacing="0" w:after="0" w:afterAutospacing="0" w:line="240" w:lineRule="auto"/>
              <w:rPr>
                <w:rFonts w:ascii="David" w:eastAsia="Calibri" w:hAnsi="David"/>
                <w:strike/>
                <w:sz w:val="24"/>
                <w:rtl/>
                <w:lang w:eastAsia="he-IL"/>
              </w:rPr>
            </w:pPr>
            <w:r w:rsidRPr="00740118">
              <w:rPr>
                <w:rFonts w:ascii="David" w:eastAsia="Calibri" w:hAnsi="David" w:hint="cs"/>
                <w:sz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92AD09E" w14:textId="77777777" w:rsidR="00740118" w:rsidRPr="00740118" w:rsidRDefault="00740118" w:rsidP="00740118">
            <w:pPr>
              <w:spacing w:before="0" w:beforeAutospacing="0" w:after="0" w:afterAutospacing="0" w:line="240" w:lineRule="auto"/>
              <w:rPr>
                <w:rFonts w:ascii="David" w:eastAsia="Calibri" w:hAnsi="David"/>
                <w:sz w:val="24"/>
                <w:rtl/>
                <w:lang w:eastAsia="he-IL"/>
              </w:rPr>
            </w:pPr>
            <w:r w:rsidRPr="00740118">
              <w:rPr>
                <w:rFonts w:ascii="David" w:eastAsia="Calibri" w:hAnsi="David" w:hint="cs"/>
                <w:sz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2A922028" w14:textId="77777777" w:rsidR="00740118" w:rsidRPr="00740118" w:rsidRDefault="00740118" w:rsidP="00740118">
            <w:pPr>
              <w:spacing w:before="0" w:beforeAutospacing="0" w:after="0" w:afterAutospacing="0" w:line="240" w:lineRule="auto"/>
              <w:ind w:left="50" w:right="78"/>
              <w:rPr>
                <w:rFonts w:ascii="David" w:eastAsia="Calibri" w:hAnsi="David"/>
                <w:bCs/>
                <w:strike/>
                <w:sz w:val="24"/>
                <w:rtl/>
                <w:lang w:eastAsia="he-IL"/>
              </w:rPr>
            </w:pPr>
            <w:r w:rsidRPr="00740118">
              <w:rPr>
                <w:rFonts w:ascii="David" w:eastAsia="Calibri" w:hAnsi="David" w:hint="cs"/>
                <w:bCs/>
                <w:sz w:val="24"/>
                <w:rtl/>
                <w:lang w:eastAsia="he-IL"/>
              </w:rPr>
              <w:t>302/318/328/332/301/303/325/326/327/321</w:t>
            </w:r>
          </w:p>
        </w:tc>
      </w:tr>
    </w:tbl>
    <w:p w14:paraId="67EF0DC1" w14:textId="77777777" w:rsidR="00740118" w:rsidRPr="00740118" w:rsidRDefault="00740118" w:rsidP="00740118">
      <w:pPr>
        <w:spacing w:before="0" w:beforeAutospacing="0" w:after="200" w:afterAutospacing="0" w:line="276" w:lineRule="auto"/>
        <w:ind w:left="84" w:hanging="41"/>
        <w:rPr>
          <w:rFonts w:ascii="David" w:eastAsia="Calibri" w:hAnsi="David"/>
          <w:sz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7BD6EF68" w14:textId="77777777" w:rsidTr="00786BFA">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8EF9FEB"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740118">
              <w:rPr>
                <w:rFonts w:ascii="David" w:eastAsia="Calibri" w:hAnsi="David" w:hint="cs"/>
                <w:bCs/>
                <w:sz w:val="24"/>
                <w:rtl/>
                <w:lang w:eastAsia="he-IL"/>
              </w:rPr>
              <w:t>ג'</w:t>
            </w:r>
            <w:r w:rsidRPr="00740118">
              <w:rPr>
                <w:rFonts w:ascii="David" w:eastAsia="Calibri" w:hAnsi="David" w:hint="cs"/>
                <w:b/>
                <w:sz w:val="24"/>
                <w:rtl/>
                <w:lang w:eastAsia="he-IL"/>
              </w:rPr>
              <w:t>)*:</w:t>
            </w:r>
          </w:p>
        </w:tc>
      </w:tr>
      <w:tr w:rsidR="00740118" w:rsidRPr="00740118" w14:paraId="6C4F2FA8" w14:textId="77777777" w:rsidTr="00786BFA">
        <w:trPr>
          <w:trHeight w:val="798"/>
        </w:trPr>
        <w:tc>
          <w:tcPr>
            <w:tcW w:w="11530" w:type="dxa"/>
            <w:tcBorders>
              <w:top w:val="single" w:sz="4" w:space="0" w:color="auto"/>
              <w:left w:val="single" w:sz="4" w:space="0" w:color="auto"/>
              <w:bottom w:val="single" w:sz="4" w:space="0" w:color="auto"/>
              <w:right w:val="single" w:sz="4" w:space="0" w:color="auto"/>
            </w:tcBorders>
            <w:hideMark/>
          </w:tcPr>
          <w:p w14:paraId="7FAB5E57"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038</w:t>
            </w:r>
          </w:p>
        </w:tc>
      </w:tr>
    </w:tbl>
    <w:p w14:paraId="34E42A35" w14:textId="77777777" w:rsidR="00740118" w:rsidRPr="00740118" w:rsidRDefault="00740118" w:rsidP="00740118">
      <w:pPr>
        <w:bidi w:val="0"/>
        <w:spacing w:before="0" w:beforeAutospacing="0" w:after="0" w:afterAutospacing="0" w:line="240" w:lineRule="auto"/>
        <w:rPr>
          <w:rFonts w:ascii="David" w:eastAsia="Times New Roman" w:hAnsi="David"/>
          <w:vanish/>
          <w:sz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54608BFF"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033F591" w14:textId="77777777" w:rsidR="00740118" w:rsidRPr="00740118" w:rsidRDefault="00740118" w:rsidP="00740118">
            <w:pPr>
              <w:spacing w:before="0" w:beforeAutospacing="0" w:after="0" w:afterAutospacing="0" w:line="240" w:lineRule="auto"/>
              <w:ind w:left="50" w:right="78"/>
              <w:rPr>
                <w:rFonts w:ascii="David" w:eastAsia="Calibri" w:hAnsi="David"/>
                <w:b/>
                <w:sz w:val="24"/>
                <w:lang w:eastAsia="he-IL"/>
              </w:rPr>
            </w:pPr>
            <w:r w:rsidRPr="00740118">
              <w:rPr>
                <w:rFonts w:ascii="David" w:eastAsia="Calibri" w:hAnsi="David" w:hint="cs"/>
                <w:b/>
                <w:sz w:val="24"/>
                <w:rtl/>
                <w:lang w:eastAsia="he-IL"/>
              </w:rPr>
              <w:lastRenderedPageBreak/>
              <w:t>חתימת האישור</w:t>
            </w:r>
          </w:p>
        </w:tc>
      </w:tr>
      <w:tr w:rsidR="00740118" w:rsidRPr="00740118" w14:paraId="5099DD66" w14:textId="77777777" w:rsidTr="00786BFA">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6E7AB0D"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המבטח:</w:t>
            </w:r>
          </w:p>
        </w:tc>
      </w:tr>
    </w:tbl>
    <w:p w14:paraId="39CF7D6D" w14:textId="77777777" w:rsidR="00740118" w:rsidRDefault="00740118" w:rsidP="00740118">
      <w:pPr>
        <w:spacing w:before="0" w:beforeAutospacing="0" w:after="200" w:afterAutospacing="0" w:line="276" w:lineRule="auto"/>
        <w:rPr>
          <w:rFonts w:ascii="David" w:eastAsia="Calibri" w:hAnsi="David"/>
          <w:b/>
          <w:bCs/>
          <w:sz w:val="24"/>
          <w:u w:val="single"/>
          <w:rtl/>
          <w:lang w:eastAsia="he-IL"/>
        </w:rPr>
      </w:pPr>
    </w:p>
    <w:p w14:paraId="680BA399" w14:textId="77777777" w:rsidR="00740118" w:rsidRDefault="00740118" w:rsidP="00740118">
      <w:pPr>
        <w:spacing w:before="0" w:beforeAutospacing="0" w:after="200" w:afterAutospacing="0" w:line="276" w:lineRule="auto"/>
        <w:rPr>
          <w:rFonts w:ascii="David" w:eastAsia="Calibri" w:hAnsi="David"/>
          <w:b/>
          <w:bCs/>
          <w:sz w:val="24"/>
          <w:u w:val="single"/>
          <w:rtl/>
          <w:lang w:eastAsia="he-IL"/>
        </w:rPr>
      </w:pPr>
    </w:p>
    <w:p w14:paraId="21901F18" w14:textId="77777777" w:rsidR="00740118" w:rsidRPr="00740118" w:rsidRDefault="00740118" w:rsidP="00740118">
      <w:pPr>
        <w:spacing w:before="0" w:beforeAutospacing="0" w:after="200" w:afterAutospacing="0" w:line="276" w:lineRule="auto"/>
        <w:rPr>
          <w:rFonts w:ascii="David" w:eastAsia="Calibri" w:hAnsi="David"/>
          <w:b/>
          <w:bCs/>
          <w:sz w:val="24"/>
          <w:u w:val="single"/>
          <w:rtl/>
          <w:lang w:eastAsia="he-IL"/>
        </w:rPr>
      </w:pPr>
      <w:r w:rsidRPr="00740118">
        <w:rPr>
          <w:rFonts w:ascii="David" w:eastAsia="Calibri" w:hAnsi="David" w:hint="cs"/>
          <w:b/>
          <w:bCs/>
          <w:sz w:val="24"/>
          <w:u w:val="single"/>
          <w:rtl/>
          <w:lang w:eastAsia="he-IL"/>
        </w:rPr>
        <w:lastRenderedPageBreak/>
        <w:t xml:space="preserve">* באישור ביטוח כללי </w:t>
      </w:r>
      <w:r w:rsidRPr="00740118">
        <w:rPr>
          <w:rFonts w:ascii="David" w:eastAsia="Calibri" w:hAnsi="David" w:hint="cs"/>
          <w:sz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740118" w:rsidRPr="00740118" w14:paraId="3D396400"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31058E85" w14:textId="77777777" w:rsidR="00740118" w:rsidRPr="00740118" w:rsidRDefault="00740118" w:rsidP="00740118">
            <w:pPr>
              <w:spacing w:before="0" w:beforeAutospacing="0" w:after="0" w:afterAutospacing="0" w:line="240" w:lineRule="auto"/>
              <w:ind w:left="50" w:right="78"/>
              <w:rPr>
                <w:rFonts w:ascii="David" w:eastAsia="Calibri" w:hAnsi="David"/>
                <w:b/>
                <w:sz w:val="24"/>
                <w:rtl/>
                <w:lang w:eastAsia="he-IL"/>
              </w:rPr>
            </w:pPr>
            <w:r w:rsidRPr="00740118">
              <w:rPr>
                <w:rFonts w:ascii="David" w:eastAsia="Calibri" w:hAnsi="David" w:hint="cs"/>
                <w:b/>
                <w:sz w:val="24"/>
                <w:rtl/>
                <w:lang w:eastAsia="he-IL"/>
              </w:rPr>
              <w:t>ביטול/שינוי הפוליסה *</w:t>
            </w:r>
          </w:p>
        </w:tc>
      </w:tr>
      <w:tr w:rsidR="00740118" w:rsidRPr="00740118" w14:paraId="63AF45C0"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DBE2C1D" w14:textId="77777777" w:rsidR="00740118" w:rsidRPr="00740118" w:rsidRDefault="00740118" w:rsidP="00740118">
            <w:pPr>
              <w:spacing w:before="0" w:beforeAutospacing="0" w:after="0" w:afterAutospacing="0" w:line="240" w:lineRule="auto"/>
              <w:rPr>
                <w:rFonts w:ascii="David" w:eastAsia="Calibri" w:hAnsi="David"/>
                <w:bCs/>
                <w:sz w:val="24"/>
                <w:rtl/>
                <w:lang w:eastAsia="he-IL"/>
              </w:rPr>
            </w:pPr>
            <w:r w:rsidRPr="00740118">
              <w:rPr>
                <w:rFonts w:ascii="David" w:eastAsia="Calibri" w:hAnsi="David" w:hint="cs"/>
                <w:b/>
                <w:sz w:val="24"/>
                <w:rtl/>
                <w:lang w:eastAsia="he-IL"/>
              </w:rPr>
              <w:t xml:space="preserve">שינוי לרעת מבקש האישור או ביטול של פוליסת ביטוח,  לא ייכנס לתוקף אלא </w:t>
            </w:r>
            <w:r w:rsidRPr="00740118">
              <w:rPr>
                <w:rFonts w:ascii="David" w:eastAsia="Calibri" w:hAnsi="David" w:hint="cs"/>
                <w:bCs/>
                <w:sz w:val="24"/>
                <w:rtl/>
                <w:lang w:eastAsia="he-IL"/>
              </w:rPr>
              <w:t>30 יום</w:t>
            </w:r>
            <w:r w:rsidRPr="00740118">
              <w:rPr>
                <w:rFonts w:ascii="David" w:eastAsia="Calibri" w:hAnsi="David" w:hint="cs"/>
                <w:b/>
                <w:sz w:val="24"/>
                <w:rtl/>
                <w:lang w:eastAsia="he-IL"/>
              </w:rPr>
              <w:t xml:space="preserve"> לאחר משלוח הודעה למבקש האישור בדבר השינוי או הביטול.</w:t>
            </w:r>
          </w:p>
        </w:tc>
      </w:tr>
    </w:tbl>
    <w:p w14:paraId="5613C232"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4F0DE423"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2F5E2BD"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0E084634"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6E79EEB0"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56C6BFCF"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21B95B5E"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5EF2DF97"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4"/>
          <w:rtl/>
          <w:lang w:eastAsia="he-IL"/>
        </w:rPr>
      </w:pPr>
    </w:p>
    <w:p w14:paraId="267897C5"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7B633A54"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28C19996"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262DC6B7"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452D2F4D"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717C681F"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4CB37495" w14:textId="77777777" w:rsidR="001835AB" w:rsidRPr="001835AB" w:rsidRDefault="001835AB" w:rsidP="001835AB">
      <w:pPr>
        <w:widowControl w:val="0"/>
        <w:spacing w:before="0" w:beforeAutospacing="0" w:after="0" w:afterAutospacing="0" w:line="240" w:lineRule="auto"/>
        <w:rPr>
          <w:rFonts w:ascii="Times New Roman" w:eastAsia="Times New Roman" w:hAnsi="Times New Roman"/>
          <w:sz w:val="24"/>
          <w:rtl/>
          <w:lang w:eastAsia="he-IL"/>
        </w:rPr>
      </w:pPr>
    </w:p>
    <w:p w14:paraId="1B8C53C5" w14:textId="77777777" w:rsidR="00740118" w:rsidRDefault="00740118"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Pr>
          <w:rFonts w:ascii="Times New Roman" w:eastAsia="Times New Roman" w:hAnsi="Times New Roman"/>
          <w:b/>
          <w:bCs/>
          <w:sz w:val="20"/>
          <w:u w:val="single"/>
          <w:rtl/>
          <w:lang w:eastAsia="he-IL"/>
        </w:rPr>
        <w:br w:type="page"/>
      </w:r>
    </w:p>
    <w:p w14:paraId="717665A9" w14:textId="77777777" w:rsidR="001835AB" w:rsidRPr="001835AB" w:rsidRDefault="001835AB" w:rsidP="001835AB">
      <w:pPr>
        <w:widowControl w:val="0"/>
        <w:spacing w:before="0" w:beforeAutospacing="0" w:after="0" w:afterAutospacing="0" w:line="240" w:lineRule="auto"/>
        <w:jc w:val="center"/>
        <w:rPr>
          <w:rFonts w:ascii="Times New Roman" w:eastAsia="Times New Roman" w:hAnsi="Times New Roman"/>
          <w:b/>
          <w:bCs/>
          <w:sz w:val="20"/>
          <w:u w:val="single"/>
          <w:rtl/>
          <w:lang w:eastAsia="he-IL"/>
        </w:rPr>
      </w:pPr>
      <w:r w:rsidRPr="001835AB">
        <w:rPr>
          <w:rFonts w:ascii="Times New Roman" w:eastAsia="Times New Roman" w:hAnsi="Times New Roman"/>
          <w:b/>
          <w:bCs/>
          <w:sz w:val="20"/>
          <w:u w:val="single"/>
          <w:rtl/>
          <w:lang w:eastAsia="he-IL"/>
        </w:rPr>
        <w:lastRenderedPageBreak/>
        <w:t xml:space="preserve">נספח </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ח</w:t>
      </w:r>
      <w:r w:rsidR="009E2846">
        <w:rPr>
          <w:rFonts w:ascii="Times New Roman" w:eastAsia="Times New Roman" w:hAnsi="Times New Roman" w:hint="cs"/>
          <w:b/>
          <w:bCs/>
          <w:sz w:val="20"/>
          <w:u w:val="single"/>
          <w:rtl/>
          <w:lang w:eastAsia="he-IL"/>
        </w:rPr>
        <w:t>'</w:t>
      </w:r>
      <w:r w:rsidRPr="001835AB">
        <w:rPr>
          <w:rFonts w:ascii="Times New Roman" w:eastAsia="Times New Roman" w:hAnsi="Times New Roman"/>
          <w:b/>
          <w:bCs/>
          <w:sz w:val="20"/>
          <w:u w:val="single"/>
          <w:rtl/>
          <w:lang w:eastAsia="he-IL"/>
        </w:rPr>
        <w:t>'</w:t>
      </w:r>
    </w:p>
    <w:p w14:paraId="6626EDF7"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7E841A62"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sz w:val="20"/>
          <w:rtl/>
          <w:lang w:eastAsia="he-IL"/>
        </w:rPr>
      </w:pPr>
      <w:r w:rsidRPr="001835AB">
        <w:rPr>
          <w:rFonts w:ascii="Times New Roman" w:eastAsia="Times New Roman" w:hAnsi="Times New Roman"/>
          <w:b/>
          <w:bCs/>
          <w:sz w:val="20"/>
          <w:u w:val="single"/>
          <w:rtl/>
          <w:lang w:eastAsia="he-IL"/>
        </w:rPr>
        <w:t>רשימת התכניות והמסמכים שעל המתכנן להנפיק</w:t>
      </w:r>
    </w:p>
    <w:p w14:paraId="2CF512E5" w14:textId="77777777" w:rsidR="001835AB" w:rsidRPr="001835AB" w:rsidRDefault="001835AB" w:rsidP="001835AB">
      <w:pPr>
        <w:widowControl w:val="0"/>
        <w:spacing w:before="0" w:beforeAutospacing="0" w:after="0" w:afterAutospacing="0" w:line="240" w:lineRule="auto"/>
        <w:ind w:hanging="720"/>
        <w:jc w:val="center"/>
        <w:rPr>
          <w:rFonts w:ascii="Times New Roman" w:eastAsia="Times New Roman" w:hAnsi="Times New Roman"/>
          <w:b/>
          <w:bCs/>
          <w:sz w:val="20"/>
          <w:u w:val="single"/>
          <w:rtl/>
          <w:lang w:eastAsia="he-IL"/>
        </w:rPr>
      </w:pPr>
    </w:p>
    <w:p w14:paraId="50E2A73E" w14:textId="77777777" w:rsidR="001835AB" w:rsidRPr="001835AB" w:rsidRDefault="001835AB" w:rsidP="001835AB">
      <w:pPr>
        <w:widowControl w:val="0"/>
        <w:spacing w:before="0" w:beforeAutospacing="0" w:after="0" w:afterAutospacing="0" w:line="240" w:lineRule="auto"/>
        <w:ind w:firstLine="373"/>
        <w:rPr>
          <w:rFonts w:ascii="Times New Roman" w:eastAsia="Times New Roman" w:hAnsi="Times New Roman"/>
          <w:sz w:val="24"/>
          <w:lang w:eastAsia="he-IL"/>
        </w:rPr>
      </w:pPr>
      <w:r w:rsidRPr="001835AB">
        <w:rPr>
          <w:rFonts w:ascii="Times New Roman" w:eastAsia="Times New Roman" w:hAnsi="Times New Roman"/>
          <w:sz w:val="24"/>
          <w:rtl/>
          <w:lang w:eastAsia="he-IL"/>
        </w:rPr>
        <w:t>למען הסר ספק יובהר כי מסמך זה מהווה השלמה והבהרה לנספח ב' ובכל מקרה אינו גורע ממנו.</w:t>
      </w:r>
    </w:p>
    <w:p w14:paraId="2236DD60" w14:textId="77777777" w:rsidR="001835AB" w:rsidRPr="001835AB" w:rsidRDefault="001835AB" w:rsidP="001835AB">
      <w:pPr>
        <w:widowControl w:val="0"/>
        <w:spacing w:before="0" w:beforeAutospacing="0" w:after="0" w:afterAutospacing="0" w:line="240" w:lineRule="auto"/>
        <w:ind w:hanging="720"/>
        <w:jc w:val="both"/>
        <w:rPr>
          <w:rFonts w:ascii="Times New Roman" w:eastAsia="Times New Roman" w:hAnsi="Times New Roman"/>
          <w:sz w:val="20"/>
          <w:rtl/>
          <w:lang w:eastAsia="he-IL"/>
        </w:rPr>
      </w:pPr>
    </w:p>
    <w:p w14:paraId="2DD77C46" w14:textId="77777777" w:rsidR="001835AB" w:rsidRPr="001835AB" w:rsidRDefault="001835AB" w:rsidP="001835AB">
      <w:pPr>
        <w:widowControl w:val="0"/>
        <w:spacing w:before="0" w:beforeAutospacing="0" w:after="0" w:afterAutospacing="0" w:line="240" w:lineRule="auto"/>
        <w:ind w:firstLine="89"/>
        <w:jc w:val="both"/>
        <w:rPr>
          <w:rFonts w:ascii="Times New Roman" w:eastAsia="Times New Roman" w:hAnsi="Times New Roman"/>
          <w:sz w:val="20"/>
          <w:rtl/>
          <w:lang w:eastAsia="he-IL"/>
        </w:rPr>
      </w:pPr>
    </w:p>
    <w:p w14:paraId="3EC75F73"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w:t>
      </w:r>
      <w:r w:rsidRPr="001835AB">
        <w:rPr>
          <w:rFonts w:ascii="Times New Roman" w:eastAsia="Times New Roman" w:hAnsi="Times New Roman"/>
          <w:sz w:val="20"/>
          <w:rtl/>
          <w:lang w:eastAsia="he-IL"/>
        </w:rPr>
        <w:tab/>
        <w:t>הרצות מחשב להדמיית ונ</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 xml:space="preserve">תוח פרמטרים לרמות השרות במספר, גודל ומהירויות נסיעה שונים </w:t>
      </w:r>
      <w:r w:rsidRPr="001835AB">
        <w:rPr>
          <w:rFonts w:ascii="Times New Roman" w:eastAsia="Times New Roman" w:hAnsi="Times New Roman"/>
          <w:sz w:val="20"/>
          <w:rtl/>
          <w:lang w:eastAsia="he-IL"/>
        </w:rPr>
        <w:tab/>
        <w:t>של המעליות.</w:t>
      </w:r>
    </w:p>
    <w:p w14:paraId="01A5865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61F56A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2.</w:t>
      </w:r>
      <w:r w:rsidRPr="001835AB">
        <w:rPr>
          <w:rFonts w:ascii="Times New Roman" w:eastAsia="Times New Roman" w:hAnsi="Times New Roman"/>
          <w:sz w:val="20"/>
          <w:rtl/>
          <w:lang w:eastAsia="he-IL"/>
        </w:rPr>
        <w:tab/>
        <w:t>תשריטים אופקיים של פירי המעליות בחלקו התחתון וס</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מון מתקני העצירה.</w:t>
      </w:r>
    </w:p>
    <w:p w14:paraId="3B4B199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B2240A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3.</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מתקנים.</w:t>
      </w:r>
    </w:p>
    <w:p w14:paraId="7C17FFD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FBFCB61"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4.</w:t>
      </w:r>
      <w:r w:rsidRPr="001835AB">
        <w:rPr>
          <w:rFonts w:ascii="Times New Roman" w:eastAsia="Times New Roman" w:hAnsi="Times New Roman"/>
          <w:sz w:val="20"/>
          <w:rtl/>
          <w:lang w:eastAsia="he-IL"/>
        </w:rPr>
        <w:tab/>
        <w:t xml:space="preserve">תשריטים אופקיים של פירי המעליות בקומות טיפוסיות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3BEA191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ED13A7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5.</w:t>
      </w:r>
      <w:r w:rsidRPr="001835AB">
        <w:rPr>
          <w:rFonts w:ascii="Times New Roman" w:eastAsia="Times New Roman" w:hAnsi="Times New Roman"/>
          <w:sz w:val="20"/>
          <w:rtl/>
          <w:lang w:eastAsia="he-IL"/>
        </w:rPr>
        <w:tab/>
        <w:t>תשריטים אופקיים של חדרי המכונות תוך ציון המכונות והמתקנים השונים ומשקלם.</w:t>
      </w:r>
    </w:p>
    <w:p w14:paraId="5BBC6FB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6715EDA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6.</w:t>
      </w:r>
      <w:r w:rsidRPr="001835AB">
        <w:rPr>
          <w:rFonts w:ascii="Times New Roman" w:eastAsia="Times New Roman" w:hAnsi="Times New Roman"/>
          <w:sz w:val="20"/>
          <w:rtl/>
          <w:lang w:eastAsia="he-IL"/>
        </w:rPr>
        <w:tab/>
        <w:t>תשריטים אופקיים של חדרי המכונות בציון אלמנטים ופתחים בבניה.</w:t>
      </w:r>
    </w:p>
    <w:p w14:paraId="4F4B38BF"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3CCD4C0"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7.</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סימון מתקנים, פרטי תליה וחיבור.</w:t>
      </w:r>
    </w:p>
    <w:p w14:paraId="340A89AA"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350164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8.</w:t>
      </w:r>
      <w:r w:rsidRPr="001835AB">
        <w:rPr>
          <w:rFonts w:ascii="Times New Roman" w:eastAsia="Times New Roman" w:hAnsi="Times New Roman"/>
          <w:sz w:val="20"/>
          <w:rtl/>
          <w:lang w:eastAsia="he-IL"/>
        </w:rPr>
        <w:tab/>
        <w:t xml:space="preserve">חתכים לגובה המעליות </w:t>
      </w:r>
      <w:r w:rsidRPr="001835AB">
        <w:rPr>
          <w:rFonts w:ascii="Times New Roman" w:eastAsia="Times New Roman" w:hAnsi="Times New Roman"/>
          <w:sz w:val="20"/>
          <w:lang w:eastAsia="he-IL"/>
        </w:rPr>
        <w:t>–</w:t>
      </w:r>
      <w:r w:rsidRPr="001835AB">
        <w:rPr>
          <w:rFonts w:ascii="Times New Roman" w:eastAsia="Times New Roman" w:hAnsi="Times New Roman"/>
          <w:sz w:val="20"/>
          <w:rtl/>
          <w:lang w:eastAsia="he-IL"/>
        </w:rPr>
        <w:t xml:space="preserve"> ת</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אור אלמנטי בניה.</w:t>
      </w:r>
    </w:p>
    <w:p w14:paraId="02735B4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1E80FF6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9.</w:t>
      </w:r>
      <w:r w:rsidRPr="001835AB">
        <w:rPr>
          <w:rFonts w:ascii="Times New Roman" w:eastAsia="Times New Roman" w:hAnsi="Times New Roman"/>
          <w:sz w:val="20"/>
          <w:rtl/>
          <w:lang w:eastAsia="he-IL"/>
        </w:rPr>
        <w:tab/>
        <w:t>פרטים של תאי המעליות, דלתות ומתקנים נוספים.</w:t>
      </w:r>
    </w:p>
    <w:p w14:paraId="55D2884E"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8C3F52D"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10.</w:t>
      </w:r>
      <w:r w:rsidRPr="001835AB">
        <w:rPr>
          <w:rFonts w:ascii="Times New Roman" w:eastAsia="Times New Roman" w:hAnsi="Times New Roman"/>
          <w:sz w:val="20"/>
          <w:rtl/>
          <w:lang w:eastAsia="he-IL"/>
        </w:rPr>
        <w:tab/>
        <w:t>חזיתות לתיאור פתחי הבניה בקומות כניסה, במרתפים ובקומות.</w:t>
      </w:r>
    </w:p>
    <w:p w14:paraId="60A174D8"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D0C76D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11.</w:t>
      </w:r>
      <w:r w:rsidRPr="001835AB">
        <w:rPr>
          <w:rFonts w:ascii="Times New Roman" w:eastAsia="Times New Roman" w:hAnsi="Times New Roman"/>
          <w:sz w:val="20"/>
          <w:rtl/>
          <w:lang w:eastAsia="he-IL"/>
        </w:rPr>
        <w:tab/>
        <w:t>חזיתות לתיאור דלתות המעליות, המשקופים ועזרי הפיקוד והשליטה.</w:t>
      </w:r>
    </w:p>
    <w:p w14:paraId="5237A697"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BFEC73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12.</w:t>
      </w:r>
      <w:r w:rsidRPr="001835AB">
        <w:rPr>
          <w:rFonts w:ascii="Times New Roman" w:eastAsia="Times New Roman" w:hAnsi="Times New Roman"/>
          <w:sz w:val="20"/>
          <w:rtl/>
          <w:lang w:eastAsia="he-IL"/>
        </w:rPr>
        <w:tab/>
        <w:t>מפרט טכני למתקנים, מערכות פקוד וחשמל.</w:t>
      </w:r>
    </w:p>
    <w:p w14:paraId="382CA8EC"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45944D2"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13.</w:t>
      </w:r>
      <w:r w:rsidRPr="001835AB">
        <w:rPr>
          <w:rFonts w:ascii="Times New Roman" w:eastAsia="Times New Roman" w:hAnsi="Times New Roman"/>
          <w:sz w:val="20"/>
          <w:rtl/>
          <w:lang w:eastAsia="he-IL"/>
        </w:rPr>
        <w:tab/>
        <w:t>הוראות לטיפול מונע.</w:t>
      </w:r>
    </w:p>
    <w:p w14:paraId="0FB1F30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38C4F2A4"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14.</w:t>
      </w:r>
      <w:r w:rsidRPr="001835AB">
        <w:rPr>
          <w:rFonts w:ascii="Times New Roman" w:eastAsia="Times New Roman" w:hAnsi="Times New Roman"/>
          <w:sz w:val="20"/>
          <w:rtl/>
          <w:lang w:eastAsia="he-IL"/>
        </w:rPr>
        <w:tab/>
        <w:t>כתב כמויות ואומדן מפורט.</w:t>
      </w:r>
    </w:p>
    <w:p w14:paraId="769D3FA9"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09A03E8B" w14:textId="77777777" w:rsidR="001835AB" w:rsidRPr="001835AB" w:rsidRDefault="001835AB" w:rsidP="001835AB">
      <w:pPr>
        <w:widowControl w:val="0"/>
        <w:spacing w:before="0" w:beforeAutospacing="0" w:after="0" w:afterAutospacing="0" w:line="240" w:lineRule="auto"/>
        <w:ind w:left="436" w:hanging="121"/>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15.</w:t>
      </w:r>
      <w:r w:rsidRPr="001835AB">
        <w:rPr>
          <w:rFonts w:ascii="Times New Roman" w:eastAsia="Times New Roman" w:hAnsi="Times New Roman"/>
          <w:sz w:val="20"/>
          <w:rtl/>
          <w:lang w:eastAsia="he-IL"/>
        </w:rPr>
        <w:tab/>
        <w:t xml:space="preserve">כל תכנית ו/או מסמך שידרשו במהלך התכנון והביצוע לשם בצוע התכנון והעבודות באופן מושלם </w:t>
      </w:r>
      <w:r w:rsidRPr="001835AB">
        <w:rPr>
          <w:rFonts w:ascii="Times New Roman" w:eastAsia="Times New Roman" w:hAnsi="Times New Roman"/>
          <w:sz w:val="20"/>
          <w:rtl/>
          <w:lang w:eastAsia="he-IL"/>
        </w:rPr>
        <w:br/>
        <w:t xml:space="preserve">     בהתאם לשיקול דעת המנהל וקביעתו הבלעדית.</w:t>
      </w:r>
    </w:p>
    <w:p w14:paraId="638C0F9E"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0F401849"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16.</w:t>
      </w:r>
      <w:r w:rsidRPr="001835AB">
        <w:rPr>
          <w:rFonts w:ascii="Times New Roman" w:eastAsia="Times New Roman" w:hAnsi="Times New Roman"/>
          <w:sz w:val="20"/>
          <w:rtl/>
          <w:lang w:eastAsia="he-IL"/>
        </w:rPr>
        <w:tab/>
        <w:t>רשימות מעודכנות של תכניות כולל תאריך ומספר מהדורה – לפחות פעם בחודש.</w:t>
      </w:r>
    </w:p>
    <w:p w14:paraId="28F073F9" w14:textId="77777777" w:rsidR="001835AB" w:rsidRPr="001835AB" w:rsidRDefault="001835AB" w:rsidP="001835AB">
      <w:pPr>
        <w:widowControl w:val="0"/>
        <w:spacing w:before="0" w:beforeAutospacing="0" w:after="0" w:afterAutospacing="0" w:line="240" w:lineRule="auto"/>
        <w:ind w:left="226" w:firstLine="89"/>
        <w:jc w:val="both"/>
        <w:rPr>
          <w:rFonts w:ascii="Times New Roman" w:eastAsia="Times New Roman" w:hAnsi="Times New Roman"/>
          <w:sz w:val="20"/>
          <w:rtl/>
          <w:lang w:eastAsia="he-IL"/>
        </w:rPr>
      </w:pPr>
    </w:p>
    <w:p w14:paraId="2B9DEDED" w14:textId="77777777" w:rsidR="001835AB" w:rsidRPr="001835AB" w:rsidRDefault="001835AB" w:rsidP="001835AB">
      <w:pPr>
        <w:widowControl w:val="0"/>
        <w:spacing w:before="0" w:beforeAutospacing="0" w:after="0" w:afterAutospacing="0" w:line="240" w:lineRule="auto"/>
        <w:ind w:left="-360" w:firstLine="675"/>
        <w:jc w:val="both"/>
        <w:rPr>
          <w:rFonts w:ascii="Times New Roman" w:eastAsia="Times New Roman" w:hAnsi="Times New Roman"/>
          <w:sz w:val="20"/>
          <w:lang w:eastAsia="he-IL"/>
        </w:rPr>
      </w:pPr>
      <w:r w:rsidRPr="001835AB">
        <w:rPr>
          <w:rFonts w:ascii="Times New Roman" w:eastAsia="Times New Roman" w:hAnsi="Times New Roman"/>
          <w:sz w:val="20"/>
          <w:rtl/>
          <w:lang w:eastAsia="he-IL"/>
        </w:rPr>
        <w:t>17.</w:t>
      </w:r>
      <w:r w:rsidRPr="001835AB">
        <w:rPr>
          <w:rFonts w:ascii="Times New Roman" w:eastAsia="Times New Roman" w:hAnsi="Times New Roman"/>
          <w:sz w:val="20"/>
          <w:rtl/>
          <w:lang w:eastAsia="he-IL"/>
        </w:rPr>
        <w:tab/>
        <w:t>מובהר בזאת שהתכניות יוכנו לפי בצוע בקטעים של הפרויקט ויכללו פתרונות לקטעי הביניים.</w:t>
      </w:r>
    </w:p>
    <w:p w14:paraId="64BD6819" w14:textId="77777777" w:rsidR="001835AB" w:rsidRPr="001835AB" w:rsidRDefault="001835AB" w:rsidP="001835AB">
      <w:pPr>
        <w:widowControl w:val="0"/>
        <w:spacing w:before="0" w:beforeAutospacing="0" w:after="0" w:afterAutospacing="0" w:line="240" w:lineRule="auto"/>
        <w:ind w:left="373"/>
        <w:jc w:val="both"/>
        <w:rPr>
          <w:rFonts w:ascii="Times New Roman" w:eastAsia="Times New Roman" w:hAnsi="Times New Roman"/>
          <w:sz w:val="20"/>
          <w:rtl/>
          <w:lang w:eastAsia="he-IL"/>
        </w:rPr>
      </w:pPr>
    </w:p>
    <w:p w14:paraId="514F8077" w14:textId="77777777" w:rsidR="001835AB" w:rsidRPr="001835AB" w:rsidRDefault="001835AB" w:rsidP="001835AB">
      <w:pPr>
        <w:widowControl w:val="0"/>
        <w:spacing w:before="0" w:beforeAutospacing="0" w:after="0" w:afterAutospacing="0" w:line="240" w:lineRule="auto"/>
        <w:ind w:left="720" w:hanging="405"/>
        <w:jc w:val="both"/>
        <w:rPr>
          <w:rFonts w:ascii="Times New Roman" w:eastAsia="Times New Roman" w:hAnsi="Times New Roman"/>
          <w:sz w:val="20"/>
        </w:rPr>
      </w:pPr>
      <w:r w:rsidRPr="001835AB">
        <w:rPr>
          <w:rFonts w:ascii="Times New Roman" w:eastAsia="Times New Roman" w:hAnsi="Times New Roman"/>
          <w:sz w:val="20"/>
          <w:rtl/>
        </w:rPr>
        <w:t xml:space="preserve">18. </w:t>
      </w:r>
      <w:r w:rsidRPr="001835AB">
        <w:rPr>
          <w:rFonts w:ascii="Times New Roman" w:eastAsia="Times New Roman" w:hAnsi="Times New Roman"/>
          <w:sz w:val="20"/>
          <w:rtl/>
        </w:rPr>
        <w:tab/>
        <w:t>כל שאר תכניות הביצוע המתחייבות מכל תקן ודין לרבות אך לא רק מחלקיו השונים של ת"י 1547 – "תכניות ביצוע לבניינים ולעבודות פיתוח סביבתי".</w:t>
      </w:r>
    </w:p>
    <w:p w14:paraId="720038F5" w14:textId="77777777" w:rsidR="001835AB" w:rsidRPr="001835AB" w:rsidRDefault="001835AB" w:rsidP="001835AB">
      <w:pPr>
        <w:widowControl w:val="0"/>
        <w:spacing w:before="0" w:beforeAutospacing="0" w:after="0" w:afterAutospacing="0" w:line="240" w:lineRule="auto"/>
        <w:ind w:left="373" w:right="373"/>
        <w:jc w:val="both"/>
        <w:rPr>
          <w:rFonts w:ascii="Times New Roman" w:eastAsia="Times New Roman" w:hAnsi="Times New Roman"/>
          <w:sz w:val="20"/>
          <w:rtl/>
          <w:lang w:eastAsia="he-IL"/>
        </w:rPr>
      </w:pPr>
    </w:p>
    <w:p w14:paraId="0D960625"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4F7665B9" w14:textId="77777777" w:rsidR="001835AB" w:rsidRPr="001835AB" w:rsidRDefault="001835AB" w:rsidP="001835AB">
      <w:pPr>
        <w:widowControl w:val="0"/>
        <w:spacing w:before="0" w:beforeAutospacing="0" w:after="0" w:afterAutospacing="0" w:line="240" w:lineRule="auto"/>
        <w:ind w:left="720" w:right="226" w:hanging="720"/>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בניה טרומית/מתועשת:</w:t>
      </w:r>
    </w:p>
    <w:p w14:paraId="0C295176" w14:textId="77777777" w:rsidR="001835AB" w:rsidRPr="001835AB" w:rsidRDefault="001835AB" w:rsidP="001835AB">
      <w:pPr>
        <w:widowControl w:val="0"/>
        <w:spacing w:before="0" w:beforeAutospacing="0" w:after="0" w:afterAutospacing="0" w:line="240" w:lineRule="auto"/>
        <w:ind w:left="226" w:right="226" w:firstLine="89"/>
        <w:jc w:val="both"/>
        <w:rPr>
          <w:rFonts w:ascii="Times New Roman" w:eastAsia="Times New Roman" w:hAnsi="Times New Roman"/>
          <w:sz w:val="20"/>
          <w:rtl/>
          <w:lang w:eastAsia="he-IL"/>
        </w:rPr>
      </w:pPr>
    </w:p>
    <w:p w14:paraId="2826DAE2"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במקרה ויוחלט על ביצוע המבנים כולם או מקצתם בבניה טרומית/מתועשת י</w:t>
      </w:r>
      <w:r w:rsidRPr="001835AB">
        <w:rPr>
          <w:rFonts w:ascii="Times New Roman" w:eastAsia="Times New Roman" w:hAnsi="Times New Roman" w:hint="cs"/>
          <w:sz w:val="20"/>
          <w:rtl/>
          <w:lang w:eastAsia="he-IL"/>
        </w:rPr>
        <w:t>י</w:t>
      </w:r>
      <w:r w:rsidRPr="001835AB">
        <w:rPr>
          <w:rFonts w:ascii="Times New Roman" w:eastAsia="Times New Roman" w:hAnsi="Times New Roman"/>
          <w:sz w:val="20"/>
          <w:rtl/>
          <w:lang w:eastAsia="he-IL"/>
        </w:rPr>
        <w:t>דרש המתכנן להכין בנוסף לנ"ל גם את התכניות המתאימות לבניה טרומית/מתועשת, כולל סימון שרוולים והכנות קצה עם מידות מדויקות והנחיות ביצוע לכל אלמנט, וכולל בדיקת תכניות יצרן ומתן ההנחיות הנדרשות לביצוע מתקני פקוד ומתקנים אחרים באלמנטים טרומיים.</w:t>
      </w:r>
    </w:p>
    <w:p w14:paraId="75A7E0B9"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p>
    <w:p w14:paraId="44650421" w14:textId="77777777" w:rsidR="001835AB" w:rsidRPr="001835AB" w:rsidRDefault="001835AB" w:rsidP="001835AB">
      <w:pPr>
        <w:widowControl w:val="0"/>
        <w:spacing w:before="0" w:beforeAutospacing="0" w:after="0" w:afterAutospacing="0" w:line="240" w:lineRule="auto"/>
        <w:ind w:right="226"/>
        <w:jc w:val="both"/>
        <w:rPr>
          <w:rFonts w:ascii="Times New Roman" w:eastAsia="Times New Roman" w:hAnsi="Times New Roman"/>
          <w:sz w:val="20"/>
          <w:rtl/>
          <w:lang w:eastAsia="he-IL"/>
        </w:rPr>
      </w:pPr>
      <w:r w:rsidRPr="001835AB">
        <w:rPr>
          <w:rFonts w:ascii="Times New Roman" w:eastAsia="Times New Roman" w:hAnsi="Times New Roman"/>
          <w:sz w:val="20"/>
          <w:rtl/>
          <w:lang w:eastAsia="he-IL"/>
        </w:rPr>
        <w:t>כל המסמכים והתכניות יערכו בשפה העברית.</w:t>
      </w:r>
    </w:p>
    <w:p w14:paraId="725C479E" w14:textId="77777777" w:rsidR="001835AB" w:rsidRPr="001835AB" w:rsidRDefault="001835AB" w:rsidP="001835AB">
      <w:pPr>
        <w:widowControl w:val="0"/>
        <w:spacing w:before="0" w:beforeAutospacing="0" w:after="0" w:afterAutospacing="0" w:line="240" w:lineRule="auto"/>
        <w:ind w:left="226" w:right="226" w:hanging="720"/>
        <w:jc w:val="both"/>
        <w:rPr>
          <w:rFonts w:ascii="Times New Roman" w:eastAsia="Times New Roman" w:hAnsi="Times New Roman"/>
          <w:sz w:val="20"/>
          <w:rtl/>
          <w:lang w:eastAsia="he-IL"/>
        </w:rPr>
      </w:pPr>
    </w:p>
    <w:p w14:paraId="59346C3D" w14:textId="77777777" w:rsidR="009E2846" w:rsidRPr="009E2846" w:rsidRDefault="009E2846" w:rsidP="009E2846">
      <w:pPr>
        <w:widowControl w:val="0"/>
        <w:spacing w:before="0" w:beforeAutospacing="0" w:after="0" w:afterAutospacing="0" w:line="240" w:lineRule="auto"/>
        <w:jc w:val="center"/>
        <w:outlineLvl w:val="7"/>
        <w:rPr>
          <w:rFonts w:ascii="Times New Roman" w:eastAsia="Times New Roman" w:hAnsi="Times New Roman"/>
          <w:b/>
          <w:bCs/>
          <w:sz w:val="20"/>
          <w:u w:val="single"/>
          <w:rtl/>
          <w:lang w:eastAsia="he-IL"/>
        </w:rPr>
      </w:pPr>
      <w:r w:rsidRPr="009E2846">
        <w:rPr>
          <w:rFonts w:ascii="Times New Roman" w:eastAsia="Times New Roman" w:hAnsi="Times New Roman" w:hint="cs"/>
          <w:b/>
          <w:bCs/>
          <w:sz w:val="20"/>
          <w:u w:val="single"/>
          <w:rtl/>
          <w:lang w:eastAsia="he-IL"/>
        </w:rPr>
        <w:t>נספח "ט"</w:t>
      </w:r>
    </w:p>
    <w:p w14:paraId="4B29331B"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p>
    <w:p w14:paraId="069A6F93"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u w:val="single"/>
          <w:lang w:eastAsia="he-IL"/>
        </w:rPr>
      </w:pPr>
      <w:r w:rsidRPr="009E2846">
        <w:rPr>
          <w:rFonts w:ascii="Times New Roman" w:eastAsia="Times New Roman" w:hAnsi="Times New Roman" w:hint="cs"/>
          <w:b/>
          <w:bCs/>
          <w:sz w:val="20"/>
          <w:u w:val="single"/>
          <w:rtl/>
          <w:lang w:eastAsia="he-IL"/>
        </w:rPr>
        <w:t>דוגמא לנוסח אישור השלמת הפרויקט/קטע מהפרויקט</w:t>
      </w:r>
    </w:p>
    <w:p w14:paraId="6DB708EE"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1DE8AF3"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18542BF"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05E9B9D"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לכבוד :</w:t>
      </w:r>
    </w:p>
    <w:p w14:paraId="6884A42F" w14:textId="77777777" w:rsidR="009E2846" w:rsidRPr="009E2846" w:rsidRDefault="006231A7"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sdt>
        <w:sdtPr>
          <w:rPr>
            <w:rFonts w:ascii="Times New Roman" w:eastAsia="Times New Roman" w:hAnsi="Times New Roman" w:hint="cs"/>
            <w:color w:val="008000"/>
            <w:sz w:val="24"/>
            <w:rtl/>
            <w:lang w:eastAsia="he-IL"/>
          </w:rPr>
          <w:alias w:val="צד א בחוזה"/>
          <w:tag w:val="cntTzadA"/>
          <w:id w:val="-1560314012"/>
          <w:placeholder>
            <w:docPart w:val="3BC705A076AC4839A3697F110EE7157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5" w:author="Kook Sec" w:date="2020-06-09T16:34:00Z">
            <w:r>
              <w:rPr>
                <w:rFonts w:ascii="Times New Roman" w:eastAsia="Times New Roman" w:hAnsi="Times New Roman" w:hint="cs"/>
                <w:color w:val="008000"/>
                <w:sz w:val="24"/>
                <w:rtl/>
                <w:lang w:eastAsia="he-IL"/>
              </w:rPr>
              <w:br/>
              <w:t>א.מ. ישראל מגורים יזמות בע"מ</w:t>
            </w:r>
            <w:r>
              <w:rPr>
                <w:rFonts w:ascii="Times New Roman" w:eastAsia="Times New Roman" w:hAnsi="Times New Roman" w:hint="cs"/>
                <w:color w:val="008000"/>
                <w:sz w:val="24"/>
                <w:rtl/>
                <w:lang w:eastAsia="he-IL"/>
              </w:rPr>
              <w:br/>
              <w:t>יוני נתניהו 1 אור יהודה</w:t>
            </w:r>
            <w:r>
              <w:rPr>
                <w:rFonts w:ascii="Times New Roman" w:eastAsia="Times New Roman" w:hAnsi="Times New Roman" w:hint="cs"/>
                <w:color w:val="008000"/>
                <w:sz w:val="24"/>
                <w:rtl/>
                <w:lang w:eastAsia="he-IL"/>
              </w:rPr>
              <w:br/>
              <w:t>514957794</w:t>
            </w:r>
            <w:r>
              <w:rPr>
                <w:rFonts w:ascii="Times New Roman" w:eastAsia="Times New Roman" w:hAnsi="Times New Roman" w:hint="cs"/>
                <w:color w:val="008000"/>
                <w:sz w:val="24"/>
                <w:rtl/>
                <w:lang w:eastAsia="he-IL"/>
              </w:rPr>
              <w:br/>
            </w:r>
          </w:ins>
        </w:sdtContent>
      </w:sdt>
      <w:r w:rsidR="009E2846" w:rsidRPr="009E2846">
        <w:rPr>
          <w:rFonts w:ascii="Times New Roman" w:eastAsia="Times New Roman" w:hAnsi="Times New Roman" w:hint="cs"/>
          <w:color w:val="008000"/>
          <w:sz w:val="24"/>
          <w:rtl/>
          <w:lang w:eastAsia="he-IL"/>
        </w:rPr>
        <w:br/>
      </w:r>
    </w:p>
    <w:p w14:paraId="439B8A39" w14:textId="77777777" w:rsidR="009E2846" w:rsidRPr="009E2846" w:rsidRDefault="009E2846" w:rsidP="009E2846">
      <w:pPr>
        <w:widowControl w:val="0"/>
        <w:spacing w:before="0" w:beforeAutospacing="0" w:after="0" w:afterAutospacing="0" w:line="240" w:lineRule="auto"/>
        <w:ind w:left="84" w:right="84" w:firstLine="5"/>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(המזמין)</w:t>
      </w:r>
    </w:p>
    <w:p w14:paraId="41127CCE"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7D4ACB57"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3967C703"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5D4A820C"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4"/>
          <w:rtl/>
          <w:lang w:eastAsia="he-IL"/>
        </w:rPr>
      </w:pPr>
    </w:p>
    <w:p w14:paraId="0E6BFCE6" w14:textId="77777777" w:rsidR="009E2846" w:rsidRPr="009E2846" w:rsidRDefault="009E2846" w:rsidP="009E2846">
      <w:pPr>
        <w:widowControl w:val="0"/>
        <w:spacing w:before="0" w:beforeAutospacing="0" w:after="0" w:afterAutospacing="0" w:line="480" w:lineRule="auto"/>
        <w:ind w:left="85" w:right="85" w:firstLine="6"/>
        <w:rPr>
          <w:rFonts w:ascii="Times New Roman" w:eastAsia="Times New Roman" w:hAnsi="Times New Roman"/>
          <w:sz w:val="20"/>
          <w:rtl/>
          <w:lang w:eastAsia="he-IL"/>
        </w:rPr>
      </w:pPr>
      <w:r w:rsidRPr="009E2846">
        <w:rPr>
          <w:rFonts w:ascii="Times New Roman" w:eastAsia="Times New Roman" w:hAnsi="Times New Roman" w:hint="cs"/>
          <w:sz w:val="24"/>
          <w:rtl/>
          <w:lang w:eastAsia="he-IL"/>
        </w:rPr>
        <w:t xml:space="preserve">אני הח"מ </w:t>
      </w:r>
      <w:sdt>
        <w:sdtPr>
          <w:rPr>
            <w:rFonts w:ascii="Times New Roman" w:eastAsia="Times New Roman" w:hAnsi="Times New Roman"/>
            <w:color w:val="008000"/>
            <w:sz w:val="24"/>
            <w:rtl/>
            <w:lang w:eastAsia="he-IL"/>
          </w:rPr>
          <w:alias w:val="שם ספק"/>
          <w:tag w:val="cntSupllierName"/>
          <w:id w:val="-2065089673"/>
          <w:placeholder>
            <w:docPart w:val="168768BA09C74C9DA07AD3DE9A9A19C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6" w:author="Kook Sec" w:date="2020-06-09T16:35:00Z">
            <w:r w:rsidR="006231A7">
              <w:rPr>
                <w:rFonts w:ascii="Times New Roman" w:eastAsia="Times New Roman" w:hAnsi="Times New Roman" w:hint="cs"/>
                <w:color w:val="008000"/>
                <w:sz w:val="24"/>
                <w:rtl/>
                <w:lang w:eastAsia="he-IL"/>
              </w:rPr>
              <w:t>וי. אי. אס הנדסה בע"מ</w:t>
            </w:r>
          </w:ins>
        </w:sdtContent>
      </w:sdt>
      <w:r w:rsidRPr="009E2846">
        <w:rPr>
          <w:rFonts w:ascii="Times New Roman" w:eastAsia="Times New Roman" w:hAnsi="Times New Roman" w:hint="cs"/>
          <w:bCs/>
          <w:color w:val="008000"/>
          <w:sz w:val="24"/>
          <w:rtl/>
          <w:lang w:eastAsia="he-IL"/>
        </w:rPr>
        <w:t xml:space="preserve"> </w:t>
      </w:r>
      <w:r w:rsidRPr="009E2846">
        <w:rPr>
          <w:rFonts w:ascii="Times New Roman" w:eastAsia="Times New Roman" w:hAnsi="Times New Roman" w:hint="cs"/>
          <w:sz w:val="24"/>
          <w:rtl/>
          <w:lang w:eastAsia="he-IL"/>
        </w:rPr>
        <w:t xml:space="preserve">לאחר שבדקתי את העבודות שבוצעו ב- </w:t>
      </w:r>
      <w:sdt>
        <w:sdtPr>
          <w:rPr>
            <w:rFonts w:ascii="Times New Roman" w:eastAsia="Times New Roman" w:hAnsi="Times New Roman"/>
            <w:color w:val="008000"/>
            <w:sz w:val="24"/>
            <w:rtl/>
            <w:lang w:eastAsia="he-IL"/>
          </w:rPr>
          <w:alias w:val="שם אתר"/>
          <w:tag w:val="cntSite"/>
          <w:id w:val="-2078888936"/>
          <w:placeholder>
            <w:docPart w:val="6100D728AFE349FEB303821F18DEAD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27" w:author="Kook Sec" w:date="2020-06-09T16:28:00Z">
            <w:r w:rsidR="006231A7">
              <w:rPr>
                <w:rFonts w:ascii="Times New Roman" w:eastAsia="Times New Roman" w:hAnsi="Times New Roman" w:hint="cs"/>
                <w:color w:val="008000"/>
                <w:sz w:val="24"/>
                <w:rtl/>
                <w:lang w:eastAsia="he-IL"/>
              </w:rPr>
              <w:t>נס ציונה מחיר למשתכן</w:t>
            </w:r>
          </w:ins>
        </w:sdtContent>
      </w:sdt>
      <w:r w:rsidRPr="009E2846">
        <w:rPr>
          <w:rFonts w:ascii="Times New Roman" w:eastAsia="Times New Roman" w:hAnsi="Times New Roman" w:hint="cs"/>
          <w:sz w:val="24"/>
          <w:rtl/>
          <w:lang w:eastAsia="he-IL"/>
        </w:rPr>
        <w:t xml:space="preserve"> בקשר עם</w:t>
      </w:r>
      <w:r w:rsidRPr="009E2846">
        <w:rPr>
          <w:rFonts w:ascii="Times New Roman" w:eastAsia="Times New Roman" w:hAnsi="Times New Roman" w:hint="cs"/>
          <w:color w:val="008000"/>
          <w:sz w:val="24"/>
          <w:rtl/>
          <w:lang w:eastAsia="he-IL"/>
        </w:rPr>
        <w:t xml:space="preserve"> </w:t>
      </w:r>
      <w:sdt>
        <w:sdtPr>
          <w:rPr>
            <w:rFonts w:ascii="Times New Roman" w:eastAsia="Times New Roman" w:hAnsi="Times New Roman" w:hint="cs"/>
            <w:color w:val="008000"/>
            <w:sz w:val="24"/>
            <w:rtl/>
          </w:rPr>
          <w:alias w:val="תיאור עבודה"/>
          <w:tag w:val="cntJobDesc"/>
          <w:id w:val="-1278952023"/>
          <w:placeholder>
            <w:docPart w:val="6327B07206BB44EAA33892C11BD853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8" w:author="Kook Sec" w:date="2020-06-09T16:33:00Z">
            <w:r w:rsidR="006231A7">
              <w:rPr>
                <w:rFonts w:ascii="Times New Roman" w:eastAsia="Times New Roman" w:hAnsi="Times New Roman" w:hint="cs"/>
                <w:color w:val="008000"/>
                <w:sz w:val="24"/>
                <w:rtl/>
              </w:rPr>
              <w:t>תכנון כולל פיקוח עליון של יח"ד ב-6 מבנים, מגרשים: 30,31,32</w:t>
            </w:r>
          </w:ins>
        </w:sdtContent>
      </w:sdt>
      <w:r w:rsidRPr="009E2846">
        <w:rPr>
          <w:rFonts w:ascii="Times New Roman" w:eastAsia="Times New Roman" w:hAnsi="Times New Roman" w:hint="cs"/>
          <w:sz w:val="24"/>
          <w:rtl/>
          <w:lang w:eastAsia="he-IL"/>
        </w:rPr>
        <w:t>, מאשר בזאת שהעבודות הנ"ל בוצעו והושלמו בהתאם להנחיותי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לתכניותי</w:t>
      </w:r>
      <w:r w:rsidRPr="009E2846">
        <w:rPr>
          <w:rFonts w:ascii="Times New Roman" w:eastAsia="Times New Roman" w:hAnsi="Times New Roman" w:hint="eastAsia"/>
          <w:sz w:val="24"/>
          <w:rtl/>
          <w:lang w:eastAsia="he-IL"/>
        </w:rPr>
        <w:t>י</w:t>
      </w:r>
      <w:r w:rsidRPr="009E2846">
        <w:rPr>
          <w:rFonts w:ascii="Times New Roman" w:eastAsia="Times New Roman" w:hAnsi="Times New Roman" w:hint="cs"/>
          <w:sz w:val="24"/>
          <w:rtl/>
          <w:lang w:eastAsia="he-IL"/>
        </w:rPr>
        <w:t>, בהתאם</w:t>
      </w:r>
      <w:r w:rsidRPr="009E2846">
        <w:rPr>
          <w:rFonts w:ascii="Times New Roman" w:eastAsia="Times New Roman" w:hAnsi="Times New Roman" w:hint="cs"/>
          <w:sz w:val="20"/>
          <w:rtl/>
          <w:lang w:eastAsia="he-IL"/>
        </w:rPr>
        <w:t xml:space="preserve"> לתקנים מחייבים ולשביעות רצוני.</w:t>
      </w:r>
    </w:p>
    <w:p w14:paraId="5FD1C4AA" w14:textId="77777777" w:rsidR="009E2846" w:rsidRPr="009E2846" w:rsidRDefault="009E2846" w:rsidP="009E2846">
      <w:pPr>
        <w:widowControl w:val="0"/>
        <w:spacing w:before="0" w:beforeAutospacing="0" w:after="0" w:afterAutospacing="0" w:line="240" w:lineRule="auto"/>
        <w:ind w:left="84" w:right="84" w:firstLine="5"/>
        <w:jc w:val="both"/>
        <w:rPr>
          <w:rFonts w:ascii="Times New Roman" w:eastAsia="Times New Roman" w:hAnsi="Times New Roman"/>
          <w:sz w:val="20"/>
          <w:rtl/>
          <w:lang w:eastAsia="he-IL"/>
        </w:rPr>
      </w:pPr>
    </w:p>
    <w:p w14:paraId="0D72A80B"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2A57243"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201D13AA"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16881164" w14:textId="77777777" w:rsidR="009E2846" w:rsidRPr="009E2846" w:rsidRDefault="009E2846" w:rsidP="009E2846">
      <w:pPr>
        <w:widowControl w:val="0"/>
        <w:spacing w:before="0" w:beforeAutospacing="0" w:after="0" w:afterAutospacing="0" w:line="240" w:lineRule="auto"/>
        <w:ind w:left="84" w:right="84" w:hanging="720"/>
        <w:jc w:val="both"/>
        <w:rPr>
          <w:rFonts w:ascii="Times New Roman" w:eastAsia="Times New Roman" w:hAnsi="Times New Roman"/>
          <w:sz w:val="20"/>
          <w:rtl/>
          <w:lang w:eastAsia="he-IL"/>
        </w:rPr>
      </w:pPr>
    </w:p>
    <w:p w14:paraId="7D0FEF62"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בכבוד רב,</w:t>
      </w:r>
    </w:p>
    <w:p w14:paraId="675F7C6F"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553595A6"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p>
    <w:p w14:paraId="03BAEDA8" w14:textId="77777777" w:rsidR="009E2846" w:rsidRPr="009E2846" w:rsidRDefault="009E2846" w:rsidP="009E2846">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sz w:val="20"/>
          <w:rtl/>
          <w:lang w:eastAsia="he-IL"/>
        </w:rPr>
      </w:pPr>
      <w:r w:rsidRPr="009E2846">
        <w:rPr>
          <w:rFonts w:ascii="Times New Roman" w:eastAsia="Times New Roman" w:hAnsi="Times New Roman" w:hint="cs"/>
          <w:sz w:val="20"/>
          <w:rtl/>
          <w:lang w:eastAsia="he-IL"/>
        </w:rPr>
        <w:t xml:space="preserve">                                                                                                             ___________________</w:t>
      </w:r>
    </w:p>
    <w:p w14:paraId="353BEC2C" w14:textId="77777777" w:rsidR="009E2846" w:rsidRPr="009E2846" w:rsidRDefault="006231A7" w:rsidP="009E284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sz w:val="24"/>
          <w:rtl/>
          <w:lang w:eastAsia="he-IL"/>
        </w:rPr>
      </w:pPr>
      <w:sdt>
        <w:sdtPr>
          <w:rPr>
            <w:rFonts w:ascii="Times New Roman" w:eastAsia="Times New Roman" w:hAnsi="Times New Roman"/>
            <w:color w:val="00B0F0"/>
            <w:sz w:val="20"/>
            <w:u w:val="single"/>
            <w:rtl/>
            <w:lang w:eastAsia="he-IL"/>
          </w:rPr>
          <w:alias w:val="שם ספק"/>
          <w:tag w:val="cntSupllierName"/>
          <w:id w:val="1534766573"/>
          <w:placeholder>
            <w:docPart w:val="808CC77C79E04BAFB2A604AC660ACA5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9" w:author="Kook Sec" w:date="2020-06-09T16:35:00Z">
            <w:r>
              <w:rPr>
                <w:rFonts w:ascii="Times New Roman" w:eastAsia="Times New Roman" w:hAnsi="Times New Roman" w:hint="cs"/>
                <w:color w:val="00B0F0"/>
                <w:sz w:val="20"/>
                <w:u w:val="single"/>
                <w:rtl/>
                <w:lang w:eastAsia="he-IL"/>
              </w:rPr>
              <w:t>וי. אי. אס הנדסה בע"מ</w:t>
            </w:r>
          </w:ins>
        </w:sdtContent>
      </w:sdt>
    </w:p>
    <w:p w14:paraId="56E018EB"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rtl/>
          <w:lang w:eastAsia="he-IL"/>
        </w:rPr>
      </w:pPr>
      <w:r w:rsidRPr="009E2846">
        <w:rPr>
          <w:rFonts w:ascii="Times New Roman" w:eastAsia="Times New Roman" w:hAnsi="Times New Roman" w:hint="cs"/>
          <w:sz w:val="20"/>
          <w:szCs w:val="20"/>
          <w:rtl/>
          <w:lang w:eastAsia="he-IL"/>
        </w:rPr>
        <w:t xml:space="preserve">                </w:t>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r>
      <w:r w:rsidRPr="009E2846">
        <w:rPr>
          <w:rFonts w:ascii="Times New Roman" w:eastAsia="Times New Roman" w:hAnsi="Times New Roman" w:hint="cs"/>
          <w:sz w:val="20"/>
          <w:szCs w:val="20"/>
          <w:rtl/>
          <w:lang w:eastAsia="he-IL"/>
        </w:rPr>
        <w:tab/>
        <w:t xml:space="preserve">   </w:t>
      </w:r>
    </w:p>
    <w:p w14:paraId="6E28CD67"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0"/>
          <w:lang w:eastAsia="he-IL"/>
        </w:rPr>
      </w:pPr>
    </w:p>
    <w:p w14:paraId="2E5CE70C"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rtl/>
          <w:lang w:eastAsia="he-IL"/>
        </w:rPr>
      </w:pPr>
      <w:r w:rsidRPr="009E2846">
        <w:rPr>
          <w:rFonts w:ascii="Times New Roman" w:eastAsia="Times New Roman" w:hAnsi="Times New Roman" w:hint="cs"/>
          <w:sz w:val="20"/>
          <w:szCs w:val="20"/>
          <w:rtl/>
          <w:lang w:eastAsia="he-IL"/>
        </w:rPr>
        <w:br w:type="page"/>
      </w:r>
      <w:r w:rsidRPr="009E2846">
        <w:rPr>
          <w:rFonts w:ascii="Times New Roman" w:eastAsia="Times New Roman" w:hAnsi="Times New Roman" w:hint="cs"/>
          <w:b/>
          <w:bCs/>
          <w:sz w:val="24"/>
          <w:u w:val="single"/>
          <w:rtl/>
          <w:lang w:eastAsia="he-IL"/>
        </w:rPr>
        <w:lastRenderedPageBreak/>
        <w:t xml:space="preserve">נספח "י" </w:t>
      </w:r>
    </w:p>
    <w:p w14:paraId="3D18904D" w14:textId="77777777" w:rsidR="009E2846" w:rsidRPr="009E2846" w:rsidRDefault="009E2846" w:rsidP="009E2846">
      <w:pPr>
        <w:widowControl w:val="0"/>
        <w:bidi w:val="0"/>
        <w:spacing w:before="0" w:beforeAutospacing="0" w:after="0" w:afterAutospacing="0" w:line="240" w:lineRule="auto"/>
        <w:jc w:val="center"/>
        <w:rPr>
          <w:rFonts w:ascii="Times New Roman" w:eastAsia="Times New Roman" w:hAnsi="Times New Roman"/>
          <w:b/>
          <w:bCs/>
          <w:sz w:val="24"/>
          <w:u w:val="single"/>
          <w:lang w:eastAsia="he-IL"/>
        </w:rPr>
      </w:pPr>
    </w:p>
    <w:p w14:paraId="7264A4C0" w14:textId="77777777" w:rsidR="009E2846" w:rsidRPr="009E2846" w:rsidRDefault="009E2846" w:rsidP="009E2846">
      <w:pPr>
        <w:widowControl w:val="0"/>
        <w:spacing w:before="0" w:beforeAutospacing="0" w:after="0" w:afterAutospacing="0" w:line="240" w:lineRule="auto"/>
        <w:jc w:val="center"/>
        <w:rPr>
          <w:rFonts w:ascii="Times New Roman" w:eastAsia="Times New Roman" w:hAnsi="Times New Roman"/>
          <w:b/>
          <w:bCs/>
          <w:sz w:val="24"/>
          <w:u w:val="single"/>
          <w:lang w:eastAsia="he-IL"/>
        </w:rPr>
      </w:pPr>
      <w:r w:rsidRPr="009E2846">
        <w:rPr>
          <w:rFonts w:ascii="Times New Roman" w:eastAsia="Times New Roman" w:hAnsi="Times New Roman" w:hint="cs"/>
          <w:b/>
          <w:bCs/>
          <w:sz w:val="24"/>
          <w:u w:val="single"/>
          <w:rtl/>
          <w:lang w:eastAsia="he-IL"/>
        </w:rPr>
        <w:t>דוגמא לנוסח הצהרת המתכנן בדבר היעדר תביעות</w:t>
      </w:r>
    </w:p>
    <w:p w14:paraId="1A113E3B" w14:textId="77777777" w:rsidR="009E2846" w:rsidRPr="009E2846" w:rsidRDefault="009E2846" w:rsidP="009E2846">
      <w:pPr>
        <w:widowControl w:val="0"/>
        <w:bidi w:val="0"/>
        <w:spacing w:before="0" w:beforeAutospacing="0" w:after="0" w:afterAutospacing="0" w:line="240" w:lineRule="auto"/>
        <w:ind w:left="180"/>
        <w:rPr>
          <w:rFonts w:ascii="Times New Roman" w:eastAsia="Times New Roman" w:hAnsi="Times New Roman"/>
          <w:sz w:val="24"/>
          <w:lang w:eastAsia="he-IL"/>
        </w:rPr>
      </w:pPr>
    </w:p>
    <w:p w14:paraId="228D273D"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color w:val="008000"/>
          <w:sz w:val="24"/>
          <w:rtl/>
          <w:lang w:eastAsia="he-IL"/>
        </w:rPr>
      </w:pPr>
      <w:r w:rsidRPr="009E2846">
        <w:rPr>
          <w:rFonts w:ascii="Times New Roman" w:eastAsia="Times New Roman" w:hAnsi="Times New Roman" w:hint="cs"/>
          <w:sz w:val="24"/>
          <w:rtl/>
          <w:lang w:eastAsia="he-IL"/>
        </w:rPr>
        <w:t>לכבוד</w:t>
      </w:r>
      <w:r w:rsidRPr="009E2846">
        <w:rPr>
          <w:rFonts w:ascii="Times New Roman" w:eastAsia="Times New Roman" w:hAnsi="Times New Roman" w:hint="cs"/>
          <w:color w:val="000000"/>
          <w:sz w:val="24"/>
          <w:rtl/>
          <w:lang w:eastAsia="he-IL"/>
        </w:rPr>
        <w:tab/>
      </w:r>
      <w:r w:rsidRPr="009E2846">
        <w:rPr>
          <w:rFonts w:ascii="Times New Roman" w:eastAsia="Times New Roman" w:hAnsi="Times New Roman" w:hint="cs"/>
          <w:color w:val="000000"/>
          <w:sz w:val="24"/>
          <w:rtl/>
          <w:lang w:eastAsia="he-IL"/>
        </w:rPr>
        <w:br/>
      </w:r>
      <w:sdt>
        <w:sdtPr>
          <w:rPr>
            <w:rFonts w:ascii="Times New Roman" w:eastAsia="Times New Roman" w:hAnsi="Times New Roman" w:hint="cs"/>
            <w:color w:val="008000"/>
            <w:sz w:val="24"/>
            <w:rtl/>
            <w:lang w:eastAsia="he-IL"/>
          </w:rPr>
          <w:alias w:val="צד א בחוזה"/>
          <w:tag w:val="cntTzadA"/>
          <w:id w:val="1384523153"/>
          <w:placeholder>
            <w:docPart w:val="9F2D8F8070C84129A160C288A034FC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0" w:author="Kook Sec" w:date="2020-06-09T16:34:00Z">
            <w:r w:rsidR="006231A7">
              <w:rPr>
                <w:rFonts w:ascii="Times New Roman" w:eastAsia="Times New Roman" w:hAnsi="Times New Roman" w:hint="cs"/>
                <w:color w:val="008000"/>
                <w:sz w:val="24"/>
                <w:rtl/>
                <w:lang w:eastAsia="he-IL"/>
              </w:rPr>
              <w:br/>
              <w:t>א.מ. ישראל מגורים יזמות בע"מ</w:t>
            </w:r>
            <w:r w:rsidR="006231A7">
              <w:rPr>
                <w:rFonts w:ascii="Times New Roman" w:eastAsia="Times New Roman" w:hAnsi="Times New Roman" w:hint="cs"/>
                <w:color w:val="008000"/>
                <w:sz w:val="24"/>
                <w:rtl/>
                <w:lang w:eastAsia="he-IL"/>
              </w:rPr>
              <w:br/>
              <w:t>יוני נתניהו 1 אור יהודה</w:t>
            </w:r>
            <w:r w:rsidR="006231A7">
              <w:rPr>
                <w:rFonts w:ascii="Times New Roman" w:eastAsia="Times New Roman" w:hAnsi="Times New Roman" w:hint="cs"/>
                <w:color w:val="008000"/>
                <w:sz w:val="24"/>
                <w:rtl/>
                <w:lang w:eastAsia="he-IL"/>
              </w:rPr>
              <w:br/>
              <w:t>514957794</w:t>
            </w:r>
            <w:r w:rsidR="006231A7">
              <w:rPr>
                <w:rFonts w:ascii="Times New Roman" w:eastAsia="Times New Roman" w:hAnsi="Times New Roman" w:hint="cs"/>
                <w:color w:val="008000"/>
                <w:sz w:val="24"/>
                <w:rtl/>
                <w:lang w:eastAsia="he-IL"/>
              </w:rPr>
              <w:br/>
            </w:r>
          </w:ins>
        </w:sdtContent>
      </w:sdt>
    </w:p>
    <w:p w14:paraId="1C2725C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24E11C3C"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ג.א.נ.,</w:t>
      </w:r>
    </w:p>
    <w:p w14:paraId="6B04F493"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38278FE2"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אנו הח"מ מצהירים בזאת שעם קבלת סך של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ש"ח (להלן:"</w:t>
      </w:r>
      <w:r w:rsidRPr="009E2846">
        <w:rPr>
          <w:rFonts w:ascii="Times New Roman" w:eastAsia="Times New Roman" w:hAnsi="Times New Roman" w:hint="cs"/>
          <w:b/>
          <w:bCs/>
          <w:sz w:val="24"/>
          <w:rtl/>
          <w:lang w:eastAsia="he-IL"/>
        </w:rPr>
        <w:t>היתרה הסופית</w:t>
      </w:r>
      <w:r w:rsidRPr="009E2846">
        <w:rPr>
          <w:rFonts w:ascii="Times New Roman" w:eastAsia="Times New Roman" w:hAnsi="Times New Roman" w:hint="cs"/>
          <w:sz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hint="cs"/>
            <w:color w:val="008000"/>
            <w:sz w:val="24"/>
            <w:rtl/>
            <w:lang w:eastAsia="he-IL"/>
          </w:rPr>
          <w:alias w:val="שם אתר"/>
          <w:tag w:val="cntSite"/>
          <w:id w:val="-1398045152"/>
          <w:placeholder>
            <w:docPart w:val="451B4D967FD145C7BEEF1F2BDDFF37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1" w:author="Kook Sec" w:date="2020-06-09T16:28:00Z">
            <w:r w:rsidR="006231A7">
              <w:rPr>
                <w:rFonts w:ascii="Times New Roman" w:eastAsia="Times New Roman" w:hAnsi="Times New Roman" w:hint="cs"/>
                <w:color w:val="008000"/>
                <w:sz w:val="24"/>
                <w:rtl/>
                <w:lang w:eastAsia="he-IL"/>
              </w:rPr>
              <w:t>נס ציונה מחיר למשתכן</w:t>
            </w:r>
          </w:ins>
        </w:sdtContent>
      </w:sdt>
      <w:r w:rsidRPr="009E2846">
        <w:rPr>
          <w:rFonts w:ascii="Times New Roman" w:eastAsia="Times New Roman" w:hAnsi="Times New Roman" w:hint="cs"/>
          <w:sz w:val="24"/>
          <w:rtl/>
          <w:lang w:eastAsia="he-IL"/>
        </w:rPr>
        <w:t xml:space="preserve"> עפ"י חוזה מיום </w:t>
      </w:r>
      <w:r w:rsidRPr="009E2846">
        <w:rPr>
          <w:rFonts w:ascii="Times New Roman" w:eastAsia="Times New Roman" w:hAnsi="Times New Roman"/>
          <w:color w:val="008000"/>
          <w:sz w:val="24"/>
          <w:lang w:eastAsia="he-IL"/>
        </w:rPr>
        <w:t xml:space="preserve"> </w:t>
      </w:r>
      <w:sdt>
        <w:sdtPr>
          <w:rPr>
            <w:rFonts w:ascii="Times New Roman" w:eastAsia="Times New Roman" w:hAnsi="Times New Roman"/>
            <w:color w:val="008000"/>
            <w:sz w:val="24"/>
            <w:rtl/>
            <w:lang w:eastAsia="he-IL"/>
          </w:rPr>
          <w:alias w:val="תאריך חתימת חוזה"/>
          <w:tag w:val="cntSignDate"/>
          <w:id w:val="-125693541"/>
          <w:placeholder>
            <w:docPart w:val="93585C114A7B4EE7BA87F12D2637432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1-10T00:00:00Z">
            <w:dateFormat w:val="dd/MM/yyyy"/>
            <w:lid w:val="he-IL"/>
            <w:storeMappedDataAs w:val="dateTime"/>
            <w:calendar w:val="gregorian"/>
          </w:date>
        </w:sdtPr>
        <w:sdtEndPr>
          <w:rPr>
            <w:rFonts w:hint="cs"/>
          </w:rPr>
        </w:sdtEndPr>
        <w:sdtContent>
          <w:ins w:id="32" w:author="Kook Sec" w:date="2020-06-09T16:33:00Z">
            <w:r w:rsidR="006231A7">
              <w:rPr>
                <w:rFonts w:ascii="Times New Roman" w:eastAsia="Times New Roman" w:hAnsi="Times New Roman" w:hint="cs"/>
                <w:color w:val="008000"/>
                <w:sz w:val="24"/>
                <w:rtl/>
                <w:lang w:eastAsia="he-IL"/>
              </w:rPr>
              <w:t>‏10/01/2019</w:t>
            </w:r>
          </w:ins>
        </w:sdtContent>
      </w:sdt>
      <w:r w:rsidRPr="009E2846">
        <w:rPr>
          <w:rFonts w:ascii="Times New Roman" w:eastAsia="Times New Roman" w:hAnsi="Times New Roman" w:hint="cs"/>
          <w:sz w:val="24"/>
          <w:rtl/>
          <w:lang w:eastAsia="he-IL"/>
        </w:rPr>
        <w:t xml:space="preserve"> או עבור חלקן כמפורט להלן:</w:t>
      </w:r>
    </w:p>
    <w:p w14:paraId="60C79AE7"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______________________________________________________________________________________________________________________________________________________</w:t>
      </w:r>
    </w:p>
    <w:p w14:paraId="648E8CE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4BC02C7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677CEEB"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D49CB7C"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73104423"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212E8BA"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3A7704B5"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ידוע לנו כי אין בהצהרתנו זו כדי לגרוע מכל סעד לו זכאי המזמין על פי החוזה הנ"ל.</w:t>
      </w:r>
    </w:p>
    <w:p w14:paraId="02FC6521"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27C06082"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1A43139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ולראיה באנו על החתום:</w:t>
      </w:r>
    </w:p>
    <w:p w14:paraId="1A52CFA9"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p>
    <w:p w14:paraId="75F55764"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היום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לחודש </w:t>
      </w:r>
      <w:r w:rsidRPr="009E2846">
        <w:rPr>
          <w:rFonts w:ascii="Times New Roman" w:eastAsia="Times New Roman" w:hAnsi="Times New Roman" w:hint="cs"/>
          <w:sz w:val="24"/>
          <w:u w:val="single"/>
          <w:rtl/>
          <w:lang w:eastAsia="he-IL"/>
        </w:rPr>
        <w:t xml:space="preserve">               </w:t>
      </w:r>
      <w:r w:rsidRPr="009E2846">
        <w:rPr>
          <w:rFonts w:ascii="Times New Roman" w:eastAsia="Times New Roman" w:hAnsi="Times New Roman" w:hint="cs"/>
          <w:sz w:val="24"/>
          <w:rtl/>
          <w:lang w:eastAsia="he-IL"/>
        </w:rPr>
        <w:t xml:space="preserve"> לשנה _________</w:t>
      </w:r>
    </w:p>
    <w:p w14:paraId="60267EBA" w14:textId="77777777" w:rsidR="009E2846" w:rsidRPr="009E2846" w:rsidRDefault="009E2846" w:rsidP="009E2846">
      <w:pPr>
        <w:widowControl w:val="0"/>
        <w:spacing w:before="0" w:beforeAutospacing="0" w:after="0" w:afterAutospacing="0" w:line="240" w:lineRule="auto"/>
        <w:ind w:left="4435" w:firstLine="671"/>
        <w:rPr>
          <w:rFonts w:ascii="Times New Roman" w:eastAsia="Times New Roman" w:hAnsi="Times New Roman"/>
          <w:sz w:val="24"/>
          <w:rtl/>
          <w:lang w:eastAsia="he-IL"/>
        </w:rPr>
      </w:pPr>
    </w:p>
    <w:p w14:paraId="3FD898E3"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חתימה וחותמת המתכנן:</w:t>
      </w:r>
    </w:p>
    <w:p w14:paraId="736E04D8"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u w:val="single"/>
          <w:rtl/>
          <w:lang w:eastAsia="he-IL"/>
        </w:rPr>
      </w:pPr>
      <w:r w:rsidRPr="009E2846">
        <w:rPr>
          <w:rFonts w:ascii="Times New Roman" w:eastAsia="Times New Roman" w:hAnsi="Times New Roman" w:hint="cs"/>
          <w:color w:val="00B0F0"/>
          <w:sz w:val="24"/>
          <w:u w:val="single"/>
          <w:rtl/>
          <w:lang w:eastAsia="he-IL"/>
        </w:rPr>
        <w:t xml:space="preserve">                  </w:t>
      </w:r>
    </w:p>
    <w:p w14:paraId="5EBCBE24"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_______________________ </w:t>
      </w:r>
    </w:p>
    <w:p w14:paraId="09D745AC" w14:textId="77777777" w:rsidR="009E2846" w:rsidRPr="009E2846" w:rsidRDefault="009E2846" w:rsidP="009E2846">
      <w:pPr>
        <w:widowControl w:val="0"/>
        <w:spacing w:before="0" w:beforeAutospacing="0" w:after="0" w:afterAutospacing="0" w:line="240" w:lineRule="auto"/>
        <w:ind w:left="4435" w:hanging="71"/>
        <w:rPr>
          <w:rFonts w:ascii="Times New Roman" w:eastAsia="Times New Roman" w:hAnsi="Times New Roman"/>
          <w:color w:val="00B0F0"/>
          <w:sz w:val="24"/>
          <w:rtl/>
          <w:lang w:eastAsia="he-IL"/>
        </w:rPr>
      </w:pPr>
      <w:r w:rsidRPr="009E2846">
        <w:rPr>
          <w:rFonts w:ascii="Times New Roman" w:eastAsia="Times New Roman" w:hAnsi="Times New Roman" w:hint="cs"/>
          <w:color w:val="00B0F0"/>
          <w:sz w:val="24"/>
          <w:rtl/>
          <w:lang w:eastAsia="he-IL"/>
        </w:rPr>
        <w:t xml:space="preserve">                </w:t>
      </w:r>
      <w:sdt>
        <w:sdtPr>
          <w:rPr>
            <w:rFonts w:ascii="Times New Roman" w:eastAsia="Times New Roman" w:hAnsi="Times New Roman"/>
            <w:color w:val="00B0F0"/>
            <w:sz w:val="20"/>
            <w:u w:val="single"/>
            <w:rtl/>
            <w:lang w:eastAsia="he-IL"/>
          </w:rPr>
          <w:alias w:val="שם ספק"/>
          <w:tag w:val="cntSupllierName"/>
          <w:id w:val="1504310586"/>
          <w:placeholder>
            <w:docPart w:val="63D59C420D7448DB8DD92F19519C5C1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3" w:author="Kook Sec" w:date="2020-06-09T16:35:00Z">
            <w:r w:rsidR="006231A7">
              <w:rPr>
                <w:rFonts w:ascii="Times New Roman" w:eastAsia="Times New Roman" w:hAnsi="Times New Roman" w:hint="cs"/>
                <w:color w:val="00B0F0"/>
                <w:sz w:val="20"/>
                <w:u w:val="single"/>
                <w:rtl/>
                <w:lang w:eastAsia="he-IL"/>
              </w:rPr>
              <w:t>וי. אי. אס הנדסה בע"מ</w:t>
            </w:r>
          </w:ins>
        </w:sdtContent>
      </w:sdt>
    </w:p>
    <w:p w14:paraId="22987BC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4ED04B4B"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7E54E38"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b/>
          <w:bCs/>
          <w:sz w:val="24"/>
          <w:rtl/>
          <w:lang w:eastAsia="he-IL"/>
        </w:rPr>
      </w:pPr>
    </w:p>
    <w:p w14:paraId="22F6893F"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b/>
          <w:bCs/>
          <w:sz w:val="24"/>
          <w:rtl/>
          <w:lang w:eastAsia="he-IL"/>
        </w:rPr>
        <w:t>אישור</w:t>
      </w:r>
    </w:p>
    <w:p w14:paraId="66FBF3A0" w14:textId="77777777" w:rsidR="009E2846" w:rsidRPr="009E2846" w:rsidRDefault="009E2846" w:rsidP="009E2846">
      <w:pPr>
        <w:widowControl w:val="0"/>
        <w:spacing w:before="0" w:beforeAutospacing="0" w:after="0" w:afterAutospacing="0" w:line="240" w:lineRule="auto"/>
        <w:ind w:left="180"/>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אני הח"מ ____________________ עו"ד/רו"ח מאשר כי ה"ה _________________שחתימתם בצירוף חותמת _________________ (להלן:"</w:t>
      </w:r>
      <w:r w:rsidRPr="009E2846">
        <w:rPr>
          <w:rFonts w:ascii="Times New Roman" w:eastAsia="Times New Roman" w:hAnsi="Times New Roman" w:hint="cs"/>
          <w:b/>
          <w:bCs/>
          <w:sz w:val="24"/>
          <w:rtl/>
          <w:lang w:eastAsia="he-IL"/>
        </w:rPr>
        <w:t>החברה</w:t>
      </w:r>
      <w:r w:rsidRPr="009E2846">
        <w:rPr>
          <w:rFonts w:ascii="Times New Roman" w:eastAsia="Times New Roman" w:hAnsi="Times New Roman" w:hint="cs"/>
          <w:sz w:val="24"/>
          <w:rtl/>
          <w:lang w:eastAsia="he-IL"/>
        </w:rPr>
        <w:t>") ו/או שמה המודפס מחייבת את החברה לכל דבר וענין, חתמו בפני על מסמך זה.</w:t>
      </w:r>
    </w:p>
    <w:p w14:paraId="6ABE34BD" w14:textId="77777777" w:rsidR="009E2846" w:rsidRPr="009E2846" w:rsidRDefault="009E2846" w:rsidP="009E2846">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sz w:val="24"/>
          <w:rtl/>
          <w:lang w:eastAsia="he-IL"/>
        </w:rPr>
      </w:pPr>
    </w:p>
    <w:p w14:paraId="1DFA1AEB" w14:textId="77777777" w:rsidR="009E2846" w:rsidRPr="009E2846" w:rsidRDefault="009E2846" w:rsidP="009E2846">
      <w:pPr>
        <w:widowControl w:val="0"/>
        <w:tabs>
          <w:tab w:val="center" w:pos="1082"/>
          <w:tab w:val="center" w:pos="7319"/>
        </w:tabs>
        <w:spacing w:before="0" w:beforeAutospacing="0" w:after="0" w:afterAutospacing="0" w:line="240" w:lineRule="auto"/>
        <w:rPr>
          <w:rFonts w:ascii="Times New Roman" w:eastAsia="Times New Roman" w:hAnsi="Times New Roman"/>
          <w:sz w:val="24"/>
          <w:rtl/>
          <w:lang w:eastAsia="he-IL"/>
        </w:rPr>
      </w:pPr>
      <w:r w:rsidRPr="009E2846">
        <w:rPr>
          <w:rFonts w:ascii="Times New Roman" w:eastAsia="Times New Roman" w:hAnsi="Times New Roman" w:hint="cs"/>
          <w:sz w:val="24"/>
          <w:rtl/>
          <w:lang w:eastAsia="he-IL"/>
        </w:rPr>
        <w:t xml:space="preserve">    תאריך : _______   </w:t>
      </w:r>
      <w:r w:rsidRPr="009E2846">
        <w:rPr>
          <w:rFonts w:ascii="Times New Roman" w:eastAsia="Times New Roman" w:hAnsi="Times New Roman" w:hint="cs"/>
          <w:sz w:val="24"/>
          <w:rtl/>
          <w:lang w:eastAsia="he-IL"/>
        </w:rPr>
        <w:tab/>
        <w:t>חתימה וחותמת עו"ד/רו"ח : _______________________</w:t>
      </w:r>
    </w:p>
    <w:p w14:paraId="1EE75E33" w14:textId="77777777" w:rsidR="009E2846" w:rsidRPr="009E2846" w:rsidRDefault="009E2846" w:rsidP="009E2846">
      <w:pPr>
        <w:widowControl w:val="0"/>
        <w:spacing w:before="0" w:beforeAutospacing="0" w:after="0" w:afterAutospacing="0" w:line="240" w:lineRule="auto"/>
        <w:rPr>
          <w:rFonts w:ascii="Times New Roman" w:eastAsia="Times New Roman" w:hAnsi="Times New Roman"/>
          <w:sz w:val="20"/>
          <w:szCs w:val="20"/>
          <w:rtl/>
          <w:lang w:eastAsia="he-IL"/>
        </w:rPr>
      </w:pPr>
    </w:p>
    <w:p w14:paraId="2D15802D" w14:textId="77777777" w:rsidR="009E2846" w:rsidRPr="009E2846" w:rsidRDefault="009E2846" w:rsidP="009E2846">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sz w:val="20"/>
          <w:lang w:eastAsia="he-IL"/>
        </w:rPr>
      </w:pPr>
    </w:p>
    <w:p w14:paraId="2CE31A49" w14:textId="77777777" w:rsidR="009E2846" w:rsidRPr="009E2846" w:rsidRDefault="009E2846" w:rsidP="009E2846">
      <w:pPr>
        <w:widowControl w:val="0"/>
        <w:spacing w:before="0" w:beforeAutospacing="0" w:after="0" w:afterAutospacing="0" w:line="240" w:lineRule="auto"/>
        <w:jc w:val="both"/>
        <w:rPr>
          <w:rFonts w:ascii="Times New Roman" w:eastAsia="Times New Roman" w:hAnsi="Times New Roman"/>
          <w:color w:val="999999"/>
          <w:sz w:val="18"/>
          <w:szCs w:val="18"/>
          <w:rtl/>
          <w:lang w:eastAsia="he-IL"/>
        </w:rPr>
      </w:pPr>
    </w:p>
    <w:p w14:paraId="1F74377E" w14:textId="77777777" w:rsidR="009E2846" w:rsidRPr="009E2846" w:rsidRDefault="009E2846" w:rsidP="009E2846">
      <w:pPr>
        <w:spacing w:before="0" w:beforeAutospacing="0" w:after="0" w:afterAutospacing="0" w:line="240" w:lineRule="auto"/>
        <w:rPr>
          <w:rFonts w:ascii="Times New Roman" w:eastAsia="Times New Roman" w:hAnsi="Times New Roman"/>
          <w:sz w:val="20"/>
          <w:rtl/>
        </w:rPr>
      </w:pPr>
    </w:p>
    <w:p w14:paraId="48818F80" w14:textId="77777777" w:rsidR="001835AB" w:rsidRPr="001835AB" w:rsidRDefault="001835AB" w:rsidP="001835AB">
      <w:pPr>
        <w:spacing w:before="0" w:beforeAutospacing="0" w:after="0" w:afterAutospacing="0" w:line="240" w:lineRule="auto"/>
        <w:rPr>
          <w:rFonts w:ascii="Times New Roman" w:eastAsia="Times New Roman" w:hAnsi="Times New Roman"/>
          <w:sz w:val="24"/>
          <w:rtl/>
        </w:rPr>
      </w:pPr>
    </w:p>
    <w:p w14:paraId="2D6AFA37" w14:textId="77777777" w:rsidR="001835AB" w:rsidRPr="001835AB" w:rsidRDefault="001835AB" w:rsidP="001835AB">
      <w:pPr>
        <w:widowControl w:val="0"/>
        <w:bidi w:val="0"/>
        <w:spacing w:before="0" w:beforeAutospacing="0" w:after="0" w:afterAutospacing="0" w:line="240" w:lineRule="auto"/>
        <w:jc w:val="center"/>
        <w:rPr>
          <w:rFonts w:ascii="Times New Roman" w:eastAsia="Times New Roman" w:hAnsi="Times New Roman"/>
          <w:sz w:val="20"/>
          <w:rtl/>
        </w:rPr>
      </w:pPr>
    </w:p>
    <w:p w14:paraId="7C0DEC37" w14:textId="77777777" w:rsidR="001A69D5" w:rsidRPr="00853FB4" w:rsidRDefault="001A69D5" w:rsidP="00853FB4"/>
    <w:sectPr w:rsidR="001A69D5" w:rsidRPr="00853FB4"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0123A1E" w14:textId="77777777" w:rsidR="006231A7" w:rsidRDefault="006231A7" w:rsidP="00AF234B">
      <w:pPr>
        <w:spacing w:before="0" w:after="0" w:line="240" w:lineRule="auto"/>
      </w:pPr>
      <w:r>
        <w:separator/>
      </w:r>
    </w:p>
  </w:endnote>
  <w:endnote w:type="continuationSeparator" w:id="0">
    <w:p w14:paraId="1AECFA40" w14:textId="77777777" w:rsidR="006231A7" w:rsidRDefault="006231A7" w:rsidP="00AF234B">
      <w:pPr>
        <w:spacing w:before="0" w:after="0" w:line="240" w:lineRule="auto"/>
      </w:pPr>
      <w:r>
        <w:continuationSeparator/>
      </w:r>
    </w:p>
  </w:endnote>
  <w:endnote w:type="continuationNotice" w:id="1">
    <w:p w14:paraId="62EDBA10" w14:textId="77777777" w:rsidR="006231A7" w:rsidRDefault="006231A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9"/>
      <w:gridCol w:w="2810"/>
      <w:gridCol w:w="233"/>
      <w:gridCol w:w="1050"/>
      <w:gridCol w:w="1784"/>
    </w:tblGrid>
    <w:tr w:rsidR="00487C69" w:rsidRPr="00487C69" w14:paraId="76208E87" w14:textId="77777777" w:rsidTr="00623070">
      <w:tc>
        <w:tcPr>
          <w:tcW w:w="753" w:type="dxa"/>
        </w:tcPr>
        <w:p w14:paraId="4F373BC0"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פרויקט: </w:t>
          </w:r>
        </w:p>
      </w:tc>
      <w:sdt>
        <w:sdtPr>
          <w:rPr>
            <w:rFonts w:ascii="David" w:hAnsi="David" w:cstheme="minorBidi"/>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4FC206D" w14:textId="77777777" w:rsidR="00487C69" w:rsidRPr="00487C69" w:rsidRDefault="006231A7" w:rsidP="00487C69">
              <w:pPr>
                <w:tabs>
                  <w:tab w:val="center" w:pos="4153"/>
                  <w:tab w:val="right" w:pos="8306"/>
                </w:tabs>
                <w:spacing w:before="0" w:after="0" w:line="240" w:lineRule="auto"/>
                <w:rPr>
                  <w:rFonts w:ascii="David" w:hAnsi="David" w:cstheme="minorBidi"/>
                  <w:color w:val="00B0F0"/>
                  <w:sz w:val="20"/>
                  <w:szCs w:val="20"/>
                  <w:rtl/>
                </w:rPr>
              </w:pPr>
              <w:ins w:id="34" w:author="Kook Sec" w:date="2020-06-09T16:27:00Z">
                <w:r>
                  <w:rPr>
                    <w:rFonts w:ascii="David" w:hAnsi="David" w:cstheme="minorBidi" w:hint="cs"/>
                    <w:color w:val="00B0F0"/>
                    <w:sz w:val="20"/>
                    <w:szCs w:val="20"/>
                    <w:rtl/>
                  </w:rPr>
                  <w:t>א.מ ישראל מגורים יזמות בע"מ</w:t>
                </w:r>
              </w:ins>
            </w:p>
          </w:tc>
        </w:sdtContent>
      </w:sdt>
      <w:tc>
        <w:tcPr>
          <w:tcW w:w="2232" w:type="dxa"/>
        </w:tcPr>
        <w:p w14:paraId="2774A9C0"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 xml:space="preserve">תבנית: </w:t>
          </w:r>
          <w:sdt>
            <w:sdtPr>
              <w:rPr>
                <w:rFonts w:ascii="David" w:hAnsi="David" w:cstheme="minorBidi"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cstheme="minorBidi" w:hint="cs"/>
                  <w:sz w:val="20"/>
                  <w:szCs w:val="20"/>
                  <w:rtl/>
                </w:rPr>
                <w:t>מתכנן מעליות</w:t>
              </w:r>
            </w:sdtContent>
          </w:sdt>
        </w:p>
      </w:tc>
      <w:tc>
        <w:tcPr>
          <w:tcW w:w="236" w:type="dxa"/>
        </w:tcPr>
        <w:p w14:paraId="41A0EE69" w14:textId="77777777" w:rsidR="00487C69" w:rsidRPr="00487C69" w:rsidRDefault="00487C69" w:rsidP="00487C69">
          <w:pPr>
            <w:tabs>
              <w:tab w:val="center" w:pos="4153"/>
              <w:tab w:val="right" w:pos="8306"/>
            </w:tabs>
            <w:spacing w:before="0" w:after="0" w:line="240" w:lineRule="auto"/>
            <w:rPr>
              <w:rFonts w:ascii="David" w:hAnsi="David" w:cstheme="minorBidi"/>
              <w:sz w:val="16"/>
              <w:szCs w:val="16"/>
              <w:rtl/>
            </w:rPr>
          </w:pPr>
        </w:p>
      </w:tc>
      <w:tc>
        <w:tcPr>
          <w:tcW w:w="1129" w:type="dxa"/>
        </w:tcPr>
        <w:p w14:paraId="55E70CCF"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sz w:val="20"/>
              <w:szCs w:val="20"/>
              <w:rtl/>
            </w:rPr>
            <w:t>מס' חוזה</w:t>
          </w:r>
          <w:r w:rsidRPr="00487C69">
            <w:rPr>
              <w:rFonts w:ascii="David" w:hAnsi="David" w:cstheme="minorBidi" w:hint="cs"/>
              <w:sz w:val="20"/>
              <w:szCs w:val="20"/>
              <w:rtl/>
            </w:rPr>
            <w:t>:</w:t>
          </w:r>
        </w:p>
      </w:tc>
      <w:sdt>
        <w:sdtPr>
          <w:rPr>
            <w:rFonts w:ascii="David" w:hAnsi="David" w:cstheme="minorBidi"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1BE332CC"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Pr>
                  <w:rFonts w:ascii="David" w:hAnsi="David" w:cstheme="minorBidi" w:hint="cs"/>
                  <w:sz w:val="20"/>
                  <w:szCs w:val="20"/>
                </w:rPr>
                <w:t>CONT-5-661</w:t>
              </w:r>
            </w:p>
          </w:tc>
        </w:sdtContent>
      </w:sdt>
    </w:tr>
    <w:tr w:rsidR="00487C69" w:rsidRPr="00487C69" w14:paraId="6B1FEEB1" w14:textId="77777777" w:rsidTr="00623070">
      <w:tc>
        <w:tcPr>
          <w:tcW w:w="753" w:type="dxa"/>
        </w:tcPr>
        <w:p w14:paraId="5A08C9C0"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ספק:</w:t>
          </w:r>
        </w:p>
      </w:tc>
      <w:sdt>
        <w:sdtPr>
          <w:rPr>
            <w:rFonts w:ascii="David" w:hAnsi="David" w:cstheme="minorBidi"/>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1E30BC92" w14:textId="77777777" w:rsidR="00487C69" w:rsidRPr="00487C69" w:rsidRDefault="006231A7" w:rsidP="00487C69">
              <w:pPr>
                <w:tabs>
                  <w:tab w:val="center" w:pos="4153"/>
                  <w:tab w:val="right" w:pos="8306"/>
                </w:tabs>
                <w:spacing w:before="0" w:after="0" w:line="240" w:lineRule="auto"/>
                <w:rPr>
                  <w:rFonts w:ascii="David" w:hAnsi="David" w:cstheme="minorBidi"/>
                  <w:color w:val="00B0F0"/>
                  <w:sz w:val="20"/>
                  <w:szCs w:val="20"/>
                  <w:rtl/>
                </w:rPr>
              </w:pPr>
              <w:ins w:id="35" w:author="Kook Sec" w:date="2020-06-09T16:35:00Z">
                <w:r>
                  <w:rPr>
                    <w:rFonts w:ascii="David" w:hAnsi="David" w:cstheme="minorBidi" w:hint="cs"/>
                    <w:color w:val="00B0F0"/>
                    <w:sz w:val="20"/>
                    <w:szCs w:val="20"/>
                    <w:rtl/>
                  </w:rPr>
                  <w:t>וי. אי. אס הנדסה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87C69" w:rsidRPr="00487C69" w14:paraId="498FAB6F" w14:textId="77777777" w:rsidTr="00623070">
            <w:trPr>
              <w:trHeight w:val="201"/>
            </w:trPr>
            <w:tc>
              <w:tcPr>
                <w:tcW w:w="926" w:type="dxa"/>
              </w:tcPr>
              <w:p w14:paraId="4EBEDD24"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גרסה:</w:t>
                </w:r>
              </w:p>
            </w:tc>
            <w:sdt>
              <w:sdtPr>
                <w:rPr>
                  <w:rFonts w:ascii="David" w:hAnsi="David" w:cstheme="minorBidi"/>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B369F73" w14:textId="77777777" w:rsidR="00487C69" w:rsidRPr="00487C69" w:rsidRDefault="00487C69" w:rsidP="00487C69">
                    <w:pPr>
                      <w:tabs>
                        <w:tab w:val="center" w:pos="4153"/>
                        <w:tab w:val="right" w:pos="8306"/>
                      </w:tabs>
                      <w:spacing w:before="0" w:after="0" w:line="240" w:lineRule="auto"/>
                      <w:ind w:left="1" w:hanging="1"/>
                      <w:rPr>
                        <w:rFonts w:ascii="David" w:hAnsi="David" w:cstheme="minorBidi"/>
                        <w:color w:val="00B0F0"/>
                        <w:sz w:val="20"/>
                        <w:szCs w:val="20"/>
                        <w:rtl/>
                      </w:rPr>
                    </w:pPr>
                    <w:r w:rsidRPr="00487C69">
                      <w:rPr>
                        <w:rFonts w:ascii="David" w:hAnsi="David" w:cstheme="minorBidi"/>
                        <w:color w:val="00B0F0"/>
                        <w:sz w:val="20"/>
                        <w:szCs w:val="20"/>
                        <w:rtl/>
                      </w:rPr>
                      <w:t>[גרסת חוזה]</w:t>
                    </w:r>
                  </w:p>
                </w:tc>
              </w:sdtContent>
            </w:sdt>
          </w:tr>
        </w:tbl>
        <w:p w14:paraId="27B0A50E"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3EB8DADC"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54B0FC6B"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r w:rsidRPr="00487C69">
            <w:rPr>
              <w:rFonts w:ascii="David" w:hAnsi="David" w:cstheme="minorBidi" w:hint="cs"/>
              <w:sz w:val="20"/>
              <w:szCs w:val="20"/>
              <w:rtl/>
            </w:rPr>
            <w:t>סטטוס:</w:t>
          </w:r>
        </w:p>
      </w:tc>
      <w:tc>
        <w:tcPr>
          <w:tcW w:w="2073" w:type="dxa"/>
        </w:tcPr>
        <w:p w14:paraId="24D06E30" w14:textId="77777777" w:rsidR="00487C69" w:rsidRPr="00487C69" w:rsidRDefault="006231A7" w:rsidP="00487C69">
          <w:pPr>
            <w:tabs>
              <w:tab w:val="center" w:pos="4153"/>
              <w:tab w:val="right" w:pos="8306"/>
            </w:tabs>
            <w:spacing w:before="0" w:after="0" w:line="240" w:lineRule="auto"/>
            <w:rPr>
              <w:rFonts w:ascii="David" w:hAnsi="David" w:cstheme="minorBidi"/>
              <w:sz w:val="20"/>
              <w:szCs w:val="20"/>
            </w:rPr>
          </w:pPr>
          <w:sdt>
            <w:sdtPr>
              <w:rPr>
                <w:rFonts w:ascii="David" w:hAnsi="David" w:cstheme="minorBidi"/>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87C69" w:rsidRPr="00487C69">
                <w:rPr>
                  <w:rFonts w:ascii="David" w:hAnsi="David" w:cstheme="minorBidi"/>
                  <w:color w:val="00B0F0"/>
                  <w:sz w:val="20"/>
                  <w:szCs w:val="20"/>
                  <w:rtl/>
                </w:rPr>
                <w:t>[סטטוס חוזה]</w:t>
              </w:r>
            </w:sdtContent>
          </w:sdt>
        </w:p>
      </w:tc>
    </w:tr>
    <w:tr w:rsidR="00487C69" w:rsidRPr="00487C69" w14:paraId="6012321D" w14:textId="77777777" w:rsidTr="00623070">
      <w:trPr>
        <w:trHeight w:val="80"/>
      </w:trPr>
      <w:tc>
        <w:tcPr>
          <w:tcW w:w="753" w:type="dxa"/>
        </w:tcPr>
        <w:p w14:paraId="4314F28A"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1883" w:type="dxa"/>
        </w:tcPr>
        <w:p w14:paraId="15A963E3" w14:textId="77777777" w:rsidR="00487C69" w:rsidRPr="00487C69" w:rsidRDefault="00487C69" w:rsidP="00487C69">
          <w:pPr>
            <w:tabs>
              <w:tab w:val="center" w:pos="4153"/>
              <w:tab w:val="right" w:pos="8306"/>
            </w:tabs>
            <w:spacing w:before="0" w:after="0" w:line="240" w:lineRule="auto"/>
            <w:rPr>
              <w:rFonts w:ascii="David" w:hAnsi="David" w:cstheme="minorBidi"/>
              <w:color w:val="00B0F0"/>
              <w:sz w:val="20"/>
              <w:szCs w:val="20"/>
              <w:rtl/>
            </w:rPr>
          </w:pPr>
        </w:p>
      </w:tc>
      <w:tc>
        <w:tcPr>
          <w:tcW w:w="2232" w:type="dxa"/>
        </w:tcPr>
        <w:p w14:paraId="1E69C772"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236" w:type="dxa"/>
        </w:tcPr>
        <w:p w14:paraId="5B151AEF"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1129" w:type="dxa"/>
        </w:tcPr>
        <w:p w14:paraId="53B71758"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c>
        <w:tcPr>
          <w:tcW w:w="2073" w:type="dxa"/>
        </w:tcPr>
        <w:p w14:paraId="3207609D" w14:textId="77777777" w:rsidR="00487C69" w:rsidRPr="00487C69" w:rsidRDefault="00487C69" w:rsidP="00487C69">
          <w:pPr>
            <w:tabs>
              <w:tab w:val="center" w:pos="4153"/>
              <w:tab w:val="right" w:pos="8306"/>
            </w:tabs>
            <w:spacing w:before="0" w:after="0" w:line="240" w:lineRule="auto"/>
            <w:rPr>
              <w:rFonts w:ascii="David" w:hAnsi="David" w:cstheme="minorBidi"/>
              <w:sz w:val="20"/>
              <w:szCs w:val="20"/>
              <w:rtl/>
            </w:rPr>
          </w:pPr>
        </w:p>
      </w:tc>
    </w:tr>
  </w:tbl>
  <w:p w14:paraId="35195C86" w14:textId="77777777" w:rsidR="00E64AE3" w:rsidRPr="00487C69" w:rsidRDefault="00487C69" w:rsidP="00487C69">
    <w:pPr>
      <w:spacing w:before="0" w:beforeAutospacing="0" w:after="0" w:afterAutospacing="0" w:line="240" w:lineRule="auto"/>
      <w:rPr>
        <w:rFonts w:ascii="Arial" w:hAnsi="Arial" w:cs="Arial"/>
        <w:sz w:val="16"/>
        <w:szCs w:val="16"/>
      </w:rPr>
    </w:pPr>
    <w:r w:rsidRPr="00487C69">
      <w:rPr>
        <w:rFonts w:ascii="Arial" w:hAnsi="Arial" w:cs="Arial" w:hint="cs"/>
        <w:sz w:val="16"/>
        <w:szCs w:val="16"/>
        <w:rtl/>
      </w:rPr>
      <w:t xml:space="preserve">   </w:t>
    </w:r>
    <w:r w:rsidRPr="00487C69">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8CA23FE" w14:textId="77777777" w:rsidR="006231A7" w:rsidRDefault="006231A7" w:rsidP="00AF234B">
      <w:pPr>
        <w:spacing w:before="0" w:after="0" w:line="240" w:lineRule="auto"/>
      </w:pPr>
      <w:r>
        <w:separator/>
      </w:r>
    </w:p>
  </w:footnote>
  <w:footnote w:type="continuationSeparator" w:id="0">
    <w:p w14:paraId="0BA79DE6" w14:textId="77777777" w:rsidR="006231A7" w:rsidRDefault="006231A7" w:rsidP="00AF234B">
      <w:pPr>
        <w:spacing w:before="0" w:after="0" w:line="240" w:lineRule="auto"/>
      </w:pPr>
      <w:r>
        <w:continuationSeparator/>
      </w:r>
    </w:p>
  </w:footnote>
  <w:footnote w:type="continuationNotice" w:id="1">
    <w:p w14:paraId="058B97C5" w14:textId="77777777" w:rsidR="006231A7" w:rsidRDefault="006231A7">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2C6F5263" w14:textId="77777777" w:rsidR="00E64AE3" w:rsidRDefault="00E64AE3" w:rsidP="00CF334C">
        <w:pPr>
          <w:pStyle w:val="a3"/>
          <w:jc w:val="center"/>
        </w:pPr>
        <w:r>
          <w:fldChar w:fldCharType="begin"/>
        </w:r>
        <w:r>
          <w:instrText xml:space="preserve"> PAGE   \* MERGEFORMAT </w:instrText>
        </w:r>
        <w:r>
          <w:fldChar w:fldCharType="separate"/>
        </w:r>
        <w:r w:rsidR="006231A7">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nsid w:val="04EB4B0B"/>
    <w:multiLevelType w:val="multilevel"/>
    <w:tmpl w:val="BA2811C6"/>
    <w:lvl w:ilvl="0">
      <w:start w:val="1"/>
      <w:numFmt w:val="decimal"/>
      <w:lvlText w:val="%1."/>
      <w:lvlJc w:val="left"/>
      <w:pPr>
        <w:tabs>
          <w:tab w:val="num" w:pos="720"/>
        </w:tabs>
        <w:ind w:left="720" w:hanging="720"/>
      </w:pPr>
      <w:rPr>
        <w:rFonts w:cs="Times New Roman" w:hint="default"/>
        <w:b/>
        <w:bCs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3">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9">
    <w:nsid w:val="42044F99"/>
    <w:multiLevelType w:val="hybridMultilevel"/>
    <w:tmpl w:val="BA70E4BE"/>
    <w:lvl w:ilvl="0" w:tplc="2D0EC372">
      <w:start w:val="9"/>
      <w:numFmt w:val="hebrew1"/>
      <w:lvlText w:val="%1."/>
      <w:lvlJc w:val="left"/>
      <w:pPr>
        <w:tabs>
          <w:tab w:val="num" w:pos="2200"/>
        </w:tabs>
        <w:ind w:left="2200" w:hanging="360"/>
      </w:pPr>
      <w:rPr>
        <w:rFonts w:cs="David" w:hint="cs"/>
        <w:sz w:val="2"/>
        <w:szCs w:val="2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21">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2">
    <w:nsid w:val="4A316EBA"/>
    <w:multiLevelType w:val="hybridMultilevel"/>
    <w:tmpl w:val="CED2E434"/>
    <w:lvl w:ilvl="0" w:tplc="CEFAE6E0">
      <w:start w:val="4"/>
      <w:numFmt w:val="hebrew1"/>
      <w:lvlText w:val="%1."/>
      <w:lvlJc w:val="left"/>
      <w:pPr>
        <w:tabs>
          <w:tab w:val="num" w:pos="2200"/>
        </w:tabs>
        <w:ind w:left="2200" w:hanging="360"/>
      </w:pPr>
      <w:rPr>
        <w:rFonts w:cs="Times New Roman" w:hint="cs"/>
        <w:sz w:val="2"/>
        <w:szCs w:val="20"/>
      </w:rPr>
    </w:lvl>
    <w:lvl w:ilvl="1" w:tplc="040D0019">
      <w:start w:val="1"/>
      <w:numFmt w:val="lowerLetter"/>
      <w:lvlText w:val="%2."/>
      <w:lvlJc w:val="left"/>
      <w:pPr>
        <w:tabs>
          <w:tab w:val="num" w:pos="2920"/>
        </w:tabs>
        <w:ind w:left="2920" w:hanging="360"/>
      </w:pPr>
      <w:rPr>
        <w:rFonts w:cs="Times New Roman"/>
      </w:rPr>
    </w:lvl>
    <w:lvl w:ilvl="2" w:tplc="040D001B">
      <w:start w:val="1"/>
      <w:numFmt w:val="lowerRoman"/>
      <w:lvlText w:val="%3."/>
      <w:lvlJc w:val="right"/>
      <w:pPr>
        <w:tabs>
          <w:tab w:val="num" w:pos="3640"/>
        </w:tabs>
        <w:ind w:left="3640" w:hanging="180"/>
      </w:pPr>
      <w:rPr>
        <w:rFonts w:cs="Times New Roman"/>
      </w:rPr>
    </w:lvl>
    <w:lvl w:ilvl="3" w:tplc="040D000F">
      <w:start w:val="1"/>
      <w:numFmt w:val="decimal"/>
      <w:lvlText w:val="%4."/>
      <w:lvlJc w:val="left"/>
      <w:pPr>
        <w:tabs>
          <w:tab w:val="num" w:pos="4360"/>
        </w:tabs>
        <w:ind w:left="4360" w:hanging="360"/>
      </w:pPr>
      <w:rPr>
        <w:rFonts w:cs="Times New Roman"/>
      </w:rPr>
    </w:lvl>
    <w:lvl w:ilvl="4" w:tplc="040D0019">
      <w:start w:val="1"/>
      <w:numFmt w:val="lowerLetter"/>
      <w:lvlText w:val="%5."/>
      <w:lvlJc w:val="left"/>
      <w:pPr>
        <w:tabs>
          <w:tab w:val="num" w:pos="5080"/>
        </w:tabs>
        <w:ind w:left="5080" w:hanging="360"/>
      </w:pPr>
      <w:rPr>
        <w:rFonts w:cs="Times New Roman"/>
      </w:rPr>
    </w:lvl>
    <w:lvl w:ilvl="5" w:tplc="040D001B">
      <w:start w:val="1"/>
      <w:numFmt w:val="lowerRoman"/>
      <w:lvlText w:val="%6."/>
      <w:lvlJc w:val="right"/>
      <w:pPr>
        <w:tabs>
          <w:tab w:val="num" w:pos="5800"/>
        </w:tabs>
        <w:ind w:left="5800" w:hanging="180"/>
      </w:pPr>
      <w:rPr>
        <w:rFonts w:cs="Times New Roman"/>
      </w:rPr>
    </w:lvl>
    <w:lvl w:ilvl="6" w:tplc="040D000F">
      <w:start w:val="1"/>
      <w:numFmt w:val="decimal"/>
      <w:lvlText w:val="%7."/>
      <w:lvlJc w:val="left"/>
      <w:pPr>
        <w:tabs>
          <w:tab w:val="num" w:pos="6520"/>
        </w:tabs>
        <w:ind w:left="6520" w:hanging="360"/>
      </w:pPr>
      <w:rPr>
        <w:rFonts w:cs="Times New Roman"/>
      </w:rPr>
    </w:lvl>
    <w:lvl w:ilvl="7" w:tplc="040D0019">
      <w:start w:val="1"/>
      <w:numFmt w:val="lowerLetter"/>
      <w:lvlText w:val="%8."/>
      <w:lvlJc w:val="left"/>
      <w:pPr>
        <w:tabs>
          <w:tab w:val="num" w:pos="7240"/>
        </w:tabs>
        <w:ind w:left="7240" w:hanging="360"/>
      </w:pPr>
      <w:rPr>
        <w:rFonts w:cs="Times New Roman"/>
      </w:rPr>
    </w:lvl>
    <w:lvl w:ilvl="8" w:tplc="040D001B">
      <w:start w:val="1"/>
      <w:numFmt w:val="lowerRoman"/>
      <w:lvlText w:val="%9."/>
      <w:lvlJc w:val="right"/>
      <w:pPr>
        <w:tabs>
          <w:tab w:val="num" w:pos="7960"/>
        </w:tabs>
        <w:ind w:left="7960" w:hanging="180"/>
      </w:pPr>
      <w:rPr>
        <w:rFonts w:cs="Times New Roman"/>
      </w:rPr>
    </w:lvl>
  </w:abstractNum>
  <w:abstractNum w:abstractNumId="23">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5">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7">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6"/>
  </w:num>
  <w:num w:numId="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7"/>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0"/>
  </w:num>
  <w:num w:numId="13">
    <w:abstractNumId w:val="3"/>
  </w:num>
  <w:num w:numId="14">
    <w:abstractNumId w:val="12"/>
  </w:num>
  <w:num w:numId="15">
    <w:abstractNumId w:val="23"/>
  </w:num>
  <w:num w:numId="16">
    <w:abstractNumId w:val="27"/>
  </w:num>
  <w:num w:numId="17">
    <w:abstractNumId w:val="6"/>
  </w:num>
  <w:num w:numId="18">
    <w:abstractNumId w:val="10"/>
  </w:num>
  <w:num w:numId="19">
    <w:abstractNumId w:val="14"/>
  </w:num>
  <w:num w:numId="20">
    <w:abstractNumId w:val="13"/>
  </w:num>
  <w:num w:numId="21">
    <w:abstractNumId w:val="17"/>
  </w:num>
  <w:num w:numId="22">
    <w:abstractNumId w:val="16"/>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7"/>
    <w:lvlOverride w:ilvl="0">
      <w:startOverride w:val="1"/>
    </w:lvlOverride>
    <w:lvlOverride w:ilvl="1"/>
    <w:lvlOverride w:ilvl="2"/>
    <w:lvlOverride w:ilvl="3"/>
    <w:lvlOverride w:ilvl="4"/>
    <w:lvlOverride w:ilvl="5"/>
    <w:lvlOverride w:ilvl="6"/>
    <w:lvlOverride w:ilvl="7"/>
    <w:lvlOverride w:ilvl="8"/>
  </w:num>
  <w:num w:numId="26">
    <w:abstractNumId w:val="24"/>
  </w:num>
  <w:num w:numId="27">
    <w:abstractNumId w:val="2"/>
  </w:num>
  <w:num w:numId="28">
    <w:abstractNumId w:val="22"/>
  </w:num>
  <w:num w:numId="29">
    <w:abstractNumId w:val="19"/>
  </w:num>
  <w:num w:numId="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num>
  <w:num w:numId="32">
    <w:abstractNumId w:val="11"/>
  </w:num>
  <w:num w:numId="33">
    <w:abstractNumId w:val="4"/>
  </w:num>
  <w:num w:numId="34">
    <w:abstractNumId w:val="5"/>
  </w:num>
  <w:num w:numId="35">
    <w:abstractNumId w:val="7"/>
  </w:num>
  <w:num w:numId="36">
    <w:abstractNumId w:val="25"/>
  </w:num>
  <w:num w:numId="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7"/>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134C85"/>
    <w:rsid w:val="001835AB"/>
    <w:rsid w:val="001A0C3C"/>
    <w:rsid w:val="001A69D5"/>
    <w:rsid w:val="00214ACF"/>
    <w:rsid w:val="00272745"/>
    <w:rsid w:val="002B2234"/>
    <w:rsid w:val="002F2747"/>
    <w:rsid w:val="003160E8"/>
    <w:rsid w:val="003F4502"/>
    <w:rsid w:val="004751C6"/>
    <w:rsid w:val="00487C69"/>
    <w:rsid w:val="005475D8"/>
    <w:rsid w:val="00552E11"/>
    <w:rsid w:val="005D6301"/>
    <w:rsid w:val="006231A7"/>
    <w:rsid w:val="00666119"/>
    <w:rsid w:val="0072103C"/>
    <w:rsid w:val="00740118"/>
    <w:rsid w:val="00820FCA"/>
    <w:rsid w:val="008520F8"/>
    <w:rsid w:val="00853FB4"/>
    <w:rsid w:val="008C64C6"/>
    <w:rsid w:val="00942177"/>
    <w:rsid w:val="009E2846"/>
    <w:rsid w:val="00A42271"/>
    <w:rsid w:val="00AF234B"/>
    <w:rsid w:val="00B158C8"/>
    <w:rsid w:val="00BD72C4"/>
    <w:rsid w:val="00BE17B4"/>
    <w:rsid w:val="00CF334C"/>
    <w:rsid w:val="00D02A03"/>
    <w:rsid w:val="00D12751"/>
    <w:rsid w:val="00E64AE3"/>
    <w:rsid w:val="00E679C7"/>
    <w:rsid w:val="00EC37B6"/>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7507CF"/>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475D8"/>
    <w:pPr>
      <w:bidi/>
      <w:spacing w:before="100" w:beforeAutospacing="1" w:after="100" w:afterAutospacing="1" w:line="720" w:lineRule="auto"/>
    </w:pPr>
    <w:rPr>
      <w:rFonts w:cs="David"/>
      <w:szCs w:val="24"/>
    </w:rPr>
  </w:style>
  <w:style w:type="paragraph" w:styleId="1">
    <w:name w:val="heading 1"/>
    <w:basedOn w:val="a"/>
    <w:next w:val="a"/>
    <w:link w:val="10"/>
    <w:qFormat/>
    <w:rsid w:val="002B2234"/>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2B2234"/>
    <w:pPr>
      <w:keepNext/>
      <w:spacing w:before="0" w:beforeAutospacing="0" w:after="0" w:afterAutospacing="0" w:line="240" w:lineRule="auto"/>
      <w:jc w:val="center"/>
      <w:outlineLvl w:val="1"/>
    </w:pPr>
    <w:rPr>
      <w:rFonts w:ascii="Times New Roman" w:eastAsia="Times New Roman" w:hAnsi="Times New Roman"/>
      <w:b/>
      <w:bCs/>
      <w:sz w:val="24"/>
      <w:u w:val="single"/>
      <w:lang w:eastAsia="he-IL"/>
    </w:rPr>
  </w:style>
  <w:style w:type="paragraph" w:styleId="3">
    <w:name w:val="heading 3"/>
    <w:basedOn w:val="a"/>
    <w:next w:val="a"/>
    <w:link w:val="30"/>
    <w:qFormat/>
    <w:rsid w:val="002B2234"/>
    <w:pPr>
      <w:keepNext/>
      <w:spacing w:before="0" w:beforeAutospacing="0" w:after="0" w:afterAutospacing="0" w:line="240" w:lineRule="auto"/>
      <w:jc w:val="center"/>
      <w:outlineLvl w:val="2"/>
    </w:pPr>
    <w:rPr>
      <w:rFonts w:ascii="Times New Roman" w:eastAsia="Times New Roman" w:hAnsi="Times New Roman"/>
      <w:sz w:val="24"/>
      <w:u w:val="single"/>
      <w:lang w:eastAsia="he-IL"/>
    </w:rPr>
  </w:style>
  <w:style w:type="paragraph" w:styleId="4">
    <w:name w:val="heading 4"/>
    <w:basedOn w:val="a"/>
    <w:next w:val="a"/>
    <w:link w:val="40"/>
    <w:qFormat/>
    <w:rsid w:val="002B2234"/>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2B2234"/>
    <w:pPr>
      <w:widowControl w:val="0"/>
      <w:bidi w:val="0"/>
      <w:spacing w:before="240" w:beforeAutospacing="0" w:after="60" w:afterAutospacing="0" w:line="240" w:lineRule="auto"/>
      <w:outlineLvl w:val="4"/>
    </w:pPr>
    <w:rPr>
      <w:rFonts w:ascii="Times New Roman" w:eastAsia="Times New Roman" w:hAnsi="Times New Roman"/>
      <w:b/>
      <w:bCs/>
      <w:i/>
      <w:iCs/>
      <w:sz w:val="26"/>
      <w:szCs w:val="26"/>
      <w:lang w:eastAsia="he-IL"/>
    </w:rPr>
  </w:style>
  <w:style w:type="paragraph" w:styleId="6">
    <w:name w:val="heading 6"/>
    <w:basedOn w:val="a"/>
    <w:next w:val="a"/>
    <w:link w:val="60"/>
    <w:qFormat/>
    <w:rsid w:val="001835AB"/>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styleId="7">
    <w:name w:val="heading 7"/>
    <w:basedOn w:val="a"/>
    <w:next w:val="a"/>
    <w:link w:val="70"/>
    <w:qFormat/>
    <w:rsid w:val="001835AB"/>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styleId="8">
    <w:name w:val="heading 8"/>
    <w:basedOn w:val="a"/>
    <w:next w:val="a"/>
    <w:link w:val="80"/>
    <w:qFormat/>
    <w:rsid w:val="001835AB"/>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styleId="9">
    <w:name w:val="heading 9"/>
    <w:basedOn w:val="a"/>
    <w:next w:val="a"/>
    <w:link w:val="90"/>
    <w:qFormat/>
    <w:rsid w:val="001835AB"/>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5"/>
    <w:link w:val="AutoFieldsChar"/>
    <w:qFormat/>
    <w:rsid w:val="00D12751"/>
    <w:pPr>
      <w:spacing w:before="100" w:after="100"/>
    </w:pPr>
    <w:rPr>
      <w:rFonts w:ascii="David" w:hAnsi="David"/>
      <w:color w:val="0070C0"/>
      <w:sz w:val="20"/>
    </w:rPr>
  </w:style>
  <w:style w:type="character" w:customStyle="1" w:styleId="AutoFieldsChar">
    <w:name w:val="AutoFields Char"/>
    <w:basedOn w:val="a6"/>
    <w:link w:val="AutoFields"/>
    <w:rsid w:val="00D12751"/>
    <w:rPr>
      <w:rFonts w:ascii="David" w:hAnsi="David" w:cs="David"/>
      <w:color w:val="0070C0"/>
      <w:sz w:val="20"/>
      <w:szCs w:val="24"/>
    </w:rPr>
  </w:style>
  <w:style w:type="character" w:customStyle="1" w:styleId="10">
    <w:name w:val="כותרת 1 תו"/>
    <w:basedOn w:val="a0"/>
    <w:link w:val="1"/>
    <w:rsid w:val="002B2234"/>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2B2234"/>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2B2234"/>
    <w:rPr>
      <w:rFonts w:ascii="Times New Roman" w:eastAsia="Times New Roman" w:hAnsi="Times New Roman" w:cs="David"/>
      <w:sz w:val="24"/>
      <w:szCs w:val="24"/>
      <w:u w:val="single"/>
      <w:lang w:eastAsia="he-IL"/>
    </w:rPr>
  </w:style>
  <w:style w:type="character" w:customStyle="1" w:styleId="40">
    <w:name w:val="כותרת 4 תו"/>
    <w:basedOn w:val="a0"/>
    <w:link w:val="4"/>
    <w:rsid w:val="002B2234"/>
    <w:rPr>
      <w:rFonts w:ascii="Calibri" w:eastAsia="Times New Roman" w:hAnsi="Calibri" w:cs="Arial"/>
      <w:b/>
      <w:bCs/>
      <w:sz w:val="28"/>
      <w:szCs w:val="28"/>
      <w:lang w:eastAsia="he-IL"/>
    </w:rPr>
  </w:style>
  <w:style w:type="character" w:customStyle="1" w:styleId="50">
    <w:name w:val="כותרת 5 תו"/>
    <w:basedOn w:val="a0"/>
    <w:link w:val="5"/>
    <w:rsid w:val="002B2234"/>
    <w:rPr>
      <w:rFonts w:ascii="Times New Roman" w:eastAsia="Times New Roman" w:hAnsi="Times New Roman" w:cs="David"/>
      <w:b/>
      <w:bCs/>
      <w:i/>
      <w:iCs/>
      <w:sz w:val="26"/>
      <w:szCs w:val="26"/>
      <w:lang w:eastAsia="he-IL"/>
    </w:rPr>
  </w:style>
  <w:style w:type="numbering" w:customStyle="1" w:styleId="NoList1">
    <w:name w:val="No List1"/>
    <w:next w:val="a2"/>
    <w:semiHidden/>
    <w:rsid w:val="002B2234"/>
  </w:style>
  <w:style w:type="paragraph" w:customStyle="1" w:styleId="Heading11">
    <w:name w:val="Heading 11"/>
    <w:basedOn w:val="a"/>
    <w:next w:val="a"/>
    <w:rsid w:val="002B2234"/>
    <w:pPr>
      <w:keepNext/>
      <w:widowControl w:val="0"/>
      <w:spacing w:before="0" w:beforeAutospacing="0" w:after="0" w:afterAutospacing="0" w:line="240" w:lineRule="auto"/>
      <w:jc w:val="both"/>
      <w:outlineLvl w:val="0"/>
    </w:pPr>
    <w:rPr>
      <w:rFonts w:ascii="Times New Roman" w:eastAsia="Times New Roman" w:hAnsi="Times New Roman"/>
      <w:sz w:val="20"/>
      <w:lang w:eastAsia="he-IL"/>
    </w:rPr>
  </w:style>
  <w:style w:type="paragraph" w:customStyle="1" w:styleId="Heading21">
    <w:name w:val="Heading 21"/>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1">
    <w:name w:val="Heading 31"/>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42">
    <w:name w:val="Heading 42"/>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51">
    <w:name w:val="Heading 51"/>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61">
    <w:name w:val="Heading 61"/>
    <w:basedOn w:val="a"/>
    <w:next w:val="a"/>
    <w:rsid w:val="002B2234"/>
    <w:pPr>
      <w:keepNext/>
      <w:widowControl w:val="0"/>
      <w:spacing w:before="0" w:beforeAutospacing="0" w:after="0" w:afterAutospacing="0" w:line="240" w:lineRule="auto"/>
      <w:jc w:val="both"/>
      <w:outlineLvl w:val="5"/>
    </w:pPr>
    <w:rPr>
      <w:rFonts w:ascii="Times New Roman" w:eastAsia="Times New Roman" w:hAnsi="Times New Roman"/>
      <w:sz w:val="20"/>
      <w:u w:val="single"/>
      <w:lang w:eastAsia="he-IL"/>
    </w:rPr>
  </w:style>
  <w:style w:type="paragraph" w:customStyle="1" w:styleId="Heading71">
    <w:name w:val="Heading 71"/>
    <w:basedOn w:val="a"/>
    <w:next w:val="a"/>
    <w:rsid w:val="002B2234"/>
    <w:pPr>
      <w:keepNext/>
      <w:widowControl w:val="0"/>
      <w:spacing w:before="0" w:beforeAutospacing="0" w:after="0" w:afterAutospacing="0" w:line="240" w:lineRule="auto"/>
      <w:ind w:right="5760"/>
      <w:jc w:val="both"/>
      <w:outlineLvl w:val="6"/>
    </w:pPr>
    <w:rPr>
      <w:rFonts w:ascii="Times New Roman" w:eastAsia="Times New Roman" w:hAnsi="Times New Roman"/>
      <w:sz w:val="20"/>
      <w:lang w:eastAsia="he-IL"/>
    </w:rPr>
  </w:style>
  <w:style w:type="paragraph" w:customStyle="1" w:styleId="Heading81">
    <w:name w:val="Heading 81"/>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ing91">
    <w:name w:val="Heading 91"/>
    <w:basedOn w:val="a"/>
    <w:next w:val="a"/>
    <w:rsid w:val="002B2234"/>
    <w:pPr>
      <w:keepNext/>
      <w:widowControl w:val="0"/>
      <w:spacing w:before="0" w:beforeAutospacing="0" w:after="0" w:afterAutospacing="0" w:line="240" w:lineRule="auto"/>
      <w:jc w:val="both"/>
      <w:outlineLvl w:val="8"/>
    </w:pPr>
    <w:rPr>
      <w:rFonts w:ascii="Times New Roman" w:eastAsia="Times New Roman" w:hAnsi="Times New Roman"/>
      <w:bCs/>
      <w:sz w:val="20"/>
      <w:u w:val="single"/>
      <w:lang w:eastAsia="he-IL"/>
    </w:rPr>
  </w:style>
  <w:style w:type="paragraph" w:customStyle="1" w:styleId="Header1">
    <w:name w:val="Head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Footer1">
    <w:name w:val="Footer1"/>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styleId="a9">
    <w:name w:val="Body Text"/>
    <w:basedOn w:val="a"/>
    <w:link w:val="aa"/>
    <w:rsid w:val="002B2234"/>
    <w:pPr>
      <w:widowControl w:val="0"/>
      <w:spacing w:before="0" w:beforeAutospacing="0" w:after="0" w:afterAutospacing="0" w:line="240" w:lineRule="auto"/>
      <w:jc w:val="both"/>
    </w:pPr>
    <w:rPr>
      <w:rFonts w:ascii="Times New Roman" w:eastAsia="Times New Roman" w:hAnsi="Times New Roman"/>
      <w:sz w:val="20"/>
      <w:lang w:eastAsia="he-IL"/>
    </w:rPr>
  </w:style>
  <w:style w:type="character" w:customStyle="1" w:styleId="aa">
    <w:name w:val="גוף טקסט תו"/>
    <w:basedOn w:val="a0"/>
    <w:link w:val="a9"/>
    <w:rsid w:val="002B2234"/>
    <w:rPr>
      <w:rFonts w:ascii="Times New Roman" w:eastAsia="Times New Roman" w:hAnsi="Times New Roman" w:cs="David"/>
      <w:sz w:val="20"/>
      <w:szCs w:val="24"/>
      <w:lang w:eastAsia="he-IL"/>
    </w:rPr>
  </w:style>
  <w:style w:type="paragraph" w:styleId="ab">
    <w:name w:val="Title"/>
    <w:basedOn w:val="a"/>
    <w:link w:val="ac"/>
    <w:qFormat/>
    <w:rsid w:val="002B2234"/>
    <w:pPr>
      <w:widowControl w:val="0"/>
      <w:spacing w:before="0" w:beforeAutospacing="0" w:after="0" w:afterAutospacing="0" w:line="240" w:lineRule="auto"/>
      <w:jc w:val="center"/>
    </w:pPr>
    <w:rPr>
      <w:rFonts w:ascii="Times New Roman" w:eastAsia="Times New Roman" w:hAnsi="Times New Roman"/>
      <w:bCs/>
      <w:i/>
      <w:iCs/>
      <w:sz w:val="32"/>
      <w:szCs w:val="32"/>
      <w:u w:val="single"/>
      <w:lang w:eastAsia="he-IL"/>
    </w:rPr>
  </w:style>
  <w:style w:type="character" w:customStyle="1" w:styleId="ac">
    <w:name w:val="כותרת טקסט תו"/>
    <w:basedOn w:val="a0"/>
    <w:link w:val="ab"/>
    <w:rsid w:val="002B2234"/>
    <w:rPr>
      <w:rFonts w:ascii="Times New Roman" w:eastAsia="Times New Roman" w:hAnsi="Times New Roman" w:cs="David"/>
      <w:bCs/>
      <w:i/>
      <w:iCs/>
      <w:sz w:val="32"/>
      <w:szCs w:val="32"/>
      <w:u w:val="single"/>
      <w:lang w:eastAsia="he-IL"/>
    </w:rPr>
  </w:style>
  <w:style w:type="character" w:customStyle="1" w:styleId="PageNumber1">
    <w:name w:val="Page Number1"/>
    <w:rsid w:val="002B2234"/>
    <w:rPr>
      <w:rFonts w:cs="Times New Roman"/>
    </w:rPr>
  </w:style>
  <w:style w:type="paragraph" w:styleId="ad">
    <w:name w:val="Block Text"/>
    <w:basedOn w:val="a"/>
    <w:rsid w:val="002B2234"/>
    <w:pPr>
      <w:widowControl w:val="0"/>
      <w:spacing w:before="0" w:beforeAutospacing="0" w:after="0" w:afterAutospacing="0" w:line="240" w:lineRule="auto"/>
      <w:ind w:left="720" w:hanging="720"/>
      <w:jc w:val="both"/>
    </w:pPr>
    <w:rPr>
      <w:rFonts w:ascii="Times New Roman" w:eastAsia="Times New Roman" w:hAnsi="Times New Roman"/>
      <w:sz w:val="20"/>
      <w:lang w:eastAsia="he-IL"/>
    </w:rPr>
  </w:style>
  <w:style w:type="paragraph" w:customStyle="1" w:styleId="BodyTextIndent1">
    <w:name w:val="Body Text Indent1"/>
    <w:basedOn w:val="a"/>
    <w:rsid w:val="002B2234"/>
    <w:pPr>
      <w:spacing w:before="0" w:beforeAutospacing="0" w:after="0" w:afterAutospacing="0" w:line="360" w:lineRule="auto"/>
      <w:ind w:left="2160" w:hanging="720"/>
    </w:pPr>
    <w:rPr>
      <w:rFonts w:ascii="Times New Roman" w:eastAsia="Times New Roman" w:hAnsi="Times New Roman"/>
      <w:sz w:val="24"/>
      <w:lang w:eastAsia="he-IL"/>
    </w:rPr>
  </w:style>
  <w:style w:type="paragraph" w:styleId="31">
    <w:name w:val="Body Text Indent 3"/>
    <w:basedOn w:val="a"/>
    <w:link w:val="32"/>
    <w:rsid w:val="002B2234"/>
    <w:pPr>
      <w:spacing w:before="0" w:beforeAutospacing="0" w:after="0" w:afterAutospacing="0" w:line="360" w:lineRule="auto"/>
      <w:ind w:left="1440"/>
    </w:pPr>
    <w:rPr>
      <w:rFonts w:ascii="Times New Roman" w:eastAsia="Times New Roman" w:hAnsi="Times New Roman"/>
      <w:sz w:val="24"/>
      <w:lang w:eastAsia="he-IL"/>
    </w:rPr>
  </w:style>
  <w:style w:type="character" w:customStyle="1" w:styleId="32">
    <w:name w:val="כניסה בגוף טקסט 3 תו"/>
    <w:basedOn w:val="a0"/>
    <w:link w:val="31"/>
    <w:rsid w:val="002B2234"/>
    <w:rPr>
      <w:rFonts w:ascii="Times New Roman" w:eastAsia="Times New Roman" w:hAnsi="Times New Roman" w:cs="David"/>
      <w:sz w:val="24"/>
      <w:szCs w:val="24"/>
      <w:lang w:eastAsia="he-IL"/>
    </w:rPr>
  </w:style>
  <w:style w:type="paragraph" w:styleId="21">
    <w:name w:val="Body Text Indent 2"/>
    <w:basedOn w:val="a"/>
    <w:link w:val="22"/>
    <w:rsid w:val="002B2234"/>
    <w:pPr>
      <w:spacing w:before="0" w:beforeAutospacing="0" w:after="0" w:afterAutospacing="0" w:line="240" w:lineRule="auto"/>
      <w:ind w:left="2877"/>
    </w:pPr>
    <w:rPr>
      <w:rFonts w:ascii="Times New Roman" w:eastAsia="Times New Roman" w:hAnsi="Times New Roman"/>
      <w:sz w:val="20"/>
      <w:lang w:eastAsia="he-IL"/>
    </w:rPr>
  </w:style>
  <w:style w:type="character" w:customStyle="1" w:styleId="22">
    <w:name w:val="כניסה בגוף טקסט 2 תו"/>
    <w:basedOn w:val="a0"/>
    <w:link w:val="21"/>
    <w:rsid w:val="002B2234"/>
    <w:rPr>
      <w:rFonts w:ascii="Times New Roman" w:eastAsia="Times New Roman" w:hAnsi="Times New Roman" w:cs="David"/>
      <w:sz w:val="20"/>
      <w:szCs w:val="24"/>
      <w:lang w:eastAsia="he-IL"/>
    </w:rPr>
  </w:style>
  <w:style w:type="paragraph" w:styleId="ae">
    <w:name w:val="Balloon Text"/>
    <w:basedOn w:val="a"/>
    <w:link w:val="af"/>
    <w:semiHidden/>
    <w:rsid w:val="002B2234"/>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2B2234"/>
    <w:rPr>
      <w:rFonts w:ascii="Tahoma" w:eastAsia="Times New Roman" w:hAnsi="Tahoma" w:cs="Tahoma"/>
      <w:sz w:val="16"/>
      <w:szCs w:val="16"/>
      <w:lang w:eastAsia="he-IL"/>
    </w:rPr>
  </w:style>
  <w:style w:type="paragraph" w:customStyle="1" w:styleId="af0">
    <w:name w:val="סגנון"/>
    <w:basedOn w:val="a"/>
    <w:next w:val="ad"/>
    <w:rsid w:val="002B2234"/>
    <w:pPr>
      <w:spacing w:before="0" w:beforeAutospacing="0" w:after="0" w:afterAutospacing="0" w:line="240" w:lineRule="auto"/>
      <w:ind w:left="1440"/>
    </w:pPr>
    <w:rPr>
      <w:rFonts w:ascii="Times New Roman" w:eastAsia="Times New Roman" w:hAnsi="Times New Roman"/>
      <w:sz w:val="24"/>
      <w:lang w:eastAsia="he-IL"/>
    </w:rPr>
  </w:style>
  <w:style w:type="character" w:styleId="af1">
    <w:name w:val="page number"/>
    <w:rsid w:val="002B2234"/>
    <w:rPr>
      <w:rFonts w:cs="Times New Roman"/>
    </w:rPr>
  </w:style>
  <w:style w:type="paragraph" w:styleId="af2">
    <w:name w:val="Document Map"/>
    <w:basedOn w:val="a"/>
    <w:link w:val="af3"/>
    <w:rsid w:val="002B2234"/>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rsid w:val="002B2234"/>
    <w:rPr>
      <w:rFonts w:ascii="Tahoma" w:eastAsia="Times New Roman" w:hAnsi="Tahoma" w:cs="Tahoma"/>
      <w:sz w:val="20"/>
      <w:szCs w:val="20"/>
      <w:shd w:val="clear" w:color="auto" w:fill="000080"/>
      <w:lang w:eastAsia="he-IL"/>
    </w:rPr>
  </w:style>
  <w:style w:type="paragraph" w:customStyle="1" w:styleId="af4">
    <w:name w:val="רשימה מימין"/>
    <w:basedOn w:val="a"/>
    <w:rsid w:val="002B2234"/>
    <w:pPr>
      <w:spacing w:before="0" w:beforeAutospacing="0" w:after="0" w:afterAutospacing="0" w:line="240" w:lineRule="auto"/>
      <w:ind w:left="540" w:hanging="540"/>
    </w:pPr>
    <w:rPr>
      <w:rFonts w:ascii="Times New Roman" w:eastAsia="Times New Roman" w:hAnsi="Times New Roman"/>
      <w:sz w:val="24"/>
    </w:rPr>
  </w:style>
  <w:style w:type="paragraph" w:customStyle="1" w:styleId="Heading41">
    <w:name w:val="Heading 41"/>
    <w:basedOn w:val="a"/>
    <w:next w:val="a"/>
    <w:rsid w:val="002B2234"/>
    <w:pPr>
      <w:keepNext/>
      <w:widowControl w:val="0"/>
      <w:spacing w:before="0" w:beforeAutospacing="0" w:after="0" w:afterAutospacing="0" w:line="240" w:lineRule="auto"/>
      <w:jc w:val="center"/>
      <w:outlineLvl w:val="3"/>
    </w:pPr>
    <w:rPr>
      <w:rFonts w:ascii="Times New Roman" w:eastAsia="Times New Roman" w:hAnsi="Times New Roman"/>
      <w:bCs/>
      <w:sz w:val="20"/>
      <w:u w:val="single"/>
      <w:lang w:eastAsia="he-IL"/>
    </w:rPr>
  </w:style>
  <w:style w:type="paragraph" w:customStyle="1" w:styleId="Heading22">
    <w:name w:val="Heading 22"/>
    <w:basedOn w:val="a"/>
    <w:next w:val="a"/>
    <w:rsid w:val="002B2234"/>
    <w:pPr>
      <w:keepNext/>
      <w:widowControl w:val="0"/>
      <w:spacing w:before="0" w:beforeAutospacing="0" w:after="0" w:afterAutospacing="0" w:line="240" w:lineRule="auto"/>
      <w:jc w:val="center"/>
      <w:outlineLvl w:val="1"/>
    </w:pPr>
    <w:rPr>
      <w:rFonts w:ascii="Times New Roman" w:eastAsia="Times New Roman" w:hAnsi="Times New Roman"/>
      <w:bCs/>
      <w:sz w:val="20"/>
      <w:lang w:eastAsia="he-IL"/>
    </w:rPr>
  </w:style>
  <w:style w:type="paragraph" w:customStyle="1" w:styleId="Heading32">
    <w:name w:val="Heading 32"/>
    <w:basedOn w:val="a"/>
    <w:next w:val="a"/>
    <w:rsid w:val="002B2234"/>
    <w:pPr>
      <w:keepNext/>
      <w:widowControl w:val="0"/>
      <w:spacing w:before="0" w:beforeAutospacing="0" w:after="0" w:afterAutospacing="0" w:line="240" w:lineRule="auto"/>
      <w:jc w:val="both"/>
      <w:outlineLvl w:val="2"/>
    </w:pPr>
    <w:rPr>
      <w:rFonts w:ascii="Times New Roman" w:eastAsia="Times New Roman" w:hAnsi="Times New Roman"/>
      <w:b/>
      <w:bCs/>
      <w:sz w:val="20"/>
      <w:u w:val="single"/>
      <w:lang w:eastAsia="he-IL"/>
    </w:rPr>
  </w:style>
  <w:style w:type="paragraph" w:customStyle="1" w:styleId="Heading52">
    <w:name w:val="Heading 52"/>
    <w:basedOn w:val="a"/>
    <w:next w:val="a"/>
    <w:rsid w:val="002B2234"/>
    <w:pPr>
      <w:keepNext/>
      <w:widowControl w:val="0"/>
      <w:spacing w:before="0" w:beforeAutospacing="0" w:after="0" w:afterAutospacing="0" w:line="240" w:lineRule="auto"/>
      <w:jc w:val="right"/>
      <w:outlineLvl w:val="4"/>
    </w:pPr>
    <w:rPr>
      <w:rFonts w:ascii="Times New Roman" w:eastAsia="Times New Roman" w:hAnsi="Times New Roman"/>
      <w:sz w:val="20"/>
      <w:lang w:eastAsia="he-IL"/>
    </w:rPr>
  </w:style>
  <w:style w:type="paragraph" w:customStyle="1" w:styleId="Heading82">
    <w:name w:val="Heading 82"/>
    <w:basedOn w:val="a"/>
    <w:next w:val="a"/>
    <w:rsid w:val="002B2234"/>
    <w:pPr>
      <w:keepNext/>
      <w:widowControl w:val="0"/>
      <w:spacing w:before="0" w:beforeAutospacing="0" w:after="0" w:afterAutospacing="0" w:line="240" w:lineRule="auto"/>
      <w:ind w:firstLine="720"/>
      <w:jc w:val="both"/>
      <w:outlineLvl w:val="7"/>
    </w:pPr>
    <w:rPr>
      <w:rFonts w:ascii="Times New Roman" w:eastAsia="Times New Roman" w:hAnsi="Times New Roman"/>
      <w:color w:val="339966"/>
      <w:sz w:val="20"/>
      <w:lang w:eastAsia="he-IL"/>
    </w:rPr>
  </w:style>
  <w:style w:type="paragraph" w:customStyle="1" w:styleId="Header2">
    <w:name w:val="Header2"/>
    <w:basedOn w:val="a"/>
    <w:rsid w:val="002B2234"/>
    <w:pPr>
      <w:widowControl w:val="0"/>
      <w:tabs>
        <w:tab w:val="center" w:pos="4153"/>
        <w:tab w:val="right" w:pos="8306"/>
      </w:tabs>
      <w:bidi w:val="0"/>
      <w:spacing w:before="0" w:beforeAutospacing="0" w:after="0" w:afterAutospacing="0" w:line="240" w:lineRule="auto"/>
    </w:pPr>
    <w:rPr>
      <w:rFonts w:ascii="Times New Roman" w:eastAsia="Times New Roman" w:hAnsi="Times New Roman"/>
      <w:sz w:val="20"/>
      <w:szCs w:val="20"/>
      <w:lang w:eastAsia="he-IL"/>
    </w:rPr>
  </w:style>
  <w:style w:type="paragraph" w:customStyle="1" w:styleId="11">
    <w:name w:val="חתימה1"/>
    <w:basedOn w:val="a"/>
    <w:rsid w:val="002B2234"/>
    <w:pPr>
      <w:spacing w:before="0" w:beforeAutospacing="0" w:after="0" w:afterAutospacing="0" w:line="240" w:lineRule="auto"/>
      <w:ind w:left="-694"/>
    </w:pPr>
    <w:rPr>
      <w:rFonts w:ascii="Times New Roman" w:eastAsia="Times New Roman" w:hAnsi="Times New Roman"/>
      <w:sz w:val="24"/>
    </w:rPr>
  </w:style>
  <w:style w:type="paragraph" w:customStyle="1" w:styleId="af5">
    <w:name w:val="חתימה קו אחד"/>
    <w:basedOn w:val="11"/>
    <w:rsid w:val="002B2234"/>
    <w:pPr>
      <w:tabs>
        <w:tab w:val="left" w:pos="2880"/>
        <w:tab w:val="left" w:pos="5220"/>
        <w:tab w:val="left" w:pos="7740"/>
      </w:tabs>
      <w:ind w:left="360"/>
    </w:pPr>
    <w:rPr>
      <w:sz w:val="22"/>
      <w:szCs w:val="22"/>
    </w:rPr>
  </w:style>
  <w:style w:type="paragraph" w:customStyle="1" w:styleId="12">
    <w:name w:val="חתימה קו 1 נקודות"/>
    <w:basedOn w:val="11"/>
    <w:rsid w:val="002B2234"/>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character" w:customStyle="1" w:styleId="60">
    <w:name w:val="כותרת 6 תו"/>
    <w:basedOn w:val="a0"/>
    <w:link w:val="6"/>
    <w:rsid w:val="001835AB"/>
    <w:rPr>
      <w:rFonts w:ascii="Times New Roman" w:eastAsia="Times New Roman" w:hAnsi="Times New Roman" w:cs="David"/>
      <w:sz w:val="20"/>
      <w:szCs w:val="24"/>
      <w:u w:val="single"/>
      <w:lang w:eastAsia="he-IL"/>
    </w:rPr>
  </w:style>
  <w:style w:type="character" w:customStyle="1" w:styleId="70">
    <w:name w:val="כותרת 7 תו"/>
    <w:basedOn w:val="a0"/>
    <w:link w:val="7"/>
    <w:rsid w:val="001835AB"/>
    <w:rPr>
      <w:rFonts w:ascii="Times New Roman" w:eastAsia="Times New Roman" w:hAnsi="Times New Roman" w:cs="David"/>
      <w:sz w:val="20"/>
      <w:szCs w:val="24"/>
      <w:lang w:eastAsia="he-IL"/>
    </w:rPr>
  </w:style>
  <w:style w:type="character" w:customStyle="1" w:styleId="80">
    <w:name w:val="כותרת 8 תו"/>
    <w:basedOn w:val="a0"/>
    <w:link w:val="8"/>
    <w:rsid w:val="001835A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1835AB"/>
    <w:rPr>
      <w:rFonts w:ascii="Times New Roman" w:eastAsia="Times New Roman" w:hAnsi="Times New Roman" w:cs="David"/>
      <w:bCs/>
      <w:sz w:val="20"/>
      <w:szCs w:val="24"/>
      <w:u w:val="single"/>
      <w:lang w:eastAsia="he-IL"/>
    </w:rPr>
  </w:style>
  <w:style w:type="numbering" w:customStyle="1" w:styleId="NoList2">
    <w:name w:val="No List2"/>
    <w:next w:val="a2"/>
    <w:semiHidden/>
    <w:unhideWhenUsed/>
    <w:rsid w:val="001835AB"/>
  </w:style>
  <w:style w:type="paragraph" w:styleId="af6">
    <w:name w:val="List Paragraph"/>
    <w:basedOn w:val="a"/>
    <w:uiPriority w:val="34"/>
    <w:qFormat/>
    <w:rsid w:val="001835AB"/>
    <w:pPr>
      <w:ind w:left="720"/>
      <w:contextualSpacing/>
    </w:pPr>
  </w:style>
  <w:style w:type="table" w:customStyle="1" w:styleId="13">
    <w:name w:val="רשת טבלה1"/>
    <w:basedOn w:val="a1"/>
    <w:next w:val="a8"/>
    <w:rsid w:val="00487C6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7">
    <w:name w:val="היסט_כפול"/>
    <w:basedOn w:val="a"/>
    <w:rsid w:val="003160E8"/>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481EE206A6546AA9DCFDB04A54C5FD9"/>
        <w:category>
          <w:name w:val="General"/>
          <w:gallery w:val="placeholder"/>
        </w:category>
        <w:types>
          <w:type w:val="bbPlcHdr"/>
        </w:types>
        <w:behaviors>
          <w:behavior w:val="content"/>
        </w:behaviors>
        <w:guid w:val="{12D6FBB0-1226-4F5C-824D-701B1E857878}"/>
      </w:docPartPr>
      <w:docPartBody>
        <w:p w:rsidR="004628EB" w:rsidRDefault="004628EB">
          <w:r w:rsidRPr="0092175A">
            <w:rPr>
              <w:rStyle w:val="a3"/>
              <w:rtl/>
            </w:rPr>
            <w:t>[תאריך חתימת חוזה]</w:t>
          </w:r>
        </w:p>
      </w:docPartBody>
    </w:docPart>
    <w:docPart>
      <w:docPartPr>
        <w:name w:val="F8CA3F7D45B74D58A057665DA56B85BC"/>
        <w:category>
          <w:name w:val="General"/>
          <w:gallery w:val="placeholder"/>
        </w:category>
        <w:types>
          <w:type w:val="bbPlcHdr"/>
        </w:types>
        <w:behaviors>
          <w:behavior w:val="content"/>
        </w:behaviors>
        <w:guid w:val="{F3FBF89E-2CF9-4126-BE9C-D87B4FA83865}"/>
      </w:docPartPr>
      <w:docPartBody>
        <w:p w:rsidR="004628EB" w:rsidRDefault="004628EB">
          <w:r w:rsidRPr="0092175A">
            <w:rPr>
              <w:rStyle w:val="a3"/>
              <w:rtl/>
            </w:rPr>
            <w:t>[צד א בחוזה]</w:t>
          </w:r>
        </w:p>
      </w:docPartBody>
    </w:docPart>
    <w:docPart>
      <w:docPartPr>
        <w:name w:val="2211CB67568442CDA7E105BB49DC5401"/>
        <w:category>
          <w:name w:val="General"/>
          <w:gallery w:val="placeholder"/>
        </w:category>
        <w:types>
          <w:type w:val="bbPlcHdr"/>
        </w:types>
        <w:behaviors>
          <w:behavior w:val="content"/>
        </w:behaviors>
        <w:guid w:val="{2295DC22-DB09-48F0-B283-EE6FB51218A5}"/>
      </w:docPartPr>
      <w:docPartBody>
        <w:p w:rsidR="004628EB" w:rsidRDefault="004628EB">
          <w:r w:rsidRPr="0092175A">
            <w:rPr>
              <w:rStyle w:val="a3"/>
              <w:rtl/>
            </w:rPr>
            <w:t>[צדדים נוספים]</w:t>
          </w:r>
        </w:p>
      </w:docPartBody>
    </w:docPart>
    <w:docPart>
      <w:docPartPr>
        <w:name w:val="62E35420215B4011A21F6B68A2033BF0"/>
        <w:category>
          <w:name w:val="General"/>
          <w:gallery w:val="placeholder"/>
        </w:category>
        <w:types>
          <w:type w:val="bbPlcHdr"/>
        </w:types>
        <w:behaviors>
          <w:behavior w:val="content"/>
        </w:behaviors>
        <w:guid w:val="{796E7D3C-D66D-4CDE-B5C9-E68FA62C1910}"/>
      </w:docPartPr>
      <w:docPartBody>
        <w:p w:rsidR="009C688F" w:rsidRDefault="004628EB">
          <w:r w:rsidRPr="0092175A">
            <w:rPr>
              <w:rStyle w:val="a3"/>
              <w:rtl/>
            </w:rPr>
            <w:t>[סוג מדד כותרת]</w:t>
          </w:r>
        </w:p>
      </w:docPartBody>
    </w:docPart>
    <w:docPart>
      <w:docPartPr>
        <w:name w:val="0D11EEED53074232B641082A9FE27212"/>
        <w:category>
          <w:name w:val="General"/>
          <w:gallery w:val="placeholder"/>
        </w:category>
        <w:types>
          <w:type w:val="bbPlcHdr"/>
        </w:types>
        <w:behaviors>
          <w:behavior w:val="content"/>
        </w:behaviors>
        <w:guid w:val="{0AB80013-37AF-4331-88FA-72B0083D9A43}"/>
      </w:docPartPr>
      <w:docPartBody>
        <w:p w:rsidR="009C688F" w:rsidRDefault="004628EB">
          <w:r w:rsidRPr="0092175A">
            <w:rPr>
              <w:rStyle w:val="a3"/>
              <w:rtl/>
            </w:rPr>
            <w:t>[מדד בגין/ידוע - כותרת]</w:t>
          </w:r>
        </w:p>
      </w:docPartBody>
    </w:docPart>
    <w:docPart>
      <w:docPartPr>
        <w:name w:val="13B752DADF404318B26FEECA9B7751B5"/>
        <w:category>
          <w:name w:val="General"/>
          <w:gallery w:val="placeholder"/>
        </w:category>
        <w:types>
          <w:type w:val="bbPlcHdr"/>
        </w:types>
        <w:behaviors>
          <w:behavior w:val="content"/>
        </w:behaviors>
        <w:guid w:val="{2C043F13-EC96-4DA1-B789-FC8F9EBB5A16}"/>
      </w:docPartPr>
      <w:docPartBody>
        <w:p w:rsidR="009C688F" w:rsidRDefault="004628EB">
          <w:r w:rsidRPr="0092175A">
            <w:rPr>
              <w:rStyle w:val="a3"/>
              <w:rtl/>
            </w:rPr>
            <w:t>[מדד בסיס]</w:t>
          </w:r>
        </w:p>
      </w:docPartBody>
    </w:docPart>
    <w:docPart>
      <w:docPartPr>
        <w:name w:val="D85235A1B81543B1A28ABA672848DBF2"/>
        <w:category>
          <w:name w:val="General"/>
          <w:gallery w:val="placeholder"/>
        </w:category>
        <w:types>
          <w:type w:val="bbPlcHdr"/>
        </w:types>
        <w:behaviors>
          <w:behavior w:val="content"/>
        </w:behaviors>
        <w:guid w:val="{82486732-61B4-470A-B265-307EEE81C4E2}"/>
      </w:docPartPr>
      <w:docPartBody>
        <w:p w:rsidR="009C688F" w:rsidRDefault="004628EB">
          <w:r w:rsidRPr="0092175A">
            <w:rPr>
              <w:rStyle w:val="a3"/>
              <w:rtl/>
            </w:rPr>
            <w:t>[נקודות מדד]</w:t>
          </w:r>
        </w:p>
      </w:docPartBody>
    </w:docPart>
    <w:docPart>
      <w:docPartPr>
        <w:name w:val="114B71F79DE2463CA4A1183607D39F03"/>
        <w:category>
          <w:name w:val="כללי"/>
          <w:gallery w:val="placeholder"/>
        </w:category>
        <w:types>
          <w:type w:val="bbPlcHdr"/>
        </w:types>
        <w:behaviors>
          <w:behavior w:val="content"/>
        </w:behaviors>
        <w:guid w:val="{3EC533E3-BD50-4C18-BE5F-2B487F5F5599}"/>
      </w:docPartPr>
      <w:docPartBody>
        <w:p w:rsidR="00BF7EDD" w:rsidRDefault="00BF7EDD" w:rsidP="00BF7EDD">
          <w:pPr>
            <w:pStyle w:val="114B71F79DE2463CA4A1183607D39F03"/>
          </w:pPr>
          <w:r w:rsidRPr="00F11BAF">
            <w:rPr>
              <w:rStyle w:val="a3"/>
              <w:rtl/>
            </w:rPr>
            <w:t>[שם הפרויקט]</w:t>
          </w:r>
        </w:p>
      </w:docPartBody>
    </w:docPart>
    <w:docPart>
      <w:docPartPr>
        <w:name w:val="68719980623D4C139E0D293607FE313D"/>
        <w:category>
          <w:name w:val="כללי"/>
          <w:gallery w:val="placeholder"/>
        </w:category>
        <w:types>
          <w:type w:val="bbPlcHdr"/>
        </w:types>
        <w:behaviors>
          <w:behavior w:val="content"/>
        </w:behaviors>
        <w:guid w:val="{AFEB96CF-0800-49A8-9EEF-9A1BEE2FB056}"/>
      </w:docPartPr>
      <w:docPartBody>
        <w:p w:rsidR="00BF7EDD" w:rsidRDefault="00BF7EDD" w:rsidP="00BF7EDD">
          <w:pPr>
            <w:pStyle w:val="68719980623D4C139E0D293607FE313D"/>
          </w:pPr>
          <w:r w:rsidRPr="00F11BAF">
            <w:rPr>
              <w:rStyle w:val="a3"/>
              <w:rtl/>
            </w:rPr>
            <w:t>[שם אתר]</w:t>
          </w:r>
        </w:p>
      </w:docPartBody>
    </w:docPart>
    <w:docPart>
      <w:docPartPr>
        <w:name w:val="A03D9D8C2F6B4A6BAB6E433EF8B039EA"/>
        <w:category>
          <w:name w:val="כללי"/>
          <w:gallery w:val="placeholder"/>
        </w:category>
        <w:types>
          <w:type w:val="bbPlcHdr"/>
        </w:types>
        <w:behaviors>
          <w:behavior w:val="content"/>
        </w:behaviors>
        <w:guid w:val="{800420ED-2227-4844-A093-AF1DCB5031AF}"/>
      </w:docPartPr>
      <w:docPartBody>
        <w:p w:rsidR="00BF7EDD" w:rsidRDefault="00BF7EDD" w:rsidP="00BF7EDD">
          <w:pPr>
            <w:pStyle w:val="A03D9D8C2F6B4A6BAB6E433EF8B039EA"/>
          </w:pPr>
          <w:r w:rsidRPr="009C4355">
            <w:rPr>
              <w:rStyle w:val="a3"/>
              <w:rtl/>
            </w:rPr>
            <w:t>[שם ספק]</w:t>
          </w:r>
        </w:p>
      </w:docPartBody>
    </w:docPart>
    <w:docPart>
      <w:docPartPr>
        <w:name w:val="AF5095918E924D79826F9B18EDC4F12D"/>
        <w:category>
          <w:name w:val="כללי"/>
          <w:gallery w:val="placeholder"/>
        </w:category>
        <w:types>
          <w:type w:val="bbPlcHdr"/>
        </w:types>
        <w:behaviors>
          <w:behavior w:val="content"/>
        </w:behaviors>
        <w:guid w:val="{B82C5DE3-7387-4CAE-9BBE-D3AE0FBE2C51}"/>
      </w:docPartPr>
      <w:docPartBody>
        <w:p w:rsidR="00BF7EDD" w:rsidRDefault="00BF7EDD" w:rsidP="00BF7EDD">
          <w:pPr>
            <w:pStyle w:val="AF5095918E924D79826F9B18EDC4F12D"/>
          </w:pPr>
          <w:r w:rsidRPr="003E6FC4">
            <w:rPr>
              <w:rStyle w:val="a3"/>
              <w:rtl/>
            </w:rPr>
            <w:t>[שם צד א]</w:t>
          </w:r>
        </w:p>
      </w:docPartBody>
    </w:docPart>
    <w:docPart>
      <w:docPartPr>
        <w:name w:val="564AE81DA21F4ED78EB5CA809D6CFA6D"/>
        <w:category>
          <w:name w:val="כללי"/>
          <w:gallery w:val="placeholder"/>
        </w:category>
        <w:types>
          <w:type w:val="bbPlcHdr"/>
        </w:types>
        <w:behaviors>
          <w:behavior w:val="content"/>
        </w:behaviors>
        <w:guid w:val="{5BE64856-BF8A-4BB0-A598-50783955B7F4}"/>
      </w:docPartPr>
      <w:docPartBody>
        <w:p w:rsidR="00BF7EDD" w:rsidRDefault="00BF7EDD" w:rsidP="00BF7EDD">
          <w:pPr>
            <w:pStyle w:val="564AE81DA21F4ED78EB5CA809D6CFA6D"/>
          </w:pPr>
          <w:r w:rsidRPr="003059F5">
            <w:rPr>
              <w:rStyle w:val="a3"/>
              <w:rtl/>
            </w:rPr>
            <w:t>[רשות מקומית]</w:t>
          </w:r>
        </w:p>
      </w:docPartBody>
    </w:docPart>
    <w:docPart>
      <w:docPartPr>
        <w:name w:val="32D2F19C01A448299B31E3C8260E18ED"/>
        <w:category>
          <w:name w:val="כללי"/>
          <w:gallery w:val="placeholder"/>
        </w:category>
        <w:types>
          <w:type w:val="bbPlcHdr"/>
        </w:types>
        <w:behaviors>
          <w:behavior w:val="content"/>
        </w:behaviors>
        <w:guid w:val="{C76297FD-FFCA-4646-9DAF-690E34785C62}"/>
      </w:docPartPr>
      <w:docPartBody>
        <w:p w:rsidR="00BF7EDD" w:rsidRDefault="00BF7EDD" w:rsidP="00BF7EDD">
          <w:pPr>
            <w:pStyle w:val="32D2F19C01A448299B31E3C8260E18ED"/>
          </w:pPr>
          <w:r w:rsidRPr="003059F5">
            <w:rPr>
              <w:rStyle w:val="a3"/>
              <w:rtl/>
            </w:rPr>
            <w:t>[שם אתר]</w:t>
          </w:r>
        </w:p>
      </w:docPartBody>
    </w:docPart>
    <w:docPart>
      <w:docPartPr>
        <w:name w:val="CB895B3499E0482695CCAD380F30F9AB"/>
        <w:category>
          <w:name w:val="כללי"/>
          <w:gallery w:val="placeholder"/>
        </w:category>
        <w:types>
          <w:type w:val="bbPlcHdr"/>
        </w:types>
        <w:behaviors>
          <w:behavior w:val="content"/>
        </w:behaviors>
        <w:guid w:val="{05968414-66A8-4925-AE93-3ECC89409733}"/>
      </w:docPartPr>
      <w:docPartBody>
        <w:p w:rsidR="00BF7EDD" w:rsidRDefault="00BF7EDD" w:rsidP="00BF7EDD">
          <w:pPr>
            <w:pStyle w:val="CB895B3499E0482695CCAD380F30F9AB"/>
          </w:pPr>
          <w:r w:rsidRPr="003059F5">
            <w:rPr>
              <w:rStyle w:val="a3"/>
              <w:rtl/>
            </w:rPr>
            <w:t>[שם הפרויקט]</w:t>
          </w:r>
        </w:p>
      </w:docPartBody>
    </w:docPart>
    <w:docPart>
      <w:docPartPr>
        <w:name w:val="182F74DC5C8E4021B0CC0C3762F2E7E9"/>
        <w:category>
          <w:name w:val="כללי"/>
          <w:gallery w:val="placeholder"/>
        </w:category>
        <w:types>
          <w:type w:val="bbPlcHdr"/>
        </w:types>
        <w:behaviors>
          <w:behavior w:val="content"/>
        </w:behaviors>
        <w:guid w:val="{5B2B4209-7E28-439D-BC1C-658D945BAA13}"/>
      </w:docPartPr>
      <w:docPartBody>
        <w:p w:rsidR="00BF7EDD" w:rsidRDefault="00BF7EDD" w:rsidP="00BF7EDD">
          <w:pPr>
            <w:pStyle w:val="182F74DC5C8E4021B0CC0C3762F2E7E9"/>
          </w:pPr>
          <w:r w:rsidRPr="003059F5">
            <w:rPr>
              <w:rStyle w:val="a3"/>
              <w:rtl/>
            </w:rPr>
            <w:t>[שדה נוסף 2]</w:t>
          </w:r>
        </w:p>
      </w:docPartBody>
    </w:docPart>
    <w:docPart>
      <w:docPartPr>
        <w:name w:val="9EAC23516FAE4031AE28A4FF7C5F6AD0"/>
        <w:category>
          <w:name w:val="כללי"/>
          <w:gallery w:val="placeholder"/>
        </w:category>
        <w:types>
          <w:type w:val="bbPlcHdr"/>
        </w:types>
        <w:behaviors>
          <w:behavior w:val="content"/>
        </w:behaviors>
        <w:guid w:val="{7B0A7D48-DC40-48C1-BE40-9EA9D072478E}"/>
      </w:docPartPr>
      <w:docPartBody>
        <w:p w:rsidR="00BF7EDD" w:rsidRDefault="00BF7EDD" w:rsidP="00BF7EDD">
          <w:pPr>
            <w:pStyle w:val="9EAC23516FAE4031AE28A4FF7C5F6AD0"/>
          </w:pPr>
          <w:r w:rsidRPr="003059F5">
            <w:rPr>
              <w:rStyle w:val="a3"/>
              <w:rtl/>
            </w:rPr>
            <w:t>[שדה נוסף 1]</w:t>
          </w:r>
        </w:p>
      </w:docPartBody>
    </w:docPart>
    <w:docPart>
      <w:docPartPr>
        <w:name w:val="764C71461BC84153BBDCE6E5C5948794"/>
        <w:category>
          <w:name w:val="כללי"/>
          <w:gallery w:val="placeholder"/>
        </w:category>
        <w:types>
          <w:type w:val="bbPlcHdr"/>
        </w:types>
        <w:behaviors>
          <w:behavior w:val="content"/>
        </w:behaviors>
        <w:guid w:val="{417AED30-1667-4B7D-AFF2-4164A1081D75}"/>
      </w:docPartPr>
      <w:docPartBody>
        <w:p w:rsidR="00BF7EDD" w:rsidRDefault="00BF7EDD" w:rsidP="00BF7EDD">
          <w:pPr>
            <w:pStyle w:val="764C71461BC84153BBDCE6E5C5948794"/>
          </w:pPr>
          <w:r w:rsidRPr="003059F5">
            <w:rPr>
              <w:rStyle w:val="a3"/>
              <w:rtl/>
            </w:rPr>
            <w:t>[רשות מקומית]</w:t>
          </w:r>
        </w:p>
      </w:docPartBody>
    </w:docPart>
    <w:docPart>
      <w:docPartPr>
        <w:name w:val="9F24E6AC1AD4458D9FA303CC0D17BA1B"/>
        <w:category>
          <w:name w:val="כללי"/>
          <w:gallery w:val="placeholder"/>
        </w:category>
        <w:types>
          <w:type w:val="bbPlcHdr"/>
        </w:types>
        <w:behaviors>
          <w:behavior w:val="content"/>
        </w:behaviors>
        <w:guid w:val="{BCEB840A-8C2F-4197-A13D-1215DB0A8656}"/>
      </w:docPartPr>
      <w:docPartBody>
        <w:p w:rsidR="00BF7EDD" w:rsidRDefault="00BF7EDD" w:rsidP="00BF7EDD">
          <w:pPr>
            <w:pStyle w:val="9F24E6AC1AD4458D9FA303CC0D17BA1B"/>
          </w:pPr>
          <w:r w:rsidRPr="003059F5">
            <w:rPr>
              <w:rStyle w:val="a3"/>
              <w:rtl/>
            </w:rPr>
            <w:t>[שדה נוסף 3]</w:t>
          </w:r>
        </w:p>
      </w:docPartBody>
    </w:docPart>
    <w:docPart>
      <w:docPartPr>
        <w:name w:val="C0B196886B29454580E96F19537D2152"/>
        <w:category>
          <w:name w:val="כללי"/>
          <w:gallery w:val="placeholder"/>
        </w:category>
        <w:types>
          <w:type w:val="bbPlcHdr"/>
        </w:types>
        <w:behaviors>
          <w:behavior w:val="content"/>
        </w:behaviors>
        <w:guid w:val="{EB9B9CB4-84E9-43F1-8F91-04B485A0DC18}"/>
      </w:docPartPr>
      <w:docPartBody>
        <w:p w:rsidR="00BF7EDD" w:rsidRDefault="00BF7EDD" w:rsidP="00BF7EDD">
          <w:pPr>
            <w:pStyle w:val="C0B196886B29454580E96F19537D2152"/>
          </w:pPr>
          <w:r w:rsidRPr="003059F5">
            <w:rPr>
              <w:rStyle w:val="a3"/>
              <w:rtl/>
            </w:rPr>
            <w:t>[שדה נוסף 4]</w:t>
          </w:r>
        </w:p>
      </w:docPartBody>
    </w:docPart>
    <w:docPart>
      <w:docPartPr>
        <w:name w:val="D91D732FBCAB40BEA58DC25E5E776F2B"/>
        <w:category>
          <w:name w:val="כללי"/>
          <w:gallery w:val="placeholder"/>
        </w:category>
        <w:types>
          <w:type w:val="bbPlcHdr"/>
        </w:types>
        <w:behaviors>
          <w:behavior w:val="content"/>
        </w:behaviors>
        <w:guid w:val="{27E2F2F2-BC63-4632-97BF-190AA3C47981}"/>
      </w:docPartPr>
      <w:docPartBody>
        <w:p w:rsidR="00BF7EDD" w:rsidRDefault="00BF7EDD" w:rsidP="00BF7EDD">
          <w:pPr>
            <w:pStyle w:val="D91D732FBCAB40BEA58DC25E5E776F2B"/>
          </w:pPr>
          <w:r w:rsidRPr="003059F5">
            <w:rPr>
              <w:rStyle w:val="a3"/>
              <w:rtl/>
            </w:rPr>
            <w:t>[שדה נוסף 5]</w:t>
          </w:r>
        </w:p>
      </w:docPartBody>
    </w:docPart>
    <w:docPart>
      <w:docPartPr>
        <w:name w:val="2403F9ECBD4040D6915B0CED1621BF22"/>
        <w:category>
          <w:name w:val="כללי"/>
          <w:gallery w:val="placeholder"/>
        </w:category>
        <w:types>
          <w:type w:val="bbPlcHdr"/>
        </w:types>
        <w:behaviors>
          <w:behavior w:val="content"/>
        </w:behaviors>
        <w:guid w:val="{8B433085-2236-43BB-BD79-7C7B66FAF1D3}"/>
      </w:docPartPr>
      <w:docPartBody>
        <w:p w:rsidR="00BF7EDD" w:rsidRDefault="00BF7EDD" w:rsidP="00BF7EDD">
          <w:pPr>
            <w:pStyle w:val="2403F9ECBD4040D6915B0CED1621BF22"/>
          </w:pPr>
          <w:r w:rsidRPr="003059F5">
            <w:rPr>
              <w:rStyle w:val="a3"/>
              <w:rtl/>
            </w:rPr>
            <w:t>[שדה נוסף 6]</w:t>
          </w:r>
        </w:p>
      </w:docPartBody>
    </w:docPart>
    <w:docPart>
      <w:docPartPr>
        <w:name w:val="67499A35E45147029E9A21E4FC5E9DD0"/>
        <w:category>
          <w:name w:val="כללי"/>
          <w:gallery w:val="placeholder"/>
        </w:category>
        <w:types>
          <w:type w:val="bbPlcHdr"/>
        </w:types>
        <w:behaviors>
          <w:behavior w:val="content"/>
        </w:behaviors>
        <w:guid w:val="{9ACE422F-C17B-4EEC-9D20-ED0698DD67B5}"/>
      </w:docPartPr>
      <w:docPartBody>
        <w:p w:rsidR="00BF7EDD" w:rsidRDefault="00BF7EDD" w:rsidP="00BF7EDD">
          <w:pPr>
            <w:pStyle w:val="67499A35E45147029E9A21E4FC5E9DD0"/>
          </w:pPr>
          <w:r w:rsidRPr="003059F5">
            <w:rPr>
              <w:rStyle w:val="a3"/>
              <w:rtl/>
            </w:rPr>
            <w:t>[אחוז השתתפות צד א]</w:t>
          </w:r>
        </w:p>
      </w:docPartBody>
    </w:docPart>
    <w:docPart>
      <w:docPartPr>
        <w:name w:val="B0DEDF3A4B70409DA9BD05A9AD7251CF"/>
        <w:category>
          <w:name w:val="כללי"/>
          <w:gallery w:val="placeholder"/>
        </w:category>
        <w:types>
          <w:type w:val="bbPlcHdr"/>
        </w:types>
        <w:behaviors>
          <w:behavior w:val="content"/>
        </w:behaviors>
        <w:guid w:val="{C3B60DA4-C2B2-4352-8AD2-51E1F4AAAB47}"/>
      </w:docPartPr>
      <w:docPartBody>
        <w:p w:rsidR="00044785" w:rsidRDefault="00BF7EDD" w:rsidP="00BF7EDD">
          <w:pPr>
            <w:pStyle w:val="B0DEDF3A4B70409DA9BD05A9AD7251CF"/>
          </w:pPr>
          <w:r w:rsidRPr="003059F5">
            <w:rPr>
              <w:rStyle w:val="a3"/>
              <w:rtl/>
            </w:rPr>
            <w:t>[תאריך חתימת חוזה]</w:t>
          </w:r>
        </w:p>
      </w:docPartBody>
    </w:docPart>
    <w:docPart>
      <w:docPartPr>
        <w:name w:val="B96535F2EC8E4A54A7A080923C431ACD"/>
        <w:category>
          <w:name w:val="כללי"/>
          <w:gallery w:val="placeholder"/>
        </w:category>
        <w:types>
          <w:type w:val="bbPlcHdr"/>
        </w:types>
        <w:behaviors>
          <w:behavior w:val="content"/>
        </w:behaviors>
        <w:guid w:val="{57DECBB1-62E7-4850-8256-031394740EBA}"/>
      </w:docPartPr>
      <w:docPartBody>
        <w:p w:rsidR="00044785" w:rsidRDefault="00BF7EDD" w:rsidP="00BF7EDD">
          <w:pPr>
            <w:pStyle w:val="B96535F2EC8E4A54A7A080923C431ACD"/>
          </w:pPr>
          <w:r w:rsidRPr="0027244C">
            <w:rPr>
              <w:rStyle w:val="a3"/>
              <w:rtl/>
            </w:rPr>
            <w:t>[צד א בחוזה]</w:t>
          </w:r>
        </w:p>
      </w:docPartBody>
    </w:docPart>
    <w:docPart>
      <w:docPartPr>
        <w:name w:val="2ED9ACFB8CD3442A972976D19B7A6C64"/>
        <w:category>
          <w:name w:val="כללי"/>
          <w:gallery w:val="placeholder"/>
        </w:category>
        <w:types>
          <w:type w:val="bbPlcHdr"/>
        </w:types>
        <w:behaviors>
          <w:behavior w:val="content"/>
        </w:behaviors>
        <w:guid w:val="{9A6D7BFA-E710-4C2D-B343-DACD7263D56B}"/>
      </w:docPartPr>
      <w:docPartBody>
        <w:p w:rsidR="00044785" w:rsidRDefault="00BF7EDD" w:rsidP="00BF7EDD">
          <w:pPr>
            <w:pStyle w:val="2ED9ACFB8CD3442A972976D19B7A6C64"/>
          </w:pPr>
          <w:r w:rsidRPr="003059F5">
            <w:rPr>
              <w:rStyle w:val="a3"/>
              <w:rtl/>
            </w:rPr>
            <w:t>[שם ספק]</w:t>
          </w:r>
        </w:p>
      </w:docPartBody>
    </w:docPart>
    <w:docPart>
      <w:docPartPr>
        <w:name w:val="8A0B84AD49404A68886CE82968448984"/>
        <w:category>
          <w:name w:val="כללי"/>
          <w:gallery w:val="placeholder"/>
        </w:category>
        <w:types>
          <w:type w:val="bbPlcHdr"/>
        </w:types>
        <w:behaviors>
          <w:behavior w:val="content"/>
        </w:behaviors>
        <w:guid w:val="{B17581B8-7B30-4408-94C9-B4952202B98B}"/>
      </w:docPartPr>
      <w:docPartBody>
        <w:p w:rsidR="00044785" w:rsidRDefault="00BF7EDD" w:rsidP="00BF7EDD">
          <w:pPr>
            <w:pStyle w:val="8A0B84AD49404A68886CE82968448984"/>
          </w:pPr>
          <w:r w:rsidRPr="003059F5">
            <w:rPr>
              <w:rStyle w:val="a3"/>
              <w:rtl/>
            </w:rPr>
            <w:t>[שם ספק]</w:t>
          </w:r>
        </w:p>
      </w:docPartBody>
    </w:docPart>
    <w:docPart>
      <w:docPartPr>
        <w:name w:val="36271808A6C94BC3A42F6D43B39727E7"/>
        <w:category>
          <w:name w:val="כללי"/>
          <w:gallery w:val="placeholder"/>
        </w:category>
        <w:types>
          <w:type w:val="bbPlcHdr"/>
        </w:types>
        <w:behaviors>
          <w:behavior w:val="content"/>
        </w:behaviors>
        <w:guid w:val="{68AABD99-87F0-4DF4-B7AE-978C44BC6190}"/>
      </w:docPartPr>
      <w:docPartBody>
        <w:p w:rsidR="00044785" w:rsidRDefault="00BF7EDD" w:rsidP="00BF7EDD">
          <w:pPr>
            <w:pStyle w:val="36271808A6C94BC3A42F6D43B39727E7"/>
          </w:pPr>
          <w:r w:rsidRPr="003059F5">
            <w:rPr>
              <w:rStyle w:val="a3"/>
              <w:rtl/>
            </w:rPr>
            <w:t>[שם ספק]</w:t>
          </w:r>
        </w:p>
      </w:docPartBody>
    </w:docPart>
    <w:docPart>
      <w:docPartPr>
        <w:name w:val="6544B0C8030D49628507D044F2352614"/>
        <w:category>
          <w:name w:val="כללי"/>
          <w:gallery w:val="placeholder"/>
        </w:category>
        <w:types>
          <w:type w:val="bbPlcHdr"/>
        </w:types>
        <w:behaviors>
          <w:behavior w:val="content"/>
        </w:behaviors>
        <w:guid w:val="{546D48EE-DD69-4F1F-B585-A3DB0198E4DC}"/>
      </w:docPartPr>
      <w:docPartBody>
        <w:p w:rsidR="00044785" w:rsidRDefault="00BF7EDD" w:rsidP="00BF7EDD">
          <w:pPr>
            <w:pStyle w:val="6544B0C8030D49628507D044F2352614"/>
          </w:pPr>
          <w:r w:rsidRPr="003059F5">
            <w:rPr>
              <w:rStyle w:val="a3"/>
              <w:rtl/>
            </w:rPr>
            <w:t>[שם ספק]</w:t>
          </w:r>
        </w:p>
      </w:docPartBody>
    </w:docPart>
    <w:docPart>
      <w:docPartPr>
        <w:name w:val="F98F5113FA6F4C58B92A2215E9F15DA5"/>
        <w:category>
          <w:name w:val="כללי"/>
          <w:gallery w:val="placeholder"/>
        </w:category>
        <w:types>
          <w:type w:val="bbPlcHdr"/>
        </w:types>
        <w:behaviors>
          <w:behavior w:val="content"/>
        </w:behaviors>
        <w:guid w:val="{0ADC721E-D6D7-4B6E-B24E-C6A72B9D39EB}"/>
      </w:docPartPr>
      <w:docPartBody>
        <w:p w:rsidR="00044785" w:rsidRDefault="00BF7EDD" w:rsidP="00BF7EDD">
          <w:pPr>
            <w:pStyle w:val="F98F5113FA6F4C58B92A2215E9F15DA5"/>
          </w:pPr>
          <w:r w:rsidRPr="003059F5">
            <w:rPr>
              <w:rStyle w:val="a3"/>
              <w:rtl/>
            </w:rPr>
            <w:t>[תבנית חוזה]</w:t>
          </w:r>
        </w:p>
      </w:docPartBody>
    </w:docPart>
    <w:docPart>
      <w:docPartPr>
        <w:name w:val="41AAE38D82274D30B8656CDA14B893E3"/>
        <w:category>
          <w:name w:val="כללי"/>
          <w:gallery w:val="placeholder"/>
        </w:category>
        <w:types>
          <w:type w:val="bbPlcHdr"/>
        </w:types>
        <w:behaviors>
          <w:behavior w:val="content"/>
        </w:behaviors>
        <w:guid w:val="{38C68A53-4952-4B44-8838-021332C1A41A}"/>
      </w:docPartPr>
      <w:docPartBody>
        <w:p w:rsidR="00044785" w:rsidRDefault="00BF7EDD" w:rsidP="00BF7EDD">
          <w:pPr>
            <w:pStyle w:val="41AAE38D82274D30B8656CDA14B893E3"/>
          </w:pPr>
          <w:r w:rsidRPr="009D00D7">
            <w:rPr>
              <w:rStyle w:val="a3"/>
              <w:rtl/>
            </w:rPr>
            <w:t>[שם הפרויקט]</w:t>
          </w:r>
        </w:p>
      </w:docPartBody>
    </w:docPart>
    <w:docPart>
      <w:docPartPr>
        <w:name w:val="55BE7BBF8A554738BCBDA45FE2FF3622"/>
        <w:category>
          <w:name w:val="כללי"/>
          <w:gallery w:val="placeholder"/>
        </w:category>
        <w:types>
          <w:type w:val="bbPlcHdr"/>
        </w:types>
        <w:behaviors>
          <w:behavior w:val="content"/>
        </w:behaviors>
        <w:guid w:val="{A54DBDA2-9BF8-4440-95F6-9BA4E9C76EBE}"/>
      </w:docPartPr>
      <w:docPartBody>
        <w:p w:rsidR="00044785" w:rsidRDefault="00BF7EDD" w:rsidP="00BF7EDD">
          <w:pPr>
            <w:pStyle w:val="55BE7BBF8A554738BCBDA45FE2FF3622"/>
          </w:pPr>
          <w:r w:rsidRPr="003059F5">
            <w:rPr>
              <w:rStyle w:val="a3"/>
              <w:rtl/>
            </w:rPr>
            <w:t>[שם ספק]</w:t>
          </w:r>
        </w:p>
      </w:docPartBody>
    </w:docPart>
    <w:docPart>
      <w:docPartPr>
        <w:name w:val="E189A358B826479CBC7BEA48437539EB"/>
        <w:category>
          <w:name w:val="כללי"/>
          <w:gallery w:val="placeholder"/>
        </w:category>
        <w:types>
          <w:type w:val="bbPlcHdr"/>
        </w:types>
        <w:behaviors>
          <w:behavior w:val="content"/>
        </w:behaviors>
        <w:guid w:val="{97B391B2-C83C-428C-9592-3A0CD4EF3B8C}"/>
      </w:docPartPr>
      <w:docPartBody>
        <w:p w:rsidR="00044785" w:rsidRDefault="00BF7EDD" w:rsidP="00BF7EDD">
          <w:pPr>
            <w:pStyle w:val="E189A358B826479CBC7BEA48437539EB"/>
          </w:pPr>
          <w:r w:rsidRPr="003059F5">
            <w:rPr>
              <w:rStyle w:val="a3"/>
              <w:rtl/>
            </w:rPr>
            <w:t>[שם ספק]</w:t>
          </w:r>
        </w:p>
      </w:docPartBody>
    </w:docPart>
    <w:docPart>
      <w:docPartPr>
        <w:name w:val="61101281E0C2497FB4987BC366902061"/>
        <w:category>
          <w:name w:val="כללי"/>
          <w:gallery w:val="placeholder"/>
        </w:category>
        <w:types>
          <w:type w:val="bbPlcHdr"/>
        </w:types>
        <w:behaviors>
          <w:behavior w:val="content"/>
        </w:behaviors>
        <w:guid w:val="{E7698E1F-1A2B-4377-8557-CCC7B736A34F}"/>
      </w:docPartPr>
      <w:docPartBody>
        <w:p w:rsidR="00044785" w:rsidRDefault="00BF7EDD" w:rsidP="00BF7EDD">
          <w:pPr>
            <w:pStyle w:val="61101281E0C2497FB4987BC366902061"/>
          </w:pPr>
          <w:r w:rsidRPr="009C4355">
            <w:rPr>
              <w:rStyle w:val="a3"/>
              <w:rtl/>
            </w:rPr>
            <w:t>[שם ספק]</w:t>
          </w:r>
        </w:p>
      </w:docPartBody>
    </w:docPart>
    <w:docPart>
      <w:docPartPr>
        <w:name w:val="3BC705A076AC4839A3697F110EE71574"/>
        <w:category>
          <w:name w:val="כללי"/>
          <w:gallery w:val="placeholder"/>
        </w:category>
        <w:types>
          <w:type w:val="bbPlcHdr"/>
        </w:types>
        <w:behaviors>
          <w:behavior w:val="content"/>
        </w:behaviors>
        <w:guid w:val="{21AEEE82-B741-4AF4-BA22-1891CD6445C8}"/>
      </w:docPartPr>
      <w:docPartBody>
        <w:p w:rsidR="00044785" w:rsidRDefault="00BF7EDD" w:rsidP="00BF7EDD">
          <w:pPr>
            <w:pStyle w:val="3BC705A076AC4839A3697F110EE71574"/>
          </w:pPr>
          <w:r w:rsidRPr="00C5438E">
            <w:rPr>
              <w:rStyle w:val="a3"/>
              <w:rtl/>
            </w:rPr>
            <w:t>[צד א בחוזה]</w:t>
          </w:r>
        </w:p>
      </w:docPartBody>
    </w:docPart>
    <w:docPart>
      <w:docPartPr>
        <w:name w:val="168768BA09C74C9DA07AD3DE9A9A19C0"/>
        <w:category>
          <w:name w:val="כללי"/>
          <w:gallery w:val="placeholder"/>
        </w:category>
        <w:types>
          <w:type w:val="bbPlcHdr"/>
        </w:types>
        <w:behaviors>
          <w:behavior w:val="content"/>
        </w:behaviors>
        <w:guid w:val="{7559FCD0-1D73-4155-893B-DA95B44E617D}"/>
      </w:docPartPr>
      <w:docPartBody>
        <w:p w:rsidR="00044785" w:rsidRDefault="00BF7EDD" w:rsidP="00BF7EDD">
          <w:pPr>
            <w:pStyle w:val="168768BA09C74C9DA07AD3DE9A9A19C0"/>
          </w:pPr>
          <w:r w:rsidRPr="003059F5">
            <w:rPr>
              <w:rStyle w:val="a3"/>
              <w:rtl/>
            </w:rPr>
            <w:t>[שם ספק]</w:t>
          </w:r>
        </w:p>
      </w:docPartBody>
    </w:docPart>
    <w:docPart>
      <w:docPartPr>
        <w:name w:val="6100D728AFE349FEB303821F18DEAD4B"/>
        <w:category>
          <w:name w:val="כללי"/>
          <w:gallery w:val="placeholder"/>
        </w:category>
        <w:types>
          <w:type w:val="bbPlcHdr"/>
        </w:types>
        <w:behaviors>
          <w:behavior w:val="content"/>
        </w:behaviors>
        <w:guid w:val="{93BD3082-5C15-4EBA-BF40-8F879A886BB5}"/>
      </w:docPartPr>
      <w:docPartBody>
        <w:p w:rsidR="00044785" w:rsidRDefault="00BF7EDD" w:rsidP="00BF7EDD">
          <w:pPr>
            <w:pStyle w:val="6100D728AFE349FEB303821F18DEAD4B"/>
          </w:pPr>
          <w:r w:rsidRPr="003059F5">
            <w:rPr>
              <w:rStyle w:val="a3"/>
              <w:rtl/>
            </w:rPr>
            <w:t>[שם אתר]</w:t>
          </w:r>
        </w:p>
      </w:docPartBody>
    </w:docPart>
    <w:docPart>
      <w:docPartPr>
        <w:name w:val="6327B07206BB44EAA33892C11BD8537C"/>
        <w:category>
          <w:name w:val="כללי"/>
          <w:gallery w:val="placeholder"/>
        </w:category>
        <w:types>
          <w:type w:val="bbPlcHdr"/>
        </w:types>
        <w:behaviors>
          <w:behavior w:val="content"/>
        </w:behaviors>
        <w:guid w:val="{1CE03CF3-705E-468B-9755-D8C856DF8480}"/>
      </w:docPartPr>
      <w:docPartBody>
        <w:p w:rsidR="00044785" w:rsidRDefault="00BF7EDD" w:rsidP="00BF7EDD">
          <w:pPr>
            <w:pStyle w:val="6327B07206BB44EAA33892C11BD8537C"/>
          </w:pPr>
          <w:r w:rsidRPr="003059F5">
            <w:rPr>
              <w:rStyle w:val="a3"/>
              <w:rtl/>
            </w:rPr>
            <w:t>[תיאור עבודה]</w:t>
          </w:r>
        </w:p>
      </w:docPartBody>
    </w:docPart>
    <w:docPart>
      <w:docPartPr>
        <w:name w:val="808CC77C79E04BAFB2A604AC660ACA58"/>
        <w:category>
          <w:name w:val="כללי"/>
          <w:gallery w:val="placeholder"/>
        </w:category>
        <w:types>
          <w:type w:val="bbPlcHdr"/>
        </w:types>
        <w:behaviors>
          <w:behavior w:val="content"/>
        </w:behaviors>
        <w:guid w:val="{BA6A8DE8-4E34-401F-A933-13F4070891D0}"/>
      </w:docPartPr>
      <w:docPartBody>
        <w:p w:rsidR="00044785" w:rsidRDefault="00BF7EDD" w:rsidP="00BF7EDD">
          <w:pPr>
            <w:pStyle w:val="808CC77C79E04BAFB2A604AC660ACA58"/>
          </w:pPr>
          <w:r w:rsidRPr="009C4355">
            <w:rPr>
              <w:rStyle w:val="a3"/>
              <w:rtl/>
            </w:rPr>
            <w:t>[שם ספק]</w:t>
          </w:r>
        </w:p>
      </w:docPartBody>
    </w:docPart>
    <w:docPart>
      <w:docPartPr>
        <w:name w:val="9F2D8F8070C84129A160C288A034FC36"/>
        <w:category>
          <w:name w:val="כללי"/>
          <w:gallery w:val="placeholder"/>
        </w:category>
        <w:types>
          <w:type w:val="bbPlcHdr"/>
        </w:types>
        <w:behaviors>
          <w:behavior w:val="content"/>
        </w:behaviors>
        <w:guid w:val="{DA5E2753-77C6-452C-A666-AF7D3E33A71C}"/>
      </w:docPartPr>
      <w:docPartBody>
        <w:p w:rsidR="00044785" w:rsidRDefault="00BF7EDD" w:rsidP="00BF7EDD">
          <w:pPr>
            <w:pStyle w:val="9F2D8F8070C84129A160C288A034FC36"/>
          </w:pPr>
          <w:r w:rsidRPr="00C5438E">
            <w:rPr>
              <w:rStyle w:val="a3"/>
              <w:rtl/>
            </w:rPr>
            <w:t>[צד א בחוזה]</w:t>
          </w:r>
        </w:p>
      </w:docPartBody>
    </w:docPart>
    <w:docPart>
      <w:docPartPr>
        <w:name w:val="451B4D967FD145C7BEEF1F2BDDFF3796"/>
        <w:category>
          <w:name w:val="כללי"/>
          <w:gallery w:val="placeholder"/>
        </w:category>
        <w:types>
          <w:type w:val="bbPlcHdr"/>
        </w:types>
        <w:behaviors>
          <w:behavior w:val="content"/>
        </w:behaviors>
        <w:guid w:val="{B44E3022-E2F7-43E0-A16E-775A6CFF2B3A}"/>
      </w:docPartPr>
      <w:docPartBody>
        <w:p w:rsidR="00044785" w:rsidRDefault="00BF7EDD" w:rsidP="00BF7EDD">
          <w:pPr>
            <w:pStyle w:val="451B4D967FD145C7BEEF1F2BDDFF3796"/>
          </w:pPr>
          <w:r w:rsidRPr="003059F5">
            <w:rPr>
              <w:rStyle w:val="a3"/>
              <w:rtl/>
            </w:rPr>
            <w:t>[שם אתר]</w:t>
          </w:r>
        </w:p>
      </w:docPartBody>
    </w:docPart>
    <w:docPart>
      <w:docPartPr>
        <w:name w:val="93585C114A7B4EE7BA87F12D2637432E"/>
        <w:category>
          <w:name w:val="כללי"/>
          <w:gallery w:val="placeholder"/>
        </w:category>
        <w:types>
          <w:type w:val="bbPlcHdr"/>
        </w:types>
        <w:behaviors>
          <w:behavior w:val="content"/>
        </w:behaviors>
        <w:guid w:val="{A09D8950-5594-41BD-9647-85C5622D334C}"/>
      </w:docPartPr>
      <w:docPartBody>
        <w:p w:rsidR="00044785" w:rsidRDefault="00BF7EDD" w:rsidP="00BF7EDD">
          <w:pPr>
            <w:pStyle w:val="93585C114A7B4EE7BA87F12D2637432E"/>
          </w:pPr>
          <w:r w:rsidRPr="003059F5">
            <w:rPr>
              <w:rStyle w:val="a3"/>
              <w:rtl/>
            </w:rPr>
            <w:t>[תאריך חתימת חוזה]</w:t>
          </w:r>
        </w:p>
      </w:docPartBody>
    </w:docPart>
    <w:docPart>
      <w:docPartPr>
        <w:name w:val="63D59C420D7448DB8DD92F19519C5C18"/>
        <w:category>
          <w:name w:val="כללי"/>
          <w:gallery w:val="placeholder"/>
        </w:category>
        <w:types>
          <w:type w:val="bbPlcHdr"/>
        </w:types>
        <w:behaviors>
          <w:behavior w:val="content"/>
        </w:behaviors>
        <w:guid w:val="{E5EC7C51-E1E7-4018-AF9F-A4AA4D3D851A}"/>
      </w:docPartPr>
      <w:docPartBody>
        <w:p w:rsidR="00044785" w:rsidRDefault="00BF7EDD" w:rsidP="00BF7EDD">
          <w:pPr>
            <w:pStyle w:val="63D59C420D7448DB8DD92F19519C5C18"/>
          </w:pPr>
          <w:r w:rsidRPr="009C4355">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06F" w:usb1="1200FBEF" w:usb2="0064C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44785"/>
    <w:rsid w:val="00112C57"/>
    <w:rsid w:val="0032380B"/>
    <w:rsid w:val="003D3172"/>
    <w:rsid w:val="004628EB"/>
    <w:rsid w:val="006865A5"/>
    <w:rsid w:val="009C688F"/>
    <w:rsid w:val="00BF7EDD"/>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BF7EDD"/>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212B709D20E24C4FBC3A01EA478C3422">
    <w:name w:val="212B709D20E24C4FBC3A01EA478C3422"/>
    <w:rsid w:val="003D3172"/>
    <w:pPr>
      <w:bidi/>
    </w:pPr>
  </w:style>
  <w:style w:type="paragraph" w:customStyle="1" w:styleId="048129BCA59249ECB25D854E168CDD6D">
    <w:name w:val="048129BCA59249ECB25D854E168CDD6D"/>
    <w:rsid w:val="003D3172"/>
    <w:pPr>
      <w:bidi/>
    </w:pPr>
  </w:style>
  <w:style w:type="paragraph" w:customStyle="1" w:styleId="A878B222E35F471BAD1BBFF22095974D">
    <w:name w:val="A878B222E35F471BAD1BBFF22095974D"/>
    <w:rsid w:val="003D3172"/>
    <w:pPr>
      <w:bidi/>
    </w:pPr>
  </w:style>
  <w:style w:type="paragraph" w:customStyle="1" w:styleId="7B77F19C3F0C46F28774B2598DA9DFE2">
    <w:name w:val="7B77F19C3F0C46F28774B2598DA9DFE2"/>
    <w:rsid w:val="003D3172"/>
    <w:pPr>
      <w:bidi/>
    </w:pPr>
  </w:style>
  <w:style w:type="paragraph" w:customStyle="1" w:styleId="0A197E62E1E1410993613F645EAEF344">
    <w:name w:val="0A197E62E1E1410993613F645EAEF344"/>
    <w:rsid w:val="003D3172"/>
    <w:pPr>
      <w:bidi/>
    </w:pPr>
  </w:style>
  <w:style w:type="paragraph" w:customStyle="1" w:styleId="23A1F3B8A45E4BC2BD68960771DC4502">
    <w:name w:val="23A1F3B8A45E4BC2BD68960771DC4502"/>
    <w:rsid w:val="003D3172"/>
    <w:pPr>
      <w:bidi/>
    </w:pPr>
  </w:style>
  <w:style w:type="paragraph" w:customStyle="1" w:styleId="6A9ED259F79741C69A788D0DFE4E0A7C">
    <w:name w:val="6A9ED259F79741C69A788D0DFE4E0A7C"/>
    <w:rsid w:val="004628EB"/>
    <w:pPr>
      <w:bidi/>
    </w:pPr>
  </w:style>
  <w:style w:type="paragraph" w:customStyle="1" w:styleId="E704453A64E74612AA1C761578EB9789">
    <w:name w:val="E704453A64E74612AA1C761578EB9789"/>
    <w:rsid w:val="004628EB"/>
    <w:pPr>
      <w:bidi/>
    </w:pPr>
  </w:style>
  <w:style w:type="paragraph" w:customStyle="1" w:styleId="92496ACE74334D6F8D9804A945BA0832">
    <w:name w:val="92496ACE74334D6F8D9804A945BA0832"/>
    <w:rsid w:val="004628EB"/>
    <w:pPr>
      <w:bidi/>
    </w:pPr>
  </w:style>
  <w:style w:type="paragraph" w:customStyle="1" w:styleId="AA0048BC5FA54B759BF4B82692BB145D">
    <w:name w:val="AA0048BC5FA54B759BF4B82692BB145D"/>
    <w:rsid w:val="004628EB"/>
    <w:pPr>
      <w:bidi/>
    </w:pPr>
  </w:style>
  <w:style w:type="paragraph" w:customStyle="1" w:styleId="114B71F79DE2463CA4A1183607D39F03">
    <w:name w:val="114B71F79DE2463CA4A1183607D39F03"/>
    <w:rsid w:val="00BF7EDD"/>
    <w:pPr>
      <w:bidi/>
    </w:pPr>
  </w:style>
  <w:style w:type="paragraph" w:customStyle="1" w:styleId="68719980623D4C139E0D293607FE313D">
    <w:name w:val="68719980623D4C139E0D293607FE313D"/>
    <w:rsid w:val="00BF7EDD"/>
    <w:pPr>
      <w:bidi/>
    </w:pPr>
  </w:style>
  <w:style w:type="paragraph" w:customStyle="1" w:styleId="A03D9D8C2F6B4A6BAB6E433EF8B039EA">
    <w:name w:val="A03D9D8C2F6B4A6BAB6E433EF8B039EA"/>
    <w:rsid w:val="00BF7EDD"/>
    <w:pPr>
      <w:bidi/>
    </w:pPr>
  </w:style>
  <w:style w:type="paragraph" w:customStyle="1" w:styleId="AF5095918E924D79826F9B18EDC4F12D">
    <w:name w:val="AF5095918E924D79826F9B18EDC4F12D"/>
    <w:rsid w:val="00BF7EDD"/>
    <w:pPr>
      <w:bidi/>
    </w:pPr>
  </w:style>
  <w:style w:type="paragraph" w:customStyle="1" w:styleId="564AE81DA21F4ED78EB5CA809D6CFA6D">
    <w:name w:val="564AE81DA21F4ED78EB5CA809D6CFA6D"/>
    <w:rsid w:val="00BF7EDD"/>
    <w:pPr>
      <w:bidi/>
    </w:pPr>
  </w:style>
  <w:style w:type="paragraph" w:customStyle="1" w:styleId="32D2F19C01A448299B31E3C8260E18ED">
    <w:name w:val="32D2F19C01A448299B31E3C8260E18ED"/>
    <w:rsid w:val="00BF7EDD"/>
    <w:pPr>
      <w:bidi/>
    </w:pPr>
  </w:style>
  <w:style w:type="paragraph" w:customStyle="1" w:styleId="CB895B3499E0482695CCAD380F30F9AB">
    <w:name w:val="CB895B3499E0482695CCAD380F30F9AB"/>
    <w:rsid w:val="00BF7EDD"/>
    <w:pPr>
      <w:bidi/>
    </w:pPr>
  </w:style>
  <w:style w:type="paragraph" w:customStyle="1" w:styleId="182F74DC5C8E4021B0CC0C3762F2E7E9">
    <w:name w:val="182F74DC5C8E4021B0CC0C3762F2E7E9"/>
    <w:rsid w:val="00BF7EDD"/>
    <w:pPr>
      <w:bidi/>
    </w:pPr>
  </w:style>
  <w:style w:type="paragraph" w:customStyle="1" w:styleId="9EAC23516FAE4031AE28A4FF7C5F6AD0">
    <w:name w:val="9EAC23516FAE4031AE28A4FF7C5F6AD0"/>
    <w:rsid w:val="00BF7EDD"/>
    <w:pPr>
      <w:bidi/>
    </w:pPr>
  </w:style>
  <w:style w:type="paragraph" w:customStyle="1" w:styleId="764C71461BC84153BBDCE6E5C5948794">
    <w:name w:val="764C71461BC84153BBDCE6E5C5948794"/>
    <w:rsid w:val="00BF7EDD"/>
    <w:pPr>
      <w:bidi/>
    </w:pPr>
  </w:style>
  <w:style w:type="paragraph" w:customStyle="1" w:styleId="9F24E6AC1AD4458D9FA303CC0D17BA1B">
    <w:name w:val="9F24E6AC1AD4458D9FA303CC0D17BA1B"/>
    <w:rsid w:val="00BF7EDD"/>
    <w:pPr>
      <w:bidi/>
    </w:pPr>
  </w:style>
  <w:style w:type="paragraph" w:customStyle="1" w:styleId="C0B196886B29454580E96F19537D2152">
    <w:name w:val="C0B196886B29454580E96F19537D2152"/>
    <w:rsid w:val="00BF7EDD"/>
    <w:pPr>
      <w:bidi/>
    </w:pPr>
  </w:style>
  <w:style w:type="paragraph" w:customStyle="1" w:styleId="D91D732FBCAB40BEA58DC25E5E776F2B">
    <w:name w:val="D91D732FBCAB40BEA58DC25E5E776F2B"/>
    <w:rsid w:val="00BF7EDD"/>
    <w:pPr>
      <w:bidi/>
    </w:pPr>
  </w:style>
  <w:style w:type="paragraph" w:customStyle="1" w:styleId="2403F9ECBD4040D6915B0CED1621BF22">
    <w:name w:val="2403F9ECBD4040D6915B0CED1621BF22"/>
    <w:rsid w:val="00BF7EDD"/>
    <w:pPr>
      <w:bidi/>
    </w:pPr>
  </w:style>
  <w:style w:type="paragraph" w:customStyle="1" w:styleId="67499A35E45147029E9A21E4FC5E9DD0">
    <w:name w:val="67499A35E45147029E9A21E4FC5E9DD0"/>
    <w:rsid w:val="00BF7EDD"/>
    <w:pPr>
      <w:bidi/>
    </w:pPr>
  </w:style>
  <w:style w:type="paragraph" w:customStyle="1" w:styleId="B0DEDF3A4B70409DA9BD05A9AD7251CF">
    <w:name w:val="B0DEDF3A4B70409DA9BD05A9AD7251CF"/>
    <w:rsid w:val="00BF7EDD"/>
    <w:pPr>
      <w:bidi/>
    </w:pPr>
  </w:style>
  <w:style w:type="paragraph" w:customStyle="1" w:styleId="B96535F2EC8E4A54A7A080923C431ACD">
    <w:name w:val="B96535F2EC8E4A54A7A080923C431ACD"/>
    <w:rsid w:val="00BF7EDD"/>
    <w:pPr>
      <w:bidi/>
    </w:pPr>
  </w:style>
  <w:style w:type="paragraph" w:customStyle="1" w:styleId="2ED9ACFB8CD3442A972976D19B7A6C64">
    <w:name w:val="2ED9ACFB8CD3442A972976D19B7A6C64"/>
    <w:rsid w:val="00BF7EDD"/>
    <w:pPr>
      <w:bidi/>
    </w:pPr>
  </w:style>
  <w:style w:type="paragraph" w:customStyle="1" w:styleId="8A0B84AD49404A68886CE82968448984">
    <w:name w:val="8A0B84AD49404A68886CE82968448984"/>
    <w:rsid w:val="00BF7EDD"/>
    <w:pPr>
      <w:bidi/>
    </w:pPr>
  </w:style>
  <w:style w:type="paragraph" w:customStyle="1" w:styleId="36271808A6C94BC3A42F6D43B39727E7">
    <w:name w:val="36271808A6C94BC3A42F6D43B39727E7"/>
    <w:rsid w:val="00BF7EDD"/>
    <w:pPr>
      <w:bidi/>
    </w:pPr>
  </w:style>
  <w:style w:type="paragraph" w:customStyle="1" w:styleId="6544B0C8030D49628507D044F2352614">
    <w:name w:val="6544B0C8030D49628507D044F2352614"/>
    <w:rsid w:val="00BF7EDD"/>
    <w:pPr>
      <w:bidi/>
    </w:pPr>
  </w:style>
  <w:style w:type="paragraph" w:customStyle="1" w:styleId="F98F5113FA6F4C58B92A2215E9F15DA5">
    <w:name w:val="F98F5113FA6F4C58B92A2215E9F15DA5"/>
    <w:rsid w:val="00BF7EDD"/>
    <w:pPr>
      <w:bidi/>
    </w:pPr>
  </w:style>
  <w:style w:type="paragraph" w:customStyle="1" w:styleId="41AAE38D82274D30B8656CDA14B893E3">
    <w:name w:val="41AAE38D82274D30B8656CDA14B893E3"/>
    <w:rsid w:val="00BF7EDD"/>
    <w:pPr>
      <w:bidi/>
    </w:pPr>
  </w:style>
  <w:style w:type="paragraph" w:customStyle="1" w:styleId="55BE7BBF8A554738BCBDA45FE2FF3622">
    <w:name w:val="55BE7BBF8A554738BCBDA45FE2FF3622"/>
    <w:rsid w:val="00BF7EDD"/>
    <w:pPr>
      <w:bidi/>
    </w:pPr>
  </w:style>
  <w:style w:type="paragraph" w:customStyle="1" w:styleId="E189A358B826479CBC7BEA48437539EB">
    <w:name w:val="E189A358B826479CBC7BEA48437539EB"/>
    <w:rsid w:val="00BF7EDD"/>
    <w:pPr>
      <w:bidi/>
    </w:pPr>
  </w:style>
  <w:style w:type="paragraph" w:customStyle="1" w:styleId="61101281E0C2497FB4987BC366902061">
    <w:name w:val="61101281E0C2497FB4987BC366902061"/>
    <w:rsid w:val="00BF7EDD"/>
    <w:pPr>
      <w:bidi/>
    </w:pPr>
  </w:style>
  <w:style w:type="paragraph" w:customStyle="1" w:styleId="377D578778784D6C8DC7D347D1E3E593">
    <w:name w:val="377D578778784D6C8DC7D347D1E3E593"/>
    <w:rsid w:val="00BF7EDD"/>
    <w:pPr>
      <w:bidi/>
    </w:pPr>
  </w:style>
  <w:style w:type="paragraph" w:customStyle="1" w:styleId="3436DE5F1EC84D8B80563EBE88C70AC3">
    <w:name w:val="3436DE5F1EC84D8B80563EBE88C70AC3"/>
    <w:rsid w:val="00BF7EDD"/>
    <w:pPr>
      <w:bidi/>
    </w:pPr>
  </w:style>
  <w:style w:type="paragraph" w:customStyle="1" w:styleId="D9B29B74ED6045C38A63BF0C3CADAF5B">
    <w:name w:val="D9B29B74ED6045C38A63BF0C3CADAF5B"/>
    <w:rsid w:val="00BF7EDD"/>
    <w:pPr>
      <w:bidi/>
    </w:pPr>
  </w:style>
  <w:style w:type="paragraph" w:customStyle="1" w:styleId="DD4E34B200A54623876962F1DA12B63D">
    <w:name w:val="DD4E34B200A54623876962F1DA12B63D"/>
    <w:rsid w:val="00BF7EDD"/>
    <w:pPr>
      <w:bidi/>
    </w:pPr>
  </w:style>
  <w:style w:type="paragraph" w:customStyle="1" w:styleId="3BC705A076AC4839A3697F110EE71574">
    <w:name w:val="3BC705A076AC4839A3697F110EE71574"/>
    <w:rsid w:val="00BF7EDD"/>
    <w:pPr>
      <w:bidi/>
    </w:pPr>
  </w:style>
  <w:style w:type="paragraph" w:customStyle="1" w:styleId="168768BA09C74C9DA07AD3DE9A9A19C0">
    <w:name w:val="168768BA09C74C9DA07AD3DE9A9A19C0"/>
    <w:rsid w:val="00BF7EDD"/>
    <w:pPr>
      <w:bidi/>
    </w:pPr>
  </w:style>
  <w:style w:type="paragraph" w:customStyle="1" w:styleId="6100D728AFE349FEB303821F18DEAD4B">
    <w:name w:val="6100D728AFE349FEB303821F18DEAD4B"/>
    <w:rsid w:val="00BF7EDD"/>
    <w:pPr>
      <w:bidi/>
    </w:pPr>
  </w:style>
  <w:style w:type="paragraph" w:customStyle="1" w:styleId="6327B07206BB44EAA33892C11BD8537C">
    <w:name w:val="6327B07206BB44EAA33892C11BD8537C"/>
    <w:rsid w:val="00BF7EDD"/>
    <w:pPr>
      <w:bidi/>
    </w:pPr>
  </w:style>
  <w:style w:type="paragraph" w:customStyle="1" w:styleId="808CC77C79E04BAFB2A604AC660ACA58">
    <w:name w:val="808CC77C79E04BAFB2A604AC660ACA58"/>
    <w:rsid w:val="00BF7EDD"/>
    <w:pPr>
      <w:bidi/>
    </w:pPr>
  </w:style>
  <w:style w:type="paragraph" w:customStyle="1" w:styleId="9F2D8F8070C84129A160C288A034FC36">
    <w:name w:val="9F2D8F8070C84129A160C288A034FC36"/>
    <w:rsid w:val="00BF7EDD"/>
    <w:pPr>
      <w:bidi/>
    </w:pPr>
  </w:style>
  <w:style w:type="paragraph" w:customStyle="1" w:styleId="451B4D967FD145C7BEEF1F2BDDFF3796">
    <w:name w:val="451B4D967FD145C7BEEF1F2BDDFF3796"/>
    <w:rsid w:val="00BF7EDD"/>
    <w:pPr>
      <w:bidi/>
    </w:pPr>
  </w:style>
  <w:style w:type="paragraph" w:customStyle="1" w:styleId="93585C114A7B4EE7BA87F12D2637432E">
    <w:name w:val="93585C114A7B4EE7BA87F12D2637432E"/>
    <w:rsid w:val="00BF7EDD"/>
    <w:pPr>
      <w:bidi/>
    </w:pPr>
  </w:style>
  <w:style w:type="paragraph" w:customStyle="1" w:styleId="63D59C420D7448DB8DD92F19519C5C18">
    <w:name w:val="63D59C420D7448DB8DD92F19519C5C18"/>
    <w:rsid w:val="00BF7ED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B92D96DC-A1BA-4DD2-958F-9BC14C6293F8}"/>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35801D52-3B23-4205-9724-02BADE007D15}"/>
</file>

<file path=customXml/itemProps5.xml><?xml version="1.0" encoding="utf-8"?>
<ds:datastoreItem xmlns:ds="http://schemas.openxmlformats.org/officeDocument/2006/customXml" ds:itemID="{A8E53F8D-92F6-4727-9EDF-A8318E2678BC}"/>
</file>

<file path=customXml/itemProps6.xml><?xml version="1.0" encoding="utf-8"?>
<ds:datastoreItem xmlns:ds="http://schemas.openxmlformats.org/officeDocument/2006/customXml" ds:itemID="{3D6623A1-617A-498B-98ED-BCDE524F03D6}"/>
</file>

<file path=docProps/app.xml><?xml version="1.0" encoding="utf-8"?>
<Properties xmlns="http://schemas.openxmlformats.org/officeDocument/2006/extended-properties" xmlns:vt="http://schemas.openxmlformats.org/officeDocument/2006/docPropsVTypes">
  <Template>Normal.dotm</Template>
  <TotalTime>9</TotalTime>
  <Pages>35</Pages>
  <Words>10374</Words>
  <Characters>51873</Characters>
  <Application>Microsoft Office Word</Application>
  <DocSecurity>0</DocSecurity>
  <Lines>432</Lines>
  <Paragraphs>124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62123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1</cp:revision>
  <dcterms:created xsi:type="dcterms:W3CDTF">2020-06-09T13:27:00Z</dcterms:created>
  <dcterms:modified xsi:type="dcterms:W3CDTF">2020-06-09T13:36:00Z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35925cfd-da7f-4218-a28c-03ae89d28a32</vt:lpwstr>
  </property>
</Properties>
</file>