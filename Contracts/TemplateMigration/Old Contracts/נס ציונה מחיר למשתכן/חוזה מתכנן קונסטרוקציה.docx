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3843C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p>
    <w:p w14:paraId="568C88D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686AD41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65570F0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7E7905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999914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43664C2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4684FA7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76E14204" wp14:editId="3AAE89D7">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68A8AB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3BF776C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F93847C"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94E4FA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4C51B15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50E7A4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775DDCB"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FCA9316" w14:textId="77777777" w:rsidR="00302486" w:rsidRPr="00B27B4C" w:rsidRDefault="00577961"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א.מ ישראל מגורים יזמות בע"מ</w:t>
          </w:r>
        </w:p>
      </w:sdtContent>
    </w:sdt>
    <w:p w14:paraId="69795A67"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6F8E1016" w14:textId="77777777" w:rsidR="00302486" w:rsidRPr="00B27B4C" w:rsidRDefault="00577961"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נס ציונה מחיר למשתכן</w:t>
          </w:r>
        </w:p>
      </w:sdtContent>
    </w:sdt>
    <w:p w14:paraId="380C00B2"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F838B4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483CC4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F3FDE2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03AB11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6A8DCA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724F07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F2904B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3A7401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251A69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171B81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2B0292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B271B4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64F2EE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6C7ADF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5697FD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B5B6F1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DC2BB5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299287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8B0F68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7EE687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02AA2C1"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1EB293D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3DD7A43"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22A8452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C723A8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02486">
            <w:rPr>
              <w:rStyle w:val="AutoFieldsChar"/>
              <w:color w:val="00B0F0"/>
              <w:rtl/>
            </w:rPr>
            <w:t>[תאריך חתימת חוזה]</w:t>
          </w:r>
        </w:sdtContent>
      </w:sdt>
    </w:p>
    <w:p w14:paraId="353BC720"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5152E30D"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3DD4E0C" w14:textId="5EC60372" w:rsidR="00590FDD" w:rsidRPr="00590FDD" w:rsidRDefault="008D73C2" w:rsidP="00590FDD">
          <w:pPr>
            <w:widowControl w:val="0"/>
            <w:spacing w:before="0" w:beforeAutospacing="0" w:after="0" w:afterAutospacing="0" w:line="240" w:lineRule="auto"/>
            <w:ind w:left="3652" w:hanging="52"/>
            <w:jc w:val="both"/>
            <w:rPr>
              <w:rFonts w:ascii="Times New Roman" w:eastAsia="Times New Roman" w:hAnsi="Times New Roman"/>
              <w:color w:val="008000"/>
              <w:sz w:val="24"/>
              <w:rtl/>
            </w:rPr>
          </w:pPr>
          <w:r>
            <w:rPr>
              <w:rFonts w:ascii="Times New Roman" w:eastAsia="Times New Roman" w:hAnsi="Times New Roman"/>
              <w:color w:val="800080"/>
              <w:sz w:val="24"/>
              <w:rtl/>
            </w:rPr>
            <w:br/>
            <w:t>א.מ. ישראל מגורים יזמות בע"מ</w:t>
          </w:r>
          <w:r>
            <w:rPr>
              <w:rFonts w:ascii="Times New Roman" w:eastAsia="Times New Roman" w:hAnsi="Times New Roman"/>
              <w:color w:val="800080"/>
              <w:sz w:val="24"/>
              <w:rtl/>
            </w:rPr>
            <w:br/>
            <w:t>יוני נתניהו 1 אור יהודה</w:t>
          </w:r>
          <w:r>
            <w:rPr>
              <w:rFonts w:ascii="Times New Roman" w:eastAsia="Times New Roman" w:hAnsi="Times New Roman"/>
              <w:color w:val="800080"/>
              <w:sz w:val="24"/>
              <w:rtl/>
            </w:rPr>
            <w:br/>
            <w:t>514957794</w:t>
          </w:r>
        </w:p>
      </w:sdtContent>
    </w:sdt>
    <w:p w14:paraId="0C082AE2"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3061D1C8"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33B9A98B"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74AA02B3"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393678A0"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79BE65A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184F3F45" w14:textId="77777777" w:rsidR="00590FDD" w:rsidRPr="00590FDD" w:rsidRDefault="00124F83"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r>
            <w:rPr>
              <w:rFonts w:ascii="Times New Roman" w:eastAsia="Times New Roman" w:hAnsi="Times New Roman"/>
              <w:color w:val="800080"/>
              <w:sz w:val="24"/>
              <w:rtl/>
            </w:rPr>
            <w:br/>
            <w:t>אמי מתום מהנדסים ויועצים בע"מ</w:t>
          </w:r>
          <w:r>
            <w:rPr>
              <w:rFonts w:ascii="Times New Roman" w:eastAsia="Times New Roman" w:hAnsi="Times New Roman"/>
              <w:color w:val="800080"/>
              <w:sz w:val="24"/>
              <w:rtl/>
            </w:rPr>
            <w:br/>
            <w:t>רחוב יבנה 3 חיפה ת.ד 4579</w:t>
          </w:r>
          <w:r>
            <w:rPr>
              <w:rFonts w:ascii="Times New Roman" w:eastAsia="Times New Roman" w:hAnsi="Times New Roman"/>
              <w:color w:val="800080"/>
              <w:sz w:val="24"/>
              <w:rtl/>
            </w:rPr>
            <w:br/>
            <w:t>510648272</w:t>
          </w:r>
          <w:r>
            <w:rPr>
              <w:rFonts w:ascii="Times New Roman" w:eastAsia="Times New Roman" w:hAnsi="Times New Roman"/>
              <w:color w:val="800080"/>
              <w:sz w:val="24"/>
              <w:rtl/>
            </w:rPr>
            <w:br/>
          </w:r>
        </w:p>
      </w:sdtContent>
    </w:sdt>
    <w:p w14:paraId="333AEE25"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76CEBE21"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7460FD2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7DBF90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CECC513"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25153B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504E6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7FE1DC5"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5AC8D07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64F35CBB"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67396A1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0A8E83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0AE1BF0F"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116B489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5BCC8DC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1685C6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2BAE4D2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58D2108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DD00812"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00D260E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1DC2089"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4D8FE7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3A6E046"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w:t>
      </w:r>
      <w:r w:rsidRPr="00590FDD">
        <w:rPr>
          <w:rFonts w:ascii="Times New Roman" w:eastAsia="Times New Roman" w:hAnsi="Times New Roman"/>
          <w:sz w:val="20"/>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13F6D91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FF3796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3A84949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0B46608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25F1901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F3221B8"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144556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58C334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5E98A1E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088288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2287CEC9"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4F14C5A4"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6AEF0F8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032830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5CDA9D1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49C9F9B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47E94D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6720B307"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6C80F2D9"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29F170D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2E827AEA"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5EB22D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747C5D88"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621D151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10BF7977"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1CA376B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460F0674"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4977692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0509F54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6A138526"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09E7F347"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226C908F"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39F2866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281B100F"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3143E5D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14D5538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56F1530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0A30B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38FBD72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7940D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36B880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218C4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25109DB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97E9E3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987803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4D88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3F8338D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29425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51E2C5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AFFA1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111B26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B0CCE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6EB28B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ABBEF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1C9564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FEDD9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2388E6B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07DF0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07042CF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3DF19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516B3E3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A3DF16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55631C8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4ABA5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0BDB7E2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82D91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7CCEE8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C1EE6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w:t>
      </w:r>
      <w:r w:rsidRPr="00590FDD">
        <w:rPr>
          <w:rFonts w:ascii="Times New Roman" w:eastAsia="Times New Roman" w:hAnsi="Times New Roman"/>
          <w:sz w:val="20"/>
          <w:rtl/>
          <w:lang w:eastAsia="he-IL"/>
        </w:rPr>
        <w:lastRenderedPageBreak/>
        <w:t>במשך כל תקופת מתן שרותי המתכנן.</w:t>
      </w:r>
    </w:p>
    <w:p w14:paraId="32E4858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E3027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36E1EC6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36806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09E90B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C7C078C"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4D3A6E62"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A98E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64C6E9F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3E0B59D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82592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27A33B6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29EF0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2FC2A90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DAEC5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3EAAE44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03997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4E23036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4687D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1CD5515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E9F40F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7E8C17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7FA56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3EF988C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01401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7905821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5D436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w:t>
      </w:r>
      <w:r w:rsidRPr="00590FDD">
        <w:rPr>
          <w:rFonts w:ascii="Times New Roman" w:eastAsia="Times New Roman" w:hAnsi="Times New Roman"/>
          <w:sz w:val="20"/>
          <w:rtl/>
          <w:lang w:eastAsia="he-IL"/>
        </w:rPr>
        <w:lastRenderedPageBreak/>
        <w:t>הוראותיו.</w:t>
      </w:r>
    </w:p>
    <w:p w14:paraId="0BEF174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5D420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0ABBFA9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883A4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4D31B3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D0730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5D984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BEC0C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24F59A6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317001"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6CA2C99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1D00D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3FB7427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7D350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0267518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AFDD7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5CF2EB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40EEB6"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6E12A51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544FA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297F9919"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1F21241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5572F95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D4A77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172A76A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3168B08"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lastRenderedPageBreak/>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22E08BB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5DF01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7DCF48D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2A2E55"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31403EA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AF98D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5386DDE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FB951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992CF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30F90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51CDC90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A6ACD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3B41D25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2FB88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2CC650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FA1A7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6BD5A72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7AB39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4449D1F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0916F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7AC410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C54BF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0200CF5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1F6A2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7437B4A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19754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23B426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3D133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2F17FB2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0BDC6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5012C98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C9709E"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79F248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E4526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783972E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FA3168"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6F4637D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D879B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52C20FD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79E7558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3AC9A18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644728A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18EED89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F72D5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2E92FCF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0000A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1324D2F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BF1E1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6CF1F43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3344C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5EE2CC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D10EC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1830134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5F51E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6ED4A6C2"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6F0E5D0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1512EB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DC66A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4F5B68B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CD0FF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w:t>
      </w:r>
      <w:r w:rsidRPr="00590FDD">
        <w:rPr>
          <w:rFonts w:ascii="Times New Roman" w:eastAsia="Times New Roman" w:hAnsi="Times New Roman"/>
          <w:sz w:val="20"/>
          <w:rtl/>
          <w:lang w:eastAsia="he-IL"/>
        </w:rPr>
        <w:lastRenderedPageBreak/>
        <w:t xml:space="preserve">בסתירה להיתרי הבניה ולכל דין. </w:t>
      </w:r>
    </w:p>
    <w:p w14:paraId="55EA6E9D"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1DA26EDB"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7B83832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7F4A4BF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60517848"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3080407E"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336EF8D"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D90BC88"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49D6BC0"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463B5D05"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6E6C7276"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51701D6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52551C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3BF638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305A5E9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15EC200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lastRenderedPageBreak/>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1E94629D"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3D97E6D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0780B795"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700F75F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C2C7BD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7197A02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0E6CE3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118288C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7C5D784"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5BE9B6A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10D40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10A2BC3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1BD2F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1C78212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79D629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7BDCDB6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D9EB5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5D272CD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EF4C8E"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7158BC6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3F921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45D3F5F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6F90B3F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1D54E865"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5D642043"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6536A5A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7E909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1E7D301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ABCB2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309CC83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09B8EE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16ACD5C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9227C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250DF4F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7C37C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6F75553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52089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w:t>
      </w:r>
      <w:r w:rsidRPr="00590FDD">
        <w:rPr>
          <w:rFonts w:ascii="Times New Roman" w:eastAsia="Times New Roman" w:hAnsi="Times New Roman"/>
          <w:color w:val="000000"/>
          <w:sz w:val="24"/>
          <w:rtl/>
          <w:lang w:eastAsia="he-IL"/>
        </w:rPr>
        <w:lastRenderedPageBreak/>
        <w:t>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7D20C0A7"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6C8BB62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46D83E9A"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70E66F96"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5353BEEF"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4ED0B0F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3721BA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240C6BEA"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0B94BFB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8C4CF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7571660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63697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72D1D51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E9C66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016D237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F6D2D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6204566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749FB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241FFC9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7A29B67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4916D8"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67FE37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AFC3C9"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57F6C9B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A54733"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2CA9419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457A44"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2870890D"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0046856D"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2C7967F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9524A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1CABE0F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E1B2A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558F8B7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E6CD3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775BA78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3692E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52AF607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13C0C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69D7FB3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CE6F0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38598B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414B8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6EFC1F3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4737C8"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1C33DE9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EEB55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3CAEF7A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5FE55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3CECFC8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A00E3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194F6CD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103C4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שרותי המתכנן יינתנו באמצעות המנהל הראשי אישית ובאמצעות צוות עובדיו של </w:t>
      </w:r>
      <w:r w:rsidRPr="00590FDD">
        <w:rPr>
          <w:rFonts w:ascii="Times New Roman" w:eastAsia="Times New Roman" w:hAnsi="Times New Roman"/>
          <w:sz w:val="20"/>
          <w:rtl/>
          <w:lang w:eastAsia="he-IL"/>
        </w:rPr>
        <w:lastRenderedPageBreak/>
        <w:t>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64E5D3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E4301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50156653"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6003700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7EEE336E"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1337F03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6406F4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EA244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267DAB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38921D"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1B4A2A2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407FF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507A50D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7F7B483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378DCA6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9AD79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304E881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C79CF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37DD9BE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B3B80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48A7B1B8"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459BD21"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1B97A4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2395914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3BF1FD5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4D9102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1B65B6"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6919E17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EA7C3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 xml:space="preserve">עברת </w:t>
      </w:r>
      <w:r w:rsidR="000555DD">
        <w:rPr>
          <w:rFonts w:ascii="Times New Roman" w:eastAsia="Times New Roman" w:hAnsi="Times New Roman"/>
          <w:sz w:val="20"/>
          <w:rtl/>
          <w:lang w:eastAsia="he-IL"/>
        </w:rPr>
        <w:lastRenderedPageBreak/>
        <w:t>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5EAC7E2E"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71A4FF"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D38EE6"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1DD33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7A3DA22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982879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0F98620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F58CE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5E2B0BA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6BC790"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25D39F61"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42960B54"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113D6D1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8F8B9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29EBC19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6F1A5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455377C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2772F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3A71A3B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A1F88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44C8E9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B7860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1D9C96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55DAC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47B713B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7BD38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0A6FCF66"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7E74233D"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4878DB4A"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5F8170BC"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03CEC7B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D1AFF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3D5999A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68C1EF"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E4C9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25B26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F3AA5F5"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07FDA836"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292ACB01" w14:textId="77777777" w:rsidR="00E078A7" w:rsidRDefault="00E078A7" w:rsidP="00E078A7">
      <w:pPr>
        <w:pStyle w:val="af6"/>
        <w:rPr>
          <w:rFonts w:ascii="Times New Roman" w:eastAsia="Times New Roman" w:hAnsi="Times New Roman"/>
          <w:sz w:val="20"/>
          <w:rtl/>
          <w:lang w:eastAsia="he-IL"/>
        </w:rPr>
      </w:pPr>
    </w:p>
    <w:p w14:paraId="69BA9F5B"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7805687"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184452B"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A5E7170"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432C853"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B3C14E8"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AFAF2C2"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83FB438"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EF1CDF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766B4B"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22FF06CC"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CB47ED3"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3723FC4"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7105173E"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6B59ABF1"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6A2637A8"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573212A7"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7027CB7"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5774F78"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D30AA5F" w14:textId="77777777"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24F83">
            <w:rPr>
              <w:rFonts w:ascii="Times New Roman" w:eastAsia="Times New Roman" w:hAnsi="Times New Roman"/>
              <w:color w:val="00B0F0"/>
              <w:sz w:val="20"/>
              <w:u w:val="single"/>
              <w:rtl/>
              <w:lang w:eastAsia="he-IL"/>
            </w:rPr>
            <w:t>אמי מתום מהנדסים ויועצים בע"מ</w:t>
          </w:r>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124F83" w:rsidRPr="003E6FC4">
            <w:rPr>
              <w:rStyle w:val="a7"/>
              <w:rtl/>
            </w:rPr>
            <w:t>[שם צד א]</w:t>
          </w:r>
        </w:sdtContent>
      </w:sdt>
    </w:p>
    <w:p w14:paraId="4F050169"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0E13FF93"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3040697E"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321BDE5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 xml:space="preserve">אני הח"מ, ______________ עו"ד/ רו"ח מרח' __________ מאשר כי ה"ה __________ הם </w:t>
      </w:r>
      <w:r w:rsidRPr="000555DD">
        <w:rPr>
          <w:rFonts w:ascii="Times New Roman" w:eastAsia="Times New Roman" w:hAnsi="Times New Roman"/>
          <w:sz w:val="20"/>
          <w:rtl/>
          <w:lang w:eastAsia="he-IL"/>
        </w:rPr>
        <w:lastRenderedPageBreak/>
        <w:t>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722E7C96"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7C6E686C"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32A8E0A9"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13BF7CC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3421A4E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09C0BD0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4220F12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4D0AB8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450462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69F712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DC3AC3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6B3BBA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832326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8C3AF1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6210F3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D51DFF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908D90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37B798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2F2E80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BBCD55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650972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CC2FD3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F792F94"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722F956"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53C43766"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298E381F"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500BBE99"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D9BDC67"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0F63600B"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72684CF3"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65D0702"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59E28D99"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lastRenderedPageBreak/>
        <w:t>נספח ''א''</w:t>
      </w:r>
    </w:p>
    <w:p w14:paraId="635F176C"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5212793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29C09A1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CE4CBF5"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77961">
            <w:rPr>
              <w:rFonts w:ascii="Times New Roman" w:eastAsia="Times New Roman" w:hAnsi="Times New Roman" w:hint="cs"/>
              <w:color w:val="00B0F0"/>
              <w:sz w:val="24"/>
              <w:rtl/>
              <w:lang w:eastAsia="he-IL"/>
            </w:rPr>
            <w:t>נס ציונה</w:t>
          </w:r>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577961">
            <w:rPr>
              <w:rFonts w:ascii="Times New Roman" w:eastAsia="Times New Roman" w:hAnsi="Times New Roman" w:hint="cs"/>
              <w:color w:val="00B0F0"/>
              <w:sz w:val="24"/>
              <w:rtl/>
            </w:rPr>
            <w:t>נס ציונה מחיר למשתכן</w:t>
          </w:r>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577961">
            <w:rPr>
              <w:rFonts w:ascii="Times New Roman" w:eastAsia="Times New Roman" w:hAnsi="Times New Roman" w:hint="cs"/>
              <w:color w:val="00B0F0"/>
              <w:sz w:val="24"/>
              <w:rtl/>
            </w:rPr>
            <w:t>א.מ ישראל מגורים יזמות בע"מ</w:t>
          </w:r>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5071612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8A8E545"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4E3045">
            <w:rPr>
              <w:rFonts w:ascii="Times New Roman" w:eastAsia="Times New Roman" w:hAnsi="Times New Roman" w:hint="cs"/>
              <w:color w:val="008000"/>
              <w:sz w:val="24"/>
              <w:rtl/>
            </w:rPr>
            <w:t>מגרשים 30/31/32</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4E3045">
            <w:rPr>
              <w:rFonts w:ascii="Times New Roman" w:eastAsia="Times New Roman" w:hAnsi="Times New Roman" w:hint="cs"/>
              <w:sz w:val="24"/>
              <w:rtl/>
              <w:lang w:eastAsia="he-IL"/>
            </w:rPr>
            <w:t>3642</w:t>
          </w:r>
        </w:sdtContent>
      </w:sdt>
      <w:r w:rsidRPr="000555DD">
        <w:rPr>
          <w:rFonts w:ascii="Times New Roman" w:eastAsia="Times New Roman" w:hAnsi="Times New Roman" w:hint="cs"/>
          <w:sz w:val="24"/>
          <w:rtl/>
          <w:lang w:eastAsia="he-IL"/>
        </w:rPr>
        <w:t>.</w:t>
      </w:r>
    </w:p>
    <w:p w14:paraId="72704235"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7A8E9A8"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618BC5C"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77961">
            <w:rPr>
              <w:rFonts w:ascii="Times New Roman" w:eastAsia="Times New Roman" w:hAnsi="Times New Roman" w:hint="cs"/>
              <w:color w:val="008000"/>
              <w:sz w:val="24"/>
              <w:rtl/>
            </w:rPr>
            <w:t>נס ציונה</w:t>
          </w:r>
        </w:sdtContent>
      </w:sdt>
      <w:r w:rsidRPr="000555DD">
        <w:rPr>
          <w:rFonts w:ascii="Times New Roman" w:eastAsia="Times New Roman" w:hAnsi="Times New Roman" w:hint="cs"/>
          <w:color w:val="008000"/>
          <w:sz w:val="24"/>
          <w:rtl/>
        </w:rPr>
        <w:t>.</w:t>
      </w:r>
    </w:p>
    <w:p w14:paraId="7DFEBF3A"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30FB21E9"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2D50BBA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D3B4DCF"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577961">
            <w:rPr>
              <w:rFonts w:ascii="Times New Roman" w:eastAsia="Times New Roman" w:hAnsi="Times New Roman" w:hint="cs"/>
              <w:sz w:val="24"/>
              <w:rtl/>
              <w:lang w:eastAsia="he-IL"/>
            </w:rPr>
            <w:t>אבי ברטי לוי</w:t>
          </w:r>
        </w:sdtContent>
      </w:sdt>
    </w:p>
    <w:p w14:paraId="3724BFC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17DD7336" w14:textId="77777777"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מימד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25998A27"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0E55C21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0B04215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87EA094"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577961">
            <w:rPr>
              <w:rFonts w:ascii="Times New Roman" w:eastAsia="Times New Roman" w:hAnsi="Times New Roman"/>
              <w:color w:val="008000"/>
              <w:sz w:val="24"/>
              <w:rtl/>
              <w:lang w:eastAsia="he-IL"/>
            </w:rPr>
            <w:t>גבי טרכטנברג</w:t>
          </w:r>
        </w:sdtContent>
      </w:sdt>
    </w:p>
    <w:p w14:paraId="6CE30F2D"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0555DD">
            <w:rPr>
              <w:rFonts w:cstheme="minorBidi"/>
              <w:color w:val="00B0F0"/>
              <w:rtl/>
            </w:rPr>
            <w:t>[שדה נוסף 5]</w:t>
          </w:r>
        </w:sdtContent>
      </w:sdt>
    </w:p>
    <w:p w14:paraId="5DCA212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E663C3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577961">
            <w:rPr>
              <w:rFonts w:ascii="Times New Roman" w:eastAsia="Times New Roman" w:hAnsi="Times New Roman"/>
              <w:color w:val="008000"/>
              <w:sz w:val="24"/>
              <w:rtl/>
              <w:lang w:eastAsia="he-IL"/>
            </w:rPr>
            <w:t>גבי טרכטנברג</w:t>
          </w:r>
        </w:sdtContent>
      </w:sdt>
    </w:p>
    <w:p w14:paraId="2320F78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42C4BEF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10DE400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94A2408"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6C550D30"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15E7D2D1"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798F5073"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0A0E3248"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5DABBA36"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2013A374"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350E2D5F" w14:textId="77777777" w:rsidTr="000555DD">
        <w:tc>
          <w:tcPr>
            <w:tcW w:w="3366" w:type="dxa"/>
          </w:tcPr>
          <w:p w14:paraId="2C7259F5" w14:textId="77777777" w:rsidR="000555DD" w:rsidRPr="000555DD" w:rsidRDefault="00C35192"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124F83">
                  <w:rPr>
                    <w:rFonts w:ascii="Times New Roman" w:eastAsia="Times New Roman" w:hAnsi="Times New Roman" w:hint="cs"/>
                    <w:color w:val="008000"/>
                    <w:sz w:val="24"/>
                    <w:rtl/>
                    <w:lang w:eastAsia="he-IL"/>
                  </w:rPr>
                  <w:t>100</w:t>
                </w:r>
              </w:sdtContent>
            </w:sdt>
          </w:p>
          <w:p w14:paraId="39F1C40D"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0AFAFB78"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598DEEC7"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7BEF709F"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2BC07F2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2DB74C2"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81AEBAE"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0BD02457"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4B0EE4F0"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1571A208"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4361D46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1B1DBEB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5F2B64A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1EC033A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4E8A6C3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2F66CFC1"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163CDB0F"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37AC8DEA"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71CD1E13"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6507B77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74160DB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0D1A3719"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41C0845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11A1B14F"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031BE3EB"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60035508"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7AE2099E"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0" w:name="OLE_LINK5"/>
      <w:bookmarkStart w:id="1"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2" w:name="OLE_LINK7"/>
      <w:bookmarkStart w:id="3"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4C97F0F4"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7C039289"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30198011"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5D52CE09"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4CB72282"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28B3BD01"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126698C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05007DE4"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7EEA34A5"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79F28D3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6920206A"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0886D9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5CE0B64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3BCE69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70E79FF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00F1013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38C8EBF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0F10E05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157B0961"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C238251"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694B1A1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0135CFB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086D3DC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1E8910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3211922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721A07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1015C01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D76D11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 xml:space="preserve">המפורטים </w:t>
      </w:r>
      <w:r w:rsidRPr="00590FDD">
        <w:rPr>
          <w:rFonts w:ascii="Times New Roman" w:eastAsia="Times New Roman" w:hAnsi="Times New Roman" w:hint="cs"/>
          <w:sz w:val="24"/>
          <w:rtl/>
          <w:lang w:eastAsia="he-IL"/>
        </w:rPr>
        <w:lastRenderedPageBreak/>
        <w:t>בנספחים א'-ח'.</w:t>
      </w:r>
    </w:p>
    <w:p w14:paraId="423FB1E0"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2097AE6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760A589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05F59B62"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3A56C243"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2D675F01"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71B47AF5"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33DE01CA"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66F774BA"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3E45F550"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1CE0CD90"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773ADC6F"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2827875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0F7FAF3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30714A3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539D2AA"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165388B2"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1DAFCC57"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7C3ED781"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11DE6F0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1D55CFBC"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000F2CA1"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612FBAF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7F252C9D"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502D6D0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79BDB32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7D90110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1AE921D1"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7CC3094B"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61486F31"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32DE88D6"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1E34520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83AEF84"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68037E2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690BB14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קבלת תדריך תכנון מנציג המזמין.</w:t>
      </w:r>
    </w:p>
    <w:p w14:paraId="009BD39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51144E8"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328D7E8E"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793CDFC7"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2F61DF7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58C6899B"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5399F40C"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54344A0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7509987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C2AA224"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5A9AE64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3809879"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7765FE4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ED9871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 לצורך בדיקת חלופות תכנון, בהתאם לדרישת המזמין ונציגיו. ביצוע חישובים סטאטיים ועריכת אומדן ראשוני של ערך שלד המבנים.</w:t>
      </w:r>
    </w:p>
    <w:p w14:paraId="1A217E1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1EFEDD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4" w:name="OLE_LINK1"/>
      <w:bookmarkStart w:id="5"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4"/>
      <w:bookmarkEnd w:id="5"/>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3C82FEC8"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8751DAB"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0FFFE8E3"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796160B"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03D88C13"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58273D8"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18A2EF2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DBC674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7FD3FC84"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028B445A"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33C9CF7E"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6029E15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41B71C9A"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28D110CB"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77E153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3B008DD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F4D2C4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6EA8266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3D57D3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70311A9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6D6FA5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204F890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6493AD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6264489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C42937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611F18CF"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107B756"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2011149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4A4ECC9A"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4C0C11B0"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060F7817"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1A7EB418"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9CFB6D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0A7145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24C39E6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7FA09E9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4FF230D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9494A2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2BAE990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643179B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5917F31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06D6AD3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74C0500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0CBF59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7B9966D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70C114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3500180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5FA69DB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15FD087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273988C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654211B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32AD786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43F0339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70F75E6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5CEE552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3E44FBF4"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77828A1E"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65F98FDE"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321111F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53E9F94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520E0C5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7FFD1C4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2C31ECF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25C833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0223AE41"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2DE0A71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1E76EF0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53BCCFE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0D81EF5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4CC7F5E9"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2E31B78C"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445B4FC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7E103791"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F30B14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1A0EF27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4A77FBF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7809486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72BA14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7FD74FBF"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21B579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קורות קשר, עמודי יסוד ומרזבים, כולל: מידות עמודי </w:t>
      </w:r>
      <w:r w:rsidRPr="00590FDD">
        <w:rPr>
          <w:rFonts w:ascii="Times New Roman" w:eastAsia="Times New Roman" w:hAnsi="Times New Roman"/>
          <w:sz w:val="24"/>
          <w:rtl/>
          <w:lang w:eastAsia="he-IL"/>
        </w:rPr>
        <w:lastRenderedPageBreak/>
        <w:t>היסוד, אורך קורות הקשר, חתכי קורות הקשר ומפלסים של כל הקורות וחלקי הקורות;</w:t>
      </w:r>
    </w:p>
    <w:p w14:paraId="6DFCD40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175E56D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1936B8F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6363D345"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7ACE69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0F17179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03F16C9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5FE01ADF"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373CF6E"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CE9707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228BBC2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5BEE07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66B51D9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4D3C780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23D58667"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191D96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634F641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7C0C93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39F3EF3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5E2BE4D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54F8101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4B8DE3F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1D709CD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43D602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419DE08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0BA7AC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w:t>
      </w:r>
      <w:r w:rsidRPr="00590FDD">
        <w:rPr>
          <w:rFonts w:ascii="Times New Roman" w:eastAsia="Times New Roman" w:hAnsi="Times New Roman"/>
          <w:sz w:val="24"/>
          <w:rtl/>
          <w:lang w:eastAsia="he-IL"/>
        </w:rPr>
        <w:lastRenderedPageBreak/>
        <w:t xml:space="preserve">חיזוק שאינם מופיעים בתכניות אחרות; </w:t>
      </w:r>
    </w:p>
    <w:p w14:paraId="6D04C37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6ACB754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1A5F4F4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55705371"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13E064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538448D5"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4EAE83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12DAB7A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6BC56F2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1046A01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007923C6"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25E0EFD"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D71D24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029C04D3"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671B3C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430A7159"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02AB399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7DCC98DC"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D1135A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0844DAB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4880A3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01FC57A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48BBE86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6BCE9FFD"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0DC9A1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5A0FE42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EAFB15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2533FB6D"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564158B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עיבוד הפתרונות המפורטים באופן ובקנ"מ ברור וערוך לביצוע, עפ"י </w:t>
      </w:r>
      <w:r w:rsidRPr="00590FDD">
        <w:rPr>
          <w:rFonts w:ascii="Times New Roman" w:eastAsia="Times New Roman" w:hAnsi="Times New Roman"/>
          <w:sz w:val="24"/>
          <w:rtl/>
          <w:lang w:eastAsia="he-IL"/>
        </w:rPr>
        <w:lastRenderedPageBreak/>
        <w:t>קביעת המזמין ונציגיו.</w:t>
      </w:r>
    </w:p>
    <w:p w14:paraId="23F64A3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A88F31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32E3C46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6F1881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וכתבי הכמויות יתבססו על תכניות עבודה מפורטות,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5AFEC5C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AF7357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78CA266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E31703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כתבי הכמויות יוכנו באמצעות תוכנה לכתבי כמויות "סופר מכרז" והניתנת להמרה גם לתוכנות אחרות לכתבי כמויות ע"ג דיסקט ובתדפיס.</w:t>
      </w:r>
    </w:p>
    <w:p w14:paraId="49AB3D4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95BCA4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616AEF2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E66DA8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2ADA61E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6EBCF1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6F7460D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EB4473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451CCF7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D50C55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1EAEF5F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91EE57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7155CCC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39F257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0B6C772F"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5B2507B6"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36A5AF7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D48C2E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3B6A79AD"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7ECAC68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442FEDDB"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7DC4D44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310B35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2BBBFE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67BEEC5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27CF4F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2ECF304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D7CE21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1AFBAB8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3F06C4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7977B56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0769AF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6124B7D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8ADD4C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1FC9A10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5335A3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6E19C80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E1C782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53A83D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0E11CA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171455E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230841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1A47516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D0A8C0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8A9B39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15B8EA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307CA4F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8D15AB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529212A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8E2960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37A2E3C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F08796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0326E5F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6505A4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53A4BFD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261A99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כל יתר הדרוש לפיקוח עליון, ולביקורת על הבניה.</w:t>
      </w:r>
    </w:p>
    <w:p w14:paraId="27B2E8E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59CEB6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3FFFF5A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980180E"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2227ABC0"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66F4B65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550446C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201B2C76"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4D85763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14161E6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2F988B17"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0A1CC40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0C981B41"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425A4BA1"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1D14301D"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2A868D19"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06DFB347"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4EED714D"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06206DE5"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25249248"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070C8E74"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07C1B7C2"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2DB3491F"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5208F437"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C8DC689"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26064678"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59CA351F"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דרש המתכנן להכין </w:t>
      </w:r>
      <w:r w:rsidRPr="00590FDD">
        <w:rPr>
          <w:rFonts w:ascii="Times New Roman" w:eastAsia="Times New Roman" w:hAnsi="Times New Roman"/>
          <w:sz w:val="24"/>
          <w:rtl/>
          <w:lang w:eastAsia="he-IL"/>
        </w:rPr>
        <w:lastRenderedPageBreak/>
        <w:t>תכנון מוקדם וסופי כהגדרתו לעיל וכן מסמכים למכרזים בין קבלנים במתכונת זו.</w:t>
      </w:r>
    </w:p>
    <w:p w14:paraId="3D64C3B3"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5DB470E8"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6E5C6E0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6AF655D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0747FBA4"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6F8D70A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027D212"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32B2CBE4"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044AB05"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3561935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7B5E571B"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6D40933A"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15D11FA"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4A87920A"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DFA6AE4"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1AE37DD4"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245EEF0E"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6905B90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1B987D04"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4400C7C3"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6CFC5E5A"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28BC8CB8"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646F4994"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1C66B1B2"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2ABBC7F7"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00F32175"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A572700"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4C7FE5E5"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נציג המזמין רשאי להזמין מהמתכנן את כל שלבי העבודות המפורטות בנספח זה ו/או חלק </w:t>
      </w:r>
      <w:r w:rsidRPr="00590FDD">
        <w:rPr>
          <w:rFonts w:ascii="Times New Roman" w:eastAsia="Times New Roman" w:hAnsi="Times New Roman"/>
          <w:sz w:val="24"/>
          <w:rtl/>
          <w:lang w:eastAsia="he-IL"/>
        </w:rPr>
        <w:lastRenderedPageBreak/>
        <w:t>מהן  ו/או עבודות נוספות להן, הכל כפי שיפורט בנספח ד'.</w:t>
      </w:r>
    </w:p>
    <w:p w14:paraId="61A35EB0"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3747C06"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36C6D636"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05149BE7"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02ADAEEF"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5C1CBB46"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55494BF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7F423E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C12920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F794EC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BD08E6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F3B1E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1FDA6E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AF851D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3689D3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F64275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045FED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4F17F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D58052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4C969A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DE6FB0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138B01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6C7D13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AB1548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0040E4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6A4170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014369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27F30F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4868C7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8C65F5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D45088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C647D5B"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5629D7E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1E4BF26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629F82E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1C6DD32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C4B377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2C9BD36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710AFED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DDEB2A7"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73788DF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2EAA8F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2F604DE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C99E98B"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7A143A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0AE16F1"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11B3064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C0391E7"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50011DCA"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55E0A42D"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26072B5D"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7C176087"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27DF21C4"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361F2675"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64133091"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4F3B1141"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2811B7A4"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4ABEDDE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754B4A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7A31F3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7F0814E"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209D536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E951D29"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498C951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313FB1F3"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739A8C05"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772A4726" w14:textId="4184D10D" w:rsidR="00C35192" w:rsidRDefault="007835AC" w:rsidP="0041116D">
      <w:pPr>
        <w:widowControl w:val="0"/>
        <w:spacing w:before="0" w:beforeAutospacing="0" w:after="0" w:afterAutospacing="0" w:line="240" w:lineRule="auto"/>
        <w:ind w:left="1177" w:right="-709" w:hanging="457"/>
        <w:rPr>
          <w:rFonts w:ascii="Times New Roman" w:eastAsia="Times New Roman" w:hAnsi="Times New Roman"/>
          <w:sz w:val="24"/>
          <w:rt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00C35192">
        <w:rPr>
          <w:rFonts w:ascii="Times New Roman" w:eastAsia="Times New Roman" w:hAnsi="Times New Roman" w:hint="cs"/>
          <w:sz w:val="24"/>
          <w:u w:val="single"/>
          <w:rtl/>
        </w:rPr>
        <w:t>2,</w:t>
      </w:r>
      <w:r w:rsidR="0041116D">
        <w:rPr>
          <w:rFonts w:ascii="Times New Roman" w:eastAsia="Times New Roman" w:hAnsi="Times New Roman" w:hint="cs"/>
          <w:sz w:val="24"/>
          <w:u w:val="single"/>
          <w:rtl/>
        </w:rPr>
        <w:t>6</w:t>
      </w:r>
      <w:r w:rsidR="0041116D">
        <w:rPr>
          <w:rFonts w:ascii="Times New Roman" w:eastAsia="Times New Roman" w:hAnsi="Times New Roman" w:hint="cs"/>
          <w:sz w:val="24"/>
          <w:u w:val="single"/>
          <w:rtl/>
        </w:rPr>
        <w:t xml:space="preserve">00     </w:t>
      </w:r>
      <w:r w:rsidRPr="007835AC">
        <w:rPr>
          <w:rFonts w:ascii="Times New Roman" w:eastAsia="Times New Roman" w:hAnsi="Times New Roman"/>
          <w:sz w:val="24"/>
          <w:rtl/>
        </w:rPr>
        <w:t xml:space="preserve">ש"ח </w:t>
      </w:r>
      <w:r w:rsidR="00C35192">
        <w:rPr>
          <w:rFonts w:ascii="Times New Roman" w:eastAsia="Times New Roman" w:hAnsi="Times New Roman" w:hint="cs"/>
          <w:sz w:val="24"/>
          <w:rtl/>
        </w:rPr>
        <w:t xml:space="preserve">/יח"ד ₪ (במילים: אלפיים </w:t>
      </w:r>
      <w:r w:rsidR="0041116D">
        <w:rPr>
          <w:rFonts w:ascii="Times New Roman" w:eastAsia="Times New Roman" w:hAnsi="Times New Roman" w:hint="cs"/>
          <w:sz w:val="24"/>
          <w:rtl/>
        </w:rPr>
        <w:t>66</w:t>
      </w:r>
      <w:r w:rsidR="0041116D">
        <w:rPr>
          <w:rFonts w:ascii="Times New Roman" w:eastAsia="Times New Roman" w:hAnsi="Times New Roman" w:hint="cs"/>
          <w:sz w:val="24"/>
          <w:rtl/>
        </w:rPr>
        <w:t xml:space="preserve"> </w:t>
      </w:r>
      <w:r w:rsidR="00C35192">
        <w:rPr>
          <w:rFonts w:ascii="Times New Roman" w:eastAsia="Times New Roman" w:hAnsi="Times New Roman" w:hint="cs"/>
          <w:sz w:val="24"/>
          <w:rtl/>
        </w:rPr>
        <w:t>מאות ₪ )</w:t>
      </w:r>
      <w:r w:rsidR="004D7130">
        <w:rPr>
          <w:rFonts w:ascii="Times New Roman" w:eastAsia="Times New Roman" w:hAnsi="Times New Roman" w:hint="cs"/>
          <w:sz w:val="24"/>
          <w:rtl/>
        </w:rPr>
        <w:t xml:space="preserve"> </w:t>
      </w:r>
      <w:r w:rsidR="00C35192">
        <w:rPr>
          <w:rFonts w:ascii="Times New Roman" w:eastAsia="Times New Roman" w:hAnsi="Times New Roman" w:hint="cs"/>
          <w:sz w:val="24"/>
          <w:rtl/>
        </w:rPr>
        <w:t xml:space="preserve">לכל </w:t>
      </w:r>
      <w:r w:rsidR="0041116D">
        <w:rPr>
          <w:rFonts w:ascii="Times New Roman" w:eastAsia="Times New Roman" w:hAnsi="Times New Roman" w:hint="cs"/>
          <w:sz w:val="24"/>
          <w:rtl/>
          <w:lang w:eastAsia="he-IL"/>
        </w:rPr>
        <w:t>יחידת דיור סה"כ 216 יח"ד. סה"כ 561,600 כולל מרתפים מקורים תת"ק.</w:t>
      </w:r>
    </w:p>
    <w:p w14:paraId="5E52BCED" w14:textId="77777777" w:rsidR="00C35192" w:rsidRDefault="00C35192" w:rsidP="00C35192">
      <w:pPr>
        <w:widowControl w:val="0"/>
        <w:spacing w:before="0" w:beforeAutospacing="0" w:after="0" w:afterAutospacing="0" w:line="240" w:lineRule="auto"/>
        <w:ind w:left="1177" w:hanging="457"/>
        <w:rPr>
          <w:rFonts w:ascii="Times New Roman" w:eastAsia="Times New Roman" w:hAnsi="Times New Roman"/>
          <w:sz w:val="24"/>
          <w:rtl/>
        </w:rPr>
      </w:pPr>
    </w:p>
    <w:p w14:paraId="660985FC" w14:textId="77777777" w:rsidR="00C35192" w:rsidRPr="007835AC" w:rsidRDefault="00C35192" w:rsidP="00C35192">
      <w:pPr>
        <w:widowControl w:val="0"/>
        <w:spacing w:before="0" w:beforeAutospacing="0" w:after="0" w:afterAutospacing="0" w:line="240" w:lineRule="auto"/>
        <w:ind w:left="1177" w:hanging="457"/>
        <w:rPr>
          <w:rFonts w:ascii="Times New Roman" w:eastAsia="Times New Roman" w:hAnsi="Times New Roman"/>
          <w:sz w:val="24"/>
          <w:rtl/>
        </w:rPr>
      </w:pPr>
    </w:p>
    <w:p w14:paraId="744F57CC"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22E81E8E"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3DE8E15D"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sz w:val="24"/>
          <w:rtl/>
        </w:rPr>
        <w:t>בסעיף זה:</w:t>
      </w:r>
    </w:p>
    <w:p w14:paraId="2A1A73F8"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53DFBA00"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48EF61B9"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2284DA3D"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5DB51C71"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0811036E"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0FBD476A"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6B6966AD" w14:textId="77777777"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שטחי מסחר, משרדים, מלונאות ומרתפים בהיקף שהוצג למתכנן.</w:t>
      </w:r>
    </w:p>
    <w:p w14:paraId="4594EB64"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7D172E92"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7D628FA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92EA46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1D660B6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ED0AEFB"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56D5CC57"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630D1AD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08CC9AC2"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C59AB5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070FF30B"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09EBA1D3"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2FABD14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D8952E8" w14:textId="77777777" w:rsidR="00590FDD" w:rsidRPr="004D7130" w:rsidRDefault="000300FA"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483E899D" w14:textId="77777777" w:rsidR="00590FDD" w:rsidRPr="004D7130" w:rsidRDefault="007835AC"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22322547" w14:textId="77777777" w:rsidR="00590FDD" w:rsidRPr="000555DD" w:rsidRDefault="007835AC" w:rsidP="004D7130">
      <w:pPr>
        <w:pStyle w:val="af6"/>
        <w:widowControl w:val="0"/>
        <w:numPr>
          <w:ilvl w:val="2"/>
          <w:numId w:val="49"/>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78CCD51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65175A9F"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4BFC776D" w14:textId="33B94B03" w:rsidR="000555DD"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rtl/>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124F83">
            <w:rPr>
              <w:rFonts w:hint="cs"/>
              <w:color w:val="008000"/>
              <w:rtl/>
            </w:rPr>
            <w:t>מדד המחירים לצרכן</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555DD" w:rsidRPr="007835AC">
            <w:rPr>
              <w:rFonts w:cstheme="minorBidi"/>
              <w:color w:val="00B0F0"/>
              <w:rtl/>
            </w:rPr>
            <w:t>[מדד בגין/ידוע - כותרת]</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0555DD" w:rsidRPr="007835AC">
            <w:rPr>
              <w:rFonts w:cstheme="minorBidi"/>
              <w:color w:val="00B0F0"/>
              <w:rtl/>
            </w:rPr>
            <w:t>[מדד בסיס]</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0555DD" w:rsidRPr="007835AC">
            <w:rPr>
              <w:rFonts w:cstheme="minorBidi"/>
              <w:color w:val="00B0F0"/>
              <w:rtl/>
            </w:rPr>
            <w:t>[נקודות מדד]</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6621A4B9" w14:textId="13535E1A" w:rsidR="0041116D" w:rsidRPr="000300FA" w:rsidRDefault="0041116D"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sz w:val="24"/>
          <w:rtl/>
          <w:lang w:eastAsia="he-IL"/>
        </w:rPr>
        <w:tab/>
      </w:r>
      <w:r>
        <w:rPr>
          <w:rFonts w:ascii="Times New Roman" w:eastAsia="Times New Roman" w:hAnsi="Times New Roman" w:hint="cs"/>
          <w:sz w:val="24"/>
          <w:rtl/>
          <w:lang w:eastAsia="he-IL"/>
        </w:rPr>
        <w:t>מדד בסיס 01/2019</w:t>
      </w:r>
    </w:p>
    <w:p w14:paraId="2F7E7F7E"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2EDD805"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9850A17"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1FE0D8C4"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0FE8AAD4"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6BEE2F6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2B9D5896"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4E5C482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54831CB"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7DAB12BB"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26FA95E8"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7655B66D"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188"/>
        <w:gridCol w:w="6028"/>
        <w:gridCol w:w="1507"/>
      </w:tblGrid>
      <w:tr w:rsidR="00590FDD" w:rsidRPr="00590FDD" w14:paraId="73460CFB" w14:textId="77777777" w:rsidTr="008D73C2">
        <w:tc>
          <w:tcPr>
            <w:tcW w:w="1188" w:type="dxa"/>
            <w:vAlign w:val="bottom"/>
          </w:tcPr>
          <w:p w14:paraId="514468EF"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028" w:type="dxa"/>
          </w:tcPr>
          <w:p w14:paraId="487A840C"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07" w:type="dxa"/>
          </w:tcPr>
          <w:p w14:paraId="1F28976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52127EAE" w14:textId="77777777" w:rsidTr="008D73C2">
        <w:tc>
          <w:tcPr>
            <w:tcW w:w="1188" w:type="dxa"/>
            <w:vAlign w:val="bottom"/>
          </w:tcPr>
          <w:p w14:paraId="616CF7F6" w14:textId="65FBC066" w:rsidR="00590FDD" w:rsidRPr="00590FDD" w:rsidRDefault="0041116D" w:rsidP="0041116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Pr>
                <w:rFonts w:ascii="Times New Roman" w:eastAsia="Times New Roman" w:hAnsi="Times New Roman" w:hint="cs"/>
                <w:sz w:val="24"/>
                <w:rtl/>
              </w:rPr>
              <w:t>5</w:t>
            </w:r>
            <w:r w:rsidR="00590FDD" w:rsidRPr="00590FDD">
              <w:rPr>
                <w:rFonts w:ascii="Times New Roman" w:eastAsia="Times New Roman" w:hAnsi="Times New Roman"/>
                <w:sz w:val="24"/>
                <w:rtl/>
              </w:rPr>
              <w:t>%</w:t>
            </w:r>
          </w:p>
        </w:tc>
        <w:tc>
          <w:tcPr>
            <w:tcW w:w="6028" w:type="dxa"/>
          </w:tcPr>
          <w:p w14:paraId="2C717F18"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07" w:type="dxa"/>
          </w:tcPr>
          <w:p w14:paraId="192596A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732C59FC" w14:textId="77777777" w:rsidTr="008D73C2">
        <w:tc>
          <w:tcPr>
            <w:tcW w:w="1188" w:type="dxa"/>
            <w:vAlign w:val="bottom"/>
          </w:tcPr>
          <w:p w14:paraId="2A92C183"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028" w:type="dxa"/>
          </w:tcPr>
          <w:p w14:paraId="5B16926F"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07" w:type="dxa"/>
          </w:tcPr>
          <w:p w14:paraId="0BFC8FF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4F8B3EA1" w14:textId="77777777" w:rsidTr="008D73C2">
        <w:tc>
          <w:tcPr>
            <w:tcW w:w="1188" w:type="dxa"/>
            <w:vAlign w:val="bottom"/>
          </w:tcPr>
          <w:p w14:paraId="07851588" w14:textId="06CE0BF4" w:rsidR="00590FDD" w:rsidRPr="00590FDD" w:rsidRDefault="0041116D"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10</w:t>
            </w:r>
            <w:r w:rsidR="00590FDD" w:rsidRPr="00590FDD">
              <w:rPr>
                <w:rFonts w:ascii="Times New Roman" w:eastAsia="Times New Roman" w:hAnsi="Times New Roman"/>
                <w:sz w:val="24"/>
                <w:rtl/>
              </w:rPr>
              <w:t>%</w:t>
            </w:r>
          </w:p>
        </w:tc>
        <w:tc>
          <w:tcPr>
            <w:tcW w:w="6028" w:type="dxa"/>
          </w:tcPr>
          <w:p w14:paraId="1797B4FC"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07" w:type="dxa"/>
          </w:tcPr>
          <w:p w14:paraId="3206F25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0EDC699E" w14:textId="77777777" w:rsidTr="008D73C2">
        <w:tc>
          <w:tcPr>
            <w:tcW w:w="1188" w:type="dxa"/>
            <w:vAlign w:val="bottom"/>
          </w:tcPr>
          <w:p w14:paraId="2BEE9695"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028" w:type="dxa"/>
          </w:tcPr>
          <w:p w14:paraId="7B13A1C6"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07" w:type="dxa"/>
          </w:tcPr>
          <w:p w14:paraId="3B322C5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4E8BED32" w14:textId="77777777" w:rsidTr="008D73C2">
        <w:trPr>
          <w:trHeight w:val="532"/>
        </w:trPr>
        <w:tc>
          <w:tcPr>
            <w:tcW w:w="1188" w:type="dxa"/>
            <w:vAlign w:val="bottom"/>
          </w:tcPr>
          <w:p w14:paraId="38CC7B9C" w14:textId="14F438B7" w:rsidR="00590FDD" w:rsidRPr="00590FDD" w:rsidRDefault="0041116D"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2</w:t>
            </w:r>
            <w:r w:rsidRPr="00590FDD">
              <w:rPr>
                <w:rFonts w:ascii="Times New Roman" w:eastAsia="Times New Roman" w:hAnsi="Times New Roman" w:hint="cs"/>
                <w:sz w:val="24"/>
                <w:rtl/>
              </w:rPr>
              <w:t>5</w:t>
            </w:r>
            <w:r w:rsidR="00590FDD" w:rsidRPr="00590FDD">
              <w:rPr>
                <w:rFonts w:ascii="Times New Roman" w:eastAsia="Times New Roman" w:hAnsi="Times New Roman"/>
                <w:sz w:val="24"/>
                <w:rtl/>
              </w:rPr>
              <w:t>%</w:t>
            </w:r>
          </w:p>
        </w:tc>
        <w:tc>
          <w:tcPr>
            <w:tcW w:w="6028" w:type="dxa"/>
          </w:tcPr>
          <w:p w14:paraId="17AEE5C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07" w:type="dxa"/>
          </w:tcPr>
          <w:p w14:paraId="2BB15EB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44A3BE51" w14:textId="77777777" w:rsidTr="008D73C2">
        <w:tc>
          <w:tcPr>
            <w:tcW w:w="1188" w:type="dxa"/>
            <w:vAlign w:val="bottom"/>
          </w:tcPr>
          <w:p w14:paraId="69177905" w14:textId="775CA218" w:rsidR="00590FDD" w:rsidRPr="00590FDD" w:rsidRDefault="008D73C2" w:rsidP="008D73C2">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18</w:t>
            </w:r>
            <w:r w:rsidR="00590FDD" w:rsidRPr="00590FDD">
              <w:rPr>
                <w:rFonts w:ascii="Times New Roman" w:eastAsia="Times New Roman" w:hAnsi="Times New Roman"/>
                <w:sz w:val="24"/>
                <w:rtl/>
              </w:rPr>
              <w:t>%</w:t>
            </w:r>
          </w:p>
        </w:tc>
        <w:tc>
          <w:tcPr>
            <w:tcW w:w="6028" w:type="dxa"/>
          </w:tcPr>
          <w:p w14:paraId="448A9733"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07" w:type="dxa"/>
          </w:tcPr>
          <w:p w14:paraId="13D745F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3DC90843" w14:textId="77777777" w:rsidTr="008D73C2">
        <w:tc>
          <w:tcPr>
            <w:tcW w:w="1188" w:type="dxa"/>
            <w:vAlign w:val="bottom"/>
          </w:tcPr>
          <w:p w14:paraId="58C8FBFF"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028" w:type="dxa"/>
          </w:tcPr>
          <w:p w14:paraId="317845EC"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07" w:type="dxa"/>
          </w:tcPr>
          <w:p w14:paraId="6E1F31D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42CB38A5" w14:textId="77777777" w:rsidTr="008D73C2">
        <w:tc>
          <w:tcPr>
            <w:tcW w:w="1188" w:type="dxa"/>
            <w:vAlign w:val="bottom"/>
          </w:tcPr>
          <w:p w14:paraId="644EBA7E" w14:textId="4A293744" w:rsidR="00590FDD" w:rsidRPr="00590FDD" w:rsidRDefault="008D73C2"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2</w:t>
            </w:r>
            <w:r w:rsidR="00590FDD" w:rsidRPr="00590FDD">
              <w:rPr>
                <w:rFonts w:ascii="Times New Roman" w:eastAsia="Times New Roman" w:hAnsi="Times New Roman"/>
                <w:sz w:val="24"/>
                <w:rtl/>
              </w:rPr>
              <w:t>%</w:t>
            </w:r>
          </w:p>
        </w:tc>
        <w:tc>
          <w:tcPr>
            <w:tcW w:w="6028" w:type="dxa"/>
          </w:tcPr>
          <w:p w14:paraId="3B5570E7"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07" w:type="dxa"/>
          </w:tcPr>
          <w:p w14:paraId="57D934C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1AFCE920" w14:textId="77777777" w:rsidTr="008D73C2">
        <w:tc>
          <w:tcPr>
            <w:tcW w:w="1188" w:type="dxa"/>
            <w:vAlign w:val="bottom"/>
          </w:tcPr>
          <w:p w14:paraId="183A2512"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028" w:type="dxa"/>
          </w:tcPr>
          <w:p w14:paraId="09ACD6F2"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07" w:type="dxa"/>
          </w:tcPr>
          <w:p w14:paraId="46BEA641"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766C4738" w14:textId="77777777" w:rsidTr="008D73C2">
        <w:tc>
          <w:tcPr>
            <w:tcW w:w="1188" w:type="dxa"/>
          </w:tcPr>
          <w:p w14:paraId="73883E79"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028" w:type="dxa"/>
          </w:tcPr>
          <w:p w14:paraId="4CD19D98"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07" w:type="dxa"/>
          </w:tcPr>
          <w:p w14:paraId="2097B0F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32F53398"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03C918A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4C273C3"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42DFDE2D"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215B3220"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429EBDEE"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5EE9382A"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341C81E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4AFF17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CCFB38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7264211" w14:textId="77777777" w:rsid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20196DE" w14:textId="43355DCD"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663CC0"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002F9F4"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212C548"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D7D34D8"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0AC8AED"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C8134F9"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F80923D"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E25EF0E"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1BC98EF"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91CF200"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ADFFF00"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4CE26CC"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F54CA1"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6C8B999"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D0BC946"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76C9800" w14:textId="77777777" w:rsidR="008D73C2"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0904FCD" w14:textId="77777777" w:rsidR="008D73C2" w:rsidRPr="00590FDD" w:rsidRDefault="008D73C2" w:rsidP="008D73C2">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9610C43" w14:textId="6EAD2E1C" w:rsidR="004E32D2" w:rsidRPr="004E32D2" w:rsidRDefault="008D73C2" w:rsidP="008D73C2">
      <w:pPr>
        <w:widowControl w:val="0"/>
        <w:spacing w:before="0" w:beforeAutospacing="0" w:after="0" w:afterAutospacing="0" w:line="240" w:lineRule="auto"/>
        <w:jc w:val="center"/>
        <w:rPr>
          <w:rFonts w:ascii="Times New Roman" w:eastAsia="Times New Roman" w:hAnsi="Times New Roman"/>
          <w:sz w:val="20"/>
          <w:rtl/>
          <w:lang w:eastAsia="he-IL"/>
        </w:rPr>
      </w:pPr>
      <w:r>
        <w:rPr>
          <w:rFonts w:ascii="Times New Roman" w:eastAsia="Times New Roman" w:hAnsi="Times New Roman" w:hint="cs"/>
          <w:bCs/>
          <w:sz w:val="20"/>
          <w:u w:val="single"/>
          <w:rtl/>
          <w:lang w:eastAsia="he-IL"/>
        </w:rPr>
        <w:lastRenderedPageBreak/>
        <w:t>נ</w:t>
      </w:r>
      <w:r w:rsidR="004E32D2" w:rsidRPr="004E32D2">
        <w:rPr>
          <w:rFonts w:ascii="Times New Roman" w:eastAsia="Times New Roman" w:hAnsi="Times New Roman" w:hint="cs"/>
          <w:bCs/>
          <w:sz w:val="20"/>
          <w:u w:val="single"/>
          <w:rtl/>
          <w:lang w:eastAsia="he-IL"/>
        </w:rPr>
        <w:t>ספח "ו''</w:t>
      </w:r>
    </w:p>
    <w:p w14:paraId="1B2056CF"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42AF0F67" w14:textId="6AEFFCF9"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0EEB1D7" w14:textId="7F8E3BCB" w:rsidR="004E32D2" w:rsidRPr="004E32D2" w:rsidRDefault="008D73C2" w:rsidP="008D73C2">
          <w:pPr>
            <w:widowControl w:val="0"/>
            <w:spacing w:before="0" w:beforeAutospacing="0" w:after="0" w:afterAutospacing="0" w:line="240" w:lineRule="auto"/>
            <w:rPr>
              <w:rFonts w:ascii="Times New Roman" w:eastAsia="Times New Roman" w:hAnsi="Times New Roman"/>
              <w:color w:val="008000"/>
              <w:sz w:val="24"/>
              <w:rtl/>
              <w:lang w:eastAsia="he-IL"/>
            </w:rPr>
          </w:pPr>
          <w:r>
            <w:rPr>
              <w:rFonts w:ascii="Times New Roman" w:eastAsia="Times New Roman" w:hAnsi="Times New Roman"/>
              <w:color w:val="008000"/>
              <w:sz w:val="24"/>
              <w:rtl/>
              <w:lang w:eastAsia="he-IL"/>
            </w:rPr>
            <w:br/>
            <w:t>א.מ. ישראל מגורים יזמות בע"מ</w:t>
          </w:r>
          <w:r>
            <w:rPr>
              <w:rFonts w:ascii="Times New Roman" w:eastAsia="Times New Roman" w:hAnsi="Times New Roman"/>
              <w:color w:val="008000"/>
              <w:sz w:val="24"/>
              <w:rtl/>
              <w:lang w:eastAsia="he-IL"/>
            </w:rPr>
            <w:br/>
            <w:t>יו</w:t>
          </w:r>
          <w:r>
            <w:rPr>
              <w:rFonts w:ascii="Times New Roman" w:eastAsia="Times New Roman" w:hAnsi="Times New Roman"/>
              <w:color w:val="008000"/>
              <w:sz w:val="24"/>
              <w:rtl/>
              <w:lang w:eastAsia="he-IL"/>
            </w:rPr>
            <w:t>ני נתניהו 1 אור יהודה</w:t>
          </w:r>
          <w:r>
            <w:rPr>
              <w:rFonts w:ascii="Times New Roman" w:eastAsia="Times New Roman" w:hAnsi="Times New Roman"/>
              <w:color w:val="008000"/>
              <w:sz w:val="24"/>
              <w:rtl/>
              <w:lang w:eastAsia="he-IL"/>
            </w:rPr>
            <w:br/>
            <w:t>514957794</w:t>
          </w:r>
        </w:p>
      </w:sdtContent>
    </w:sdt>
    <w:p w14:paraId="7029739F"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014597E5"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65E0ECDA"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00EB5E09"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6083415B"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hint="cs"/>
          <w:sz w:val="24"/>
          <w:rtl/>
          <w:lang w:eastAsia="he-IL"/>
        </w:rPr>
      </w:pPr>
    </w:p>
    <w:p w14:paraId="266F21D8"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24F83">
            <w:rPr>
              <w:rFonts w:ascii="Times New Roman" w:eastAsia="Times New Roman" w:hAnsi="Times New Roman"/>
              <w:color w:val="008000"/>
              <w:sz w:val="24"/>
              <w:rtl/>
              <w:lang w:eastAsia="he-IL"/>
            </w:rPr>
            <w:t>אמי מתום מהנדסים ויועצים בע"מ</w:t>
          </w:r>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24F83">
            <w:rPr>
              <w:rFonts w:ascii="Times New Roman" w:eastAsia="Times New Roman" w:hAnsi="Times New Roman"/>
              <w:color w:val="008000"/>
              <w:sz w:val="24"/>
              <w:rtl/>
              <w:lang w:eastAsia="he-IL"/>
            </w:rPr>
            <w:t>אמי מתום מהנדסים ויועצים בע"מ</w:t>
          </w:r>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24F83">
            <w:rPr>
              <w:rFonts w:ascii="Times New Roman" w:eastAsia="Times New Roman" w:hAnsi="Times New Roman"/>
              <w:color w:val="008000"/>
              <w:sz w:val="24"/>
              <w:rtl/>
              <w:lang w:eastAsia="he-IL"/>
            </w:rPr>
            <w:t>אמי מתום מהנדסים ויועצים בע"מ</w:t>
          </w:r>
        </w:sdtContent>
      </w:sdt>
      <w:r w:rsidRPr="004E32D2">
        <w:rPr>
          <w:rFonts w:ascii="Times New Roman" w:eastAsia="Times New Roman" w:hAnsi="Times New Roman" w:hint="cs"/>
          <w:sz w:val="24"/>
          <w:rtl/>
          <w:lang w:eastAsia="he-IL"/>
        </w:rPr>
        <w:t xml:space="preserve"> *,מצהיר בזאת ומתחייב כלפיכם כדלקמן:</w:t>
      </w:r>
    </w:p>
    <w:p w14:paraId="10721BFC" w14:textId="77777777" w:rsidR="004E32D2" w:rsidRPr="008D73C2" w:rsidRDefault="004E32D2" w:rsidP="004E32D2">
      <w:pPr>
        <w:widowControl w:val="0"/>
        <w:spacing w:before="0" w:beforeAutospacing="0" w:after="0" w:afterAutospacing="0" w:line="360" w:lineRule="auto"/>
        <w:jc w:val="both"/>
        <w:rPr>
          <w:rFonts w:ascii="Times New Roman" w:eastAsia="Times New Roman" w:hAnsi="Times New Roman"/>
          <w:sz w:val="10"/>
          <w:szCs w:val="10"/>
          <w:rtl/>
          <w:lang w:eastAsia="he-IL"/>
        </w:rPr>
      </w:pPr>
    </w:p>
    <w:p w14:paraId="04A85516"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24F83">
            <w:rPr>
              <w:rFonts w:ascii="Times New Roman" w:eastAsia="Times New Roman" w:hAnsi="Times New Roman"/>
              <w:color w:val="008000"/>
              <w:sz w:val="24"/>
              <w:rtl/>
              <w:lang w:eastAsia="he-IL"/>
            </w:rPr>
            <w:t>אמי מתום מהנדסים ויועצים בע"מ</w:t>
          </w:r>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577961">
            <w:rPr>
              <w:rFonts w:ascii="Times New Roman" w:eastAsia="Times New Roman" w:hAnsi="Times New Roman" w:hint="cs"/>
              <w:bCs/>
              <w:color w:val="008000"/>
              <w:sz w:val="24"/>
              <w:rtl/>
              <w:lang w:eastAsia="he-IL"/>
            </w:rPr>
            <w:t>א.מ ישראל מגורים יזמות בע"מ</w:t>
          </w:r>
        </w:sdtContent>
      </w:sdt>
      <w:r w:rsidRPr="004E32D2">
        <w:rPr>
          <w:rFonts w:ascii="Times New Roman" w:eastAsia="Times New Roman" w:hAnsi="Times New Roman" w:hint="cs"/>
          <w:color w:val="008000"/>
          <w:sz w:val="24"/>
          <w:rtl/>
          <w:lang w:eastAsia="he-IL"/>
        </w:rPr>
        <w:t>.</w:t>
      </w:r>
    </w:p>
    <w:p w14:paraId="48D4EBDB" w14:textId="77777777" w:rsidR="004E32D2" w:rsidRPr="008D73C2" w:rsidRDefault="004E32D2" w:rsidP="004E32D2">
      <w:pPr>
        <w:widowControl w:val="0"/>
        <w:spacing w:before="0" w:beforeAutospacing="0" w:after="0" w:afterAutospacing="0" w:line="360" w:lineRule="auto"/>
        <w:jc w:val="both"/>
        <w:rPr>
          <w:rFonts w:ascii="Times New Roman" w:eastAsia="Times New Roman" w:hAnsi="Times New Roman"/>
          <w:sz w:val="10"/>
          <w:szCs w:val="10"/>
          <w:rtl/>
          <w:lang w:eastAsia="he-IL"/>
        </w:rPr>
      </w:pPr>
    </w:p>
    <w:p w14:paraId="2B69199C"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24F83">
            <w:rPr>
              <w:rFonts w:ascii="Times New Roman" w:eastAsia="Times New Roman" w:hAnsi="Times New Roman"/>
              <w:color w:val="008000"/>
              <w:sz w:val="24"/>
              <w:rtl/>
              <w:lang w:eastAsia="he-IL"/>
            </w:rPr>
            <w:t>אמי מתום מהנדסים ויועצים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7A084278" w14:textId="77777777" w:rsidR="004E32D2" w:rsidRPr="008D73C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10"/>
          <w:szCs w:val="10"/>
          <w:rtl/>
          <w:lang w:eastAsia="he-IL"/>
        </w:rPr>
      </w:pPr>
    </w:p>
    <w:p w14:paraId="29EAFCC4" w14:textId="77777777"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24F83">
            <w:rPr>
              <w:rFonts w:ascii="Times New Roman" w:eastAsia="Times New Roman" w:hAnsi="Times New Roman"/>
              <w:color w:val="008000"/>
              <w:sz w:val="24"/>
              <w:rtl/>
              <w:lang w:eastAsia="he-IL"/>
            </w:rPr>
            <w:t>אמי מתום מהנדסים ויועצים בע"מ</w:t>
          </w:r>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36EFB8C1" w14:textId="77777777" w:rsidR="004E32D2" w:rsidRPr="008D73C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16"/>
          <w:szCs w:val="16"/>
          <w:rtl/>
          <w:lang w:eastAsia="he-IL"/>
        </w:rPr>
      </w:pPr>
    </w:p>
    <w:p w14:paraId="258F9DE1"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11A88B72" w14:textId="77777777" w:rsidR="004E32D2" w:rsidRPr="008D73C2" w:rsidRDefault="004E32D2" w:rsidP="004E32D2">
      <w:pPr>
        <w:widowControl w:val="0"/>
        <w:spacing w:before="0" w:beforeAutospacing="0" w:after="0" w:afterAutospacing="0" w:line="360" w:lineRule="auto"/>
        <w:jc w:val="both"/>
        <w:rPr>
          <w:rFonts w:ascii="Times New Roman" w:eastAsia="Times New Roman" w:hAnsi="Times New Roman"/>
          <w:sz w:val="10"/>
          <w:szCs w:val="10"/>
          <w:rtl/>
          <w:lang w:eastAsia="he-IL"/>
        </w:rPr>
      </w:pPr>
    </w:p>
    <w:p w14:paraId="09FA4B91"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231A129" w14:textId="77777777" w:rsidR="004E32D2" w:rsidRPr="008D73C2" w:rsidRDefault="004E32D2" w:rsidP="004E32D2">
      <w:pPr>
        <w:widowControl w:val="0"/>
        <w:spacing w:before="0" w:beforeAutospacing="0" w:after="0" w:afterAutospacing="0" w:line="360" w:lineRule="auto"/>
        <w:jc w:val="both"/>
        <w:rPr>
          <w:rFonts w:ascii="Times New Roman" w:eastAsia="Times New Roman" w:hAnsi="Times New Roman"/>
          <w:sz w:val="10"/>
          <w:szCs w:val="10"/>
          <w:rtl/>
          <w:lang w:eastAsia="he-IL"/>
        </w:rPr>
      </w:pPr>
    </w:p>
    <w:p w14:paraId="25009789"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22C21CFE"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0BDEF4EC"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0366C181" w14:textId="77777777" w:rsidR="004E32D2" w:rsidRPr="008D73C2" w:rsidRDefault="004E32D2" w:rsidP="004E32D2">
      <w:pPr>
        <w:widowControl w:val="0"/>
        <w:spacing w:before="0" w:beforeAutospacing="0" w:after="0" w:afterAutospacing="0" w:line="360" w:lineRule="auto"/>
        <w:ind w:left="5040"/>
        <w:jc w:val="both"/>
        <w:rPr>
          <w:rFonts w:ascii="Times New Roman" w:eastAsia="Times New Roman" w:hAnsi="Times New Roman"/>
          <w:sz w:val="16"/>
          <w:szCs w:val="16"/>
          <w:rtl/>
          <w:lang w:eastAsia="he-IL"/>
        </w:rPr>
      </w:pPr>
    </w:p>
    <w:p w14:paraId="181A1515"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3BA78857" w14:textId="37D530BA" w:rsidR="004E32D2" w:rsidRPr="004E32D2" w:rsidRDefault="00C35192" w:rsidP="008D73C2">
      <w:pPr>
        <w:widowControl w:val="0"/>
        <w:spacing w:before="0" w:beforeAutospacing="0" w:after="0" w:afterAutospacing="0" w:line="240" w:lineRule="auto"/>
        <w:ind w:left="4435" w:hanging="240"/>
        <w:rPr>
          <w:rFonts w:ascii="Times New Roman" w:eastAsia="Times New Roman" w:hAnsi="Times New Roman"/>
          <w:color w:val="00B0F0"/>
          <w:sz w:val="24"/>
          <w:rtl/>
          <w:lang w:eastAsia="he-IL"/>
        </w:rPr>
      </w:pP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24F83">
            <w:rPr>
              <w:rFonts w:ascii="Times New Roman" w:eastAsia="Times New Roman" w:hAnsi="Times New Roman"/>
              <w:color w:val="00B0F0"/>
              <w:sz w:val="20"/>
              <w:u w:val="single"/>
              <w:rtl/>
              <w:lang w:eastAsia="he-IL"/>
            </w:rPr>
            <w:t>אמי מתום מהנדסים ויועצים בע"מ</w:t>
          </w:r>
        </w:sdtContent>
      </w:sdt>
    </w:p>
    <w:p w14:paraId="252656E9"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4AE0F24C"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32BC3CA7"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7A6FB3D9"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2A537C3A"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5FD1823A"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037DDE04" w14:textId="77777777" w:rsidR="003E5958" w:rsidRPr="003E5958" w:rsidRDefault="003E5958" w:rsidP="003E5958">
      <w:pPr>
        <w:spacing w:before="0" w:beforeAutospacing="0" w:after="0" w:afterAutospacing="0" w:line="240" w:lineRule="auto"/>
        <w:jc w:val="center"/>
        <w:rPr>
          <w:rFonts w:ascii="Times New Roman" w:eastAsia="Times New Roman" w:hAnsi="Times New Roman"/>
          <w:sz w:val="20"/>
          <w:lang w:eastAsia="he-IL"/>
        </w:rPr>
      </w:pPr>
      <w:r w:rsidRPr="003E5958">
        <w:rPr>
          <w:rFonts w:ascii="Times New Roman" w:eastAsia="Times New Roman" w:hAnsi="Times New Roman" w:hint="cs"/>
          <w:bCs/>
          <w:sz w:val="20"/>
          <w:u w:val="single"/>
          <w:rtl/>
          <w:lang w:eastAsia="he-IL"/>
        </w:rPr>
        <w:lastRenderedPageBreak/>
        <w:t>נספח "ז''</w:t>
      </w:r>
    </w:p>
    <w:p w14:paraId="0EBAE4FF"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32EFBE30"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32601014" w14:textId="77777777" w:rsidR="003E5958" w:rsidRPr="003E5958" w:rsidRDefault="003E5958" w:rsidP="003E5958">
      <w:pPr>
        <w:tabs>
          <w:tab w:val="left" w:pos="283"/>
        </w:tabs>
        <w:spacing w:line="240" w:lineRule="auto"/>
        <w:jc w:val="both"/>
        <w:rPr>
          <w:rFonts w:ascii="David" w:eastAsia="Calibri" w:hAnsi="David"/>
          <w:sz w:val="24"/>
          <w:rtl/>
        </w:rPr>
      </w:pPr>
      <w:r w:rsidRPr="003E595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A55A489"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1.</w:t>
      </w:r>
      <w:r w:rsidRPr="003E5958">
        <w:rPr>
          <w:rFonts w:ascii="David" w:eastAsia="Calibri" w:hAnsi="David" w:hint="cs"/>
          <w:sz w:val="24"/>
          <w:rtl/>
        </w:rPr>
        <w:tab/>
      </w:r>
      <w:r w:rsidRPr="003E5958">
        <w:rPr>
          <w:rFonts w:ascii="David" w:eastAsia="Calibri" w:hAnsi="David" w:hint="cs"/>
          <w:b/>
          <w:bCs/>
          <w:sz w:val="24"/>
          <w:rtl/>
        </w:rPr>
        <w:t>ביטוח אחריות מקצועית</w:t>
      </w:r>
      <w:r w:rsidRPr="003E5958">
        <w:rPr>
          <w:rFonts w:ascii="David" w:eastAsia="Calibri" w:hAnsi="David" w:hint="cs"/>
          <w:sz w:val="24"/>
          <w:rtl/>
        </w:rPr>
        <w:t>, לכיסוי חבותו המקצועית של המתכנן ביחס להתחייבויותיו על פי ההסכם הנדון.</w:t>
      </w:r>
    </w:p>
    <w:p w14:paraId="3295EA5F"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גבול האחריות על פי הפוליסה לא יפחת מ- 4,000,000 ₪  (ארבעה מליון ₪) לאירוע ובסה"כ לתקופת הביטוח.</w:t>
      </w:r>
    </w:p>
    <w:p w14:paraId="3C4D06BE"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20884C2"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2.</w:t>
      </w:r>
      <w:r w:rsidRPr="003E5958">
        <w:rPr>
          <w:rFonts w:ascii="David" w:eastAsia="Calibri" w:hAnsi="David" w:hint="cs"/>
          <w:sz w:val="24"/>
          <w:rtl/>
        </w:rPr>
        <w:tab/>
      </w:r>
      <w:r w:rsidRPr="003E5958">
        <w:rPr>
          <w:rFonts w:ascii="David" w:eastAsia="Calibri" w:hAnsi="David" w:hint="cs"/>
          <w:b/>
          <w:bCs/>
          <w:sz w:val="24"/>
          <w:rtl/>
        </w:rPr>
        <w:t>ביטוח אחריות מעבידים</w:t>
      </w:r>
      <w:r w:rsidRPr="003E595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BD9E93B"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E5958">
        <w:rPr>
          <w:rFonts w:ascii="David" w:eastAsia="Calibri" w:hAnsi="David" w:hint="cs"/>
          <w:sz w:val="24"/>
        </w:rPr>
        <w:t xml:space="preserve"> </w:t>
      </w:r>
      <w:r w:rsidRPr="003E5958">
        <w:rPr>
          <w:rFonts w:ascii="David" w:eastAsia="Calibri" w:hAnsi="David" w:hint="cs"/>
          <w:sz w:val="24"/>
          <w:rtl/>
        </w:rPr>
        <w:t>לעניין קרות תאונת עבודה ו/או מחלה כלשהי</w:t>
      </w:r>
      <w:r w:rsidRPr="003E5958">
        <w:rPr>
          <w:rFonts w:ascii="David" w:eastAsia="Calibri" w:hAnsi="David" w:hint="cs"/>
          <w:sz w:val="24"/>
        </w:rPr>
        <w:t xml:space="preserve"> </w:t>
      </w:r>
      <w:r w:rsidRPr="003E5958">
        <w:rPr>
          <w:rFonts w:ascii="David" w:eastAsia="Calibri" w:hAnsi="David" w:hint="cs"/>
          <w:sz w:val="24"/>
          <w:rtl/>
        </w:rPr>
        <w:t>כי הוא נושא בחובות מעביד כלשהם כלפי מי מעובדי המתכנן.</w:t>
      </w:r>
      <w:r w:rsidRPr="003E5958">
        <w:rPr>
          <w:rFonts w:ascii="David" w:eastAsia="Calibri" w:hAnsi="David" w:hint="cs"/>
          <w:sz w:val="24"/>
          <w:rtl/>
        </w:rPr>
        <w:tab/>
      </w:r>
      <w:r w:rsidRPr="003E5958">
        <w:rPr>
          <w:rFonts w:ascii="David" w:eastAsia="Calibri" w:hAnsi="David" w:hint="cs"/>
          <w:sz w:val="24"/>
          <w:rtl/>
        </w:rPr>
        <w:br/>
      </w:r>
    </w:p>
    <w:p w14:paraId="01D565DD"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3</w:t>
      </w:r>
      <w:r w:rsidRPr="003E5958">
        <w:rPr>
          <w:rFonts w:ascii="David" w:eastAsia="Calibri" w:hAnsi="David" w:hint="cs"/>
          <w:sz w:val="24"/>
          <w:rtl/>
        </w:rPr>
        <w:tab/>
      </w:r>
      <w:r w:rsidRPr="003E5958">
        <w:rPr>
          <w:rFonts w:ascii="David" w:eastAsia="Calibri" w:hAnsi="David" w:hint="cs"/>
          <w:b/>
          <w:bCs/>
          <w:sz w:val="24"/>
          <w:rtl/>
        </w:rPr>
        <w:t>ביטוח אחריות כלפי צד שלישי</w:t>
      </w:r>
      <w:r w:rsidRPr="003E595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72B17233"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כפוף לכל הגבלה בדבר חבות הנובעת מאש, התפוצצות, בהלה, מכשירי הרמה, חבות</w:t>
      </w:r>
      <w:r w:rsidRPr="003E5958">
        <w:rPr>
          <w:rFonts w:ascii="David" w:eastAsia="Calibri" w:hAnsi="David" w:hint="cs"/>
          <w:sz w:val="24"/>
        </w:rPr>
        <w:t xml:space="preserve"> </w:t>
      </w:r>
      <w:r w:rsidRPr="003E5958">
        <w:rPr>
          <w:rFonts w:ascii="David" w:eastAsia="Calibri" w:hAnsi="David" w:hint="cs"/>
          <w:sz w:val="24"/>
          <w:rtl/>
        </w:rPr>
        <w:t>בגין וכלפי קבלנים, קבלני משנה</w:t>
      </w:r>
      <w:r w:rsidRPr="003E5958">
        <w:rPr>
          <w:rFonts w:ascii="David" w:eastAsia="Calibri" w:hAnsi="David" w:hint="cs"/>
          <w:sz w:val="24"/>
        </w:rPr>
        <w:t xml:space="preserve"> </w:t>
      </w:r>
      <w:r w:rsidRPr="003E595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E595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1C770119"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C71DC26"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7175CE5"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lastRenderedPageBreak/>
        <w:t>כמו כן המתכנן מתחייב שהכיסוי על פי הפוליסות לא יבוטל ולא יחול בו שינוי לרעה, אלא אם תימסר הודעה כתובה בדואר רשום לידי המזמין לפחות 60 יום מראש.</w:t>
      </w:r>
    </w:p>
    <w:p w14:paraId="365394C9"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F7FA375" w14:textId="77777777" w:rsidR="003E5958" w:rsidRPr="003E5958" w:rsidRDefault="003E5958" w:rsidP="003E5958">
      <w:pPr>
        <w:jc w:val="both"/>
        <w:rPr>
          <w:rFonts w:ascii="David" w:eastAsia="Calibri" w:hAnsi="David"/>
          <w:sz w:val="24"/>
          <w:rtl/>
        </w:rPr>
      </w:pPr>
      <w:r w:rsidRPr="003E5958">
        <w:rPr>
          <w:rFonts w:ascii="David" w:eastAsia="Calibri" w:hAnsi="David" w:hint="cs"/>
          <w:sz w:val="24"/>
          <w:rtl/>
        </w:rPr>
        <w:t xml:space="preserve"> </w:t>
      </w:r>
    </w:p>
    <w:p w14:paraId="1EAEA170" w14:textId="77777777" w:rsidR="003E5958" w:rsidRPr="003E5958" w:rsidRDefault="003E5958" w:rsidP="003E5958">
      <w:pPr>
        <w:ind w:left="364"/>
        <w:contextualSpacing/>
        <w:rPr>
          <w:rFonts w:ascii="Times New Roman" w:eastAsia="Calibri" w:hAnsi="Times New Roman" w:cs="Arial"/>
          <w:szCs w:val="22"/>
          <w:rtl/>
        </w:rPr>
      </w:pPr>
    </w:p>
    <w:p w14:paraId="2C7408AD"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A7D972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F1CD03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F6CC36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A90C55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EF09285"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E31DD52"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A0466E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5EDB7FE"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BB8449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72C5355"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A85D51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B4CE52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000683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AAB6F7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DDFB50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A31432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EEA3F6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B8F458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26A661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6DA6BD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4683D3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E0181E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AE2799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D5EEEB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DF9D00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3AF8B8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08920E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7BFE36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782F98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6AC4CA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B0444A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DCAB32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447BC0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F044E3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339D51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CAFF0B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4B3CE1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0F6283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E709F7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1A3676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4C2126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44930F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3E5958">
        <w:rPr>
          <w:rFonts w:ascii="Times New Roman" w:eastAsia="Times New Roman" w:hAnsi="Times New Roman"/>
          <w:bCs/>
          <w:sz w:val="24"/>
          <w:u w:val="single"/>
          <w:rtl/>
          <w:lang w:eastAsia="he-IL"/>
        </w:rPr>
        <w:br w:type="page"/>
      </w:r>
    </w:p>
    <w:p w14:paraId="56E95AD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lastRenderedPageBreak/>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514F9AE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75F6D98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E5958" w:rsidRPr="003E5958" w14:paraId="224C0AA9" w14:textId="77777777" w:rsidTr="00124F83">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A04C83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480F53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הנפקת האישור(</w:t>
            </w:r>
            <w:r w:rsidRPr="003E5958">
              <w:rPr>
                <w:rFonts w:ascii="David" w:eastAsia="Calibri" w:hAnsi="David" w:hint="cs"/>
                <w:sz w:val="24"/>
                <w:lang w:eastAsia="he-IL"/>
              </w:rPr>
              <w:t>DD/MM/YYYY</w:t>
            </w:r>
            <w:r w:rsidRPr="003E5958">
              <w:rPr>
                <w:rFonts w:ascii="David" w:eastAsia="Calibri" w:hAnsi="David" w:hint="cs"/>
                <w:sz w:val="24"/>
                <w:rtl/>
                <w:lang w:eastAsia="he-IL"/>
              </w:rPr>
              <w:t>)</w:t>
            </w:r>
          </w:p>
        </w:tc>
      </w:tr>
      <w:tr w:rsidR="003E5958" w:rsidRPr="003E5958" w14:paraId="2698E66C" w14:textId="77777777" w:rsidTr="00124F83">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A41BA6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E5958" w:rsidRPr="003E5958" w14:paraId="46445A2A" w14:textId="77777777" w:rsidTr="00124F83">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2CC916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CF20F6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D45C21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834379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מעמד מבקש האישור*</w:t>
            </w:r>
          </w:p>
        </w:tc>
      </w:tr>
      <w:tr w:rsidR="003E5958" w:rsidRPr="003E5958" w14:paraId="51D937CE" w14:textId="77777777" w:rsidTr="00124F83">
        <w:trPr>
          <w:trHeight w:val="551"/>
        </w:trPr>
        <w:tc>
          <w:tcPr>
            <w:tcW w:w="4068" w:type="dxa"/>
            <w:tcBorders>
              <w:top w:val="single" w:sz="4" w:space="0" w:color="auto"/>
              <w:left w:val="single" w:sz="4" w:space="0" w:color="auto"/>
              <w:bottom w:val="single" w:sz="4" w:space="0" w:color="auto"/>
              <w:right w:val="single" w:sz="4" w:space="0" w:color="auto"/>
            </w:tcBorders>
            <w:hideMark/>
          </w:tcPr>
          <w:p w14:paraId="4743E8B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p w14:paraId="13432D5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33018D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73496BD"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7787ACD2"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שירותים - 085</w:t>
            </w:r>
          </w:p>
          <w:p w14:paraId="2AFDDE2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840BE0F"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16C82642"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מזמין שירותים</w:t>
            </w:r>
          </w:p>
          <w:p w14:paraId="17707F88"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r>
      <w:tr w:rsidR="003E5958" w:rsidRPr="003E5958" w14:paraId="4CC65D3C" w14:textId="77777777" w:rsidTr="00124F83">
        <w:trPr>
          <w:trHeight w:val="571"/>
        </w:trPr>
        <w:tc>
          <w:tcPr>
            <w:tcW w:w="4068" w:type="dxa"/>
            <w:tcBorders>
              <w:top w:val="single" w:sz="4" w:space="0" w:color="auto"/>
              <w:left w:val="single" w:sz="4" w:space="0" w:color="auto"/>
              <w:bottom w:val="single" w:sz="4" w:space="0" w:color="auto"/>
              <w:right w:val="single" w:sz="4" w:space="0" w:color="auto"/>
            </w:tcBorders>
            <w:hideMark/>
          </w:tcPr>
          <w:p w14:paraId="153ECAE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ת.ז./ח.פ./ח.צ.</w:t>
            </w:r>
          </w:p>
          <w:p w14:paraId="24FADD6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70D92D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C604D6"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B46653"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r w:rsidR="003E5958" w:rsidRPr="003E5958" w14:paraId="1C9EDB11" w14:textId="77777777" w:rsidTr="00124F83">
        <w:trPr>
          <w:trHeight w:val="391"/>
        </w:trPr>
        <w:tc>
          <w:tcPr>
            <w:tcW w:w="4068" w:type="dxa"/>
            <w:tcBorders>
              <w:top w:val="single" w:sz="4" w:space="0" w:color="auto"/>
              <w:left w:val="single" w:sz="4" w:space="0" w:color="auto"/>
              <w:bottom w:val="single" w:sz="4" w:space="0" w:color="auto"/>
              <w:right w:val="single" w:sz="4" w:space="0" w:color="auto"/>
            </w:tcBorders>
            <w:hideMark/>
          </w:tcPr>
          <w:p w14:paraId="70F3B3E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מען </w:t>
            </w:r>
          </w:p>
          <w:p w14:paraId="50491DA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00351D5" w14:textId="77777777" w:rsidR="003E5958" w:rsidRPr="003E5958" w:rsidRDefault="003E5958" w:rsidP="003E5958">
            <w:pPr>
              <w:spacing w:before="0" w:beforeAutospacing="0" w:after="0" w:afterAutospacing="0" w:line="240" w:lineRule="auto"/>
              <w:rPr>
                <w:rFonts w:ascii="David" w:eastAsia="Calibri" w:hAnsi="David"/>
                <w:sz w:val="24"/>
                <w:lang w:eastAsia="he-IL"/>
              </w:rPr>
            </w:pPr>
            <w:r w:rsidRPr="003E595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671AC4"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7AA87F"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bl>
    <w:p w14:paraId="1546E73B" w14:textId="77777777" w:rsidR="003E5958" w:rsidRPr="003E5958" w:rsidRDefault="003E5958" w:rsidP="003E595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E5958" w:rsidRPr="003E5958" w14:paraId="0CCEC523" w14:textId="77777777" w:rsidTr="00124F83">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C2183E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כיסויים</w:t>
            </w:r>
          </w:p>
        </w:tc>
      </w:tr>
      <w:tr w:rsidR="003E5958" w:rsidRPr="003E5958" w14:paraId="25B60A54" w14:textId="77777777" w:rsidTr="00124F83">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36D7F5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סוג הביטוח</w:t>
            </w:r>
          </w:p>
          <w:p w14:paraId="4ABC271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p w14:paraId="2F33A30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B00F91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60A2C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51616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213176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175492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B83E6E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כיסויים נוספים בתוקף וביטול חריגים </w:t>
            </w:r>
          </w:p>
          <w:p w14:paraId="2E3E43A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יש לציין קוד כיסוי בהתאם לנספח ד'</w:t>
            </w:r>
          </w:p>
        </w:tc>
      </w:tr>
      <w:tr w:rsidR="003E5958" w:rsidRPr="003E5958" w14:paraId="479C8BFC" w14:textId="77777777" w:rsidTr="00124F83">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3B6F5E2"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D03AFE0"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17EF6E0"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ED1A253"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B4D37C6"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C61826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3D5146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07C3225"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r>
      <w:tr w:rsidR="003E5958" w:rsidRPr="003E5958" w14:paraId="16364422" w14:textId="77777777" w:rsidTr="00124F83">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BB3148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027013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3667F1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E263C3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BE2093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989468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263429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4FE98BC"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304/302/307/315/328/329/321/309</w:t>
            </w:r>
          </w:p>
        </w:tc>
      </w:tr>
      <w:tr w:rsidR="003E5958" w:rsidRPr="003E5958" w14:paraId="0462761E" w14:textId="77777777" w:rsidTr="00124F83">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AE08C0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369449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879DA8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5C06BC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1F417E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C46960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AF61D2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EC84742"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304/302/309/308/328/321</w:t>
            </w:r>
          </w:p>
        </w:tc>
      </w:tr>
      <w:tr w:rsidR="003E5958" w:rsidRPr="003E5958" w14:paraId="5B7ECCB9" w14:textId="77777777" w:rsidTr="00124F83">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059FFE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7BAA100"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DBF484E"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E45A0DD"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03937E6"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E221E8A"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r w:rsidRPr="003E595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DFA5F8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92F027A" w14:textId="77777777" w:rsidR="003E5958" w:rsidRPr="003E5958" w:rsidRDefault="003E5958" w:rsidP="003E5958">
            <w:pPr>
              <w:spacing w:before="0" w:beforeAutospacing="0" w:after="0" w:afterAutospacing="0" w:line="240" w:lineRule="auto"/>
              <w:ind w:left="50" w:right="78"/>
              <w:rPr>
                <w:rFonts w:ascii="David" w:eastAsia="Calibri" w:hAnsi="David"/>
                <w:bCs/>
                <w:strike/>
                <w:sz w:val="24"/>
                <w:rtl/>
                <w:lang w:eastAsia="he-IL"/>
              </w:rPr>
            </w:pPr>
            <w:r w:rsidRPr="003E5958">
              <w:rPr>
                <w:rFonts w:ascii="David" w:eastAsia="Calibri" w:hAnsi="David" w:hint="cs"/>
                <w:bCs/>
                <w:sz w:val="24"/>
                <w:rtl/>
                <w:lang w:eastAsia="he-IL"/>
              </w:rPr>
              <w:t>302/318/328/332/301/303/325/326/327/321</w:t>
            </w:r>
          </w:p>
        </w:tc>
      </w:tr>
    </w:tbl>
    <w:p w14:paraId="2A80BD36" w14:textId="77777777" w:rsidR="003E5958" w:rsidRPr="003E5958" w:rsidRDefault="003E5958" w:rsidP="003E595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760A06A1" w14:textId="77777777" w:rsidTr="00124F83">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7E77897"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3E5958">
              <w:rPr>
                <w:rFonts w:ascii="David" w:eastAsia="Calibri" w:hAnsi="David" w:hint="cs"/>
                <w:bCs/>
                <w:sz w:val="24"/>
                <w:rtl/>
                <w:lang w:eastAsia="he-IL"/>
              </w:rPr>
              <w:t>ג'</w:t>
            </w:r>
            <w:r w:rsidRPr="003E5958">
              <w:rPr>
                <w:rFonts w:ascii="David" w:eastAsia="Calibri" w:hAnsi="David" w:hint="cs"/>
                <w:b/>
                <w:sz w:val="24"/>
                <w:rtl/>
                <w:lang w:eastAsia="he-IL"/>
              </w:rPr>
              <w:t>)*:</w:t>
            </w:r>
          </w:p>
        </w:tc>
      </w:tr>
      <w:tr w:rsidR="003E5958" w:rsidRPr="003E5958" w14:paraId="06100C50" w14:textId="77777777" w:rsidTr="00124F83">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9AD3D27"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038</w:t>
            </w:r>
          </w:p>
        </w:tc>
      </w:tr>
    </w:tbl>
    <w:p w14:paraId="30B51861" w14:textId="77777777" w:rsidR="003E5958" w:rsidRPr="003E5958" w:rsidRDefault="003E5958" w:rsidP="003E595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5AA8A1F3" w14:textId="77777777" w:rsidTr="00124F83">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E75075F" w14:textId="77777777" w:rsidR="003E5958" w:rsidRPr="003E5958" w:rsidRDefault="003E5958" w:rsidP="003E5958">
            <w:pPr>
              <w:spacing w:before="0" w:beforeAutospacing="0" w:after="0" w:afterAutospacing="0" w:line="240" w:lineRule="auto"/>
              <w:ind w:left="50" w:right="78"/>
              <w:rPr>
                <w:rFonts w:ascii="David" w:eastAsia="Calibri" w:hAnsi="David"/>
                <w:b/>
                <w:sz w:val="24"/>
                <w:lang w:eastAsia="he-IL"/>
              </w:rPr>
            </w:pPr>
            <w:r w:rsidRPr="003E5958">
              <w:rPr>
                <w:rFonts w:ascii="David" w:eastAsia="Calibri" w:hAnsi="David" w:hint="cs"/>
                <w:b/>
                <w:sz w:val="24"/>
                <w:rtl/>
                <w:lang w:eastAsia="he-IL"/>
              </w:rPr>
              <w:lastRenderedPageBreak/>
              <w:t>חתימת האישור</w:t>
            </w:r>
          </w:p>
        </w:tc>
      </w:tr>
      <w:tr w:rsidR="003E5958" w:rsidRPr="003E5958" w14:paraId="19B3FDAA" w14:textId="77777777" w:rsidTr="00124F83">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259CA56"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המבטח:</w:t>
            </w:r>
          </w:p>
        </w:tc>
      </w:tr>
    </w:tbl>
    <w:p w14:paraId="291733FB" w14:textId="77777777" w:rsidR="003E5958" w:rsidRDefault="003E5958" w:rsidP="003E5958">
      <w:pPr>
        <w:spacing w:before="0" w:beforeAutospacing="0" w:after="200" w:afterAutospacing="0" w:line="276" w:lineRule="auto"/>
        <w:rPr>
          <w:rFonts w:ascii="David" w:eastAsia="Calibri" w:hAnsi="David"/>
          <w:b/>
          <w:bCs/>
          <w:sz w:val="24"/>
          <w:u w:val="single"/>
          <w:rtl/>
          <w:lang w:eastAsia="he-IL"/>
        </w:rPr>
      </w:pPr>
    </w:p>
    <w:p w14:paraId="7A31FA20" w14:textId="77777777" w:rsidR="003E5958" w:rsidRPr="003E5958" w:rsidRDefault="003E5958" w:rsidP="003E5958">
      <w:pPr>
        <w:spacing w:before="0" w:beforeAutospacing="0" w:after="200" w:afterAutospacing="0" w:line="276" w:lineRule="auto"/>
        <w:rPr>
          <w:rFonts w:ascii="David" w:eastAsia="Calibri" w:hAnsi="David"/>
          <w:b/>
          <w:bCs/>
          <w:sz w:val="24"/>
          <w:u w:val="single"/>
          <w:rtl/>
          <w:lang w:eastAsia="he-IL"/>
        </w:rPr>
      </w:pPr>
      <w:r w:rsidRPr="003E5958">
        <w:rPr>
          <w:rFonts w:ascii="David" w:eastAsia="Calibri" w:hAnsi="David" w:hint="cs"/>
          <w:b/>
          <w:bCs/>
          <w:sz w:val="24"/>
          <w:u w:val="single"/>
          <w:rtl/>
          <w:lang w:eastAsia="he-IL"/>
        </w:rPr>
        <w:t xml:space="preserve">* באישור ביטוח כללי </w:t>
      </w:r>
      <w:r w:rsidRPr="003E595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6DCBEB6B" w14:textId="77777777" w:rsidTr="00124F83">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A558493"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ביטול/שינוי הפוליסה *</w:t>
            </w:r>
          </w:p>
        </w:tc>
      </w:tr>
      <w:tr w:rsidR="003E5958" w:rsidRPr="003E5958" w14:paraId="57FA3057" w14:textId="77777777" w:rsidTr="00124F83">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31356EA" w14:textId="77777777" w:rsidR="003E5958" w:rsidRPr="003E5958" w:rsidRDefault="003E5958" w:rsidP="003E5958">
            <w:pPr>
              <w:spacing w:before="0" w:beforeAutospacing="0" w:after="0" w:afterAutospacing="0" w:line="240" w:lineRule="auto"/>
              <w:rPr>
                <w:rFonts w:ascii="David" w:eastAsia="Calibri" w:hAnsi="David"/>
                <w:bCs/>
                <w:sz w:val="24"/>
                <w:rtl/>
                <w:lang w:eastAsia="he-IL"/>
              </w:rPr>
            </w:pPr>
            <w:r w:rsidRPr="003E5958">
              <w:rPr>
                <w:rFonts w:ascii="David" w:eastAsia="Calibri" w:hAnsi="David" w:hint="cs"/>
                <w:b/>
                <w:sz w:val="24"/>
                <w:rtl/>
                <w:lang w:eastAsia="he-IL"/>
              </w:rPr>
              <w:t xml:space="preserve">שינוי לרעת מבקש האישור או ביטול של פוליסת ביטוח,  לא ייכנס לתוקף אלא </w:t>
            </w:r>
            <w:r w:rsidRPr="003E5958">
              <w:rPr>
                <w:rFonts w:ascii="David" w:eastAsia="Calibri" w:hAnsi="David" w:hint="cs"/>
                <w:bCs/>
                <w:sz w:val="24"/>
                <w:rtl/>
                <w:lang w:eastAsia="he-IL"/>
              </w:rPr>
              <w:t>30 יום</w:t>
            </w:r>
            <w:r w:rsidRPr="003E5958">
              <w:rPr>
                <w:rFonts w:ascii="David" w:eastAsia="Calibri" w:hAnsi="David" w:hint="cs"/>
                <w:b/>
                <w:sz w:val="24"/>
                <w:rtl/>
                <w:lang w:eastAsia="he-IL"/>
              </w:rPr>
              <w:t xml:space="preserve"> לאחר משלוח הודעה למבקש האישור בדבר השינוי או הביטול.</w:t>
            </w:r>
          </w:p>
        </w:tc>
      </w:tr>
    </w:tbl>
    <w:p w14:paraId="341D5193" w14:textId="77777777" w:rsidR="003E5958" w:rsidRPr="003E5958" w:rsidRDefault="003E5958" w:rsidP="003E5958">
      <w:pPr>
        <w:spacing w:before="0" w:beforeAutospacing="0" w:after="200" w:afterAutospacing="0" w:line="276" w:lineRule="auto"/>
        <w:rPr>
          <w:rFonts w:ascii="David" w:eastAsia="Calibri" w:hAnsi="David"/>
          <w:sz w:val="24"/>
          <w:rtl/>
          <w:lang w:eastAsia="he-IL"/>
        </w:rPr>
      </w:pPr>
    </w:p>
    <w:p w14:paraId="63CF315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4"/>
          <w:rtl/>
          <w:lang w:eastAsia="he-IL"/>
        </w:rPr>
      </w:pPr>
    </w:p>
    <w:p w14:paraId="1EA3E41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107317C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2A63448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3D4964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43B00A8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539050A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273FE2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6EACB7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88C0971"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F5307E5"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6F62BFD8" w14:textId="77777777" w:rsidR="003E5958" w:rsidRDefault="003E5958"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3A66B1A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10B990E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39F8F43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1EBCC27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A7CE75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34C47AA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70A153E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781C57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724745D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334FDDA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9F7AD6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4DC34E4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89F1D8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6B3C000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7D9294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6110D5C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DE5A5B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4E13D57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9F2257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0993B57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A4BC3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04D66A9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0C41B6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6E5CAC4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44B122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7F03398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9C1E8A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5F06F99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9A265D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562A656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380773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626A09D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90851E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6F3BBC4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1B1C43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7BC100E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64C0A4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1E337C3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8323BA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7A283DED"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74DCA46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4F9B240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DC23E6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6FE15DD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3DA128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500627B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72DE9A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576872A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D03F844" w14:textId="6B52D781" w:rsidR="00590FDD" w:rsidRPr="00590FDD" w:rsidRDefault="00590FDD" w:rsidP="008D73C2">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lastRenderedPageBreak/>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w:t>
      </w:r>
    </w:p>
    <w:p w14:paraId="7C5822F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C433F6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1AE3C65B"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F3D618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60D37B64"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2C319521" w14:textId="1CE332B7" w:rsidR="00590FDD" w:rsidRPr="00590FDD" w:rsidRDefault="008D73C2" w:rsidP="008D73C2">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Pr>
          <w:rFonts w:ascii="Times New Roman" w:eastAsia="Times New Roman" w:hAnsi="Times New Roman" w:hint="cs"/>
          <w:sz w:val="24"/>
          <w:rtl/>
          <w:lang w:eastAsia="he-IL"/>
        </w:rPr>
        <w:t>מבוטל.</w:t>
      </w:r>
    </w:p>
    <w:p w14:paraId="0532D8C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AB1F55A" w14:textId="3E0883DA" w:rsidR="00590FDD" w:rsidRPr="00590FDD" w:rsidRDefault="008D73C2"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Pr>
          <w:rFonts w:ascii="Times New Roman" w:eastAsia="Times New Roman" w:hAnsi="Times New Roman" w:hint="cs"/>
          <w:sz w:val="24"/>
          <w:rtl/>
          <w:lang w:eastAsia="he-IL"/>
        </w:rPr>
        <w:t>מבוטל.</w:t>
      </w:r>
    </w:p>
    <w:p w14:paraId="681E28A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809856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504F7CE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476DA5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2EA33F8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7C9FF6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2B5803F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A9BC8C7" w14:textId="2BE45E88" w:rsidR="00590FDD" w:rsidRPr="00590FDD" w:rsidRDefault="008D73C2"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מבוטל</w:t>
      </w:r>
      <w:r w:rsidR="00590FDD" w:rsidRPr="00590FDD">
        <w:rPr>
          <w:rFonts w:ascii="Times New Roman" w:eastAsia="Times New Roman" w:hAnsi="Times New Roman"/>
          <w:sz w:val="24"/>
          <w:rtl/>
          <w:lang w:eastAsia="he-IL"/>
        </w:rPr>
        <w:t>.</w:t>
      </w:r>
    </w:p>
    <w:p w14:paraId="75727C24"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441168F7" w14:textId="58CFE77D" w:rsidR="00590FDD" w:rsidRPr="00590FDD" w:rsidRDefault="008D73C2"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מבוטל.</w:t>
      </w:r>
    </w:p>
    <w:p w14:paraId="6AF4972E"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4458BC8B" w14:textId="3AEAD7E1" w:rsidR="00590FDD" w:rsidRPr="00590FDD" w:rsidRDefault="008D73C2"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מבוטל.</w:t>
      </w:r>
    </w:p>
    <w:p w14:paraId="1B45EBA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46E204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6FD885D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092E78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7EC9649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F24A4F6" w14:textId="796C8B9D" w:rsidR="00590FDD" w:rsidRPr="00590FDD" w:rsidRDefault="008D73C2"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מבוטל</w:t>
      </w:r>
      <w:r w:rsidR="00590FDD" w:rsidRPr="00590FDD">
        <w:rPr>
          <w:rFonts w:ascii="Times New Roman" w:eastAsia="Times New Roman" w:hAnsi="Times New Roman"/>
          <w:sz w:val="24"/>
          <w:rtl/>
          <w:lang w:eastAsia="he-IL"/>
        </w:rPr>
        <w:t>.</w:t>
      </w:r>
    </w:p>
    <w:p w14:paraId="0BD93C8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7F39B47" w14:textId="7BAD8980" w:rsidR="00590FDD" w:rsidRPr="00590FDD" w:rsidRDefault="008D73C2"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מבוטל.</w:t>
      </w:r>
      <w:bookmarkStart w:id="6" w:name="_GoBack"/>
      <w:bookmarkEnd w:id="6"/>
    </w:p>
    <w:p w14:paraId="4798A7E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66EB3E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1FF823A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D7C476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p>
    <w:p w14:paraId="73CC5225"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0784ED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2274D86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779DF85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4E58E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12B44B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9B1704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172DF44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900BAA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0C06873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17E394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1268FD2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0C5051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0161B647"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1C9A70A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BDF71C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61BF75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29EC3DA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705743F"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57499384"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3CAD07BE"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550EE73A"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37C988CB"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9919CB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2366242"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B648440"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4A3251E8" w14:textId="1801C2AD" w:rsidR="004E32D2" w:rsidRPr="004E32D2" w:rsidRDefault="00C3519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D73C2">
            <w:rPr>
              <w:rFonts w:ascii="Times New Roman" w:eastAsia="Times New Roman" w:hAnsi="Times New Roman" w:hint="cs"/>
              <w:color w:val="008000"/>
              <w:sz w:val="24"/>
              <w:rtl/>
              <w:lang w:eastAsia="he-IL"/>
            </w:rPr>
            <w:br/>
            <w:t>א.מ. ישראל מגורים יזמות בע"מ</w:t>
          </w:r>
          <w:r w:rsidR="008D73C2">
            <w:rPr>
              <w:rFonts w:ascii="Times New Roman" w:eastAsia="Times New Roman" w:hAnsi="Times New Roman" w:hint="cs"/>
              <w:color w:val="008000"/>
              <w:sz w:val="24"/>
              <w:rtl/>
              <w:lang w:eastAsia="he-IL"/>
            </w:rPr>
            <w:br/>
            <w:t>יוני נתניהו 1 אור יהודה</w:t>
          </w:r>
          <w:r w:rsidR="008D73C2">
            <w:rPr>
              <w:rFonts w:ascii="Times New Roman" w:eastAsia="Times New Roman" w:hAnsi="Times New Roman" w:hint="cs"/>
              <w:color w:val="008000"/>
              <w:sz w:val="24"/>
              <w:rtl/>
              <w:lang w:eastAsia="he-IL"/>
            </w:rPr>
            <w:br/>
            <w:t>514957794</w:t>
          </w:r>
        </w:sdtContent>
      </w:sdt>
      <w:r w:rsidR="004E32D2" w:rsidRPr="004E32D2">
        <w:rPr>
          <w:rFonts w:ascii="Times New Roman" w:eastAsia="Times New Roman" w:hAnsi="Times New Roman" w:hint="cs"/>
          <w:color w:val="008000"/>
          <w:sz w:val="24"/>
          <w:rtl/>
          <w:lang w:eastAsia="he-IL"/>
        </w:rPr>
        <w:br/>
      </w:r>
    </w:p>
    <w:p w14:paraId="077D1623"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64C702EC"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1C7F924"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FADB903"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69F8740"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1146FF4" w14:textId="77777777"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24F83">
            <w:rPr>
              <w:rFonts w:ascii="Times New Roman" w:eastAsia="Times New Roman" w:hAnsi="Times New Roman"/>
              <w:color w:val="008000"/>
              <w:sz w:val="24"/>
              <w:rtl/>
              <w:lang w:eastAsia="he-IL"/>
            </w:rPr>
            <w:t>אמי מתום מהנדסים ויועצים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77961">
            <w:rPr>
              <w:rFonts w:ascii="Times New Roman" w:eastAsia="Times New Roman" w:hAnsi="Times New Roman"/>
              <w:color w:val="008000"/>
              <w:sz w:val="24"/>
              <w:rtl/>
              <w:lang w:eastAsia="he-IL"/>
            </w:rPr>
            <w:t>נס ציונה מחיר למשתכן</w:t>
          </w:r>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4E32D2">
            <w:rPr>
              <w:rFonts w:cstheme="minorBidi"/>
              <w:color w:val="00B0F0"/>
              <w:rtl/>
            </w:rPr>
            <w:t>[תיאור עבודה]</w:t>
          </w:r>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2817A4F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2E20F3A5"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12FDF3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49294B2"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65F637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4773D77"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1D7E06C1"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6D5CBCB"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2F7EEA1"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0C8A860F" w14:textId="77777777" w:rsidR="004E32D2" w:rsidRPr="004E32D2" w:rsidRDefault="00C35192"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24F83">
            <w:rPr>
              <w:rFonts w:ascii="Times New Roman" w:eastAsia="Times New Roman" w:hAnsi="Times New Roman"/>
              <w:color w:val="00B0F0"/>
              <w:sz w:val="20"/>
              <w:u w:val="single"/>
              <w:rtl/>
              <w:lang w:eastAsia="he-IL"/>
            </w:rPr>
            <w:t>אמי מתום מהנדסים ויועצים בע"מ</w:t>
          </w:r>
        </w:sdtContent>
      </w:sdt>
    </w:p>
    <w:p w14:paraId="3945B2AF"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41E4B71F"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7E51E80A"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273FC849"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54F36DB6"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19C4CD1D"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2DFD9DE3" w14:textId="0FF0357B"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D73C2">
            <w:rPr>
              <w:rFonts w:ascii="Times New Roman" w:eastAsia="Times New Roman" w:hAnsi="Times New Roman" w:hint="cs"/>
              <w:color w:val="008000"/>
              <w:sz w:val="24"/>
              <w:rtl/>
              <w:lang w:eastAsia="he-IL"/>
            </w:rPr>
            <w:br/>
            <w:t>א.מ. ישראל מגורים יזמות בע"מ</w:t>
          </w:r>
          <w:r w:rsidR="008D73C2">
            <w:rPr>
              <w:rFonts w:ascii="Times New Roman" w:eastAsia="Times New Roman" w:hAnsi="Times New Roman" w:hint="cs"/>
              <w:color w:val="008000"/>
              <w:sz w:val="24"/>
              <w:rtl/>
              <w:lang w:eastAsia="he-IL"/>
            </w:rPr>
            <w:br/>
            <w:t>יוני נתניהו 1 אור יהודה</w:t>
          </w:r>
          <w:r w:rsidR="008D73C2">
            <w:rPr>
              <w:rFonts w:ascii="Times New Roman" w:eastAsia="Times New Roman" w:hAnsi="Times New Roman" w:hint="cs"/>
              <w:color w:val="008000"/>
              <w:sz w:val="24"/>
              <w:rtl/>
              <w:lang w:eastAsia="he-IL"/>
            </w:rPr>
            <w:br/>
            <w:t>514957794</w:t>
          </w:r>
        </w:sdtContent>
      </w:sdt>
    </w:p>
    <w:p w14:paraId="759EEAD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6CA386E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587C300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F4C499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577961">
            <w:rPr>
              <w:rFonts w:ascii="Times New Roman" w:eastAsia="Times New Roman" w:hAnsi="Times New Roman" w:hint="cs"/>
              <w:color w:val="008000"/>
              <w:sz w:val="24"/>
              <w:rtl/>
              <w:lang w:eastAsia="he-IL"/>
            </w:rPr>
            <w:t>נס ציונה מחיר למשתכן</w:t>
          </w:r>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1CB05B7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34B262E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A896DB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542127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2CB400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1A648D3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E891DD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D4A8BD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7FE261B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ACB50F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4EE097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4AED1B9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548BDD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52A77AE1"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7E21F628"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77ED565D"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6717151C"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7B91BF97"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24F83">
            <w:rPr>
              <w:rFonts w:ascii="Times New Roman" w:eastAsia="Times New Roman" w:hAnsi="Times New Roman"/>
              <w:color w:val="00B0F0"/>
              <w:sz w:val="20"/>
              <w:u w:val="single"/>
              <w:rtl/>
              <w:lang w:eastAsia="he-IL"/>
            </w:rPr>
            <w:t>אמי מתום מהנדסים ויועצים בע"מ</w:t>
          </w:r>
        </w:sdtContent>
      </w:sdt>
    </w:p>
    <w:p w14:paraId="216FFDB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064304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E9C66A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11C3A7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42FAC60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298D1274"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2409C04A"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252289B0"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3908DE42"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24436218"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4816FD9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50AB57D" w14:textId="77777777" w:rsidR="001A69D5" w:rsidRPr="00590FDD" w:rsidRDefault="001A69D5" w:rsidP="00590FDD"/>
    <w:sectPr w:rsidR="001A69D5" w:rsidRPr="00590FDD" w:rsidSect="008D73C2">
      <w:headerReference w:type="default" r:id="rId14"/>
      <w:footerReference w:type="default" r:id="rId15"/>
      <w:pgSz w:w="11906" w:h="16838"/>
      <w:pgMar w:top="1418"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B45D6D" w14:textId="77777777" w:rsidR="00C35192" w:rsidRDefault="00C35192" w:rsidP="00AF234B">
      <w:pPr>
        <w:spacing w:before="0" w:after="0" w:line="240" w:lineRule="auto"/>
      </w:pPr>
      <w:r>
        <w:separator/>
      </w:r>
    </w:p>
  </w:endnote>
  <w:endnote w:type="continuationSeparator" w:id="0">
    <w:p w14:paraId="0E73CF55" w14:textId="77777777" w:rsidR="00C35192" w:rsidRDefault="00C35192" w:rsidP="00AF234B">
      <w:pPr>
        <w:spacing w:before="0" w:after="0" w:line="240" w:lineRule="auto"/>
      </w:pPr>
      <w:r>
        <w:continuationSeparator/>
      </w:r>
    </w:p>
  </w:endnote>
  <w:endnote w:type="continuationNotice" w:id="1">
    <w:p w14:paraId="0403685F" w14:textId="77777777" w:rsidR="00C35192" w:rsidRDefault="00C3519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C35192" w:rsidRPr="00C30116" w14:paraId="6AE58B60" w14:textId="77777777" w:rsidTr="00C30116">
      <w:tc>
        <w:tcPr>
          <w:tcW w:w="810" w:type="dxa"/>
        </w:tcPr>
        <w:p w14:paraId="4A2B5CC4"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84759522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419" w:type="dxa"/>
            </w:tcPr>
            <w:p w14:paraId="7C92B2D3" w14:textId="77777777" w:rsidR="00C35192" w:rsidRPr="00C30116" w:rsidRDefault="00C35192" w:rsidP="00577961">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hint="cs"/>
                  <w:color w:val="00B0F0"/>
                  <w:sz w:val="20"/>
                  <w:szCs w:val="20"/>
                  <w:rtl/>
                </w:rPr>
                <w:t>א.מ ישראל מגורים יזמות בע"מ</w:t>
              </w:r>
            </w:p>
          </w:tc>
        </w:sdtContent>
      </w:sdt>
      <w:tc>
        <w:tcPr>
          <w:tcW w:w="2810" w:type="dxa"/>
        </w:tcPr>
        <w:p w14:paraId="22E350E0"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601240460"/>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קונסטרוקציה</w:t>
              </w:r>
            </w:sdtContent>
          </w:sdt>
        </w:p>
      </w:tc>
      <w:tc>
        <w:tcPr>
          <w:tcW w:w="229" w:type="dxa"/>
        </w:tcPr>
        <w:p w14:paraId="05A25D8C" w14:textId="77777777" w:rsidR="00C35192" w:rsidRPr="00C30116" w:rsidRDefault="00C35192"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40EB71DE"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18998574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467" w:type="dxa"/>
            </w:tcPr>
            <w:p w14:paraId="237C195B" w14:textId="3B79484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del w:id="7" w:author="Kook Sec" w:date="2023-01-19T08:54:00Z">
                <w:r w:rsidDel="00C35192">
                  <w:rPr>
                    <w:rFonts w:ascii="David" w:hAnsi="David" w:cstheme="minorBidi" w:hint="cs"/>
                    <w:sz w:val="20"/>
                    <w:szCs w:val="20"/>
                  </w:rPr>
                  <w:delText>CONT-5-662</w:delText>
                </w:r>
              </w:del>
              <w:ins w:id="8" w:author="Kook Sec" w:date="2023-01-19T08:54:00Z">
                <w:r>
                  <w:rPr>
                    <w:rFonts w:ascii="David" w:hAnsi="David" w:cstheme="minorBidi" w:hint="cs"/>
                    <w:sz w:val="20"/>
                    <w:szCs w:val="20"/>
                  </w:rPr>
                  <w:t>CO</w:t>
                </w:r>
                <w:r>
                  <w:rPr>
                    <w:rFonts w:ascii="David" w:hAnsi="David" w:cstheme="minorBidi" w:hint="cs"/>
                    <w:sz w:val="20"/>
                    <w:szCs w:val="20"/>
                    <w:rtl/>
                  </w:rPr>
                  <w:t>NT-10-2107</w:t>
                </w:r>
              </w:ins>
            </w:p>
          </w:tc>
        </w:sdtContent>
      </w:sdt>
    </w:tr>
    <w:tr w:rsidR="00C35192" w:rsidRPr="00C30116" w14:paraId="08A589DC" w14:textId="77777777" w:rsidTr="00C30116">
      <w:tc>
        <w:tcPr>
          <w:tcW w:w="810" w:type="dxa"/>
        </w:tcPr>
        <w:p w14:paraId="0320E17B"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886100372"/>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19" w:type="dxa"/>
            </w:tcPr>
            <w:p w14:paraId="1F76EC0D" w14:textId="77777777" w:rsidR="00C35192" w:rsidRPr="00C30116" w:rsidRDefault="00C35192"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אמי מתום מהנדסים ויועצים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35192" w:rsidRPr="00C30116" w14:paraId="675AFA92" w14:textId="77777777" w:rsidTr="007835AC">
            <w:trPr>
              <w:trHeight w:val="201"/>
            </w:trPr>
            <w:tc>
              <w:tcPr>
                <w:tcW w:w="926" w:type="dxa"/>
              </w:tcPr>
              <w:p w14:paraId="304A6353"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91936941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0D14543" w14:textId="3E60BC2C" w:rsidR="00C35192" w:rsidRPr="00C30116" w:rsidRDefault="00C35192" w:rsidP="00C30116">
                    <w:pPr>
                      <w:tabs>
                        <w:tab w:val="center" w:pos="4153"/>
                        <w:tab w:val="right" w:pos="8306"/>
                      </w:tabs>
                      <w:spacing w:before="0" w:after="0" w:line="240" w:lineRule="auto"/>
                      <w:ind w:left="1" w:hanging="1"/>
                      <w:rPr>
                        <w:rFonts w:ascii="David" w:hAnsi="David" w:cstheme="minorBidi"/>
                        <w:color w:val="00B0F0"/>
                        <w:sz w:val="20"/>
                        <w:szCs w:val="20"/>
                        <w:rtl/>
                      </w:rPr>
                    </w:pPr>
                    <w:r>
                      <w:rPr>
                        <w:rFonts w:ascii="David" w:hAnsi="David" w:cstheme="minorBidi"/>
                        <w:color w:val="00B0F0"/>
                        <w:sz w:val="20"/>
                        <w:szCs w:val="20"/>
                        <w:rtl/>
                      </w:rPr>
                      <w:t>0.3</w:t>
                    </w:r>
                  </w:p>
                </w:tc>
              </w:sdtContent>
            </w:sdt>
          </w:tr>
        </w:tbl>
        <w:p w14:paraId="284BAE13"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7A61CC1E"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14E0841A"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04388DD3" w14:textId="168EC290" w:rsidR="00C35192" w:rsidRPr="00C30116" w:rsidRDefault="00C35192"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140560157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cstheme="minorBidi"/>
                  <w:sz w:val="20"/>
                  <w:szCs w:val="20"/>
                  <w:rtl/>
                </w:rPr>
                <w:t>3;#</w:t>
              </w:r>
              <w:r>
                <w:rPr>
                  <w:rFonts w:ascii="David" w:hAnsi="David" w:cstheme="minorBidi"/>
                  <w:sz w:val="20"/>
                  <w:szCs w:val="20"/>
                </w:rPr>
                <w:t>Draft</w:t>
              </w:r>
            </w:sdtContent>
          </w:sdt>
        </w:p>
      </w:tc>
    </w:tr>
    <w:tr w:rsidR="00C35192" w:rsidRPr="00C30116" w14:paraId="06359AA0" w14:textId="77777777" w:rsidTr="00C30116">
      <w:trPr>
        <w:trHeight w:val="80"/>
      </w:trPr>
      <w:tc>
        <w:tcPr>
          <w:tcW w:w="810" w:type="dxa"/>
        </w:tcPr>
        <w:p w14:paraId="51A664DC"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77781EA4" w14:textId="77777777" w:rsidR="00C35192" w:rsidRPr="00C30116" w:rsidRDefault="00C35192"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563C67CC"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6666DE70"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13706D05"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5B1315BB" w14:textId="77777777" w:rsidR="00C35192" w:rsidRPr="00C30116" w:rsidRDefault="00C35192" w:rsidP="00C30116">
          <w:pPr>
            <w:tabs>
              <w:tab w:val="center" w:pos="4153"/>
              <w:tab w:val="right" w:pos="8306"/>
            </w:tabs>
            <w:spacing w:before="0" w:after="0" w:line="240" w:lineRule="auto"/>
            <w:rPr>
              <w:rFonts w:ascii="David" w:hAnsi="David" w:cstheme="minorBidi"/>
              <w:sz w:val="20"/>
              <w:szCs w:val="20"/>
              <w:rtl/>
            </w:rPr>
          </w:pPr>
        </w:p>
      </w:tc>
    </w:tr>
  </w:tbl>
  <w:p w14:paraId="5179B0FC" w14:textId="77777777" w:rsidR="00C35192" w:rsidRPr="00C30116" w:rsidRDefault="00C35192"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62407B" w14:textId="77777777" w:rsidR="00C35192" w:rsidRDefault="00C35192" w:rsidP="00AF234B">
      <w:pPr>
        <w:spacing w:before="0" w:after="0" w:line="240" w:lineRule="auto"/>
      </w:pPr>
      <w:r>
        <w:separator/>
      </w:r>
    </w:p>
  </w:footnote>
  <w:footnote w:type="continuationSeparator" w:id="0">
    <w:p w14:paraId="13A5EAEB" w14:textId="77777777" w:rsidR="00C35192" w:rsidRDefault="00C35192" w:rsidP="00AF234B">
      <w:pPr>
        <w:spacing w:before="0" w:after="0" w:line="240" w:lineRule="auto"/>
      </w:pPr>
      <w:r>
        <w:continuationSeparator/>
      </w:r>
    </w:p>
  </w:footnote>
  <w:footnote w:type="continuationNotice" w:id="1">
    <w:p w14:paraId="1C886DC7" w14:textId="77777777" w:rsidR="00C35192" w:rsidRDefault="00C35192">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01786847"/>
      <w:docPartObj>
        <w:docPartGallery w:val="Page Numbers (Top of Page)"/>
        <w:docPartUnique/>
      </w:docPartObj>
    </w:sdtPr>
    <w:sdtContent>
      <w:p w14:paraId="0227CFD3" w14:textId="77777777" w:rsidR="00C35192" w:rsidRDefault="00C35192" w:rsidP="00CF334C">
        <w:pPr>
          <w:pStyle w:val="a3"/>
          <w:jc w:val="center"/>
        </w:pPr>
        <w:r>
          <w:fldChar w:fldCharType="begin"/>
        </w:r>
        <w:r>
          <w:instrText xml:space="preserve"> PAGE   \* MERGEFORMAT </w:instrText>
        </w:r>
        <w:r>
          <w:fldChar w:fldCharType="separate"/>
        </w:r>
        <w:r w:rsidR="008D73C2">
          <w:rPr>
            <w:noProof/>
            <w:rtl/>
          </w:rPr>
          <w:t>45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00FA"/>
    <w:rsid w:val="00047BB3"/>
    <w:rsid w:val="000555DD"/>
    <w:rsid w:val="00124F83"/>
    <w:rsid w:val="00134C85"/>
    <w:rsid w:val="001835AB"/>
    <w:rsid w:val="001A0C3C"/>
    <w:rsid w:val="001A69D5"/>
    <w:rsid w:val="00214ACF"/>
    <w:rsid w:val="00272745"/>
    <w:rsid w:val="002B2234"/>
    <w:rsid w:val="00302486"/>
    <w:rsid w:val="003E5958"/>
    <w:rsid w:val="0041116D"/>
    <w:rsid w:val="004751C6"/>
    <w:rsid w:val="004D7130"/>
    <w:rsid w:val="004E3045"/>
    <w:rsid w:val="004E32D2"/>
    <w:rsid w:val="00521A6A"/>
    <w:rsid w:val="005236CE"/>
    <w:rsid w:val="005475D8"/>
    <w:rsid w:val="00552E11"/>
    <w:rsid w:val="00553085"/>
    <w:rsid w:val="00577961"/>
    <w:rsid w:val="00590FDD"/>
    <w:rsid w:val="005D6301"/>
    <w:rsid w:val="005E154C"/>
    <w:rsid w:val="00666119"/>
    <w:rsid w:val="0072103C"/>
    <w:rsid w:val="007835AC"/>
    <w:rsid w:val="00853FB4"/>
    <w:rsid w:val="00880F70"/>
    <w:rsid w:val="0088392C"/>
    <w:rsid w:val="008C64C6"/>
    <w:rsid w:val="008D73C2"/>
    <w:rsid w:val="00942177"/>
    <w:rsid w:val="009F0A08"/>
    <w:rsid w:val="00A42271"/>
    <w:rsid w:val="00AF234B"/>
    <w:rsid w:val="00B16B3E"/>
    <w:rsid w:val="00B2688C"/>
    <w:rsid w:val="00BD72C4"/>
    <w:rsid w:val="00BE17B4"/>
    <w:rsid w:val="00BE7CE3"/>
    <w:rsid w:val="00C30116"/>
    <w:rsid w:val="00C35192"/>
    <w:rsid w:val="00CF334C"/>
    <w:rsid w:val="00D02A03"/>
    <w:rsid w:val="00D12751"/>
    <w:rsid w:val="00E078A7"/>
    <w:rsid w:val="00E679C7"/>
    <w:rsid w:val="00EC37B6"/>
    <w:rsid w:val="00F8381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EC556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numbering" w:customStyle="1" w:styleId="NoList3">
    <w:name w:val="No List3"/>
    <w:next w:val="a2"/>
    <w:semiHidden/>
    <w:rsid w:val="00590FDD"/>
  </w:style>
  <w:style w:type="table" w:customStyle="1" w:styleId="13">
    <w:name w:val="רשת טבלה1"/>
    <w:basedOn w:val="a1"/>
    <w:next w:val="a8"/>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a3"/>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a3"/>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a3"/>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a3"/>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a3"/>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a3"/>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a3"/>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a3"/>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a3"/>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a3"/>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a3"/>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a3"/>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a3"/>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a3"/>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a3"/>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a3"/>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a3"/>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a3"/>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a3"/>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a3"/>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a3"/>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a3"/>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a3"/>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a3"/>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a3"/>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a3"/>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a3"/>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a3"/>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a3"/>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a3"/>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a3"/>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a3"/>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a3"/>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a3"/>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a3"/>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a3"/>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a3"/>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a3"/>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a3"/>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a3"/>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a3"/>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628EB"/>
    <w:rsid w:val="00655D33"/>
    <w:rsid w:val="006865A5"/>
    <w:rsid w:val="00994810"/>
    <w:rsid w:val="00A83187"/>
    <w:rsid w:val="00C6780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948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מתכנן קונסטרוקציה" ma:contentTypeID="0x010100398782B37190B343ABC5A26867A4FDE21300B7601E83627BB5499C8D2E5878ABA785" ma:contentTypeVersion="175" ma:contentTypeDescription="" ma:contentTypeScope="" ma:versionID="96cacb4e4e97389e29c6732162c861cd">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FA5FA-8779-4AA6-99B0-033959095C38}">
  <ds:schemaRefs>
    <ds:schemaRef ds:uri="http://schemas.microsoft.com/office/2006/metadata/customXsn"/>
  </ds:schemaRefs>
</ds:datastoreItem>
</file>

<file path=customXml/itemProps2.xml><?xml version="1.0" encoding="utf-8"?>
<ds:datastoreItem xmlns:ds="http://schemas.openxmlformats.org/officeDocument/2006/customXml" ds:itemID="{1EFB4082-0509-476C-9DE1-1F81B199C623}"/>
</file>

<file path=customXml/itemProps3.xml><?xml version="1.0" encoding="utf-8"?>
<ds:datastoreItem xmlns:ds="http://schemas.openxmlformats.org/officeDocument/2006/customXml" ds:itemID="{81709D4C-33DC-48CC-AC7E-130A245806EE}">
  <ds:schemaRefs>
    <ds:schemaRef ds:uri="http://purl.org/dc/dcmitype/"/>
    <ds:schemaRef ds:uri="e82e0497-401b-493b-ab66-61f85c09ed30"/>
    <ds:schemaRef ds:uri="http://purl.org/dc/elements/1.1/"/>
    <ds:schemaRef ds:uri="http://schemas.microsoft.com/office/2006/documentManagement/types"/>
    <ds:schemaRef ds:uri="http://schemas.microsoft.com/sharepoint/v3"/>
    <ds:schemaRef ds:uri="http://purl.org/dc/terms/"/>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A34CFED6-DF1A-4E4A-BAD2-E47262E4B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A993CC35-FB7B-4CF8-AE44-D216AE657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12362</Words>
  <Characters>61813</Characters>
  <Application>Microsoft Office Word</Application>
  <DocSecurity>0</DocSecurity>
  <Lines>515</Lines>
  <Paragraphs>148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2023-01-19T07:26:00Z</dcterms:created>
  <dcterms:modified xsi:type="dcterms:W3CDTF">2023-01-19T07:26:00Z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d5cb3d3b-2838-4628-9277-41c0da31d521</vt:lpwstr>
  </property>
</Properties>
</file>