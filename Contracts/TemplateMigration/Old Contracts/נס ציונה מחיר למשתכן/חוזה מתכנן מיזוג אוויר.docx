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105A73"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bookmarkStart w:id="0" w:name="_GoBack"/>
      <w:bookmarkEnd w:id="0"/>
    </w:p>
    <w:p w14:paraId="416AC06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764D67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0F5F2962" wp14:editId="50C3480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285386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BD27E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411545"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D9B342"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BED7D9"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6B76D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0FBA521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EB591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C5144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6E04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F5BA8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01F7F5"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9231D8"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8EFC04"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670968"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5E0C075" w14:textId="77777777" w:rsidR="00461F51" w:rsidRPr="00B27B4C" w:rsidRDefault="00EF6C4C"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0-05-21T17:59:00Z">
            <w:r>
              <w:rPr>
                <w:rFonts w:ascii="Times New Roman" w:eastAsia="Times New Roman" w:hAnsi="Times New Roman" w:cs="David" w:hint="cs"/>
                <w:bCs/>
                <w:sz w:val="32"/>
                <w:szCs w:val="32"/>
                <w:u w:val="single"/>
                <w:rtl/>
                <w:lang w:eastAsia="he-IL"/>
              </w:rPr>
              <w:t>א.מ ישראל מגורים יזמות בע"מ</w:t>
            </w:r>
          </w:ins>
        </w:p>
      </w:sdtContent>
    </w:sdt>
    <w:p w14:paraId="2A443500"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5B21B71" w14:textId="77777777" w:rsidR="00461F51" w:rsidRPr="00B27B4C" w:rsidRDefault="00EF6C4C"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Kook Sec" w:date="2020-05-21T17:59:00Z">
            <w:r>
              <w:rPr>
                <w:rFonts w:ascii="Times New Roman" w:eastAsia="Times New Roman" w:hAnsi="Times New Roman" w:cs="David" w:hint="cs"/>
                <w:bCs/>
                <w:sz w:val="32"/>
                <w:szCs w:val="32"/>
                <w:u w:val="single"/>
                <w:rtl/>
                <w:lang w:eastAsia="he-IL"/>
              </w:rPr>
              <w:t>נס ציונה מחיר למשתכן</w:t>
            </w:r>
          </w:ins>
        </w:p>
      </w:sdtContent>
    </w:sdt>
    <w:p w14:paraId="6CD37ABE"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18A9D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373B7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F254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F333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ABA8A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72F8C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BF7EE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753B9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7CD6F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50A9C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8D6F7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F8EE1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D37A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100BB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9D7B2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8AC96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5C873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BD632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911B1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C9386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862C6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62227E"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D202A8"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BCBA6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0748C7C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260C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19T00:00:00Z">
            <w:dateFormat w:val="dd/MM/yyyy"/>
            <w:lid w:val="he-IL"/>
            <w:storeMappedDataAs w:val="dateTime"/>
            <w:calendar w:val="gregorian"/>
          </w:date>
        </w:sdtPr>
        <w:sdtEndPr/>
        <w:sdtContent>
          <w:ins w:id="3" w:author="Kook Sec" w:date="2020-05-21T18:02:00Z">
            <w:r w:rsidR="00EF6C4C">
              <w:rPr>
                <w:rFonts w:ascii="Times New Roman" w:eastAsia="Times New Roman" w:hAnsi="Times New Roman" w:cs="David" w:hint="cs"/>
                <w:color w:val="800080"/>
                <w:sz w:val="24"/>
                <w:szCs w:val="24"/>
                <w:rtl/>
                <w:lang w:eastAsia="he-IL"/>
              </w:rPr>
              <w:t>‏19/05/2018</w:t>
            </w:r>
          </w:ins>
        </w:sdtContent>
      </w:sdt>
    </w:p>
    <w:p w14:paraId="64B5468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195F240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1F5CD7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D980BC"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C2CB964" w14:textId="77777777"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461F51">
            <w:rPr>
              <w:rStyle w:val="AutoFieldsChar"/>
              <w:color w:val="00B0F0"/>
              <w:rtl/>
            </w:rPr>
            <w:t>[צד א בחוזה]</w:t>
          </w:r>
        </w:p>
      </w:sdtContent>
    </w:sdt>
    <w:p w14:paraId="7AD0E60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3B148270"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1CDCE705"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97669C"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0848469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7C7DE9F" w14:textId="77777777" w:rsidR="007D6A6B" w:rsidRPr="007D6A6B" w:rsidRDefault="00EF6C4C"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4" w:author="Kook Sec" w:date="2020-05-21T17:58:00Z">
            <w:r>
              <w:rPr>
                <w:rFonts w:ascii="Times New Roman" w:eastAsia="Times New Roman" w:hAnsi="Times New Roman" w:cs="David" w:hint="cs"/>
                <w:color w:val="800080"/>
                <w:sz w:val="24"/>
                <w:szCs w:val="24"/>
                <w:rtl/>
              </w:rPr>
              <w:br/>
              <w:t>שאול שמיל - מהנדסים ויועצים</w:t>
            </w:r>
            <w:r>
              <w:rPr>
                <w:rFonts w:ascii="Times New Roman" w:eastAsia="Times New Roman" w:hAnsi="Times New Roman" w:cs="David" w:hint="cs"/>
                <w:color w:val="800080"/>
                <w:sz w:val="24"/>
                <w:szCs w:val="24"/>
                <w:rtl/>
              </w:rPr>
              <w:br/>
              <w:t>תל אביב</w:t>
            </w:r>
            <w:r>
              <w:rPr>
                <w:rFonts w:ascii="Times New Roman" w:eastAsia="Times New Roman" w:hAnsi="Times New Roman" w:cs="David" w:hint="cs"/>
                <w:color w:val="800080"/>
                <w:sz w:val="24"/>
                <w:szCs w:val="24"/>
                <w:rtl/>
              </w:rPr>
              <w:br/>
            </w:r>
            <w:r>
              <w:rPr>
                <w:rFonts w:ascii="Times New Roman" w:eastAsia="Times New Roman" w:hAnsi="Times New Roman" w:cs="David" w:hint="cs"/>
                <w:color w:val="800080"/>
                <w:sz w:val="24"/>
                <w:szCs w:val="24"/>
                <w:rtl/>
              </w:rPr>
              <w:br/>
            </w:r>
          </w:ins>
        </w:p>
      </w:sdtContent>
    </w:sdt>
    <w:p w14:paraId="29B47193"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0A75D8E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660E570D"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F2E7EB7"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5C00906"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7326FD26"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39CA9011"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2B05C05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6B1374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7A27EE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EC25A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416D9CE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252877C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88A3F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1068F1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AD7D0B"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1A2CE3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CEB95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7EA883B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D1BFF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06BD973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325F96F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1830389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F8843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4F475F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5E4B9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3987996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15F12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3ED1E12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14B7698A"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B589AD6"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7138FD6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5F17D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0522537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10E8FD8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5541E0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711E764"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24E694D0"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CE7ACD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1EDF175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6F902166"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75E455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4697A54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42AC59E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6900D258"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5F92705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0FED2C9A"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18D4C5BF"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35B2F3E6"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2D438B48"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1343230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11A26250"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1DA24A1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7601229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249879E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08889F2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7C4E830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B0527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3FBE3F1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00868A8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447C3F1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6D8D597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2ADA55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3AAD9BC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313D131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F11C98D"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386DCD3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67656F4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396B8D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E27023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w:t>
      </w:r>
      <w:r w:rsidRPr="007D6A6B">
        <w:rPr>
          <w:rFonts w:ascii="Times New Roman" w:eastAsia="Times New Roman" w:hAnsi="Times New Roman" w:cs="David"/>
          <w:sz w:val="20"/>
          <w:szCs w:val="24"/>
          <w:rtl/>
          <w:lang w:eastAsia="he-IL"/>
        </w:rPr>
        <w:lastRenderedPageBreak/>
        <w:t>חשבונו ואחריותו של המתכנן, במספר, לתקופה ובמקומות אותם יציין המנהל בהוראותיו.</w:t>
      </w:r>
    </w:p>
    <w:p w14:paraId="698D90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76E24E5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2E460E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E67781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12768D8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691F599D"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72BDCE5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76A319C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6A1FFC1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8161B3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331F4DF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530005E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42EE653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EAD34E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65D3B14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0543BF9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319C772"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5F050DB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5FED2E1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290E93D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2F4B0E6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D754B9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7E160C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C49ACD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2178C76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1870B6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4CCEC0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64875CD9"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3801D34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39138B4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DD33B5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6B989846"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816B88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7AB2F4A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3E5FA48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7638639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6C51F57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F43C80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65C912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8384C6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12D79B6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7470A62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0A36F8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38F95E0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5199659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04DC634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5D8439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24A62B0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שלב משלבי שירותי המתכנן </w:t>
      </w:r>
      <w:r w:rsidRPr="007D6A6B">
        <w:rPr>
          <w:rFonts w:ascii="Times New Roman" w:eastAsia="Times New Roman" w:hAnsi="Times New Roman" w:cs="David"/>
          <w:sz w:val="20"/>
          <w:szCs w:val="24"/>
          <w:rtl/>
          <w:lang w:eastAsia="he-IL"/>
        </w:rPr>
        <w:lastRenderedPageBreak/>
        <w:t>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5CCD1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6D81A9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2248D5C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F3DEEDC"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601574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5C7DDA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33D7B58"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48B1D46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692D7F4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1178B22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5E57DA4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6B5D107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6C4E3E3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0B57D74"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 xml:space="preserve">יסוכמו בין המתכנן </w:t>
      </w:r>
      <w:r w:rsidRPr="007D6A6B">
        <w:rPr>
          <w:rFonts w:ascii="Times New Roman" w:eastAsia="Times New Roman" w:hAnsi="Times New Roman" w:cs="David"/>
          <w:sz w:val="20"/>
          <w:szCs w:val="24"/>
          <w:rtl/>
          <w:lang w:eastAsia="he-IL"/>
        </w:rPr>
        <w:lastRenderedPageBreak/>
        <w:t>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1D9A8AE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4CCFAFDC"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69A72FF"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E3A85F0"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6313835"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49461202"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02DBEE1"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60083A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2CC73CD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7275CD2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2C4C7B8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0D2CD28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0B9533A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75EB406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lastRenderedPageBreak/>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D123B6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1F7DE10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B2E474C"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7971F73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2425D33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A23F35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303A2F36"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4331FAB7"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F6C1EFC"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1EDA7F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3550FF9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7F6A871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34CE716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EE043D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C988D3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736F451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EBA345D"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18777F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3B61F47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37EC32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B67A2D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51DE330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45833D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6C97D9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w:t>
      </w:r>
      <w:r w:rsidRPr="007D6A6B">
        <w:rPr>
          <w:rFonts w:ascii="Times New Roman" w:eastAsia="Times New Roman" w:hAnsi="Times New Roman" w:cs="David"/>
          <w:color w:val="000000"/>
          <w:sz w:val="24"/>
          <w:szCs w:val="24"/>
          <w:rtl/>
          <w:lang w:eastAsia="he-IL"/>
        </w:rPr>
        <w:lastRenderedPageBreak/>
        <w:t>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0AE41CCB"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6C3152C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3B41EE51"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6B6078A8"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6F01C01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3132098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67A4EA5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3CBF0B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0826768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469D93F3"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26419DA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3E4906D9"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1298991D"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03369EB1"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6172A5C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64E5CA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744196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5A8E5B0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22461B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68B1AF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197A5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ADF7D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A0A67D2"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C3DC646"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38EC1CE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551CDF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4FB4EDF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6B1AA0A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7922B2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D8DE350"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lastRenderedPageBreak/>
        <w:t>סיום שרותי המתכנן</w:t>
      </w:r>
    </w:p>
    <w:p w14:paraId="075648C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1433F163"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7C021A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10D8EB5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6CC8A43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84FF23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E0C497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186AAB5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4F3B743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36E6D68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50C18DE7"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2C6DB6F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811696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1F05E41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400D403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57657EB5"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BBAC1D7"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6AB380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1909B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3BB1FB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7CBCFEBB"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98535C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66E1301"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47DBC7E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58FFD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10019268"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275A6AD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2C253E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419F14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lastRenderedPageBreak/>
        <w:t>כל ההוצאות ומס הבולים בגין החוזה ובגין כל המסמכים, החשבונות והערבויות שיערכו על פיו ובקשר אליו, חלות על המתכנן ותשולמנה על ידו.</w:t>
      </w:r>
    </w:p>
    <w:p w14:paraId="72491BC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9BAD6D0"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FCFD4C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22FA2A"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3DA3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3389D8B"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E00C498"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82F906"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Kook Sec" w:date="2020-05-21T17:58:00Z">
            <w:r w:rsidR="00EF6C4C">
              <w:rPr>
                <w:rFonts w:ascii="Times New Roman" w:eastAsia="Times New Roman" w:hAnsi="Times New Roman" w:cs="David" w:hint="cs"/>
                <w:color w:val="00B0F0"/>
                <w:sz w:val="20"/>
                <w:szCs w:val="24"/>
                <w:u w:val="single"/>
                <w:rtl/>
                <w:lang w:eastAsia="he-IL"/>
              </w:rPr>
              <w:t>שאול שמיל - מהנדסים ויועצים</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Kook Sec" w:date="2020-05-21T17:58:00Z">
            <w:r w:rsidR="00EF6C4C">
              <w:rPr>
                <w:rFonts w:ascii="Times New Roman" w:eastAsia="Times New Roman" w:hAnsi="Times New Roman" w:cs="David" w:hint="cs"/>
                <w:sz w:val="20"/>
                <w:szCs w:val="24"/>
                <w:rtl/>
                <w:lang w:eastAsia="he-IL"/>
              </w:rPr>
              <w:t>א.מ. ישראל מגורים יזמות בע"מ</w:t>
            </w:r>
          </w:ins>
        </w:sdtContent>
      </w:sdt>
    </w:p>
    <w:p w14:paraId="7198341E"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714540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E8E84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232A1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312360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AE9E0E"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1F242D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5FA53E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725235"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FC8B46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1BE156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481AE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3C43B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BFEA7B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375B27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4D1B2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16CA54"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75CF6B2"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470E002"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94E824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E961B7"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5B56ADF4"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75C48E0"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A648E0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EAA1F9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8A339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Kook Sec" w:date="2020-05-21T18:00:00Z">
            <w:r w:rsidR="00EF6C4C">
              <w:rPr>
                <w:rFonts w:ascii="Times New Roman" w:eastAsia="Times New Roman" w:hAnsi="Times New Roman" w:cs="David" w:hint="cs"/>
                <w:color w:val="00B0F0"/>
                <w:sz w:val="24"/>
                <w:szCs w:val="24"/>
                <w:rtl/>
                <w:lang w:eastAsia="he-IL"/>
              </w:rPr>
              <w:t xml:space="preserve">נס ציונה </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 w:author="Kook Sec" w:date="2020-05-21T17:59:00Z">
            <w:r w:rsidR="00EF6C4C">
              <w:rPr>
                <w:rFonts w:ascii="Times New Roman" w:eastAsia="Times New Roman" w:hAnsi="Times New Roman" w:cs="David" w:hint="cs"/>
                <w:color w:val="00B0F0"/>
                <w:sz w:val="24"/>
                <w:szCs w:val="24"/>
                <w:rtl/>
              </w:rPr>
              <w:t>נס ציונה מחיר למשתכן</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 w:author="Kook Sec" w:date="2020-05-21T17:59:00Z">
            <w:r w:rsidR="00EF6C4C">
              <w:rPr>
                <w:rFonts w:ascii="Times New Roman" w:eastAsia="Times New Roman" w:hAnsi="Times New Roman" w:cs="David" w:hint="cs"/>
                <w:color w:val="00B0F0"/>
                <w:sz w:val="24"/>
                <w:szCs w:val="24"/>
                <w:rtl/>
              </w:rPr>
              <w:t>א.מ ישראל מגורים יזמות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3EA75A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B19338"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B697A53"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88697B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775851"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0" w:author="Kook Sec" w:date="2020-05-21T18:00:00Z">
            <w:r w:rsidR="00EF6C4C">
              <w:rPr>
                <w:rFonts w:ascii="Times New Roman" w:eastAsia="Times New Roman" w:hAnsi="Times New Roman" w:cs="David" w:hint="cs"/>
                <w:color w:val="008000"/>
                <w:sz w:val="24"/>
                <w:szCs w:val="24"/>
                <w:rtl/>
              </w:rPr>
              <w:t xml:space="preserve">נס ציונה </w:t>
            </w:r>
          </w:ins>
        </w:sdtContent>
      </w:sdt>
      <w:r w:rsidRPr="00B27B4C">
        <w:rPr>
          <w:rFonts w:ascii="Times New Roman" w:eastAsia="Times New Roman" w:hAnsi="Times New Roman" w:cs="David" w:hint="cs"/>
          <w:color w:val="008000"/>
          <w:sz w:val="24"/>
          <w:szCs w:val="24"/>
          <w:rtl/>
        </w:rPr>
        <w:t>.</w:t>
      </w:r>
    </w:p>
    <w:p w14:paraId="3383F989"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6908DC00"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3ECE70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68017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6B0DDB3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DA0DAA1"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EF01BB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C6340E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BD8B19"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408E2C3A"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943875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ACA98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60F0FA2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B9C75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D223E2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B68827"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69205ED"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AFA330F"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B8597C0"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1F1B574D"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6F0E170"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20575EF"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2C7D3088" w14:textId="77777777" w:rsidTr="004E3753">
        <w:trPr>
          <w:trHeight w:val="80"/>
        </w:trPr>
        <w:tc>
          <w:tcPr>
            <w:tcW w:w="3366" w:type="dxa"/>
          </w:tcPr>
          <w:p w14:paraId="768A0931" w14:textId="77777777" w:rsidR="00461F51" w:rsidRDefault="00EF6C4C"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1" w:author="Kook Sec" w:date="2020-05-21T17:58:00Z">
                  <w:r>
                    <w:rPr>
                      <w:rFonts w:ascii="Times New Roman" w:eastAsia="Times New Roman" w:hAnsi="Times New Roman" w:cs="David" w:hint="cs"/>
                      <w:color w:val="008000"/>
                      <w:sz w:val="24"/>
                      <w:szCs w:val="24"/>
                      <w:rtl/>
                      <w:lang w:eastAsia="he-IL"/>
                    </w:rPr>
                    <w:t>100</w:t>
                  </w:r>
                </w:ins>
              </w:sdtContent>
            </w:sdt>
          </w:p>
          <w:p w14:paraId="288FA5EC"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9DD11CC" w14:textId="77777777" w:rsidR="00461F51" w:rsidRDefault="00461F51" w:rsidP="004E3753">
            <w:pPr>
              <w:widowControl w:val="0"/>
              <w:spacing w:before="0" w:beforeAutospacing="0" w:after="0" w:afterAutospacing="0" w:line="240" w:lineRule="auto"/>
              <w:ind w:left="720"/>
              <w:outlineLvl w:val="2"/>
            </w:pPr>
          </w:p>
          <w:p w14:paraId="21008864"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9BBA0D4"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E15D38A"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6610589"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31E3FA6"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A7C85EB"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562A4E3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071CD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1BE98EC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16ACF3"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02F5C58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9A70743"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07CE529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4211CB"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2EB1440E"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618CA679"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6BDB648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AAD1A9C"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3DE2C516"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3FAFC4D8"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551F62DE"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020B4A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1BFCBAD"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65F59798"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9C583DA"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49600FA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5460C4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6B51F4F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301E52"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4B08013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2445A6"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4390A58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2B1D0A"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5405B8D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8FD588"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7AFFB7A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F35FF4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1590014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508D74CE"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5DC6DA4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30B0AEA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05294D3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1C83AC7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027D272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1652F02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6D4203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12E4241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54843F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50653A5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7D12D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1748DB7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18F6E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15C56B2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AD034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7563662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53ACB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0215660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F734C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BB11B7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77428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40DD15"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496E61D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AAD699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59B803C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756E7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4B1B932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E9741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4618962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44A4A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3C6CFEF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7D5BD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303802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FC483F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6108C0E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DC394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468F165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58D98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9CF1C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48F4E0F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677D5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1E400DA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58AF8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5752FBE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2595A9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799FE6C0"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664465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FEA60E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D95333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0FDAE45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77380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07AD042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3858BC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054F7CC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7295F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27EFFCF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CC99B6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1D5C87C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1D2B03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ABE37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3E565D2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3FD84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36580A4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8F4FB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16F2C88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B028AD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2B968BF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9836B0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51ACBFA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41760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49590CB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84A523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64245C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7CC0A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17F8D30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FC4FBD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02FDBBA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B149BA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40A4596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064E9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1902852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0B9D6FF"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4479BB38"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D10313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413D6EC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CCF0FD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5EA0C07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804892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410E2A3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75FDF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649C7D8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287FEC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1646F41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B0FB6C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64E2E91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016306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1E4B35E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65FED8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6927611A"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6C50A3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7025F62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B6076D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3EBC76D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F26FFD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763306F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1E9E5233"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3AC431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B4F6E1"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206FD9B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FF783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4CB3240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90E5C"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w:t>
      </w:r>
      <w:r w:rsidRPr="007D6A6B">
        <w:rPr>
          <w:rFonts w:ascii="Times New Roman" w:eastAsia="Times New Roman" w:hAnsi="Times New Roman" w:cs="David"/>
          <w:sz w:val="24"/>
          <w:szCs w:val="24"/>
          <w:rtl/>
          <w:lang w:eastAsia="he-IL"/>
        </w:rPr>
        <w:lastRenderedPageBreak/>
        <w:t xml:space="preserve">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3228AAA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D278A3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50EED0C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CD1A5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7B79767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C1B546"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0B5431B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80534D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3AC90EB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E478BC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29CA3BB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E60CC7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728FEE67"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16B9E014"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73D6201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8997DA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3772A9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A9CD7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763CAD5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10D3C64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276AE85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B5F205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1B67F32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E7372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2A3C41F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BB765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06B90BF5"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040C69A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6B3D251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C5013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57CD037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0B77B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5FCDF9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11A15D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C4DA9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B025B2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7087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BF985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8C8E3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1386C7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A693B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7E601A"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64397FE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EC1B62"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58E3320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F021B1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2ED538B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4EC85CA"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40D565A8"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55A9BE9D"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6C026C0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3F7C82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43C53D48"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00CCBBD7"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494EE1ED"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23E0B20"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513DC19C"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49396898"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3A6E70C7"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39E948C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59AB76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5B7A45C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7CD3C3F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3112741"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41BCAB2"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593BDF9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68FD5DE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5B091E2B"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07D745F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8A4EA1A"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 w:author="Kook Sec" w:date="2020-05-21T17:59:00Z">
            <w:r w:rsidR="00EF6C4C">
              <w:rPr>
                <w:rFonts w:ascii="Times New Roman" w:eastAsia="Times New Roman" w:hAnsi="Times New Roman" w:cs="David" w:hint="cs"/>
                <w:color w:val="008000"/>
                <w:sz w:val="24"/>
                <w:szCs w:val="24"/>
                <w:rtl/>
              </w:rPr>
              <w:t>שקל חדש</w:t>
            </w:r>
          </w:ins>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19B5D69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FF53A7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2DD0AD2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8F03B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3E8D46F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CE824E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00DCB47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E033CE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4D451CD3"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F6FAFFE"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2ABF83A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29A81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922EDE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3C0C6A9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4361EFE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3C8074"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6F18A353"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F3EA86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1CF5DF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4B55CCAA"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1ABB1534" w14:textId="77777777" w:rsidTr="004E3753">
        <w:tc>
          <w:tcPr>
            <w:tcW w:w="1296" w:type="dxa"/>
          </w:tcPr>
          <w:p w14:paraId="3599651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8C8A45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24563850"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59E3FAB9" w14:textId="77777777" w:rsidTr="004E3753">
        <w:tc>
          <w:tcPr>
            <w:tcW w:w="1296" w:type="dxa"/>
          </w:tcPr>
          <w:p w14:paraId="162931F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456E0AB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99F2891"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502D470C" w14:textId="77777777" w:rsidTr="004E3753">
        <w:tc>
          <w:tcPr>
            <w:tcW w:w="1296" w:type="dxa"/>
          </w:tcPr>
          <w:p w14:paraId="1A165FF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676BD7D3"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2F439EB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68D0FC6F" w14:textId="77777777" w:rsidTr="004E3753">
        <w:tc>
          <w:tcPr>
            <w:tcW w:w="1296" w:type="dxa"/>
          </w:tcPr>
          <w:p w14:paraId="740B6C66"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754A8B79"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47D59C1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7ED155B0" w14:textId="77777777" w:rsidTr="004E3753">
        <w:tc>
          <w:tcPr>
            <w:tcW w:w="1296" w:type="dxa"/>
          </w:tcPr>
          <w:p w14:paraId="34711A5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720D8580"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0BC77B4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7428C6F2" w14:textId="77777777" w:rsidTr="004E3753">
        <w:tc>
          <w:tcPr>
            <w:tcW w:w="1296" w:type="dxa"/>
          </w:tcPr>
          <w:p w14:paraId="3FD14DA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5B9CDE4D"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2C0919A0"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6C97EFD3" w14:textId="77777777" w:rsidTr="004E3753">
        <w:tc>
          <w:tcPr>
            <w:tcW w:w="1296" w:type="dxa"/>
          </w:tcPr>
          <w:p w14:paraId="5B65181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505B0772"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4F39845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3275278D" w14:textId="77777777" w:rsidTr="004E3753">
        <w:tc>
          <w:tcPr>
            <w:tcW w:w="1296" w:type="dxa"/>
          </w:tcPr>
          <w:p w14:paraId="1BD85E2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6A0B23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6DE2D793"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5485C2CC" w14:textId="77777777" w:rsidTr="004E3753">
        <w:tc>
          <w:tcPr>
            <w:tcW w:w="1296" w:type="dxa"/>
          </w:tcPr>
          <w:p w14:paraId="537B1D8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3528543A"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673417E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5ECE3B7C" w14:textId="77777777" w:rsidTr="004E3753">
        <w:tc>
          <w:tcPr>
            <w:tcW w:w="1296" w:type="dxa"/>
          </w:tcPr>
          <w:p w14:paraId="2A8EE9B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47A8267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8D92E3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7E2ECD7E" w14:textId="77777777" w:rsidTr="004E3753">
        <w:tc>
          <w:tcPr>
            <w:tcW w:w="1296" w:type="dxa"/>
          </w:tcPr>
          <w:p w14:paraId="28CCDF8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6A85C4A"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13E974B4"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1956B43B" w14:textId="77777777" w:rsidTr="004E3753">
        <w:tc>
          <w:tcPr>
            <w:tcW w:w="1296" w:type="dxa"/>
          </w:tcPr>
          <w:p w14:paraId="648E4C2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420BD42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5AD786AE"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7BA5CB4A" w14:textId="77777777" w:rsidTr="004E3753">
        <w:tc>
          <w:tcPr>
            <w:tcW w:w="1296" w:type="dxa"/>
          </w:tcPr>
          <w:p w14:paraId="2E4CE7F1"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576ADE58"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39E0AEF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2274DC9B"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783FF08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47FC9E60"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4154AF9A"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68E181E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418EC1"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240E440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557A91"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44BF055"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04FB6A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6D202E30"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698E6BF"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19T00:00:00Z">
            <w:dateFormat w:val="dd/MM/yyyy"/>
            <w:lid w:val="he-IL"/>
            <w:storeMappedDataAs w:val="dateTime"/>
            <w:calendar w:val="gregorian"/>
          </w:date>
        </w:sdtPr>
        <w:sdtEndPr>
          <w:rPr>
            <w:rFonts w:hint="cs"/>
          </w:rPr>
        </w:sdtEndPr>
        <w:sdtContent>
          <w:ins w:id="13" w:author="Kook Sec" w:date="2020-05-21T18:02:00Z">
            <w:r w:rsidR="00EF6C4C">
              <w:rPr>
                <w:rFonts w:ascii="Times New Roman" w:eastAsia="Times New Roman" w:hAnsi="Times New Roman" w:cs="David" w:hint="cs"/>
                <w:color w:val="008000"/>
                <w:sz w:val="24"/>
                <w:szCs w:val="24"/>
                <w:rtl/>
                <w:lang w:eastAsia="he-IL"/>
              </w:rPr>
              <w:t>‏19/05/2018</w:t>
            </w:r>
          </w:ins>
        </w:sdtContent>
      </w:sdt>
      <w:r w:rsidRPr="00B27B4C">
        <w:rPr>
          <w:rFonts w:ascii="Times New Roman" w:eastAsia="Times New Roman" w:hAnsi="Times New Roman" w:cs="David" w:hint="cs"/>
          <w:bCs/>
          <w:color w:val="FF0000"/>
          <w:sz w:val="24"/>
          <w:szCs w:val="24"/>
          <w:rtl/>
          <w:lang w:eastAsia="he-IL"/>
        </w:rPr>
        <w:br/>
      </w:r>
    </w:p>
    <w:p w14:paraId="32D8D1E1"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2F869D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4F00894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29E9F5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A548C5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8982851"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04F6F1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6579A8"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9F8F3A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A739E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 w:author="Kook Sec" w:date="2020-05-21T17:59:00Z">
            <w:r w:rsidR="00EF6C4C">
              <w:rPr>
                <w:rFonts w:ascii="Times New Roman" w:eastAsia="Times New Roman" w:hAnsi="Times New Roman" w:cs="David" w:hint="cs"/>
                <w:bCs/>
                <w:color w:val="008000"/>
                <w:sz w:val="24"/>
                <w:szCs w:val="24"/>
                <w:rtl/>
                <w:lang w:eastAsia="he-IL"/>
              </w:rPr>
              <w:t>א.מ ישראל מגורים יזמות בע"מ</w:t>
            </w:r>
          </w:ins>
        </w:sdtContent>
      </w:sdt>
      <w:r w:rsidRPr="00B27B4C">
        <w:rPr>
          <w:rFonts w:ascii="Times New Roman" w:eastAsia="Times New Roman" w:hAnsi="Times New Roman" w:cs="David" w:hint="cs"/>
          <w:color w:val="008000"/>
          <w:sz w:val="24"/>
          <w:szCs w:val="24"/>
          <w:rtl/>
          <w:lang w:eastAsia="he-IL"/>
        </w:rPr>
        <w:t>.</w:t>
      </w:r>
    </w:p>
    <w:p w14:paraId="006571FF"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D2E8A7"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C341E2C"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763522"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FE12734"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BA9C52A"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AFDBCD6"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42631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4E135A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ED48469"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9E89F31"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2FD59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222FECB"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39576E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7FF6EDD"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 w:author="Kook Sec" w:date="2020-05-21T17:58:00Z">
            <w:r w:rsidR="00EF6C4C">
              <w:rPr>
                <w:rFonts w:ascii="Times New Roman" w:eastAsia="Times New Roman" w:hAnsi="Times New Roman" w:cs="David" w:hint="cs"/>
                <w:color w:val="00B0F0"/>
                <w:sz w:val="24"/>
                <w:szCs w:val="24"/>
                <w:u w:val="single"/>
                <w:rtl/>
                <w:lang w:eastAsia="he-IL"/>
              </w:rPr>
              <w:t>שאול שמיל - מהנדסים ויועצים</w:t>
            </w:r>
          </w:ins>
        </w:sdtContent>
      </w:sdt>
    </w:p>
    <w:p w14:paraId="6D4CB9D2"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381AD91"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0EC6C5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90434B1"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1665F44"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F617BF0"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79DC5D8E"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FE19B5"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2CF7D0"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2BD634"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4C57B74"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571E06ED"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35FCA09E"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37AAA42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2868C623"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5685EF40"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B384F7A"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6A4DE45E"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493EDD76"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0BC2E69D"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4F15DA58"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4663C7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312B24B5"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F2C0E6A"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831F078"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6EE2FE03"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1537B1CD"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2A4E87AE" w14:textId="77777777" w:rsidTr="004D79CC">
        <w:trPr>
          <w:trHeight w:val="463"/>
          <w:tblHeader/>
        </w:trPr>
        <w:tc>
          <w:tcPr>
            <w:tcW w:w="8218" w:type="dxa"/>
            <w:gridSpan w:val="3"/>
            <w:shd w:val="clear" w:color="auto" w:fill="F2F2F2"/>
          </w:tcPr>
          <w:p w14:paraId="14ACD0E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44D7EA9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28AE482A" w14:textId="77777777" w:rsidTr="004D79CC">
        <w:trPr>
          <w:trHeight w:val="315"/>
        </w:trPr>
        <w:tc>
          <w:tcPr>
            <w:tcW w:w="11535" w:type="dxa"/>
            <w:gridSpan w:val="4"/>
            <w:shd w:val="clear" w:color="auto" w:fill="auto"/>
          </w:tcPr>
          <w:p w14:paraId="21B7F13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6AB58375" w14:textId="77777777" w:rsidTr="004D79CC">
        <w:trPr>
          <w:trHeight w:val="278"/>
        </w:trPr>
        <w:tc>
          <w:tcPr>
            <w:tcW w:w="4068" w:type="dxa"/>
            <w:shd w:val="clear" w:color="auto" w:fill="F2F2F2"/>
          </w:tcPr>
          <w:p w14:paraId="4113440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1B25B96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11467DB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58525C8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5277DE4A" w14:textId="77777777" w:rsidTr="004D79CC">
        <w:trPr>
          <w:trHeight w:val="551"/>
        </w:trPr>
        <w:tc>
          <w:tcPr>
            <w:tcW w:w="4068" w:type="dxa"/>
            <w:shd w:val="clear" w:color="auto" w:fill="auto"/>
          </w:tcPr>
          <w:p w14:paraId="5081117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02880D0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38677BC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7503BB9C"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2B41435D"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01C20BA6"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0C459003"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63B2791D"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50DD3CF2"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5553D489" w14:textId="77777777" w:rsidTr="004D79CC">
        <w:trPr>
          <w:trHeight w:val="571"/>
        </w:trPr>
        <w:tc>
          <w:tcPr>
            <w:tcW w:w="4068" w:type="dxa"/>
            <w:shd w:val="clear" w:color="auto" w:fill="auto"/>
          </w:tcPr>
          <w:p w14:paraId="5B97969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6178492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5E9AA55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6DC614CE"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3191BFE"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23B03864" w14:textId="77777777" w:rsidTr="004D79CC">
        <w:trPr>
          <w:trHeight w:val="391"/>
        </w:trPr>
        <w:tc>
          <w:tcPr>
            <w:tcW w:w="4068" w:type="dxa"/>
            <w:shd w:val="clear" w:color="auto" w:fill="auto"/>
          </w:tcPr>
          <w:p w14:paraId="0C0D6FE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7A89B19F" w14:textId="77777777" w:rsidR="00CE2C28" w:rsidRPr="004D79CC" w:rsidRDefault="00CE2C28" w:rsidP="004D79CC">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0F702B6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5D3D0393"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8BF085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bl>
    <w:p w14:paraId="3A702A0C"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21F2CBA7" w14:textId="77777777" w:rsidTr="004D79CC">
        <w:trPr>
          <w:trHeight w:val="303"/>
          <w:tblHeader/>
        </w:trPr>
        <w:tc>
          <w:tcPr>
            <w:tcW w:w="11535" w:type="dxa"/>
            <w:gridSpan w:val="8"/>
            <w:shd w:val="clear" w:color="auto" w:fill="auto"/>
          </w:tcPr>
          <w:p w14:paraId="7C09E06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01F58735" w14:textId="77777777" w:rsidTr="004D79CC">
        <w:trPr>
          <w:trHeight w:val="173"/>
        </w:trPr>
        <w:tc>
          <w:tcPr>
            <w:tcW w:w="1893" w:type="dxa"/>
            <w:vMerge w:val="restart"/>
            <w:shd w:val="clear" w:color="auto" w:fill="F2F2F2"/>
          </w:tcPr>
          <w:p w14:paraId="7A7B7F6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6ED4C73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p w14:paraId="73ECBAE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5BCA922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055677A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6138269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422C62A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3BD1F35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00722E4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3766E89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058DAA9B" w14:textId="77777777" w:rsidTr="004D79CC">
        <w:trPr>
          <w:trHeight w:val="43"/>
        </w:trPr>
        <w:tc>
          <w:tcPr>
            <w:tcW w:w="1893" w:type="dxa"/>
            <w:vMerge/>
            <w:shd w:val="clear" w:color="auto" w:fill="F2F2F2"/>
          </w:tcPr>
          <w:p w14:paraId="4350AA7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08A933A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5E2FB85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7C04C5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573E1BF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04C3DBE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68D8DCF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62A2406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r>
      <w:tr w:rsidR="00CE2C28" w:rsidRPr="004D79CC" w14:paraId="4C21F976" w14:textId="77777777" w:rsidTr="004D79CC">
        <w:trPr>
          <w:trHeight w:val="850"/>
        </w:trPr>
        <w:tc>
          <w:tcPr>
            <w:tcW w:w="1893" w:type="dxa"/>
            <w:shd w:val="clear" w:color="auto" w:fill="F2F2F2"/>
          </w:tcPr>
          <w:p w14:paraId="26D6A11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12EF1D0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7A39E41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19F14AC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58CECC7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1087146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2927649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674B3AF7"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7AC519E0" w14:textId="77777777" w:rsidTr="004D79CC">
        <w:trPr>
          <w:trHeight w:val="850"/>
        </w:trPr>
        <w:tc>
          <w:tcPr>
            <w:tcW w:w="1893" w:type="dxa"/>
            <w:shd w:val="clear" w:color="auto" w:fill="FFFFFF"/>
          </w:tcPr>
          <w:p w14:paraId="4E6BF4A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1E950A1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56B0543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459BAF9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00AC76D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35721E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70BC0C3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792E2818"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3D8872E5" w14:textId="77777777" w:rsidTr="004D79CC">
        <w:trPr>
          <w:trHeight w:val="850"/>
        </w:trPr>
        <w:tc>
          <w:tcPr>
            <w:tcW w:w="1893" w:type="dxa"/>
            <w:shd w:val="clear" w:color="auto" w:fill="F2F2F2"/>
          </w:tcPr>
          <w:p w14:paraId="767E9BA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7225A064"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288716FD"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6189A8B9"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91A9F9D"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0D6A4525"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40EB60B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20E99F13" w14:textId="77777777" w:rsidR="00CE2C28" w:rsidRPr="004D79CC" w:rsidRDefault="00CE2C28" w:rsidP="004D79CC">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36AC909C"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1C1A109C" w14:textId="77777777" w:rsidTr="004D79CC">
        <w:trPr>
          <w:trHeight w:val="57"/>
          <w:tblHeader/>
        </w:trPr>
        <w:tc>
          <w:tcPr>
            <w:tcW w:w="11530" w:type="dxa"/>
            <w:shd w:val="clear" w:color="auto" w:fill="F2F2F2"/>
          </w:tcPr>
          <w:p w14:paraId="15348D36"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111E8F76" w14:textId="77777777" w:rsidTr="004D79CC">
        <w:trPr>
          <w:trHeight w:val="798"/>
        </w:trPr>
        <w:tc>
          <w:tcPr>
            <w:tcW w:w="11530" w:type="dxa"/>
            <w:shd w:val="clear" w:color="auto" w:fill="auto"/>
          </w:tcPr>
          <w:p w14:paraId="2EFBE8C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5C7261EE"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1779049A" w14:textId="77777777" w:rsidTr="004D79CC">
        <w:trPr>
          <w:trHeight w:val="227"/>
          <w:tblHeader/>
        </w:trPr>
        <w:tc>
          <w:tcPr>
            <w:tcW w:w="11530" w:type="dxa"/>
            <w:shd w:val="clear" w:color="auto" w:fill="F2F2F2"/>
          </w:tcPr>
          <w:p w14:paraId="2B23CCEA"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חתימת האישור</w:t>
            </w:r>
          </w:p>
        </w:tc>
      </w:tr>
      <w:tr w:rsidR="00CE2C28" w:rsidRPr="004D79CC" w14:paraId="0A8FB989" w14:textId="77777777" w:rsidTr="004D79CC">
        <w:trPr>
          <w:trHeight w:val="598"/>
        </w:trPr>
        <w:tc>
          <w:tcPr>
            <w:tcW w:w="11530" w:type="dxa"/>
            <w:shd w:val="clear" w:color="auto" w:fill="auto"/>
          </w:tcPr>
          <w:p w14:paraId="18B24863"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46CD7FC1"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3DF0D0B5" w14:textId="77777777" w:rsidTr="004D79CC">
        <w:trPr>
          <w:trHeight w:val="227"/>
          <w:tblHeader/>
        </w:trPr>
        <w:tc>
          <w:tcPr>
            <w:tcW w:w="11530" w:type="dxa"/>
            <w:shd w:val="clear" w:color="auto" w:fill="F2F2F2"/>
          </w:tcPr>
          <w:p w14:paraId="54AAF7CA"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ביטול/שינוי הפוליסה *</w:t>
            </w:r>
          </w:p>
        </w:tc>
      </w:tr>
      <w:tr w:rsidR="00CE2C28" w:rsidRPr="004D79CC" w14:paraId="01A47085" w14:textId="77777777" w:rsidTr="004D79CC">
        <w:trPr>
          <w:trHeight w:val="334"/>
        </w:trPr>
        <w:tc>
          <w:tcPr>
            <w:tcW w:w="11530" w:type="dxa"/>
            <w:shd w:val="clear" w:color="auto" w:fill="auto"/>
            <w:vAlign w:val="center"/>
          </w:tcPr>
          <w:p w14:paraId="5A837ECD" w14:textId="77777777" w:rsidR="00CE2C28" w:rsidRPr="004D79CC" w:rsidRDefault="00CE2C28" w:rsidP="004D79CC">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1C7D3CF7"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0B988E6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769AB2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B1905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61FB601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3A2A10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1107A23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CE705A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5D194B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044211D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B3EA6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123373B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EA08D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5F6315F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4FC0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49918D6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E9DE0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79F70B2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72DC8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72825A3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DCCCF6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053D2BA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BFCCC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5720C45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191EB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21BC158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7933EC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76DC247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70EB8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6509BB7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69C17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112EAD2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6B62F6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564541A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9F4AF8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7AFFDF8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52E60E8"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1F4886A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C62EE3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589DC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A8A15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0441A71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65B3471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BBFAC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2B8F821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3B7DE314"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677D3760"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9C2582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FBCE12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16813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67F1F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BAB2E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16D17EA" w14:textId="77777777" w:rsidR="00461F51" w:rsidRPr="00B27B4C" w:rsidRDefault="00EF6C4C"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1F51" w:rsidRPr="00255ACD">
            <w:rPr>
              <w:rStyle w:val="a7"/>
              <w:color w:val="00B0F0"/>
              <w:rtl/>
            </w:rPr>
            <w:t>[צד א בחוזה]</w:t>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213B2C0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13B41E"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F1E4F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6EA0AE3"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BB065A2"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0-05-21T17:58:00Z">
            <w:r w:rsidR="00EF6C4C">
              <w:rPr>
                <w:rFonts w:ascii="Times New Roman" w:eastAsia="Times New Roman" w:hAnsi="Times New Roman" w:cs="David" w:hint="cs"/>
                <w:color w:val="008000"/>
                <w:sz w:val="24"/>
                <w:szCs w:val="24"/>
                <w:rtl/>
                <w:lang w:eastAsia="he-IL"/>
              </w:rPr>
              <w:t>שאול שמיל - מהנדסים ויועצים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3" w:author="Kook Sec" w:date="2020-05-21T17:59:00Z">
            <w:r w:rsidR="00EF6C4C">
              <w:rPr>
                <w:rFonts w:ascii="Times New Roman" w:eastAsia="Times New Roman" w:hAnsi="Times New Roman" w:cs="David" w:hint="cs"/>
                <w:color w:val="008000"/>
                <w:sz w:val="24"/>
                <w:szCs w:val="24"/>
                <w:rtl/>
                <w:lang w:eastAsia="he-IL"/>
              </w:rPr>
              <w:t>נס ציונה מחיר למשתכן</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4" w:author="Kook Sec" w:date="2020-05-21T18:04:00Z">
            <w:r w:rsidR="00EF6C4C">
              <w:rPr>
                <w:rFonts w:ascii="Times New Roman" w:eastAsia="Times New Roman" w:hAnsi="Times New Roman" w:cs="David" w:hint="cs"/>
                <w:color w:val="008000"/>
                <w:sz w:val="24"/>
                <w:szCs w:val="24"/>
                <w:rtl/>
              </w:rPr>
              <w:t xml:space="preserve">תכנון מיזוג אויר ואיוורור עבור 216 יח"ד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937B00D"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699F0A"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0724F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20F10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CAFA86"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F9B8DF"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A364D2E"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3BB575"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ACF185"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BA2EA5"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79C420C" w14:textId="77777777" w:rsidR="00461F51" w:rsidRPr="00B27B4C" w:rsidRDefault="00EF6C4C"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Kook Sec" w:date="2020-05-21T17:58:00Z">
            <w:r>
              <w:rPr>
                <w:rFonts w:ascii="Times New Roman" w:eastAsia="Times New Roman" w:hAnsi="Times New Roman" w:cs="David" w:hint="cs"/>
                <w:color w:val="00B0F0"/>
                <w:sz w:val="24"/>
                <w:szCs w:val="24"/>
                <w:u w:val="single"/>
                <w:rtl/>
                <w:lang w:eastAsia="he-IL"/>
              </w:rPr>
              <w:t>שאול שמיל - מהנדסים ויועצים</w:t>
            </w:r>
          </w:ins>
        </w:sdtContent>
      </w:sdt>
    </w:p>
    <w:p w14:paraId="109E84B4"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C55A5A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CC12E0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A103A2E"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B94DCFC"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8EEAD6D"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7800E6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a7"/>
              <w:color w:val="00B0F0"/>
              <w:rtl/>
            </w:rPr>
            <w:t>[צד א בחוזה]</w:t>
          </w:r>
        </w:sdtContent>
      </w:sdt>
    </w:p>
    <w:p w14:paraId="56B6780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26F41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E6DF60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838FA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6" w:author="Kook Sec" w:date="2020-05-21T17:59:00Z">
            <w:r w:rsidR="00EF6C4C">
              <w:rPr>
                <w:rFonts w:ascii="Times New Roman" w:eastAsia="Times New Roman" w:hAnsi="Times New Roman" w:cs="David" w:hint="cs"/>
                <w:color w:val="008000"/>
                <w:sz w:val="24"/>
                <w:szCs w:val="24"/>
                <w:rtl/>
                <w:lang w:eastAsia="he-IL"/>
              </w:rPr>
              <w:t>נס ציונה מחיר למשתכן</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8-05-19T00:00:00Z">
            <w:dateFormat w:val="dd/MM/yyyy"/>
            <w:lid w:val="he-IL"/>
            <w:storeMappedDataAs w:val="dateTime"/>
            <w:calendar w:val="gregorian"/>
          </w:date>
        </w:sdtPr>
        <w:sdtEndPr>
          <w:rPr>
            <w:rFonts w:hint="cs"/>
          </w:rPr>
        </w:sdtEndPr>
        <w:sdtContent>
          <w:ins w:id="27" w:author="Kook Sec" w:date="2020-05-21T18:02:00Z">
            <w:r w:rsidR="00EF6C4C">
              <w:rPr>
                <w:rFonts w:ascii="Times New Roman" w:eastAsia="Times New Roman" w:hAnsi="Times New Roman" w:cs="David" w:hint="cs"/>
                <w:color w:val="008000"/>
                <w:sz w:val="24"/>
                <w:szCs w:val="24"/>
                <w:rtl/>
                <w:lang w:eastAsia="he-IL"/>
              </w:rPr>
              <w:t>‏19/05/2018</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12AED3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6DAE78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F1787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A662B0"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24D96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B4E14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32C4E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B955B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7195DD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31C25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FA720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0F472B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E2E6D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7BDF39C"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D37821D"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5874F3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2F742DA"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2CC9CC9"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EA77A99"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Kook Sec" w:date="2020-05-21T17:58:00Z">
            <w:r w:rsidR="00EF6C4C">
              <w:rPr>
                <w:rFonts w:ascii="Times New Roman" w:eastAsia="Times New Roman" w:hAnsi="Times New Roman" w:cs="David" w:hint="cs"/>
                <w:color w:val="00B0F0"/>
                <w:sz w:val="24"/>
                <w:szCs w:val="24"/>
                <w:u w:val="single"/>
                <w:rtl/>
                <w:lang w:eastAsia="he-IL"/>
              </w:rPr>
              <w:t>שאול שמיל - מהנדסים ויועצים</w:t>
            </w:r>
          </w:ins>
        </w:sdtContent>
      </w:sdt>
    </w:p>
    <w:p w14:paraId="0A17268A"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2E1F4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572A18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ABEE3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3DDBD7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CB98A9D"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5079ED2"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064CCCF"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611F7F7"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A62A59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5781436"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AAC1A7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6780C9BB"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2C7FE19" w14:textId="77777777" w:rsidR="00461F51" w:rsidRPr="0047052D" w:rsidRDefault="00461F51" w:rsidP="00461F51">
      <w:pPr>
        <w:widowControl w:val="0"/>
        <w:spacing w:before="0" w:beforeAutospacing="0" w:after="0" w:afterAutospacing="0" w:line="240" w:lineRule="auto"/>
        <w:jc w:val="both"/>
      </w:pPr>
    </w:p>
    <w:p w14:paraId="5D6BE5E3"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F1FCF6" w14:textId="77777777" w:rsidR="00EF6C4C" w:rsidRDefault="00EF6C4C" w:rsidP="00AF234B">
      <w:pPr>
        <w:spacing w:before="0" w:after="0" w:line="240" w:lineRule="auto"/>
      </w:pPr>
      <w:r>
        <w:separator/>
      </w:r>
    </w:p>
  </w:endnote>
  <w:endnote w:type="continuationSeparator" w:id="0">
    <w:p w14:paraId="64EF15BB" w14:textId="77777777" w:rsidR="00EF6C4C" w:rsidRDefault="00EF6C4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8"/>
      <w:gridCol w:w="2810"/>
      <w:gridCol w:w="232"/>
      <w:gridCol w:w="1043"/>
      <w:gridCol w:w="1773"/>
    </w:tblGrid>
    <w:tr w:rsidR="004E3753" w:rsidRPr="00F9528C" w14:paraId="31CDAA6E" w14:textId="77777777" w:rsidTr="004E3753">
      <w:tc>
        <w:tcPr>
          <w:tcW w:w="753" w:type="dxa"/>
        </w:tcPr>
        <w:p w14:paraId="4EBF3877"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8E5FE75" w14:textId="77777777" w:rsidR="004E3753" w:rsidRPr="00F9528C" w:rsidRDefault="00EF6C4C" w:rsidP="004E3753">
              <w:pPr>
                <w:tabs>
                  <w:tab w:val="center" w:pos="4153"/>
                  <w:tab w:val="right" w:pos="8306"/>
                </w:tabs>
                <w:spacing w:before="0" w:after="0" w:line="240" w:lineRule="auto"/>
                <w:rPr>
                  <w:rFonts w:ascii="David" w:hAnsi="David"/>
                  <w:color w:val="00B0F0"/>
                  <w:sz w:val="20"/>
                  <w:szCs w:val="20"/>
                  <w:rtl/>
                </w:rPr>
              </w:pPr>
              <w:ins w:id="29" w:author="Kook Sec" w:date="2020-05-21T17:59:00Z">
                <w:r>
                  <w:rPr>
                    <w:rFonts w:ascii="David" w:hAnsi="David" w:hint="cs"/>
                    <w:color w:val="00B0F0"/>
                    <w:sz w:val="20"/>
                    <w:szCs w:val="20"/>
                    <w:rtl/>
                  </w:rPr>
                  <w:t>א.מ ישראל מגורים יזמות בע"מ</w:t>
                </w:r>
              </w:ins>
            </w:p>
          </w:tc>
        </w:sdtContent>
      </w:sdt>
      <w:tc>
        <w:tcPr>
          <w:tcW w:w="2232" w:type="dxa"/>
        </w:tcPr>
        <w:p w14:paraId="4A5F7E1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4C74D294"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38BF67A2"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1F792F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332CD572" w14:textId="77777777" w:rsidTr="004E3753">
      <w:tc>
        <w:tcPr>
          <w:tcW w:w="753" w:type="dxa"/>
        </w:tcPr>
        <w:p w14:paraId="3A10073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3F2A1BB" w14:textId="77777777" w:rsidR="004E3753" w:rsidRPr="00F9528C" w:rsidRDefault="00EF6C4C" w:rsidP="004E3753">
              <w:pPr>
                <w:tabs>
                  <w:tab w:val="center" w:pos="4153"/>
                  <w:tab w:val="right" w:pos="8306"/>
                </w:tabs>
                <w:spacing w:before="0" w:after="0" w:line="240" w:lineRule="auto"/>
                <w:rPr>
                  <w:rFonts w:ascii="David" w:hAnsi="David"/>
                  <w:color w:val="00B0F0"/>
                  <w:sz w:val="20"/>
                  <w:szCs w:val="20"/>
                  <w:rtl/>
                </w:rPr>
              </w:pPr>
              <w:ins w:id="30" w:author="Kook Sec" w:date="2020-05-21T17:58:00Z">
                <w:r>
                  <w:rPr>
                    <w:rFonts w:ascii="David" w:hAnsi="David" w:hint="cs"/>
                    <w:color w:val="00B0F0"/>
                    <w:sz w:val="20"/>
                    <w:szCs w:val="20"/>
                    <w:rtl/>
                  </w:rPr>
                  <w:t>שאול שמיל - מהנדסים ויועצים</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60514B83" w14:textId="77777777" w:rsidTr="004E3753">
            <w:trPr>
              <w:trHeight w:val="201"/>
            </w:trPr>
            <w:tc>
              <w:tcPr>
                <w:tcW w:w="926" w:type="dxa"/>
              </w:tcPr>
              <w:p w14:paraId="5E332BF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C2B9DCA"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29CAC79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6358C8D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601EEFF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DE9F370" w14:textId="77777777" w:rsidR="004E3753" w:rsidRPr="00F9528C" w:rsidRDefault="00EF6C4C"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36C6F72A" w14:textId="77777777" w:rsidTr="004E3753">
      <w:trPr>
        <w:trHeight w:val="80"/>
      </w:trPr>
      <w:tc>
        <w:tcPr>
          <w:tcW w:w="753" w:type="dxa"/>
        </w:tcPr>
        <w:p w14:paraId="5A05545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1982B82D"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46E04CE5"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25F2D00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6F23400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365D5D09"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0A04D862" w14:textId="77777777"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A8B747" w14:textId="77777777" w:rsidR="00EF6C4C" w:rsidRDefault="00EF6C4C" w:rsidP="00AF234B">
      <w:pPr>
        <w:spacing w:before="0" w:after="0" w:line="240" w:lineRule="auto"/>
      </w:pPr>
      <w:r>
        <w:separator/>
      </w:r>
    </w:p>
  </w:footnote>
  <w:footnote w:type="continuationSeparator" w:id="0">
    <w:p w14:paraId="1A251AB0" w14:textId="77777777" w:rsidR="00EF6C4C" w:rsidRDefault="00EF6C4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7D477E8" w14:textId="77777777" w:rsidR="004E3753" w:rsidRDefault="004E3753" w:rsidP="00CF334C">
        <w:pPr>
          <w:pStyle w:val="a3"/>
          <w:jc w:val="center"/>
        </w:pPr>
        <w:r>
          <w:fldChar w:fldCharType="begin"/>
        </w:r>
        <w:r>
          <w:instrText xml:space="preserve"> PAGE   \* MERGEFORMAT </w:instrText>
        </w:r>
        <w:r>
          <w:fldChar w:fldCharType="separate"/>
        </w:r>
        <w:r w:rsidR="00EF6C4C">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461F51"/>
    <w:rsid w:val="004A719C"/>
    <w:rsid w:val="004E3753"/>
    <w:rsid w:val="00552E11"/>
    <w:rsid w:val="00562856"/>
    <w:rsid w:val="006A656B"/>
    <w:rsid w:val="007018B4"/>
    <w:rsid w:val="0072103C"/>
    <w:rsid w:val="00736034"/>
    <w:rsid w:val="007D6A6B"/>
    <w:rsid w:val="008C64C6"/>
    <w:rsid w:val="008D66BB"/>
    <w:rsid w:val="00942177"/>
    <w:rsid w:val="00A8581C"/>
    <w:rsid w:val="00AB2FE5"/>
    <w:rsid w:val="00AF234B"/>
    <w:rsid w:val="00BE17B4"/>
    <w:rsid w:val="00C406A1"/>
    <w:rsid w:val="00CE2C28"/>
    <w:rsid w:val="00CF334C"/>
    <w:rsid w:val="00E679C7"/>
    <w:rsid w:val="00EC37B6"/>
    <w:rsid w:val="00EF6C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86AD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E35F5"/>
    <w:rsid w:val="00607ACF"/>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FFCC5624-ABCC-4576-AD9B-94964CE5FEAA}"/>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B90EBB30-3813-488D-8B21-61E3F53C2685}"/>
</file>

<file path=customXml/itemProps6.xml><?xml version="1.0" encoding="utf-8"?>
<ds:datastoreItem xmlns:ds="http://schemas.openxmlformats.org/officeDocument/2006/customXml" ds:itemID="{DB0969D4-3770-48F0-A218-128A9D24787B}"/>
</file>

<file path=docProps/app.xml><?xml version="1.0" encoding="utf-8"?>
<Properties xmlns="http://schemas.openxmlformats.org/officeDocument/2006/extended-properties" xmlns:vt="http://schemas.openxmlformats.org/officeDocument/2006/docPropsVTypes">
  <Template>Normal.dotm</Template>
  <TotalTime>13</TotalTime>
  <Pages>33</Pages>
  <Words>10285</Words>
  <Characters>51429</Characters>
  <Application>Microsoft Office Word</Application>
  <DocSecurity>0</DocSecurity>
  <Lines>428</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2020-05-21T14:50:00Z</dcterms:created>
  <dcterms:modified xsi:type="dcterms:W3CDTF">2020-05-21T15:05:00Z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a5a2cba9-d359-46dc-8e42-27e0ed6974f5</vt:lpwstr>
  </property>
</Properties>
</file>