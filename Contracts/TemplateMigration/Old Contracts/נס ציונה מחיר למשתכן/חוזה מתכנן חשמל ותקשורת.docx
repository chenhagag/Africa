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52A39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hint="cs"/>
          <w:sz w:val="20"/>
          <w:szCs w:val="24"/>
          <w:lang w:eastAsia="he-IL"/>
        </w:rPr>
      </w:pPr>
    </w:p>
    <w:p w14:paraId="525AC9D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FD61B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99AC6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078A57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p>
    <w:bookmarkEnd w:id="0"/>
    <w:p w14:paraId="6F6FC3B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1419E676" wp14:editId="40AAF48A">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DB3C08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3EF04A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91E77C"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6A6D11"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E70A0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1A789B4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948B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96384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9689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2F15B2"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C600C28" w14:textId="77777777" w:rsidR="00735E3D" w:rsidRPr="00B27B4C" w:rsidRDefault="00740A2A"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0-01-16T15:43:00Z">
            <w:r>
              <w:rPr>
                <w:rFonts w:ascii="Times New Roman" w:eastAsia="Times New Roman" w:hAnsi="Times New Roman" w:cs="David" w:hint="cs"/>
                <w:bCs/>
                <w:sz w:val="32"/>
                <w:szCs w:val="32"/>
                <w:u w:val="single"/>
                <w:rtl/>
                <w:lang w:eastAsia="he-IL"/>
              </w:rPr>
              <w:t>א.מ ישראל מגורים יזמות בע"מ</w:t>
            </w:r>
          </w:ins>
        </w:p>
      </w:sdtContent>
    </w:sdt>
    <w:p w14:paraId="4BBF20BD"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E57D410" w14:textId="77777777" w:rsidR="00735E3D" w:rsidRPr="00B27B4C" w:rsidRDefault="00740A2A"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Kook Sec" w:date="2020-01-16T15:43:00Z">
            <w:r>
              <w:rPr>
                <w:rFonts w:ascii="Times New Roman" w:eastAsia="Times New Roman" w:hAnsi="Times New Roman" w:cs="David" w:hint="cs"/>
                <w:bCs/>
                <w:sz w:val="32"/>
                <w:szCs w:val="32"/>
                <w:u w:val="single"/>
                <w:rtl/>
                <w:lang w:eastAsia="he-IL"/>
              </w:rPr>
              <w:t>נס ציונה מחיר למשתכן</w:t>
            </w:r>
          </w:ins>
        </w:p>
      </w:sdtContent>
    </w:sdt>
    <w:p w14:paraId="0A6F6F1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06646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46BE7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05258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7CBCF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6B7BA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73503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84D2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15AE6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D0BDA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094CE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D8C09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6240C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5C8BF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71F22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64565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51A8C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C43A8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05FFE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37C10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4D72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EFA49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89835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8004E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4823FF"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99DBEF"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45972D2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ABF60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4T00:00:00Z">
            <w:dateFormat w:val="dd/MM/yyyy"/>
            <w:lid w:val="he-IL"/>
            <w:storeMappedDataAs w:val="dateTime"/>
            <w:calendar w:val="gregorian"/>
          </w:date>
        </w:sdtPr>
        <w:sdtEndPr>
          <w:rPr>
            <w:rFonts w:hint="cs"/>
          </w:rPr>
        </w:sdtEndPr>
        <w:sdtContent>
          <w:ins w:id="3" w:author="Kook Sec" w:date="2020-01-16T15:45:00Z">
            <w:r w:rsidR="00740A2A">
              <w:rPr>
                <w:rFonts w:ascii="Times New Roman" w:eastAsia="Times New Roman" w:hAnsi="Times New Roman" w:cs="David" w:hint="cs"/>
                <w:color w:val="800080"/>
                <w:sz w:val="24"/>
                <w:szCs w:val="24"/>
                <w:rtl/>
                <w:lang w:eastAsia="he-IL"/>
              </w:rPr>
              <w:t>‏24/01/2019</w:t>
            </w:r>
          </w:ins>
        </w:sdtContent>
      </w:sdt>
    </w:p>
    <w:p w14:paraId="070A419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2F83DA0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05149D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8B8A02"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93A7020" w14:textId="77777777" w:rsidR="002B2234" w:rsidRPr="002B2234" w:rsidRDefault="00740A2A"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Kook Sec" w:date="2020-01-16T15:45: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51EC7023"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7696D9EF"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1433A342"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C0AD127"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6606852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32F2E05" w14:textId="77777777" w:rsidR="002B2234" w:rsidRPr="002B2234" w:rsidRDefault="00740A2A"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Kook Sec" w:date="2020-01-16T15:48:00Z">
            <w:r>
              <w:rPr>
                <w:rFonts w:ascii="Times New Roman" w:eastAsia="Times New Roman" w:hAnsi="Times New Roman" w:cs="David" w:hint="cs"/>
                <w:color w:val="800080"/>
                <w:sz w:val="24"/>
                <w:szCs w:val="24"/>
                <w:rtl/>
              </w:rPr>
              <w:br/>
              <w:t>טיקטין תכנון חשמל  (2003) בע"מ</w:t>
            </w:r>
            <w:r>
              <w:rPr>
                <w:rFonts w:ascii="Times New Roman" w:eastAsia="Times New Roman" w:hAnsi="Times New Roman" w:cs="David" w:hint="cs"/>
                <w:color w:val="800080"/>
                <w:sz w:val="24"/>
                <w:szCs w:val="24"/>
                <w:rtl/>
              </w:rPr>
              <w:br/>
              <w:t>רח' ברגמן 2 קריית המדע רחובות</w:t>
            </w:r>
            <w:r>
              <w:rPr>
                <w:rFonts w:ascii="Times New Roman" w:eastAsia="Times New Roman" w:hAnsi="Times New Roman" w:cs="David" w:hint="cs"/>
                <w:color w:val="800080"/>
                <w:sz w:val="24"/>
                <w:szCs w:val="24"/>
                <w:rtl/>
              </w:rPr>
              <w:br/>
              <w:t>513475392</w:t>
            </w:r>
            <w:r>
              <w:rPr>
                <w:rFonts w:ascii="Times New Roman" w:eastAsia="Times New Roman" w:hAnsi="Times New Roman" w:cs="David" w:hint="cs"/>
                <w:color w:val="800080"/>
                <w:sz w:val="24"/>
                <w:szCs w:val="24"/>
                <w:rtl/>
              </w:rPr>
              <w:br/>
            </w:r>
          </w:ins>
        </w:p>
      </w:sdtContent>
    </w:sdt>
    <w:p w14:paraId="64052B2A"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3555D0B0"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3833AF07"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1CE7723"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8BD3A27"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6E6CCC19"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5EDEC46E"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232298CA"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14C354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63A4D1F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17BD2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3AC0975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097A254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F5756E"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CA6C5DE"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01A55F"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B32118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D7C7C8"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התכניות, החישובים, התיאורים, הביאורים, המדידות, התרשימים </w:t>
      </w:r>
      <w:r w:rsidRPr="002B2234">
        <w:rPr>
          <w:rFonts w:ascii="Times New Roman" w:eastAsia="Times New Roman" w:hAnsi="Times New Roman" w:cs="David"/>
          <w:sz w:val="20"/>
          <w:szCs w:val="24"/>
          <w:rtl/>
          <w:lang w:eastAsia="he-IL"/>
        </w:rPr>
        <w:lastRenderedPageBreak/>
        <w:t>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631805A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9E4BF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72D3EF5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4792669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5676F53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A92B13"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0E63C4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A49CA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051BB45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E1AA5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764FE14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71826AA9"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342B7A0"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218B541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24A29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0D7F086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5D710C4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F13C5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45A3A334"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31B8C913"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906A6C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2F3A22ED"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645A9BC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316747D"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0F7FA16D"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2E60870D"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4829CDE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06CCB1AC"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75C8C10A"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31A28742"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ז</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על קיום ביטוחי המתכנן;</w:t>
      </w:r>
    </w:p>
    <w:p w14:paraId="432BB4BC"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7EC16E41"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5DAFAB46"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374A796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3F20C14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66A4B97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586B9B7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3337F587"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4D318F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31712B7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5D9D8AD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7FE4115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6B79985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2D5E66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52F491B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0B8748A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FFB6F28"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4BE443B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lastRenderedPageBreak/>
        <w:t>צוות עובדים ואמצעים</w:t>
      </w:r>
    </w:p>
    <w:p w14:paraId="0F06E32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16452BE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6B31E5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0A05B2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32D6D08C"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60B66B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E70953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3018EF8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47AA6071"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6E42AAB0"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0E9B016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6B91696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4485ECA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w:t>
      </w:r>
      <w:r w:rsidRPr="002B2234">
        <w:rPr>
          <w:rFonts w:ascii="Times New Roman" w:eastAsia="Times New Roman" w:hAnsi="Times New Roman" w:cs="David" w:hint="cs"/>
          <w:sz w:val="20"/>
          <w:szCs w:val="24"/>
          <w:rtl/>
          <w:lang w:eastAsia="he-IL"/>
        </w:rPr>
        <w:lastRenderedPageBreak/>
        <w:t>ובכתב</w:t>
      </w:r>
      <w:r w:rsidRPr="002B2234">
        <w:rPr>
          <w:rFonts w:ascii="Times New Roman" w:eastAsia="Times New Roman" w:hAnsi="Times New Roman" w:cs="David"/>
          <w:sz w:val="20"/>
          <w:szCs w:val="24"/>
          <w:rtl/>
          <w:lang w:eastAsia="he-IL"/>
        </w:rPr>
        <w:t>.</w:t>
      </w:r>
    </w:p>
    <w:p w14:paraId="60D4F1A0"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644665F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7BC34CB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E63C07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23DC160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4D45371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35EA067"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103C7AB8"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7B3C9C8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5F4D4C3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3371D94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1A9904D"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עבודותיהם ובאופן שיבטיח ביצועם </w:t>
      </w:r>
      <w:r w:rsidRPr="002B2234">
        <w:rPr>
          <w:rFonts w:ascii="Times New Roman" w:eastAsia="Times New Roman" w:hAnsi="Times New Roman" w:cs="David"/>
          <w:sz w:val="20"/>
          <w:szCs w:val="24"/>
          <w:rtl/>
          <w:lang w:eastAsia="he-IL"/>
        </w:rPr>
        <w:lastRenderedPageBreak/>
        <w:t>בהתאם ללוחות הזמנים שיהיו רצופים לחוזים שיחתמו עמם.</w:t>
      </w:r>
    </w:p>
    <w:p w14:paraId="5111981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B04741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64E63FA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02453A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CA984F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4E5F7942"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3FBBBE4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207F99D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A3C893E"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5F69F0B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7E4419C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159DF92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686D265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3E6590A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596B52D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055541A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2C50ED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4CD83B0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1E5C85D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שליחויות.</w:t>
      </w:r>
    </w:p>
    <w:p w14:paraId="5E870881"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D5E2BA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20BEA4DA"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CC715B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0C99C5A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023FA6C1"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5EECF7DA"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43ED59D0"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39B5576"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792A3B9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643E45F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440ECA4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0673E74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77D746D"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12E8525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5AAA34C"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2E478B7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09BDA9E6" w14:textId="77777777" w:rsidR="0039396B" w:rsidRPr="00013687" w:rsidRDefault="0039396B" w:rsidP="0039396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C2B9E57" w14:textId="77777777" w:rsidR="0039396B" w:rsidRPr="00013687" w:rsidRDefault="0039396B" w:rsidP="0039396B">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0665BE1" w14:textId="77777777" w:rsidR="0039396B" w:rsidRPr="00013687" w:rsidRDefault="0039396B" w:rsidP="0039396B">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1DF8C46" w14:textId="77777777" w:rsidR="0039396B" w:rsidRPr="00013687" w:rsidRDefault="0039396B" w:rsidP="0039396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815227C" w14:textId="77777777" w:rsidR="0039396B" w:rsidRDefault="0039396B" w:rsidP="0039396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DD8CCB6" w14:textId="77777777" w:rsidR="0039396B" w:rsidRPr="00013687" w:rsidRDefault="0039396B" w:rsidP="0039396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132178A" w14:textId="77777777" w:rsidR="0039396B" w:rsidRPr="00B27B4C" w:rsidRDefault="0039396B" w:rsidP="0039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09BDF688" w14:textId="77777777" w:rsidR="0039396B" w:rsidRPr="00B27B4C" w:rsidRDefault="0039396B" w:rsidP="0039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57A77A60" w14:textId="77777777" w:rsidR="0039396B" w:rsidRPr="00B27B4C" w:rsidRDefault="0039396B" w:rsidP="0039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w:t>
      </w:r>
      <w:r w:rsidRPr="00B27B4C">
        <w:rPr>
          <w:rFonts w:ascii="Times New Roman" w:eastAsia="Times New Roman" w:hAnsi="Times New Roman" w:cs="David"/>
          <w:sz w:val="20"/>
          <w:szCs w:val="24"/>
          <w:rtl/>
          <w:lang w:eastAsia="he-IL"/>
        </w:rPr>
        <w:lastRenderedPageBreak/>
        <w:t xml:space="preserve">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4F0E8CD7" w14:textId="77777777" w:rsidR="0039396B" w:rsidRPr="00B27B4C" w:rsidRDefault="0039396B" w:rsidP="0039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7C3DF762" w14:textId="77777777" w:rsidR="0039396B" w:rsidRPr="00B27B4C" w:rsidRDefault="0039396B" w:rsidP="0039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70485E4A" w14:textId="77777777" w:rsidR="0039396B" w:rsidRPr="00B27B4C" w:rsidRDefault="0039396B" w:rsidP="0039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2356281B" w14:textId="77777777" w:rsidR="0039396B" w:rsidRPr="00B27B4C" w:rsidRDefault="0039396B" w:rsidP="0039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3B4D6AF3" w14:textId="77777777" w:rsidR="0039396B" w:rsidRPr="00B27B4C" w:rsidRDefault="0039396B" w:rsidP="0039396B">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40CCFA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1A864E2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2D70C88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5ACA53F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F02F70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FCC97E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76EC14CA"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9E6791A"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79C0ADB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w:t>
      </w:r>
      <w:r w:rsidRPr="002B2234">
        <w:rPr>
          <w:rFonts w:ascii="Times New Roman" w:eastAsia="Times New Roman" w:hAnsi="Times New Roman" w:cs="David"/>
          <w:color w:val="000000"/>
          <w:sz w:val="24"/>
          <w:szCs w:val="24"/>
          <w:rtl/>
          <w:lang w:eastAsia="he-IL"/>
        </w:rPr>
        <w:lastRenderedPageBreak/>
        <w:t>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6FD4319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3A7E98F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5BEF70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2A16887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D7E831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978E4B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6DEB6A57"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7B5B835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00CA84A4"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744F2792"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1BADFB63"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7C91C0D4"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7E9F8A3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49871E8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5FA9F455"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160F46EF"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6321016F"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0440EB86"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4998323F"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6ECC680F"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14:paraId="32C10B19"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2D39D78"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7B4CC0D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4A8EAD1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w:t>
      </w:r>
      <w:r w:rsidRPr="002B2234">
        <w:rPr>
          <w:rFonts w:ascii="Times New Roman" w:eastAsia="Times New Roman" w:hAnsi="Times New Roman" w:cs="David"/>
          <w:sz w:val="20"/>
          <w:szCs w:val="24"/>
          <w:rtl/>
          <w:lang w:eastAsia="he-IL"/>
        </w:rPr>
        <w:lastRenderedPageBreak/>
        <w:t>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5E92C24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F346B8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90EAB7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2D479ED"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4C564B7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25991FC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7E657E3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16A9060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6D5873B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755CDA8C"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0639126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56833E99"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4055D3C"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5CD67E9E"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2BC4599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6AE397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4E07AB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32D11740"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1A75B863"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312F620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01D0FCB1"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497ACAB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6BFEC6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0BDE24E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643AB62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3B6B59F3"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066A050"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1C20D92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337A0E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w:t>
      </w:r>
      <w:r w:rsidRPr="002B2234">
        <w:rPr>
          <w:rFonts w:ascii="Times New Roman" w:eastAsia="Times New Roman" w:hAnsi="Times New Roman" w:cs="David"/>
          <w:sz w:val="20"/>
          <w:szCs w:val="24"/>
          <w:rtl/>
          <w:lang w:eastAsia="he-IL"/>
        </w:rPr>
        <w:lastRenderedPageBreak/>
        <w:t xml:space="preserve">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825BCA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5AC3259D"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0B86D4E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EA14AE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1CC2416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352DD1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7CF86D54"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618735A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B218D74"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13C497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0DA7DF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920628C"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7A717690"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6DDE6D1E"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090D0D04"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4B90255"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89B5357"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9D90FFD"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7473F83" w14:textId="77777777"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20-01-16T15:48:00Z">
            <w:r w:rsidR="00740A2A">
              <w:rPr>
                <w:rFonts w:ascii="Times New Roman" w:eastAsia="Times New Roman" w:hAnsi="Times New Roman" w:cs="David" w:hint="cs"/>
                <w:color w:val="00B0F0"/>
                <w:sz w:val="20"/>
                <w:szCs w:val="24"/>
                <w:u w:val="single"/>
                <w:rtl/>
                <w:lang w:eastAsia="he-IL"/>
              </w:rPr>
              <w:t>טיקטין תכנון חשמל  (2003)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Kook Sec" w:date="2020-01-16T15:45:00Z">
            <w:r w:rsidR="00740A2A" w:rsidRPr="003E6FC4">
              <w:rPr>
                <w:rStyle w:val="a7"/>
                <w:rtl/>
              </w:rPr>
              <w:t>[שם צד א]</w:t>
            </w:r>
          </w:ins>
        </w:sdtContent>
      </w:sdt>
    </w:p>
    <w:p w14:paraId="035C864B"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F98AEE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7AD4F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48198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707891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22EA4E"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1839FF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19C49E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3CB0858"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6F0BD615"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20D3B9"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A672FD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3A3C19F"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C47BB2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6E4224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9031C4F"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761F6D7"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4475E69"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0FDC6DA"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2C25178"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3BC2BE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4EC406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706415"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20-01-16T15:44:00Z">
            <w:r w:rsidR="00740A2A">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Kook Sec" w:date="2020-01-16T15:43:00Z">
            <w:r w:rsidR="00740A2A">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20-01-16T15:43:00Z">
            <w:r w:rsidR="00740A2A">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0BC70F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46116A"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1316E202"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FE92524"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42BBAE"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Kook Sec" w:date="2020-01-16T15:44:00Z">
            <w:r w:rsidR="00740A2A">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4126E7BD"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0C951C39"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F68730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118F7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3DBA6DE0"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415FE85"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יתבצע במודל תלת מימד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xml:space="preserve">. כל תעבורת הקבצים תבוצע באמצעות התוכנה בלבד או תוכנה אחרת לפי החלטת </w:t>
      </w:r>
      <w:r w:rsidR="001C0853" w:rsidRPr="001C0853">
        <w:rPr>
          <w:rFonts w:ascii="Times New Roman" w:eastAsia="Times New Roman" w:hAnsi="Times New Roman" w:cs="David"/>
          <w:sz w:val="24"/>
          <w:szCs w:val="24"/>
          <w:rtl/>
          <w:lang w:eastAsia="he-IL"/>
        </w:rPr>
        <w:lastRenderedPageBreak/>
        <w:t>המזמין.</w:t>
      </w:r>
    </w:p>
    <w:p w14:paraId="4AD20D7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75C075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937944"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549FF08E"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16DC630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D015E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0CE428C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FC9A6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0BB576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14CDEE"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F2CF031"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A073B47"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279E478"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93E829E"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E25DBFD"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D7544AA"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6F256E57" w14:textId="77777777" w:rsidTr="00735E3D">
        <w:tc>
          <w:tcPr>
            <w:tcW w:w="3366" w:type="dxa"/>
          </w:tcPr>
          <w:p w14:paraId="06D7F9BD" w14:textId="77777777" w:rsidR="00735E3D" w:rsidRDefault="00740A2A"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2" w:author="Kook Sec" w:date="2020-01-16T15:45:00Z">
                  <w:r>
                    <w:rPr>
                      <w:rFonts w:ascii="Times New Roman" w:eastAsia="Times New Roman" w:hAnsi="Times New Roman" w:cs="David" w:hint="cs"/>
                      <w:color w:val="008000"/>
                      <w:sz w:val="24"/>
                      <w:szCs w:val="24"/>
                      <w:rtl/>
                      <w:lang w:eastAsia="he-IL"/>
                    </w:rPr>
                    <w:t>100</w:t>
                  </w:r>
                </w:ins>
              </w:sdtContent>
            </w:sdt>
          </w:p>
          <w:p w14:paraId="2694822E"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A52F33B" w14:textId="77777777" w:rsidR="00735E3D" w:rsidRDefault="00735E3D" w:rsidP="00735E3D">
            <w:pPr>
              <w:widowControl w:val="0"/>
              <w:spacing w:before="0" w:beforeAutospacing="0" w:after="0" w:afterAutospacing="0" w:line="240" w:lineRule="auto"/>
              <w:ind w:left="720"/>
              <w:outlineLvl w:val="2"/>
            </w:pPr>
          </w:p>
          <w:p w14:paraId="4B49F414"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A06FFF6"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99639B0"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lastRenderedPageBreak/>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232FED0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0A5FCF2"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7AE56EA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D228D3"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6F750249"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76E5B05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4AAE35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0ADFF2BF"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704C13"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0B2341B5"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9C773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2795AD1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41DB208"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7243A79B"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2881E92F"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1ADB7DED"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717ABC5E"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C996919"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4619CCD"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5FC95191"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494B137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37D796"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59567746"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652A93D7"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2D769006"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88005C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2269933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4126C7"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lastRenderedPageBreak/>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297987E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60243A"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215AA77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6D393"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257F7E5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271F1545"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6E7FB1FC"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33DBFA0C"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19146E9C"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3FE41EC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7CA1E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215C52A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DDB461A"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101D3C3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9B219B"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7665102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2A522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589EB13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010E9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529912D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73A79A"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50F1AA5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1FCA6D"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78A5B21A"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07AE8EFA"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4EAFC64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56EAEF"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497FBBC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546D4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75F22E4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6E5B3E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15329C2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9E313B"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3CD377D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A8E03A"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44AECD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04718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2284361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51CC9D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7C78BB4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EB647F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71F2FA2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172E7C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0032C03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603FE2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5239FCA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9E7CC5"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7C254CD5"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E017B3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59E0E64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3EF81A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364D6BD6"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532EC2D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3F6751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60F8021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257653A1"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4772FE5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21940196"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60D90E3"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117C338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64D26EF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7F7727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6AEF015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12625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5254267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552C6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3B953E9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678EF22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71ECE2E3"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7C9100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6779D102"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754377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תאום תכניות המתכנן עם תכניות המערכות תחת תקרות </w:t>
      </w:r>
      <w:r w:rsidRPr="002B2234">
        <w:rPr>
          <w:rFonts w:ascii="Times New Roman" w:eastAsia="Times New Roman" w:hAnsi="Times New Roman" w:cs="David"/>
          <w:sz w:val="24"/>
          <w:szCs w:val="24"/>
          <w:rtl/>
          <w:lang w:eastAsia="he-IL"/>
        </w:rPr>
        <w:lastRenderedPageBreak/>
        <w:t>מרתפים ותחת תקרות קומות עמודים.</w:t>
      </w:r>
    </w:p>
    <w:p w14:paraId="04E05568"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2D39185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0267F690"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96A98D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3975BE6E"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75176264"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1D268DC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19605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4792803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הקונסטרוקציה והאדריכלות, סימון חורים או מעברים העוברים דרך אלמנטים קונסטרוקטיביים, באופן שיופיעו בתכניות הקונסטרוקציה.</w:t>
      </w:r>
    </w:p>
    <w:p w14:paraId="5A4C9876"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4781DDB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C231F6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4A778FA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7CFA59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14:paraId="2411094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C9D6D5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7E7965B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23F407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1F9A121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4B4E0E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5A251B57"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5C96CA9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FE6277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5B84032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27AA91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66B6C09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C07087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14:paraId="04DDA6F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65BE9E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אומדן מפורט של ערך העבודות, מבוסס על המפרטים וכתבי הכמויות, תוך ציון מדד תשומות הבניה למגורים הידוע במועד הכנת </w:t>
      </w:r>
      <w:r w:rsidRPr="002B2234">
        <w:rPr>
          <w:rFonts w:ascii="Times New Roman" w:eastAsia="Times New Roman" w:hAnsi="Times New Roman" w:cs="David"/>
          <w:sz w:val="24"/>
          <w:szCs w:val="24"/>
          <w:rtl/>
          <w:lang w:eastAsia="he-IL"/>
        </w:rPr>
        <w:lastRenderedPageBreak/>
        <w:t>האומדן.</w:t>
      </w:r>
    </w:p>
    <w:p w14:paraId="4F28893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1252EC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6A80E87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E637C2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799E598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ADD71F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C6A46E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42E156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76F71CC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118DA4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317A047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10B52E8"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1A785A4C"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62CE6CC"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539EDF63"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0ECAECC"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62FA916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1A8758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76B1B1D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A00008A"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0D215E9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37748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6E7DD0BB"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BBD7B8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5F391C4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F6E3F"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5E352A2C"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89FB82C"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62692FD2"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785C823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0FFBC27C"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860CE83"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44DF4BA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45666497"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042DD8A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6DDDA32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6AC8441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FE9003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48B94FE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083B7E0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6D5DB67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DE5B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5ED2B2A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41CF00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75315FA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2FC0CC"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7D0402E2"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DEFA1D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0D1FE0AA"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1AFA9867"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1AB55534"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39925EB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3F478BFC"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6D21AA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3555B69D"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44B6A1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4C32ECDF"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8B5F709"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57D2EDCF"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1F9FA5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7E06854B"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B34815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08529A1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EDE94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391C085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0379A604"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6CE28CD7"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A420672"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61FE2472"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DC90BDE"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54D93769"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C2FA969"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3B82FB0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lastRenderedPageBreak/>
        <w:br w:type="page"/>
      </w:r>
    </w:p>
    <w:p w14:paraId="2AE6471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5F42129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4D152B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6D5F71C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9DA33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78B0B1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C3514D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6E981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4CCDDA9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478EB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43B2E1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631A5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2DF759F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43666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BD0339"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3F3147D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9E14C4"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2B8F813D"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B5DD96D"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1A6B0364"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166DD02C"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r w:rsidRPr="002B2234">
        <w:rPr>
          <w:rFonts w:ascii="Times New Roman" w:eastAsia="Times New Roman" w:hAnsi="Times New Roman" w:cs="David" w:hint="cs"/>
          <w:sz w:val="20"/>
          <w:szCs w:val="24"/>
          <w:rtl/>
          <w:lang w:eastAsia="he-IL"/>
        </w:rPr>
        <w:t>1.1</w:t>
      </w:r>
    </w:p>
    <w:p w14:paraId="0DD7EE58"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ראשוני.</w:t>
      </w:r>
    </w:p>
    <w:p w14:paraId="2FDF6EF3"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חוזר.</w:t>
      </w:r>
    </w:p>
    <w:p w14:paraId="29B036F9"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מ"ר בנוי ומקורה מתחת למפלס הכניסה לבניינים.</w:t>
      </w:r>
    </w:p>
    <w:p w14:paraId="6839A800"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06EEF506"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183AA5AC"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CF27DB2"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ראשוני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1DCCD0B6"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556F8EB0"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חוזר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33C1D519"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2E18EDC9"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735E3D">
            <w:rPr>
              <w:rStyle w:val="AutoFieldsChar"/>
              <w:color w:val="00B0F0"/>
              <w:rtl/>
            </w:rPr>
            <w:t>[סוג מדד כותרת]</w:t>
          </w:r>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735E3D">
            <w:rPr>
              <w:rStyle w:val="AutoFieldsChar"/>
              <w:color w:val="00B0F0"/>
              <w:rtl/>
            </w:rPr>
            <w:t>[מדד בגין/ידוע - כותרת]</w:t>
          </w:r>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735E3D">
            <w:rPr>
              <w:rStyle w:val="AutoFieldsChar"/>
              <w:color w:val="00B0F0"/>
              <w:rtl/>
            </w:rPr>
            <w:t>[מדד בסיס]</w:t>
          </w:r>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735E3D">
            <w:rPr>
              <w:rStyle w:val="AutoFieldsChar"/>
              <w:color w:val="00B0F0"/>
              <w:rtl/>
            </w:rPr>
            <w:t>[נקודות מדד]</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0D66F95C"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427900E2"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3723BC5D"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0FE0297"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5BB64DA5"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BCD9744"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1931143A"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AE1A6C0"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0DC6D7A3"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04B516C"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047F6179"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25CB0C24"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799D88DB"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והתכניות </w:t>
      </w:r>
      <w:r w:rsidRPr="002B2234">
        <w:rPr>
          <w:rFonts w:ascii="Times New Roman" w:eastAsia="Times New Roman" w:hAnsi="Times New Roman" w:cs="David" w:hint="cs"/>
          <w:sz w:val="20"/>
          <w:szCs w:val="24"/>
          <w:rtl/>
          <w:lang w:eastAsia="he-IL"/>
        </w:rPr>
        <w:lastRenderedPageBreak/>
        <w:t>למזמין.</w:t>
      </w:r>
    </w:p>
    <w:p w14:paraId="2B983A36"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09FDFED0"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70253931"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5F0FFF8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CA4865"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0247EB37"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C174A04"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47F354D"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5F2C9E24"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4DBBBCBE"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3644B3EB"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04B7119F" w14:textId="77777777"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7E2BACAB"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6C8C06E4" w14:textId="77777777"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14:paraId="52F152E3"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0F05A443"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14:paraId="667B50FD"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12%</w:t>
      </w:r>
    </w:p>
    <w:p w14:paraId="23DEF206"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3AF78A2D"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457CAA74"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5AA3F044"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5E454F85"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240893F5" w14:textId="77777777"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8%</w:t>
      </w:r>
    </w:p>
    <w:p w14:paraId="7820F465"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234CB117"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5032967F"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3FC4697E"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6D0FDB11"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145402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E8353B"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684F17A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D4B98B8"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 אישור החשבון ע"י המנהל.</w:t>
      </w:r>
    </w:p>
    <w:p w14:paraId="182E9B0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FDCFE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1EB16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87C0D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FEA40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E817F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EBE34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7BDDE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FC09E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15DFB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33D9F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3E20B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79DE9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5D96C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6E529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63663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54188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3DCBC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BEADB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1B100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42F8D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514CB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F8BE9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B4132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4F7B7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41265B"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21693086"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B7758BF"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4T00:00:00Z">
            <w:dateFormat w:val="dd/MM/yyyy"/>
            <w:lid w:val="he-IL"/>
            <w:storeMappedDataAs w:val="dateTime"/>
            <w:calendar w:val="gregorian"/>
          </w:date>
        </w:sdtPr>
        <w:sdtEndPr>
          <w:rPr>
            <w:rFonts w:hint="cs"/>
          </w:rPr>
        </w:sdtEndPr>
        <w:sdtContent>
          <w:ins w:id="13" w:author="Kook Sec" w:date="2020-01-16T15:45:00Z">
            <w:r w:rsidR="00740A2A">
              <w:rPr>
                <w:rFonts w:ascii="Times New Roman" w:eastAsia="Times New Roman" w:hAnsi="Times New Roman" w:cs="David" w:hint="cs"/>
                <w:color w:val="008000"/>
                <w:sz w:val="24"/>
                <w:szCs w:val="24"/>
                <w:rtl/>
                <w:lang w:eastAsia="he-IL"/>
              </w:rPr>
              <w:t>‏24/01/2019</w:t>
            </w:r>
          </w:ins>
        </w:sdtContent>
      </w:sdt>
      <w:r w:rsidRPr="00B27B4C">
        <w:rPr>
          <w:rFonts w:ascii="Times New Roman" w:eastAsia="Times New Roman" w:hAnsi="Times New Roman" w:cs="David" w:hint="cs"/>
          <w:bCs/>
          <w:color w:val="FF0000"/>
          <w:sz w:val="24"/>
          <w:szCs w:val="24"/>
          <w:rtl/>
          <w:lang w:eastAsia="he-IL"/>
        </w:rPr>
        <w:br/>
      </w:r>
    </w:p>
    <w:p w14:paraId="0C948FF3"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A631AB8" w14:textId="77777777" w:rsidR="00A03B97" w:rsidRPr="00B27B4C" w:rsidRDefault="00740A2A"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4" w:author="Kook Sec" w:date="2020-01-16T15:45: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0704DC97"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08F34DE"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0EC0256"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9228758"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CAEF63D"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294FA3"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 w:author="Kook Sec" w:date="2020-01-16T15:48:00Z">
            <w:r w:rsidR="00740A2A">
              <w:rPr>
                <w:rFonts w:ascii="Times New Roman" w:eastAsia="Times New Roman" w:hAnsi="Times New Roman" w:cs="David" w:hint="cs"/>
                <w:color w:val="008000"/>
                <w:sz w:val="24"/>
                <w:szCs w:val="24"/>
                <w:rtl/>
                <w:lang w:eastAsia="he-IL"/>
              </w:rPr>
              <w:t>טיקטין תכנון חשמל  (2003)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20-01-16T15:48:00Z">
            <w:r w:rsidR="00740A2A">
              <w:rPr>
                <w:rFonts w:ascii="Times New Roman" w:eastAsia="Times New Roman" w:hAnsi="Times New Roman" w:cs="David" w:hint="cs"/>
                <w:color w:val="008000"/>
                <w:sz w:val="24"/>
                <w:szCs w:val="24"/>
                <w:rtl/>
                <w:lang w:eastAsia="he-IL"/>
              </w:rPr>
              <w:t>טיקטין תכנון חשמל  (2003)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0-01-16T15:48:00Z">
            <w:r w:rsidR="00740A2A">
              <w:rPr>
                <w:rFonts w:ascii="Times New Roman" w:eastAsia="Times New Roman" w:hAnsi="Times New Roman" w:cs="David" w:hint="cs"/>
                <w:color w:val="008000"/>
                <w:sz w:val="24"/>
                <w:szCs w:val="24"/>
                <w:rtl/>
                <w:lang w:eastAsia="he-IL"/>
              </w:rPr>
              <w:t>טיקטין תכנון חשמל  (2003)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EE0F302"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D788EB"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0-01-16T15:48:00Z">
            <w:r w:rsidR="00740A2A">
              <w:rPr>
                <w:rFonts w:ascii="Times New Roman" w:eastAsia="Times New Roman" w:hAnsi="Times New Roman" w:cs="David" w:hint="cs"/>
                <w:color w:val="008000"/>
                <w:sz w:val="24"/>
                <w:szCs w:val="24"/>
                <w:rtl/>
                <w:lang w:eastAsia="he-IL"/>
              </w:rPr>
              <w:t>טיקטין תכנון חשמל  (2003)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9" w:author="Kook Sec" w:date="2020-01-16T15:43:00Z">
            <w:r w:rsidR="00740A2A">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65AC5624"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719AD1"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0-01-16T15:48:00Z">
            <w:r w:rsidR="00740A2A">
              <w:rPr>
                <w:rFonts w:ascii="Times New Roman" w:eastAsia="Times New Roman" w:hAnsi="Times New Roman" w:cs="David" w:hint="cs"/>
                <w:color w:val="008000"/>
                <w:sz w:val="24"/>
                <w:szCs w:val="24"/>
                <w:rtl/>
                <w:lang w:eastAsia="he-IL"/>
              </w:rPr>
              <w:t>טיקטין תכנון חשמל  (2003)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44D0171"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93D2AC2" w14:textId="77777777"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 w:author="Kook Sec" w:date="2020-01-16T15:48:00Z">
            <w:r w:rsidR="00740A2A">
              <w:rPr>
                <w:rFonts w:ascii="Times New Roman" w:eastAsia="Times New Roman" w:hAnsi="Times New Roman" w:cs="David" w:hint="cs"/>
                <w:color w:val="008000"/>
                <w:sz w:val="24"/>
                <w:szCs w:val="24"/>
                <w:rtl/>
                <w:lang w:eastAsia="he-IL"/>
              </w:rPr>
              <w:t>טיקטין תכנון חשמל  (2003)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A9E4518"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4CD83DB"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B48561B"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1C12B6"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D06C635"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EE9CEB"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806D004"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6711D4"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523CCE7"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978A06C"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3AF154C"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Kook Sec" w:date="2020-01-16T15:48:00Z">
            <w:r w:rsidR="00740A2A">
              <w:rPr>
                <w:rFonts w:ascii="Times New Roman" w:eastAsia="Times New Roman" w:hAnsi="Times New Roman" w:cs="David" w:hint="cs"/>
                <w:color w:val="00B0F0"/>
                <w:sz w:val="20"/>
                <w:szCs w:val="24"/>
                <w:u w:val="single"/>
                <w:rtl/>
                <w:lang w:eastAsia="he-IL"/>
              </w:rPr>
              <w:t>טיקטין תכנון חשמל  (2003) בע"מ</w:t>
            </w:r>
          </w:ins>
        </w:sdtContent>
      </w:sdt>
    </w:p>
    <w:p w14:paraId="3ED0B1B7"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73EA0A8"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8A62B70"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9DD62CB"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D23F04B"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6C65252"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1511544"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נספח "ז"</w:t>
      </w:r>
    </w:p>
    <w:p w14:paraId="0EA9A6C0"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6ECD72" w14:textId="77777777" w:rsidR="00A03B97" w:rsidRPr="00255ACD" w:rsidRDefault="00A03B97" w:rsidP="00A03B97">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3ECC6302"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FF2057" w14:textId="77777777" w:rsidR="00A03B97" w:rsidRPr="00BD794C" w:rsidRDefault="00A03B97" w:rsidP="00A03B97">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7388708F"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AB33CF0E7CB34795A6CC13DA4C0D90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54531EAD" w14:textId="77777777" w:rsidR="00A03B97" w:rsidRPr="009E0EE6" w:rsidRDefault="00740A2A" w:rsidP="00A03B9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23" w:author="Kook Sec" w:date="2020-01-16T15:45:00Z">
            <w:r>
              <w:rPr>
                <w:rFonts w:ascii="Times New Roman" w:eastAsia="Times New Roman" w:hAnsi="Times New Roman" w:cs="David" w:hint="cs"/>
                <w:sz w:val="24"/>
                <w:szCs w:val="24"/>
                <w:u w:val="single"/>
                <w:rtl/>
                <w:lang w:eastAsia="he-IL"/>
              </w:rPr>
              <w:br/>
              <w:t>א.מ. ישראל מגורים יזמות בע"מ</w:t>
            </w:r>
            <w:r>
              <w:rPr>
                <w:rFonts w:ascii="Times New Roman" w:eastAsia="Times New Roman" w:hAnsi="Times New Roman" w:cs="David" w:hint="cs"/>
                <w:sz w:val="24"/>
                <w:szCs w:val="24"/>
                <w:u w:val="single"/>
                <w:rtl/>
                <w:lang w:eastAsia="he-IL"/>
              </w:rPr>
              <w:br/>
              <w:t>יוני נתניהו 1 אור יהודה</w:t>
            </w:r>
            <w:r>
              <w:rPr>
                <w:rFonts w:ascii="Times New Roman" w:eastAsia="Times New Roman" w:hAnsi="Times New Roman" w:cs="David" w:hint="cs"/>
                <w:sz w:val="24"/>
                <w:szCs w:val="24"/>
                <w:u w:val="single"/>
                <w:rtl/>
                <w:lang w:eastAsia="he-IL"/>
              </w:rPr>
              <w:br/>
              <w:t>514957794</w:t>
            </w:r>
            <w:r>
              <w:rPr>
                <w:rFonts w:ascii="Times New Roman" w:eastAsia="Times New Roman" w:hAnsi="Times New Roman" w:cs="David" w:hint="cs"/>
                <w:sz w:val="24"/>
                <w:szCs w:val="24"/>
                <w:u w:val="single"/>
                <w:rtl/>
                <w:lang w:eastAsia="he-IL"/>
              </w:rPr>
              <w:br/>
            </w:r>
          </w:ins>
        </w:p>
      </w:sdtContent>
    </w:sdt>
    <w:p w14:paraId="13CCAF16" w14:textId="77777777" w:rsidR="00A03B97" w:rsidRPr="00BD794C" w:rsidRDefault="00A03B97" w:rsidP="00A03B97">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2E65A979"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234F91"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
    <w:p w14:paraId="1EB02187" w14:textId="77777777" w:rsidR="00A03B97" w:rsidRPr="00BD794C" w:rsidRDefault="00A03B97" w:rsidP="00A03B9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6030631" w14:textId="77777777" w:rsidR="00A03B97" w:rsidRPr="00BD794C" w:rsidRDefault="00A03B97" w:rsidP="00A03B9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611473901"/>
          <w:placeholder>
            <w:docPart w:val="99D03293435C4A94A37FDC7E554CCE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Kook Sec" w:date="2020-01-16T15:48:00Z">
            <w:r w:rsidR="00740A2A">
              <w:rPr>
                <w:rFonts w:ascii="Times New Roman" w:eastAsia="Times New Roman" w:hAnsi="Times New Roman" w:cs="David" w:hint="cs"/>
                <w:color w:val="00B0F0"/>
                <w:sz w:val="20"/>
                <w:szCs w:val="24"/>
                <w:u w:val="single"/>
                <w:rtl/>
                <w:lang w:eastAsia="he-IL"/>
              </w:rPr>
              <w:t>טיקטין תכנון חשמל  (2003) בע"מ</w:t>
            </w:r>
          </w:ins>
        </w:sdtContent>
      </w:sdt>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1D1170F3" w14:textId="77777777" w:rsidR="00A03B97" w:rsidRPr="00BD794C" w:rsidRDefault="00A03B97" w:rsidP="00A03B9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48C91A4BE922422E800CA21DE3D8EB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4T00:00:00Z">
            <w:dateFormat w:val="dd/MM/yyyy"/>
            <w:lid w:val="he-IL"/>
            <w:storeMappedDataAs w:val="dateTime"/>
            <w:calendar w:val="gregorian"/>
          </w:date>
        </w:sdtPr>
        <w:sdtEndPr/>
        <w:sdtContent>
          <w:ins w:id="25" w:author="Kook Sec" w:date="2020-01-16T15:45:00Z">
            <w:r w:rsidR="00740A2A">
              <w:rPr>
                <w:rFonts w:ascii="Times New Roman" w:eastAsia="Times New Roman" w:hAnsi="Times New Roman" w:cs="David" w:hint="cs"/>
                <w:sz w:val="24"/>
                <w:szCs w:val="24"/>
                <w:rtl/>
                <w:lang w:eastAsia="he-IL"/>
              </w:rPr>
              <w:t>‏24/01/2019</w:t>
            </w:r>
          </w:ins>
        </w:sdtContent>
      </w:sdt>
    </w:p>
    <w:p w14:paraId="4126EA60" w14:textId="77777777" w:rsidR="00A03B97" w:rsidRPr="00BD794C" w:rsidRDefault="00A03B97" w:rsidP="00A03B97">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E5DECD84628F4A68BE24FB8C1A5397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6" w:author="Kook Sec" w:date="2020-01-16T15:45:00Z">
            <w:r w:rsidR="00740A2A">
              <w:rPr>
                <w:rFonts w:ascii="Times New Roman" w:eastAsia="Times New Roman" w:hAnsi="Times New Roman" w:cs="David" w:hint="cs"/>
                <w:sz w:val="24"/>
                <w:szCs w:val="24"/>
                <w:rtl/>
                <w:lang w:eastAsia="he-IL"/>
              </w:rPr>
              <w:t>תכנון חשמל עבור 216 יח"ד כולל חניון ומרתף תת"ק</w:t>
            </w:r>
          </w:ins>
        </w:sdtContent>
      </w:sdt>
      <w:r w:rsidRPr="00BD794C">
        <w:rPr>
          <w:rFonts w:ascii="Times New Roman" w:eastAsia="Times New Roman" w:hAnsi="Times New Roman" w:cs="David" w:hint="cs"/>
          <w:sz w:val="24"/>
          <w:szCs w:val="24"/>
          <w:rtl/>
          <w:lang w:eastAsia="he-IL"/>
        </w:rPr>
        <w:t xml:space="preserve"> </w:t>
      </w:r>
    </w:p>
    <w:p w14:paraId="0CFA4563" w14:textId="77777777" w:rsidR="00A03B97" w:rsidRPr="00BD794C" w:rsidRDefault="00A03B97" w:rsidP="00A03B97">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784498A4"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A0B5D3"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lang w:eastAsia="he-IL"/>
        </w:rPr>
      </w:pPr>
    </w:p>
    <w:p w14:paraId="026C4F60"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102DC2C3"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955EC0"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60C729" w14:textId="77777777" w:rsidR="00A03B97" w:rsidRPr="00BD794C" w:rsidRDefault="00A03B97" w:rsidP="00A03B97">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7AC560CF" w14:textId="77777777" w:rsidR="00A03B97" w:rsidRPr="00BD794C" w:rsidRDefault="00A03B97" w:rsidP="00A03B97">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011FDB37" w14:textId="77777777" w:rsidR="00A03B97" w:rsidRPr="00BD794C" w:rsidRDefault="00A03B97" w:rsidP="00A03B97">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3E2983C1" w14:textId="77777777" w:rsidR="00A03B97" w:rsidRPr="00BD794C" w:rsidRDefault="00A03B97" w:rsidP="00A03B97">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59B0547C" w14:textId="77777777" w:rsidR="00A03B97" w:rsidRPr="00BD794C" w:rsidRDefault="00A03B97" w:rsidP="00A03B9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ב.ר. 2011". </w:t>
      </w:r>
    </w:p>
    <w:p w14:paraId="5CA60864" w14:textId="77777777" w:rsidR="00A03B97" w:rsidRPr="00BD794C" w:rsidRDefault="00A03B97" w:rsidP="00A03B97">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89CBB05"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BF8EB9" w14:textId="77777777" w:rsidR="00A03B97" w:rsidRPr="00BD794C" w:rsidRDefault="00A03B97" w:rsidP="00A03B97">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52D33C3A" w14:textId="77777777" w:rsidR="00A03B97" w:rsidRPr="00BD794C" w:rsidRDefault="00A03B97" w:rsidP="00A03B9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חבותו</w:t>
      </w:r>
      <w:r w:rsidRPr="00BD794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שילוחית לעניין חבות </w:t>
      </w:r>
      <w:r w:rsidRPr="00BD794C">
        <w:rPr>
          <w:rFonts w:ascii="Times New Roman" w:eastAsia="Times New Roman" w:hAnsi="Times New Roman" w:cs="David"/>
          <w:sz w:val="24"/>
          <w:szCs w:val="24"/>
          <w:rtl/>
          <w:lang w:eastAsia="he-IL"/>
        </w:rPr>
        <w:lastRenderedPageBreak/>
        <w:t xml:space="preserve">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0CBA61ED"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4B874E" w14:textId="77777777" w:rsidR="00A03B97" w:rsidRPr="00BD794C" w:rsidRDefault="00A03B97" w:rsidP="00A03B97">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1D929CBF" w14:textId="77777777" w:rsidR="00A03B97" w:rsidRPr="00BD794C" w:rsidRDefault="00A03B97" w:rsidP="00A03B97">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1C9403F6" w14:textId="77777777" w:rsidR="00A03B97" w:rsidRPr="00BD794C" w:rsidRDefault="00A03B97" w:rsidP="00A03B97">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7568AD29" w14:textId="77777777" w:rsidR="00A03B97" w:rsidRPr="00BD794C" w:rsidRDefault="00A03B97" w:rsidP="00A03B97">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BC7F1F5"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09A2BC7"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458E6116"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2F6323" w14:textId="77777777" w:rsidR="00A03B97" w:rsidRPr="00BD794C" w:rsidRDefault="00A03B97" w:rsidP="00A03B97">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6EFAD688" w14:textId="77777777" w:rsidR="00A03B97" w:rsidRPr="00BD794C" w:rsidRDefault="00A03B97" w:rsidP="00A03B97">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28050EAE" w14:textId="77777777" w:rsidR="00A03B97" w:rsidRPr="00BD794C" w:rsidRDefault="00A03B97" w:rsidP="00A03B97">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6510E993" w14:textId="77777777" w:rsidR="00A03B97" w:rsidRPr="00BD794C" w:rsidRDefault="00A03B97" w:rsidP="00A03B97">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54DD875D" w14:textId="77777777" w:rsidR="00A03B97" w:rsidRPr="00BD794C" w:rsidRDefault="00A03B97" w:rsidP="00A03B97">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519EE841"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40EDEA" w14:textId="77777777" w:rsidR="00A03B97" w:rsidRPr="00BD794C" w:rsidRDefault="00A03B97" w:rsidP="00A03B97">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4DF3FDDA" w14:textId="77777777" w:rsidR="00A03B97" w:rsidRPr="00BD794C" w:rsidRDefault="00A03B97" w:rsidP="00A03B97">
      <w:pPr>
        <w:spacing w:before="0" w:beforeAutospacing="0" w:after="0" w:afterAutospacing="0" w:line="360" w:lineRule="auto"/>
        <w:ind w:left="720"/>
        <w:rPr>
          <w:rFonts w:ascii="Times New Roman" w:eastAsia="Times New Roman" w:hAnsi="Times New Roman" w:cs="David"/>
          <w:sz w:val="24"/>
          <w:szCs w:val="24"/>
          <w:rtl/>
        </w:rPr>
      </w:pPr>
    </w:p>
    <w:p w14:paraId="245E77DA" w14:textId="77777777" w:rsidR="00A03B97" w:rsidRPr="00BD794C" w:rsidRDefault="00A03B97" w:rsidP="00A03B97">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728B000"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F4C69E" w14:textId="77777777" w:rsidR="00A03B97" w:rsidRPr="00BD794C" w:rsidRDefault="00A03B97" w:rsidP="00A03B97">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1F747457"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9FF862"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08AC16"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44BE6B5C"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297812"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F03310"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E3D591"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84CC9B"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AA213C"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C9ED37"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9E188A"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2063DC"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A3E755"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EE7DD3"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5DC83E"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D7BC07"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lang w:eastAsia="he-IL"/>
        </w:rPr>
      </w:pPr>
    </w:p>
    <w:p w14:paraId="165539A7"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5E917EBA"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0EB79538" w14:textId="77777777" w:rsidR="00A03B97" w:rsidRPr="00BD794C" w:rsidRDefault="00A03B97" w:rsidP="00A03B9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3E42B2F"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59797F"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96EBA8"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ADB62CC"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D6A12FC" w14:textId="77777777" w:rsidR="002B2234" w:rsidRPr="002B2234" w:rsidRDefault="002B2234" w:rsidP="002B2234">
      <w:pPr>
        <w:widowControl w:val="0"/>
        <w:snapToGrid w:val="0"/>
        <w:spacing w:before="0" w:beforeAutospacing="0" w:after="0" w:afterAutospacing="0" w:line="240" w:lineRule="auto"/>
        <w:rPr>
          <w:rFonts w:ascii="Times New Roman" w:eastAsia="Times New Roman" w:hAnsi="Times New Roman" w:cs="David"/>
          <w:sz w:val="24"/>
          <w:szCs w:val="24"/>
          <w:lang w:eastAsia="he-IL"/>
        </w:rPr>
      </w:pPr>
    </w:p>
    <w:p w14:paraId="79673685" w14:textId="77777777" w:rsidR="002B2234" w:rsidRPr="002B2234" w:rsidRDefault="002B2234" w:rsidP="002B2234">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07A37884" w14:textId="77777777" w:rsidR="002B2234" w:rsidRPr="002B2234" w:rsidRDefault="002B2234" w:rsidP="002B2234">
      <w:pPr>
        <w:tabs>
          <w:tab w:val="left" w:pos="720"/>
        </w:tabs>
        <w:spacing w:before="0" w:beforeAutospacing="0" w:after="0" w:afterAutospacing="0" w:line="240" w:lineRule="auto"/>
        <w:ind w:left="786" w:hanging="426"/>
        <w:jc w:val="both"/>
        <w:outlineLvl w:val="3"/>
        <w:rPr>
          <w:rFonts w:ascii="Times New Roman" w:eastAsia="Times New Roman" w:hAnsi="Times New Roman" w:cs="David"/>
          <w:sz w:val="26"/>
          <w:szCs w:val="26"/>
          <w:rtl/>
          <w:lang w:eastAsia="he-IL"/>
        </w:rPr>
      </w:pPr>
    </w:p>
    <w:p w14:paraId="25531E8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0C6A17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F2E3C0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BC2EAC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FB4FB9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D24343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0F3AE1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3F6B9F39"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1EC81DE2"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7E2F2836"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22699E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4DEAF72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A19657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4B568A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0E3AE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06F5CD0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C6CEEC"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4BFCFD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9A4D9F"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11A0A19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639C48"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3A6F571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6DCF0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7BABEA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57C6D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7B7423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6FFC1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3025C0D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64A9F7"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37D92DBE"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21BC90A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069DE7"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4AE48015"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3B12855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91262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6B727D9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47E8C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3BB946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D6398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2E6A5AC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29FAA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0281E1D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C2A52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054719D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B75F4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7CCF825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C7D8A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70CFA6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41FD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23ABAE9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553A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3CA7DAC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81BD7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224F6E8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4F1BA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61E40EB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153570"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19AFAA9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2FE6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5F977FF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150B23"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0C59177B"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50E69463"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38D7777A"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14:paraId="3D0F512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A9D443"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0140C890"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2D5AF4F6"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1574412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27F38A6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1294A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DEE34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25C26AA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8210F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4ED2739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A9D5E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607FDB8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2415B75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284525"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3F19EE4"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76973CE"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38CA404"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7D02CB"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E121A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D5D452"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03F2BE6" w14:textId="77777777" w:rsidR="00B57C10" w:rsidRDefault="00740A2A"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Kook Sec" w:date="2020-01-16T15:45: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sdtContent>
      </w:sdt>
      <w:r w:rsidR="00B57C10" w:rsidRPr="00B27B4C">
        <w:rPr>
          <w:rFonts w:ascii="Times New Roman" w:eastAsia="Times New Roman" w:hAnsi="Times New Roman" w:cs="David" w:hint="cs"/>
          <w:color w:val="008000"/>
          <w:sz w:val="24"/>
          <w:szCs w:val="24"/>
          <w:rtl/>
          <w:lang w:eastAsia="he-IL"/>
        </w:rPr>
        <w:br/>
      </w:r>
    </w:p>
    <w:p w14:paraId="5283F5CA"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2B791B0E"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0FA54D"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45642C"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820C6B9"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C747FC7" w14:textId="77777777"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0-01-16T15:48:00Z">
            <w:r w:rsidR="00740A2A">
              <w:rPr>
                <w:rFonts w:ascii="Times New Roman" w:eastAsia="Times New Roman" w:hAnsi="Times New Roman" w:cs="David" w:hint="cs"/>
                <w:color w:val="008000"/>
                <w:sz w:val="24"/>
                <w:szCs w:val="24"/>
                <w:rtl/>
                <w:lang w:eastAsia="he-IL"/>
              </w:rPr>
              <w:t>טיקטין תכנון חשמל  (2003)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Kook Sec" w:date="2020-01-16T15:43:00Z">
            <w:r w:rsidR="00740A2A">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0" w:author="Kook Sec" w:date="2020-01-16T15:45:00Z">
            <w:r w:rsidR="00740A2A">
              <w:rPr>
                <w:rFonts w:ascii="Times New Roman" w:eastAsia="Times New Roman" w:hAnsi="Times New Roman" w:cs="David" w:hint="cs"/>
                <w:color w:val="008000"/>
                <w:sz w:val="24"/>
                <w:szCs w:val="24"/>
                <w:rtl/>
              </w:rPr>
              <w:t>תכנון חשמל עבור 216 יח"ד כולל חניון ומרתף תת"ק</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C569D3A"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1DAB327"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17CD63"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2F303A"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59CBB4"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E89FCA"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94712B3"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A542DB"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029FA1"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8B2B5AE" w14:textId="77777777" w:rsidR="00B57C10" w:rsidRPr="00B27B4C" w:rsidRDefault="00740A2A"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 w:author="Kook Sec" w:date="2020-01-16T15:48:00Z">
            <w:r>
              <w:rPr>
                <w:rFonts w:ascii="Times New Roman" w:eastAsia="Times New Roman" w:hAnsi="Times New Roman" w:cs="David" w:hint="cs"/>
                <w:color w:val="00B0F0"/>
                <w:sz w:val="20"/>
                <w:szCs w:val="24"/>
                <w:u w:val="single"/>
                <w:rtl/>
                <w:lang w:eastAsia="he-IL"/>
              </w:rPr>
              <w:t>טיקטין תכנון חשמל  (2003) בע"מ</w:t>
            </w:r>
          </w:ins>
        </w:sdtContent>
      </w:sdt>
    </w:p>
    <w:p w14:paraId="7AF0DE60"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59006F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16899A3"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4DABC83"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67EAD34"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4C79165"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721CEB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2" w:author="Kook Sec" w:date="2020-01-16T15:45:00Z">
            <w:r w:rsidR="00740A2A">
              <w:rPr>
                <w:rFonts w:ascii="Times New Roman" w:eastAsia="Times New Roman" w:hAnsi="Times New Roman" w:cs="David" w:hint="cs"/>
                <w:color w:val="008000"/>
                <w:sz w:val="24"/>
                <w:szCs w:val="24"/>
                <w:rtl/>
                <w:lang w:eastAsia="he-IL"/>
              </w:rPr>
              <w:br/>
              <w:t>א.מ. ישראל מגורים יזמות בע"מ</w:t>
            </w:r>
            <w:r w:rsidR="00740A2A">
              <w:rPr>
                <w:rFonts w:ascii="Times New Roman" w:eastAsia="Times New Roman" w:hAnsi="Times New Roman" w:cs="David" w:hint="cs"/>
                <w:color w:val="008000"/>
                <w:sz w:val="24"/>
                <w:szCs w:val="24"/>
                <w:rtl/>
                <w:lang w:eastAsia="he-IL"/>
              </w:rPr>
              <w:br/>
              <w:t>יוני נתניהו 1 אור יהודה</w:t>
            </w:r>
            <w:r w:rsidR="00740A2A">
              <w:rPr>
                <w:rFonts w:ascii="Times New Roman" w:eastAsia="Times New Roman" w:hAnsi="Times New Roman" w:cs="David" w:hint="cs"/>
                <w:color w:val="008000"/>
                <w:sz w:val="24"/>
                <w:szCs w:val="24"/>
                <w:rtl/>
                <w:lang w:eastAsia="he-IL"/>
              </w:rPr>
              <w:br/>
              <w:t>514957794</w:t>
            </w:r>
            <w:r w:rsidR="00740A2A">
              <w:rPr>
                <w:rFonts w:ascii="Times New Roman" w:eastAsia="Times New Roman" w:hAnsi="Times New Roman" w:cs="David" w:hint="cs"/>
                <w:color w:val="008000"/>
                <w:sz w:val="24"/>
                <w:szCs w:val="24"/>
                <w:rtl/>
                <w:lang w:eastAsia="he-IL"/>
              </w:rPr>
              <w:br/>
            </w:r>
          </w:ins>
        </w:sdtContent>
      </w:sdt>
    </w:p>
    <w:p w14:paraId="5703580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541A4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38199B8"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F305F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3" w:author="Kook Sec" w:date="2020-01-16T15:43:00Z">
            <w:r w:rsidR="00740A2A">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4T00:00:00Z">
            <w:dateFormat w:val="dd/MM/yyyy"/>
            <w:lid w:val="he-IL"/>
            <w:storeMappedDataAs w:val="dateTime"/>
            <w:calendar w:val="gregorian"/>
          </w:date>
        </w:sdtPr>
        <w:sdtEndPr>
          <w:rPr>
            <w:rFonts w:hint="cs"/>
          </w:rPr>
        </w:sdtEndPr>
        <w:sdtContent>
          <w:ins w:id="34" w:author="Kook Sec" w:date="2020-01-16T15:45:00Z">
            <w:r w:rsidR="00740A2A">
              <w:rPr>
                <w:rFonts w:ascii="Times New Roman" w:eastAsia="Times New Roman" w:hAnsi="Times New Roman" w:cs="David" w:hint="cs"/>
                <w:color w:val="008000"/>
                <w:sz w:val="24"/>
                <w:szCs w:val="24"/>
                <w:rtl/>
                <w:lang w:eastAsia="he-IL"/>
              </w:rPr>
              <w:t>‏24/01/2019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F3840D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C1DA60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77D79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8960B9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F47EDB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762B2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161D26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D0A5F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F7B963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3EE9F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A279B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724BBF8"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4C0C6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B84E087"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3A6605B"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0CB3736"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F11D647"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A563C74"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5" w:author="Kook Sec" w:date="2020-01-16T15:48:00Z">
            <w:r w:rsidR="00740A2A">
              <w:rPr>
                <w:rFonts w:ascii="Times New Roman" w:eastAsia="Times New Roman" w:hAnsi="Times New Roman" w:cs="David" w:hint="cs"/>
                <w:color w:val="00B0F0"/>
                <w:sz w:val="20"/>
                <w:szCs w:val="24"/>
                <w:u w:val="single"/>
                <w:rtl/>
                <w:lang w:eastAsia="he-IL"/>
              </w:rPr>
              <w:t>טיקטין תכנון חשמל  (2003) בע"מ</w:t>
            </w:r>
          </w:ins>
        </w:sdtContent>
      </w:sdt>
    </w:p>
    <w:p w14:paraId="395A261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27485D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4067FE"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E26D0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97D01F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BC0BCC3"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C167DD9"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5E6D528"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38C4BE0"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847C33E"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13BC76" w14:textId="77777777" w:rsidR="00740A2A" w:rsidRDefault="00740A2A" w:rsidP="00AF234B">
      <w:pPr>
        <w:spacing w:before="0" w:after="0" w:line="240" w:lineRule="auto"/>
      </w:pPr>
      <w:r>
        <w:separator/>
      </w:r>
    </w:p>
  </w:endnote>
  <w:endnote w:type="continuationSeparator" w:id="0">
    <w:p w14:paraId="0AED3092" w14:textId="77777777" w:rsidR="00740A2A" w:rsidRDefault="00740A2A" w:rsidP="00AF234B">
      <w:pPr>
        <w:spacing w:before="0" w:after="0" w:line="240" w:lineRule="auto"/>
      </w:pPr>
      <w:r>
        <w:continuationSeparator/>
      </w:r>
    </w:p>
  </w:endnote>
  <w:endnote w:type="continuationNotice" w:id="1">
    <w:p w14:paraId="1B7AF4CC" w14:textId="77777777" w:rsidR="00740A2A" w:rsidRDefault="00740A2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6"/>
      <w:gridCol w:w="2810"/>
      <w:gridCol w:w="233"/>
      <w:gridCol w:w="1048"/>
      <w:gridCol w:w="1779"/>
    </w:tblGrid>
    <w:tr w:rsidR="00EC2AE1" w:rsidRPr="00F9528C" w14:paraId="203F0359" w14:textId="77777777" w:rsidTr="00623070">
      <w:tc>
        <w:tcPr>
          <w:tcW w:w="753" w:type="dxa"/>
        </w:tcPr>
        <w:p w14:paraId="5C04413E"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A47D6CB" w14:textId="77777777" w:rsidR="00EC2AE1" w:rsidRPr="00F9528C" w:rsidRDefault="00740A2A" w:rsidP="00623070">
              <w:pPr>
                <w:tabs>
                  <w:tab w:val="center" w:pos="4153"/>
                  <w:tab w:val="right" w:pos="8306"/>
                </w:tabs>
                <w:spacing w:before="0" w:after="0" w:line="240" w:lineRule="auto"/>
                <w:rPr>
                  <w:rFonts w:ascii="David" w:hAnsi="David"/>
                  <w:color w:val="00B0F0"/>
                  <w:sz w:val="20"/>
                  <w:szCs w:val="20"/>
                  <w:rtl/>
                </w:rPr>
              </w:pPr>
              <w:ins w:id="36" w:author="Kook Sec" w:date="2020-01-16T15:43:00Z">
                <w:r>
                  <w:rPr>
                    <w:rFonts w:ascii="David" w:hAnsi="David" w:hint="cs"/>
                    <w:color w:val="00B0F0"/>
                    <w:sz w:val="20"/>
                    <w:szCs w:val="20"/>
                    <w:rtl/>
                  </w:rPr>
                  <w:t>א.מ ישראל מגורים יזמות בע"מ</w:t>
                </w:r>
              </w:ins>
            </w:p>
          </w:tc>
        </w:sdtContent>
      </w:sdt>
      <w:tc>
        <w:tcPr>
          <w:tcW w:w="2232" w:type="dxa"/>
        </w:tcPr>
        <w:p w14:paraId="2107F979"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חשמל ותקשורת</w:t>
              </w:r>
            </w:sdtContent>
          </w:sdt>
        </w:p>
      </w:tc>
      <w:tc>
        <w:tcPr>
          <w:tcW w:w="236" w:type="dxa"/>
        </w:tcPr>
        <w:p w14:paraId="49FA549F" w14:textId="77777777" w:rsidR="00EC2AE1" w:rsidRPr="00F9528C" w:rsidRDefault="00EC2AE1" w:rsidP="00623070">
          <w:pPr>
            <w:tabs>
              <w:tab w:val="center" w:pos="4153"/>
              <w:tab w:val="right" w:pos="8306"/>
            </w:tabs>
            <w:spacing w:before="0" w:after="0" w:line="240" w:lineRule="auto"/>
            <w:rPr>
              <w:rFonts w:ascii="David" w:hAnsi="David"/>
              <w:sz w:val="16"/>
              <w:szCs w:val="16"/>
              <w:rtl/>
            </w:rPr>
          </w:pPr>
        </w:p>
      </w:tc>
      <w:tc>
        <w:tcPr>
          <w:tcW w:w="1129" w:type="dxa"/>
        </w:tcPr>
        <w:p w14:paraId="238D4469"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D863227"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CONT-5-658</w:t>
              </w:r>
            </w:p>
          </w:tc>
        </w:sdtContent>
      </w:sdt>
    </w:tr>
    <w:tr w:rsidR="00EC2AE1" w:rsidRPr="00F9528C" w14:paraId="34BEF5F5" w14:textId="77777777" w:rsidTr="00623070">
      <w:tc>
        <w:tcPr>
          <w:tcW w:w="753" w:type="dxa"/>
        </w:tcPr>
        <w:p w14:paraId="2C702681"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581ED0A" w14:textId="77777777" w:rsidR="00EC2AE1" w:rsidRPr="00F9528C" w:rsidRDefault="00740A2A" w:rsidP="00623070">
              <w:pPr>
                <w:tabs>
                  <w:tab w:val="center" w:pos="4153"/>
                  <w:tab w:val="right" w:pos="8306"/>
                </w:tabs>
                <w:spacing w:before="0" w:after="0" w:line="240" w:lineRule="auto"/>
                <w:rPr>
                  <w:rFonts w:ascii="David" w:hAnsi="David"/>
                  <w:color w:val="00B0F0"/>
                  <w:sz w:val="20"/>
                  <w:szCs w:val="20"/>
                  <w:rtl/>
                </w:rPr>
              </w:pPr>
              <w:ins w:id="37" w:author="Kook Sec" w:date="2020-01-16T15:48:00Z">
                <w:r>
                  <w:rPr>
                    <w:rFonts w:ascii="David" w:hAnsi="David" w:hint="cs"/>
                    <w:color w:val="00B0F0"/>
                    <w:sz w:val="20"/>
                    <w:szCs w:val="20"/>
                    <w:rtl/>
                  </w:rPr>
                  <w:t>טיקטין תכנון חשמל  (2003)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C2AE1" w:rsidRPr="00F9528C" w14:paraId="663250BC" w14:textId="77777777" w:rsidTr="00623070">
            <w:trPr>
              <w:trHeight w:val="201"/>
            </w:trPr>
            <w:tc>
              <w:tcPr>
                <w:tcW w:w="926" w:type="dxa"/>
              </w:tcPr>
              <w:p w14:paraId="446F9217"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744670F" w14:textId="77777777" w:rsidR="00EC2AE1" w:rsidRPr="00F9528C" w:rsidRDefault="00EC2AE1"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33503588"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p>
      </w:tc>
      <w:tc>
        <w:tcPr>
          <w:tcW w:w="236" w:type="dxa"/>
        </w:tcPr>
        <w:p w14:paraId="27227833"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p>
      </w:tc>
      <w:tc>
        <w:tcPr>
          <w:tcW w:w="1129" w:type="dxa"/>
        </w:tcPr>
        <w:p w14:paraId="706A158A"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0C9473E" w14:textId="77777777" w:rsidR="00EC2AE1" w:rsidRPr="00F9528C" w:rsidRDefault="00740A2A"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C2AE1" w:rsidRPr="00F9528C">
                <w:rPr>
                  <w:rFonts w:ascii="David" w:hAnsi="David"/>
                  <w:color w:val="00B0F0"/>
                  <w:sz w:val="20"/>
                  <w:szCs w:val="20"/>
                  <w:rtl/>
                </w:rPr>
                <w:t>[סטטוס חוזה]</w:t>
              </w:r>
            </w:sdtContent>
          </w:sdt>
        </w:p>
      </w:tc>
    </w:tr>
    <w:tr w:rsidR="00EC2AE1" w:rsidRPr="00F9528C" w14:paraId="7A5AF444" w14:textId="77777777" w:rsidTr="00623070">
      <w:trPr>
        <w:trHeight w:val="80"/>
      </w:trPr>
      <w:tc>
        <w:tcPr>
          <w:tcW w:w="753" w:type="dxa"/>
        </w:tcPr>
        <w:p w14:paraId="1CEE8914"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p>
      </w:tc>
      <w:tc>
        <w:tcPr>
          <w:tcW w:w="1883" w:type="dxa"/>
        </w:tcPr>
        <w:p w14:paraId="060D8C47" w14:textId="77777777" w:rsidR="00EC2AE1" w:rsidRPr="00F9528C" w:rsidRDefault="00EC2AE1"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50CB2242"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p>
      </w:tc>
      <w:tc>
        <w:tcPr>
          <w:tcW w:w="236" w:type="dxa"/>
        </w:tcPr>
        <w:p w14:paraId="1BEE2D19"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p>
      </w:tc>
      <w:tc>
        <w:tcPr>
          <w:tcW w:w="1129" w:type="dxa"/>
        </w:tcPr>
        <w:p w14:paraId="1B44D9DF"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p>
      </w:tc>
      <w:tc>
        <w:tcPr>
          <w:tcW w:w="2073" w:type="dxa"/>
        </w:tcPr>
        <w:p w14:paraId="3B6705EC" w14:textId="77777777" w:rsidR="00EC2AE1" w:rsidRPr="00F9528C" w:rsidRDefault="00EC2AE1" w:rsidP="00623070">
          <w:pPr>
            <w:tabs>
              <w:tab w:val="center" w:pos="4153"/>
              <w:tab w:val="right" w:pos="8306"/>
            </w:tabs>
            <w:spacing w:before="0" w:after="0" w:line="240" w:lineRule="auto"/>
            <w:rPr>
              <w:rFonts w:ascii="David" w:hAnsi="David"/>
              <w:sz w:val="20"/>
              <w:szCs w:val="20"/>
              <w:rtl/>
            </w:rPr>
          </w:pPr>
        </w:p>
      </w:tc>
    </w:tr>
  </w:tbl>
  <w:p w14:paraId="0E59C420" w14:textId="77777777" w:rsidR="00735E3D" w:rsidRPr="00EC2AE1" w:rsidRDefault="00EC2AE1"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BADA44" w14:textId="77777777" w:rsidR="00740A2A" w:rsidRDefault="00740A2A" w:rsidP="00AF234B">
      <w:pPr>
        <w:spacing w:before="0" w:after="0" w:line="240" w:lineRule="auto"/>
      </w:pPr>
      <w:r>
        <w:separator/>
      </w:r>
    </w:p>
  </w:footnote>
  <w:footnote w:type="continuationSeparator" w:id="0">
    <w:p w14:paraId="1295C0DC" w14:textId="77777777" w:rsidR="00740A2A" w:rsidRDefault="00740A2A" w:rsidP="00AF234B">
      <w:pPr>
        <w:spacing w:before="0" w:after="0" w:line="240" w:lineRule="auto"/>
      </w:pPr>
      <w:r>
        <w:continuationSeparator/>
      </w:r>
    </w:p>
  </w:footnote>
  <w:footnote w:type="continuationNotice" w:id="1">
    <w:p w14:paraId="2712E91E" w14:textId="77777777" w:rsidR="00740A2A" w:rsidRDefault="00740A2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DDD991C" w14:textId="77777777" w:rsidR="00735E3D" w:rsidRDefault="00735E3D" w:rsidP="00CF334C">
        <w:pPr>
          <w:pStyle w:val="a3"/>
          <w:jc w:val="center"/>
        </w:pPr>
        <w:r>
          <w:fldChar w:fldCharType="begin"/>
        </w:r>
        <w:r>
          <w:instrText xml:space="preserve"> PAGE   \* MERGEFORMAT </w:instrText>
        </w:r>
        <w:r>
          <w:fldChar w:fldCharType="separate"/>
        </w:r>
        <w:r w:rsidR="00740A2A">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6">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
  </w:num>
  <w:num w:numId="14">
    <w:abstractNumId w:val="6"/>
  </w:num>
  <w:num w:numId="15">
    <w:abstractNumId w:val="14"/>
  </w:num>
  <w:num w:numId="16">
    <w:abstractNumId w:val="16"/>
  </w:num>
  <w:num w:numId="17">
    <w:abstractNumId w:val="2"/>
  </w:num>
  <w:num w:numId="18">
    <w:abstractNumId w:val="5"/>
  </w:num>
  <w:num w:numId="19">
    <w:abstractNumId w:val="8"/>
  </w:num>
  <w:num w:numId="20">
    <w:abstractNumId w:val="7"/>
  </w:num>
  <w:num w:numId="21">
    <w:abstractNumId w:val="11"/>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82B8A"/>
    <w:rsid w:val="00134C85"/>
    <w:rsid w:val="001A0C3C"/>
    <w:rsid w:val="001A69D5"/>
    <w:rsid w:val="001C0853"/>
    <w:rsid w:val="00214ACF"/>
    <w:rsid w:val="00272745"/>
    <w:rsid w:val="002B2234"/>
    <w:rsid w:val="0039396B"/>
    <w:rsid w:val="00552E11"/>
    <w:rsid w:val="0061499E"/>
    <w:rsid w:val="00666119"/>
    <w:rsid w:val="0072103C"/>
    <w:rsid w:val="00735E3D"/>
    <w:rsid w:val="00740A2A"/>
    <w:rsid w:val="008C64C6"/>
    <w:rsid w:val="00942177"/>
    <w:rsid w:val="00A03B97"/>
    <w:rsid w:val="00A42271"/>
    <w:rsid w:val="00AF234B"/>
    <w:rsid w:val="00B57C10"/>
    <w:rsid w:val="00BD72C4"/>
    <w:rsid w:val="00BE17B4"/>
    <w:rsid w:val="00CF334C"/>
    <w:rsid w:val="00E679C7"/>
    <w:rsid w:val="00EC2AE1"/>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455A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A03B97"/>
    <w:pPr>
      <w:ind w:left="720"/>
      <w:contextualSpacing/>
    </w:pPr>
  </w:style>
  <w:style w:type="table" w:customStyle="1" w:styleId="13">
    <w:name w:val="רשת טבלה1"/>
    <w:basedOn w:val="a1"/>
    <w:next w:val="a8"/>
    <w:rsid w:val="00EC2A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a3"/>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a3"/>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a3"/>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a3"/>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a3"/>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a3"/>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AB33CF0E7CB34795A6CC13DA4C0D9059"/>
        <w:category>
          <w:name w:val="כללי"/>
          <w:gallery w:val="placeholder"/>
        </w:category>
        <w:types>
          <w:type w:val="bbPlcHdr"/>
        </w:types>
        <w:behaviors>
          <w:behavior w:val="content"/>
        </w:behaviors>
        <w:guid w:val="{381E6CE1-0123-4131-A727-D57320943C9B}"/>
      </w:docPartPr>
      <w:docPartBody>
        <w:p w:rsidR="0017417C" w:rsidRDefault="00484095" w:rsidP="00484095">
          <w:pPr>
            <w:pStyle w:val="AB33CF0E7CB34795A6CC13DA4C0D9059"/>
          </w:pPr>
          <w:r w:rsidRPr="00F936C8">
            <w:rPr>
              <w:rStyle w:val="a3"/>
              <w:rtl/>
            </w:rPr>
            <w:t>[צד א בחוזה]</w:t>
          </w:r>
        </w:p>
      </w:docPartBody>
    </w:docPart>
    <w:docPart>
      <w:docPartPr>
        <w:name w:val="99D03293435C4A94A37FDC7E554CCE72"/>
        <w:category>
          <w:name w:val="כללי"/>
          <w:gallery w:val="placeholder"/>
        </w:category>
        <w:types>
          <w:type w:val="bbPlcHdr"/>
        </w:types>
        <w:behaviors>
          <w:behavior w:val="content"/>
        </w:behaviors>
        <w:guid w:val="{789DA582-2C52-45F0-AD3E-8AC9385F67F6}"/>
      </w:docPartPr>
      <w:docPartBody>
        <w:p w:rsidR="0017417C" w:rsidRDefault="00484095" w:rsidP="00484095">
          <w:pPr>
            <w:pStyle w:val="99D03293435C4A94A37FDC7E554CCE72"/>
          </w:pPr>
          <w:r w:rsidRPr="009C4355">
            <w:rPr>
              <w:rStyle w:val="a3"/>
              <w:rtl/>
            </w:rPr>
            <w:t>[שם ספק]</w:t>
          </w:r>
        </w:p>
      </w:docPartBody>
    </w:docPart>
    <w:docPart>
      <w:docPartPr>
        <w:name w:val="48C91A4BE922422E800CA21DE3D8EBF5"/>
        <w:category>
          <w:name w:val="כללי"/>
          <w:gallery w:val="placeholder"/>
        </w:category>
        <w:types>
          <w:type w:val="bbPlcHdr"/>
        </w:types>
        <w:behaviors>
          <w:behavior w:val="content"/>
        </w:behaviors>
        <w:guid w:val="{04C2F44A-2AA8-4512-B81D-C08E0873E7A8}"/>
      </w:docPartPr>
      <w:docPartBody>
        <w:p w:rsidR="0017417C" w:rsidRDefault="00484095" w:rsidP="00484095">
          <w:pPr>
            <w:pStyle w:val="48C91A4BE922422E800CA21DE3D8EBF5"/>
          </w:pPr>
          <w:r w:rsidRPr="00EA366E">
            <w:rPr>
              <w:rStyle w:val="a3"/>
              <w:rtl/>
            </w:rPr>
            <w:t>[תאריך חתימת חוזה]</w:t>
          </w:r>
        </w:p>
      </w:docPartBody>
    </w:docPart>
    <w:docPart>
      <w:docPartPr>
        <w:name w:val="E5DECD84628F4A68BE24FB8C1A5397E4"/>
        <w:category>
          <w:name w:val="כללי"/>
          <w:gallery w:val="placeholder"/>
        </w:category>
        <w:types>
          <w:type w:val="bbPlcHdr"/>
        </w:types>
        <w:behaviors>
          <w:behavior w:val="content"/>
        </w:behaviors>
        <w:guid w:val="{92965F31-3A8C-4D01-9F06-251D1344493B}"/>
      </w:docPartPr>
      <w:docPartBody>
        <w:p w:rsidR="0017417C" w:rsidRDefault="00484095" w:rsidP="00484095">
          <w:pPr>
            <w:pStyle w:val="E5DECD84628F4A68BE24FB8C1A5397E4"/>
          </w:pPr>
          <w:r w:rsidRPr="008D1105">
            <w:rPr>
              <w:rStyle w:val="a3"/>
              <w:rtl/>
            </w:rPr>
            <w:t>[תיאור עבודה]</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30908"/>
    <w:rsid w:val="0017417C"/>
    <w:rsid w:val="0032380B"/>
    <w:rsid w:val="003D3172"/>
    <w:rsid w:val="00484095"/>
    <w:rsid w:val="006865A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8409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C9BF5DDB-D9CA-43AD-B913-0BA95B77AFC6}"/>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2EFDA22F-512A-4EC9-9FC5-AAA249C74218}"/>
</file>

<file path=docProps/app.xml><?xml version="1.0" encoding="utf-8"?>
<Properties xmlns="http://schemas.openxmlformats.org/officeDocument/2006/extended-properties" xmlns:vt="http://schemas.openxmlformats.org/officeDocument/2006/docPropsVTypes">
  <Template>Normal.dotm</Template>
  <TotalTime>9</TotalTime>
  <Pages>35</Pages>
  <Words>10132</Words>
  <Characters>50663</Characters>
  <Application>Microsoft Office Word</Application>
  <DocSecurity>0</DocSecurity>
  <Lines>422</Lines>
  <Paragraphs>121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2020-01-16T13:43:00Z</dcterms:created>
  <dcterms:modified xsi:type="dcterms:W3CDTF">2020-01-16T13:52:00Z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723da9fe-0741-4d58-985a-6bfe8fd92a73</vt:lpwstr>
  </property>
</Properties>
</file>