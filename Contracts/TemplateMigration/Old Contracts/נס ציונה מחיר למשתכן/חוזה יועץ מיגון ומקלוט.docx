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69ACB3" w14:textId="77777777" w:rsidR="00217E81" w:rsidRPr="00217E81" w:rsidRDefault="00082407"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ins w:id="0" w:author="Kook Sec" w:date="2020-09-03T10:07:00Z">
        <w:r>
          <w:rPr>
            <w:rFonts w:ascii="Times New Roman" w:eastAsia="Times New Roman" w:hAnsi="Times New Roman" w:cs="David" w:hint="cs"/>
            <w:bCs/>
            <w:sz w:val="20"/>
            <w:szCs w:val="24"/>
            <w:u w:val="single"/>
            <w:rtl/>
            <w:lang w:eastAsia="he-IL"/>
          </w:rPr>
          <w:t>36</w:t>
        </w:r>
      </w:ins>
      <w:bookmarkStart w:id="1" w:name="_GoBack"/>
      <w:bookmarkEnd w:id="1"/>
    </w:p>
    <w:p w14:paraId="5A13396D"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E8EE1B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A76F30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02F1221F" wp14:editId="77B6B20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055B4C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303EA7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4794D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6D2656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D218B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0BDE36"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3F585F1C"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C45966E" w14:textId="77777777" w:rsidR="00217E81" w:rsidRPr="00F9121E" w:rsidRDefault="00E64E48"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Kook Sec" w:date="2020-09-03T09:12:00Z">
            <w:r>
              <w:rPr>
                <w:rFonts w:ascii="Times New Roman" w:eastAsia="Times New Roman" w:hAnsi="Times New Roman" w:cs="David" w:hint="cs"/>
                <w:bCs/>
                <w:color w:val="00B0F0"/>
                <w:sz w:val="32"/>
                <w:szCs w:val="32"/>
                <w:u w:val="single"/>
                <w:rtl/>
                <w:lang w:eastAsia="he-IL"/>
              </w:rPr>
              <w:t>א.מ ישראל מגורים יזמות בע"מ</w:t>
            </w:r>
          </w:ins>
        </w:p>
      </w:sdtContent>
    </w:sdt>
    <w:p w14:paraId="54A8D66C"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C36CC9E"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D54AC02" w14:textId="77777777" w:rsidR="00217E81" w:rsidRPr="00F9121E" w:rsidRDefault="00E64E48"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3" w:author="Kook Sec" w:date="2020-09-03T09:12:00Z">
            <w:r>
              <w:rPr>
                <w:rFonts w:ascii="Times New Roman" w:eastAsia="Times New Roman" w:hAnsi="Times New Roman" w:cs="David" w:hint="cs"/>
                <w:bCs/>
                <w:color w:val="00B0F0"/>
                <w:sz w:val="32"/>
                <w:szCs w:val="32"/>
                <w:u w:val="single"/>
                <w:rtl/>
                <w:lang w:eastAsia="he-IL"/>
              </w:rPr>
              <w:t>נס ציונה מחיר למשתכן</w:t>
            </w:r>
          </w:ins>
        </w:p>
      </w:sdtContent>
    </w:sdt>
    <w:p w14:paraId="04577DB4"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B7E25F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83BB8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BD8CA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CA748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E55B4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EB6C6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AAEC2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31B51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FCD3A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506C2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52271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B2F1D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F5172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852C3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FE5B6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04557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4F37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1E1C7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37E6C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9DA52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D4C35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56F77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5F4FD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85CD6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24F4E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D332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3CC62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89AEE3"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071E91"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212C94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4641BF3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3515CC5"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4T00:00:00Z">
            <w:dateFormat w:val="dd/MM/yyyy"/>
            <w:lid w:val="he-IL"/>
            <w:storeMappedDataAs w:val="dateTime"/>
            <w:calendar w:val="gregorian"/>
          </w:date>
        </w:sdtPr>
        <w:sdtEndPr>
          <w:rPr>
            <w:rFonts w:hint="cs"/>
          </w:rPr>
        </w:sdtEndPr>
        <w:sdtContent>
          <w:ins w:id="4" w:author="Kook Sec" w:date="2020-09-03T09:13:00Z">
            <w:r w:rsidR="00E64E48">
              <w:rPr>
                <w:rFonts w:ascii="Times New Roman" w:eastAsia="Times New Roman" w:hAnsi="Times New Roman" w:cs="David" w:hint="cs"/>
                <w:color w:val="800080"/>
                <w:sz w:val="24"/>
                <w:szCs w:val="24"/>
                <w:rtl/>
                <w:lang w:eastAsia="he-IL"/>
              </w:rPr>
              <w:t>‏14/02/2019</w:t>
            </w:r>
          </w:ins>
        </w:sdtContent>
      </w:sdt>
    </w:p>
    <w:p w14:paraId="4360EFD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78DD279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451064"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F92B741" w14:textId="77777777" w:rsidR="00217E81" w:rsidRPr="00217E81" w:rsidRDefault="00E64E48"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5" w:author="Kook Sec" w:date="2020-09-03T09:13:00Z">
            <w:r>
              <w:rPr>
                <w:rFonts w:ascii="Times New Roman" w:eastAsia="Times New Roman" w:hAnsi="Times New Roman" w:cs="David" w:hint="cs"/>
                <w:color w:val="800080"/>
                <w:sz w:val="24"/>
                <w:szCs w:val="24"/>
                <w:rtl/>
              </w:rPr>
              <w:br/>
              <w:t>א.מ. ישראל מגורים יזמות בע"מ</w:t>
            </w:r>
            <w:r>
              <w:rPr>
                <w:rFonts w:ascii="Times New Roman" w:eastAsia="Times New Roman" w:hAnsi="Times New Roman" w:cs="David" w:hint="cs"/>
                <w:color w:val="800080"/>
                <w:sz w:val="24"/>
                <w:szCs w:val="24"/>
                <w:rtl/>
              </w:rPr>
              <w:br/>
              <w:t>יוני נתניהו 1 אור יהודה</w:t>
            </w:r>
            <w:r>
              <w:rPr>
                <w:rFonts w:ascii="Times New Roman" w:eastAsia="Times New Roman" w:hAnsi="Times New Roman" w:cs="David" w:hint="cs"/>
                <w:color w:val="800080"/>
                <w:sz w:val="24"/>
                <w:szCs w:val="24"/>
                <w:rtl/>
              </w:rPr>
              <w:br/>
              <w:t>514957794</w:t>
            </w:r>
            <w:r>
              <w:rPr>
                <w:rFonts w:ascii="Times New Roman" w:eastAsia="Times New Roman" w:hAnsi="Times New Roman" w:cs="David" w:hint="cs"/>
                <w:color w:val="800080"/>
                <w:sz w:val="24"/>
                <w:szCs w:val="24"/>
                <w:rtl/>
              </w:rPr>
              <w:br/>
            </w:r>
          </w:ins>
        </w:p>
      </w:sdtContent>
    </w:sdt>
    <w:p w14:paraId="0A8CF3CF"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C7212B5"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1F4480AC"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20914F0"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5174F57B"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EFA55AA" w14:textId="77777777" w:rsidR="00135869" w:rsidRDefault="00E64E48"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6" w:author="Kook Sec" w:date="2020-09-03T10:04:00Z">
            <w:r w:rsidR="00135869" w:rsidDel="00082407">
              <w:rPr>
                <w:rStyle w:val="a7"/>
                <w:rFonts w:hint="cs"/>
                <w:color w:val="00B0F0"/>
                <w:rtl/>
              </w:rPr>
              <w:delText>צדדים נוספים</w:delText>
            </w:r>
          </w:del>
          <w:ins w:id="7" w:author="Kook Sec" w:date="2020-09-03T10:04:00Z">
            <w:r w:rsidR="00082407">
              <w:rPr>
                <w:rStyle w:val="a7"/>
                <w:rFonts w:hint="cs"/>
                <w:color w:val="00B0F0"/>
                <w:rtl/>
              </w:rPr>
              <w:t>צדדים נוספים</w:t>
            </w:r>
            <w:r w:rsidR="00082407">
              <w:rPr>
                <w:rStyle w:val="a7"/>
                <w:rFonts w:hint="cs"/>
                <w:color w:val="00B0F0"/>
                <w:rtl/>
              </w:rPr>
              <w:br/>
              <w:t>מרחב מוגן</w:t>
            </w:r>
            <w:r w:rsidR="00082407">
              <w:rPr>
                <w:rStyle w:val="a7"/>
                <w:rFonts w:hint="cs"/>
                <w:color w:val="00B0F0"/>
                <w:rtl/>
              </w:rPr>
              <w:br/>
              <w:t>דיזינגוף 20 ת.ד 1808 נתניה</w:t>
            </w:r>
            <w:r w:rsidR="00082407">
              <w:rPr>
                <w:rStyle w:val="a7"/>
                <w:rFonts w:hint="cs"/>
                <w:color w:val="00B0F0"/>
                <w:rtl/>
              </w:rPr>
              <w:br/>
              <w:t>514475201</w:t>
            </w:r>
            <w:r w:rsidR="00082407">
              <w:rPr>
                <w:rStyle w:val="a7"/>
                <w:rFonts w:hint="cs"/>
                <w:color w:val="00B0F0"/>
                <w:rtl/>
              </w:rPr>
              <w:br/>
            </w:r>
          </w:ins>
        </w:sdtContent>
      </w:sdt>
    </w:p>
    <w:p w14:paraId="34B5166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2293760"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223E1C11"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3C788E0"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8DAC4E7"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5BC0AF5A"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0A13FCF2"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3BDB7CF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E55301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523F7C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E5FB3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14E2557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49F5F88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4BDFED"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5DA909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E9D6AF"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1DDCBA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DA4B23"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sz w:val="20"/>
          <w:szCs w:val="24"/>
          <w:rtl/>
          <w:lang w:eastAsia="he-IL"/>
        </w:rPr>
        <w:lastRenderedPageBreak/>
        <w:t>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5581618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87030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598D24D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16CA8C5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7376CFB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0B0E06"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325C9B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B8E4B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F2A71B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59F07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176A134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5B71E6FA"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BB6E567"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728B7F6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A45EB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78D2CF3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4A64ACD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4702E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26463E9E"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6FDCF4CF"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AA898F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0102226B"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49EF03B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16D663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0CF6DA7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7526FD2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73CA0A9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2906469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70CFA83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6974FBC7"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7EBEB51"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0AF5D1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22930CF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7E64BF0F"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7A029B2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51073F5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1E160FE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4F6BD65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w:t>
      </w:r>
      <w:r w:rsidRPr="00217E81">
        <w:rPr>
          <w:rFonts w:ascii="Times New Roman" w:eastAsia="Times New Roman" w:hAnsi="Times New Roman" w:cs="David"/>
          <w:sz w:val="20"/>
          <w:szCs w:val="24"/>
          <w:rtl/>
          <w:lang w:eastAsia="he-IL"/>
        </w:rPr>
        <w:lastRenderedPageBreak/>
        <w:t xml:space="preserve">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770AE33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7BC328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09EBA56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303484E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69DC809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4B3F054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BBAC43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5705839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0996E28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C7CE2E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5E19A8E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1971C93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3D40086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C8F730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63D511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795D1FB1"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495D3E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2EFB9B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41B43EB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3AD6531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4B3E5FB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32EAB87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71B35D8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091916D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228EBC95"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sz w:val="20"/>
          <w:szCs w:val="24"/>
          <w:rtl/>
          <w:lang w:eastAsia="he-IL"/>
        </w:rPr>
        <w:lastRenderedPageBreak/>
        <w:t>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58E55E9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726BBFF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AB06E8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4D8C036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F6C987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4229AB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4E97791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240D29D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280A153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25DB993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492D250"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F9B2B6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 xml:space="preserve">רק בהימלא כל התנאים המצטברים </w:t>
      </w:r>
      <w:r w:rsidRPr="00217E81">
        <w:rPr>
          <w:rFonts w:ascii="Times New Roman" w:eastAsia="Times New Roman" w:hAnsi="Times New Roman" w:cs="David"/>
          <w:sz w:val="20"/>
          <w:szCs w:val="24"/>
          <w:rtl/>
          <w:lang w:eastAsia="he-IL"/>
        </w:rPr>
        <w:lastRenderedPageBreak/>
        <w:t>הבאים ולמשך הזמן שהמנהל יקבע, דהיינו:</w:t>
      </w:r>
    </w:p>
    <w:p w14:paraId="3EDC7D8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2BC9B5C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4509E6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3D9342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4EB27D21"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3077475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6AF87AB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989B652"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132445D4"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19787E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5D461B2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658CD72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6727A6AC"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7731FFB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542B99D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27B8E9D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7BEF2A0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12B46D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1449CE9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6E8870C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035BFD15"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B08C04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19C65A9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98DF5D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061D590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2EEC46A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95FD6A7"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CBA97E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0D62BE4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02A9491"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1C92524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346BFC5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2DBD2B9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4D3E155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1C5DAD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7E6925F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2E2A052"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6B2D1BC4"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3C8F0DF6"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717759A"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A07699D"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96B8F9D"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E71633C"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EF8CF8A"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A3E9356"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DA7188A"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E655F37"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202AF3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7C0818DB"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DAE87E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B9FF2E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236167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008431F"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803D41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5EBD89B"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3E1AE3E"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3E644A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3E3D8F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7073499"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כל עובדיו ו/או שליחיו ו/או משמשיו ו/או קבלני המשנה שלו ועובדיהם, שיועסקו במתן השירותים, לרבות אלה שיעסקו בשירותים האמורים באופן מקרי או </w:t>
      </w:r>
      <w:r>
        <w:rPr>
          <w:rFonts w:ascii="Times New Roman" w:eastAsia="Times New Roman" w:hAnsi="Times New Roman" w:cs="David" w:hint="cs"/>
          <w:sz w:val="20"/>
          <w:szCs w:val="24"/>
          <w:rtl/>
          <w:lang w:eastAsia="he-IL"/>
        </w:rPr>
        <w:lastRenderedPageBreak/>
        <w:t>זמני, יהיו בכל עת ובמשך כל תקופת ההתקשרות זכאים לכל הזכויות שעל פי החוק הנ"ל.</w:t>
      </w:r>
    </w:p>
    <w:p w14:paraId="1A79CC9E"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AB869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48581E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778CBE8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6D76665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7240BFB0"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906CA0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548181ED"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76245F4"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602267D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22F6D13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71C5F01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198A7E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686D309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לבדו באחריות לכל הזכויות הסוציאליות של עובדיו (כגון - ניכויי מס </w:t>
      </w:r>
      <w:r w:rsidRPr="00217E81">
        <w:rPr>
          <w:rFonts w:ascii="Times New Roman" w:eastAsia="Times New Roman" w:hAnsi="Times New Roman" w:cs="David"/>
          <w:sz w:val="20"/>
          <w:szCs w:val="24"/>
          <w:rtl/>
          <w:lang w:eastAsia="he-IL"/>
        </w:rPr>
        <w:lastRenderedPageBreak/>
        <w:t>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FEDE02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3BC329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05ECEA0D"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6CDBB47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43A7E8FD"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1BA21A23"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34D17D9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63CBF1A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22019D4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32FBAD4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7C3403C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72824BA6"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בל התראה על כך מהמזמין בתוך הזמן הנקוב </w:t>
      </w:r>
      <w:r w:rsidRPr="00217E81">
        <w:rPr>
          <w:rFonts w:ascii="Times New Roman" w:eastAsia="Times New Roman" w:hAnsi="Times New Roman" w:cs="David"/>
          <w:sz w:val="20"/>
          <w:szCs w:val="24"/>
          <w:rtl/>
          <w:lang w:eastAsia="he-IL"/>
        </w:rPr>
        <w:lastRenderedPageBreak/>
        <w:t>בהתראה.</w:t>
      </w:r>
    </w:p>
    <w:p w14:paraId="0B9D1578"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244D614E"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479AB677"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1556D7DD"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3FA3EA97"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E6B6A44"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9D86A2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0E6D1D8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0B12A93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5F1C53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728D2D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42C2FA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E2C2AEC"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F778E1B"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18936AB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6A71BE3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289AB4E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521B88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053DE9D5"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34044D4"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439D588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065AE36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7D2B98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1A23C14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68BB008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9105AA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3721B5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3B90E48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409BE0C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370B85BE"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lastRenderedPageBreak/>
        <w:t>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50169420"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0D3D821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BB5815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4D304C5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50ED55A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3BFB124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9F7F865"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2900F7A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52AC8D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568D3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51904431"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2694E4B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1817CD"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6C55F7F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3916155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1F3EAD2A"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4285DAF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42DB369"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84884C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11ACAF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BEA400C"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44A7FB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56203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321FEF86"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E34AB0B"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59283CA"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0D6981A" w14:textId="77777777"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 w:author="Kook Sec" w:date="2020-09-03T10:04:00Z">
            <w:r w:rsidR="00082407">
              <w:rPr>
                <w:rFonts w:ascii="Times New Roman" w:eastAsia="Times New Roman" w:hAnsi="Times New Roman" w:cs="David" w:hint="cs"/>
                <w:sz w:val="20"/>
                <w:szCs w:val="24"/>
                <w:rtl/>
                <w:lang w:eastAsia="he-IL"/>
              </w:rPr>
              <w:t>מרחב מוגן</w:t>
            </w:r>
          </w:ins>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ins w:id="9" w:author="Kook Sec" w:date="2020-09-03T09:13:00Z">
            <w:r w:rsidR="00E64E48" w:rsidRPr="00E20F7F">
              <w:rPr>
                <w:rStyle w:val="a7"/>
                <w:rtl/>
              </w:rPr>
              <w:t>[שם צד א]</w:t>
            </w:r>
          </w:ins>
        </w:sdtContent>
      </w:sdt>
    </w:p>
    <w:p w14:paraId="3395EE5E"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19E66C9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E0613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FDCFE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651D736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E065B9"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7CAB2BF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4DC39B8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330F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5E53E9F"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16A00CF1"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151D2F5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1BAE533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BAE4FC"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lastRenderedPageBreak/>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Kook Sec" w:date="2020-09-03T09:12:00Z">
            <w:r w:rsidR="00E64E48">
              <w:rPr>
                <w:rFonts w:ascii="Times New Roman" w:eastAsia="Times New Roman" w:hAnsi="Times New Roman" w:cs="David" w:hint="cs"/>
                <w:color w:val="00B0F0"/>
                <w:sz w:val="24"/>
                <w:szCs w:val="24"/>
                <w:rtl/>
                <w:lang w:eastAsia="he-IL"/>
              </w:rPr>
              <w:t>נס ציונה</w:t>
            </w:r>
          </w:ins>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1" w:author="Kook Sec" w:date="2020-09-03T09:12:00Z">
            <w:r w:rsidR="00E64E48">
              <w:rPr>
                <w:rFonts w:ascii="Times New Roman" w:eastAsia="Times New Roman" w:hAnsi="Times New Roman" w:cs="David" w:hint="cs"/>
                <w:color w:val="00B0F0"/>
                <w:sz w:val="24"/>
                <w:szCs w:val="24"/>
                <w:rtl/>
              </w:rPr>
              <w:t>נס ציונה מחיר למשתכן</w:t>
            </w:r>
          </w:ins>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2" w:author="Kook Sec" w:date="2020-09-03T09:12:00Z">
            <w:r w:rsidR="00E64E48">
              <w:rPr>
                <w:rFonts w:ascii="Times New Roman" w:eastAsia="Times New Roman" w:hAnsi="Times New Roman" w:cs="David" w:hint="cs"/>
                <w:color w:val="00B0F0"/>
                <w:sz w:val="24"/>
                <w:szCs w:val="24"/>
                <w:rtl/>
              </w:rPr>
              <w:t>א.מ ישראל מגורים יזמות בע"מ</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1EF4B0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1DF6DA"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3" w:author="Kook Sec" w:date="2020-09-03T10:07:00Z">
            <w:r w:rsidR="00082407">
              <w:rPr>
                <w:rFonts w:ascii="Times New Roman" w:eastAsia="Times New Roman" w:hAnsi="Times New Roman" w:cs="David" w:hint="cs"/>
                <w:sz w:val="24"/>
                <w:szCs w:val="24"/>
                <w:rtl/>
                <w:lang w:eastAsia="he-IL"/>
              </w:rPr>
              <w:t>3642</w:t>
            </w:r>
          </w:ins>
        </w:sdtContent>
      </w:sdt>
      <w:r w:rsidRPr="00EB38F9">
        <w:rPr>
          <w:rFonts w:ascii="Times New Roman" w:eastAsia="Times New Roman" w:hAnsi="Times New Roman" w:cs="David" w:hint="cs"/>
          <w:sz w:val="24"/>
          <w:szCs w:val="24"/>
          <w:rtl/>
          <w:lang w:eastAsia="he-IL"/>
        </w:rPr>
        <w:t>.</w:t>
      </w:r>
    </w:p>
    <w:p w14:paraId="7C93E295"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06862B7"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F9FF898"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4" w:author="Kook Sec" w:date="2020-09-03T09:12:00Z">
            <w:r w:rsidR="00E64E48">
              <w:rPr>
                <w:rFonts w:ascii="Times New Roman" w:eastAsia="Times New Roman" w:hAnsi="Times New Roman" w:cs="David" w:hint="cs"/>
                <w:color w:val="008000"/>
                <w:sz w:val="24"/>
                <w:szCs w:val="24"/>
                <w:rtl/>
              </w:rPr>
              <w:t>נס ציונה</w:t>
            </w:r>
          </w:ins>
        </w:sdtContent>
      </w:sdt>
      <w:r w:rsidRPr="00EB38F9">
        <w:rPr>
          <w:rFonts w:ascii="Times New Roman" w:eastAsia="Times New Roman" w:hAnsi="Times New Roman" w:cs="David" w:hint="cs"/>
          <w:color w:val="008000"/>
          <w:sz w:val="24"/>
          <w:szCs w:val="24"/>
          <w:rtl/>
        </w:rPr>
        <w:t>.</w:t>
      </w:r>
    </w:p>
    <w:p w14:paraId="4710D18F"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6B443BD4"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33B82EE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EC033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5" w:author="Kook Sec" w:date="2020-09-03T10:05:00Z">
            <w:r w:rsidR="00082407">
              <w:rPr>
                <w:rFonts w:ascii="Times New Roman" w:eastAsia="Times New Roman" w:hAnsi="Times New Roman" w:cs="David" w:hint="cs"/>
                <w:sz w:val="24"/>
                <w:szCs w:val="24"/>
                <w:rtl/>
                <w:lang w:eastAsia="he-IL"/>
              </w:rPr>
              <w:t>אבי ברטי לוי</w:t>
            </w:r>
          </w:ins>
        </w:sdtContent>
      </w:sdt>
    </w:p>
    <w:p w14:paraId="6843869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18FC24D"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031DBD39"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6F0DE7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0194624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89ED9B"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6" w:author="Kook Sec" w:date="2020-09-03T10:05:00Z">
            <w:r w:rsidR="00082407">
              <w:rPr>
                <w:rFonts w:ascii="Times New Roman" w:eastAsia="Times New Roman" w:hAnsi="Times New Roman" w:cs="David" w:hint="cs"/>
                <w:color w:val="008000"/>
                <w:sz w:val="24"/>
                <w:szCs w:val="24"/>
                <w:rtl/>
                <w:lang w:eastAsia="he-IL"/>
              </w:rPr>
              <w:t>רמי לוי</w:t>
            </w:r>
          </w:ins>
        </w:sdtContent>
      </w:sdt>
    </w:p>
    <w:p w14:paraId="2A6D25EB"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B38F9">
            <w:rPr>
              <w:color w:val="00B0F0"/>
              <w:rtl/>
            </w:rPr>
            <w:t>[שדה נוסף 5]</w:t>
          </w:r>
        </w:sdtContent>
      </w:sdt>
    </w:p>
    <w:p w14:paraId="3854847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6A5F6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B38F9">
            <w:rPr>
              <w:color w:val="00B0F0"/>
              <w:rtl/>
            </w:rPr>
            <w:t>[שדה נוסף 6]</w:t>
          </w:r>
        </w:sdtContent>
      </w:sdt>
    </w:p>
    <w:p w14:paraId="14DB0FF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015CB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564F93D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E8003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705C2426"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19E3C98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2B7267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574BAF0C"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0D8736F4"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753EF15"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4B918998" w14:textId="77777777" w:rsidTr="00EB38F9">
        <w:tc>
          <w:tcPr>
            <w:tcW w:w="3366" w:type="dxa"/>
          </w:tcPr>
          <w:p w14:paraId="0A07B433" w14:textId="77777777" w:rsidR="00EB38F9" w:rsidRPr="00EB38F9" w:rsidRDefault="00E64E48"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7" w:author="Kook Sec" w:date="2020-09-03T09:13:00Z">
                  <w:r>
                    <w:rPr>
                      <w:rFonts w:ascii="Times New Roman" w:eastAsia="Times New Roman" w:hAnsi="Times New Roman" w:cs="David" w:hint="cs"/>
                      <w:color w:val="008000"/>
                      <w:sz w:val="24"/>
                      <w:szCs w:val="24"/>
                      <w:rtl/>
                      <w:lang w:eastAsia="he-IL"/>
                    </w:rPr>
                    <w:t>100</w:t>
                  </w:r>
                </w:ins>
              </w:sdtContent>
            </w:sdt>
          </w:p>
          <w:p w14:paraId="6498CB83"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54C44944" w14:textId="77777777" w:rsidR="00EB38F9" w:rsidRPr="00EB38F9" w:rsidRDefault="00EB38F9" w:rsidP="00EB38F9">
            <w:pPr>
              <w:widowControl w:val="0"/>
              <w:spacing w:before="0" w:beforeAutospacing="0" w:after="0" w:afterAutospacing="0" w:line="240" w:lineRule="auto"/>
              <w:ind w:left="720"/>
              <w:outlineLvl w:val="2"/>
            </w:pPr>
          </w:p>
          <w:p w14:paraId="093B8608"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95857E6"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D30D790"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5CA945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7A8BB93"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F30A934"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8D80F93"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3DA5285"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099C832C"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460F411"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26801C2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C4ADD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634D778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DF05EC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796FAF4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CA36A11"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3428E804"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2059B32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2C39AC0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3B88E3AE"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0D9355F8"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6855B0B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3A68F0A3"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66E471BB"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64EC0EF0"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4F05FEA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3406407A"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6EE467ED"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4B73E69C"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3862BDB9"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F152DE3"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A8E227A"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9CD60F6"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70D9183"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8" w:name="OLE_LINK5"/>
      <w:bookmarkStart w:id="19"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0" w:name="OLE_LINK7"/>
      <w:bookmarkStart w:id="21"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6E9427C1"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4C5F6C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7999C84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BA603C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8"/>
    <w:bookmarkEnd w:id="19"/>
    <w:bookmarkEnd w:id="20"/>
    <w:bookmarkEnd w:id="21"/>
    <w:p w14:paraId="4AEC6A12"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AAE20E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353070F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1E6A9F0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7B63AD93"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A06DF0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34A70ED9"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7F1659D"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52D3F62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2896FFE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43E3EA34"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99CA9F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2A30C00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B444E0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76710DF8"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A31D73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151AE141"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434046E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13EC6F39"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073A1BD"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1F10CD2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629BA7B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087CE63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3A98158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777DF40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081F57"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70A7223F"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56D9BC5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1ABCA7"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6EC4403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9E0470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2C120202"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9E3C332"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41C41F0B"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1BE7C69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25BA16F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0F336E"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3534E3E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188A02"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4D734E2F"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8B4AA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9BB9986"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7CFD6DA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2163FCC1"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E43961"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3579F9B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236E5D5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5BFEB2DB"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552071D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58BD4A95"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70E3166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52DFA3A5"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6895C13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lastRenderedPageBreak/>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54213CE2"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1A2979E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436578D"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73C9A4BF"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19C21C24"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46BE422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BFCD16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7CF9F9D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CF37BE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43E47CD2"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95577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0F49152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01BE0185"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714CF83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30DA8ECD"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BA529F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1A4793E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47015D4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1A6469A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934EA2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1E06C703"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050D7B76"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71460846"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B85E4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0A06164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9149A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2EC37DC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CBD540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264C3E8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0748D6"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כתבי הכמויות יוכנו באמצעות תוכנה לכתבי כמויות "סופר מכרז" </w:t>
      </w:r>
      <w:r w:rsidRPr="00217E81">
        <w:rPr>
          <w:rFonts w:ascii="Times New Roman" w:eastAsia="Times New Roman" w:hAnsi="Times New Roman" w:cs="David"/>
          <w:sz w:val="24"/>
          <w:szCs w:val="24"/>
          <w:rtl/>
          <w:lang w:eastAsia="he-IL"/>
        </w:rPr>
        <w:lastRenderedPageBreak/>
        <w:t>והניתנת להמרה גם לתוכנות אחרות לכתבי כמויות ע"ג דיסקט ובתדפיס.</w:t>
      </w:r>
    </w:p>
    <w:p w14:paraId="70820F6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95140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1A2EC4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2739E6"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6EE4F575"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0A97F9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6190A7E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8575C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6C0308C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73FBA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3B8A153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5C361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5B9323A2"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CAE88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214835E0"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A47A53E"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599B37A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B3E73A"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3ABA6DD1"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1D13CB49"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1B6A79A0"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C8BB4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5C4751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CCBFFD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6921CB5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081CCE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1E9E71A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F7B65F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7C0495F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6F9222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2E9F354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CCB2D0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098BF9C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9FB228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1267CAC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2DB810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29F099C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E47D9F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581591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E44371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1A03AA0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99FB66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1F26372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1FD9C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8F2304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33329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2D27BA8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82C467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598AA5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CCA796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0EA15DE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F9C6B2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0EC81AF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DBEBD5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0971622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DCF65E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78864DA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35DD29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5165ADDF"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CC1FE0"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65EFA260"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35351A16"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51369655"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36321AA3"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B34BE4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ab/>
        <w:t xml:space="preserve">ללא דו"חות והצהרה אלה לא תשולם למתכנן יתרת שכרו עבור פיקוח עליון. </w:t>
      </w:r>
    </w:p>
    <w:p w14:paraId="717556B4"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D8C2337"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442FB72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591C8D3"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74D2444E"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419355B4"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4C4BAD7C"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0E4B58C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7B98640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2042A681"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37FA78C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EF95DC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8FD7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C5A009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D4CA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68008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1E86DC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CC8D42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80642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8E8F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313858"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64B70F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6738B9B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3AB95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15E4259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83623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75C50B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B9264A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2C86D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593E42E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49A1686"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65EF4C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E0ADC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D76F24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393881"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093974D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4557D7"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0B47C23A"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AF2ECE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347859B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8160FCF"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51691B44"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4847D9D7"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077CFAA8"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60A8A192"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04B5420"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24E733A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B57A5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22377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B59E81"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5A8E740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064773"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59EFD9D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1862AB5"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732154C4"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60BDDC6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BE8AA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1ED9297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0C179DB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0109F170"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5801081"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4D06154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6A55AC"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7365995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BB9D55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4339250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4E0B2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070FBFCD"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023DD805"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1994F94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2C99C2"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1134D1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80944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2BC5113B"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232C911"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315879B4"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2A41B0C7"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3527999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B3BDA6C"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2" w:author="Kook Sec" w:date="2020-09-03T10:04:00Z">
            <w:r w:rsidR="00082407">
              <w:rPr>
                <w:rFonts w:ascii="Times New Roman" w:eastAsia="Times New Roman" w:hAnsi="Times New Roman" w:cs="David" w:hint="cs"/>
                <w:color w:val="008000"/>
                <w:sz w:val="24"/>
                <w:szCs w:val="24"/>
                <w:rtl/>
              </w:rPr>
              <w:t>מדד המחירים לצרכן</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2-19T00:00:00Z">
            <w:dateFormat w:val="dd/MM/yyyy"/>
            <w:lid w:val="he-IL"/>
            <w:storeMappedDataAs w:val="dateTime"/>
            <w:calendar w:val="gregorian"/>
          </w:date>
        </w:sdtPr>
        <w:sdtContent>
          <w:ins w:id="23" w:author="Kook Sec" w:date="2020-09-03T10:09:00Z">
            <w:r w:rsidR="00082407">
              <w:rPr>
                <w:rFonts w:ascii="Times New Roman" w:eastAsia="Times New Roman" w:hAnsi="Times New Roman" w:cs="David" w:hint="cs"/>
                <w:color w:val="008000"/>
                <w:sz w:val="24"/>
                <w:szCs w:val="24"/>
                <w:rtl/>
              </w:rPr>
              <w:t>‏19/02/2019</w:t>
            </w:r>
          </w:ins>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52372D49"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29D1315F"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595FD9E9"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D3795A9"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875625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7A4982C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712C20A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EE993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1077A88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988C73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F504F97"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1218A3D3" w14:textId="77777777" w:rsidTr="00217E81">
        <w:tc>
          <w:tcPr>
            <w:tcW w:w="1586" w:type="dxa"/>
            <w:vAlign w:val="bottom"/>
          </w:tcPr>
          <w:p w14:paraId="770A4B4A"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60F7446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0907FA4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C9F6EDA" w14:textId="77777777" w:rsidTr="00217E81">
        <w:trPr>
          <w:trHeight w:val="340"/>
        </w:trPr>
        <w:tc>
          <w:tcPr>
            <w:tcW w:w="1586" w:type="dxa"/>
          </w:tcPr>
          <w:p w14:paraId="56519411"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12AA35C8"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26DDF8D3"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40623AE3" w14:textId="77777777" w:rsidTr="00217E81">
        <w:trPr>
          <w:trHeight w:val="340"/>
        </w:trPr>
        <w:tc>
          <w:tcPr>
            <w:tcW w:w="1586" w:type="dxa"/>
          </w:tcPr>
          <w:p w14:paraId="7B6C5D8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074C4CE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152ED306"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632DE871" w14:textId="77777777" w:rsidTr="00217E81">
        <w:trPr>
          <w:trHeight w:val="340"/>
        </w:trPr>
        <w:tc>
          <w:tcPr>
            <w:tcW w:w="1586" w:type="dxa"/>
          </w:tcPr>
          <w:p w14:paraId="1379E8AA"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46DF7F3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071F9F46"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50DA0FA6" w14:textId="77777777" w:rsidTr="00217E81">
        <w:trPr>
          <w:trHeight w:val="340"/>
        </w:trPr>
        <w:tc>
          <w:tcPr>
            <w:tcW w:w="1586" w:type="dxa"/>
          </w:tcPr>
          <w:p w14:paraId="733B10B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3BFE0CC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1C3C501C"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67DF9243" w14:textId="77777777" w:rsidTr="00217E81">
        <w:trPr>
          <w:trHeight w:val="340"/>
        </w:trPr>
        <w:tc>
          <w:tcPr>
            <w:tcW w:w="1586" w:type="dxa"/>
          </w:tcPr>
          <w:p w14:paraId="5897261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399D824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6A9B6E3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3503CDAC" w14:textId="77777777" w:rsidTr="00217E81">
        <w:trPr>
          <w:trHeight w:val="340"/>
        </w:trPr>
        <w:tc>
          <w:tcPr>
            <w:tcW w:w="1586" w:type="dxa"/>
          </w:tcPr>
          <w:p w14:paraId="06FAF83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65115B0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65DEF257"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B3A6CE1" w14:textId="77777777" w:rsidTr="00217E81">
        <w:trPr>
          <w:trHeight w:val="340"/>
        </w:trPr>
        <w:tc>
          <w:tcPr>
            <w:tcW w:w="1586" w:type="dxa"/>
          </w:tcPr>
          <w:p w14:paraId="6DF5FFB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115F430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0E9C3F70"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7E7FDA96" w14:textId="77777777" w:rsidTr="00217E81">
        <w:trPr>
          <w:trHeight w:val="340"/>
        </w:trPr>
        <w:tc>
          <w:tcPr>
            <w:tcW w:w="1586" w:type="dxa"/>
          </w:tcPr>
          <w:p w14:paraId="2B6FA84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7596F8D7"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3BD53C87"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473BFDFE" w14:textId="77777777" w:rsidTr="00217E81">
        <w:trPr>
          <w:trHeight w:val="340"/>
        </w:trPr>
        <w:tc>
          <w:tcPr>
            <w:tcW w:w="1586" w:type="dxa"/>
          </w:tcPr>
          <w:p w14:paraId="09F19AA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4C639A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139E9EBA"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6675FBD9" w14:textId="77777777" w:rsidTr="00217E81">
        <w:trPr>
          <w:trHeight w:val="340"/>
        </w:trPr>
        <w:tc>
          <w:tcPr>
            <w:tcW w:w="1586" w:type="dxa"/>
          </w:tcPr>
          <w:p w14:paraId="638BCA7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04E4401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437B263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1002A70A" w14:textId="77777777" w:rsidTr="00217E81">
        <w:trPr>
          <w:trHeight w:val="340"/>
        </w:trPr>
        <w:tc>
          <w:tcPr>
            <w:tcW w:w="1586" w:type="dxa"/>
          </w:tcPr>
          <w:p w14:paraId="574B94F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099DA49E"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7FC0E45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2603C3A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7974C6FC"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2C335EAF" w14:textId="77777777" w:rsidTr="00217E81">
        <w:tc>
          <w:tcPr>
            <w:tcW w:w="1586" w:type="dxa"/>
          </w:tcPr>
          <w:p w14:paraId="50CED6EA"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2A17B643"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6AB7E75A"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49C42422"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04AB0DEA"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31416A2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923116"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4471E771"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0C8BAB5"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0FAF97BC"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E5CC2F0"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27AF618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3C766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4097B792"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76A2792"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E7CC31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355F66A"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43DB3A44"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4T00:00:00Z">
            <w:dateFormat w:val="dd/MM/yyyy"/>
            <w:lid w:val="he-IL"/>
            <w:storeMappedDataAs w:val="dateTime"/>
            <w:calendar w:val="gregorian"/>
          </w:date>
        </w:sdtPr>
        <w:sdtEndPr>
          <w:rPr>
            <w:rFonts w:hint="cs"/>
          </w:rPr>
        </w:sdtEndPr>
        <w:sdtContent>
          <w:ins w:id="24" w:author="Kook Sec" w:date="2020-09-03T09:13:00Z">
            <w:r w:rsidR="00E64E48">
              <w:rPr>
                <w:rFonts w:ascii="Times New Roman" w:eastAsia="Times New Roman" w:hAnsi="Times New Roman" w:cs="David" w:hint="cs"/>
                <w:color w:val="008000"/>
                <w:sz w:val="24"/>
                <w:szCs w:val="24"/>
                <w:rtl/>
                <w:lang w:eastAsia="he-IL"/>
              </w:rPr>
              <w:t>‏14/02/2019</w:t>
            </w:r>
          </w:ins>
        </w:sdtContent>
      </w:sdt>
      <w:r w:rsidRPr="00AA7633">
        <w:rPr>
          <w:rFonts w:ascii="Times New Roman" w:eastAsia="Times New Roman" w:hAnsi="Times New Roman" w:cs="David" w:hint="cs"/>
          <w:bCs/>
          <w:color w:val="FF0000"/>
          <w:sz w:val="24"/>
          <w:szCs w:val="24"/>
          <w:rtl/>
          <w:lang w:eastAsia="he-IL"/>
        </w:rPr>
        <w:br/>
      </w:r>
    </w:p>
    <w:p w14:paraId="4C5722FC"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45E6070C" w14:textId="77777777" w:rsidR="00AA7633" w:rsidRPr="00AA7633" w:rsidRDefault="00E64E48"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5" w:author="Kook Sec" w:date="2020-09-03T09:13: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24A9279C"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086153C2"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8D6E2EA"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06CBEFA5"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B54F1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3EA88132"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71327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0" w:author="Kook Sec" w:date="2020-09-03T09:12:00Z">
            <w:r w:rsidR="00E64E48">
              <w:rPr>
                <w:rFonts w:ascii="Times New Roman" w:eastAsia="Times New Roman" w:hAnsi="Times New Roman" w:cs="David" w:hint="cs"/>
                <w:bCs/>
                <w:color w:val="008000"/>
                <w:sz w:val="24"/>
                <w:szCs w:val="24"/>
                <w:rtl/>
                <w:lang w:eastAsia="he-IL"/>
              </w:rPr>
              <w:t>א.מ ישראל מגורים יזמות בע"מ</w:t>
            </w:r>
          </w:ins>
        </w:sdtContent>
      </w:sdt>
      <w:r w:rsidRPr="00AA7633">
        <w:rPr>
          <w:rFonts w:ascii="Times New Roman" w:eastAsia="Times New Roman" w:hAnsi="Times New Roman" w:cs="David" w:hint="cs"/>
          <w:color w:val="008000"/>
          <w:sz w:val="24"/>
          <w:szCs w:val="24"/>
          <w:rtl/>
          <w:lang w:eastAsia="he-IL"/>
        </w:rPr>
        <w:t>.</w:t>
      </w:r>
    </w:p>
    <w:p w14:paraId="4EA97D6E"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3DD760"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7A7C65B9"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15760F9"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2"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602FE02F"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7B85FF7"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74647FE"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44BD22"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E187D5E"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8E6BF3"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ECFF2DD"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A4DAD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416CE3D7"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96D989C"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4C84428E"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Kook Sec" w:date="2020-09-03T10:04:00Z">
            <w:r w:rsidR="00082407">
              <w:rPr>
                <w:rFonts w:ascii="Times New Roman" w:eastAsia="Times New Roman" w:hAnsi="Times New Roman" w:cs="David" w:hint="cs"/>
                <w:color w:val="008000"/>
                <w:sz w:val="24"/>
                <w:szCs w:val="24"/>
                <w:rtl/>
                <w:lang w:eastAsia="he-IL"/>
              </w:rPr>
              <w:t>מרחב מוגן</w:t>
            </w:r>
          </w:ins>
        </w:sdtContent>
      </w:sdt>
    </w:p>
    <w:p w14:paraId="08FA300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11172B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156A4E64"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ת.ז:____________</w:t>
      </w:r>
    </w:p>
    <w:p w14:paraId="2A4E147E"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1074F3AA"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71B4805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AC2E95"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C83E95D"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B9C6973"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3A866AB9"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1B8FE1E" w14:textId="77777777" w:rsidR="00A37B0F" w:rsidRPr="0009511C" w:rsidRDefault="00A37B0F" w:rsidP="00A37B0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0F9A69B"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44795CC1"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EE826C9"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B24E295"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11547D1"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8710706"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32752CF"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w:t>
      </w:r>
      <w:r w:rsidRPr="0009511C">
        <w:rPr>
          <w:rFonts w:ascii="David" w:eastAsia="Calibri" w:hAnsi="David" w:cs="David" w:hint="cs"/>
          <w:sz w:val="24"/>
          <w:szCs w:val="24"/>
          <w:rtl/>
        </w:rPr>
        <w:lastRenderedPageBreak/>
        <w:t>וזאת בכפוף לסעיף אחריות צולבת לפי נחשב הביטוח כאילו נערך בנפרד עבור כל אחד מיחידי המבוטח.  רכוש המזמין ייחשב כרכוש צד שלישי.</w:t>
      </w:r>
    </w:p>
    <w:p w14:paraId="26A0C30A"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067296F"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0AD2FCA"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5F0F0F28"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FC55145"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2FCBAB05"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36CA852"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A8232E5" w14:textId="77777777" w:rsidR="00A37B0F" w:rsidRPr="00400B84"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37B0F" w:rsidRPr="0009511C" w14:paraId="5E6B4169" w14:textId="77777777" w:rsidTr="00E64E48">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FE7649E"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B0BCAAF"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37B0F" w:rsidRPr="0009511C" w14:paraId="0715EEFC" w14:textId="77777777" w:rsidTr="00E64E48">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3B94EEE"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37B0F" w:rsidRPr="0009511C" w14:paraId="62C4265B" w14:textId="77777777" w:rsidTr="00E64E48">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F7DE9F3"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C84F627"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3E41F25"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18B9447"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37B0F" w:rsidRPr="0009511C" w14:paraId="30682F02" w14:textId="77777777" w:rsidTr="00E64E48">
        <w:trPr>
          <w:trHeight w:val="551"/>
        </w:trPr>
        <w:tc>
          <w:tcPr>
            <w:tcW w:w="4068" w:type="dxa"/>
            <w:tcBorders>
              <w:top w:val="single" w:sz="4" w:space="0" w:color="auto"/>
              <w:left w:val="single" w:sz="4" w:space="0" w:color="auto"/>
              <w:bottom w:val="single" w:sz="4" w:space="0" w:color="auto"/>
              <w:right w:val="single" w:sz="4" w:space="0" w:color="auto"/>
            </w:tcBorders>
            <w:hideMark/>
          </w:tcPr>
          <w:p w14:paraId="1A00649A"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C202A56"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904D62C"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99920E9"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p>
          <w:p w14:paraId="32907D10"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C1A904C"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21EAA5F"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p>
          <w:p w14:paraId="7D7AD49A"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C3B0CD5"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p>
        </w:tc>
      </w:tr>
      <w:tr w:rsidR="00A37B0F" w:rsidRPr="0009511C" w14:paraId="2264260B" w14:textId="77777777" w:rsidTr="00E64E48">
        <w:trPr>
          <w:trHeight w:val="571"/>
        </w:trPr>
        <w:tc>
          <w:tcPr>
            <w:tcW w:w="4068" w:type="dxa"/>
            <w:tcBorders>
              <w:top w:val="single" w:sz="4" w:space="0" w:color="auto"/>
              <w:left w:val="single" w:sz="4" w:space="0" w:color="auto"/>
              <w:bottom w:val="single" w:sz="4" w:space="0" w:color="auto"/>
              <w:right w:val="single" w:sz="4" w:space="0" w:color="auto"/>
            </w:tcBorders>
            <w:hideMark/>
          </w:tcPr>
          <w:p w14:paraId="27E01B4C"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B83F598"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071B0E4"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9C1183" w14:textId="77777777" w:rsidR="00A37B0F" w:rsidRPr="0009511C" w:rsidRDefault="00A37B0F" w:rsidP="00E64E48">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58C402" w14:textId="77777777" w:rsidR="00A37B0F" w:rsidRPr="0009511C" w:rsidRDefault="00A37B0F" w:rsidP="00E64E48">
            <w:pPr>
              <w:spacing w:before="0" w:beforeAutospacing="0" w:after="0" w:afterAutospacing="0" w:line="256" w:lineRule="auto"/>
              <w:rPr>
                <w:rFonts w:ascii="David" w:eastAsia="Calibri" w:hAnsi="David" w:cs="David"/>
                <w:b/>
                <w:sz w:val="24"/>
                <w:szCs w:val="24"/>
                <w:lang w:eastAsia="he-IL"/>
              </w:rPr>
            </w:pPr>
          </w:p>
        </w:tc>
      </w:tr>
      <w:tr w:rsidR="00A37B0F" w:rsidRPr="0009511C" w14:paraId="18E71A9E" w14:textId="77777777" w:rsidTr="00E64E48">
        <w:trPr>
          <w:trHeight w:val="391"/>
        </w:trPr>
        <w:tc>
          <w:tcPr>
            <w:tcW w:w="4068" w:type="dxa"/>
            <w:tcBorders>
              <w:top w:val="single" w:sz="4" w:space="0" w:color="auto"/>
              <w:left w:val="single" w:sz="4" w:space="0" w:color="auto"/>
              <w:bottom w:val="single" w:sz="4" w:space="0" w:color="auto"/>
              <w:right w:val="single" w:sz="4" w:space="0" w:color="auto"/>
            </w:tcBorders>
            <w:hideMark/>
          </w:tcPr>
          <w:p w14:paraId="77143901"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DDBD75E"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5E222AA" w14:textId="77777777" w:rsidR="00A37B0F" w:rsidRPr="0009511C" w:rsidRDefault="00A37B0F" w:rsidP="00E64E48">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58B4B7" w14:textId="77777777" w:rsidR="00A37B0F" w:rsidRPr="0009511C" w:rsidRDefault="00A37B0F" w:rsidP="00E64E48">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19ABF7" w14:textId="77777777" w:rsidR="00A37B0F" w:rsidRPr="0009511C" w:rsidRDefault="00A37B0F" w:rsidP="00E64E48">
            <w:pPr>
              <w:spacing w:before="0" w:beforeAutospacing="0" w:after="0" w:afterAutospacing="0" w:line="256" w:lineRule="auto"/>
              <w:rPr>
                <w:rFonts w:ascii="David" w:eastAsia="Calibri" w:hAnsi="David" w:cs="David"/>
                <w:b/>
                <w:sz w:val="24"/>
                <w:szCs w:val="24"/>
                <w:lang w:eastAsia="he-IL"/>
              </w:rPr>
            </w:pPr>
          </w:p>
        </w:tc>
      </w:tr>
    </w:tbl>
    <w:p w14:paraId="74F4EAD9" w14:textId="77777777" w:rsidR="00A37B0F" w:rsidRPr="0009511C"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09511C" w14:paraId="76E1DBE8" w14:textId="77777777" w:rsidTr="00E64E48">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2E283A9"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37B0F" w:rsidRPr="0009511C" w14:paraId="07F5D3A8" w14:textId="77777777" w:rsidTr="00E64E48">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1BE5AAD"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EA98162"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p w14:paraId="17D53A9C"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363A60"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D6A6E8F"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203D31"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D84116"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545E35B"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52FBEFF"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3BF2B87"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37B0F" w:rsidRPr="0009511C" w14:paraId="5CAC69B5" w14:textId="77777777" w:rsidTr="00E64E48">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CC58003" w14:textId="77777777" w:rsidR="00A37B0F" w:rsidRPr="0009511C" w:rsidRDefault="00A37B0F" w:rsidP="00E64E48">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FCCE4D5" w14:textId="77777777" w:rsidR="00A37B0F" w:rsidRPr="0009511C" w:rsidRDefault="00A37B0F" w:rsidP="00E64E48">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2738F07" w14:textId="77777777" w:rsidR="00A37B0F" w:rsidRPr="0009511C" w:rsidRDefault="00A37B0F" w:rsidP="00E64E48">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642DC9B" w14:textId="77777777" w:rsidR="00A37B0F" w:rsidRPr="0009511C" w:rsidRDefault="00A37B0F" w:rsidP="00E64E48">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E15F0B7" w14:textId="77777777" w:rsidR="00A37B0F" w:rsidRPr="0009511C" w:rsidRDefault="00A37B0F" w:rsidP="00E64E48">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AC05E1E"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0E7833C"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CA26292" w14:textId="77777777" w:rsidR="00A37B0F" w:rsidRPr="0009511C" w:rsidRDefault="00A37B0F" w:rsidP="00E64E48">
            <w:pPr>
              <w:spacing w:before="0" w:beforeAutospacing="0" w:after="0" w:afterAutospacing="0" w:line="256" w:lineRule="auto"/>
              <w:rPr>
                <w:rFonts w:ascii="David" w:eastAsia="Calibri" w:hAnsi="David" w:cs="David"/>
                <w:sz w:val="24"/>
                <w:szCs w:val="24"/>
                <w:lang w:eastAsia="he-IL"/>
              </w:rPr>
            </w:pPr>
          </w:p>
        </w:tc>
      </w:tr>
      <w:tr w:rsidR="00A37B0F" w:rsidRPr="0009511C" w14:paraId="18C46AB5" w14:textId="77777777" w:rsidTr="00E64E4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D602975"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D234C23"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2CC45D"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67601F8"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8366D4C"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B0BCD28"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ECA5B7D"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42489B9" w14:textId="77777777" w:rsidR="00A37B0F" w:rsidRPr="0009511C" w:rsidRDefault="00A37B0F" w:rsidP="00E64E48">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37B0F" w:rsidRPr="0009511C" w14:paraId="00F897E6" w14:textId="77777777" w:rsidTr="00E64E4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23E55D4"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C6F8912"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DEA5654"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1FE7F72"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B6C3BB0"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23AB1C5"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0C29C71"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4F89EFF" w14:textId="77777777" w:rsidR="00A37B0F" w:rsidRPr="0009511C" w:rsidRDefault="00A37B0F" w:rsidP="00E64E48">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37B0F" w:rsidRPr="0009511C" w14:paraId="71D1381D" w14:textId="77777777" w:rsidTr="00E64E48">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BE7FE63"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E16FFC5" w14:textId="77777777" w:rsidR="00A37B0F" w:rsidRPr="0009511C" w:rsidRDefault="00A37B0F" w:rsidP="00E64E48">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35F0BC7" w14:textId="77777777" w:rsidR="00A37B0F" w:rsidRPr="0009511C" w:rsidRDefault="00A37B0F" w:rsidP="00E64E48">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0537149" w14:textId="77777777" w:rsidR="00A37B0F" w:rsidRPr="0009511C" w:rsidRDefault="00A37B0F" w:rsidP="00E64E48">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C2DECDD" w14:textId="77777777" w:rsidR="00A37B0F" w:rsidRPr="0009511C" w:rsidRDefault="00A37B0F" w:rsidP="00E64E48">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8E4B121" w14:textId="77777777" w:rsidR="00A37B0F" w:rsidRPr="0009511C" w:rsidRDefault="00A37B0F" w:rsidP="00E64E48">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86C0679" w14:textId="77777777" w:rsidR="00A37B0F" w:rsidRPr="0009511C" w:rsidRDefault="00A37B0F" w:rsidP="00E64E48">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3410E60" w14:textId="77777777" w:rsidR="00A37B0F" w:rsidRPr="0009511C" w:rsidRDefault="00A37B0F" w:rsidP="00E64E48">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2629612" w14:textId="77777777" w:rsidR="00A37B0F" w:rsidRPr="0009511C"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4957117E" w14:textId="77777777" w:rsidTr="00E64E48">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B23D961"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37B0F" w:rsidRPr="0009511C" w14:paraId="366DCB2F" w14:textId="77777777" w:rsidTr="00E64E48">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C46E28B"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D189800" w14:textId="77777777" w:rsidR="00A37B0F" w:rsidRPr="0009511C"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4F0B3CFC" w14:textId="77777777" w:rsidTr="00E64E48">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8C0E3F"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A37B0F" w:rsidRPr="0009511C" w14:paraId="1FBF8312" w14:textId="77777777" w:rsidTr="00E64E48">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D2F6EED" w14:textId="77777777" w:rsidR="00A37B0F" w:rsidRPr="0009511C" w:rsidRDefault="00A37B0F" w:rsidP="00E64E4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113FE84"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2DF" w:rsidRPr="0009511C" w14:paraId="77CE6ED3" w14:textId="77777777" w:rsidTr="00E64E48">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717D18A" w14:textId="77777777" w:rsidR="00BA32DF" w:rsidRPr="0009511C" w:rsidRDefault="00BA32DF" w:rsidP="00E64E48">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BA32DF" w:rsidRPr="0009511C" w14:paraId="23834E58" w14:textId="77777777" w:rsidTr="00E64E48">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57E90BC" w14:textId="77777777" w:rsidR="00BA32DF" w:rsidRPr="0009511C" w:rsidRDefault="00BA32DF" w:rsidP="00E64E48">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F615BD5"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p w14:paraId="550D00B9" w14:textId="77777777" w:rsidR="00A37B0F" w:rsidRPr="0009511C"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EE1AD45" w14:textId="77777777" w:rsidR="00BA32DF" w:rsidRDefault="00BA32D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2C117C4"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24B9A30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B021C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000DA2A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25605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02EEE5F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F983C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41EE61"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08630075"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59153217"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1D2F6EEE"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FBF5A61"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AFB24B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BD36E8"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18F050BA"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5655BF85"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2A123E3"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AEA9BB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65D7E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17EFB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540791"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26B2EF43" w14:textId="77777777" w:rsidR="00AA7633" w:rsidRPr="00AA7633" w:rsidRDefault="00E64E48"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4" w:author="Kook Sec" w:date="2020-09-03T09:13: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3991AFE9"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165DEE"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1E3698"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215BD5"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CCC277"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5" w:author="Kook Sec" w:date="2020-09-03T10:04:00Z">
            <w:r w:rsidR="00082407">
              <w:rPr>
                <w:rFonts w:ascii="Times New Roman" w:eastAsia="Times New Roman" w:hAnsi="Times New Roman" w:cs="David" w:hint="cs"/>
                <w:color w:val="008000"/>
                <w:sz w:val="24"/>
                <w:szCs w:val="24"/>
                <w:rtl/>
                <w:lang w:eastAsia="he-IL"/>
              </w:rPr>
              <w:t>מרחב מוגן</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6" w:author="Kook Sec" w:date="2020-09-03T09:12:00Z">
            <w:r w:rsidR="00E64E48">
              <w:rPr>
                <w:rFonts w:ascii="Times New Roman" w:eastAsia="Times New Roman" w:hAnsi="Times New Roman" w:cs="David" w:hint="cs"/>
                <w:color w:val="008000"/>
                <w:sz w:val="24"/>
                <w:szCs w:val="24"/>
                <w:rtl/>
                <w:lang w:eastAsia="he-IL"/>
              </w:rPr>
              <w:t>נס ציונה מחיר למשתכן</w:t>
            </w:r>
          </w:ins>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6C4CF8A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FEC7CC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7AE0A4"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08B5F8"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399C0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235D1C"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08B7C73A"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62BD90"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0EE759"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76CE1759" w14:textId="77777777" w:rsidR="00AA7633" w:rsidRPr="00AA7633" w:rsidRDefault="00E64E48"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7" w:author="Kook Sec" w:date="2020-09-03T10:04:00Z">
            <w:r w:rsidR="00082407">
              <w:rPr>
                <w:rFonts w:ascii="Times New Roman" w:eastAsia="Times New Roman" w:hAnsi="Times New Roman" w:cs="David" w:hint="cs"/>
                <w:color w:val="008000"/>
                <w:sz w:val="24"/>
                <w:szCs w:val="24"/>
                <w:rtl/>
                <w:lang w:eastAsia="he-IL"/>
              </w:rPr>
              <w:t>מרחב מוגן</w:t>
            </w:r>
          </w:ins>
        </w:sdtContent>
      </w:sdt>
    </w:p>
    <w:p w14:paraId="5B629F40"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71844612"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A8108FC"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4342B3D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0FA2887"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47F1B2B0"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E60D64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8" w:author="Kook Sec" w:date="2020-09-03T09:13:00Z">
            <w:r w:rsidR="00E64E48">
              <w:rPr>
                <w:rFonts w:ascii="Times New Roman" w:eastAsia="Times New Roman" w:hAnsi="Times New Roman" w:cs="David" w:hint="cs"/>
                <w:color w:val="00B0F0"/>
                <w:sz w:val="24"/>
                <w:szCs w:val="24"/>
                <w:rtl/>
                <w:lang w:eastAsia="he-IL"/>
              </w:rPr>
              <w:br/>
              <w:t>א.מ. ישראל מגורים יזמות בע"מ</w:t>
            </w:r>
            <w:r w:rsidR="00E64E48">
              <w:rPr>
                <w:rFonts w:ascii="Times New Roman" w:eastAsia="Times New Roman" w:hAnsi="Times New Roman" w:cs="David" w:hint="cs"/>
                <w:color w:val="00B0F0"/>
                <w:sz w:val="24"/>
                <w:szCs w:val="24"/>
                <w:rtl/>
                <w:lang w:eastAsia="he-IL"/>
              </w:rPr>
              <w:br/>
              <w:t>יוני נתניהו 1 אור יהודה</w:t>
            </w:r>
            <w:r w:rsidR="00E64E48">
              <w:rPr>
                <w:rFonts w:ascii="Times New Roman" w:eastAsia="Times New Roman" w:hAnsi="Times New Roman" w:cs="David" w:hint="cs"/>
                <w:color w:val="00B0F0"/>
                <w:sz w:val="24"/>
                <w:szCs w:val="24"/>
                <w:rtl/>
                <w:lang w:eastAsia="he-IL"/>
              </w:rPr>
              <w:br/>
              <w:t>514957794</w:t>
            </w:r>
            <w:r w:rsidR="00E64E48">
              <w:rPr>
                <w:rFonts w:ascii="Times New Roman" w:eastAsia="Times New Roman" w:hAnsi="Times New Roman" w:cs="David" w:hint="cs"/>
                <w:color w:val="00B0F0"/>
                <w:sz w:val="24"/>
                <w:szCs w:val="24"/>
                <w:rtl/>
                <w:lang w:eastAsia="he-IL"/>
              </w:rPr>
              <w:br/>
            </w:r>
          </w:ins>
        </w:sdtContent>
      </w:sdt>
    </w:p>
    <w:p w14:paraId="0409B23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07DAC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5F61C1F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5BE6B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9" w:author="Kook Sec" w:date="2020-09-03T09:12:00Z">
            <w:r w:rsidR="00E64E48">
              <w:rPr>
                <w:rFonts w:ascii="Times New Roman" w:eastAsia="Times New Roman" w:hAnsi="Times New Roman" w:cs="David" w:hint="cs"/>
                <w:color w:val="008000"/>
                <w:sz w:val="24"/>
                <w:szCs w:val="24"/>
                <w:rtl/>
                <w:lang w:eastAsia="he-IL"/>
              </w:rPr>
              <w:t>נס ציונה מחיר למשתכן</w:t>
            </w:r>
          </w:ins>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2-14T00:00:00Z">
            <w:dateFormat w:val="dd/MM/yyyy"/>
            <w:lid w:val="he-IL"/>
            <w:storeMappedDataAs w:val="dateTime"/>
            <w:calendar w:val="gregorian"/>
          </w:date>
        </w:sdtPr>
        <w:sdtEndPr>
          <w:rPr>
            <w:rFonts w:hint="cs"/>
          </w:rPr>
        </w:sdtEndPr>
        <w:sdtContent>
          <w:ins w:id="40" w:author="Kook Sec" w:date="2020-09-03T09:13:00Z">
            <w:r w:rsidR="00E64E48">
              <w:rPr>
                <w:rFonts w:ascii="Times New Roman" w:eastAsia="Times New Roman" w:hAnsi="Times New Roman" w:cs="David" w:hint="cs"/>
                <w:color w:val="008000"/>
                <w:sz w:val="24"/>
                <w:szCs w:val="24"/>
                <w:rtl/>
                <w:lang w:eastAsia="he-IL"/>
              </w:rPr>
              <w:t>‏14/02/2019</w:t>
            </w:r>
          </w:ins>
        </w:sdtContent>
      </w:sdt>
      <w:r w:rsidRPr="00AA7633">
        <w:rPr>
          <w:rFonts w:ascii="Times New Roman" w:eastAsia="Times New Roman" w:hAnsi="Times New Roman" w:cs="David" w:hint="cs"/>
          <w:sz w:val="24"/>
          <w:szCs w:val="24"/>
          <w:rtl/>
          <w:lang w:eastAsia="he-IL"/>
        </w:rPr>
        <w:t xml:space="preserve"> או עבור חלקן כמפורט להלן:</w:t>
      </w:r>
    </w:p>
    <w:p w14:paraId="14B0041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F99532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18AC0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58B873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CF35B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C4C036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2A2A3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A1ECC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E063B2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1745E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E2158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7761792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715FB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25732464"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D47C97F"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5609FDAE"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5855CF4E"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6EFECE08"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1" w:author="Kook Sec" w:date="2020-09-03T10:04:00Z">
            <w:r w:rsidR="00082407">
              <w:rPr>
                <w:rFonts w:ascii="Times New Roman" w:eastAsia="Times New Roman" w:hAnsi="Times New Roman" w:cs="David" w:hint="cs"/>
                <w:color w:val="008000"/>
                <w:sz w:val="24"/>
                <w:szCs w:val="24"/>
                <w:rtl/>
                <w:lang w:eastAsia="he-IL"/>
              </w:rPr>
              <w:t>מרחב מוגן</w:t>
            </w:r>
          </w:ins>
        </w:sdtContent>
      </w:sdt>
    </w:p>
    <w:p w14:paraId="4032FBE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F75FA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1E72F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722D8F7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8E701A2"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1367F7D"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12C5BDD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11D739"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27A7CED"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0175410"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A0093A0"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232C223E"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F2A5FBC" w14:textId="77777777" w:rsidR="00AA7633" w:rsidRPr="00AA7633" w:rsidRDefault="00AA7633" w:rsidP="00AA7633">
      <w:pPr>
        <w:rPr>
          <w:rFonts w:ascii="David" w:hAnsi="David" w:cs="David"/>
        </w:rPr>
      </w:pPr>
    </w:p>
    <w:p w14:paraId="47A7944D"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23E7BC" w14:textId="77777777" w:rsidR="00E64E48" w:rsidRDefault="00E64E48" w:rsidP="00AF234B">
      <w:pPr>
        <w:spacing w:before="0" w:after="0" w:line="240" w:lineRule="auto"/>
      </w:pPr>
      <w:r>
        <w:separator/>
      </w:r>
    </w:p>
  </w:endnote>
  <w:endnote w:type="continuationSeparator" w:id="0">
    <w:p w14:paraId="107A2F62" w14:textId="77777777" w:rsidR="00E64E48" w:rsidRDefault="00E64E4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E64E48" w:rsidRPr="00797990" w14:paraId="16BF0AA2" w14:textId="77777777" w:rsidTr="00797990">
      <w:tc>
        <w:tcPr>
          <w:tcW w:w="815" w:type="dxa"/>
        </w:tcPr>
        <w:p w14:paraId="779233B8" w14:textId="77777777" w:rsidR="00E64E48" w:rsidRPr="00797990" w:rsidRDefault="00E64E48"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33" w:type="dxa"/>
            </w:tcPr>
            <w:p w14:paraId="3ED722BD" w14:textId="77777777" w:rsidR="00E64E48" w:rsidRPr="00797990" w:rsidRDefault="00E64E48" w:rsidP="00797990">
              <w:pPr>
                <w:tabs>
                  <w:tab w:val="center" w:pos="4153"/>
                  <w:tab w:val="right" w:pos="8306"/>
                </w:tabs>
                <w:spacing w:before="0" w:after="0" w:line="240" w:lineRule="auto"/>
                <w:rPr>
                  <w:rFonts w:ascii="David" w:hAnsi="David"/>
                  <w:color w:val="00B0F0"/>
                  <w:rtl/>
                </w:rPr>
              </w:pPr>
              <w:ins w:id="42" w:author="Kook Sec" w:date="2020-09-03T09:12:00Z">
                <w:r>
                  <w:rPr>
                    <w:rFonts w:ascii="David" w:hAnsi="David" w:hint="cs"/>
                    <w:color w:val="00B0F0"/>
                    <w:rtl/>
                  </w:rPr>
                  <w:t>א.מ ישראל מגורים יזמות בע"מ</w:t>
                </w:r>
              </w:ins>
            </w:p>
          </w:tc>
        </w:sdtContent>
      </w:sdt>
      <w:tc>
        <w:tcPr>
          <w:tcW w:w="2810" w:type="dxa"/>
        </w:tcPr>
        <w:p w14:paraId="5E5C811A" w14:textId="77777777" w:rsidR="00E64E48" w:rsidRPr="00797990" w:rsidRDefault="00E64E48"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b/>
                  <w:bCs/>
                  <w:szCs w:val="20"/>
                  <w:rtl/>
                </w:rPr>
                <w:t>חוזה מיגון ומיקלוט</w:t>
              </w:r>
            </w:sdtContent>
          </w:sdt>
        </w:p>
      </w:tc>
      <w:tc>
        <w:tcPr>
          <w:tcW w:w="232" w:type="dxa"/>
        </w:tcPr>
        <w:p w14:paraId="1DD1B77C" w14:textId="77777777" w:rsidR="00E64E48" w:rsidRPr="00797990" w:rsidRDefault="00E64E48" w:rsidP="00797990">
          <w:pPr>
            <w:tabs>
              <w:tab w:val="center" w:pos="4153"/>
              <w:tab w:val="right" w:pos="8306"/>
            </w:tabs>
            <w:spacing w:before="0" w:after="0" w:line="240" w:lineRule="auto"/>
            <w:rPr>
              <w:rFonts w:ascii="David" w:hAnsi="David"/>
              <w:sz w:val="16"/>
              <w:szCs w:val="16"/>
              <w:rtl/>
            </w:rPr>
          </w:pPr>
        </w:p>
      </w:tc>
      <w:tc>
        <w:tcPr>
          <w:tcW w:w="1040" w:type="dxa"/>
        </w:tcPr>
        <w:p w14:paraId="1178DF40" w14:textId="77777777" w:rsidR="00E64E48" w:rsidRPr="00797990" w:rsidRDefault="00E64E48"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76" w:type="dxa"/>
            </w:tcPr>
            <w:p w14:paraId="65194D80" w14:textId="77777777" w:rsidR="00E64E48" w:rsidRPr="00797990" w:rsidRDefault="00E64E48"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E64E48" w:rsidRPr="00797990" w14:paraId="78C78947" w14:textId="77777777" w:rsidTr="00797990">
      <w:tc>
        <w:tcPr>
          <w:tcW w:w="815" w:type="dxa"/>
        </w:tcPr>
        <w:p w14:paraId="3A07A83E" w14:textId="77777777" w:rsidR="00E64E48" w:rsidRPr="00797990" w:rsidRDefault="00E64E48"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33" w:type="dxa"/>
            </w:tcPr>
            <w:p w14:paraId="52CE1FA0" w14:textId="77777777" w:rsidR="00E64E48" w:rsidRPr="00797990" w:rsidRDefault="00082407" w:rsidP="00797990">
              <w:pPr>
                <w:tabs>
                  <w:tab w:val="center" w:pos="4153"/>
                  <w:tab w:val="right" w:pos="8306"/>
                </w:tabs>
                <w:spacing w:before="0" w:after="0" w:line="240" w:lineRule="auto"/>
                <w:rPr>
                  <w:rFonts w:ascii="David" w:hAnsi="David"/>
                  <w:color w:val="00B0F0"/>
                  <w:rtl/>
                </w:rPr>
              </w:pPr>
              <w:ins w:id="43" w:author="Kook Sec" w:date="2020-09-03T10:04:00Z">
                <w:r>
                  <w:rPr>
                    <w:rFonts w:ascii="David" w:hAnsi="David" w:hint="cs"/>
                    <w:color w:val="00B0F0"/>
                    <w:rtl/>
                  </w:rPr>
                  <w:t>מרחב מוגן</w:t>
                </w:r>
              </w:ins>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64E48" w:rsidRPr="00797990" w14:paraId="42D67EF2" w14:textId="77777777" w:rsidTr="00E64E48">
            <w:trPr>
              <w:trHeight w:val="201"/>
            </w:trPr>
            <w:tc>
              <w:tcPr>
                <w:tcW w:w="926" w:type="dxa"/>
              </w:tcPr>
              <w:p w14:paraId="48A01371" w14:textId="77777777" w:rsidR="00E64E48" w:rsidRPr="00797990" w:rsidRDefault="00E64E48"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016B97B" w14:textId="77777777" w:rsidR="00E64E48" w:rsidRPr="00797990" w:rsidRDefault="00E64E48"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39D0ECE5" w14:textId="77777777" w:rsidR="00E64E48" w:rsidRPr="00797990" w:rsidRDefault="00E64E48" w:rsidP="00797990">
          <w:pPr>
            <w:tabs>
              <w:tab w:val="center" w:pos="4153"/>
              <w:tab w:val="right" w:pos="8306"/>
            </w:tabs>
            <w:spacing w:before="0" w:after="0" w:line="240" w:lineRule="auto"/>
            <w:rPr>
              <w:rFonts w:ascii="David" w:hAnsi="David"/>
              <w:rtl/>
            </w:rPr>
          </w:pPr>
        </w:p>
      </w:tc>
      <w:tc>
        <w:tcPr>
          <w:tcW w:w="232" w:type="dxa"/>
        </w:tcPr>
        <w:p w14:paraId="1F1CE502" w14:textId="77777777" w:rsidR="00E64E48" w:rsidRPr="00797990" w:rsidRDefault="00E64E48" w:rsidP="00797990">
          <w:pPr>
            <w:tabs>
              <w:tab w:val="center" w:pos="4153"/>
              <w:tab w:val="right" w:pos="8306"/>
            </w:tabs>
            <w:spacing w:before="0" w:after="0" w:line="240" w:lineRule="auto"/>
            <w:rPr>
              <w:rFonts w:ascii="David" w:hAnsi="David"/>
              <w:rtl/>
            </w:rPr>
          </w:pPr>
        </w:p>
      </w:tc>
      <w:tc>
        <w:tcPr>
          <w:tcW w:w="1040" w:type="dxa"/>
        </w:tcPr>
        <w:p w14:paraId="328A5312" w14:textId="77777777" w:rsidR="00E64E48" w:rsidRPr="00797990" w:rsidRDefault="00E64E48"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7FA1AF1B" w14:textId="77777777" w:rsidR="00E64E48" w:rsidRPr="00797990" w:rsidRDefault="00E64E48"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797990">
                <w:rPr>
                  <w:rFonts w:ascii="David" w:hAnsi="David"/>
                  <w:color w:val="00B0F0"/>
                  <w:sz w:val="20"/>
                  <w:szCs w:val="20"/>
                  <w:rtl/>
                </w:rPr>
                <w:t>[סטטוס חוזה]</w:t>
              </w:r>
            </w:sdtContent>
          </w:sdt>
        </w:p>
      </w:tc>
    </w:tr>
    <w:tr w:rsidR="00E64E48" w:rsidRPr="00797990" w14:paraId="149B4504" w14:textId="77777777" w:rsidTr="00797990">
      <w:trPr>
        <w:trHeight w:val="80"/>
      </w:trPr>
      <w:tc>
        <w:tcPr>
          <w:tcW w:w="815" w:type="dxa"/>
        </w:tcPr>
        <w:p w14:paraId="19EA6D58" w14:textId="77777777" w:rsidR="00E64E48" w:rsidRPr="00797990" w:rsidRDefault="00E64E48" w:rsidP="00797990">
          <w:pPr>
            <w:tabs>
              <w:tab w:val="center" w:pos="4153"/>
              <w:tab w:val="right" w:pos="8306"/>
            </w:tabs>
            <w:spacing w:before="0" w:after="0" w:line="240" w:lineRule="auto"/>
            <w:rPr>
              <w:rFonts w:ascii="David" w:hAnsi="David"/>
              <w:rtl/>
            </w:rPr>
          </w:pPr>
        </w:p>
      </w:tc>
      <w:tc>
        <w:tcPr>
          <w:tcW w:w="1633" w:type="dxa"/>
        </w:tcPr>
        <w:p w14:paraId="517188E2" w14:textId="77777777" w:rsidR="00E64E48" w:rsidRPr="00797990" w:rsidRDefault="00E64E48" w:rsidP="00797990">
          <w:pPr>
            <w:tabs>
              <w:tab w:val="center" w:pos="4153"/>
              <w:tab w:val="right" w:pos="8306"/>
            </w:tabs>
            <w:spacing w:before="0" w:after="0" w:line="240" w:lineRule="auto"/>
            <w:rPr>
              <w:rFonts w:ascii="David" w:hAnsi="David"/>
              <w:color w:val="00B0F0"/>
              <w:rtl/>
            </w:rPr>
          </w:pPr>
        </w:p>
      </w:tc>
      <w:tc>
        <w:tcPr>
          <w:tcW w:w="2810" w:type="dxa"/>
        </w:tcPr>
        <w:p w14:paraId="0B9D1D9F" w14:textId="77777777" w:rsidR="00E64E48" w:rsidRPr="00797990" w:rsidRDefault="00E64E48" w:rsidP="00797990">
          <w:pPr>
            <w:tabs>
              <w:tab w:val="center" w:pos="4153"/>
              <w:tab w:val="right" w:pos="8306"/>
            </w:tabs>
            <w:spacing w:before="0" w:after="0" w:line="240" w:lineRule="auto"/>
            <w:rPr>
              <w:rFonts w:ascii="David" w:hAnsi="David"/>
              <w:rtl/>
            </w:rPr>
          </w:pPr>
        </w:p>
      </w:tc>
      <w:tc>
        <w:tcPr>
          <w:tcW w:w="232" w:type="dxa"/>
        </w:tcPr>
        <w:p w14:paraId="2586163C" w14:textId="77777777" w:rsidR="00E64E48" w:rsidRPr="00797990" w:rsidRDefault="00E64E48" w:rsidP="00797990">
          <w:pPr>
            <w:tabs>
              <w:tab w:val="center" w:pos="4153"/>
              <w:tab w:val="right" w:pos="8306"/>
            </w:tabs>
            <w:spacing w:before="0" w:after="0" w:line="240" w:lineRule="auto"/>
            <w:rPr>
              <w:rFonts w:ascii="David" w:hAnsi="David"/>
              <w:rtl/>
            </w:rPr>
          </w:pPr>
        </w:p>
      </w:tc>
      <w:tc>
        <w:tcPr>
          <w:tcW w:w="1040" w:type="dxa"/>
        </w:tcPr>
        <w:p w14:paraId="240FBB7D" w14:textId="77777777" w:rsidR="00E64E48" w:rsidRPr="00797990" w:rsidRDefault="00E64E48" w:rsidP="00797990">
          <w:pPr>
            <w:tabs>
              <w:tab w:val="center" w:pos="4153"/>
              <w:tab w:val="right" w:pos="8306"/>
            </w:tabs>
            <w:spacing w:before="0" w:after="0" w:line="240" w:lineRule="auto"/>
            <w:rPr>
              <w:rFonts w:ascii="David" w:hAnsi="David"/>
              <w:rtl/>
            </w:rPr>
          </w:pPr>
        </w:p>
      </w:tc>
      <w:tc>
        <w:tcPr>
          <w:tcW w:w="1776" w:type="dxa"/>
        </w:tcPr>
        <w:p w14:paraId="0A986D06" w14:textId="77777777" w:rsidR="00E64E48" w:rsidRPr="00797990" w:rsidRDefault="00E64E48" w:rsidP="00797990">
          <w:pPr>
            <w:tabs>
              <w:tab w:val="center" w:pos="4153"/>
              <w:tab w:val="right" w:pos="8306"/>
            </w:tabs>
            <w:spacing w:before="0" w:after="0" w:line="240" w:lineRule="auto"/>
            <w:rPr>
              <w:rFonts w:ascii="David" w:hAnsi="David"/>
              <w:rtl/>
            </w:rPr>
          </w:pPr>
        </w:p>
      </w:tc>
    </w:tr>
  </w:tbl>
  <w:p w14:paraId="23B36905" w14:textId="77777777" w:rsidR="00E64E48" w:rsidRDefault="00E64E48"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34D0B1FE" w14:textId="77777777" w:rsidR="00E64E48" w:rsidRPr="00797990" w:rsidRDefault="00E64E48"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DFBB05" w14:textId="77777777" w:rsidR="00E64E48" w:rsidRDefault="00E64E48" w:rsidP="00AF234B">
      <w:pPr>
        <w:spacing w:before="0" w:after="0" w:line="240" w:lineRule="auto"/>
      </w:pPr>
      <w:r>
        <w:separator/>
      </w:r>
    </w:p>
  </w:footnote>
  <w:footnote w:type="continuationSeparator" w:id="0">
    <w:p w14:paraId="045711C2" w14:textId="77777777" w:rsidR="00E64E48" w:rsidRDefault="00E64E4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AE0A8BB" w14:textId="77777777" w:rsidR="00E64E48" w:rsidRDefault="00E64E48" w:rsidP="00CF334C">
        <w:pPr>
          <w:pStyle w:val="a3"/>
          <w:jc w:val="center"/>
        </w:pPr>
        <w:r>
          <w:fldChar w:fldCharType="begin"/>
        </w:r>
        <w:r>
          <w:instrText xml:space="preserve"> PAGE   \* MERGEFORMAT </w:instrText>
        </w:r>
        <w:r>
          <w:fldChar w:fldCharType="separate"/>
        </w:r>
        <w:r w:rsidR="00082407">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082407"/>
    <w:rsid w:val="00134C85"/>
    <w:rsid w:val="00135869"/>
    <w:rsid w:val="001A0C3C"/>
    <w:rsid w:val="001A69D5"/>
    <w:rsid w:val="00214ACF"/>
    <w:rsid w:val="00217E81"/>
    <w:rsid w:val="002910A0"/>
    <w:rsid w:val="002C1502"/>
    <w:rsid w:val="004F3038"/>
    <w:rsid w:val="00552E11"/>
    <w:rsid w:val="005E4E19"/>
    <w:rsid w:val="0072103C"/>
    <w:rsid w:val="00797990"/>
    <w:rsid w:val="00896EF9"/>
    <w:rsid w:val="008C64C6"/>
    <w:rsid w:val="00942177"/>
    <w:rsid w:val="00A37B0F"/>
    <w:rsid w:val="00A74535"/>
    <w:rsid w:val="00AA7633"/>
    <w:rsid w:val="00AF234B"/>
    <w:rsid w:val="00B955C3"/>
    <w:rsid w:val="00BA32DF"/>
    <w:rsid w:val="00BE17B4"/>
    <w:rsid w:val="00CD5A24"/>
    <w:rsid w:val="00CF334C"/>
    <w:rsid w:val="00E64E48"/>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7607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רשת טבלה11"/>
    <w:basedOn w:val="a1"/>
    <w:next w:val="a8"/>
    <w:rsid w:val="007979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9202F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6D734-C7C1-47F9-8BEC-2E5B26BD9DC1}"/>
</file>

<file path=customXml/itemProps2.xml><?xml version="1.0" encoding="utf-8"?>
<ds:datastoreItem xmlns:ds="http://schemas.openxmlformats.org/officeDocument/2006/customXml" ds:itemID="{5A9C820D-BC08-41ED-932F-06419E5DA31C}"/>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674036E3-46E6-4D63-97B1-EBE576FA42A4}"/>
</file>

<file path=docProps/app.xml><?xml version="1.0" encoding="utf-8"?>
<Properties xmlns="http://schemas.openxmlformats.org/officeDocument/2006/extended-properties" xmlns:vt="http://schemas.openxmlformats.org/officeDocument/2006/docPropsVTypes">
  <Template>Normal.dotm</Template>
  <TotalTime>59</TotalTime>
  <Pages>36</Pages>
  <Words>10257</Words>
  <Characters>51290</Characters>
  <Application>Microsoft Office Word</Application>
  <DocSecurity>0</DocSecurity>
  <Lines>427</Lines>
  <Paragraphs>122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2020-09-03T06:12:00Z</dcterms:created>
  <dcterms:modified xsi:type="dcterms:W3CDTF">2020-09-03T07:11:00Z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731df495-d38c-4833-bcdf-de051cf3b087</vt:lpwstr>
  </property>
</Properties>
</file>