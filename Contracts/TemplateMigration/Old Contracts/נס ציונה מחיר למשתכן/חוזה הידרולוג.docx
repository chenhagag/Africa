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B5C9F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bookmarkStart w:id="0" w:name="_GoBack"/>
    </w:p>
    <w:bookmarkEnd w:id="0"/>
    <w:p w14:paraId="4F12120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3495AD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02F104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DE0948">
        <w:rPr>
          <w:rFonts w:ascii="Times New Roman" w:eastAsia="Times New Roman" w:hAnsi="Times New Roman" w:cs="David"/>
          <w:bCs/>
          <w:i/>
          <w:iCs/>
          <w:noProof/>
          <w:sz w:val="24"/>
          <w:szCs w:val="24"/>
        </w:rPr>
        <w:drawing>
          <wp:inline distT="0" distB="0" distL="0" distR="0" wp14:anchorId="6DE965CC" wp14:editId="2DF338E6">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89108C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0F0BA57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D7D63E" w14:textId="77777777" w:rsidR="00C2594C"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42E6B6" w14:textId="77777777" w:rsidR="00C2594C"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9993F6" w14:textId="77777777" w:rsidR="00C2594C"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CDEE8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E0948">
        <w:rPr>
          <w:rFonts w:ascii="Times New Roman" w:eastAsia="Times New Roman" w:hAnsi="Times New Roman" w:cs="David" w:hint="cs"/>
          <w:bCs/>
          <w:sz w:val="32"/>
          <w:szCs w:val="32"/>
          <w:u w:val="single"/>
          <w:rtl/>
          <w:lang w:eastAsia="he-IL"/>
        </w:rPr>
        <w:t>חוזה הידרולוג</w:t>
      </w:r>
    </w:p>
    <w:p w14:paraId="11457B2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935307" w14:textId="77777777" w:rsid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E4F9AC" w14:textId="77777777" w:rsidR="00C2594C" w:rsidRPr="00DE0948" w:rsidRDefault="00C2594C"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4B3C4A" w14:textId="77777777" w:rsidR="00DE0948" w:rsidRPr="00C2594C" w:rsidRDefault="00CF429B" w:rsidP="00C2594C">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sdt>
        <w:sdtPr>
          <w:rPr>
            <w:rFonts w:ascii="Times New Roman" w:eastAsia="Times New Roman" w:hAnsi="Times New Roman" w:cs="David"/>
            <w:bCs/>
            <w:color w:val="00B0F0"/>
            <w:sz w:val="32"/>
            <w:szCs w:val="32"/>
            <w:u w:val="single"/>
            <w:rtl/>
            <w:lang w:eastAsia="he-IL"/>
          </w:rPr>
          <w:alias w:val="שם הפרויקט"/>
          <w:tag w:val="cntProjectName"/>
          <w:id w:val="-1203475903"/>
          <w:placeholder>
            <w:docPart w:val="40EAF307C6914348A604378A7F04B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 w:author="Kook Sec" w:date="2020-06-04T16:50:00Z">
            <w:r w:rsidR="003D17DF">
              <w:rPr>
                <w:rFonts w:ascii="Times New Roman" w:eastAsia="Times New Roman" w:hAnsi="Times New Roman" w:cs="David" w:hint="cs"/>
                <w:bCs/>
                <w:color w:val="00B0F0"/>
                <w:sz w:val="32"/>
                <w:szCs w:val="32"/>
                <w:u w:val="single"/>
                <w:rtl/>
                <w:lang w:eastAsia="he-IL"/>
              </w:rPr>
              <w:t>א.מ ישראל מגורים יזמות בע"מ</w:t>
            </w:r>
          </w:ins>
        </w:sdtContent>
      </w:sdt>
    </w:p>
    <w:p w14:paraId="53549FA6" w14:textId="77777777" w:rsidR="00C2594C" w:rsidRPr="00C2594C" w:rsidRDefault="00C2594C" w:rsidP="00DE0948">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707D890E" w14:textId="77777777" w:rsidR="00DE0948" w:rsidRPr="00C2594C" w:rsidRDefault="00CF429B" w:rsidP="00DE0948">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sdt>
        <w:sdtPr>
          <w:rPr>
            <w:rFonts w:ascii="Times New Roman" w:eastAsia="Times New Roman" w:hAnsi="Times New Roman" w:cs="David"/>
            <w:bCs/>
            <w:color w:val="00B0F0"/>
            <w:sz w:val="32"/>
            <w:szCs w:val="32"/>
            <w:u w:val="single"/>
            <w:rtl/>
            <w:lang w:eastAsia="he-IL"/>
          </w:rPr>
          <w:alias w:val="שם אתר"/>
          <w:tag w:val="cntSite"/>
          <w:id w:val="-1596620872"/>
          <w:placeholder>
            <w:docPart w:val="97E284EA75A34FACB005DCAE06435E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 w:author="Kook Sec" w:date="2020-06-04T16:51:00Z">
            <w:r w:rsidR="003D17DF">
              <w:rPr>
                <w:rFonts w:ascii="Times New Roman" w:eastAsia="Times New Roman" w:hAnsi="Times New Roman" w:cs="David" w:hint="cs"/>
                <w:bCs/>
                <w:color w:val="00B0F0"/>
                <w:sz w:val="32"/>
                <w:szCs w:val="32"/>
                <w:u w:val="single"/>
                <w:rtl/>
                <w:lang w:eastAsia="he-IL"/>
              </w:rPr>
              <w:t>נס ציונה מחיר למשתכן</w:t>
            </w:r>
          </w:ins>
        </w:sdtContent>
      </w:sdt>
    </w:p>
    <w:p w14:paraId="1AFFD18E" w14:textId="77777777" w:rsidR="00DE0948" w:rsidRPr="00C2594C" w:rsidRDefault="00DE0948" w:rsidP="00DE0948">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6316E49D" w14:textId="77777777" w:rsidR="00DE0948" w:rsidRPr="00C2594C"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4D457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6D8A7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65DA9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7F8F2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A46D4B"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0195B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D93B3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C072A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FA94A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25C8C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94224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F4E40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DCA45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99F94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FDA1F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3B53E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0E903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BFA33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E63CC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B7054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530E5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5B439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3C624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930BA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32883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A0869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57216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A90CC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5C66D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E22E8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20DF8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2BB44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B0D6A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276EA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CBE58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31C1CF" w14:textId="77777777" w:rsidR="005A1DAC" w:rsidRDefault="005A1DA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E52ADE" w14:textId="77777777" w:rsidR="005A1DAC" w:rsidRDefault="005A1DA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AA6C7B" w14:textId="77777777" w:rsidR="00DE0948" w:rsidRPr="00C2594C" w:rsidRDefault="00DE0948" w:rsidP="00DE0948">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C2594C">
        <w:rPr>
          <w:rFonts w:ascii="Times New Roman" w:eastAsia="Times New Roman" w:hAnsi="Times New Roman" w:cs="David" w:hint="cs"/>
          <w:bCs/>
          <w:sz w:val="32"/>
          <w:szCs w:val="32"/>
          <w:u w:val="single"/>
          <w:rtl/>
          <w:lang w:eastAsia="he-IL"/>
        </w:rPr>
        <w:t>חוזה</w:t>
      </w:r>
      <w:r w:rsidR="000613F6">
        <w:rPr>
          <w:rFonts w:ascii="Times New Roman" w:eastAsia="Times New Roman" w:hAnsi="Times New Roman" w:cs="David" w:hint="cs"/>
          <w:bCs/>
          <w:i/>
          <w:iCs/>
          <w:sz w:val="32"/>
          <w:szCs w:val="32"/>
          <w:u w:val="single"/>
          <w:rtl/>
          <w:lang w:eastAsia="he-IL"/>
        </w:rPr>
        <w:t xml:space="preserve"> </w:t>
      </w:r>
      <w:r w:rsidR="000613F6" w:rsidRPr="00DE0948">
        <w:rPr>
          <w:rFonts w:ascii="Times New Roman" w:eastAsia="Times New Roman" w:hAnsi="Times New Roman" w:cs="David" w:hint="cs"/>
          <w:bCs/>
          <w:sz w:val="32"/>
          <w:szCs w:val="32"/>
          <w:u w:val="single"/>
          <w:rtl/>
          <w:lang w:eastAsia="he-IL"/>
        </w:rPr>
        <w:t>הידרולוג</w:t>
      </w:r>
    </w:p>
    <w:p w14:paraId="4710587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1EA66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E0948">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447699422"/>
          <w:placeholder>
            <w:docPart w:val="1166699B2E6046A9802124A12EB7BA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11-12T00:00:00Z">
            <w:dateFormat w:val="dd/MM/yyyy"/>
            <w:lid w:val="he-IL"/>
            <w:storeMappedDataAs w:val="dateTime"/>
            <w:calendar w:val="gregorian"/>
          </w:date>
        </w:sdtPr>
        <w:sdtEndPr>
          <w:rPr>
            <w:rFonts w:hint="cs"/>
          </w:rPr>
        </w:sdtEndPr>
        <w:sdtContent>
          <w:ins w:id="3" w:author="Kook Sec" w:date="2020-06-04T16:53:00Z">
            <w:r w:rsidR="003D17DF">
              <w:rPr>
                <w:rFonts w:ascii="Times New Roman" w:eastAsia="Times New Roman" w:hAnsi="Times New Roman" w:cs="David" w:hint="cs"/>
                <w:color w:val="800080"/>
                <w:sz w:val="24"/>
                <w:szCs w:val="24"/>
                <w:rtl/>
                <w:lang w:eastAsia="he-IL"/>
              </w:rPr>
              <w:t>‏12/11/2019</w:t>
            </w:r>
          </w:ins>
        </w:sdtContent>
      </w:sdt>
    </w:p>
    <w:p w14:paraId="07E25061"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rPr>
      </w:pPr>
    </w:p>
    <w:p w14:paraId="10324AF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473BD20"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2B6013" w14:textId="77777777" w:rsidR="00DE0948" w:rsidRPr="00DE0948" w:rsidRDefault="00DE0948" w:rsidP="00DE0948">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303830907"/>
        <w:placeholder>
          <w:docPart w:val="6E79E80757F74DF8AD26CD445F4056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6117EA8" w14:textId="77777777" w:rsidR="00DE0948" w:rsidRPr="00DE0948" w:rsidRDefault="003D17DF" w:rsidP="00DE0948">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4" w:author="Kook Sec" w:date="2020-06-04T17:00:00Z">
            <w:r>
              <w:rPr>
                <w:rFonts w:ascii="Times New Roman" w:eastAsia="Times New Roman" w:hAnsi="Times New Roman" w:cs="David" w:hint="cs"/>
                <w:color w:val="800080"/>
                <w:sz w:val="24"/>
                <w:szCs w:val="24"/>
                <w:rtl/>
              </w:rPr>
              <w:br/>
              <w:t>א.מ. ישראל מגורים יזמות בע"מ</w:t>
            </w:r>
            <w:r>
              <w:rPr>
                <w:rFonts w:ascii="Times New Roman" w:eastAsia="Times New Roman" w:hAnsi="Times New Roman" w:cs="David" w:hint="cs"/>
                <w:color w:val="800080"/>
                <w:sz w:val="24"/>
                <w:szCs w:val="24"/>
                <w:rtl/>
              </w:rPr>
              <w:br/>
              <w:t>יוני נתניהו 1 אור יהודה</w:t>
            </w:r>
            <w:r>
              <w:rPr>
                <w:rFonts w:ascii="Times New Roman" w:eastAsia="Times New Roman" w:hAnsi="Times New Roman" w:cs="David" w:hint="cs"/>
                <w:color w:val="800080"/>
                <w:sz w:val="24"/>
                <w:szCs w:val="24"/>
                <w:rtl/>
              </w:rPr>
              <w:br/>
              <w:t>514957794</w:t>
            </w:r>
            <w:r>
              <w:rPr>
                <w:rFonts w:ascii="Times New Roman" w:eastAsia="Times New Roman" w:hAnsi="Times New Roman" w:cs="David" w:hint="cs"/>
                <w:color w:val="800080"/>
                <w:sz w:val="24"/>
                <w:szCs w:val="24"/>
                <w:rtl/>
              </w:rPr>
              <w:br/>
            </w:r>
          </w:ins>
        </w:p>
      </w:sdtContent>
    </w:sdt>
    <w:p w14:paraId="1834F75B"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DE0948">
        <w:rPr>
          <w:rFonts w:ascii="Times New Roman" w:eastAsia="Times New Roman" w:hAnsi="Times New Roman" w:cs="David" w:hint="cs"/>
          <w:sz w:val="24"/>
          <w:szCs w:val="24"/>
          <w:rtl/>
          <w:lang w:eastAsia="he-IL"/>
        </w:rPr>
        <w:t>(להלן: "</w:t>
      </w:r>
      <w:r w:rsidRPr="00DE0948">
        <w:rPr>
          <w:rFonts w:ascii="Times New Roman" w:eastAsia="Times New Roman" w:hAnsi="Times New Roman" w:cs="David" w:hint="cs"/>
          <w:b/>
          <w:bCs/>
          <w:sz w:val="24"/>
          <w:szCs w:val="24"/>
          <w:rtl/>
          <w:lang w:eastAsia="he-IL"/>
        </w:rPr>
        <w:t>המזמין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Cs/>
          <w:sz w:val="24"/>
          <w:szCs w:val="24"/>
          <w:rtl/>
          <w:lang w:eastAsia="he-IL"/>
        </w:rPr>
        <w:t xml:space="preserve">       </w:t>
      </w:r>
    </w:p>
    <w:p w14:paraId="43022F81"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DE0948">
        <w:rPr>
          <w:rFonts w:ascii="Times New Roman" w:eastAsia="Times New Roman" w:hAnsi="Times New Roman" w:cs="David" w:hint="cs"/>
          <w:bCs/>
          <w:sz w:val="24"/>
          <w:szCs w:val="24"/>
          <w:rtl/>
          <w:lang w:eastAsia="he-IL"/>
        </w:rPr>
        <w:t xml:space="preserve">         מצד אחד;</w:t>
      </w:r>
    </w:p>
    <w:p w14:paraId="45E552B6" w14:textId="77777777" w:rsidR="00DE0948" w:rsidRPr="00DE0948" w:rsidRDefault="00DE0948" w:rsidP="00DE094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09A2EAB6" w14:textId="77777777" w:rsidR="00DE0948" w:rsidRPr="00DE0948" w:rsidRDefault="00DE0948" w:rsidP="00DE094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hint="cs"/>
          <w:bCs/>
          <w:sz w:val="24"/>
          <w:szCs w:val="24"/>
          <w:rtl/>
          <w:lang w:eastAsia="he-IL"/>
        </w:rPr>
        <w:t>ל ב י ן</w:t>
      </w:r>
    </w:p>
    <w:p w14:paraId="4A12EC6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33578181"/>
        <w:placeholder>
          <w:docPart w:val="EB0BD9BA044A42B89ACDC44A6642BBA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53034225" w14:textId="77777777" w:rsidR="00DE0948" w:rsidRPr="00DE0948" w:rsidRDefault="003D17DF"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ins w:id="5" w:author="Kook Sec" w:date="2020-06-04T16:59:00Z">
            <w:r>
              <w:rPr>
                <w:rFonts w:ascii="Times New Roman" w:eastAsia="Times New Roman" w:hAnsi="Times New Roman" w:cs="David" w:hint="cs"/>
                <w:color w:val="800080"/>
                <w:sz w:val="24"/>
                <w:szCs w:val="24"/>
                <w:rtl/>
              </w:rPr>
              <w:br/>
              <w:t>אינג' יוני גורן</w:t>
            </w:r>
            <w:r>
              <w:rPr>
                <w:rFonts w:ascii="Times New Roman" w:eastAsia="Times New Roman" w:hAnsi="Times New Roman" w:cs="David" w:hint="cs"/>
                <w:color w:val="800080"/>
                <w:sz w:val="24"/>
                <w:szCs w:val="24"/>
                <w:rtl/>
              </w:rPr>
              <w:br/>
            </w:r>
            <w:r>
              <w:rPr>
                <w:rFonts w:ascii="Times New Roman" w:eastAsia="Times New Roman" w:hAnsi="Times New Roman" w:cs="David" w:hint="cs"/>
                <w:color w:val="800080"/>
                <w:sz w:val="24"/>
                <w:szCs w:val="24"/>
                <w:rtl/>
              </w:rPr>
              <w:br/>
            </w:r>
            <w:r>
              <w:rPr>
                <w:rFonts w:ascii="Times New Roman" w:eastAsia="Times New Roman" w:hAnsi="Times New Roman" w:cs="David" w:hint="cs"/>
                <w:color w:val="800080"/>
                <w:sz w:val="24"/>
                <w:szCs w:val="24"/>
                <w:rtl/>
              </w:rPr>
              <w:br/>
            </w:r>
          </w:ins>
        </w:p>
      </w:sdtContent>
    </w:sdt>
    <w:p w14:paraId="3F0D576A"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DE0948">
        <w:rPr>
          <w:rFonts w:ascii="Times New Roman" w:eastAsia="Times New Roman" w:hAnsi="Times New Roman" w:cs="David" w:hint="cs"/>
          <w:sz w:val="24"/>
          <w:szCs w:val="24"/>
          <w:rtl/>
          <w:lang w:eastAsia="he-IL"/>
        </w:rPr>
        <w:t>(להלן: "</w:t>
      </w:r>
      <w:r w:rsidRPr="00DE0948">
        <w:rPr>
          <w:rFonts w:ascii="Times New Roman" w:eastAsia="Times New Roman" w:hAnsi="Times New Roman" w:cs="David" w:hint="cs"/>
          <w:b/>
          <w:bCs/>
          <w:sz w:val="24"/>
          <w:szCs w:val="24"/>
          <w:rtl/>
          <w:lang w:eastAsia="he-IL"/>
        </w:rPr>
        <w:t>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Cs/>
          <w:sz w:val="24"/>
          <w:szCs w:val="24"/>
          <w:rtl/>
          <w:lang w:eastAsia="he-IL"/>
        </w:rPr>
        <w:t xml:space="preserve">  </w:t>
      </w:r>
    </w:p>
    <w:p w14:paraId="7DDF4C67"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DE0948">
        <w:rPr>
          <w:rFonts w:ascii="Times New Roman" w:eastAsia="Times New Roman" w:hAnsi="Times New Roman" w:cs="David" w:hint="cs"/>
          <w:bCs/>
          <w:sz w:val="24"/>
          <w:szCs w:val="24"/>
          <w:rtl/>
          <w:lang w:eastAsia="he-IL"/>
        </w:rPr>
        <w:t xml:space="preserve">         מצד שני;</w:t>
      </w:r>
    </w:p>
    <w:p w14:paraId="7A8315E2"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11EB72B8" w14:textId="77777777" w:rsidR="00DE0948" w:rsidRPr="00DE0948" w:rsidRDefault="00DE0948" w:rsidP="00DE0948">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והואיל:</w:t>
      </w:r>
      <w:r w:rsidRPr="00DE0948">
        <w:rPr>
          <w:rFonts w:ascii="Times New Roman" w:eastAsia="Times New Roman" w:hAnsi="Times New Roman" w:cs="David"/>
          <w:bCs/>
          <w:sz w:val="24"/>
          <w:szCs w:val="24"/>
          <w:rtl/>
          <w:lang w:eastAsia="he-IL"/>
        </w:rPr>
        <w:tab/>
      </w:r>
      <w:r w:rsidRPr="00DE0948">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109CBAD0" w14:textId="77777777" w:rsidR="00DE0948" w:rsidRPr="00DE0948" w:rsidRDefault="00DE0948" w:rsidP="00DE0948">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bCs/>
          <w:sz w:val="24"/>
          <w:szCs w:val="24"/>
          <w:rtl/>
          <w:lang w:eastAsia="he-IL"/>
        </w:rPr>
        <w:t>לפיכך הותנה והוסכם בין הצדדים כדלקמן:</w:t>
      </w:r>
    </w:p>
    <w:p w14:paraId="67B7795A" w14:textId="77777777" w:rsidR="00DE0948" w:rsidRPr="00DE0948" w:rsidRDefault="00DE0948" w:rsidP="00DE0948">
      <w:pPr>
        <w:widowControl w:val="0"/>
        <w:numPr>
          <w:ilvl w:val="0"/>
          <w:numId w:val="1"/>
        </w:numPr>
        <w:spacing w:before="0" w:beforeAutospacing="0" w:after="240" w:afterAutospacing="0" w:line="240" w:lineRule="auto"/>
        <w:ind w:left="363" w:right="360" w:hanging="7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u w:val="single"/>
          <w:rtl/>
          <w:lang w:eastAsia="he-IL"/>
        </w:rPr>
        <w:t>מבוא</w:t>
      </w:r>
    </w:p>
    <w:p w14:paraId="04B76FF4" w14:textId="77777777" w:rsidR="00DE0948" w:rsidRPr="00DE0948" w:rsidRDefault="00DE0948" w:rsidP="00DE0948">
      <w:pPr>
        <w:widowControl w:val="0"/>
        <w:numPr>
          <w:ilvl w:val="1"/>
          <w:numId w:val="1"/>
        </w:numPr>
        <w:spacing w:before="0" w:beforeAutospacing="0" w:after="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למונחים הבאים יהא הפרוש הנקוב בצידם דהיינו:</w:t>
      </w:r>
    </w:p>
    <w:p w14:paraId="0C4E9998"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E67074E"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"הפרויקט"</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המצ"ב.</w:t>
      </w:r>
    </w:p>
    <w:p w14:paraId="118FFFD3"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C55F5E0"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"התכנית" </w:t>
      </w:r>
      <w:r w:rsidRPr="00DE0948">
        <w:rPr>
          <w:rFonts w:ascii="Times New Roman" w:eastAsia="Times New Roman" w:hAnsi="Times New Roman" w:cs="David"/>
          <w:sz w:val="24"/>
          <w:szCs w:val="24"/>
          <w:rtl/>
          <w:lang w:eastAsia="he-IL"/>
        </w:rPr>
        <w:t>/</w:t>
      </w:r>
    </w:p>
    <w:p w14:paraId="68C6835D"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"המקרקעין"</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המצ"ב.</w:t>
      </w:r>
    </w:p>
    <w:p w14:paraId="22AA83B1"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28AEF47"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"האתר"</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270A1F55"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A60BD9F"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היועצים</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7C576103"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F31B1A4"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התכניות</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DE0948">
        <w:rPr>
          <w:rFonts w:ascii="Times New Roman" w:eastAsia="Times New Roman" w:hAnsi="Times New Roman" w:cs="David"/>
          <w:b/>
          <w:bCs/>
          <w:sz w:val="24"/>
          <w:szCs w:val="24"/>
          <w:rtl/>
          <w:lang w:eastAsia="he-IL"/>
        </w:rPr>
        <w:t>ח'</w:t>
      </w:r>
      <w:r w:rsidRPr="00DE0948">
        <w:rPr>
          <w:rFonts w:ascii="Times New Roman" w:eastAsia="Times New Roman" w:hAnsi="Times New Roman" w:cs="David"/>
          <w:sz w:val="24"/>
          <w:szCs w:val="24"/>
          <w:rtl/>
          <w:lang w:eastAsia="he-IL"/>
        </w:rPr>
        <w:t>. כל המסמכים שיערכו ע"י היועץ כאמור יערכו בשפה העברית.</w:t>
      </w:r>
    </w:p>
    <w:p w14:paraId="7078BCAA"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2EAA8A9"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שירותי</w:t>
      </w:r>
    </w:p>
    <w:p w14:paraId="5F55529B"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היועץ</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p>
    <w:p w14:paraId="674EDDC5"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השירותים</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השירותים כמוגדר וכמפורט בחוזה זה ובנספח </w:t>
      </w:r>
      <w:r w:rsidRPr="00DE0948">
        <w:rPr>
          <w:rFonts w:ascii="Times New Roman" w:eastAsia="Times New Roman" w:hAnsi="Times New Roman" w:cs="David"/>
          <w:b/>
          <w:bCs/>
          <w:sz w:val="24"/>
          <w:szCs w:val="24"/>
          <w:rtl/>
          <w:lang w:eastAsia="he-IL"/>
        </w:rPr>
        <w:t>ב'</w:t>
      </w:r>
      <w:r w:rsidRPr="00DE0948">
        <w:rPr>
          <w:rFonts w:ascii="Times New Roman" w:eastAsia="Times New Roman" w:hAnsi="Times New Roman" w:cs="David" w:hint="cs"/>
          <w:b/>
          <w:bCs/>
          <w:sz w:val="24"/>
          <w:szCs w:val="24"/>
          <w:rtl/>
          <w:lang w:eastAsia="he-IL"/>
        </w:rPr>
        <w:t xml:space="preserve">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w:t>
      </w:r>
    </w:p>
    <w:p w14:paraId="579ECA1F"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1BCF543"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המנהל</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919B154"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9B4C0E0"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מקום שמדובר בחוזה זה במזמין - גם המנהל במשמע.</w:t>
      </w:r>
    </w:p>
    <w:p w14:paraId="26584EA8"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4CE517C"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A18BC58"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החוזה</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w:t>
      </w:r>
    </w:p>
    <w:p w14:paraId="41FE3B95"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
          <w:bCs/>
          <w:sz w:val="24"/>
          <w:szCs w:val="24"/>
          <w:rtl/>
          <w:lang w:eastAsia="he-IL"/>
        </w:rPr>
        <w:t>ההסכם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חוזה זה על נספחיו.</w:t>
      </w:r>
    </w:p>
    <w:p w14:paraId="5140A522"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380BF9AB"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הדין</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כהגדרתו בחוק ה</w:t>
      </w:r>
      <w:r w:rsidRPr="00DE0948">
        <w:rPr>
          <w:rFonts w:ascii="Times New Roman" w:eastAsia="Times New Roman" w:hAnsi="Times New Roman" w:cs="David" w:hint="cs"/>
          <w:sz w:val="24"/>
          <w:szCs w:val="24"/>
          <w:rtl/>
          <w:lang w:eastAsia="he-IL"/>
        </w:rPr>
        <w:t>פרשנות, התשמ"א-1981</w:t>
      </w:r>
      <w:r w:rsidRPr="00DE0948">
        <w:rPr>
          <w:rFonts w:ascii="Times New Roman" w:eastAsia="Times New Roman" w:hAnsi="Times New Roman" w:cs="David"/>
          <w:sz w:val="24"/>
          <w:szCs w:val="24"/>
          <w:rtl/>
          <w:lang w:eastAsia="he-IL"/>
        </w:rPr>
        <w:t xml:space="preserve"> לרבות כל </w:t>
      </w:r>
      <w:r w:rsidRPr="00DE0948">
        <w:rPr>
          <w:rFonts w:ascii="Times New Roman" w:eastAsia="Times New Roman" w:hAnsi="Times New Roman" w:cs="David" w:hint="cs"/>
          <w:sz w:val="24"/>
          <w:szCs w:val="24"/>
          <w:rtl/>
          <w:lang w:eastAsia="he-IL"/>
        </w:rPr>
        <w:t xml:space="preserve">תקנה ו/או </w:t>
      </w:r>
      <w:r w:rsidRPr="00DE0948">
        <w:rPr>
          <w:rFonts w:ascii="Times New Roman" w:eastAsia="Times New Roman" w:hAnsi="Times New Roman" w:cs="David"/>
          <w:sz w:val="24"/>
          <w:szCs w:val="24"/>
          <w:rtl/>
          <w:lang w:eastAsia="he-IL"/>
        </w:rPr>
        <w:t>הוראה של רשות מוסמכת בתוקף סמכותה על פי הדין.</w:t>
      </w:r>
    </w:p>
    <w:p w14:paraId="3E75F9AD"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EF8328B"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הרשות</w:t>
      </w:r>
    </w:p>
    <w:p w14:paraId="22B7F064"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המקומית</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המצ"ב.</w:t>
      </w:r>
    </w:p>
    <w:p w14:paraId="058DE368"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F59AD4D"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חוזה</w:t>
      </w:r>
    </w:p>
    <w:p w14:paraId="1E5A365F" w14:textId="77777777" w:rsidR="00DE0948" w:rsidRPr="00DE0948" w:rsidRDefault="00DE0948" w:rsidP="00DE094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הפיתוח</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hint="cs"/>
          <w:sz w:val="24"/>
          <w:szCs w:val="24"/>
          <w:rtl/>
          <w:lang w:eastAsia="he-IL"/>
        </w:rPr>
        <w:t xml:space="preserve"> המצ"ב</w:t>
      </w:r>
      <w:r w:rsidRPr="00DE0948">
        <w:rPr>
          <w:rFonts w:ascii="Times New Roman" w:eastAsia="Times New Roman" w:hAnsi="Times New Roman" w:cs="David"/>
          <w:sz w:val="24"/>
          <w:szCs w:val="24"/>
          <w:rtl/>
          <w:lang w:eastAsia="he-IL"/>
        </w:rPr>
        <w:t>.</w:t>
      </w:r>
    </w:p>
    <w:p w14:paraId="05E4945C" w14:textId="77777777" w:rsidR="00DE0948" w:rsidRPr="00DE0948" w:rsidRDefault="00DE0948" w:rsidP="00DE094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2D1C4997"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הכותרות בחוזה זה </w:t>
      </w:r>
      <w:r w:rsidRPr="00DE0948">
        <w:rPr>
          <w:rFonts w:ascii="Times New Roman" w:eastAsia="Times New Roman" w:hAnsi="Times New Roman" w:cs="David" w:hint="cs"/>
          <w:sz w:val="24"/>
          <w:szCs w:val="24"/>
          <w:rtl/>
          <w:lang w:eastAsia="he-IL"/>
        </w:rPr>
        <w:t xml:space="preserve">הינן לנוחיות בלבד ובכל מקרה </w:t>
      </w:r>
      <w:r w:rsidRPr="00DE0948">
        <w:rPr>
          <w:rFonts w:ascii="Times New Roman" w:eastAsia="Times New Roman" w:hAnsi="Times New Roman" w:cs="David"/>
          <w:sz w:val="24"/>
          <w:szCs w:val="24"/>
          <w:rtl/>
          <w:lang w:eastAsia="he-IL"/>
        </w:rPr>
        <w:t xml:space="preserve">לא ישמשו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פרש</w:t>
      </w:r>
      <w:r w:rsidRPr="00DE0948">
        <w:rPr>
          <w:rFonts w:ascii="Times New Roman" w:eastAsia="Times New Roman" w:hAnsi="Times New Roman" w:cs="David" w:hint="cs"/>
          <w:sz w:val="24"/>
          <w:szCs w:val="24"/>
          <w:rtl/>
          <w:lang w:eastAsia="he-IL"/>
        </w:rPr>
        <w:t>נות</w:t>
      </w:r>
      <w:r w:rsidRPr="00DE0948">
        <w:rPr>
          <w:rFonts w:ascii="Times New Roman" w:eastAsia="Times New Roman" w:hAnsi="Times New Roman" w:cs="David"/>
          <w:sz w:val="24"/>
          <w:szCs w:val="24"/>
          <w:rtl/>
          <w:lang w:eastAsia="he-IL"/>
        </w:rPr>
        <w:t>ו.</w:t>
      </w:r>
    </w:p>
    <w:p w14:paraId="313FFA3A"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הנספחים לחוזה זה מהווים חלק בלתי נפרד הימנו ואלה הם:</w:t>
      </w:r>
    </w:p>
    <w:p w14:paraId="7E6F4AC6"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0E94879E"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נספח א'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נספח כללי;</w:t>
      </w:r>
    </w:p>
    <w:p w14:paraId="73236B46"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נספח 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t>שירותי היועץ;</w:t>
      </w:r>
    </w:p>
    <w:p w14:paraId="30D74315"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ג'</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color w:val="000000"/>
          <w:sz w:val="24"/>
          <w:szCs w:val="24"/>
          <w:lang w:eastAsia="he-IL"/>
        </w:rPr>
        <w:t>–</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color w:val="000000"/>
          <w:sz w:val="24"/>
          <w:szCs w:val="24"/>
          <w:rtl/>
          <w:lang w:eastAsia="he-IL"/>
        </w:rPr>
        <w:tab/>
        <w:t>לוח זמנים;</w:t>
      </w:r>
    </w:p>
    <w:p w14:paraId="4D3550C6"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ד'</w:t>
      </w:r>
      <w:r w:rsidRPr="00DE0948">
        <w:rPr>
          <w:rFonts w:ascii="Times New Roman" w:eastAsia="Times New Roman" w:hAnsi="Times New Roman" w:cs="David"/>
          <w:color w:val="000000"/>
          <w:sz w:val="24"/>
          <w:szCs w:val="24"/>
          <w:rtl/>
          <w:lang w:eastAsia="he-IL"/>
        </w:rPr>
        <w:t xml:space="preserve"> - </w:t>
      </w:r>
      <w:r w:rsidRPr="00DE0948">
        <w:rPr>
          <w:rFonts w:ascii="Times New Roman" w:eastAsia="Times New Roman" w:hAnsi="Times New Roman" w:cs="David"/>
          <w:color w:val="000000"/>
          <w:sz w:val="24"/>
          <w:szCs w:val="24"/>
          <w:rtl/>
          <w:lang w:eastAsia="he-IL"/>
        </w:rPr>
        <w:tab/>
        <w:t>שכר היועץ;</w:t>
      </w:r>
    </w:p>
    <w:p w14:paraId="11689519"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ה'</w:t>
      </w:r>
      <w:r w:rsidRPr="00DE0948">
        <w:rPr>
          <w:rFonts w:ascii="Times New Roman" w:eastAsia="Times New Roman" w:hAnsi="Times New Roman" w:cs="David"/>
          <w:color w:val="000000"/>
          <w:sz w:val="24"/>
          <w:szCs w:val="24"/>
          <w:rtl/>
          <w:lang w:eastAsia="he-IL"/>
        </w:rPr>
        <w:t xml:space="preserve"> - </w:t>
      </w:r>
      <w:r w:rsidRPr="00DE0948">
        <w:rPr>
          <w:rFonts w:ascii="Times New Roman" w:eastAsia="Times New Roman" w:hAnsi="Times New Roman" w:cs="David"/>
          <w:color w:val="000000"/>
          <w:sz w:val="24"/>
          <w:szCs w:val="24"/>
          <w:rtl/>
          <w:lang w:eastAsia="he-IL"/>
        </w:rPr>
        <w:tab/>
        <w:t>תשלומי שכר היועץ;</w:t>
      </w:r>
    </w:p>
    <w:p w14:paraId="742C9966"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נספח ו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הצהרה והתחייבות לשמירת סודיות;</w:t>
      </w:r>
    </w:p>
    <w:p w14:paraId="6E05DC88" w14:textId="77777777" w:rsidR="00535F97" w:rsidRDefault="00535F97" w:rsidP="00535F9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71EA3E9F" w14:textId="77777777" w:rsidR="00535F97" w:rsidRDefault="00535F97" w:rsidP="00535F9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42714549"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נספח ח'</w:t>
      </w:r>
      <w:r w:rsidRPr="00DE0948">
        <w:rPr>
          <w:rFonts w:ascii="Times New Roman" w:eastAsia="Times New Roman" w:hAnsi="Times New Roman" w:cs="David"/>
          <w:sz w:val="24"/>
          <w:szCs w:val="24"/>
          <w:rtl/>
          <w:lang w:eastAsia="he-IL"/>
        </w:rPr>
        <w:t xml:space="preserve"> - </w:t>
      </w:r>
      <w:r w:rsidRPr="00DE0948">
        <w:rPr>
          <w:rFonts w:ascii="Times New Roman" w:eastAsia="Times New Roman" w:hAnsi="Times New Roman" w:cs="David"/>
          <w:sz w:val="24"/>
          <w:szCs w:val="24"/>
          <w:rtl/>
          <w:lang w:eastAsia="he-IL"/>
        </w:rPr>
        <w:tab/>
        <w:t>רשימת התכניות והמסמכים שעל היועץ להנפיק.</w:t>
      </w:r>
    </w:p>
    <w:p w14:paraId="0E7BCE2D"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נספח ט'</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t>אישור להשלמת הפרויקט/קטע מהפרויקט.</w:t>
      </w:r>
    </w:p>
    <w:p w14:paraId="3EA140DB" w14:textId="77777777" w:rsidR="00DE0948" w:rsidRPr="00DE0948" w:rsidRDefault="00DE0948" w:rsidP="00DE0948">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נספח י'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נספח היעדר תביעות.</w:t>
      </w:r>
    </w:p>
    <w:p w14:paraId="4B41E75A"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שירותי היועץ</w:t>
      </w:r>
    </w:p>
    <w:p w14:paraId="3A5540B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מוסר בזה ליועץ והיועץ מקבל על עצמו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p>
    <w:p w14:paraId="73A057D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 ומאשר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הינו מכיר ויודע את כל הנדרש למטרת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וכי הינו מורשה על פי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דין למתן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 היועץ, לרבות</w:t>
      </w:r>
      <w:r w:rsidRPr="00DE0948">
        <w:rPr>
          <w:rFonts w:ascii="Times New Roman" w:eastAsia="Times New Roman" w:hAnsi="Times New Roman" w:cs="David" w:hint="cs"/>
          <w:sz w:val="24"/>
          <w:szCs w:val="24"/>
          <w:rtl/>
          <w:lang w:eastAsia="he-IL"/>
        </w:rPr>
        <w:t xml:space="preserve"> אך לא רק</w:t>
      </w:r>
      <w:r w:rsidRPr="00DE0948">
        <w:rPr>
          <w:rFonts w:ascii="Times New Roman" w:eastAsia="Times New Roman" w:hAnsi="Times New Roman" w:cs="David"/>
          <w:sz w:val="24"/>
          <w:szCs w:val="24"/>
          <w:rtl/>
          <w:lang w:eastAsia="he-IL"/>
        </w:rPr>
        <w:t>,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חוק המהנדסים והאדריכלים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תשי"ח - 1958, כי יש בידו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שיון </w:t>
      </w:r>
      <w:r w:rsidRPr="00DE0948">
        <w:rPr>
          <w:rFonts w:ascii="Times New Roman" w:eastAsia="Times New Roman" w:hAnsi="Times New Roman" w:cs="David" w:hint="cs"/>
          <w:sz w:val="24"/>
          <w:szCs w:val="24"/>
          <w:rtl/>
          <w:lang w:eastAsia="he-IL"/>
        </w:rPr>
        <w:t xml:space="preserve">בר </w:t>
      </w:r>
      <w:r w:rsidRPr="00DE0948">
        <w:rPr>
          <w:rFonts w:ascii="Times New Roman" w:eastAsia="Times New Roman" w:hAnsi="Times New Roman" w:cs="David"/>
          <w:sz w:val="24"/>
          <w:szCs w:val="24"/>
          <w:rtl/>
          <w:lang w:eastAsia="he-IL"/>
        </w:rPr>
        <w:t>ת</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קף לביצוע שירותי </w:t>
      </w:r>
      <w:r w:rsidRPr="00DE0948">
        <w:rPr>
          <w:rFonts w:ascii="Times New Roman" w:eastAsia="Times New Roman" w:hAnsi="Times New Roman" w:cs="David" w:hint="cs"/>
          <w:sz w:val="24"/>
          <w:szCs w:val="24"/>
          <w:rtl/>
          <w:lang w:eastAsia="he-IL"/>
        </w:rPr>
        <w:t xml:space="preserve"> היועץ על פי הדין</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כי הוא בעל הכישורים, הר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שיונות, הידע, הניסיון והאמצעים המאפשרים לו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ביצועם ברמה מקצועית גבוהה ובהתאם למותנה בחוזה.</w:t>
      </w:r>
    </w:p>
    <w:p w14:paraId="695799A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ידוע לו שש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שיקול דעתו</w:t>
      </w:r>
      <w:r w:rsidRPr="00DE0948">
        <w:rPr>
          <w:rFonts w:ascii="Times New Roman" w:eastAsia="Times New Roman" w:hAnsi="Times New Roman" w:cs="David" w:hint="cs"/>
          <w:sz w:val="24"/>
          <w:szCs w:val="24"/>
          <w:rtl/>
          <w:lang w:eastAsia="he-IL"/>
        </w:rPr>
        <w:t xml:space="preserve"> הבלעדי</w:t>
      </w:r>
      <w:r w:rsidRPr="00DE0948">
        <w:rPr>
          <w:rFonts w:ascii="Times New Roman" w:eastAsia="Times New Roman" w:hAnsi="Times New Roman" w:cs="David"/>
          <w:sz w:val="24"/>
          <w:szCs w:val="24"/>
          <w:rtl/>
          <w:lang w:eastAsia="he-IL"/>
        </w:rPr>
        <w:t xml:space="preserve"> ו</w:t>
      </w:r>
      <w:r w:rsidRPr="00DE0948">
        <w:rPr>
          <w:rFonts w:ascii="Times New Roman" w:eastAsia="Times New Roman" w:hAnsi="Times New Roman" w:cs="David" w:hint="cs"/>
          <w:sz w:val="24"/>
          <w:szCs w:val="24"/>
          <w:rtl/>
          <w:lang w:eastAsia="he-IL"/>
        </w:rPr>
        <w:t xml:space="preserve">כי </w:t>
      </w:r>
      <w:r w:rsidRPr="00DE0948">
        <w:rPr>
          <w:rFonts w:ascii="Times New Roman" w:eastAsia="Times New Roman" w:hAnsi="Times New Roman" w:cs="David"/>
          <w:sz w:val="24"/>
          <w:szCs w:val="24"/>
          <w:rtl/>
          <w:lang w:eastAsia="he-IL"/>
        </w:rPr>
        <w:t xml:space="preserve">הם יינתנו על ידו בשלבי עבודה כמפורט בנספח </w:t>
      </w:r>
      <w:r w:rsidRPr="00DE0948">
        <w:rPr>
          <w:rFonts w:ascii="Times New Roman" w:eastAsia="Times New Roman" w:hAnsi="Times New Roman" w:cs="David"/>
          <w:bCs/>
          <w:sz w:val="24"/>
          <w:szCs w:val="24"/>
          <w:rtl/>
          <w:lang w:eastAsia="he-IL"/>
        </w:rPr>
        <w:t>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עוד</w:t>
      </w:r>
      <w:r w:rsidRPr="00DE0948">
        <w:rPr>
          <w:rFonts w:ascii="Times New Roman" w:eastAsia="Times New Roman" w:hAnsi="Times New Roman" w:cs="David"/>
          <w:sz w:val="24"/>
          <w:szCs w:val="24"/>
          <w:rtl/>
          <w:lang w:eastAsia="he-IL"/>
        </w:rPr>
        <w:t xml:space="preserve"> מוסיף ומצהיר</w:t>
      </w:r>
      <w:r w:rsidRPr="00DE0948">
        <w:rPr>
          <w:rFonts w:ascii="Times New Roman" w:eastAsia="Times New Roman" w:hAnsi="Times New Roman" w:cs="David" w:hint="cs"/>
          <w:sz w:val="24"/>
          <w:szCs w:val="24"/>
          <w:rtl/>
          <w:lang w:eastAsia="he-IL"/>
        </w:rPr>
        <w:t xml:space="preserve"> היועץ,</w:t>
      </w:r>
      <w:r w:rsidRPr="00DE0948">
        <w:rPr>
          <w:rFonts w:ascii="Times New Roman" w:eastAsia="Times New Roman" w:hAnsi="Times New Roman" w:cs="David"/>
          <w:sz w:val="24"/>
          <w:szCs w:val="24"/>
          <w:rtl/>
          <w:lang w:eastAsia="he-IL"/>
        </w:rPr>
        <w:t xml:space="preserve"> כי ידוע לו שהמזמין אינו מתחייב להזמין מ</w:t>
      </w:r>
      <w:r w:rsidRPr="00DE0948">
        <w:rPr>
          <w:rFonts w:ascii="Times New Roman" w:eastAsia="Times New Roman" w:hAnsi="Times New Roman" w:cs="David" w:hint="cs"/>
          <w:sz w:val="24"/>
          <w:szCs w:val="24"/>
          <w:rtl/>
          <w:lang w:eastAsia="he-IL"/>
        </w:rPr>
        <w:t>מנו</w:t>
      </w:r>
      <w:r w:rsidRPr="00DE0948">
        <w:rPr>
          <w:rFonts w:ascii="Times New Roman" w:eastAsia="Times New Roman" w:hAnsi="Times New Roman" w:cs="David"/>
          <w:sz w:val="24"/>
          <w:szCs w:val="24"/>
          <w:rtl/>
          <w:lang w:eastAsia="he-IL"/>
        </w:rPr>
        <w:t xml:space="preserve"> שירותים נוספים מעבר לנקוב בחוזה זה ו</w:t>
      </w:r>
      <w:r w:rsidRPr="00DE0948">
        <w:rPr>
          <w:rFonts w:ascii="Times New Roman" w:eastAsia="Times New Roman" w:hAnsi="Times New Roman" w:cs="David" w:hint="cs"/>
          <w:sz w:val="24"/>
          <w:szCs w:val="24"/>
          <w:rtl/>
          <w:lang w:eastAsia="he-IL"/>
        </w:rPr>
        <w:t xml:space="preserve">כמפורט </w:t>
      </w:r>
      <w:r w:rsidRPr="00DE0948">
        <w:rPr>
          <w:rFonts w:ascii="Times New Roman" w:eastAsia="Times New Roman" w:hAnsi="Times New Roman" w:cs="David"/>
          <w:sz w:val="24"/>
          <w:szCs w:val="24"/>
          <w:rtl/>
          <w:lang w:eastAsia="he-IL"/>
        </w:rPr>
        <w:t xml:space="preserve">בנספח </w:t>
      </w:r>
      <w:r w:rsidRPr="00DE0948">
        <w:rPr>
          <w:rFonts w:ascii="Times New Roman" w:eastAsia="Times New Roman" w:hAnsi="Times New Roman" w:cs="David"/>
          <w:bCs/>
          <w:sz w:val="24"/>
          <w:szCs w:val="24"/>
          <w:rtl/>
          <w:lang w:eastAsia="he-IL"/>
        </w:rPr>
        <w:t xml:space="preserve">ב'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w:t>
      </w:r>
    </w:p>
    <w:p w14:paraId="60AE1932"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12096D3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כפי שיקבעו מ</w:t>
      </w:r>
      <w:r w:rsidRPr="00DE0948">
        <w:rPr>
          <w:rFonts w:ascii="Times New Roman" w:eastAsia="Times New Roman" w:hAnsi="Times New Roman" w:cs="David" w:hint="cs"/>
          <w:sz w:val="24"/>
          <w:szCs w:val="24"/>
          <w:rtl/>
          <w:lang w:eastAsia="he-IL"/>
        </w:rPr>
        <w:t>עת לעת</w:t>
      </w:r>
      <w:r w:rsidRPr="00DE0948">
        <w:rPr>
          <w:rFonts w:ascii="Times New Roman" w:eastAsia="Times New Roman" w:hAnsi="Times New Roman" w:cs="David"/>
          <w:sz w:val="24"/>
          <w:szCs w:val="24"/>
          <w:rtl/>
          <w:lang w:eastAsia="he-IL"/>
        </w:rPr>
        <w:t xml:space="preserve"> ע"י המזמין ויהיה חייב לנהוג לפיהם ולקיימם ללא סטייה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אם כן 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הוראה</w:t>
      </w:r>
      <w:r w:rsidRPr="00DE0948">
        <w:rPr>
          <w:rFonts w:ascii="Times New Roman" w:eastAsia="Times New Roman" w:hAnsi="Times New Roman" w:cs="David" w:hint="cs"/>
          <w:sz w:val="24"/>
          <w:szCs w:val="24"/>
          <w:rtl/>
          <w:lang w:eastAsia="he-IL"/>
        </w:rPr>
        <w:t xml:space="preserve"> מפורשת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מהמזמין.</w:t>
      </w:r>
    </w:p>
    <w:p w14:paraId="0EB030A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הכל כפי שיקבע ע"י המנהל. כן מתחייב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להשתתף בת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אום מראש בכל ישיבות התיאום אליהן יוזמן.</w:t>
      </w:r>
    </w:p>
    <w:p w14:paraId="18471D5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ישמור על נוהלי קשר, תיאום,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שום וצורת המסמכים לפי דרישת המנהל.</w:t>
      </w:r>
    </w:p>
    <w:p w14:paraId="7B3D153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עוד לא יקבע אחרת ע"י המזמין, יהיה המנהל כ</w:t>
      </w:r>
      <w:r w:rsidRPr="00DE0948">
        <w:rPr>
          <w:rFonts w:ascii="Times New Roman" w:eastAsia="Times New Roman" w:hAnsi="Times New Roman" w:cs="David" w:hint="cs"/>
          <w:sz w:val="24"/>
          <w:szCs w:val="24"/>
          <w:rtl/>
          <w:lang w:eastAsia="he-IL"/>
        </w:rPr>
        <w:t>הגדרתו</w:t>
      </w:r>
      <w:r w:rsidRPr="00DE0948">
        <w:rPr>
          <w:rFonts w:ascii="Times New Roman" w:eastAsia="Times New Roman" w:hAnsi="Times New Roman" w:cs="David"/>
          <w:sz w:val="24"/>
          <w:szCs w:val="24"/>
          <w:rtl/>
          <w:lang w:eastAsia="he-IL"/>
        </w:rPr>
        <w:t xml:space="preserve"> בנספח </w:t>
      </w:r>
      <w:r w:rsidRPr="00DE0948">
        <w:rPr>
          <w:rFonts w:ascii="Times New Roman" w:eastAsia="Times New Roman" w:hAnsi="Times New Roman" w:cs="David"/>
          <w:bCs/>
          <w:sz w:val="24"/>
          <w:szCs w:val="24"/>
          <w:rtl/>
          <w:lang w:eastAsia="he-IL"/>
        </w:rPr>
        <w:t xml:space="preserve">א' </w:t>
      </w:r>
      <w:r w:rsidRPr="00DE0948">
        <w:rPr>
          <w:rFonts w:ascii="Times New Roman" w:eastAsia="Times New Roman" w:hAnsi="Times New Roman" w:cs="David"/>
          <w:sz w:val="24"/>
          <w:szCs w:val="24"/>
          <w:rtl/>
          <w:lang w:eastAsia="he-IL"/>
        </w:rPr>
        <w:t>ועל היועץ להיות</w:t>
      </w:r>
      <w:r w:rsidRPr="00DE0948">
        <w:rPr>
          <w:rFonts w:ascii="Times New Roman" w:eastAsia="Times New Roman" w:hAnsi="Times New Roman" w:cs="David" w:hint="cs"/>
          <w:sz w:val="24"/>
          <w:szCs w:val="24"/>
          <w:rtl/>
          <w:lang w:eastAsia="he-IL"/>
        </w:rPr>
        <w:t xml:space="preserve"> עמו</w:t>
      </w:r>
      <w:r w:rsidRPr="00DE0948">
        <w:rPr>
          <w:rFonts w:ascii="Times New Roman" w:eastAsia="Times New Roman" w:hAnsi="Times New Roman" w:cs="David"/>
          <w:sz w:val="24"/>
          <w:szCs w:val="24"/>
          <w:rtl/>
          <w:lang w:eastAsia="he-IL"/>
        </w:rPr>
        <w:t xml:space="preserve"> בקשר מתמי</w:t>
      </w: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 xml:space="preserve"> ולתאם עמו את כל פעולותיו, אלא אם נקבע </w:t>
      </w:r>
      <w:r w:rsidRPr="00DE0948">
        <w:rPr>
          <w:rFonts w:ascii="Times New Roman" w:eastAsia="Times New Roman" w:hAnsi="Times New Roman" w:cs="David" w:hint="cs"/>
          <w:sz w:val="24"/>
          <w:szCs w:val="24"/>
          <w:rtl/>
          <w:lang w:eastAsia="he-IL"/>
        </w:rPr>
        <w:t xml:space="preserve">מפורשות </w:t>
      </w:r>
      <w:r w:rsidRPr="00DE0948">
        <w:rPr>
          <w:rFonts w:ascii="Times New Roman" w:eastAsia="Times New Roman" w:hAnsi="Times New Roman" w:cs="David"/>
          <w:sz w:val="24"/>
          <w:szCs w:val="24"/>
          <w:rtl/>
          <w:lang w:eastAsia="he-IL"/>
        </w:rPr>
        <w:t>אחרת ע"י המזמין.</w:t>
      </w:r>
    </w:p>
    <w:p w14:paraId="7164399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ידועות לו הוראות כל התכניות הקיימות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DE0948">
        <w:rPr>
          <w:rFonts w:ascii="Times New Roman" w:eastAsia="Times New Roman" w:hAnsi="Times New Roman" w:cs="David" w:hint="cs"/>
          <w:sz w:val="24"/>
          <w:szCs w:val="24"/>
          <w:rtl/>
          <w:lang w:eastAsia="he-IL"/>
        </w:rPr>
        <w:t>יהם של</w:t>
      </w:r>
      <w:r w:rsidRPr="00DE0948">
        <w:rPr>
          <w:rFonts w:ascii="Times New Roman" w:eastAsia="Times New Roman" w:hAnsi="Times New Roman" w:cs="David"/>
          <w:sz w:val="24"/>
          <w:szCs w:val="24"/>
          <w:rtl/>
          <w:lang w:eastAsia="he-IL"/>
        </w:rPr>
        <w:t xml:space="preserve"> הדין</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הנהלים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התקנים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התקנות החלים בקשר עם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והוא מתחייב לפעול בהתאם לקבוע בהם.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מצהיר היועץ כי </w:t>
      </w:r>
      <w:r w:rsidRPr="00DE0948">
        <w:rPr>
          <w:rFonts w:ascii="Times New Roman" w:eastAsia="Times New Roman" w:hAnsi="Times New Roman" w:cs="David" w:hint="cs"/>
          <w:sz w:val="24"/>
          <w:szCs w:val="24"/>
          <w:rtl/>
          <w:lang w:eastAsia="he-IL"/>
        </w:rPr>
        <w:t xml:space="preserve">הוא </w:t>
      </w:r>
      <w:r w:rsidRPr="00DE0948">
        <w:rPr>
          <w:rFonts w:ascii="Times New Roman" w:eastAsia="Times New Roman" w:hAnsi="Times New Roman" w:cs="David"/>
          <w:sz w:val="24"/>
          <w:szCs w:val="24"/>
          <w:rtl/>
          <w:lang w:eastAsia="he-IL"/>
        </w:rPr>
        <w:t xml:space="preserve">בדק בעצמו את כל הנושאים הרלוונטיים </w:t>
      </w:r>
      <w:r w:rsidRPr="00DE0948">
        <w:rPr>
          <w:rFonts w:ascii="Times New Roman" w:eastAsia="Times New Roman" w:hAnsi="Times New Roman" w:cs="David" w:hint="cs"/>
          <w:sz w:val="24"/>
          <w:szCs w:val="24"/>
          <w:rtl/>
          <w:lang w:eastAsia="he-IL"/>
        </w:rPr>
        <w:t xml:space="preserve">ו/או </w:t>
      </w:r>
      <w:r w:rsidRPr="00DE0948">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2D0363C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להפיק את כל התכניות </w:t>
      </w:r>
      <w:r w:rsidRPr="00DE0948">
        <w:rPr>
          <w:rFonts w:ascii="Times New Roman" w:eastAsia="Times New Roman" w:hAnsi="Times New Roman" w:cs="David" w:hint="cs"/>
          <w:sz w:val="24"/>
          <w:szCs w:val="24"/>
          <w:rtl/>
          <w:lang w:eastAsia="he-IL"/>
        </w:rPr>
        <w:t>נשוא</w:t>
      </w:r>
      <w:r w:rsidRPr="00DE0948">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באמצעות מחשב בתוכנה או בקבצים במתכונת הקבועה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המצ"ב </w:t>
      </w:r>
      <w:r w:rsidRPr="00DE0948">
        <w:rPr>
          <w:rFonts w:ascii="Times New Roman" w:eastAsia="Times New Roman" w:hAnsi="Times New Roman" w:cs="David"/>
          <w:sz w:val="24"/>
          <w:szCs w:val="24"/>
          <w:rtl/>
          <w:lang w:eastAsia="he-IL"/>
        </w:rPr>
        <w:t>וע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DE0948">
        <w:rPr>
          <w:rFonts w:ascii="Times New Roman" w:eastAsia="Times New Roman" w:hAnsi="Times New Roman" w:cs="David" w:hint="cs"/>
          <w:sz w:val="24"/>
          <w:szCs w:val="24"/>
          <w:rtl/>
          <w:lang w:eastAsia="he-IL"/>
        </w:rPr>
        <w:t xml:space="preserve"> בנספח </w:t>
      </w:r>
      <w:r w:rsidRPr="00DE0948">
        <w:rPr>
          <w:rFonts w:ascii="Times New Roman" w:eastAsia="Times New Roman" w:hAnsi="Times New Roman" w:cs="David" w:hint="cs"/>
          <w:b/>
          <w:bCs/>
          <w:sz w:val="24"/>
          <w:szCs w:val="24"/>
          <w:rtl/>
          <w:lang w:eastAsia="he-IL"/>
        </w:rPr>
        <w:t>א'</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כאמור.</w:t>
      </w:r>
    </w:p>
    <w:p w14:paraId="76187D9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לא יגיש ליועצים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לקבלנים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E0948">
        <w:rPr>
          <w:rFonts w:ascii="Times New Roman" w:eastAsia="Times New Roman" w:hAnsi="Times New Roman" w:cs="David" w:hint="cs"/>
          <w:sz w:val="24"/>
          <w:szCs w:val="24"/>
          <w:rtl/>
          <w:lang w:eastAsia="he-IL"/>
        </w:rPr>
        <w:t xml:space="preserve">מפורשות על פי </w:t>
      </w:r>
      <w:r w:rsidRPr="00DE0948">
        <w:rPr>
          <w:rFonts w:ascii="Times New Roman" w:eastAsia="Times New Roman" w:hAnsi="Times New Roman" w:cs="David"/>
          <w:sz w:val="24"/>
          <w:szCs w:val="24"/>
          <w:rtl/>
          <w:lang w:eastAsia="he-IL"/>
        </w:rPr>
        <w:t>חוזה זה.</w:t>
      </w:r>
    </w:p>
    <w:p w14:paraId="249827E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אין לו ולא תהינה לו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תביעות ו/או טענות</w:t>
      </w:r>
      <w:r w:rsidRPr="00DE0948">
        <w:rPr>
          <w:rFonts w:ascii="Times New Roman" w:eastAsia="Times New Roman" w:hAnsi="Times New Roman" w:cs="David" w:hint="cs"/>
          <w:sz w:val="24"/>
          <w:szCs w:val="24"/>
          <w:rtl/>
          <w:lang w:eastAsia="he-IL"/>
        </w:rPr>
        <w:t xml:space="preserve"> ו/או דרישות ו/או תלונות</w:t>
      </w:r>
      <w:r w:rsidRPr="00DE0948">
        <w:rPr>
          <w:rFonts w:ascii="Times New Roman" w:eastAsia="Times New Roman" w:hAnsi="Times New Roman" w:cs="David"/>
          <w:sz w:val="24"/>
          <w:szCs w:val="24"/>
          <w:rtl/>
          <w:lang w:eastAsia="he-IL"/>
        </w:rPr>
        <w:t xml:space="preserve"> כלפי המזמין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כלפי המתכננים האחרים בגין מסירת העבודות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כאמור. משמסר המזמין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 xml:space="preserve">ביצוע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7C3FE5E4"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 "רמדורנט"</w:t>
      </w:r>
      <w:r w:rsidRPr="00DE0948">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DE0948">
        <w:rPr>
          <w:rFonts w:ascii="Times New Roman" w:eastAsia="Times New Roman" w:hAnsi="Times New Roman" w:cs="David" w:hint="cs"/>
          <w:sz w:val="24"/>
          <w:szCs w:val="24"/>
          <w:rtl/>
          <w:lang w:eastAsia="he-IL"/>
        </w:rPr>
        <w:t>.</w:t>
      </w:r>
    </w:p>
    <w:p w14:paraId="3A634A46"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צוות עובדים ואמצעים</w:t>
      </w:r>
    </w:p>
    <w:p w14:paraId="0E252F6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במשך כל תקופת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יקיים משרד מאויש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מאורגן ומצויד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באופן שיאפשר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בהתאם להוראות חוזה זה.</w:t>
      </w:r>
    </w:p>
    <w:p w14:paraId="43976EC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שהרכבם המספרי והמקצועי של צוות עובדיו, כמפורט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hint="cs"/>
          <w:bCs/>
          <w:sz w:val="24"/>
          <w:szCs w:val="24"/>
          <w:rtl/>
          <w:lang w:eastAsia="he-IL"/>
        </w:rPr>
        <w:t xml:space="preserve"> </w:t>
      </w:r>
      <w:r w:rsidRPr="00DE0948">
        <w:rPr>
          <w:rFonts w:ascii="Times New Roman" w:eastAsia="Times New Roman" w:hAnsi="Times New Roman" w:cs="David" w:hint="cs"/>
          <w:b/>
          <w:sz w:val="24"/>
          <w:szCs w:val="24"/>
          <w:rtl/>
          <w:lang w:eastAsia="he-IL"/>
        </w:rPr>
        <w:t>המצ"ב,</w:t>
      </w:r>
      <w:r w:rsidRPr="00DE0948">
        <w:rPr>
          <w:rFonts w:ascii="Times New Roman" w:eastAsia="Times New Roman" w:hAnsi="Times New Roman" w:cs="David"/>
          <w:sz w:val="24"/>
          <w:szCs w:val="24"/>
          <w:rtl/>
          <w:lang w:eastAsia="he-IL"/>
        </w:rPr>
        <w:t xml:space="preserve"> יתאים לביצוע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ברמה ובמועדים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2382DB7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DE0948">
        <w:rPr>
          <w:rFonts w:ascii="Times New Roman" w:eastAsia="Times New Roman" w:hAnsi="Times New Roman" w:cs="David" w:hint="cs"/>
          <w:sz w:val="24"/>
          <w:szCs w:val="24"/>
          <w:rtl/>
          <w:lang w:eastAsia="he-IL"/>
        </w:rPr>
        <w:t xml:space="preserve">המוחלט </w:t>
      </w:r>
      <w:r w:rsidRPr="00DE0948">
        <w:rPr>
          <w:rFonts w:ascii="Times New Roman" w:eastAsia="Times New Roman" w:hAnsi="Times New Roman" w:cs="David"/>
          <w:sz w:val="24"/>
          <w:szCs w:val="24"/>
          <w:rtl/>
          <w:lang w:eastAsia="he-IL"/>
        </w:rPr>
        <w:t>- להורות ליועץ מ</w:t>
      </w:r>
      <w:r w:rsidRPr="00DE0948">
        <w:rPr>
          <w:rFonts w:ascii="Times New Roman" w:eastAsia="Times New Roman" w:hAnsi="Times New Roman" w:cs="David" w:hint="cs"/>
          <w:sz w:val="24"/>
          <w:szCs w:val="24"/>
          <w:rtl/>
          <w:lang w:eastAsia="he-IL"/>
        </w:rPr>
        <w:t>עת לעת,</w:t>
      </w:r>
      <w:r w:rsidRPr="00DE0948">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6E2AE72E" w14:textId="77777777" w:rsidR="00DE0948" w:rsidRPr="00DE0948" w:rsidRDefault="00DE0948" w:rsidP="00A17DE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מוסכם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 מנהלו הראשי של היועץ למטרת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(להלן: "</w:t>
      </w:r>
      <w:r w:rsidRPr="00DE0948">
        <w:rPr>
          <w:rFonts w:ascii="Times New Roman" w:eastAsia="Times New Roman" w:hAnsi="Times New Roman" w:cs="David"/>
          <w:b/>
          <w:bCs/>
          <w:sz w:val="24"/>
          <w:szCs w:val="24"/>
          <w:rtl/>
          <w:lang w:eastAsia="he-IL"/>
        </w:rPr>
        <w:t>המנהל הראשי</w:t>
      </w:r>
      <w:r w:rsidRPr="00DE0948">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DE0948">
        <w:rPr>
          <w:rFonts w:ascii="Times New Roman" w:eastAsia="Times New Roman" w:hAnsi="Times New Roman" w:cs="David" w:hint="cs"/>
          <w:sz w:val="24"/>
          <w:szCs w:val="24"/>
          <w:rtl/>
          <w:lang w:eastAsia="he-IL"/>
        </w:rPr>
        <w:t xml:space="preserve"> מראש ובכתב</w:t>
      </w:r>
      <w:r w:rsidRPr="00DE0948">
        <w:rPr>
          <w:rFonts w:ascii="Times New Roman" w:eastAsia="Times New Roman" w:hAnsi="Times New Roman" w:cs="David"/>
          <w:sz w:val="24"/>
          <w:szCs w:val="24"/>
          <w:rtl/>
          <w:lang w:eastAsia="he-IL"/>
        </w:rPr>
        <w:t>.</w:t>
      </w:r>
    </w:p>
    <w:p w14:paraId="7EF3C652" w14:textId="77777777" w:rsidR="00DE0948" w:rsidRPr="00DE0948" w:rsidRDefault="00DE0948" w:rsidP="00A17DE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w:t>
      </w:r>
      <w:r w:rsidRPr="00DE0948">
        <w:rPr>
          <w:rFonts w:ascii="Times New Roman" w:eastAsia="Times New Roman" w:hAnsi="Times New Roman" w:cs="David" w:hint="cs"/>
          <w:sz w:val="24"/>
          <w:szCs w:val="24"/>
          <w:rtl/>
          <w:lang w:eastAsia="he-IL"/>
        </w:rPr>
        <w:t>צהיר, כי ידוע לו, ש</w:t>
      </w:r>
      <w:r w:rsidRPr="00DE0948">
        <w:rPr>
          <w:rFonts w:ascii="Times New Roman" w:eastAsia="Times New Roman" w:hAnsi="Times New Roman" w:cs="David"/>
          <w:sz w:val="24"/>
          <w:szCs w:val="24"/>
          <w:rtl/>
          <w:lang w:eastAsia="he-IL"/>
        </w:rPr>
        <w:t>במשך כל ת</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קפ</w:t>
      </w:r>
      <w:r w:rsidRPr="00DE0948">
        <w:rPr>
          <w:rFonts w:ascii="Times New Roman" w:eastAsia="Times New Roman" w:hAnsi="Times New Roman" w:cs="David" w:hint="cs"/>
          <w:sz w:val="24"/>
          <w:szCs w:val="24"/>
          <w:rtl/>
          <w:lang w:eastAsia="he-IL"/>
        </w:rPr>
        <w:t>ו של</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יעמוד המנהל הראשי בראשו, יהיה מעורב אישית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התכנון. מבלי לגרוע מהתחייבויות היועץ כמתחייב מ</w:t>
      </w:r>
      <w:r w:rsidRPr="00DE0948">
        <w:rPr>
          <w:rFonts w:ascii="Times New Roman" w:eastAsia="Times New Roman" w:hAnsi="Times New Roman" w:cs="David" w:hint="cs"/>
          <w:sz w:val="24"/>
          <w:szCs w:val="24"/>
          <w:rtl/>
          <w:lang w:eastAsia="he-IL"/>
        </w:rPr>
        <w:t>חוזה זה,</w:t>
      </w:r>
      <w:r w:rsidRPr="00DE0948">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90C264E"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p>
    <w:p w14:paraId="12267B8B"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המזמין רשאי </w:t>
      </w:r>
      <w:r w:rsidRPr="00DE0948">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DE0948">
        <w:rPr>
          <w:rFonts w:ascii="Times New Roman" w:eastAsia="Times New Roman" w:hAnsi="Times New Roman" w:cs="David" w:hint="cs"/>
          <w:sz w:val="24"/>
          <w:szCs w:val="24"/>
          <w:rtl/>
          <w:lang w:eastAsia="he-IL"/>
        </w:rPr>
        <w:t xml:space="preserve">אחר </w:t>
      </w:r>
      <w:r w:rsidRPr="00DE0948">
        <w:rPr>
          <w:rFonts w:ascii="Times New Roman" w:eastAsia="Times New Roman" w:hAnsi="Times New Roman" w:cs="David"/>
          <w:sz w:val="24"/>
          <w:szCs w:val="24"/>
          <w:rtl/>
          <w:lang w:eastAsia="he-IL"/>
        </w:rPr>
        <w:t>דרישת המזמין לאלתר.</w:t>
      </w:r>
    </w:p>
    <w:p w14:paraId="695E4AFA"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החלטות המזמין בדבר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ו/או החלפת עובד מעובדי היועץ תינתנה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המוחלט</w:t>
      </w:r>
      <w:r w:rsidRPr="00DE0948">
        <w:rPr>
          <w:rFonts w:ascii="Times New Roman" w:eastAsia="Times New Roman" w:hAnsi="Times New Roman" w:cs="David" w:hint="cs"/>
          <w:sz w:val="24"/>
          <w:szCs w:val="24"/>
          <w:rtl/>
          <w:lang w:eastAsia="he-IL"/>
        </w:rPr>
        <w:t xml:space="preserve"> של המזמין</w:t>
      </w:r>
      <w:r w:rsidRPr="00DE0948">
        <w:rPr>
          <w:rFonts w:ascii="Times New Roman" w:eastAsia="Times New Roman" w:hAnsi="Times New Roman" w:cs="David"/>
          <w:sz w:val="24"/>
          <w:szCs w:val="24"/>
          <w:rtl/>
          <w:lang w:eastAsia="he-IL"/>
        </w:rPr>
        <w:t xml:space="preserve"> וללא צורך במתן נימוקים</w:t>
      </w:r>
      <w:r w:rsidRPr="00DE0948">
        <w:rPr>
          <w:rFonts w:ascii="Times New Roman" w:eastAsia="Times New Roman" w:hAnsi="Times New Roman" w:cs="David" w:hint="cs"/>
          <w:sz w:val="24"/>
          <w:szCs w:val="24"/>
          <w:rtl/>
          <w:lang w:eastAsia="he-IL"/>
        </w:rPr>
        <w:t xml:space="preserve"> כאלה ואחרים</w:t>
      </w:r>
      <w:r w:rsidRPr="00DE0948">
        <w:rPr>
          <w:rFonts w:ascii="Times New Roman" w:eastAsia="Times New Roman" w:hAnsi="Times New Roman" w:cs="David"/>
          <w:sz w:val="24"/>
          <w:szCs w:val="24"/>
          <w:rtl/>
          <w:lang w:eastAsia="he-IL"/>
        </w:rPr>
        <w:t>. אין בהחלטות אלה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לשחרר את היועץ מאי</w:t>
      </w:r>
      <w:r w:rsidRPr="00DE0948">
        <w:rPr>
          <w:rFonts w:ascii="Times New Roman" w:eastAsia="Times New Roman" w:hAnsi="Times New Roman" w:cs="David" w:hint="cs"/>
          <w:sz w:val="24"/>
          <w:szCs w:val="24"/>
          <w:rtl/>
          <w:lang w:eastAsia="he-IL"/>
        </w:rPr>
        <w:t>לו</w:t>
      </w:r>
      <w:r w:rsidRPr="00DE0948">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DE0948">
        <w:rPr>
          <w:rFonts w:ascii="Times New Roman" w:eastAsia="Times New Roman" w:hAnsi="Times New Roman" w:cs="David" w:hint="cs"/>
          <w:sz w:val="24"/>
          <w:szCs w:val="24"/>
          <w:rtl/>
          <w:lang w:eastAsia="he-IL"/>
        </w:rPr>
        <w:t xml:space="preserve"> ו/או חבות</w:t>
      </w:r>
      <w:r w:rsidRPr="00DE0948">
        <w:rPr>
          <w:rFonts w:ascii="Times New Roman" w:eastAsia="Times New Roman" w:hAnsi="Times New Roman" w:cs="David"/>
          <w:sz w:val="24"/>
          <w:szCs w:val="24"/>
          <w:rtl/>
          <w:lang w:eastAsia="he-IL"/>
        </w:rPr>
        <w:t xml:space="preserve"> שהיא.</w:t>
      </w:r>
    </w:p>
    <w:p w14:paraId="616F3D99"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לצייד על חשבונו את צוות עובדיו בכל הציוד הדרוש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w:t>
      </w:r>
      <w:r w:rsidRPr="00DE0948">
        <w:rPr>
          <w:rFonts w:ascii="Times New Roman" w:eastAsia="Times New Roman" w:hAnsi="Times New Roman" w:cs="David" w:hint="cs"/>
          <w:sz w:val="24"/>
          <w:szCs w:val="24"/>
          <w:rtl/>
          <w:lang w:eastAsia="he-IL"/>
        </w:rPr>
        <w:t>האחריות בגין אחזקת</w:t>
      </w:r>
      <w:r w:rsidRPr="00DE0948">
        <w:rPr>
          <w:rFonts w:ascii="Times New Roman" w:eastAsia="Times New Roman" w:hAnsi="Times New Roman" w:cs="David"/>
          <w:sz w:val="24"/>
          <w:szCs w:val="24"/>
          <w:rtl/>
          <w:lang w:eastAsia="he-IL"/>
        </w:rPr>
        <w:t xml:space="preserve"> ושמיר</w:t>
      </w:r>
      <w:r w:rsidRPr="00DE0948">
        <w:rPr>
          <w:rFonts w:ascii="Times New Roman" w:eastAsia="Times New Roman" w:hAnsi="Times New Roman" w:cs="David" w:hint="cs"/>
          <w:sz w:val="24"/>
          <w:szCs w:val="24"/>
          <w:rtl/>
          <w:lang w:eastAsia="he-IL"/>
        </w:rPr>
        <w:t>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ציוד</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xml:space="preserve"> תהיה בידי היועץ ועל חשבונו, והמזמין לא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ישא בכל אחריות </w:t>
      </w:r>
      <w:r w:rsidRPr="00DE0948">
        <w:rPr>
          <w:rFonts w:ascii="Times New Roman" w:eastAsia="Times New Roman" w:hAnsi="Times New Roman" w:cs="David" w:hint="cs"/>
          <w:sz w:val="24"/>
          <w:szCs w:val="24"/>
          <w:rtl/>
          <w:lang w:eastAsia="he-IL"/>
        </w:rPr>
        <w:t xml:space="preserve">ו/או חבות </w:t>
      </w:r>
      <w:r w:rsidRPr="00DE0948">
        <w:rPr>
          <w:rFonts w:ascii="Times New Roman" w:eastAsia="Times New Roman" w:hAnsi="Times New Roman" w:cs="David"/>
          <w:sz w:val="24"/>
          <w:szCs w:val="24"/>
          <w:rtl/>
          <w:lang w:eastAsia="he-IL"/>
        </w:rPr>
        <w:t>בגין א</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בדן </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או נזק</w:t>
      </w:r>
      <w:r w:rsidRPr="00DE0948">
        <w:rPr>
          <w:rFonts w:ascii="Times New Roman" w:eastAsia="Times New Roman" w:hAnsi="Times New Roman" w:cs="David" w:hint="cs"/>
          <w:sz w:val="24"/>
          <w:szCs w:val="24"/>
          <w:rtl/>
          <w:lang w:eastAsia="he-IL"/>
        </w:rPr>
        <w:t xml:space="preserve"> ו/או קלקול</w:t>
      </w:r>
      <w:r w:rsidRPr="00DE0948">
        <w:rPr>
          <w:rFonts w:ascii="Times New Roman" w:eastAsia="Times New Roman" w:hAnsi="Times New Roman" w:cs="David"/>
          <w:sz w:val="24"/>
          <w:szCs w:val="24"/>
          <w:rtl/>
          <w:lang w:eastAsia="he-IL"/>
        </w:rPr>
        <w:t xml:space="preserve"> כלשהו לציוד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לכל חלק ממנו מכל סיבה שהיא.</w:t>
      </w:r>
    </w:p>
    <w:p w14:paraId="039AFC30"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סמכויות היועץ</w:t>
      </w:r>
    </w:p>
    <w:p w14:paraId="6BC97C9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במגעים עם רשויות מוסמכות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עם הרשות המקומית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הנוגע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וכל הכרוך בכך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ובלבד:</w:t>
      </w:r>
    </w:p>
    <w:p w14:paraId="2BBDFE82"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שהיועץ לא יגיש 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תיקונים לתכניות לא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הרשויות המוסמכות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אם כן אושרו קודם לכן</w:t>
      </w:r>
      <w:r w:rsidRPr="00DE0948">
        <w:rPr>
          <w:rFonts w:ascii="Times New Roman" w:eastAsia="Times New Roman" w:hAnsi="Times New Roman" w:cs="David" w:hint="cs"/>
          <w:sz w:val="24"/>
          <w:szCs w:val="24"/>
          <w:rtl/>
          <w:lang w:eastAsia="he-IL"/>
        </w:rPr>
        <w:t>, מראש ובכתב,</w:t>
      </w:r>
      <w:r w:rsidRPr="00DE0948">
        <w:rPr>
          <w:rFonts w:ascii="Times New Roman" w:eastAsia="Times New Roman" w:hAnsi="Times New Roman" w:cs="David"/>
          <w:sz w:val="24"/>
          <w:szCs w:val="24"/>
          <w:rtl/>
          <w:lang w:eastAsia="he-IL"/>
        </w:rPr>
        <w:t xml:space="preserve"> ע"י המזמין.</w:t>
      </w:r>
    </w:p>
    <w:p w14:paraId="32D97DB2"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שהיועץ לא יקבל כל החלטה ולא יפעל ולא יחייב את המזמין בכל עניין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הכרוך בהתחייבות חוקית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כספית</w:t>
      </w:r>
      <w:r w:rsidRPr="00DE0948">
        <w:rPr>
          <w:rFonts w:ascii="Times New Roman" w:eastAsia="Times New Roman" w:hAnsi="Times New Roman" w:cs="David" w:hint="cs"/>
          <w:sz w:val="24"/>
          <w:szCs w:val="24"/>
          <w:rtl/>
          <w:lang w:eastAsia="he-IL"/>
        </w:rPr>
        <w:t xml:space="preserve"> ו/או אחרת,</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שורו של המזמין</w:t>
      </w:r>
      <w:r w:rsidRPr="00DE0948">
        <w:rPr>
          <w:rFonts w:ascii="Times New Roman" w:eastAsia="Times New Roman" w:hAnsi="Times New Roman" w:cs="David" w:hint="cs"/>
          <w:sz w:val="24"/>
          <w:szCs w:val="24"/>
          <w:rtl/>
          <w:lang w:eastAsia="he-IL"/>
        </w:rPr>
        <w:t xml:space="preserve"> מראש ובכתב</w:t>
      </w:r>
      <w:r w:rsidRPr="00DE0948">
        <w:rPr>
          <w:rFonts w:ascii="Times New Roman" w:eastAsia="Times New Roman" w:hAnsi="Times New Roman" w:cs="David"/>
          <w:sz w:val="24"/>
          <w:szCs w:val="24"/>
          <w:rtl/>
          <w:lang w:eastAsia="he-IL"/>
        </w:rPr>
        <w:t>.</w:t>
      </w:r>
    </w:p>
    <w:p w14:paraId="5CB7DF8B"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זולת אם</w:t>
      </w:r>
      <w:r w:rsidRPr="00DE0948">
        <w:rPr>
          <w:rFonts w:ascii="Times New Roman" w:eastAsia="Times New Roman" w:hAnsi="Times New Roman" w:cs="David"/>
          <w:sz w:val="24"/>
          <w:szCs w:val="24"/>
          <w:rtl/>
          <w:lang w:eastAsia="he-IL"/>
        </w:rPr>
        <w:t xml:space="preserve"> יוסמך לכך ע"י המזמין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יהיה היועץ רשאי ליתן הוראות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הנחיות</w:t>
      </w:r>
      <w:r w:rsidRPr="00DE0948">
        <w:rPr>
          <w:rFonts w:ascii="Times New Roman" w:eastAsia="Times New Roman" w:hAnsi="Times New Roman" w:cs="David" w:hint="cs"/>
          <w:sz w:val="24"/>
          <w:szCs w:val="24"/>
          <w:rtl/>
          <w:lang w:eastAsia="he-IL"/>
        </w:rPr>
        <w:t>, בין</w:t>
      </w:r>
      <w:r w:rsidRPr="00DE0948">
        <w:rPr>
          <w:rFonts w:ascii="Times New Roman" w:eastAsia="Times New Roman" w:hAnsi="Times New Roman" w:cs="David"/>
          <w:sz w:val="24"/>
          <w:szCs w:val="24"/>
          <w:rtl/>
          <w:lang w:eastAsia="he-IL"/>
        </w:rPr>
        <w:t xml:space="preserve"> במישרין</w:t>
      </w:r>
      <w:r w:rsidRPr="00DE0948">
        <w:rPr>
          <w:rFonts w:ascii="Times New Roman" w:eastAsia="Times New Roman" w:hAnsi="Times New Roman" w:cs="David" w:hint="cs"/>
          <w:sz w:val="24"/>
          <w:szCs w:val="24"/>
          <w:rtl/>
          <w:lang w:eastAsia="he-IL"/>
        </w:rPr>
        <w:t xml:space="preserve"> ובין בעקיפין,</w:t>
      </w:r>
      <w:r w:rsidRPr="00DE0948">
        <w:rPr>
          <w:rFonts w:ascii="Times New Roman" w:eastAsia="Times New Roman" w:hAnsi="Times New Roman" w:cs="David"/>
          <w:sz w:val="24"/>
          <w:szCs w:val="24"/>
          <w:rtl/>
          <w:lang w:eastAsia="he-IL"/>
        </w:rPr>
        <w:t xml:space="preserve"> לקבלן הראשי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לקבלן העבודות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לנהל עמם מו"מ ביחס למחירים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דרכי ביצוע הכרוכים בש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 מחירים</w:t>
      </w:r>
      <w:r w:rsidRPr="00DE0948">
        <w:rPr>
          <w:rFonts w:ascii="Times New Roman" w:eastAsia="Times New Roman" w:hAnsi="Times New Roman" w:cs="David" w:hint="cs"/>
          <w:sz w:val="24"/>
          <w:szCs w:val="24"/>
          <w:rtl/>
          <w:lang w:eastAsia="he-IL"/>
        </w:rPr>
        <w:t xml:space="preserve"> ו/או כמויות</w:t>
      </w:r>
      <w:r w:rsidRPr="00DE0948">
        <w:rPr>
          <w:rFonts w:ascii="Times New Roman" w:eastAsia="Times New Roman" w:hAnsi="Times New Roman" w:cs="David"/>
          <w:sz w:val="24"/>
          <w:szCs w:val="24"/>
          <w:rtl/>
          <w:lang w:eastAsia="he-IL"/>
        </w:rPr>
        <w:t>, אלא באמצעות המזמין או המנהל.</w:t>
      </w:r>
    </w:p>
    <w:p w14:paraId="1507B516"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lastRenderedPageBreak/>
        <w:t>סמכויות המנהל</w:t>
      </w:r>
    </w:p>
    <w:p w14:paraId="63BABB72" w14:textId="77777777" w:rsid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המנהל רשאי לבדוק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עת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את שרותי היועץ כולם או </w:t>
      </w:r>
      <w:r w:rsidRPr="00DE0948">
        <w:rPr>
          <w:rFonts w:ascii="Times New Roman" w:eastAsia="Times New Roman" w:hAnsi="Times New Roman" w:cs="David" w:hint="cs"/>
          <w:sz w:val="24"/>
          <w:szCs w:val="24"/>
          <w:rtl/>
          <w:lang w:eastAsia="he-IL"/>
        </w:rPr>
        <w:t>מקצתם</w:t>
      </w:r>
      <w:r w:rsidRPr="00DE0948">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על ידי מי </w:t>
      </w:r>
      <w:r w:rsidRPr="00DE0948">
        <w:rPr>
          <w:rFonts w:ascii="Times New Roman" w:eastAsia="Times New Roman" w:hAnsi="Times New Roman" w:cs="David"/>
          <w:sz w:val="24"/>
          <w:szCs w:val="24"/>
          <w:rtl/>
          <w:lang w:eastAsia="he-IL"/>
        </w:rPr>
        <w:t>מטעמו. כן רשאי המנהל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0DB5F5EF" w14:textId="77777777" w:rsidR="00C2594C" w:rsidRPr="00DE0948" w:rsidRDefault="00C2594C" w:rsidP="00C2594C">
      <w:pPr>
        <w:widowControl w:val="0"/>
        <w:spacing w:before="0" w:beforeAutospacing="0" w:after="200" w:afterAutospacing="0" w:line="240" w:lineRule="auto"/>
        <w:ind w:right="792"/>
        <w:jc w:val="both"/>
        <w:rPr>
          <w:rFonts w:ascii="Times New Roman" w:eastAsia="Times New Roman" w:hAnsi="Times New Roman" w:cs="David"/>
          <w:sz w:val="24"/>
          <w:szCs w:val="24"/>
          <w:rtl/>
          <w:lang w:eastAsia="he-IL"/>
        </w:rPr>
      </w:pPr>
    </w:p>
    <w:p w14:paraId="18A88C6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hint="cs"/>
          <w:b/>
          <w:sz w:val="24"/>
          <w:szCs w:val="24"/>
          <w:rtl/>
          <w:lang w:eastAsia="he-IL"/>
        </w:rPr>
        <w:t xml:space="preserve"> המצ"ב</w:t>
      </w:r>
      <w:r w:rsidRPr="00DE0948">
        <w:rPr>
          <w:rFonts w:ascii="Times New Roman" w:eastAsia="Times New Roman" w:hAnsi="Times New Roman" w:cs="David"/>
          <w:sz w:val="24"/>
          <w:szCs w:val="24"/>
          <w:rtl/>
          <w:lang w:eastAsia="he-IL"/>
        </w:rPr>
        <w:t>.</w:t>
      </w:r>
    </w:p>
    <w:p w14:paraId="151FC05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לצורך הפעלת סמכויותיו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רשאי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מי מטעמו לבקר במשרד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בכל מקום אחר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DE0948">
        <w:rPr>
          <w:rFonts w:ascii="Times New Roman" w:eastAsia="Times New Roman" w:hAnsi="Times New Roman" w:cs="David" w:hint="cs"/>
          <w:sz w:val="24"/>
          <w:szCs w:val="24"/>
          <w:rtl/>
          <w:lang w:eastAsia="he-IL"/>
        </w:rPr>
        <w:t>י המנהל 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על ידי מי </w:t>
      </w:r>
      <w:r w:rsidRPr="00DE0948">
        <w:rPr>
          <w:rFonts w:ascii="Times New Roman" w:eastAsia="Times New Roman" w:hAnsi="Times New Roman" w:cs="David"/>
          <w:sz w:val="24"/>
          <w:szCs w:val="24"/>
          <w:rtl/>
          <w:lang w:eastAsia="he-IL"/>
        </w:rPr>
        <w:t>מטעמו.</w:t>
      </w:r>
    </w:p>
    <w:p w14:paraId="7E235AF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אין בהפעלת סמכויות המנהל על פי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לגרוע </w:t>
      </w:r>
      <w:r w:rsidRPr="00DE0948">
        <w:rPr>
          <w:rFonts w:ascii="Times New Roman" w:eastAsia="Times New Roman" w:hAnsi="Times New Roman" w:cs="David" w:hint="cs"/>
          <w:sz w:val="24"/>
          <w:szCs w:val="24"/>
          <w:rtl/>
          <w:lang w:eastAsia="he-IL"/>
        </w:rPr>
        <w:t xml:space="preserve">ו/או לשחרר </w:t>
      </w:r>
      <w:r w:rsidRPr="00DE0948">
        <w:rPr>
          <w:rFonts w:ascii="Times New Roman" w:eastAsia="Times New Roman" w:hAnsi="Times New Roman" w:cs="David"/>
          <w:sz w:val="24"/>
          <w:szCs w:val="24"/>
          <w:rtl/>
          <w:lang w:eastAsia="he-IL"/>
        </w:rPr>
        <w:t xml:space="preserve">מאחריות </w:t>
      </w:r>
      <w:r w:rsidRPr="00DE0948">
        <w:rPr>
          <w:rFonts w:ascii="Times New Roman" w:eastAsia="Times New Roman" w:hAnsi="Times New Roman" w:cs="David" w:hint="cs"/>
          <w:sz w:val="24"/>
          <w:szCs w:val="24"/>
          <w:rtl/>
          <w:lang w:eastAsia="he-IL"/>
        </w:rPr>
        <w:t>היועץ על פי חוזה זה ו/או על פי כל דין.</w:t>
      </w:r>
      <w:r w:rsidRPr="00DE0948">
        <w:rPr>
          <w:rFonts w:ascii="Times New Roman" w:eastAsia="Times New Roman" w:hAnsi="Times New Roman" w:cs="David"/>
          <w:sz w:val="24"/>
          <w:szCs w:val="24"/>
          <w:rtl/>
          <w:lang w:eastAsia="he-IL"/>
        </w:rPr>
        <w:t xml:space="preserve"> בהקשר זה מובהר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2D64C15E"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אישר המנהל 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DE0948">
        <w:rPr>
          <w:rFonts w:ascii="Times New Roman" w:eastAsia="Times New Roman" w:hAnsi="Times New Roman" w:cs="David" w:hint="cs"/>
          <w:sz w:val="24"/>
          <w:szCs w:val="24"/>
          <w:rtl/>
          <w:lang w:eastAsia="he-IL"/>
        </w:rPr>
        <w:t>חוזה</w:t>
      </w:r>
      <w:r w:rsidRPr="00DE0948">
        <w:rPr>
          <w:rFonts w:ascii="Times New Roman" w:eastAsia="Times New Roman" w:hAnsi="Times New Roman" w:cs="David"/>
          <w:sz w:val="24"/>
          <w:szCs w:val="24"/>
          <w:rtl/>
          <w:lang w:eastAsia="he-IL"/>
        </w:rPr>
        <w:t xml:space="preserve"> זה, </w:t>
      </w:r>
      <w:r w:rsidRPr="00DE0948">
        <w:rPr>
          <w:rFonts w:ascii="Times New Roman" w:eastAsia="Times New Roman" w:hAnsi="Times New Roman" w:cs="David" w:hint="cs"/>
          <w:sz w:val="24"/>
          <w:szCs w:val="24"/>
          <w:rtl/>
          <w:lang w:eastAsia="he-IL"/>
        </w:rPr>
        <w:t>לא יהא</w:t>
      </w:r>
      <w:r w:rsidRPr="00DE0948">
        <w:rPr>
          <w:rFonts w:ascii="Times New Roman" w:eastAsia="Times New Roman" w:hAnsi="Times New Roman" w:cs="David"/>
          <w:sz w:val="24"/>
          <w:szCs w:val="24"/>
          <w:rtl/>
          <w:lang w:eastAsia="he-IL"/>
        </w:rPr>
        <w:t xml:space="preserve"> בכך כדי לשחרר את היועץ מאחריותו המקצועית המלאה ו</w:t>
      </w:r>
      <w:r w:rsidRPr="00DE0948">
        <w:rPr>
          <w:rFonts w:ascii="Times New Roman" w:eastAsia="Times New Roman" w:hAnsi="Times New Roman" w:cs="David" w:hint="cs"/>
          <w:sz w:val="24"/>
          <w:szCs w:val="24"/>
          <w:rtl/>
          <w:lang w:eastAsia="he-IL"/>
        </w:rPr>
        <w:t>לא יהא</w:t>
      </w:r>
      <w:r w:rsidRPr="00DE0948">
        <w:rPr>
          <w:rFonts w:ascii="Times New Roman" w:eastAsia="Times New Roman" w:hAnsi="Times New Roman" w:cs="David"/>
          <w:sz w:val="24"/>
          <w:szCs w:val="24"/>
          <w:rtl/>
          <w:lang w:eastAsia="he-IL"/>
        </w:rPr>
        <w:t xml:space="preserve"> בכך כדי להטיל על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על המזמין אחריות כלשהי לטיב התכניות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המסמכים האמורים.</w:t>
      </w:r>
    </w:p>
    <w:p w14:paraId="0D5B09B2"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לוח זמנים ושלבי ב</w:t>
      </w:r>
      <w:r w:rsidRPr="00DE0948">
        <w:rPr>
          <w:rFonts w:ascii="Times New Roman" w:eastAsia="Times New Roman" w:hAnsi="Times New Roman" w:cs="David" w:hint="cs"/>
          <w:bCs/>
          <w:sz w:val="24"/>
          <w:szCs w:val="24"/>
          <w:u w:val="single"/>
          <w:rtl/>
          <w:lang w:eastAsia="he-IL"/>
        </w:rPr>
        <w:t>י</w:t>
      </w:r>
      <w:r w:rsidRPr="00DE0948">
        <w:rPr>
          <w:rFonts w:ascii="Times New Roman" w:eastAsia="Times New Roman" w:hAnsi="Times New Roman" w:cs="David"/>
          <w:bCs/>
          <w:sz w:val="24"/>
          <w:szCs w:val="24"/>
          <w:u w:val="single"/>
          <w:rtl/>
          <w:lang w:eastAsia="he-IL"/>
        </w:rPr>
        <w:t>צוע</w:t>
      </w:r>
    </w:p>
    <w:p w14:paraId="788F9D4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DE0948">
        <w:rPr>
          <w:rFonts w:ascii="Times New Roman" w:eastAsia="Times New Roman" w:hAnsi="Times New Roman" w:cs="David"/>
          <w:b/>
          <w:bCs/>
          <w:sz w:val="24"/>
          <w:szCs w:val="24"/>
          <w:rtl/>
          <w:lang w:eastAsia="he-IL"/>
        </w:rPr>
        <w:t>ג'</w:t>
      </w:r>
      <w:r w:rsidRPr="00DE0948">
        <w:rPr>
          <w:rFonts w:ascii="Times New Roman" w:eastAsia="Times New Roman" w:hAnsi="Times New Roman" w:cs="David" w:hint="cs"/>
          <w:sz w:val="24"/>
          <w:szCs w:val="24"/>
          <w:rtl/>
          <w:lang w:eastAsia="he-IL"/>
        </w:rPr>
        <w:t xml:space="preserve"> המצ"ב</w:t>
      </w:r>
      <w:r w:rsidRPr="00DE0948">
        <w:rPr>
          <w:rFonts w:ascii="Times New Roman" w:eastAsia="Times New Roman" w:hAnsi="Times New Roman" w:cs="David"/>
          <w:sz w:val="24"/>
          <w:szCs w:val="24"/>
          <w:rtl/>
          <w:lang w:eastAsia="he-IL"/>
        </w:rPr>
        <w:t xml:space="preserve"> (להלן: "</w:t>
      </w:r>
      <w:r w:rsidRPr="00DE0948">
        <w:rPr>
          <w:rFonts w:ascii="Times New Roman" w:eastAsia="Times New Roman" w:hAnsi="Times New Roman" w:cs="David"/>
          <w:b/>
          <w:bCs/>
          <w:sz w:val="24"/>
          <w:szCs w:val="24"/>
          <w:rtl/>
          <w:lang w:eastAsia="he-IL"/>
        </w:rPr>
        <w:t>לוח הזמנים</w:t>
      </w:r>
      <w:r w:rsidRPr="00DE0948">
        <w:rPr>
          <w:rFonts w:ascii="Times New Roman" w:eastAsia="Times New Roman" w:hAnsi="Times New Roman" w:cs="David"/>
          <w:sz w:val="24"/>
          <w:szCs w:val="24"/>
          <w:rtl/>
          <w:lang w:eastAsia="he-IL"/>
        </w:rPr>
        <w:t>"). כל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 הכלול בשרותי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לא נקבע לו מועד בלוח הזמנים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יבוצע על ידי היועץ במועד שיהיה דרוש על מנת להבטיח</w:t>
      </w:r>
      <w:r w:rsidRPr="00DE0948">
        <w:rPr>
          <w:rFonts w:ascii="Times New Roman" w:eastAsia="Times New Roman" w:hAnsi="Times New Roman" w:cs="David" w:hint="cs"/>
          <w:sz w:val="24"/>
          <w:szCs w:val="24"/>
          <w:rtl/>
          <w:lang w:eastAsia="he-IL"/>
        </w:rPr>
        <w:t xml:space="preserve"> את</w:t>
      </w:r>
      <w:r w:rsidRPr="00DE0948">
        <w:rPr>
          <w:rFonts w:ascii="Times New Roman" w:eastAsia="Times New Roman" w:hAnsi="Times New Roman" w:cs="David"/>
          <w:sz w:val="24"/>
          <w:szCs w:val="24"/>
          <w:rtl/>
          <w:lang w:eastAsia="he-IL"/>
        </w:rPr>
        <w:t xml:space="preserve">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 xml:space="preserve">קבלנים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אחרים בהתאם ללוח הזמנים המוסכם ע</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מם.</w:t>
      </w:r>
    </w:p>
    <w:p w14:paraId="3891555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לא יתחיל היועץ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קטע מהפרויקט ו/או שלב משלבי העבודה כמפורט בנספח </w:t>
      </w:r>
      <w:r w:rsidRPr="00DE0948">
        <w:rPr>
          <w:rFonts w:ascii="Times New Roman" w:eastAsia="Times New Roman" w:hAnsi="Times New Roman" w:cs="David"/>
          <w:bCs/>
          <w:sz w:val="24"/>
          <w:szCs w:val="24"/>
          <w:rtl/>
          <w:lang w:eastAsia="he-IL"/>
        </w:rPr>
        <w:t>ב'</w:t>
      </w:r>
      <w:r w:rsidRPr="00DE0948">
        <w:rPr>
          <w:rFonts w:ascii="Times New Roman" w:eastAsia="Times New Roman" w:hAnsi="Times New Roman" w:cs="David"/>
          <w:sz w:val="24"/>
          <w:szCs w:val="24"/>
          <w:rtl/>
          <w:lang w:eastAsia="he-IL"/>
        </w:rPr>
        <w:t xml:space="preserve"> או </w:t>
      </w:r>
      <w:r w:rsidRPr="00DE0948">
        <w:rPr>
          <w:rFonts w:ascii="Times New Roman" w:eastAsia="Times New Roman" w:hAnsi="Times New Roman" w:cs="David"/>
          <w:b/>
          <w:bCs/>
          <w:sz w:val="24"/>
          <w:szCs w:val="24"/>
          <w:rtl/>
          <w:lang w:eastAsia="he-IL"/>
        </w:rPr>
        <w:t xml:space="preserve">ג' </w:t>
      </w:r>
      <w:r w:rsidRPr="00DE0948">
        <w:rPr>
          <w:rFonts w:ascii="Times New Roman" w:eastAsia="Times New Roman" w:hAnsi="Times New Roman" w:cs="David" w:hint="cs"/>
          <w:sz w:val="24"/>
          <w:szCs w:val="24"/>
          <w:rtl/>
          <w:lang w:eastAsia="he-IL"/>
        </w:rPr>
        <w:t xml:space="preserve">המצ"ב, </w:t>
      </w:r>
      <w:r w:rsidRPr="00DE0948">
        <w:rPr>
          <w:rFonts w:ascii="Times New Roman" w:eastAsia="Times New Roman" w:hAnsi="Times New Roman" w:cs="David"/>
          <w:sz w:val="24"/>
          <w:szCs w:val="24"/>
          <w:rtl/>
          <w:lang w:eastAsia="he-IL"/>
        </w:rPr>
        <w:t>אלא אם כן הודיע למזמין תחילה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הגיע לדעתו מועד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שלב זה וק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מהמזמין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לביצועו.</w:t>
      </w:r>
    </w:p>
    <w:p w14:paraId="3A835BB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יש לראות </w:t>
      </w: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5C618FE2"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ידוע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התחייבויות היועצים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הקבלנים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יתר הגורמים, מותנות בכך שיסופקו להם כל התכניות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ההנחיות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ההוראות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הפרטים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הביאורים שידרשו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מהקבלנים מלטעון לעיכוב מוצדק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25D9B13D"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שירותי היועץ יוכר כמוצדק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אך ו</w:t>
      </w:r>
      <w:r w:rsidRPr="00DE0948">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2B71265C"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הוא נובע מכ</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ח עליון או גורם אחר (להלן יחדיו: "</w:t>
      </w:r>
      <w:r w:rsidRPr="00DE0948">
        <w:rPr>
          <w:rFonts w:ascii="Times New Roman" w:eastAsia="Times New Roman" w:hAnsi="Times New Roman" w:cs="David"/>
          <w:b/>
          <w:bCs/>
          <w:sz w:val="24"/>
          <w:szCs w:val="24"/>
          <w:rtl/>
          <w:lang w:eastAsia="he-IL"/>
        </w:rPr>
        <w:t>אירוע דוחה</w:t>
      </w:r>
      <w:r w:rsidRPr="00DE0948">
        <w:rPr>
          <w:rFonts w:ascii="Times New Roman" w:eastAsia="Times New Roman" w:hAnsi="Times New Roman" w:cs="David"/>
          <w:sz w:val="24"/>
          <w:szCs w:val="24"/>
          <w:rtl/>
          <w:lang w:eastAsia="he-IL"/>
        </w:rPr>
        <w:t>") שלדעת המנהל לא הייתה ליועץ שליטה עליו.</w:t>
      </w:r>
    </w:p>
    <w:p w14:paraId="2ED96FEA"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66A72B56"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לא קיבל תכניות, הנחיות, הוראות, פרטים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36367F73"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8"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אישר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האירוע הדוחה אכן מצדיק 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השירות ואת משך הדחייה.</w:t>
      </w:r>
    </w:p>
    <w:p w14:paraId="63C42642" w14:textId="77777777" w:rsidR="00DE0948" w:rsidRPr="00DE0948" w:rsidRDefault="00DE0948" w:rsidP="00A17DE8">
      <w:pPr>
        <w:widowControl w:val="0"/>
        <w:spacing w:before="0" w:beforeAutospacing="0" w:after="200" w:afterAutospacing="0" w:line="240" w:lineRule="auto"/>
        <w:ind w:left="1440"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w:t>
      </w:r>
      <w:r w:rsidRPr="00DE0948">
        <w:rPr>
          <w:rFonts w:ascii="Times New Roman" w:eastAsia="Times New Roman" w:hAnsi="Times New Roman" w:cs="David" w:hint="cs"/>
          <w:sz w:val="24"/>
          <w:szCs w:val="24"/>
          <w:rtl/>
          <w:lang w:eastAsia="he-IL"/>
        </w:rPr>
        <w:t xml:space="preserve">כלליות </w:t>
      </w:r>
      <w:r w:rsidRPr="00DE0948">
        <w:rPr>
          <w:rFonts w:ascii="Times New Roman" w:eastAsia="Times New Roman" w:hAnsi="Times New Roman" w:cs="David"/>
          <w:sz w:val="24"/>
          <w:szCs w:val="24"/>
          <w:rtl/>
          <w:lang w:eastAsia="he-IL"/>
        </w:rPr>
        <w:t>האמור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מותנה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חור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 תכנון ע"י אחרים לא יהווה עילה לעיכוב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שירותי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 המנהל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p>
    <w:p w14:paraId="76FC96C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להודיע למנהל מידית, על כל עיכוב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לפי הערכתו עלול לגרום לאיחור בקיום לוח הזמנים.</w:t>
      </w:r>
    </w:p>
    <w:p w14:paraId="53304FB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7F6F0501" w14:textId="77777777" w:rsidR="00DE0948" w:rsidRPr="002E5E38" w:rsidRDefault="00DE0948" w:rsidP="002E5E3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רשאי לבקר במשרד היועץ ולעיין בהתקדמות ובאופן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והיועץ ימסור למנהל כל הסבר </w:t>
      </w:r>
      <w:r w:rsidRPr="00DE0948">
        <w:rPr>
          <w:rFonts w:ascii="Times New Roman" w:eastAsia="Times New Roman" w:hAnsi="Times New Roman" w:cs="David" w:hint="cs"/>
          <w:sz w:val="24"/>
          <w:szCs w:val="24"/>
          <w:rtl/>
          <w:lang w:eastAsia="he-IL"/>
        </w:rPr>
        <w:t xml:space="preserve">ו/או </w:t>
      </w:r>
      <w:r w:rsidRPr="00DE0948">
        <w:rPr>
          <w:rFonts w:ascii="Times New Roman" w:eastAsia="Times New Roman" w:hAnsi="Times New Roman" w:cs="David"/>
          <w:sz w:val="24"/>
          <w:szCs w:val="24"/>
          <w:rtl/>
          <w:lang w:eastAsia="he-IL"/>
        </w:rPr>
        <w:t>פרט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דיווח</w:t>
      </w:r>
      <w:r w:rsidRPr="00DE0948">
        <w:rPr>
          <w:rFonts w:ascii="Times New Roman" w:eastAsia="Times New Roman" w:hAnsi="Times New Roman" w:cs="David" w:hint="cs"/>
          <w:sz w:val="24"/>
          <w:szCs w:val="24"/>
          <w:rtl/>
          <w:lang w:eastAsia="he-IL"/>
        </w:rPr>
        <w:t>, מיד</w:t>
      </w:r>
      <w:r w:rsidRPr="00DE0948">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DE0948">
        <w:rPr>
          <w:rFonts w:ascii="Times New Roman" w:eastAsia="Times New Roman" w:hAnsi="Times New Roman" w:cs="David" w:hint="cs"/>
          <w:sz w:val="24"/>
          <w:szCs w:val="24"/>
          <w:rtl/>
          <w:lang w:eastAsia="he-IL"/>
        </w:rPr>
        <w:t xml:space="preserve"> זה ו/או לפי כל דין</w:t>
      </w:r>
      <w:r w:rsidRPr="00DE0948">
        <w:rPr>
          <w:rFonts w:ascii="Times New Roman" w:eastAsia="Times New Roman" w:hAnsi="Times New Roman" w:cs="David"/>
          <w:sz w:val="24"/>
          <w:szCs w:val="24"/>
          <w:rtl/>
          <w:lang w:eastAsia="he-IL"/>
        </w:rPr>
        <w:t>.</w:t>
      </w:r>
    </w:p>
    <w:p w14:paraId="611FFC49"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Cs/>
          <w:sz w:val="24"/>
          <w:szCs w:val="24"/>
          <w:u w:val="single"/>
          <w:rtl/>
          <w:lang w:eastAsia="he-IL"/>
        </w:rPr>
      </w:pPr>
      <w:r w:rsidRPr="00DE0948">
        <w:rPr>
          <w:rFonts w:ascii="Times New Roman" w:eastAsia="Times New Roman" w:hAnsi="Times New Roman" w:cs="David"/>
          <w:bCs/>
          <w:sz w:val="24"/>
          <w:szCs w:val="24"/>
          <w:u w:val="single"/>
          <w:rtl/>
          <w:lang w:eastAsia="he-IL"/>
        </w:rPr>
        <w:t>שכר היועץ</w:t>
      </w:r>
    </w:p>
    <w:p w14:paraId="231E5F5A"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תמורת שרותי היועץ וכל יתר התחייבויותיו לפי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ישלם המזמין ליועץ שכר כמפורט בנספח </w:t>
      </w:r>
      <w:r w:rsidRPr="00DE0948">
        <w:rPr>
          <w:rFonts w:ascii="Times New Roman" w:eastAsia="Times New Roman" w:hAnsi="Times New Roman" w:cs="David"/>
          <w:bCs/>
          <w:sz w:val="24"/>
          <w:szCs w:val="24"/>
          <w:rtl/>
          <w:lang w:eastAsia="he-IL"/>
        </w:rPr>
        <w:t xml:space="preserve">ד' </w:t>
      </w:r>
      <w:r w:rsidRPr="00DE0948">
        <w:rPr>
          <w:rFonts w:ascii="Times New Roman" w:eastAsia="Times New Roman" w:hAnsi="Times New Roman" w:cs="David" w:hint="cs"/>
          <w:b/>
          <w:sz w:val="24"/>
          <w:szCs w:val="24"/>
          <w:rtl/>
          <w:lang w:eastAsia="he-IL"/>
        </w:rPr>
        <w:t xml:space="preserve">המצ"ב </w:t>
      </w:r>
      <w:r w:rsidRPr="00DE0948">
        <w:rPr>
          <w:rFonts w:ascii="Times New Roman" w:eastAsia="Times New Roman" w:hAnsi="Times New Roman" w:cs="David"/>
          <w:sz w:val="24"/>
          <w:szCs w:val="24"/>
          <w:rtl/>
          <w:lang w:eastAsia="he-IL"/>
        </w:rPr>
        <w:t>(להלן: "</w:t>
      </w:r>
      <w:r w:rsidRPr="00DE0948">
        <w:rPr>
          <w:rFonts w:ascii="Times New Roman" w:eastAsia="Times New Roman" w:hAnsi="Times New Roman" w:cs="David"/>
          <w:b/>
          <w:bCs/>
          <w:sz w:val="24"/>
          <w:szCs w:val="24"/>
          <w:rtl/>
          <w:lang w:eastAsia="he-IL"/>
        </w:rPr>
        <w:t>שכר היועץ</w:t>
      </w:r>
      <w:r w:rsidRPr="00DE0948">
        <w:rPr>
          <w:rFonts w:ascii="Times New Roman" w:eastAsia="Times New Roman" w:hAnsi="Times New Roman" w:cs="David"/>
          <w:sz w:val="24"/>
          <w:szCs w:val="24"/>
          <w:rtl/>
          <w:lang w:eastAsia="he-IL"/>
        </w:rPr>
        <w:t>").</w:t>
      </w:r>
    </w:p>
    <w:p w14:paraId="5F3CC993"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בהוצאות הממשיות בשרותי העזר המפורטים להלן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שא המזמין:</w:t>
      </w:r>
    </w:p>
    <w:p w14:paraId="3A0DE9FD"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הדפסות בתוויין המיועדות להפצה לאחרים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DE0948">
        <w:rPr>
          <w:rFonts w:ascii="Times New Roman" w:eastAsia="Times New Roman" w:hAnsi="Times New Roman" w:cs="David" w:hint="cs"/>
          <w:sz w:val="24"/>
          <w:szCs w:val="24"/>
          <w:rtl/>
          <w:lang w:eastAsia="he-IL"/>
        </w:rPr>
        <w:t>ת</w:t>
      </w:r>
      <w:r w:rsidRPr="00DE0948">
        <w:rPr>
          <w:rFonts w:ascii="Times New Roman" w:eastAsia="Times New Roman" w:hAnsi="Times New Roman" w:cs="David"/>
          <w:sz w:val="24"/>
          <w:szCs w:val="24"/>
          <w:rtl/>
          <w:lang w:eastAsia="he-IL"/>
        </w:rPr>
        <w:t xml:space="preserve"> החזר.</w:t>
      </w:r>
    </w:p>
    <w:p w14:paraId="42D663BB"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העתקות שנמסרו ע"י היועץ למזמין</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לרשויות המוסמכות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ליועצים, למעט העתקות וצילומים שיפיק היועץ במשרדו.</w:t>
      </w:r>
    </w:p>
    <w:p w14:paraId="35BCC816"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שכפול מסמכים.</w:t>
      </w:r>
    </w:p>
    <w:p w14:paraId="2654D4F4"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1F7A49C4"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7"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מדידות וצילומי אויר.</w:t>
      </w:r>
    </w:p>
    <w:p w14:paraId="316CB5BA"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7"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קידוחים ובדיקות קרקע.</w:t>
      </w:r>
    </w:p>
    <w:p w14:paraId="32846C06"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8"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שליחויות.</w:t>
      </w:r>
    </w:p>
    <w:p w14:paraId="1D30F8A6" w14:textId="77777777" w:rsidR="00DE0948" w:rsidRPr="00DE0948" w:rsidRDefault="00DE0948" w:rsidP="007107E4">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העזר המפורטים בסעיפים 7.2.1 עד 7.2.3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יוזמנו על ידי היועץ באמצעות מערכת ניהול פרויקטים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 מערכת רמדורנט מודול ניהול מסמכים (</w:t>
      </w:r>
      <w:r w:rsidRPr="00DE0948">
        <w:rPr>
          <w:rFonts w:ascii="Times New Roman" w:eastAsia="Times New Roman" w:hAnsi="Times New Roman" w:cs="David"/>
          <w:sz w:val="24"/>
          <w:szCs w:val="24"/>
          <w:lang w:eastAsia="he-IL"/>
        </w:rPr>
        <w:t>DM</w:t>
      </w:r>
      <w:r w:rsidRPr="00DE0948">
        <w:rPr>
          <w:rFonts w:ascii="Times New Roman" w:eastAsia="Times New Roman" w:hAnsi="Times New Roman" w:cs="David"/>
          <w:sz w:val="24"/>
          <w:szCs w:val="24"/>
          <w:rtl/>
          <w:lang w:eastAsia="he-IL"/>
        </w:rPr>
        <w:t>) רק ממכונים המאושרים ע"י המזמין לבצע עבודות עבורו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הוצאות לפי סעיפים 7.2.4 עד 7.2.7 ועבור הדפסות והעתקות צבעוניות יוצאו </w:t>
      </w:r>
      <w:r w:rsidRPr="00DE0948">
        <w:rPr>
          <w:rFonts w:ascii="Times New Roman" w:eastAsia="Times New Roman" w:hAnsi="Times New Roman" w:cs="David"/>
          <w:sz w:val="24"/>
          <w:szCs w:val="24"/>
          <w:rtl/>
          <w:lang w:eastAsia="he-IL"/>
        </w:rPr>
        <w:lastRenderedPageBreak/>
        <w:t>רק אם אושרו תחילה בכתב, טרם הזמנתם ע"י המנהל.</w:t>
      </w:r>
    </w:p>
    <w:p w14:paraId="7ABFC34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על חשבון שכר היועץ ישולמו ליועץ תשלומי ביניים בש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עורים ובמועדים המפורטים בנספח</w:t>
      </w:r>
      <w:r w:rsidRPr="00DE0948">
        <w:rPr>
          <w:rFonts w:ascii="Times New Roman" w:eastAsia="Times New Roman" w:hAnsi="Times New Roman" w:cs="David"/>
          <w:bCs/>
          <w:sz w:val="24"/>
          <w:szCs w:val="24"/>
          <w:rtl/>
          <w:lang w:eastAsia="he-IL"/>
        </w:rPr>
        <w:t xml:space="preserve"> ה'</w:t>
      </w:r>
      <w:r w:rsidRPr="00DE0948">
        <w:rPr>
          <w:rFonts w:ascii="Times New Roman" w:eastAsia="Times New Roman" w:hAnsi="Times New Roman" w:cs="David" w:hint="cs"/>
          <w:sz w:val="24"/>
          <w:szCs w:val="24"/>
          <w:rtl/>
          <w:lang w:eastAsia="he-IL"/>
        </w:rPr>
        <w:t xml:space="preserve"> המצ"ב,</w:t>
      </w:r>
      <w:r w:rsidRPr="00DE0948">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w:t>
      </w:r>
    </w:p>
    <w:p w14:paraId="29B480B9" w14:textId="77777777" w:rsidR="00DE0948" w:rsidRPr="00DE0948" w:rsidRDefault="00DE0948" w:rsidP="007107E4">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תשלומי הביניים לפי פסקה זו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שלב משלבי שירותי היועץ ו/או טיב הש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0CBAF69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trike/>
          <w:sz w:val="24"/>
          <w:szCs w:val="24"/>
          <w:rtl/>
          <w:lang w:eastAsia="he-IL"/>
        </w:rPr>
      </w:pPr>
      <w:r w:rsidRPr="00DE0948">
        <w:rPr>
          <w:rFonts w:ascii="Times New Roman" w:eastAsia="Times New Roman" w:hAnsi="Times New Roman" w:cs="David"/>
          <w:sz w:val="24"/>
          <w:szCs w:val="24"/>
          <w:rtl/>
          <w:lang w:eastAsia="he-IL"/>
        </w:rPr>
        <w:t>מוסכם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השכר האמור בנספח </w:t>
      </w:r>
      <w:r w:rsidRPr="00DE0948">
        <w:rPr>
          <w:rFonts w:ascii="Times New Roman" w:eastAsia="Times New Roman" w:hAnsi="Times New Roman" w:cs="David"/>
          <w:b/>
          <w:bCs/>
          <w:sz w:val="24"/>
          <w:szCs w:val="24"/>
          <w:rtl/>
          <w:lang w:eastAsia="he-IL"/>
        </w:rPr>
        <w:t xml:space="preserve">ד' </w:t>
      </w:r>
      <w:r w:rsidRPr="00DE0948">
        <w:rPr>
          <w:rFonts w:ascii="Times New Roman" w:eastAsia="Times New Roman" w:hAnsi="Times New Roman" w:cs="David" w:hint="cs"/>
          <w:sz w:val="24"/>
          <w:szCs w:val="24"/>
          <w:rtl/>
          <w:lang w:eastAsia="he-IL"/>
        </w:rPr>
        <w:t xml:space="preserve">המצ"ב, </w:t>
      </w:r>
      <w:r w:rsidRPr="00DE0948">
        <w:rPr>
          <w:rFonts w:ascii="Times New Roman" w:eastAsia="Times New Roman" w:hAnsi="Times New Roman" w:cs="David"/>
          <w:sz w:val="24"/>
          <w:szCs w:val="24"/>
          <w:rtl/>
          <w:lang w:eastAsia="he-IL"/>
        </w:rPr>
        <w:t>ה</w:t>
      </w:r>
      <w:r w:rsidRPr="00DE0948">
        <w:rPr>
          <w:rFonts w:ascii="Times New Roman" w:eastAsia="Times New Roman" w:hAnsi="Times New Roman" w:cs="David" w:hint="cs"/>
          <w:sz w:val="24"/>
          <w:szCs w:val="24"/>
          <w:rtl/>
          <w:lang w:eastAsia="he-IL"/>
        </w:rPr>
        <w:t xml:space="preserve">ינו </w:t>
      </w:r>
      <w:r w:rsidRPr="00DE0948">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DE0948">
        <w:rPr>
          <w:rFonts w:ascii="Times New Roman" w:eastAsia="Times New Roman" w:hAnsi="Times New Roman" w:cs="David" w:hint="cs"/>
          <w:sz w:val="24"/>
          <w:szCs w:val="24"/>
          <w:rtl/>
          <w:lang w:eastAsia="he-IL"/>
        </w:rPr>
        <w:t xml:space="preserve">זה </w:t>
      </w:r>
      <w:r w:rsidRPr="00DE0948">
        <w:rPr>
          <w:rFonts w:ascii="Times New Roman" w:eastAsia="Times New Roman" w:hAnsi="Times New Roman" w:cs="David"/>
          <w:sz w:val="24"/>
          <w:szCs w:val="24"/>
          <w:rtl/>
          <w:lang w:eastAsia="he-IL"/>
        </w:rPr>
        <w:t>במפורש אחרת. תנאי לתשלום שכר היועץ במלואו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הינו המצאת הצהרה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DE0948">
        <w:rPr>
          <w:rFonts w:ascii="Times New Roman" w:eastAsia="Times New Roman" w:hAnsi="Times New Roman" w:cs="David"/>
          <w:b/>
          <w:bCs/>
          <w:sz w:val="24"/>
          <w:szCs w:val="24"/>
          <w:rtl/>
          <w:lang w:eastAsia="he-IL"/>
        </w:rPr>
        <w:t>ט'</w:t>
      </w:r>
      <w:r w:rsidRPr="00DE0948">
        <w:rPr>
          <w:rFonts w:ascii="Times New Roman" w:eastAsia="Times New Roman" w:hAnsi="Times New Roman" w:cs="David"/>
          <w:sz w:val="24"/>
          <w:szCs w:val="24"/>
          <w:rtl/>
          <w:lang w:eastAsia="he-IL"/>
        </w:rPr>
        <w:t xml:space="preserve"> לחוזה זה וכתב היעדר תביעות המצורף כנספח</w:t>
      </w:r>
      <w:r w:rsidRPr="00DE0948">
        <w:rPr>
          <w:rFonts w:ascii="Times New Roman" w:eastAsia="Times New Roman" w:hAnsi="Times New Roman" w:cs="David"/>
          <w:b/>
          <w:bCs/>
          <w:sz w:val="24"/>
          <w:szCs w:val="24"/>
          <w:rtl/>
          <w:lang w:eastAsia="he-IL"/>
        </w:rPr>
        <w:t xml:space="preserve"> י'</w:t>
      </w:r>
      <w:r w:rsidRPr="00DE0948">
        <w:rPr>
          <w:rFonts w:ascii="Times New Roman" w:eastAsia="Times New Roman" w:hAnsi="Times New Roman" w:cs="David"/>
          <w:sz w:val="24"/>
          <w:szCs w:val="24"/>
          <w:rtl/>
          <w:lang w:eastAsia="he-IL"/>
        </w:rPr>
        <w:t xml:space="preserve"> לחוזה זה למזמין, חתום ע"י היועץ ומאומת כנדרש בו.</w:t>
      </w:r>
    </w:p>
    <w:p w14:paraId="7B92362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מבלי לפגוע בכלליות האמור בסעיף </w:t>
      </w:r>
      <w:r w:rsidRPr="00DE0948">
        <w:rPr>
          <w:rFonts w:ascii="Times New Roman" w:eastAsia="Times New Roman" w:hAnsi="Times New Roman" w:cs="David" w:hint="cs"/>
          <w:sz w:val="24"/>
          <w:szCs w:val="24"/>
          <w:rtl/>
          <w:lang w:eastAsia="he-IL"/>
        </w:rPr>
        <w:t>7 לעיל</w:t>
      </w:r>
      <w:r w:rsidRPr="00DE0948">
        <w:rPr>
          <w:rFonts w:ascii="Times New Roman" w:eastAsia="Times New Roman" w:hAnsi="Times New Roman" w:cs="David"/>
          <w:sz w:val="24"/>
          <w:szCs w:val="24"/>
          <w:rtl/>
          <w:lang w:eastAsia="he-IL"/>
        </w:rPr>
        <w:t>, מוסכם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רכוש ה</w:t>
      </w:r>
      <w:r w:rsidRPr="00DE0948">
        <w:rPr>
          <w:rFonts w:ascii="Times New Roman" w:eastAsia="Times New Roman" w:hAnsi="Times New Roman" w:cs="David" w:hint="cs"/>
          <w:sz w:val="24"/>
          <w:szCs w:val="24"/>
          <w:rtl/>
          <w:lang w:eastAsia="he-IL"/>
        </w:rPr>
        <w:t>מזמין</w:t>
      </w:r>
      <w:r w:rsidRPr="00DE0948">
        <w:rPr>
          <w:rFonts w:ascii="Times New Roman" w:eastAsia="Times New Roman" w:hAnsi="Times New Roman" w:cs="David"/>
          <w:sz w:val="24"/>
          <w:szCs w:val="24"/>
          <w:rtl/>
          <w:lang w:eastAsia="he-IL"/>
        </w:rPr>
        <w:t>. מובהר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הפרת סעיף זה על ידי היועץ תה</w:t>
      </w:r>
      <w:r w:rsidRPr="00DE0948">
        <w:rPr>
          <w:rFonts w:ascii="Times New Roman" w:eastAsia="Times New Roman" w:hAnsi="Times New Roman" w:cs="David" w:hint="cs"/>
          <w:sz w:val="24"/>
          <w:szCs w:val="24"/>
          <w:rtl/>
          <w:lang w:eastAsia="he-IL"/>
        </w:rPr>
        <w:t>ווה</w:t>
      </w:r>
      <w:r w:rsidRPr="00DE0948">
        <w:rPr>
          <w:rFonts w:ascii="Times New Roman" w:eastAsia="Times New Roman" w:hAnsi="Times New Roman" w:cs="David"/>
          <w:sz w:val="24"/>
          <w:szCs w:val="24"/>
          <w:rtl/>
          <w:lang w:eastAsia="he-IL"/>
        </w:rPr>
        <w:t xml:space="preserve"> הפרה יסודית של חוזה</w:t>
      </w:r>
      <w:r w:rsidRPr="00DE0948">
        <w:rPr>
          <w:rFonts w:ascii="Times New Roman" w:eastAsia="Times New Roman" w:hAnsi="Times New Roman" w:cs="David" w:hint="cs"/>
          <w:sz w:val="24"/>
          <w:szCs w:val="24"/>
          <w:rtl/>
          <w:lang w:eastAsia="he-IL"/>
        </w:rPr>
        <w:t xml:space="preserve"> זה. </w:t>
      </w:r>
    </w:p>
    <w:p w14:paraId="33352ED8"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תנאים מקדמיים לביצוע תשלום כלשהו ע"ח שכר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הינם הצגת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DE0948">
        <w:rPr>
          <w:rFonts w:ascii="Times New Roman" w:eastAsia="Times New Roman" w:hAnsi="Times New Roman" w:cs="David" w:hint="cs"/>
          <w:sz w:val="24"/>
          <w:szCs w:val="24"/>
          <w:rtl/>
          <w:lang w:eastAsia="he-IL"/>
        </w:rPr>
        <w:t>עובר</w:t>
      </w:r>
      <w:r w:rsidRPr="00DE0948">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1A52EDDC" w14:textId="77777777" w:rsidR="00DE0948" w:rsidRPr="00DE0948" w:rsidRDefault="00DE0948" w:rsidP="00DE094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A7BDF25"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שנויים בתכנון</w:t>
      </w:r>
    </w:p>
    <w:p w14:paraId="7D2C808E" w14:textId="77777777" w:rsidR="005D7684" w:rsidRDefault="00DE0948" w:rsidP="005D7684">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 דרישת המנהל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F4CBA01" w14:textId="77777777" w:rsidR="00DE0948" w:rsidRPr="00DE0948" w:rsidRDefault="00DE0948" w:rsidP="005D7684">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bCs/>
          <w:sz w:val="24"/>
          <w:szCs w:val="24"/>
          <w:rtl/>
          <w:lang w:eastAsia="he-IL"/>
        </w:rPr>
        <w:t>ב' או ג'</w:t>
      </w:r>
      <w:r w:rsidRPr="00DE0948">
        <w:rPr>
          <w:rFonts w:ascii="Times New Roman" w:eastAsia="Times New Roman" w:hAnsi="Times New Roman" w:cs="David" w:hint="cs"/>
          <w:b/>
          <w:sz w:val="24"/>
          <w:szCs w:val="24"/>
          <w:rtl/>
          <w:lang w:eastAsia="he-IL"/>
        </w:rPr>
        <w:t xml:space="preserve"> המצ"ב</w:t>
      </w:r>
      <w:r w:rsidRPr="00DE0948">
        <w:rPr>
          <w:rFonts w:ascii="Times New Roman" w:eastAsia="Times New Roman" w:hAnsi="Times New Roman" w:cs="David"/>
          <w:sz w:val="24"/>
          <w:szCs w:val="24"/>
          <w:rtl/>
          <w:lang w:eastAsia="he-IL"/>
        </w:rPr>
        <w:t>,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אלמלא השנויים</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יהיה</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זכאי לפיצוי בעד העבודה הנוספת שב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עקב השנויים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כאמור</w:t>
      </w:r>
      <w:r w:rsidRPr="00DE0948">
        <w:rPr>
          <w:rFonts w:ascii="Times New Roman" w:eastAsia="Times New Roman" w:hAnsi="Times New Roman" w:cs="David"/>
          <w:sz w:val="24"/>
          <w:szCs w:val="24"/>
          <w:rtl/>
          <w:lang w:eastAsia="he-IL"/>
        </w:rPr>
        <w:t>. הפיצוי ישולם בגין העבודה הנוספת שהיועץ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 היועץ ושכר היועץ. בכל מקרה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שנויים</w:t>
      </w:r>
      <w:r w:rsidRPr="00DE0948">
        <w:rPr>
          <w:rFonts w:ascii="Times New Roman" w:eastAsia="Times New Roman" w:hAnsi="Times New Roman" w:cs="David" w:hint="cs"/>
          <w:sz w:val="24"/>
          <w:szCs w:val="24"/>
          <w:rtl/>
          <w:lang w:eastAsia="he-IL"/>
        </w:rPr>
        <w:t xml:space="preserve"> כאמור, לא יהוו</w:t>
      </w:r>
      <w:r w:rsidRPr="00DE0948">
        <w:rPr>
          <w:rFonts w:ascii="Times New Roman" w:eastAsia="Times New Roman" w:hAnsi="Times New Roman" w:cs="David"/>
          <w:sz w:val="24"/>
          <w:szCs w:val="24"/>
          <w:rtl/>
          <w:lang w:eastAsia="he-IL"/>
        </w:rPr>
        <w:t xml:space="preserve"> עילה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 בלוח הזמנים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 המנהל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p>
    <w:p w14:paraId="2D8879E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על אף</w:t>
      </w:r>
      <w:r w:rsidRPr="00DE0948">
        <w:rPr>
          <w:rFonts w:ascii="Times New Roman" w:eastAsia="Times New Roman" w:hAnsi="Times New Roman" w:cs="David"/>
          <w:sz w:val="24"/>
          <w:szCs w:val="24"/>
          <w:rtl/>
          <w:lang w:eastAsia="he-IL"/>
        </w:rPr>
        <w:t xml:space="preserve"> האמור בסעיף 8.2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יגיע ליועץ דבר בגין שינויים הנובעים מ:</w:t>
      </w:r>
    </w:p>
    <w:p w14:paraId="67BA5076"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טעות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קוי בתכנון ו/או באומדן של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של היועצים.</w:t>
      </w:r>
    </w:p>
    <w:p w14:paraId="71ADB720"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התכנון אינו התכנון היעיל ביותר.</w:t>
      </w:r>
    </w:p>
    <w:p w14:paraId="305734EC"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השינוי מתחייב במישרין או בעקיפין מהפרת איזה מהוראות חוזה זה ע"י היועץ.</w:t>
      </w:r>
    </w:p>
    <w:p w14:paraId="1C960399"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8"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השינויים מתחייבים מדרישת רשויות מוסמכות. </w:t>
      </w:r>
    </w:p>
    <w:p w14:paraId="4214D17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להכין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עבור רוכשים שיבקשו זאת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33B45D48" w14:textId="77777777" w:rsidR="00DE0948" w:rsidRDefault="00DE0948"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מחיר השינויים ותנאי התשלום בגין תכנון השינויים </w:t>
      </w:r>
      <w:r w:rsidRPr="00DE0948">
        <w:rPr>
          <w:rFonts w:ascii="Times New Roman" w:eastAsia="Times New Roman" w:hAnsi="Times New Roman" w:cs="David" w:hint="cs"/>
          <w:sz w:val="24"/>
          <w:szCs w:val="24"/>
          <w:rtl/>
          <w:lang w:eastAsia="he-IL"/>
        </w:rPr>
        <w:t xml:space="preserve">כאמור, </w:t>
      </w:r>
      <w:r w:rsidRPr="00DE0948">
        <w:rPr>
          <w:rFonts w:ascii="Times New Roman" w:eastAsia="Times New Roman" w:hAnsi="Times New Roman" w:cs="David"/>
          <w:sz w:val="24"/>
          <w:szCs w:val="24"/>
          <w:rtl/>
          <w:lang w:eastAsia="he-IL"/>
        </w:rPr>
        <w:t>יסוכמו בין היועץ לרוכשים. היועץ יתקשר עם הרוכש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רוכש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בענ</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ין קביעת מחיר השינויים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תובא בפני המנהל והוא יהיה המוסמך להכריע בה.</w:t>
      </w:r>
    </w:p>
    <w:p w14:paraId="296B5C96" w14:textId="77777777" w:rsidR="006A2EA5" w:rsidRDefault="006A2EA5"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p>
    <w:p w14:paraId="16CBC0A2" w14:textId="77777777" w:rsidR="002E5E38" w:rsidRDefault="002E5E38"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21A9CE09" w14:textId="77777777" w:rsidR="006A2EA5" w:rsidRPr="00DE0948" w:rsidRDefault="006A2EA5"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p>
    <w:p w14:paraId="0A51F82E"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lang w:eastAsia="he-IL"/>
        </w:rPr>
      </w:pPr>
      <w:r w:rsidRPr="00DE0948">
        <w:rPr>
          <w:rFonts w:ascii="Times New Roman" w:eastAsia="Times New Roman" w:hAnsi="Times New Roman" w:cs="David"/>
          <w:bCs/>
          <w:sz w:val="24"/>
          <w:szCs w:val="24"/>
          <w:u w:val="single"/>
          <w:rtl/>
          <w:lang w:eastAsia="he-IL"/>
        </w:rPr>
        <w:t>אחריות וביטוח</w:t>
      </w:r>
    </w:p>
    <w:p w14:paraId="05AAA613" w14:textId="77777777" w:rsidR="006A2EA5" w:rsidRPr="00013687" w:rsidRDefault="006A2EA5" w:rsidP="006A2EA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7EB1E491" w14:textId="77777777" w:rsidR="006A2EA5" w:rsidRPr="00013687" w:rsidRDefault="006A2EA5" w:rsidP="006A2EA5">
      <w:pPr>
        <w:pStyle w:val="af9"/>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099A7B53" w14:textId="77777777" w:rsidR="006A2EA5" w:rsidRPr="00013687" w:rsidRDefault="006A2EA5" w:rsidP="006A2EA5">
      <w:pPr>
        <w:pStyle w:val="af9"/>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0679E151" w14:textId="77777777" w:rsidR="006A2EA5" w:rsidRPr="00013687" w:rsidRDefault="006A2EA5" w:rsidP="006A2EA5">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CC5A2D1" w14:textId="77777777" w:rsidR="006A2EA5" w:rsidRDefault="006A2EA5" w:rsidP="006A2EA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503DCDB" w14:textId="77777777" w:rsidR="00535F97" w:rsidRPr="00013687" w:rsidRDefault="00535F97" w:rsidP="00535F9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03C887C" w14:textId="77777777" w:rsidR="00535F97" w:rsidRDefault="00535F97" w:rsidP="00535F97">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D4CEF76"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B8B69B8"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3E63883E"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0B6E888B"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2A79040E"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7F9D5277"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lastRenderedPageBreak/>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5171A713"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102369E2"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39A1BEBF"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D1F6F58"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09FF412A"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0739298"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0CCB9CC0"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A4928D2" w14:textId="77777777" w:rsidR="00535F97" w:rsidRPr="00A42052"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3AFED88"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אספקת תכניות</w:t>
      </w:r>
    </w:p>
    <w:p w14:paraId="6F38745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בכל עת במהלך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וכן בתקופת הבדק של העבודות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DE0948">
        <w:rPr>
          <w:rFonts w:ascii="Times New Roman" w:eastAsia="Times New Roman" w:hAnsi="Times New Roman" w:cs="David"/>
          <w:b/>
          <w:bCs/>
          <w:sz w:val="24"/>
          <w:szCs w:val="24"/>
          <w:rtl/>
          <w:lang w:eastAsia="he-IL"/>
        </w:rPr>
        <w:t>ח'</w:t>
      </w:r>
      <w:r w:rsidRPr="00DE0948">
        <w:rPr>
          <w:rFonts w:ascii="Times New Roman" w:eastAsia="Times New Roman" w:hAnsi="Times New Roman" w:cs="David"/>
          <w:sz w:val="24"/>
          <w:szCs w:val="24"/>
          <w:rtl/>
          <w:lang w:eastAsia="he-IL"/>
        </w:rPr>
        <w:t xml:space="preserve"> לחוזה זה, ובמידה והדרישה מתייחסת לתכניות שאינ</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בידו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יערכ</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היועץ בהקדם האפשרי וימסר</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למזמין.</w:t>
      </w:r>
    </w:p>
    <w:p w14:paraId="63D30F3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עם גמר שרותי </w:t>
      </w:r>
      <w:r w:rsidRPr="00DE0948">
        <w:rPr>
          <w:rFonts w:ascii="Times New Roman" w:eastAsia="Times New Roman" w:hAnsi="Times New Roman" w:cs="David" w:hint="cs"/>
          <w:sz w:val="24"/>
          <w:szCs w:val="24"/>
          <w:rtl/>
          <w:lang w:eastAsia="he-IL"/>
        </w:rPr>
        <w:t>היועץ,</w:t>
      </w:r>
      <w:r w:rsidRPr="00DE0948">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הסופי בשטח </w:t>
      </w:r>
      <w:r w:rsidRPr="00DE0948">
        <w:rPr>
          <w:rFonts w:ascii="Times New Roman" w:eastAsia="Times New Roman" w:hAnsi="Times New Roman" w:cs="David"/>
          <w:color w:val="000000"/>
          <w:sz w:val="24"/>
          <w:szCs w:val="24"/>
          <w:lang w:eastAsia="he-IL"/>
        </w:rPr>
        <w:t>(AS MADE)</w:t>
      </w:r>
      <w:r w:rsidRPr="00DE0948">
        <w:rPr>
          <w:rFonts w:ascii="Times New Roman" w:eastAsia="Times New Roman" w:hAnsi="Times New Roman" w:cs="David"/>
          <w:sz w:val="24"/>
          <w:szCs w:val="24"/>
          <w:rtl/>
          <w:lang w:eastAsia="he-IL"/>
        </w:rPr>
        <w:t xml:space="preserve">, למעט שינויי דיירים, </w:t>
      </w:r>
      <w:r w:rsidRPr="00DE0948">
        <w:rPr>
          <w:rFonts w:ascii="Times New Roman" w:eastAsia="Times New Roman" w:hAnsi="Times New Roman" w:cs="David" w:hint="cs"/>
          <w:sz w:val="24"/>
          <w:szCs w:val="24"/>
          <w:rtl/>
          <w:lang w:eastAsia="he-IL"/>
        </w:rPr>
        <w:t xml:space="preserve">וקבצים </w:t>
      </w:r>
      <w:r w:rsidRPr="00DE0948">
        <w:rPr>
          <w:rFonts w:ascii="Times New Roman" w:eastAsia="Times New Roman" w:hAnsi="Times New Roman" w:cs="David"/>
          <w:sz w:val="24"/>
          <w:szCs w:val="24"/>
          <w:rtl/>
          <w:lang w:eastAsia="he-IL"/>
        </w:rPr>
        <w:t>המכילים את התכנון במדיה ממוחשבת.</w:t>
      </w:r>
    </w:p>
    <w:p w14:paraId="32FB3EB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DE0948">
        <w:rPr>
          <w:rFonts w:ascii="Times New Roman" w:eastAsia="Times New Roman" w:hAnsi="Times New Roman" w:cs="David" w:hint="cs"/>
          <w:sz w:val="24"/>
          <w:szCs w:val="24"/>
          <w:rtl/>
          <w:lang w:eastAsia="he-IL"/>
        </w:rPr>
        <w:t>הקבצים</w:t>
      </w:r>
      <w:r w:rsidRPr="00DE0948">
        <w:rPr>
          <w:rFonts w:ascii="Times New Roman" w:eastAsia="Times New Roman" w:hAnsi="Times New Roman" w:cs="David"/>
          <w:sz w:val="24"/>
          <w:szCs w:val="24"/>
          <w:rtl/>
          <w:lang w:eastAsia="he-IL"/>
        </w:rPr>
        <w:t xml:space="preserve"> כשה</w:t>
      </w:r>
      <w:r w:rsidRPr="00DE0948">
        <w:rPr>
          <w:rFonts w:ascii="Times New Roman" w:eastAsia="Times New Roman" w:hAnsi="Times New Roman" w:cs="David" w:hint="cs"/>
          <w:sz w:val="24"/>
          <w:szCs w:val="24"/>
          <w:rtl/>
          <w:lang w:eastAsia="he-IL"/>
        </w:rPr>
        <w:t>ם</w:t>
      </w:r>
      <w:r w:rsidRPr="00DE0948">
        <w:rPr>
          <w:rFonts w:ascii="Times New Roman" w:eastAsia="Times New Roman" w:hAnsi="Times New Roman" w:cs="David"/>
          <w:sz w:val="24"/>
          <w:szCs w:val="24"/>
          <w:rtl/>
          <w:lang w:eastAsia="he-IL"/>
        </w:rPr>
        <w:t xml:space="preserve"> מעודכנ</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6BA0EF5B"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180B54D8"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היועץ לא יהיה זכאי לכל תשלום נוסף בעד תכניות שימסור למזמין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סעיף 10 זה.</w:t>
      </w:r>
    </w:p>
    <w:p w14:paraId="05C2B3C5"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זכות הקניין בכל התכניות שייכת למזמין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ובלבד ששולם שכר היועץ בהתאם להוראות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1977431E" w14:textId="77777777" w:rsidR="00DE0948" w:rsidRPr="00DE0948" w:rsidRDefault="00DE0948" w:rsidP="00DE0948">
      <w:pPr>
        <w:widowControl w:val="0"/>
        <w:numPr>
          <w:ilvl w:val="0"/>
          <w:numId w:val="1"/>
        </w:numPr>
        <w:spacing w:before="0" w:beforeAutospacing="0" w:after="240" w:afterAutospacing="0" w:line="240" w:lineRule="auto"/>
        <w:ind w:left="363" w:right="360" w:hanging="41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מעמד היועץ</w:t>
      </w:r>
    </w:p>
    <w:p w14:paraId="0F56925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מוסכם ומובהר על ידי הצדדים לחוזה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DE0948">
        <w:rPr>
          <w:rFonts w:ascii="Times New Roman" w:eastAsia="Times New Roman" w:hAnsi="Times New Roman" w:cs="David" w:hint="cs"/>
          <w:sz w:val="24"/>
          <w:szCs w:val="24"/>
          <w:rtl/>
          <w:lang w:eastAsia="he-IL"/>
        </w:rPr>
        <w:t xml:space="preserve"> של היועץ</w:t>
      </w:r>
      <w:r w:rsidRPr="00DE0948">
        <w:rPr>
          <w:rFonts w:ascii="Times New Roman" w:eastAsia="Times New Roman" w:hAnsi="Times New Roman" w:cs="David"/>
          <w:sz w:val="24"/>
          <w:szCs w:val="24"/>
          <w:rtl/>
          <w:lang w:eastAsia="he-IL"/>
        </w:rPr>
        <w:t>.</w:t>
      </w:r>
    </w:p>
    <w:p w14:paraId="0739EA0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אין ולא יהיו יחסי עובד-מעביד בין המזמין ובין </w:t>
      </w:r>
      <w:r w:rsidRPr="00DE0948">
        <w:rPr>
          <w:rFonts w:ascii="Times New Roman" w:eastAsia="Times New Roman" w:hAnsi="Times New Roman" w:cs="David"/>
          <w:color w:val="000000"/>
          <w:sz w:val="24"/>
          <w:szCs w:val="24"/>
          <w:rtl/>
          <w:lang w:eastAsia="he-IL"/>
        </w:rPr>
        <w:t xml:space="preserve">היועץ ו/או </w:t>
      </w:r>
      <w:r w:rsidRPr="00DE0948">
        <w:rPr>
          <w:rFonts w:ascii="Times New Roman" w:eastAsia="Times New Roman" w:hAnsi="Times New Roman" w:cs="David" w:hint="cs"/>
          <w:color w:val="000000"/>
          <w:sz w:val="24"/>
          <w:szCs w:val="24"/>
          <w:rtl/>
          <w:lang w:eastAsia="he-IL"/>
        </w:rPr>
        <w:t>מי מטעמו ו</w:t>
      </w:r>
      <w:r w:rsidRPr="00DE0948">
        <w:rPr>
          <w:rFonts w:ascii="Times New Roman" w:eastAsia="Times New Roman" w:hAnsi="Times New Roman" w:cs="David"/>
          <w:color w:val="000000"/>
          <w:sz w:val="24"/>
          <w:szCs w:val="24"/>
          <w:rtl/>
          <w:lang w:eastAsia="he-IL"/>
        </w:rPr>
        <w:t xml:space="preserve">בין המזמין לבין עובדי </w:t>
      </w:r>
      <w:r w:rsidRPr="00DE0948">
        <w:rPr>
          <w:rFonts w:ascii="Times New Roman" w:eastAsia="Times New Roman" w:hAnsi="Times New Roman" w:cs="David" w:hint="cs"/>
          <w:color w:val="000000"/>
          <w:sz w:val="24"/>
          <w:szCs w:val="24"/>
          <w:rtl/>
          <w:lang w:eastAsia="he-IL"/>
        </w:rPr>
        <w:t xml:space="preserve"> היועץ ו/או מי מטעמיהם</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sz w:val="24"/>
          <w:szCs w:val="24"/>
          <w:rtl/>
          <w:lang w:eastAsia="he-IL"/>
        </w:rPr>
        <w:t>ואין בהוראות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ליצור בין היועץ ו/או מי מעובדיו</w:t>
      </w:r>
      <w:r w:rsidRPr="00DE0948">
        <w:rPr>
          <w:rFonts w:ascii="Times New Roman" w:eastAsia="Times New Roman" w:hAnsi="Times New Roman" w:cs="David" w:hint="cs"/>
          <w:sz w:val="24"/>
          <w:szCs w:val="24"/>
          <w:rtl/>
          <w:lang w:eastAsia="he-IL"/>
        </w:rPr>
        <w:t xml:space="preserve"> ו/או מי מטעמו</w:t>
      </w:r>
      <w:r w:rsidRPr="00DE0948">
        <w:rPr>
          <w:rFonts w:ascii="Times New Roman" w:eastAsia="Times New Roman" w:hAnsi="Times New Roman" w:cs="David"/>
          <w:sz w:val="24"/>
          <w:szCs w:val="24"/>
          <w:rtl/>
          <w:lang w:eastAsia="he-IL"/>
        </w:rPr>
        <w:t xml:space="preserve"> לבין המזמין ו/או המנהל ו/או מי מטעמו יחסי עובד מעביד</w:t>
      </w:r>
      <w:r w:rsidRPr="00DE0948">
        <w:rPr>
          <w:rFonts w:ascii="Times New Roman" w:eastAsia="Times New Roman" w:hAnsi="Times New Roman" w:cs="David"/>
          <w:color w:val="000000"/>
          <w:sz w:val="24"/>
          <w:szCs w:val="24"/>
          <w:rtl/>
          <w:lang w:eastAsia="he-IL"/>
        </w:rPr>
        <w:t>, לכל ענין ודבר. בכלל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מוסכם ומובהר בין הצדדים</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DE0948">
        <w:rPr>
          <w:rFonts w:ascii="Times New Roman" w:eastAsia="Times New Roman" w:hAnsi="Times New Roman" w:cs="David" w:hint="cs"/>
          <w:color w:val="000000"/>
          <w:sz w:val="24"/>
          <w:szCs w:val="24"/>
          <w:rtl/>
          <w:lang w:eastAsia="he-IL"/>
        </w:rPr>
        <w:t>ל פ</w:t>
      </w:r>
      <w:r w:rsidRPr="00DE0948">
        <w:rPr>
          <w:rFonts w:ascii="Times New Roman" w:eastAsia="Times New Roman" w:hAnsi="Times New Roman" w:cs="David"/>
          <w:color w:val="000000"/>
          <w:sz w:val="24"/>
          <w:szCs w:val="24"/>
          <w:rtl/>
          <w:lang w:eastAsia="he-IL"/>
        </w:rPr>
        <w:t>י הדין ו/או מכח צו הרחבה ו/או מכח הסכם כלשהו על עובד</w:t>
      </w:r>
      <w:r w:rsidRPr="00DE0948">
        <w:rPr>
          <w:rFonts w:ascii="Times New Roman" w:eastAsia="Times New Roman" w:hAnsi="Times New Roman" w:cs="David" w:hint="cs"/>
          <w:sz w:val="24"/>
          <w:szCs w:val="24"/>
          <w:rtl/>
          <w:lang w:eastAsia="he-IL"/>
        </w:rPr>
        <w:t>.</w:t>
      </w:r>
    </w:p>
    <w:p w14:paraId="53D3EC2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מוסכם בזה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היועץ ו/או עובדיו</w:t>
      </w:r>
      <w:r w:rsidRPr="00DE0948">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DE0948">
        <w:rPr>
          <w:rFonts w:ascii="Times New Roman" w:eastAsia="Times New Roman" w:hAnsi="Times New Roman" w:cs="David"/>
          <w:color w:val="000000"/>
          <w:sz w:val="24"/>
          <w:szCs w:val="24"/>
          <w:rtl/>
          <w:lang w:eastAsia="he-IL"/>
        </w:rPr>
        <w:t xml:space="preserve"> מוותרים על כל טענות ו/או</w:t>
      </w:r>
      <w:r w:rsidRPr="00DE0948">
        <w:rPr>
          <w:rFonts w:ascii="Times New Roman" w:eastAsia="Times New Roman" w:hAnsi="Times New Roman" w:cs="David" w:hint="cs"/>
          <w:color w:val="000000"/>
          <w:sz w:val="24"/>
          <w:szCs w:val="24"/>
          <w:rtl/>
          <w:lang w:eastAsia="he-IL"/>
        </w:rPr>
        <w:t xml:space="preserve"> דרישות ו/או תלונות ו/או</w:t>
      </w:r>
      <w:r w:rsidRPr="00DE0948">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41682D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 ומתחייב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w:t>
      </w:r>
      <w:r w:rsidRPr="00DE0948">
        <w:rPr>
          <w:rFonts w:ascii="Times New Roman" w:eastAsia="Times New Roman" w:hAnsi="Times New Roman" w:cs="David" w:hint="cs"/>
          <w:sz w:val="24"/>
          <w:szCs w:val="24"/>
          <w:rtl/>
          <w:lang w:eastAsia="he-IL"/>
        </w:rPr>
        <w:t>ייש</w:t>
      </w:r>
      <w:r w:rsidRPr="00DE0948">
        <w:rPr>
          <w:rFonts w:ascii="Times New Roman" w:eastAsia="Times New Roman" w:hAnsi="Times New Roman" w:cs="David" w:hint="eastAsia"/>
          <w:sz w:val="24"/>
          <w:szCs w:val="24"/>
          <w:rtl/>
          <w:lang w:eastAsia="he-IL"/>
        </w:rPr>
        <w:t>א</w:t>
      </w:r>
      <w:r w:rsidRPr="00DE0948">
        <w:rPr>
          <w:rFonts w:ascii="Times New Roman" w:eastAsia="Times New Roman" w:hAnsi="Times New Roman" w:cs="David"/>
          <w:sz w:val="24"/>
          <w:szCs w:val="24"/>
          <w:rtl/>
          <w:lang w:eastAsia="he-IL"/>
        </w:rPr>
        <w:t xml:space="preserve"> לבדו </w:t>
      </w:r>
      <w:r w:rsidRPr="00DE0948">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DE0948">
        <w:rPr>
          <w:rFonts w:ascii="Times New Roman" w:eastAsia="Times New Roman" w:hAnsi="Times New Roman" w:cs="David" w:hint="cs"/>
          <w:color w:val="000000"/>
          <w:sz w:val="24"/>
          <w:szCs w:val="24"/>
          <w:rtl/>
          <w:lang w:eastAsia="he-IL"/>
        </w:rPr>
        <w:t>ל פי</w:t>
      </w:r>
      <w:r w:rsidRPr="00DE0948">
        <w:rPr>
          <w:rFonts w:ascii="Times New Roman" w:eastAsia="Times New Roman" w:hAnsi="Times New Roman" w:cs="David"/>
          <w:color w:val="000000"/>
          <w:sz w:val="24"/>
          <w:szCs w:val="24"/>
          <w:rtl/>
          <w:lang w:eastAsia="he-IL"/>
        </w:rPr>
        <w:t xml:space="preserve"> חוזה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ובכלל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sz w:val="24"/>
          <w:szCs w:val="24"/>
          <w:rtl/>
          <w:lang w:eastAsia="he-IL"/>
        </w:rPr>
        <w:t xml:space="preserve"> תשלומי מס הכנסה והב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טוח הלאומי שהוא חב בגין מתן שרותי היועץ.</w:t>
      </w:r>
    </w:p>
    <w:p w14:paraId="6EA50A5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טוח לאומי, תשלומים לקרנות איגודים מקצוע</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4C8AFFA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color w:val="000000"/>
          <w:sz w:val="24"/>
          <w:szCs w:val="24"/>
          <w:rtl/>
          <w:lang w:eastAsia="he-IL"/>
        </w:rPr>
        <w:t>מבלי לגרוע מ</w:t>
      </w:r>
      <w:r w:rsidRPr="00DE0948">
        <w:rPr>
          <w:rFonts w:ascii="Times New Roman" w:eastAsia="Times New Roman" w:hAnsi="Times New Roman" w:cs="David" w:hint="cs"/>
          <w:color w:val="000000"/>
          <w:sz w:val="24"/>
          <w:szCs w:val="24"/>
          <w:rtl/>
          <w:lang w:eastAsia="he-IL"/>
        </w:rPr>
        <w:t xml:space="preserve">כלליות </w:t>
      </w:r>
      <w:r w:rsidRPr="00DE0948">
        <w:rPr>
          <w:rFonts w:ascii="Times New Roman" w:eastAsia="Times New Roman" w:hAnsi="Times New Roman" w:cs="David"/>
          <w:color w:val="000000"/>
          <w:sz w:val="24"/>
          <w:szCs w:val="24"/>
          <w:rtl/>
          <w:lang w:eastAsia="he-IL"/>
        </w:rPr>
        <w:t>האמור לעיל, היועץ מצהיר ומתחייב</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אם י</w:t>
      </w:r>
      <w:r w:rsidRPr="00DE0948">
        <w:rPr>
          <w:rFonts w:ascii="Times New Roman" w:eastAsia="Times New Roman" w:hAnsi="Times New Roman" w:cs="David" w:hint="cs"/>
          <w:color w:val="000000"/>
          <w:sz w:val="24"/>
          <w:szCs w:val="24"/>
          <w:rtl/>
          <w:lang w:eastAsia="he-IL"/>
        </w:rPr>
        <w:t>י</w:t>
      </w:r>
      <w:r w:rsidRPr="00DE0948">
        <w:rPr>
          <w:rFonts w:ascii="Times New Roman" w:eastAsia="Times New Roman" w:hAnsi="Times New Roman" w:cs="David"/>
          <w:color w:val="000000"/>
          <w:sz w:val="24"/>
          <w:szCs w:val="24"/>
          <w:rtl/>
          <w:lang w:eastAsia="he-IL"/>
        </w:rPr>
        <w:t>דרש המזמין על ידי היועץ ו/או על ידי מי מ</w:t>
      </w:r>
      <w:r w:rsidRPr="00DE0948">
        <w:rPr>
          <w:rFonts w:ascii="Times New Roman" w:eastAsia="Times New Roman" w:hAnsi="Times New Roman" w:cs="David" w:hint="cs"/>
          <w:color w:val="000000"/>
          <w:sz w:val="24"/>
          <w:szCs w:val="24"/>
          <w:rtl/>
          <w:lang w:eastAsia="he-IL"/>
        </w:rPr>
        <w:t>שלוחיו ו/או עובדיו</w:t>
      </w:r>
      <w:r w:rsidRPr="00DE0948">
        <w:rPr>
          <w:rFonts w:ascii="Times New Roman" w:eastAsia="Times New Roman" w:hAnsi="Times New Roman" w:cs="David"/>
          <w:color w:val="000000"/>
          <w:sz w:val="24"/>
          <w:szCs w:val="24"/>
          <w:rtl/>
          <w:lang w:eastAsia="he-IL"/>
        </w:rPr>
        <w:t xml:space="preserve"> ו/או</w:t>
      </w:r>
      <w:r w:rsidRPr="00DE0948">
        <w:rPr>
          <w:rFonts w:ascii="Times New Roman" w:eastAsia="Times New Roman" w:hAnsi="Times New Roman" w:cs="David" w:hint="cs"/>
          <w:color w:val="000000"/>
          <w:sz w:val="24"/>
          <w:szCs w:val="24"/>
          <w:rtl/>
          <w:lang w:eastAsia="he-IL"/>
        </w:rPr>
        <w:t xml:space="preserve"> אחר מטעמו ו/או</w:t>
      </w:r>
      <w:r w:rsidRPr="00DE0948">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ייחשב </w:t>
      </w:r>
      <w:r w:rsidRPr="00DE0948">
        <w:rPr>
          <w:rFonts w:ascii="Times New Roman" w:eastAsia="Times New Roman" w:hAnsi="Times New Roman" w:cs="David" w:hint="cs"/>
          <w:color w:val="000000"/>
          <w:sz w:val="24"/>
          <w:szCs w:val="24"/>
          <w:rtl/>
          <w:lang w:eastAsia="he-IL"/>
        </w:rPr>
        <w:t>כ</w:t>
      </w:r>
      <w:r w:rsidRPr="00DE0948">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0B7E854F"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בשים לב לאמור לעיל, אם יקבע פורום מוסמך כלשהו</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DE0948">
        <w:rPr>
          <w:rFonts w:ascii="Times New Roman" w:eastAsia="Times New Roman" w:hAnsi="Times New Roman" w:cs="David" w:hint="cs"/>
          <w:color w:val="000000"/>
          <w:sz w:val="24"/>
          <w:szCs w:val="24"/>
          <w:rtl/>
          <w:lang w:eastAsia="he-IL"/>
        </w:rPr>
        <w:t xml:space="preserve"> ו/או מי משלוחיו ו/או אחר מטעמו</w:t>
      </w:r>
      <w:r w:rsidRPr="00DE0948">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w:t>
      </w:r>
      <w:r w:rsidRPr="00DE0948">
        <w:rPr>
          <w:rFonts w:ascii="Times New Roman" w:eastAsia="Times New Roman" w:hAnsi="Times New Roman" w:cs="David"/>
          <w:color w:val="000000"/>
          <w:sz w:val="24"/>
          <w:szCs w:val="24"/>
          <w:rtl/>
          <w:lang w:eastAsia="he-IL"/>
        </w:rPr>
        <w:lastRenderedPageBreak/>
        <w:t>מיחסי עובד ומעביד</w:t>
      </w:r>
      <w:r w:rsidRPr="00DE0948">
        <w:rPr>
          <w:rFonts w:ascii="Times New Roman" w:eastAsia="Times New Roman" w:hAnsi="Times New Roman" w:cs="David" w:hint="cs"/>
          <w:color w:val="000000"/>
          <w:sz w:val="24"/>
          <w:szCs w:val="24"/>
          <w:rtl/>
          <w:lang w:eastAsia="he-IL"/>
        </w:rPr>
        <w:t>.</w:t>
      </w:r>
    </w:p>
    <w:p w14:paraId="0FCCE0CC" w14:textId="77777777" w:rsidR="00DE0948" w:rsidRPr="00DE0948" w:rsidRDefault="00DE0948" w:rsidP="00DE0948">
      <w:pPr>
        <w:widowControl w:val="0"/>
        <w:numPr>
          <w:ilvl w:val="0"/>
          <w:numId w:val="1"/>
        </w:numPr>
        <w:spacing w:before="0" w:beforeAutospacing="0" w:after="240" w:afterAutospacing="0" w:line="240" w:lineRule="auto"/>
        <w:ind w:left="363" w:right="360" w:hanging="74"/>
        <w:jc w:val="both"/>
        <w:rPr>
          <w:rFonts w:ascii="Times New Roman" w:eastAsia="Times New Roman" w:hAnsi="Times New Roman" w:cs="David"/>
          <w:bCs/>
          <w:sz w:val="24"/>
          <w:szCs w:val="24"/>
          <w:u w:val="single"/>
          <w:rtl/>
          <w:lang w:eastAsia="he-IL"/>
        </w:rPr>
      </w:pPr>
      <w:r w:rsidRPr="00DE0948">
        <w:rPr>
          <w:rFonts w:ascii="Times New Roman" w:eastAsia="Times New Roman" w:hAnsi="Times New Roman" w:cs="David"/>
          <w:bCs/>
          <w:sz w:val="24"/>
          <w:szCs w:val="24"/>
          <w:u w:val="single"/>
          <w:rtl/>
          <w:lang w:eastAsia="he-IL"/>
        </w:rPr>
        <w:t>הבאת החוזה לגמר או ביטולו</w:t>
      </w:r>
    </w:p>
    <w:p w14:paraId="41D8B55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p>
    <w:p w14:paraId="31B0E202" w14:textId="77777777" w:rsidR="00DE0948" w:rsidRPr="00DE0948" w:rsidRDefault="00DE0948" w:rsidP="007107E4">
      <w:pPr>
        <w:widowControl w:val="0"/>
        <w:numPr>
          <w:ilvl w:val="2"/>
          <w:numId w:val="1"/>
        </w:numPr>
        <w:spacing w:before="0" w:beforeAutospacing="0" w:after="200" w:afterAutospacing="0" w:line="240" w:lineRule="auto"/>
        <w:ind w:left="1507" w:right="851" w:hanging="373"/>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על אף האמור בכל מקום אחר בחוזה </w:t>
      </w:r>
      <w:r w:rsidRPr="00DE0948">
        <w:rPr>
          <w:rFonts w:ascii="Times New Roman" w:eastAsia="Times New Roman" w:hAnsi="Times New Roman" w:cs="David" w:hint="cs"/>
          <w:sz w:val="24"/>
          <w:szCs w:val="24"/>
          <w:rtl/>
          <w:lang w:eastAsia="he-IL"/>
        </w:rPr>
        <w:t xml:space="preserve">זה על נספחיו, </w:t>
      </w:r>
      <w:r w:rsidRPr="00DE0948">
        <w:rPr>
          <w:rFonts w:ascii="Times New Roman" w:eastAsia="Times New Roman" w:hAnsi="Times New Roman" w:cs="David"/>
          <w:sz w:val="24"/>
          <w:szCs w:val="24"/>
          <w:rtl/>
          <w:lang w:eastAsia="he-IL"/>
        </w:rPr>
        <w:t>רשאי המזמין,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DE0948">
        <w:rPr>
          <w:rFonts w:ascii="Times New Roman" w:eastAsia="Times New Roman" w:hAnsi="Times New Roman" w:cs="David" w:hint="cs"/>
          <w:sz w:val="24"/>
          <w:szCs w:val="24"/>
          <w:rtl/>
          <w:lang w:eastAsia="he-IL"/>
        </w:rPr>
        <w:t>-7</w:t>
      </w:r>
      <w:r w:rsidRPr="00DE0948">
        <w:rPr>
          <w:rFonts w:ascii="Times New Roman" w:eastAsia="Times New Roman" w:hAnsi="Times New Roman" w:cs="David"/>
          <w:sz w:val="24"/>
          <w:szCs w:val="24"/>
          <w:rtl/>
          <w:lang w:eastAsia="he-IL"/>
        </w:rPr>
        <w:t xml:space="preserve"> י</w:t>
      </w:r>
      <w:r w:rsidRPr="00DE0948">
        <w:rPr>
          <w:rFonts w:ascii="Times New Roman" w:eastAsia="Times New Roman" w:hAnsi="Times New Roman" w:cs="David" w:hint="cs"/>
          <w:sz w:val="24"/>
          <w:szCs w:val="24"/>
          <w:rtl/>
          <w:lang w:eastAsia="he-IL"/>
        </w:rPr>
        <w:t>מים</w:t>
      </w:r>
      <w:r w:rsidRPr="00DE0948">
        <w:rPr>
          <w:rFonts w:ascii="Times New Roman" w:eastAsia="Times New Roman" w:hAnsi="Times New Roman" w:cs="David"/>
          <w:sz w:val="24"/>
          <w:szCs w:val="24"/>
          <w:rtl/>
          <w:lang w:eastAsia="he-IL"/>
        </w:rPr>
        <w:t xml:space="preserve"> מיום משלוחה (להלן: "</w:t>
      </w:r>
      <w:r w:rsidRPr="00DE0948">
        <w:rPr>
          <w:rFonts w:ascii="Times New Roman" w:eastAsia="Times New Roman" w:hAnsi="Times New Roman" w:cs="David"/>
          <w:b/>
          <w:bCs/>
          <w:sz w:val="24"/>
          <w:szCs w:val="24"/>
          <w:rtl/>
          <w:lang w:eastAsia="he-IL"/>
        </w:rPr>
        <w:t>תאריך הפסקת השרות</w:t>
      </w:r>
      <w:r w:rsidRPr="00DE0948">
        <w:rPr>
          <w:rFonts w:ascii="Times New Roman" w:eastAsia="Times New Roman" w:hAnsi="Times New Roman" w:cs="David"/>
          <w:sz w:val="24"/>
          <w:szCs w:val="24"/>
          <w:rtl/>
          <w:lang w:eastAsia="he-IL"/>
        </w:rPr>
        <w:t>").</w:t>
      </w:r>
    </w:p>
    <w:p w14:paraId="69DB2AAF" w14:textId="77777777" w:rsidR="00DE0948" w:rsidRPr="00DE0948" w:rsidRDefault="00DE0948" w:rsidP="007107E4">
      <w:pPr>
        <w:widowControl w:val="0"/>
        <w:numPr>
          <w:ilvl w:val="2"/>
          <w:numId w:val="1"/>
        </w:numPr>
        <w:spacing w:before="0" w:beforeAutospacing="0" w:after="200" w:afterAutospacing="0" w:line="240" w:lineRule="auto"/>
        <w:ind w:left="1507" w:right="851" w:hanging="373"/>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צע עד לתאריך הפסקת הש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לפי השיעור המפורט בנספחים </w:t>
      </w:r>
      <w:r w:rsidRPr="00DE0948">
        <w:rPr>
          <w:rFonts w:ascii="Times New Roman" w:eastAsia="Times New Roman" w:hAnsi="Times New Roman" w:cs="David"/>
          <w:bCs/>
          <w:sz w:val="24"/>
          <w:szCs w:val="24"/>
          <w:rtl/>
          <w:lang w:eastAsia="he-IL"/>
        </w:rPr>
        <w:t>ד' ו - ה'</w:t>
      </w:r>
      <w:r w:rsidRPr="00DE0948">
        <w:rPr>
          <w:rFonts w:ascii="Times New Roman" w:eastAsia="Times New Roman" w:hAnsi="Times New Roman" w:cs="David"/>
          <w:sz w:val="24"/>
          <w:szCs w:val="24"/>
          <w:rtl/>
          <w:lang w:eastAsia="he-IL"/>
        </w:rPr>
        <w:t>. במקרה שבוצע חלק של קטע ו/או שלב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ישולם חלק יחסי מתאים מהשכר הקבוע בנספחים </w:t>
      </w:r>
      <w:r w:rsidRPr="00DE0948">
        <w:rPr>
          <w:rFonts w:ascii="Times New Roman" w:eastAsia="Times New Roman" w:hAnsi="Times New Roman" w:cs="David"/>
          <w:bCs/>
          <w:sz w:val="24"/>
          <w:szCs w:val="24"/>
          <w:rtl/>
          <w:lang w:eastAsia="he-IL"/>
        </w:rPr>
        <w:t xml:space="preserve">ד' ו-ה' </w:t>
      </w:r>
      <w:r w:rsidRPr="00DE0948">
        <w:rPr>
          <w:rFonts w:ascii="Times New Roman" w:eastAsia="Times New Roman" w:hAnsi="Times New Roman" w:cs="David"/>
          <w:sz w:val="24"/>
          <w:szCs w:val="24"/>
          <w:rtl/>
          <w:lang w:eastAsia="he-IL"/>
        </w:rPr>
        <w:t>לאותו שלב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כפי שיקבע המנהל.</w:t>
      </w:r>
    </w:p>
    <w:p w14:paraId="1801721D"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לטענה </w:t>
      </w:r>
      <w:r w:rsidRPr="00DE0948">
        <w:rPr>
          <w:rFonts w:ascii="Times New Roman" w:eastAsia="Times New Roman" w:hAnsi="Times New Roman" w:cs="David" w:hint="cs"/>
          <w:sz w:val="24"/>
          <w:szCs w:val="24"/>
          <w:rtl/>
          <w:lang w:eastAsia="he-IL"/>
        </w:rPr>
        <w:t>ו/או דרישה ו/או תלונה ו/</w:t>
      </w:r>
      <w:r w:rsidRPr="00DE0948">
        <w:rPr>
          <w:rFonts w:ascii="Times New Roman" w:eastAsia="Times New Roman" w:hAnsi="Times New Roman" w:cs="David"/>
          <w:sz w:val="24"/>
          <w:szCs w:val="24"/>
          <w:rtl/>
          <w:lang w:eastAsia="he-IL"/>
        </w:rPr>
        <w:t>או תביעה כלשהי, פרט לאמור בסעיף 12.1.2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והשכר שישולם לפי סעיף 12.1.2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לסילוק כל המגיע ליועץ מהמזמין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ו/או עקב הבאתו לידי גמר כאמור, בין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ובין מכוח עילה כלשהי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הדין.</w:t>
      </w:r>
    </w:p>
    <w:p w14:paraId="0A8383A7"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תוך 12 חודש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מהבאת חוזה</w:t>
      </w:r>
      <w:r w:rsidRPr="00DE0948">
        <w:rPr>
          <w:rFonts w:ascii="Times New Roman" w:eastAsia="Times New Roman" w:hAnsi="Times New Roman" w:cs="David" w:hint="cs"/>
          <w:sz w:val="24"/>
          <w:szCs w:val="24"/>
          <w:rtl/>
          <w:lang w:eastAsia="he-IL"/>
        </w:rPr>
        <w:t xml:space="preserve"> זה לידי</w:t>
      </w:r>
      <w:r w:rsidRPr="00DE0948">
        <w:rPr>
          <w:rFonts w:ascii="Times New Roman" w:eastAsia="Times New Roman" w:hAnsi="Times New Roman" w:cs="David"/>
          <w:sz w:val="24"/>
          <w:szCs w:val="24"/>
          <w:rtl/>
          <w:lang w:eastAsia="he-IL"/>
        </w:rPr>
        <w:t xml:space="preserve"> גמר כאמור</w:t>
      </w:r>
      <w:r w:rsidRPr="00DE0948">
        <w:rPr>
          <w:rFonts w:ascii="Times New Roman" w:eastAsia="Times New Roman" w:hAnsi="Times New Roman" w:cs="David" w:hint="cs"/>
          <w:sz w:val="24"/>
          <w:szCs w:val="24"/>
          <w:rtl/>
          <w:lang w:eastAsia="he-IL"/>
        </w:rPr>
        <w:t>, רשאי המזמין</w:t>
      </w:r>
      <w:r w:rsidRPr="00DE0948">
        <w:rPr>
          <w:rFonts w:ascii="Times New Roman" w:eastAsia="Times New Roman" w:hAnsi="Times New Roman" w:cs="David"/>
          <w:sz w:val="24"/>
          <w:szCs w:val="24"/>
          <w:rtl/>
          <w:lang w:eastAsia="he-IL"/>
        </w:rPr>
        <w:t xml:space="preserve"> לחדשו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במקרה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היועץ 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 דרישת המזמין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לחדש את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תנאי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w:t>
      </w:r>
    </w:p>
    <w:p w14:paraId="725E4B39"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במקרה שחוזה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מצוות הדין)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היועץ זכאי לתשלום כמוגדר בסעיף 12.3.2 להלן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ויחולו הסעיפים 12.1.3 ו- 12.1.4 לעיל.</w:t>
      </w:r>
    </w:p>
    <w:p w14:paraId="2678B45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p>
    <w:p w14:paraId="7FAAE6A2"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מזכויות מזמין לפי סעיף 12.1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זכאי המזמין לבטל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בלא צורך בהודעה מוקדמת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אחד מהמקרים הבאים:</w:t>
      </w:r>
    </w:p>
    <w:p w14:paraId="5A5ED92C"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הפר ו/או לא קיים איזה מהוראות החוזה ולא 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קן </w:t>
      </w:r>
      <w:r w:rsidRPr="00DE0948">
        <w:rPr>
          <w:rFonts w:ascii="Times New Roman" w:eastAsia="Times New Roman" w:hAnsi="Times New Roman" w:cs="David" w:hint="cs"/>
          <w:sz w:val="24"/>
          <w:szCs w:val="24"/>
          <w:rtl/>
          <w:lang w:eastAsia="he-IL"/>
        </w:rPr>
        <w:t>את ה</w:t>
      </w:r>
      <w:r w:rsidRPr="00DE0948">
        <w:rPr>
          <w:rFonts w:ascii="Times New Roman" w:eastAsia="Times New Roman" w:hAnsi="Times New Roman" w:cs="David"/>
          <w:sz w:val="24"/>
          <w:szCs w:val="24"/>
          <w:rtl/>
          <w:lang w:eastAsia="he-IL"/>
        </w:rPr>
        <w:t>הפרה</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xml:space="preserve"> לאחר שק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התראה על כך מהמזמין בתוך הזמן הנקוב בהתראה.</w:t>
      </w:r>
    </w:p>
    <w:p w14:paraId="03BE64CC"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התרה ביועץ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שאין הוא מבצע את עבודתו בצורה המבטיחה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צועה התקין ו/או התקדמותה וסיומה לפי לוח הזמנים.</w:t>
      </w:r>
    </w:p>
    <w:p w14:paraId="3A2DAA98"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הפר את הוראת סעיף 7.5 לעיל.</w:t>
      </w:r>
    </w:p>
    <w:p w14:paraId="04F663D0"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נבצר מהיועץ או מהמנהל הראשי לקיים את ה</w:t>
      </w:r>
      <w:r w:rsidRPr="00DE0948">
        <w:rPr>
          <w:rFonts w:ascii="Times New Roman" w:eastAsia="Times New Roman" w:hAnsi="Times New Roman" w:cs="David" w:hint="cs"/>
          <w:sz w:val="24"/>
          <w:szCs w:val="24"/>
          <w:rtl/>
          <w:lang w:eastAsia="he-IL"/>
        </w:rPr>
        <w:t xml:space="preserve">וראות </w:t>
      </w: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לפעולה משפטית או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למתן שירותי היועץ או אם ארע אירוע דומה.</w:t>
      </w:r>
    </w:p>
    <w:p w14:paraId="7B5FC6D3"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חל שינוי בהחזקת המניות ו/או בהרכב המנהלים של היועץ.</w:t>
      </w:r>
    </w:p>
    <w:p w14:paraId="245B898F"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בוטל החוזה כאמור בסעיף 12.3.1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עד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טול החוזה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לפי השיעור המפורט בנספחים </w:t>
      </w:r>
      <w:r w:rsidRPr="00DE0948">
        <w:rPr>
          <w:rFonts w:ascii="Times New Roman" w:eastAsia="Times New Roman" w:hAnsi="Times New Roman" w:cs="David"/>
          <w:bCs/>
          <w:sz w:val="24"/>
          <w:szCs w:val="24"/>
          <w:rtl/>
          <w:lang w:eastAsia="he-IL"/>
        </w:rPr>
        <w:t>ד'</w:t>
      </w:r>
      <w:r w:rsidRPr="00DE0948">
        <w:rPr>
          <w:rFonts w:ascii="Times New Roman" w:eastAsia="Times New Roman" w:hAnsi="Times New Roman" w:cs="David" w:hint="cs"/>
          <w:bCs/>
          <w:sz w:val="24"/>
          <w:szCs w:val="24"/>
          <w:rtl/>
          <w:lang w:eastAsia="he-IL"/>
        </w:rPr>
        <w:t xml:space="preserve"> </w:t>
      </w:r>
      <w:r w:rsidRPr="00DE0948">
        <w:rPr>
          <w:rFonts w:ascii="Times New Roman" w:eastAsia="Times New Roman" w:hAnsi="Times New Roman" w:cs="David"/>
          <w:bCs/>
          <w:sz w:val="24"/>
          <w:szCs w:val="24"/>
          <w:rtl/>
          <w:lang w:eastAsia="he-IL"/>
        </w:rPr>
        <w:t xml:space="preserve">ו -ה' </w:t>
      </w:r>
      <w:r w:rsidRPr="00DE0948">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DE0948">
        <w:rPr>
          <w:rFonts w:ascii="Times New Roman" w:eastAsia="Times New Roman" w:hAnsi="Times New Roman" w:cs="David"/>
          <w:bCs/>
          <w:sz w:val="24"/>
          <w:szCs w:val="24"/>
          <w:rtl/>
          <w:lang w:eastAsia="he-IL"/>
        </w:rPr>
        <w:t xml:space="preserve">ד' ו-ה' </w:t>
      </w:r>
      <w:r w:rsidRPr="00DE0948">
        <w:rPr>
          <w:rFonts w:ascii="Times New Roman" w:eastAsia="Times New Roman" w:hAnsi="Times New Roman" w:cs="David"/>
          <w:sz w:val="24"/>
          <w:szCs w:val="24"/>
          <w:rtl/>
          <w:lang w:eastAsia="he-IL"/>
        </w:rPr>
        <w:t>לאותו שלב כפי שיקבע המנהל, וזאת לסילוק כל המגיע ליועץ מהמזמין.</w:t>
      </w:r>
    </w:p>
    <w:p w14:paraId="66B904FE"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הודעה בדבר הבאת החוזה לידי גמר כאמור בסעיף 12.3.1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תשמש עילה ליועץ לתביעת פיצויים כלשהם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לטענה</w:t>
      </w:r>
      <w:r w:rsidRPr="00DE0948">
        <w:rPr>
          <w:rFonts w:ascii="Times New Roman" w:eastAsia="Times New Roman" w:hAnsi="Times New Roman" w:cs="David" w:hint="cs"/>
          <w:sz w:val="24"/>
          <w:szCs w:val="24"/>
          <w:rtl/>
          <w:lang w:eastAsia="he-IL"/>
        </w:rPr>
        <w:t xml:space="preserve"> ו/או לדרישה ו/או לתלונה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תביעה כלשהי, פרט לאמור בסעיף 12.3.2 לעיל, והשכר שישולם לפי סעיף 12.3.2</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ובין מכוח עילה כלשהי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הדין.</w:t>
      </w:r>
    </w:p>
    <w:p w14:paraId="6301808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למתן השירותים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 חוזה זה או אם אירע אירוע דומה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המזמין זכאי לבטל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החוזה ויחולו הוראות סעיפים 12.3.2 ו - 12.3.3 לעיל.</w:t>
      </w:r>
    </w:p>
    <w:p w14:paraId="4BABB4D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התשלום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סעיפים 12.1, 12.2 ו-12.3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הסעיפים הנ"ל.</w:t>
      </w:r>
    </w:p>
    <w:p w14:paraId="1545B67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בכל מקרה של הבאת חוזה</w:t>
      </w:r>
      <w:r w:rsidRPr="00DE0948">
        <w:rPr>
          <w:rFonts w:ascii="Times New Roman" w:eastAsia="Times New Roman" w:hAnsi="Times New Roman" w:cs="David" w:hint="cs"/>
          <w:sz w:val="24"/>
          <w:szCs w:val="24"/>
          <w:rtl/>
          <w:lang w:eastAsia="he-IL"/>
        </w:rPr>
        <w:t xml:space="preserve"> זה לידי</w:t>
      </w:r>
      <w:r w:rsidRPr="00DE0948">
        <w:rPr>
          <w:rFonts w:ascii="Times New Roman" w:eastAsia="Times New Roman" w:hAnsi="Times New Roman" w:cs="David"/>
          <w:sz w:val="24"/>
          <w:szCs w:val="24"/>
          <w:rtl/>
          <w:lang w:eastAsia="he-IL"/>
        </w:rPr>
        <w:t xml:space="preserve"> גמר או ביטולו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המזמין זכאי למסור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המשך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2E75873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אימת שהיועץ לא יקיים איזו מהתחייבויותיו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DD1F5B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2ACD57E9" w14:textId="77777777" w:rsidR="00DE0948" w:rsidRPr="00DE0948" w:rsidRDefault="00DE0948" w:rsidP="00DE0948">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22B2500D" w14:textId="77777777" w:rsidR="002E5E38" w:rsidRDefault="002E5E38" w:rsidP="00DE094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2DB5C45C" w14:textId="77777777" w:rsidR="00DE0948" w:rsidRPr="00DE0948" w:rsidRDefault="00DE0948" w:rsidP="00DE094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313ADBC2" w14:textId="77777777" w:rsidR="00DE0948" w:rsidRPr="00DE0948" w:rsidRDefault="00DE0948" w:rsidP="00DE0948">
      <w:pPr>
        <w:widowControl w:val="0"/>
        <w:numPr>
          <w:ilvl w:val="0"/>
          <w:numId w:val="1"/>
        </w:numPr>
        <w:spacing w:before="0" w:beforeAutospacing="0" w:after="240" w:afterAutospacing="0" w:line="240" w:lineRule="auto"/>
        <w:ind w:left="363" w:right="360" w:hanging="41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העברת זכויות</w:t>
      </w:r>
    </w:p>
    <w:p w14:paraId="3A0D6F4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אין היועץ רשאי להסב לאחר את החוזה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כל חלק ממנו, וכן אין הוא רשאי להעביר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להסב לאחר כל זכות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חובה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אלא בהסכמת המזמין בכתב ומראש.</w:t>
      </w:r>
    </w:p>
    <w:p w14:paraId="3071D8E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אין היועץ רשאי למסור לאחר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כולם או מקצתם, אלא בהסכמת המזמין בכתב ומראש.</w:t>
      </w:r>
    </w:p>
    <w:p w14:paraId="1A9B941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ניתנה הסכמת המזמין לפי סעיפים 13.1 או 13.2 לעיל, הרי </w:t>
      </w:r>
      <w:r w:rsidRPr="00DE0948">
        <w:rPr>
          <w:rFonts w:ascii="Times New Roman" w:eastAsia="Times New Roman" w:hAnsi="Times New Roman" w:cs="David" w:hint="cs"/>
          <w:sz w:val="24"/>
          <w:szCs w:val="24"/>
          <w:rtl/>
          <w:lang w:eastAsia="he-IL"/>
        </w:rPr>
        <w:t>ש</w:t>
      </w:r>
      <w:r w:rsidRPr="00DE0948">
        <w:rPr>
          <w:rFonts w:ascii="Times New Roman" w:eastAsia="Times New Roman" w:hAnsi="Times New Roman" w:cs="David"/>
          <w:sz w:val="24"/>
          <w:szCs w:val="24"/>
          <w:rtl/>
          <w:lang w:eastAsia="he-IL"/>
        </w:rPr>
        <w:t>אין בכך כדי לפטור את היועץ מאחריותו והתחייבויותיו לפי חוזה</w:t>
      </w:r>
      <w:r w:rsidRPr="00DE0948">
        <w:rPr>
          <w:rFonts w:ascii="Times New Roman" w:eastAsia="Times New Roman" w:hAnsi="Times New Roman" w:cs="David" w:hint="cs"/>
          <w:sz w:val="24"/>
          <w:szCs w:val="24"/>
          <w:rtl/>
          <w:lang w:eastAsia="he-IL"/>
        </w:rPr>
        <w:t xml:space="preserve"> זה על נספחיו</w:t>
      </w:r>
      <w:r w:rsidRPr="00DE0948">
        <w:rPr>
          <w:rFonts w:ascii="Times New Roman" w:eastAsia="Times New Roman" w:hAnsi="Times New Roman" w:cs="David"/>
          <w:sz w:val="24"/>
          <w:szCs w:val="24"/>
          <w:rtl/>
          <w:lang w:eastAsia="he-IL"/>
        </w:rPr>
        <w:t xml:space="preserve"> ומזכויות המזמין על פיו, והיועץ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ישא באחריות מלאה, כלפי המזמין וכלפי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 xml:space="preserve">צד שלישי שהוא, גם לכל מעשה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באי כחם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עובדיהם</w:t>
      </w:r>
      <w:r w:rsidRPr="00DE0948">
        <w:rPr>
          <w:rFonts w:ascii="Times New Roman" w:eastAsia="Times New Roman" w:hAnsi="Times New Roman" w:cs="David" w:hint="cs"/>
          <w:sz w:val="24"/>
          <w:szCs w:val="24"/>
          <w:rtl/>
          <w:lang w:eastAsia="he-IL"/>
        </w:rPr>
        <w:t xml:space="preserve"> ו/או מי מטעמם</w:t>
      </w:r>
      <w:r w:rsidRPr="00DE0948">
        <w:rPr>
          <w:rFonts w:ascii="Times New Roman" w:eastAsia="Times New Roman" w:hAnsi="Times New Roman" w:cs="David"/>
          <w:sz w:val="24"/>
          <w:szCs w:val="24"/>
          <w:rtl/>
          <w:lang w:eastAsia="he-IL"/>
        </w:rPr>
        <w:t>, ואילו למזמין ישמרו כל זכויותיו כלפי היועץ.</w:t>
      </w:r>
    </w:p>
    <w:p w14:paraId="5D8C7B8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בות היועץ כמתחייב מהאמור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החוזה ויחולו הוראות סעיף 12.3.2 ו-12.3.3 לעיל.</w:t>
      </w:r>
    </w:p>
    <w:p w14:paraId="716C206A" w14:textId="77777777" w:rsidR="007107E4" w:rsidRPr="00C0395E" w:rsidRDefault="00DE0948" w:rsidP="00C0395E">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5C24870E" w14:textId="77777777" w:rsidR="00DE0948" w:rsidRPr="00DE0948" w:rsidRDefault="00DE0948" w:rsidP="00DE0948">
      <w:pPr>
        <w:widowControl w:val="0"/>
        <w:numPr>
          <w:ilvl w:val="0"/>
          <w:numId w:val="1"/>
        </w:numPr>
        <w:spacing w:before="0" w:beforeAutospacing="0" w:after="200" w:afterAutospacing="0" w:line="240" w:lineRule="auto"/>
        <w:ind w:left="363" w:right="360" w:hanging="272"/>
        <w:jc w:val="both"/>
        <w:rPr>
          <w:rFonts w:ascii="Times New Roman" w:eastAsia="Times New Roman" w:hAnsi="Times New Roman" w:cs="David"/>
          <w:sz w:val="24"/>
          <w:szCs w:val="24"/>
          <w:lang w:eastAsia="he-IL"/>
        </w:rPr>
      </w:pPr>
      <w:r w:rsidRPr="00DE0948">
        <w:rPr>
          <w:rFonts w:ascii="Times New Roman" w:eastAsia="Times New Roman" w:hAnsi="Times New Roman" w:cs="David"/>
          <w:bCs/>
          <w:sz w:val="24"/>
          <w:szCs w:val="24"/>
          <w:u w:val="single"/>
          <w:rtl/>
          <w:lang w:eastAsia="he-IL"/>
        </w:rPr>
        <w:t>סיום שרותי היועץ</w:t>
      </w:r>
    </w:p>
    <w:p w14:paraId="005E0A5E"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יחושבו כבאים לסיום בכל אחד מהמקרים הבאים:</w:t>
      </w:r>
    </w:p>
    <w:p w14:paraId="32C0694D" w14:textId="77777777" w:rsidR="00DE0948" w:rsidRPr="00DE0948" w:rsidRDefault="00DE0948" w:rsidP="00B90A18">
      <w:pPr>
        <w:widowControl w:val="0"/>
        <w:numPr>
          <w:ilvl w:val="2"/>
          <w:numId w:val="1"/>
        </w:numPr>
        <w:tabs>
          <w:tab w:val="left" w:pos="7313"/>
        </w:tabs>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הובא לידי </w:t>
      </w:r>
      <w:r w:rsidRPr="00DE0948">
        <w:rPr>
          <w:rFonts w:ascii="Times New Roman" w:eastAsia="Times New Roman" w:hAnsi="Times New Roman" w:cs="David" w:hint="cs"/>
          <w:sz w:val="24"/>
          <w:szCs w:val="24"/>
          <w:rtl/>
          <w:lang w:eastAsia="he-IL"/>
        </w:rPr>
        <w:t>גמר</w:t>
      </w:r>
      <w:r w:rsidRPr="00DE0948">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1A948ECF" w14:textId="77777777" w:rsidR="00DE0948" w:rsidRPr="00DE0948" w:rsidRDefault="00DE0948" w:rsidP="00B90A18">
      <w:pPr>
        <w:widowControl w:val="0"/>
        <w:numPr>
          <w:ilvl w:val="2"/>
          <w:numId w:val="1"/>
        </w:numPr>
        <w:tabs>
          <w:tab w:val="left" w:pos="7313"/>
        </w:tabs>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עם מתן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ע"י המזמין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הושלם מתן שרותי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w:t>
      </w:r>
    </w:p>
    <w:p w14:paraId="50376946"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
          <w:sz w:val="24"/>
          <w:szCs w:val="24"/>
          <w:rtl/>
          <w:lang w:eastAsia="he-IL"/>
        </w:rPr>
      </w:pPr>
      <w:r w:rsidRPr="00DE0948">
        <w:rPr>
          <w:rFonts w:ascii="Times New Roman" w:eastAsia="Times New Roman" w:hAnsi="Times New Roman" w:cs="David"/>
          <w:bCs/>
          <w:sz w:val="24"/>
          <w:szCs w:val="24"/>
          <w:u w:val="single"/>
          <w:rtl/>
          <w:lang w:eastAsia="he-IL"/>
        </w:rPr>
        <w:t>סודיות והמצאת מסמכים</w:t>
      </w:r>
    </w:p>
    <w:p w14:paraId="78CE869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העתקים וניירות עבודה, בין שהוכנו על ידי היועץ </w:t>
      </w:r>
      <w:r w:rsidRPr="00DE0948">
        <w:rPr>
          <w:rFonts w:ascii="Times New Roman" w:eastAsia="Times New Roman" w:hAnsi="Times New Roman" w:cs="David" w:hint="cs"/>
          <w:sz w:val="24"/>
          <w:szCs w:val="24"/>
          <w:rtl/>
          <w:lang w:eastAsia="he-IL"/>
        </w:rPr>
        <w:t>ו/או על ידי</w:t>
      </w:r>
      <w:r w:rsidRPr="00DE0948">
        <w:rPr>
          <w:rFonts w:ascii="Times New Roman" w:eastAsia="Times New Roman" w:hAnsi="Times New Roman" w:cs="David"/>
          <w:sz w:val="24"/>
          <w:szCs w:val="24"/>
          <w:rtl/>
          <w:lang w:eastAsia="he-IL"/>
        </w:rPr>
        <w:t xml:space="preserve"> מ</w:t>
      </w:r>
      <w:r w:rsidRPr="00DE0948">
        <w:rPr>
          <w:rFonts w:ascii="Times New Roman" w:eastAsia="Times New Roman" w:hAnsi="Times New Roman" w:cs="David" w:hint="cs"/>
          <w:sz w:val="24"/>
          <w:szCs w:val="24"/>
          <w:rtl/>
          <w:lang w:eastAsia="he-IL"/>
        </w:rPr>
        <w:t>י מ</w:t>
      </w:r>
      <w:r w:rsidRPr="00DE0948">
        <w:rPr>
          <w:rFonts w:ascii="Times New Roman" w:eastAsia="Times New Roman" w:hAnsi="Times New Roman" w:cs="David"/>
          <w:sz w:val="24"/>
          <w:szCs w:val="24"/>
          <w:rtl/>
          <w:lang w:eastAsia="he-IL"/>
        </w:rPr>
        <w:t xml:space="preserve">טעמו ובין שהוכנו על ידי המזמין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מי </w:t>
      </w:r>
      <w:r w:rsidRPr="00DE0948">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60EE2E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מבלי לגרוע מאחריותו </w:t>
      </w:r>
      <w:r w:rsidRPr="00DE0948">
        <w:rPr>
          <w:rFonts w:ascii="Times New Roman" w:eastAsia="Times New Roman" w:hAnsi="Times New Roman" w:cs="David" w:hint="cs"/>
          <w:sz w:val="24"/>
          <w:szCs w:val="24"/>
          <w:rtl/>
          <w:lang w:eastAsia="he-IL"/>
        </w:rPr>
        <w:t xml:space="preserve">של היועץ </w:t>
      </w:r>
      <w:r w:rsidRPr="00DE0948">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יציית היועץ לכל דרישה של המנהל בדבר נקיטת אמצעי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242324F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יחתים את עובדיו</w:t>
      </w:r>
      <w:r w:rsidRPr="00DE0948">
        <w:rPr>
          <w:rFonts w:ascii="Times New Roman" w:eastAsia="Times New Roman" w:hAnsi="Times New Roman" w:cs="David" w:hint="cs"/>
          <w:sz w:val="24"/>
          <w:szCs w:val="24"/>
          <w:rtl/>
          <w:lang w:eastAsia="he-IL"/>
        </w:rPr>
        <w:t xml:space="preserve"> ו/או שלוחיו ו/או אחר מטעמו</w:t>
      </w:r>
      <w:r w:rsidRPr="00DE0948">
        <w:rPr>
          <w:rFonts w:ascii="Times New Roman" w:eastAsia="Times New Roman" w:hAnsi="Times New Roman" w:cs="David"/>
          <w:sz w:val="24"/>
          <w:szCs w:val="24"/>
          <w:rtl/>
          <w:lang w:eastAsia="he-IL"/>
        </w:rPr>
        <w:t xml:space="preserve"> בקשר עם ביצוע הסכם זה</w:t>
      </w:r>
      <w:r w:rsidRPr="00DE0948">
        <w:rPr>
          <w:rFonts w:ascii="Times New Roman" w:eastAsia="Times New Roman" w:hAnsi="Times New Roman" w:cs="David" w:hint="cs"/>
          <w:sz w:val="24"/>
          <w:szCs w:val="24"/>
          <w:rtl/>
          <w:lang w:eastAsia="he-IL"/>
        </w:rPr>
        <w:t xml:space="preserve"> על נספחיו,</w:t>
      </w:r>
      <w:r w:rsidRPr="00DE0948">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DE0948">
        <w:rPr>
          <w:rFonts w:ascii="Times New Roman" w:eastAsia="Times New Roman" w:hAnsi="Times New Roman" w:cs="David"/>
          <w:bCs/>
          <w:sz w:val="24"/>
          <w:szCs w:val="24"/>
          <w:rtl/>
          <w:lang w:eastAsia="he-IL"/>
        </w:rPr>
        <w:t>ו'</w:t>
      </w:r>
      <w:r w:rsidRPr="00DE0948">
        <w:rPr>
          <w:rFonts w:ascii="Times New Roman" w:eastAsia="Times New Roman" w:hAnsi="Times New Roman" w:cs="David"/>
          <w:sz w:val="24"/>
          <w:szCs w:val="24"/>
          <w:rtl/>
          <w:lang w:eastAsia="he-IL"/>
        </w:rPr>
        <w:t>.</w:t>
      </w:r>
    </w:p>
    <w:p w14:paraId="734DCCED"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לפי דרישת המזמין ועם סיום שרותי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ימסור היועץ לידי המזמין כל חומר </w:t>
      </w:r>
      <w:r w:rsidRPr="00DE0948">
        <w:rPr>
          <w:rFonts w:ascii="Times New Roman" w:eastAsia="Times New Roman" w:hAnsi="Times New Roman" w:cs="David"/>
          <w:sz w:val="24"/>
          <w:szCs w:val="24"/>
          <w:rtl/>
          <w:lang w:eastAsia="he-IL"/>
        </w:rPr>
        <w:lastRenderedPageBreak/>
        <w:t>בכתב ו/או במדיה ממוחשבת המצוי בידו והמתייחס לפרויקט, אשר נערך על ידו</w:t>
      </w:r>
      <w:r w:rsidRPr="00DE0948">
        <w:rPr>
          <w:rFonts w:ascii="Times New Roman" w:eastAsia="Times New Roman" w:hAnsi="Times New Roman" w:cs="David" w:hint="cs"/>
          <w:sz w:val="24"/>
          <w:szCs w:val="24"/>
          <w:rtl/>
          <w:lang w:eastAsia="he-IL"/>
        </w:rPr>
        <w:t>.</w:t>
      </w:r>
    </w:p>
    <w:p w14:paraId="0ABB9EF4"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
          <w:sz w:val="24"/>
          <w:szCs w:val="24"/>
          <w:rtl/>
          <w:lang w:eastAsia="he-IL"/>
        </w:rPr>
      </w:pPr>
      <w:r w:rsidRPr="00DE0948">
        <w:rPr>
          <w:rFonts w:ascii="Times New Roman" w:eastAsia="Times New Roman" w:hAnsi="Times New Roman" w:cs="David"/>
          <w:bCs/>
          <w:sz w:val="24"/>
          <w:szCs w:val="24"/>
          <w:u w:val="single"/>
          <w:rtl/>
          <w:lang w:eastAsia="he-IL"/>
        </w:rPr>
        <w:t>ויתור על זכויות מצד היועץ</w:t>
      </w:r>
    </w:p>
    <w:p w14:paraId="5ACDBE0C"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השתמש המזמין כדין בסמכות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DE0948">
        <w:rPr>
          <w:rFonts w:ascii="Times New Roman" w:eastAsia="Times New Roman" w:hAnsi="Times New Roman" w:cs="David" w:hint="cs"/>
          <w:sz w:val="24"/>
          <w:szCs w:val="24"/>
          <w:rtl/>
          <w:lang w:eastAsia="he-IL"/>
        </w:rPr>
        <w:t>יועץ כל טענה ו/או דרישה ו/או תלונה ו/או</w:t>
      </w:r>
      <w:r w:rsidRPr="00DE0948">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w:t>
      </w:r>
      <w:r w:rsidRPr="00DE0948">
        <w:rPr>
          <w:rFonts w:ascii="Times New Roman" w:eastAsia="Times New Roman" w:hAnsi="Times New Roman" w:cs="David" w:hint="cs"/>
          <w:sz w:val="24"/>
          <w:szCs w:val="24"/>
          <w:rtl/>
          <w:lang w:eastAsia="he-IL"/>
        </w:rPr>
        <w:t xml:space="preserve"> שיפוי ו/או</w:t>
      </w:r>
      <w:r w:rsidRPr="00DE0948">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פגיעה במוניטין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הפסד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הפסד רווח העלולים להיגרם לו עקב הביטול</w:t>
      </w:r>
      <w:r w:rsidRPr="00DE0948">
        <w:rPr>
          <w:rFonts w:ascii="Times New Roman" w:eastAsia="Times New Roman" w:hAnsi="Times New Roman" w:cs="David" w:hint="cs"/>
          <w:sz w:val="24"/>
          <w:szCs w:val="24"/>
          <w:rtl/>
          <w:lang w:eastAsia="he-IL"/>
        </w:rPr>
        <w:t xml:space="preserve"> או</w:t>
      </w:r>
      <w:r w:rsidRPr="00DE0948">
        <w:rPr>
          <w:rFonts w:ascii="Times New Roman" w:eastAsia="Times New Roman" w:hAnsi="Times New Roman" w:cs="David"/>
          <w:sz w:val="24"/>
          <w:szCs w:val="24"/>
          <w:rtl/>
          <w:lang w:eastAsia="he-IL"/>
        </w:rPr>
        <w:t xml:space="preserve"> ההפסקה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מכל סיבה אחרת.</w:t>
      </w:r>
    </w:p>
    <w:p w14:paraId="2200B02C" w14:textId="77777777" w:rsidR="00DE0948" w:rsidRPr="00DE0948" w:rsidRDefault="00DE0948" w:rsidP="00B90A18">
      <w:pPr>
        <w:widowControl w:val="0"/>
        <w:spacing w:before="0" w:beforeAutospacing="0" w:after="200" w:afterAutospacing="0" w:line="240" w:lineRule="auto"/>
        <w:ind w:left="794"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שביצע היועץ על פי חוזה זה.</w:t>
      </w:r>
    </w:p>
    <w:p w14:paraId="0F734B59"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המשך ביצוע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מסירתם לידי יועץ אחר, והינו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551E541F"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שונות</w:t>
      </w:r>
    </w:p>
    <w:p w14:paraId="078E0B5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הראשי במשרד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מתחייב לבצע את השירותים שעליו לבצע אישית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 חוזה</w:t>
      </w:r>
      <w:r w:rsidRPr="00DE0948">
        <w:rPr>
          <w:rFonts w:ascii="Times New Roman" w:eastAsia="Times New Roman" w:hAnsi="Times New Roman" w:cs="David" w:hint="cs"/>
          <w:sz w:val="24"/>
          <w:szCs w:val="24"/>
          <w:rtl/>
          <w:lang w:eastAsia="he-IL"/>
        </w:rPr>
        <w:t xml:space="preserve"> זה והינו</w:t>
      </w:r>
      <w:r w:rsidRPr="00DE0948">
        <w:rPr>
          <w:rFonts w:ascii="Times New Roman" w:eastAsia="Times New Roman" w:hAnsi="Times New Roman" w:cs="David"/>
          <w:sz w:val="24"/>
          <w:szCs w:val="24"/>
          <w:rtl/>
          <w:lang w:eastAsia="he-IL"/>
        </w:rPr>
        <w:t xml:space="preserve"> אחראי וערב כלפי המזמין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התחייבויות היועץ לפי חוזה</w:t>
      </w:r>
      <w:r w:rsidRPr="00DE0948">
        <w:rPr>
          <w:rFonts w:ascii="Times New Roman" w:eastAsia="Times New Roman" w:hAnsi="Times New Roman" w:cs="David" w:hint="cs"/>
          <w:sz w:val="24"/>
          <w:szCs w:val="24"/>
          <w:rtl/>
          <w:lang w:eastAsia="he-IL"/>
        </w:rPr>
        <w:t xml:space="preserve"> זה על נספחיו</w:t>
      </w:r>
      <w:r w:rsidRPr="00DE0948">
        <w:rPr>
          <w:rFonts w:ascii="Times New Roman" w:eastAsia="Times New Roman" w:hAnsi="Times New Roman" w:cs="David"/>
          <w:sz w:val="24"/>
          <w:szCs w:val="24"/>
          <w:rtl/>
          <w:lang w:eastAsia="he-IL"/>
        </w:rPr>
        <w:t>.</w:t>
      </w:r>
    </w:p>
    <w:p w14:paraId="6F55FFE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צד אשר יפר או לא יקיים איזו מהתחייבויותיו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יהיה חייב לפצות את הצד המקיים על כל הנזקים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ההפסדים שיגרמו לו עקב 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מבלי לגרוע מזכות הצד המקיים לכל סעד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תרופה אחרים ו/או נוספים.</w:t>
      </w:r>
    </w:p>
    <w:p w14:paraId="5146AE43" w14:textId="77777777" w:rsidR="00DE0948" w:rsidRPr="00DE0948"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למניעת ספקות מוצהר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F98117D" w14:textId="77777777" w:rsidR="00DE0948" w:rsidRPr="00DE0948"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DE0948">
        <w:rPr>
          <w:rFonts w:ascii="Times New Roman" w:eastAsia="Times New Roman" w:hAnsi="Times New Roman" w:cs="David" w:hint="cs"/>
          <w:sz w:val="24"/>
          <w:szCs w:val="24"/>
          <w:rtl/>
          <w:lang w:eastAsia="he-IL"/>
        </w:rPr>
        <w:t>נבע</w:t>
      </w:r>
      <w:r w:rsidRPr="00DE0948">
        <w:rPr>
          <w:rFonts w:ascii="Times New Roman" w:eastAsia="Times New Roman" w:hAnsi="Times New Roman" w:cs="David"/>
          <w:sz w:val="24"/>
          <w:szCs w:val="24"/>
          <w:rtl/>
          <w:lang w:eastAsia="he-IL"/>
        </w:rPr>
        <w:t xml:space="preserve"> מאי עמידתו בהתחייבויותיו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 זה.</w:t>
      </w:r>
    </w:p>
    <w:p w14:paraId="27E3B76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זכאי לקזז כנגד כל סכום המגיע ליועץ מאת המזמין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65FF15A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מוסכם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כל </w:t>
      </w:r>
      <w:r w:rsidRPr="00DE0948">
        <w:rPr>
          <w:rFonts w:ascii="Times New Roman" w:eastAsia="Times New Roman" w:hAnsi="Times New Roman" w:cs="David" w:hint="cs"/>
          <w:sz w:val="24"/>
          <w:szCs w:val="24"/>
          <w:rtl/>
          <w:lang w:eastAsia="he-IL"/>
        </w:rPr>
        <w:t>אחת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אחת מהתחייבויות המזמין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מותנה בכך שהיועץ יקיים תחילה את 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עד לאותו מועד. המזמין זכאי, מבלי לפגוע </w:t>
      </w:r>
      <w:r w:rsidRPr="00DE0948">
        <w:rPr>
          <w:rFonts w:ascii="Times New Roman" w:eastAsia="Times New Roman" w:hAnsi="Times New Roman" w:cs="David" w:hint="cs"/>
          <w:sz w:val="24"/>
          <w:szCs w:val="24"/>
          <w:rtl/>
          <w:lang w:eastAsia="he-IL"/>
        </w:rPr>
        <w:t>מכלליות ה</w:t>
      </w:r>
      <w:r w:rsidRPr="00DE0948">
        <w:rPr>
          <w:rFonts w:ascii="Times New Roman" w:eastAsia="Times New Roman" w:hAnsi="Times New Roman" w:cs="David"/>
          <w:sz w:val="24"/>
          <w:szCs w:val="24"/>
          <w:rtl/>
          <w:lang w:eastAsia="he-IL"/>
        </w:rPr>
        <w:t>אמור בכל מקום אחר בחוזה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לעכב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התחי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05EF56F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שום התנהגות מצד</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של מי</w:t>
      </w:r>
      <w:r w:rsidRPr="00DE0948">
        <w:rPr>
          <w:rFonts w:ascii="Times New Roman" w:eastAsia="Times New Roman" w:hAnsi="Times New Roman" w:cs="David"/>
          <w:sz w:val="24"/>
          <w:szCs w:val="24"/>
          <w:rtl/>
          <w:lang w:eastAsia="he-IL"/>
        </w:rPr>
        <w:t xml:space="preserve"> מהצדדים לא תחשב כויתור על איזה מזכויותיו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ו/או</w:t>
      </w:r>
      <w:r w:rsidRPr="00DE0948">
        <w:rPr>
          <w:rFonts w:ascii="Times New Roman" w:eastAsia="Times New Roman" w:hAnsi="Times New Roman" w:cs="David"/>
          <w:sz w:val="24"/>
          <w:szCs w:val="24"/>
          <w:rtl/>
          <w:lang w:eastAsia="he-IL"/>
        </w:rPr>
        <w:t xml:space="preserve"> ע</w:t>
      </w:r>
      <w:r w:rsidRPr="00DE0948">
        <w:rPr>
          <w:rFonts w:ascii="Times New Roman" w:eastAsia="Times New Roman" w:hAnsi="Times New Roman" w:cs="David" w:hint="cs"/>
          <w:sz w:val="24"/>
          <w:szCs w:val="24"/>
          <w:rtl/>
          <w:lang w:eastAsia="he-IL"/>
        </w:rPr>
        <w:t>ל פי כל</w:t>
      </w:r>
      <w:r w:rsidRPr="00DE0948">
        <w:rPr>
          <w:rFonts w:ascii="Times New Roman" w:eastAsia="Times New Roman" w:hAnsi="Times New Roman" w:cs="David"/>
          <w:sz w:val="24"/>
          <w:szCs w:val="24"/>
          <w:rtl/>
          <w:lang w:eastAsia="he-IL"/>
        </w:rPr>
        <w:t xml:space="preserve"> דין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כויתור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כהסכמה מצדו לאיזה הפרה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אי קיום של תנאי מתנאי חוזה</w:t>
      </w:r>
      <w:r w:rsidRPr="00DE0948">
        <w:rPr>
          <w:rFonts w:ascii="Times New Roman" w:eastAsia="Times New Roman" w:hAnsi="Times New Roman" w:cs="David" w:hint="cs"/>
          <w:sz w:val="24"/>
          <w:szCs w:val="24"/>
          <w:rtl/>
          <w:lang w:eastAsia="he-IL"/>
        </w:rPr>
        <w:t xml:space="preserve"> זה ו/</w:t>
      </w:r>
      <w:r w:rsidRPr="00DE0948">
        <w:rPr>
          <w:rFonts w:ascii="Times New Roman" w:eastAsia="Times New Roman" w:hAnsi="Times New Roman" w:cs="David"/>
          <w:sz w:val="24"/>
          <w:szCs w:val="24"/>
          <w:rtl/>
          <w:lang w:eastAsia="he-IL"/>
        </w:rPr>
        <w:t xml:space="preserve"> או כנותנת דחייה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ארכה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כל פעולה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ש</w:t>
      </w:r>
      <w:r w:rsidRPr="00DE0948">
        <w:rPr>
          <w:rFonts w:ascii="Times New Roman" w:eastAsia="Times New Roman" w:hAnsi="Times New Roman" w:cs="David"/>
          <w:sz w:val="24"/>
          <w:szCs w:val="24"/>
          <w:rtl/>
          <w:lang w:eastAsia="he-IL"/>
        </w:rPr>
        <w:t>יש לעשותה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טול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תוספת של תנאי </w:t>
      </w:r>
      <w:r w:rsidRPr="00DE0948">
        <w:rPr>
          <w:rFonts w:ascii="Times New Roman" w:eastAsia="Times New Roman" w:hAnsi="Times New Roman" w:cs="David" w:hint="cs"/>
          <w:sz w:val="24"/>
          <w:szCs w:val="24"/>
          <w:rtl/>
          <w:lang w:eastAsia="he-IL"/>
        </w:rPr>
        <w:t>כלשהו</w:t>
      </w:r>
      <w:r w:rsidRPr="00DE0948">
        <w:rPr>
          <w:rFonts w:ascii="Times New Roman" w:eastAsia="Times New Roman" w:hAnsi="Times New Roman" w:cs="David"/>
          <w:sz w:val="24"/>
          <w:szCs w:val="24"/>
          <w:rtl/>
          <w:lang w:eastAsia="he-IL"/>
        </w:rPr>
        <w:t>, אלא אם נעשו במפורש ובכתב.</w:t>
      </w:r>
    </w:p>
    <w:p w14:paraId="49E89973" w14:textId="77777777" w:rsidR="00DE0948" w:rsidRPr="00DE0948" w:rsidRDefault="00DE0948" w:rsidP="00DE094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מכלליות האמור לעיל -</w:t>
      </w:r>
    </w:p>
    <w:p w14:paraId="7B53A871" w14:textId="77777777" w:rsidR="00DE0948" w:rsidRPr="00DE0948" w:rsidRDefault="00DE0948" w:rsidP="00B90A1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הסכמה מצד המזמין או המנהל או היועץ לסטות מתנאי החוזה במקרה מסוים לא תהווה תקדים ולא ילמדו ממנה גזירה שווה למקרה אחר.</w:t>
      </w:r>
    </w:p>
    <w:p w14:paraId="5371E4D2" w14:textId="77777777" w:rsidR="00DE0948" w:rsidRPr="00DE0948" w:rsidRDefault="00DE0948" w:rsidP="00B90A1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תור כלשהו על זכויות וחובות לפי החוזה.</w:t>
      </w:r>
    </w:p>
    <w:p w14:paraId="53642A2C" w14:textId="77777777" w:rsidR="00DE0948" w:rsidRPr="00DE0948" w:rsidRDefault="00DE0948" w:rsidP="00B90A18">
      <w:pPr>
        <w:widowControl w:val="0"/>
        <w:numPr>
          <w:ilvl w:val="1"/>
          <w:numId w:val="1"/>
        </w:numPr>
        <w:spacing w:before="0" w:beforeAutospacing="0" w:after="200" w:afterAutospacing="0" w:line="240" w:lineRule="auto"/>
        <w:ind w:left="788" w:right="851"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במידה והיועץ כולל מספר גופים או יחידים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44B2CAAD" w14:textId="77777777" w:rsidR="00DE0948" w:rsidRPr="00DE0948" w:rsidRDefault="00DE0948" w:rsidP="00B90A1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DE0948">
        <w:rPr>
          <w:rFonts w:ascii="Times New Roman" w:eastAsia="Times New Roman" w:hAnsi="Times New Roman" w:cs="David" w:hint="cs"/>
          <w:b/>
          <w:bCs/>
          <w:sz w:val="24"/>
          <w:szCs w:val="24"/>
          <w:rtl/>
          <w:lang w:eastAsia="he-IL"/>
        </w:rPr>
        <w:t>א</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בגין כל חיוב מחיובי המזמין </w:t>
      </w:r>
      <w:r w:rsidRPr="00DE0948">
        <w:rPr>
          <w:rFonts w:ascii="Times New Roman" w:eastAsia="Times New Roman" w:hAnsi="Times New Roman" w:cs="David" w:hint="cs"/>
          <w:sz w:val="24"/>
          <w:szCs w:val="24"/>
          <w:rtl/>
          <w:lang w:eastAsia="he-IL"/>
        </w:rPr>
        <w:t>על פי</w:t>
      </w:r>
      <w:r w:rsidRPr="00DE0948">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DE0948">
        <w:rPr>
          <w:rFonts w:ascii="Times New Roman" w:eastAsia="Times New Roman" w:hAnsi="Times New Roman" w:cs="David" w:hint="cs"/>
          <w:sz w:val="24"/>
          <w:szCs w:val="24"/>
          <w:rtl/>
          <w:lang w:eastAsia="he-IL"/>
        </w:rPr>
        <w:t>על פ</w:t>
      </w:r>
      <w:r w:rsidRPr="00DE0948">
        <w:rPr>
          <w:rFonts w:ascii="Times New Roman" w:eastAsia="Times New Roman" w:hAnsi="Times New Roman" w:cs="David"/>
          <w:sz w:val="24"/>
          <w:szCs w:val="24"/>
          <w:rtl/>
          <w:lang w:eastAsia="he-IL"/>
        </w:rPr>
        <w:t>י חוזה זה. וזאת מבלי לגרוע מהאמור להלן בסיפא לס"ק זה.</w:t>
      </w:r>
    </w:p>
    <w:p w14:paraId="1A162FE2" w14:textId="77777777" w:rsidR="00DE0948" w:rsidRPr="00DE0948" w:rsidRDefault="00DE0948" w:rsidP="00B90A18">
      <w:pPr>
        <w:keepNext/>
        <w:widowControl w:val="0"/>
        <w:spacing w:before="0" w:beforeAutospacing="0" w:after="200" w:afterAutospacing="0" w:line="240" w:lineRule="auto"/>
        <w:ind w:left="798" w:right="851"/>
        <w:jc w:val="both"/>
        <w:outlineLvl w:val="1"/>
        <w:rPr>
          <w:rFonts w:ascii="Times New Roman" w:eastAsia="Times New Roman" w:hAnsi="Times New Roman" w:cs="David"/>
          <w:bCs/>
          <w:sz w:val="20"/>
          <w:szCs w:val="24"/>
          <w:rtl/>
          <w:lang w:eastAsia="he-IL"/>
        </w:rPr>
      </w:pPr>
      <w:r w:rsidRPr="00DE0948">
        <w:rPr>
          <w:rFonts w:ascii="Times New Roman" w:eastAsia="Times New Roman" w:hAnsi="Times New Roman" w:cs="David"/>
          <w:b/>
          <w:sz w:val="20"/>
          <w:szCs w:val="24"/>
          <w:rtl/>
          <w:lang w:eastAsia="he-IL"/>
        </w:rPr>
        <w:t>היועץ מתחייב בזה</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כי כל דרישה</w:t>
      </w:r>
      <w:r w:rsidRPr="00DE0948">
        <w:rPr>
          <w:rFonts w:ascii="Times New Roman" w:eastAsia="Times New Roman" w:hAnsi="Times New Roman" w:cs="David" w:hint="cs"/>
          <w:b/>
          <w:sz w:val="20"/>
          <w:szCs w:val="24"/>
          <w:rtl/>
          <w:lang w:eastAsia="he-IL"/>
        </w:rPr>
        <w:t xml:space="preserve"> ו/או תלונה</w:t>
      </w:r>
      <w:r w:rsidRPr="00DE0948">
        <w:rPr>
          <w:rFonts w:ascii="Times New Roman" w:eastAsia="Times New Roman" w:hAnsi="Times New Roman" w:cs="David"/>
          <w:b/>
          <w:sz w:val="20"/>
          <w:szCs w:val="24"/>
          <w:rtl/>
          <w:lang w:eastAsia="he-IL"/>
        </w:rPr>
        <w:t xml:space="preserve"> </w:t>
      </w:r>
      <w:r w:rsidRPr="00DE0948">
        <w:rPr>
          <w:rFonts w:ascii="Times New Roman" w:eastAsia="Times New Roman" w:hAnsi="Times New Roman" w:cs="David" w:hint="cs"/>
          <w:b/>
          <w:sz w:val="20"/>
          <w:szCs w:val="24"/>
          <w:rtl/>
          <w:lang w:eastAsia="he-IL"/>
        </w:rPr>
        <w:t xml:space="preserve">ו/או </w:t>
      </w:r>
      <w:r w:rsidRPr="00DE0948">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DE0948">
        <w:rPr>
          <w:rFonts w:ascii="Times New Roman" w:eastAsia="Times New Roman" w:hAnsi="Times New Roman" w:cs="David" w:hint="cs"/>
          <w:b/>
          <w:sz w:val="20"/>
          <w:szCs w:val="24"/>
          <w:rtl/>
          <w:lang w:eastAsia="he-IL"/>
        </w:rPr>
        <w:t>ל פי</w:t>
      </w:r>
      <w:r w:rsidRPr="00DE0948">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DE0948">
        <w:rPr>
          <w:rFonts w:ascii="Times New Roman" w:eastAsia="Times New Roman" w:hAnsi="Times New Roman" w:cs="David" w:hint="cs"/>
          <w:bCs/>
          <w:sz w:val="20"/>
          <w:szCs w:val="24"/>
          <w:rtl/>
          <w:lang w:eastAsia="he-IL"/>
        </w:rPr>
        <w:t>א</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אותו דין</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יחול לגבי תביעה של מי מיחידי המזמין כנגד היועץ</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קרי</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תביעה כאמור</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DE0948">
        <w:rPr>
          <w:rFonts w:ascii="Times New Roman" w:eastAsia="Times New Roman" w:hAnsi="Times New Roman" w:cs="David" w:hint="cs"/>
          <w:bCs/>
          <w:sz w:val="20"/>
          <w:szCs w:val="24"/>
          <w:rtl/>
          <w:lang w:eastAsia="he-IL"/>
        </w:rPr>
        <w:t>א</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w:t>
      </w:r>
    </w:p>
    <w:p w14:paraId="6037AD31" w14:textId="77777777" w:rsidR="00DE0948" w:rsidRPr="00DE0948" w:rsidRDefault="00DE0948" w:rsidP="00B90A1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52FC2490" w14:textId="77777777" w:rsidR="00DE0948" w:rsidRPr="00DE0948"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למען הסר ספק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מוסכם ומוצהר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2E139A8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411B19C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חוזה זה על נספחיו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47B9F6F6" w14:textId="77777777" w:rsidR="00A17DE8" w:rsidRDefault="00DE0948" w:rsidP="00A17DE8">
      <w:pPr>
        <w:widowControl w:val="0"/>
        <w:numPr>
          <w:ilvl w:val="1"/>
          <w:numId w:val="1"/>
        </w:numPr>
        <w:spacing w:before="0" w:beforeAutospacing="0" w:after="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E0948">
        <w:rPr>
          <w:rFonts w:ascii="Times New Roman" w:eastAsia="Times New Roman" w:hAnsi="Times New Roman" w:cs="David" w:hint="cs"/>
          <w:sz w:val="24"/>
          <w:szCs w:val="24"/>
          <w:rtl/>
          <w:lang w:eastAsia="he-IL"/>
        </w:rPr>
        <w:t>רשום</w:t>
      </w:r>
      <w:r w:rsidRPr="00DE0948">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תחשב היא כמתקבלת ביום משלוח או מסירתה כאמור.</w:t>
      </w:r>
    </w:p>
    <w:p w14:paraId="44441043" w14:textId="77777777" w:rsidR="00A17DE8" w:rsidRDefault="00A17DE8" w:rsidP="00A17DE8">
      <w:pPr>
        <w:widowControl w:val="0"/>
        <w:spacing w:before="0" w:beforeAutospacing="0" w:after="0" w:afterAutospacing="0" w:line="240" w:lineRule="auto"/>
        <w:ind w:left="788" w:right="792"/>
        <w:jc w:val="center"/>
        <w:rPr>
          <w:rFonts w:ascii="Times New Roman" w:eastAsia="Times New Roman" w:hAnsi="Times New Roman" w:cs="David"/>
          <w:bCs/>
          <w:sz w:val="24"/>
          <w:szCs w:val="24"/>
          <w:rtl/>
          <w:lang w:eastAsia="he-IL"/>
        </w:rPr>
      </w:pPr>
    </w:p>
    <w:p w14:paraId="0230AC77" w14:textId="77777777" w:rsidR="00A17DE8" w:rsidRDefault="00A17DE8" w:rsidP="00A17DE8">
      <w:pPr>
        <w:widowControl w:val="0"/>
        <w:spacing w:before="0" w:beforeAutospacing="0" w:after="0" w:afterAutospacing="0" w:line="240" w:lineRule="auto"/>
        <w:ind w:left="788" w:right="792"/>
        <w:jc w:val="center"/>
        <w:rPr>
          <w:rFonts w:ascii="Times New Roman" w:eastAsia="Times New Roman" w:hAnsi="Times New Roman" w:cs="David"/>
          <w:bCs/>
          <w:sz w:val="24"/>
          <w:szCs w:val="24"/>
          <w:rtl/>
          <w:lang w:eastAsia="he-IL"/>
        </w:rPr>
      </w:pPr>
    </w:p>
    <w:p w14:paraId="205507B5" w14:textId="77777777" w:rsidR="00DE0948" w:rsidRDefault="00DE0948" w:rsidP="00A17DE8">
      <w:pPr>
        <w:widowControl w:val="0"/>
        <w:spacing w:before="0" w:beforeAutospacing="0" w:after="0" w:afterAutospacing="0" w:line="240" w:lineRule="auto"/>
        <w:ind w:left="788" w:right="792"/>
        <w:jc w:val="center"/>
        <w:rPr>
          <w:rFonts w:ascii="Times New Roman" w:eastAsia="Times New Roman" w:hAnsi="Times New Roman" w:cs="David"/>
          <w:sz w:val="24"/>
          <w:szCs w:val="24"/>
          <w:rtl/>
          <w:lang w:eastAsia="he-IL"/>
        </w:rPr>
      </w:pPr>
      <w:r w:rsidRPr="00A17DE8">
        <w:rPr>
          <w:rFonts w:ascii="Times New Roman" w:eastAsia="Times New Roman" w:hAnsi="Times New Roman" w:cs="David"/>
          <w:bCs/>
          <w:sz w:val="24"/>
          <w:szCs w:val="24"/>
          <w:rtl/>
          <w:lang w:eastAsia="he-IL"/>
        </w:rPr>
        <w:t>ולראיה באו הצדדים על החתום:</w:t>
      </w:r>
    </w:p>
    <w:p w14:paraId="79156040" w14:textId="77777777" w:rsidR="006B6001" w:rsidRPr="00435A20"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41A829E" w14:textId="77777777" w:rsidR="006B6001" w:rsidRPr="00803AF2"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7911AC70D17949CDB9EB7C625CCC9B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 w:author="Kook Sec" w:date="2020-06-04T16:59:00Z">
            <w:r w:rsidR="003D17DF">
              <w:rPr>
                <w:rFonts w:ascii="Times New Roman" w:eastAsia="Times New Roman" w:hAnsi="Times New Roman" w:cs="David" w:hint="cs"/>
                <w:color w:val="00B0F0"/>
                <w:sz w:val="20"/>
                <w:szCs w:val="24"/>
                <w:rtl/>
                <w:lang w:eastAsia="he-IL"/>
              </w:rPr>
              <w:t>אינג' יוני גורן</w:t>
            </w:r>
          </w:ins>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40725C5275C947BAA2B30F402BD9F2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7" w:author="Kook Sec" w:date="2020-06-04T17:00:00Z">
            <w:r w:rsidR="003D17DF" w:rsidRPr="003E6FC4">
              <w:rPr>
                <w:rStyle w:val="a7"/>
                <w:rtl/>
              </w:rPr>
              <w:t>[שם צד א]</w:t>
            </w:r>
          </w:ins>
        </w:sdtContent>
      </w:sdt>
    </w:p>
    <w:p w14:paraId="4811BB8B" w14:textId="77777777" w:rsidR="006B6001" w:rsidRDefault="006B6001" w:rsidP="006B600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p>
    <w:p w14:paraId="6B549CA9" w14:textId="77777777" w:rsidR="006B6001"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280ADF14" w14:textId="77777777" w:rsidR="006B6001"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441CDA75" w14:textId="77777777" w:rsidR="006B6001" w:rsidRPr="00435A20" w:rsidRDefault="006B6001" w:rsidP="006B600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21F58C54" w14:textId="77777777" w:rsidR="00FE4560" w:rsidRDefault="00FE4560" w:rsidP="006B600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br w:type="page"/>
      </w:r>
    </w:p>
    <w:p w14:paraId="6415337A" w14:textId="77777777" w:rsidR="006B6001" w:rsidRPr="00435A20" w:rsidRDefault="006B6001" w:rsidP="006B600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64BBAB" w14:textId="77777777" w:rsidR="00DE0948" w:rsidRPr="00A17DE8" w:rsidRDefault="00DE0948" w:rsidP="00A17DE8">
      <w:pPr>
        <w:bidi w:val="0"/>
        <w:spacing w:before="0" w:beforeAutospacing="0" w:after="160" w:afterAutospacing="0" w:line="259" w:lineRule="auto"/>
        <w:jc w:val="center"/>
        <w:rPr>
          <w:rFonts w:ascii="Calibri" w:eastAsia="Times New Roman" w:hAnsi="Calibri" w:cs="David"/>
          <w:b/>
          <w:bCs/>
          <w:sz w:val="24"/>
          <w:szCs w:val="24"/>
          <w:lang w:eastAsia="he-IL"/>
        </w:rPr>
      </w:pPr>
      <w:r w:rsidRPr="00DE0948">
        <w:rPr>
          <w:rFonts w:ascii="Calibri" w:eastAsia="Times New Roman" w:hAnsi="Calibri" w:cs="David"/>
          <w:b/>
          <w:bCs/>
          <w:sz w:val="24"/>
          <w:szCs w:val="24"/>
          <w:u w:val="single"/>
          <w:rtl/>
          <w:lang w:eastAsia="he-IL"/>
        </w:rPr>
        <w:t xml:space="preserve">נספח </w:t>
      </w:r>
      <w:r w:rsidRPr="00DE0948">
        <w:rPr>
          <w:rFonts w:ascii="Calibri" w:eastAsia="Times New Roman" w:hAnsi="Calibri" w:cs="David" w:hint="cs"/>
          <w:b/>
          <w:bCs/>
          <w:sz w:val="24"/>
          <w:szCs w:val="24"/>
          <w:u w:val="single"/>
          <w:rtl/>
          <w:lang w:eastAsia="he-IL"/>
        </w:rPr>
        <w:t>"</w:t>
      </w:r>
      <w:r w:rsidRPr="00DE0948">
        <w:rPr>
          <w:rFonts w:ascii="Calibri" w:eastAsia="Times New Roman" w:hAnsi="Calibri" w:cs="David"/>
          <w:b/>
          <w:bCs/>
          <w:sz w:val="24"/>
          <w:szCs w:val="24"/>
          <w:u w:val="single"/>
          <w:rtl/>
          <w:lang w:eastAsia="he-IL"/>
        </w:rPr>
        <w:t>א</w:t>
      </w:r>
      <w:r w:rsidRPr="00DE0948">
        <w:rPr>
          <w:rFonts w:ascii="Calibri" w:eastAsia="Times New Roman" w:hAnsi="Calibri" w:cs="David" w:hint="cs"/>
          <w:b/>
          <w:bCs/>
          <w:sz w:val="24"/>
          <w:szCs w:val="24"/>
          <w:u w:val="single"/>
          <w:rtl/>
          <w:lang w:eastAsia="he-IL"/>
        </w:rPr>
        <w:t>"</w:t>
      </w:r>
    </w:p>
    <w:p w14:paraId="5F805B9F"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b/>
          <w:bCs/>
          <w:sz w:val="24"/>
          <w:szCs w:val="24"/>
          <w:u w:val="single"/>
          <w:rtl/>
          <w:lang w:eastAsia="he-IL"/>
        </w:rPr>
        <w:t>נספח כללי</w:t>
      </w:r>
    </w:p>
    <w:p w14:paraId="5A47CE0F"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1.1</w:t>
      </w:r>
      <w:r w:rsidR="00DE0948" w:rsidRPr="00DE0948">
        <w:rPr>
          <w:rFonts w:ascii="Times New Roman" w:eastAsia="Times New Roman" w:hAnsi="Times New Roman" w:cs="David"/>
          <w:sz w:val="24"/>
          <w:szCs w:val="24"/>
          <w:rtl/>
          <w:lang w:eastAsia="he-IL"/>
        </w:rPr>
        <w:tab/>
        <w:t>הגדרות</w:t>
      </w:r>
      <w:r w:rsidR="000613F6">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sz w:val="24"/>
          <w:szCs w:val="24"/>
          <w:rtl/>
          <w:lang w:eastAsia="he-IL"/>
        </w:rPr>
        <w:t>-</w:t>
      </w:r>
    </w:p>
    <w:p w14:paraId="0FB8F37D"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61B450"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הפרויקט</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lang w:eastAsia="he-IL"/>
        </w:rPr>
        <w:t xml:space="preserve"> </w:t>
      </w:r>
      <w:r w:rsidRPr="00DE0948">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64312685"/>
          <w:placeholder>
            <w:docPart w:val="2C929E29347D4A2C8F7435DF6768DF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8" w:author="Kook Sec" w:date="2020-06-04T16:51:00Z">
            <w:r w:rsidR="003D17DF">
              <w:rPr>
                <w:rFonts w:ascii="Times New Roman" w:eastAsia="Times New Roman" w:hAnsi="Times New Roman" w:cs="David" w:hint="cs"/>
                <w:color w:val="008000"/>
                <w:sz w:val="24"/>
                <w:szCs w:val="24"/>
                <w:rtl/>
                <w:lang w:eastAsia="he-IL"/>
              </w:rPr>
              <w:t>נס ציונה</w:t>
            </w:r>
          </w:ins>
        </w:sdtContent>
      </w:sdt>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883868177"/>
          <w:placeholder>
            <w:docPart w:val="07CCB7DCC1D24418827B6E9A2DE443B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9" w:author="Kook Sec" w:date="2020-06-04T16:51:00Z">
            <w:r w:rsidR="003D17DF">
              <w:rPr>
                <w:rFonts w:ascii="Times New Roman" w:eastAsia="Times New Roman" w:hAnsi="Times New Roman" w:cs="David" w:hint="cs"/>
                <w:color w:val="008000"/>
                <w:sz w:val="24"/>
                <w:szCs w:val="24"/>
                <w:rtl/>
              </w:rPr>
              <w:t>נס ציונה מחיר למשתכן</w:t>
            </w:r>
          </w:ins>
        </w:sdtContent>
      </w:sdt>
      <w:r w:rsidRPr="00DE0948">
        <w:rPr>
          <w:rFonts w:ascii="Times New Roman" w:eastAsia="Times New Roman" w:hAnsi="Times New Roman" w:cs="David" w:hint="cs"/>
          <w:color w:val="008000"/>
          <w:sz w:val="24"/>
          <w:szCs w:val="24"/>
          <w:rtl/>
          <w:lang w:eastAsia="he-IL"/>
        </w:rPr>
        <w:t>,</w:t>
      </w:r>
      <w:sdt>
        <w:sdtPr>
          <w:rPr>
            <w:rFonts w:ascii="Times New Roman" w:eastAsia="Times New Roman" w:hAnsi="Times New Roman" w:cs="David" w:hint="cs"/>
            <w:color w:val="008000"/>
            <w:sz w:val="24"/>
            <w:szCs w:val="24"/>
            <w:rtl/>
            <w:lang w:eastAsia="he-IL"/>
          </w:rPr>
          <w:alias w:val="שם הפרויקט"/>
          <w:tag w:val="cntProjectName"/>
          <w:id w:val="-1354097995"/>
          <w:placeholder>
            <w:docPart w:val="67A72140154F4A92950F3C3BC68582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0" w:author="Kook Sec" w:date="2020-06-04T16:50:00Z">
            <w:r w:rsidR="003D17DF">
              <w:rPr>
                <w:rFonts w:ascii="Times New Roman" w:eastAsia="Times New Roman" w:hAnsi="Times New Roman" w:cs="David" w:hint="cs"/>
                <w:color w:val="008000"/>
                <w:sz w:val="24"/>
                <w:szCs w:val="24"/>
                <w:rtl/>
                <w:lang w:eastAsia="he-IL"/>
              </w:rPr>
              <w:t>א.מ ישראל מגורים יזמות בע"מ</w:t>
            </w:r>
          </w:ins>
        </w:sdtContent>
      </w:sdt>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504F39DA"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6B4367"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התכנית</w:t>
      </w:r>
      <w:r w:rsidRPr="00DE0948">
        <w:rPr>
          <w:rFonts w:ascii="Times New Roman" w:eastAsia="Times New Roman" w:hAnsi="Times New Roman" w:cs="David"/>
          <w:sz w:val="24"/>
          <w:szCs w:val="24"/>
          <w:rtl/>
          <w:lang w:eastAsia="he-IL"/>
        </w:rPr>
        <w:t xml:space="preserve">" או </w:t>
      </w:r>
      <w:r w:rsidRPr="00DE0948">
        <w:rPr>
          <w:rFonts w:ascii="Times New Roman" w:eastAsia="Times New Roman" w:hAnsi="Times New Roman" w:cs="David"/>
          <w:b/>
          <w:bCs/>
          <w:sz w:val="24"/>
          <w:szCs w:val="24"/>
          <w:rtl/>
          <w:lang w:eastAsia="he-IL"/>
        </w:rPr>
        <w:t xml:space="preserve">"המקרקעין" </w:t>
      </w:r>
      <w:r w:rsidRPr="00DE0948">
        <w:rPr>
          <w:rFonts w:ascii="Times New Roman" w:eastAsia="Times New Roman" w:hAnsi="Times New Roman" w:cs="David"/>
          <w:sz w:val="24"/>
          <w:szCs w:val="24"/>
          <w:lang w:eastAsia="he-IL"/>
        </w:rPr>
        <w:t>–</w:t>
      </w:r>
      <w:r w:rsidRPr="00DE0948">
        <w:rPr>
          <w:rFonts w:ascii="Times New Roman" w:eastAsia="Times New Roman" w:hAnsi="Times New Roman" w:cs="David"/>
          <w:sz w:val="24"/>
          <w:szCs w:val="24"/>
          <w:rtl/>
          <w:lang w:eastAsia="he-IL"/>
        </w:rPr>
        <w:t xml:space="preserve"> תכנית בנין עיר מס'</w:t>
      </w:r>
      <w:r w:rsidRPr="00DE0948">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1600871895"/>
          <w:placeholder>
            <w:docPart w:val="86AEE5E2F0B241329C6ED1A091D067B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5D7684" w:rsidRPr="00B90A18">
            <w:rPr>
              <w:rStyle w:val="AutoFieldsChar"/>
              <w:color w:val="00B0F0"/>
              <w:rtl/>
            </w:rPr>
            <w:t>[שדה נוסף 2]</w:t>
          </w:r>
        </w:sdtContent>
      </w:sdt>
      <w:r w:rsidRPr="00DE0948">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DE0948">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476349004"/>
          <w:placeholder>
            <w:docPart w:val="BA08B92974E84F86AEE7317EB5FDFE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5D7684" w:rsidRPr="00B90A18">
            <w:rPr>
              <w:rStyle w:val="AutoFieldsChar"/>
              <w:color w:val="00B0F0"/>
              <w:rtl/>
            </w:rPr>
            <w:t>[שדה נוסף 1]</w:t>
          </w:r>
        </w:sdtContent>
      </w:sdt>
    </w:p>
    <w:p w14:paraId="50058CC6"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7FF67745"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D4A8F20" w14:textId="77777777" w:rsidR="00DE0948" w:rsidRPr="00DE0948" w:rsidRDefault="00DE0948" w:rsidP="00DE0948">
      <w:pPr>
        <w:spacing w:before="0" w:beforeAutospacing="0" w:after="0" w:afterAutospacing="0" w:line="240" w:lineRule="auto"/>
        <w:ind w:left="720"/>
        <w:rPr>
          <w:rFonts w:ascii="Times New Roman" w:eastAsia="Times New Roman" w:hAnsi="Times New Roman" w:cs="David"/>
          <w:color w:val="008000"/>
          <w:sz w:val="24"/>
          <w:szCs w:val="24"/>
          <w:rtl/>
        </w:rPr>
      </w:pPr>
      <w:r w:rsidRPr="00DE0948">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165450358"/>
          <w:placeholder>
            <w:docPart w:val="C7CF35A0A9E54692AD2CEE93004BF7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ins w:id="11" w:author="Kook Sec" w:date="2020-06-04T16:51:00Z">
            <w:r w:rsidR="003D17DF">
              <w:rPr>
                <w:rFonts w:ascii="Times New Roman" w:eastAsia="Times New Roman" w:hAnsi="Times New Roman" w:cs="David" w:hint="cs"/>
                <w:color w:val="008000"/>
                <w:sz w:val="24"/>
                <w:szCs w:val="24"/>
                <w:rtl/>
              </w:rPr>
              <w:t>נס ציונה</w:t>
            </w:r>
          </w:ins>
        </w:sdtContent>
      </w:sdt>
    </w:p>
    <w:p w14:paraId="2061783F" w14:textId="77777777" w:rsidR="00DE0948" w:rsidRPr="00DE0948" w:rsidRDefault="00DE0948" w:rsidP="00DE0948">
      <w:pPr>
        <w:spacing w:before="0" w:beforeAutospacing="0" w:after="0" w:afterAutospacing="0" w:line="240" w:lineRule="auto"/>
        <w:ind w:left="720"/>
        <w:rPr>
          <w:rFonts w:ascii="Times New Roman" w:eastAsia="Times New Roman" w:hAnsi="Times New Roman" w:cs="David"/>
          <w:color w:val="FF0000"/>
          <w:sz w:val="24"/>
          <w:szCs w:val="24"/>
          <w:rtl/>
        </w:rPr>
      </w:pPr>
    </w:p>
    <w:p w14:paraId="564ED683" w14:textId="77777777" w:rsidR="00DE0948" w:rsidRPr="00DE0948" w:rsidRDefault="00DE0948" w:rsidP="00DE0948">
      <w:pPr>
        <w:spacing w:before="0" w:beforeAutospacing="0" w:after="0" w:afterAutospacing="0" w:line="240"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rPr>
        <w:t xml:space="preserve">"חוזה הפיתוח" </w:t>
      </w:r>
      <w:r w:rsidRPr="00DE0948">
        <w:rPr>
          <w:rFonts w:ascii="Times New Roman" w:eastAsia="Times New Roman" w:hAnsi="Times New Roman" w:cs="David"/>
          <w:sz w:val="24"/>
          <w:szCs w:val="24"/>
        </w:rPr>
        <w:t>–</w:t>
      </w:r>
      <w:r w:rsidRPr="00DE0948">
        <w:rPr>
          <w:rFonts w:ascii="Times New Roman" w:eastAsia="Times New Roman" w:hAnsi="Times New Roman" w:cs="David"/>
          <w:sz w:val="24"/>
          <w:szCs w:val="24"/>
          <w:rtl/>
        </w:rPr>
        <w:t xml:space="preserve"> חוזה הפיתוח אשר נחתם בין המזמין לבין הרשות המקומית.</w:t>
      </w:r>
    </w:p>
    <w:p w14:paraId="29884053"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1876BC"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2.2</w:t>
      </w:r>
      <w:r w:rsidR="00DE0948" w:rsidRPr="00DE0948">
        <w:rPr>
          <w:rFonts w:ascii="Times New Roman" w:eastAsia="Times New Roman" w:hAnsi="Times New Roman" w:cs="David"/>
          <w:sz w:val="24"/>
          <w:szCs w:val="24"/>
          <w:rtl/>
          <w:lang w:eastAsia="he-IL"/>
        </w:rPr>
        <w:tab/>
        <w:t>המנהל הוא:</w:t>
      </w:r>
      <w:r w:rsidR="00DE0948" w:rsidRPr="00DE0948">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2032713036"/>
          <w:placeholder>
            <w:docPart w:val="95B8DFCCFB3446779227AA645BECFE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5D7684" w:rsidRPr="00B90A18">
            <w:rPr>
              <w:rStyle w:val="AutoFieldsChar"/>
              <w:color w:val="00B0F0"/>
              <w:rtl/>
            </w:rPr>
            <w:t>[שדה נוסף 3]</w:t>
          </w:r>
        </w:sdtContent>
      </w:sdt>
    </w:p>
    <w:p w14:paraId="248FE82F"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FCB1D7A" w14:textId="77777777" w:rsidR="00DE0948" w:rsidRPr="00DE0948" w:rsidRDefault="00C2594C" w:rsidP="00C2594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DE0948"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6E36B951"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p>
    <w:p w14:paraId="44705D20"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DE0948" w:rsidRPr="00DE0948">
        <w:rPr>
          <w:rFonts w:ascii="Times New Roman" w:eastAsia="Times New Roman" w:hAnsi="Times New Roman" w:cs="David"/>
          <w:sz w:val="24"/>
          <w:szCs w:val="24"/>
          <w:rtl/>
          <w:lang w:eastAsia="he-IL"/>
        </w:rPr>
        <w:tab/>
        <w:t>בעלי המקצוע במשרד היועץ הם:</w:t>
      </w:r>
    </w:p>
    <w:p w14:paraId="25B1627A"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1BB199" w14:textId="77777777" w:rsidR="00DE0948" w:rsidRPr="00DE0948" w:rsidRDefault="00DE0948" w:rsidP="00DE094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1273129718"/>
          <w:placeholder>
            <w:docPart w:val="80D86BDB674F4059B71DCFC9F384E6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5D7684" w:rsidRPr="00B90A18">
            <w:rPr>
              <w:rStyle w:val="AutoFieldsChar"/>
              <w:color w:val="00B0F0"/>
              <w:rtl/>
            </w:rPr>
            <w:t>[שדה נוסף 4]</w:t>
          </w:r>
        </w:sdtContent>
      </w:sdt>
    </w:p>
    <w:p w14:paraId="3E78F4CD" w14:textId="77777777" w:rsidR="00DE0948" w:rsidRPr="00DE0948" w:rsidRDefault="00DE0948" w:rsidP="005D7684">
      <w:pPr>
        <w:widowControl w:val="0"/>
        <w:spacing w:before="240" w:beforeAutospacing="0" w:after="60" w:afterAutospacing="0" w:line="240" w:lineRule="auto"/>
        <w:ind w:left="1440" w:right="1440" w:hanging="720"/>
        <w:outlineLvl w:val="7"/>
        <w:rPr>
          <w:rFonts w:ascii="Calibri" w:eastAsia="Times New Roman" w:hAnsi="Calibri" w:cs="David"/>
          <w:i/>
          <w:iCs/>
          <w:sz w:val="24"/>
          <w:szCs w:val="24"/>
          <w:rtl/>
          <w:lang w:eastAsia="he-IL"/>
        </w:rPr>
      </w:pPr>
      <w:r w:rsidRPr="00DE0948">
        <w:rPr>
          <w:rFonts w:ascii="Calibri" w:eastAsia="Times New Roman" w:hAnsi="Calibri" w:cs="David"/>
          <w:i/>
          <w:iCs/>
          <w:sz w:val="24"/>
          <w:szCs w:val="24"/>
          <w:rtl/>
          <w:lang w:eastAsia="he-IL"/>
        </w:rPr>
        <w:t xml:space="preserve">ב. </w:t>
      </w:r>
      <w:r w:rsidRPr="00DE0948">
        <w:rPr>
          <w:rFonts w:ascii="Calibri" w:eastAsia="Times New Roman" w:hAnsi="Calibri" w:cs="David"/>
          <w:i/>
          <w:iCs/>
          <w:sz w:val="24"/>
          <w:szCs w:val="24"/>
          <w:rtl/>
          <w:lang w:eastAsia="he-IL"/>
        </w:rPr>
        <w:tab/>
        <w:t>מספר העובדים המקצועיים במשרד היועץ לצור</w:t>
      </w:r>
      <w:r w:rsidR="005D7684">
        <w:rPr>
          <w:rFonts w:ascii="Calibri" w:eastAsia="Times New Roman" w:hAnsi="Calibri" w:cs="David"/>
          <w:i/>
          <w:iCs/>
          <w:sz w:val="24"/>
          <w:szCs w:val="24"/>
          <w:rtl/>
          <w:lang w:eastAsia="he-IL"/>
        </w:rPr>
        <w:t>ך מתן שירותי היועץ ע"פ חוזה ז</w:t>
      </w:r>
      <w:r w:rsidR="005D7684">
        <w:rPr>
          <w:rFonts w:ascii="Calibri" w:eastAsia="Times New Roman" w:hAnsi="Calibri" w:cs="David" w:hint="cs"/>
          <w:i/>
          <w:iCs/>
          <w:sz w:val="24"/>
          <w:szCs w:val="24"/>
          <w:rtl/>
          <w:lang w:eastAsia="he-IL"/>
        </w:rPr>
        <w:t xml:space="preserve">ה: </w:t>
      </w:r>
      <w:sdt>
        <w:sdtPr>
          <w:rPr>
            <w:rFonts w:ascii="Calibri" w:eastAsia="Times New Roman" w:hAnsi="Calibri" w:cs="David" w:hint="cs"/>
            <w:i/>
            <w:iCs/>
            <w:sz w:val="24"/>
            <w:szCs w:val="24"/>
            <w:rtl/>
            <w:lang w:eastAsia="he-IL"/>
          </w:rPr>
          <w:alias w:val="שדה נוסף 5"/>
          <w:tag w:val="cntCustomField5"/>
          <w:id w:val="1125498268"/>
          <w:placeholder>
            <w:docPart w:val="0511D846A6E34AD781BC7EE87C65912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5D7684" w:rsidRPr="00B90A18">
            <w:rPr>
              <w:rStyle w:val="AutoFieldsChar"/>
              <w:color w:val="00B0F0"/>
              <w:rtl/>
            </w:rPr>
            <w:t>[שדה נוסף 5]</w:t>
          </w:r>
        </w:sdtContent>
      </w:sdt>
    </w:p>
    <w:p w14:paraId="41543B7B"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7AC3CF"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DE0948" w:rsidRPr="00DE0948">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008000"/>
            <w:sz w:val="24"/>
            <w:szCs w:val="24"/>
            <w:rtl/>
            <w:lang w:eastAsia="he-IL"/>
          </w:rPr>
          <w:alias w:val="שדה נוסף 6"/>
          <w:tag w:val="cntCustomField6"/>
          <w:id w:val="1607773074"/>
          <w:placeholder>
            <w:docPart w:val="35ABE3E6ACCD4CBBAB06DE00CF8410D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5D7684" w:rsidRPr="00B90A18">
            <w:rPr>
              <w:rStyle w:val="AutoFieldsChar"/>
              <w:color w:val="00B0F0"/>
              <w:rtl/>
            </w:rPr>
            <w:t>[שדה נוסף 6]</w:t>
          </w:r>
        </w:sdtContent>
      </w:sdt>
    </w:p>
    <w:p w14:paraId="1BB6CC25" w14:textId="77777777" w:rsid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C26927" w14:textId="77777777" w:rsidR="00C2594C" w:rsidRPr="00B27B4C" w:rsidRDefault="00C2594C" w:rsidP="00C259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1348E279" w14:textId="77777777" w:rsidR="00C2594C" w:rsidRPr="00B27B4C" w:rsidRDefault="00C2594C" w:rsidP="00C259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25059C"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1D5520B8"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65D4EDCF"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4B41C88"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7CB74A52" w14:textId="77777777" w:rsidR="00C2594C" w:rsidRPr="00DE0948"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1EAB1F7B" w14:textId="77777777" w:rsidR="00DE0948" w:rsidRPr="00DE0948" w:rsidRDefault="00DE0948" w:rsidP="00C2594C">
      <w:pPr>
        <w:spacing w:before="0" w:beforeAutospacing="0" w:after="0" w:afterAutospacing="0" w:line="240" w:lineRule="auto"/>
        <w:rPr>
          <w:rFonts w:ascii="Times New Roman" w:eastAsia="Times New Roman" w:hAnsi="Times New Roman" w:cs="David"/>
          <w:sz w:val="24"/>
          <w:szCs w:val="24"/>
          <w:rtl/>
        </w:rPr>
      </w:pPr>
      <w:r w:rsidRPr="00DE0948">
        <w:rPr>
          <w:rFonts w:ascii="Times New Roman" w:eastAsia="Times New Roman" w:hAnsi="Times New Roman" w:cs="David"/>
          <w:sz w:val="24"/>
          <w:szCs w:val="24"/>
          <w:rtl/>
        </w:rPr>
        <w:br/>
      </w:r>
      <w:r w:rsidRPr="00DE0948">
        <w:rPr>
          <w:rFonts w:ascii="Times New Roman" w:eastAsia="Times New Roman" w:hAnsi="Times New Roman" w:cs="David" w:hint="cs"/>
          <w:color w:val="FF0000"/>
          <w:sz w:val="24"/>
          <w:szCs w:val="24"/>
          <w:rtl/>
        </w:rPr>
        <w:t xml:space="preserve"> </w:t>
      </w:r>
      <w:r w:rsidR="00C2594C">
        <w:rPr>
          <w:rFonts w:ascii="Times New Roman" w:eastAsia="Times New Roman" w:hAnsi="Times New Roman" w:cs="David" w:hint="cs"/>
          <w:sz w:val="24"/>
          <w:szCs w:val="24"/>
          <w:rtl/>
        </w:rPr>
        <w:t>17.7</w:t>
      </w:r>
      <w:r w:rsidRPr="00DE0948">
        <w:rPr>
          <w:rFonts w:ascii="Times New Roman" w:eastAsia="Times New Roman" w:hAnsi="Times New Roman" w:cs="David" w:hint="cs"/>
          <w:sz w:val="24"/>
          <w:szCs w:val="24"/>
          <w:rtl/>
        </w:rPr>
        <w:t xml:space="preserve"> </w:t>
      </w:r>
      <w:r w:rsidRPr="00DE0948">
        <w:rPr>
          <w:rFonts w:ascii="Times New Roman" w:eastAsia="Times New Roman" w:hAnsi="Times New Roman" w:cs="David" w:hint="cs"/>
          <w:sz w:val="24"/>
          <w:szCs w:val="24"/>
          <w:rtl/>
        </w:rPr>
        <w:tab/>
      </w:r>
      <w:r w:rsidRPr="00DE0948">
        <w:rPr>
          <w:rFonts w:ascii="Times New Roman" w:eastAsia="Times New Roman" w:hAnsi="Times New Roman" w:cs="David"/>
          <w:sz w:val="24"/>
          <w:szCs w:val="24"/>
          <w:rtl/>
        </w:rPr>
        <w:t xml:space="preserve">שיעור חלקו היחסי של כל אחד מיחידי המזמין הינו כדלקמן </w:t>
      </w:r>
      <w:r w:rsidRPr="00DE0948">
        <w:rPr>
          <w:rFonts w:ascii="Times New Roman" w:eastAsia="Times New Roman" w:hAnsi="Times New Roman" w:cs="David" w:hint="cs"/>
          <w:sz w:val="24"/>
          <w:szCs w:val="24"/>
          <w:rtl/>
        </w:rPr>
        <w:t>:</w:t>
      </w:r>
    </w:p>
    <w:p w14:paraId="25E3768B" w14:textId="77777777" w:rsidR="00DE0948" w:rsidRPr="00DE0948" w:rsidRDefault="00CF429B" w:rsidP="00DE0948">
      <w:pPr>
        <w:spacing w:before="0" w:beforeAutospacing="0" w:after="0" w:afterAutospacing="0" w:line="240" w:lineRule="auto"/>
        <w:ind w:left="720"/>
        <w:rPr>
          <w:rFonts w:ascii="Times New Roman" w:eastAsia="Times New Roman" w:hAnsi="Times New Roman" w:cs="David"/>
          <w:sz w:val="24"/>
          <w:szCs w:val="24"/>
          <w:rtl/>
        </w:rPr>
      </w:pPr>
      <w:sdt>
        <w:sdtPr>
          <w:rPr>
            <w:rFonts w:ascii="Times New Roman" w:eastAsia="Times New Roman" w:hAnsi="Times New Roman" w:cs="David"/>
            <w:color w:val="008000"/>
            <w:sz w:val="24"/>
            <w:szCs w:val="24"/>
            <w:rtl/>
          </w:rPr>
          <w:alias w:val="אחוז השתתפות צד א"/>
          <w:tag w:val="cmtTzadAPercent"/>
          <w:id w:val="1011420312"/>
          <w:placeholder>
            <w:docPart w:val="1876C24E93F6490CA908D13BB1D34F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ins w:id="12" w:author="Kook Sec" w:date="2020-06-04T16:53:00Z">
            <w:r w:rsidR="003D17DF">
              <w:rPr>
                <w:rFonts w:ascii="Times New Roman" w:eastAsia="Times New Roman" w:hAnsi="Times New Roman" w:cs="David" w:hint="cs"/>
                <w:color w:val="008000"/>
                <w:sz w:val="24"/>
                <w:szCs w:val="24"/>
                <w:rtl/>
              </w:rPr>
              <w:t>100</w:t>
            </w:r>
          </w:ins>
        </w:sdtContent>
      </w:sdt>
      <w:r w:rsidR="0012688C">
        <w:rPr>
          <w:rFonts w:ascii="Times New Roman" w:eastAsia="Times New Roman" w:hAnsi="Times New Roman" w:cs="David" w:hint="cs"/>
          <w:color w:val="008000"/>
          <w:sz w:val="24"/>
          <w:szCs w:val="24"/>
          <w:rtl/>
        </w:rPr>
        <w:t xml:space="preserve"> </w:t>
      </w:r>
    </w:p>
    <w:p w14:paraId="22478991"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2D7535B3"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0499EC72"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201091C8"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36B55A42"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66545D15"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4D83D6EE"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55D93C4E" w14:textId="77777777" w:rsidR="00FE4560" w:rsidRDefault="00FE4560" w:rsidP="00C2594C">
      <w:pPr>
        <w:widowControl w:val="0"/>
        <w:spacing w:before="120" w:beforeAutospacing="0" w:after="60" w:afterAutospacing="0" w:line="240" w:lineRule="auto"/>
        <w:rPr>
          <w:rFonts w:ascii="Times New Roman" w:eastAsia="Times New Roman" w:hAnsi="Times New Roman" w:cs="David"/>
          <w:sz w:val="24"/>
          <w:szCs w:val="20"/>
          <w:rtl/>
        </w:rPr>
      </w:pPr>
      <w:r>
        <w:rPr>
          <w:rFonts w:ascii="Times New Roman" w:eastAsia="Times New Roman" w:hAnsi="Times New Roman" w:cs="David"/>
          <w:sz w:val="24"/>
          <w:szCs w:val="20"/>
          <w:rtl/>
        </w:rPr>
        <w:br w:type="page"/>
      </w:r>
    </w:p>
    <w:p w14:paraId="09EB5FFF"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25CE5D14" w14:textId="77777777" w:rsidR="00DE0948" w:rsidRPr="00DE0948" w:rsidRDefault="00DE0948" w:rsidP="00C2594C">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 xml:space="preserve">נספח </w:t>
      </w:r>
      <w:r w:rsidR="00C2594C">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ב</w:t>
      </w:r>
      <w:r w:rsidR="00C2594C">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w:t>
      </w:r>
    </w:p>
    <w:p w14:paraId="78D59EE1"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ש</w:t>
      </w:r>
      <w:r w:rsidRPr="00DE0948">
        <w:rPr>
          <w:rFonts w:ascii="Times New Roman" w:eastAsia="Times New Roman" w:hAnsi="Times New Roman" w:cs="David" w:hint="cs"/>
          <w:b/>
          <w:bCs/>
          <w:sz w:val="24"/>
          <w:szCs w:val="24"/>
          <w:u w:val="single"/>
          <w:rtl/>
          <w:lang w:eastAsia="he-IL"/>
        </w:rPr>
        <w:t>י</w:t>
      </w:r>
      <w:r w:rsidRPr="00DE0948">
        <w:rPr>
          <w:rFonts w:ascii="Times New Roman" w:eastAsia="Times New Roman" w:hAnsi="Times New Roman" w:cs="David"/>
          <w:b/>
          <w:bCs/>
          <w:sz w:val="24"/>
          <w:szCs w:val="24"/>
          <w:u w:val="single"/>
          <w:rtl/>
          <w:lang w:eastAsia="he-IL"/>
        </w:rPr>
        <w:t>רותי המתכנן</w:t>
      </w:r>
    </w:p>
    <w:p w14:paraId="363D1D0B"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b/>
          <w:bCs/>
          <w:sz w:val="24"/>
          <w:szCs w:val="24"/>
          <w:u w:val="single"/>
          <w:rtl/>
          <w:lang w:eastAsia="he-IL"/>
        </w:rPr>
        <w:t>כללי</w:t>
      </w:r>
      <w:r w:rsidRPr="00DE0948">
        <w:rPr>
          <w:rFonts w:ascii="Times New Roman" w:eastAsia="Times New Roman" w:hAnsi="Times New Roman" w:cs="David"/>
          <w:sz w:val="24"/>
          <w:szCs w:val="24"/>
          <w:rtl/>
          <w:lang w:eastAsia="he-IL"/>
        </w:rPr>
        <w:t>:</w:t>
      </w:r>
    </w:p>
    <w:p w14:paraId="618FF9D9"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1.1</w:t>
      </w:r>
      <w:r w:rsidRPr="00DE0948">
        <w:rPr>
          <w:rFonts w:ascii="Times New Roman" w:eastAsia="Times New Roman" w:hAnsi="Times New Roman" w:cs="David"/>
          <w:sz w:val="24"/>
          <w:szCs w:val="24"/>
          <w:rtl/>
          <w:lang w:eastAsia="he-IL"/>
        </w:rPr>
        <w:tab/>
        <w:t>שירותי המתכנן יכללו תכנון</w:t>
      </w:r>
      <w:r w:rsidRPr="00DE0948">
        <w:rPr>
          <w:rFonts w:ascii="Times New Roman" w:eastAsia="Times New Roman" w:hAnsi="Times New Roman" w:cs="David" w:hint="cs"/>
          <w:sz w:val="24"/>
          <w:szCs w:val="24"/>
          <w:rtl/>
          <w:lang w:eastAsia="he-IL"/>
        </w:rPr>
        <w:t xml:space="preserve"> וייעוץ</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הידרולוגי </w:t>
      </w:r>
      <w:r w:rsidRPr="00DE0948">
        <w:rPr>
          <w:rFonts w:ascii="Times New Roman" w:eastAsia="Times New Roman" w:hAnsi="Times New Roman" w:cs="David"/>
          <w:sz w:val="24"/>
          <w:szCs w:val="24"/>
          <w:rtl/>
          <w:lang w:eastAsia="he-IL"/>
        </w:rPr>
        <w:t>בפרויקט ובין היתר את הנושאים המפורטים להלן:</w:t>
      </w:r>
    </w:p>
    <w:p w14:paraId="6B70E547"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bookmarkStart w:id="13" w:name="OLE_LINK3"/>
      <w:bookmarkStart w:id="14" w:name="OLE_LINK4"/>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u w:val="single"/>
          <w:rtl/>
          <w:lang w:eastAsia="he-IL"/>
        </w:rPr>
        <w:t>מי נגר עילי</w:t>
      </w:r>
      <w:r w:rsidRPr="00DE0948">
        <w:rPr>
          <w:rFonts w:ascii="Times New Roman" w:eastAsia="Times New Roman" w:hAnsi="Times New Roman" w:cs="David" w:hint="cs"/>
          <w:sz w:val="24"/>
          <w:szCs w:val="24"/>
          <w:rtl/>
          <w:lang w:eastAsia="he-IL"/>
        </w:rPr>
        <w:t>:</w:t>
      </w:r>
    </w:p>
    <w:p w14:paraId="6518C0C3"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תיאום שיטת ניהול מי נגר עילי במתחם הפרויקט (תוך תיאום עם המתחמים הסמוכים ).</w:t>
      </w:r>
    </w:p>
    <w:p w14:paraId="01A7EF4E"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ניהול מי הנגר העילי ע"י השהייה, חלחול ו/או החדרה ("משמרת מים") של מי הנגר העילי.</w:t>
      </w:r>
    </w:p>
    <w:p w14:paraId="22943D7B"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תיאום התכנון עם תכנית האב העירונית לניקוז וניהול מי נגר לבחינת פתרונות להשהיית מי נגר ברמה העירונית במתחם.</w:t>
      </w:r>
    </w:p>
    <w:p w14:paraId="2C076FBA"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למחזור מי מזגנים, דלוחין ומי גשם במרפסות.</w:t>
      </w:r>
    </w:p>
    <w:p w14:paraId="345601F5"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לאגירת מי גשמים (מאגרי מים, הובלת המים למאגרים והערכות לכמויות המים לאגירה בחורף ובקיץ) תוך מציאת פתרונות עקרוניים לכל המבנים בתחום התכנית.</w:t>
      </w:r>
    </w:p>
    <w:p w14:paraId="6295EBDB"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כל התכנון יותאם לדרישות הרשויות (רשות המים, הרשות המקומית וכדומה)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 כולל קבלת כל האישורים הנדרשים .ב</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u w:val="single"/>
          <w:rtl/>
          <w:lang w:eastAsia="he-IL"/>
        </w:rPr>
        <w:t>מי תהום</w:t>
      </w:r>
      <w:r w:rsidRPr="00DE0948">
        <w:rPr>
          <w:rFonts w:ascii="Times New Roman" w:eastAsia="Times New Roman" w:hAnsi="Times New Roman" w:cs="David" w:hint="cs"/>
          <w:sz w:val="24"/>
          <w:szCs w:val="24"/>
          <w:rtl/>
          <w:lang w:eastAsia="he-IL"/>
        </w:rPr>
        <w:t>:</w:t>
      </w:r>
    </w:p>
    <w:p w14:paraId="2C861C92"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ניתוח הידרולוגי של התנהגות רום מפלסי מי התהום באזור</w:t>
      </w:r>
      <w:r w:rsidRPr="00DE0948">
        <w:rPr>
          <w:rFonts w:ascii="Times New Roman" w:eastAsia="Times New Roman" w:hAnsi="Times New Roman" w:cs="David" w:hint="cs"/>
          <w:sz w:val="24"/>
          <w:szCs w:val="24"/>
          <w:rtl/>
          <w:lang w:eastAsia="he-IL"/>
        </w:rPr>
        <w:t>.</w:t>
      </w:r>
    </w:p>
    <w:p w14:paraId="3002CD54"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ניתוח המערכת ההידרולוגית האזורית בסביבות מיקום הפרויקט וקבלת מסקנות באשר לרום המומלץ לאימוץ כבסיס לתכנון</w:t>
      </w:r>
      <w:r w:rsidRPr="00DE0948">
        <w:rPr>
          <w:rFonts w:ascii="Times New Roman" w:eastAsia="Times New Roman" w:hAnsi="Times New Roman" w:cs="David" w:hint="cs"/>
          <w:sz w:val="24"/>
          <w:szCs w:val="24"/>
          <w:rtl/>
          <w:lang w:eastAsia="he-IL"/>
        </w:rPr>
        <w:t>.</w:t>
      </w:r>
    </w:p>
    <w:p w14:paraId="768BE382"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תכנון מערכת השפלת</w:t>
      </w:r>
      <w:r w:rsidRPr="00DE0948">
        <w:rPr>
          <w:rFonts w:ascii="Times New Roman" w:eastAsia="Times New Roman" w:hAnsi="Times New Roman" w:cs="David" w:hint="cs"/>
          <w:sz w:val="24"/>
          <w:szCs w:val="24"/>
          <w:rtl/>
          <w:lang w:eastAsia="he-IL"/>
        </w:rPr>
        <w:t xml:space="preserve"> והחדרת</w:t>
      </w:r>
      <w:r w:rsidRPr="00DE0948">
        <w:rPr>
          <w:rFonts w:ascii="Times New Roman" w:eastAsia="Times New Roman" w:hAnsi="Times New Roman" w:cs="David"/>
          <w:sz w:val="24"/>
          <w:szCs w:val="24"/>
          <w:rtl/>
          <w:lang w:eastAsia="he-IL"/>
        </w:rPr>
        <w:t xml:space="preserve"> מי תהום לביצוע המרתפים התת קרקעיים</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כולל </w:t>
      </w:r>
      <w:r w:rsidRPr="00DE0948">
        <w:rPr>
          <w:rFonts w:ascii="Times New Roman" w:eastAsia="Times New Roman" w:hAnsi="Times New Roman" w:cs="David" w:hint="cs"/>
          <w:sz w:val="24"/>
          <w:szCs w:val="24"/>
          <w:rtl/>
          <w:lang w:eastAsia="he-IL"/>
        </w:rPr>
        <w:t>ניתוח טכנו-כלכלי</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לבחינת </w:t>
      </w:r>
      <w:r w:rsidRPr="00DE0948">
        <w:rPr>
          <w:rFonts w:ascii="Times New Roman" w:eastAsia="Times New Roman" w:hAnsi="Times New Roman" w:cs="David"/>
          <w:sz w:val="24"/>
          <w:szCs w:val="24"/>
          <w:rtl/>
          <w:lang w:eastAsia="he-IL"/>
        </w:rPr>
        <w:t>חלופות לביצוע ההשפלה</w:t>
      </w:r>
      <w:r w:rsidRPr="00DE0948">
        <w:rPr>
          <w:rFonts w:ascii="Times New Roman" w:eastAsia="Times New Roman" w:hAnsi="Times New Roman" w:cs="David" w:hint="cs"/>
          <w:sz w:val="24"/>
          <w:szCs w:val="24"/>
          <w:rtl/>
          <w:lang w:eastAsia="he-IL"/>
        </w:rPr>
        <w:t xml:space="preserve"> וההחדרה, קבלת אישורי</w:t>
      </w:r>
      <w:r w:rsidRPr="00DE0948">
        <w:rPr>
          <w:rFonts w:ascii="Times New Roman" w:eastAsia="Times New Roman" w:hAnsi="Times New Roman" w:cs="David"/>
          <w:sz w:val="24"/>
          <w:szCs w:val="24"/>
          <w:rtl/>
          <w:lang w:eastAsia="he-IL"/>
        </w:rPr>
        <w:t xml:space="preserve"> הרשויות וה</w:t>
      </w:r>
      <w:r w:rsidRPr="00DE0948">
        <w:rPr>
          <w:rFonts w:ascii="Times New Roman" w:eastAsia="Times New Roman" w:hAnsi="Times New Roman" w:cs="David" w:hint="cs"/>
          <w:sz w:val="24"/>
          <w:szCs w:val="24"/>
          <w:rtl/>
          <w:lang w:eastAsia="he-IL"/>
        </w:rPr>
        <w:t>מזמין</w:t>
      </w:r>
      <w:r w:rsidRPr="00DE0948">
        <w:rPr>
          <w:rFonts w:ascii="Times New Roman" w:eastAsia="Times New Roman" w:hAnsi="Times New Roman" w:cs="David"/>
          <w:sz w:val="24"/>
          <w:szCs w:val="24"/>
          <w:rtl/>
          <w:lang w:eastAsia="he-IL"/>
        </w:rPr>
        <w:t>.</w:t>
      </w:r>
    </w:p>
    <w:p w14:paraId="6FA3E3D1" w14:textId="77777777" w:rsidR="00DE0948" w:rsidRPr="00DE0948" w:rsidRDefault="00DE0948" w:rsidP="00C2594C">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 xml:space="preserve">כל התכנון יותאם לדרישות הרשויות (רשות המים, הרשות המקומית וכדומה)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 xml:space="preserve"> כולל קבלת כל האישורים הנדרשים.</w:t>
      </w:r>
      <w:bookmarkStart w:id="15" w:name="OLE_LINK5"/>
      <w:bookmarkStart w:id="16" w:name="OLE_LINK6"/>
      <w:bookmarkEnd w:id="13"/>
      <w:bookmarkEnd w:id="14"/>
    </w:p>
    <w:p w14:paraId="7D67B0D9" w14:textId="77777777" w:rsidR="00DE0948" w:rsidRPr="00DE0948" w:rsidRDefault="00DE0948" w:rsidP="00C2594C">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sz w:val="24"/>
          <w:szCs w:val="24"/>
          <w:rtl/>
          <w:lang w:eastAsia="he-IL"/>
        </w:rPr>
        <w:tab/>
      </w:r>
      <w:bookmarkStart w:id="17" w:name="OLE_LINK7"/>
      <w:bookmarkStart w:id="18" w:name="OLE_LINK8"/>
      <w:r w:rsidRPr="00DE0948">
        <w:rPr>
          <w:rFonts w:ascii="Times New Roman" w:eastAsia="Times New Roman" w:hAnsi="Times New Roman" w:cs="David"/>
          <w:sz w:val="24"/>
          <w:szCs w:val="24"/>
          <w:u w:val="single"/>
          <w:rtl/>
        </w:rPr>
        <w:t>המהנדס, צוות עובדים ואמצעים</w:t>
      </w:r>
      <w:r w:rsidRPr="00DE0948">
        <w:rPr>
          <w:rFonts w:ascii="Times New Roman" w:eastAsia="Times New Roman" w:hAnsi="Times New Roman" w:cs="David" w:hint="cs"/>
          <w:sz w:val="24"/>
          <w:szCs w:val="24"/>
          <w:u w:val="single"/>
          <w:rtl/>
          <w:lang w:eastAsia="he-IL"/>
        </w:rPr>
        <w:t xml:space="preserve"> של המתכנן</w:t>
      </w:r>
      <w:r w:rsidRPr="00DE0948">
        <w:rPr>
          <w:rFonts w:ascii="Times New Roman" w:eastAsia="Times New Roman" w:hAnsi="Times New Roman" w:cs="David" w:hint="cs"/>
          <w:sz w:val="24"/>
          <w:szCs w:val="24"/>
          <w:rtl/>
          <w:lang w:eastAsia="he-IL"/>
        </w:rPr>
        <w:t>:</w:t>
      </w:r>
    </w:p>
    <w:p w14:paraId="0DF872A4"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0F52B028"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723CB94F"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ר</w:t>
      </w:r>
      <w:r w:rsidRPr="00DE0948">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1E9DF02E"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15"/>
    <w:bookmarkEnd w:id="16"/>
    <w:bookmarkEnd w:id="17"/>
    <w:bookmarkEnd w:id="18"/>
    <w:p w14:paraId="2C13DE84"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hint="cs"/>
          <w:sz w:val="24"/>
          <w:szCs w:val="24"/>
          <w:rtl/>
          <w:lang w:eastAsia="he-IL"/>
        </w:rPr>
        <w:t>3</w:t>
      </w:r>
      <w:r w:rsidRPr="00DE0948">
        <w:rPr>
          <w:rFonts w:ascii="Times New Roman" w:eastAsia="Times New Roman" w:hAnsi="Times New Roman" w:cs="David"/>
          <w:sz w:val="24"/>
          <w:szCs w:val="24"/>
          <w:rtl/>
          <w:lang w:eastAsia="he-IL"/>
        </w:rPr>
        <w:tab/>
        <w:t xml:space="preserve">על </w:t>
      </w:r>
      <w:r w:rsidRPr="00DE0948">
        <w:rPr>
          <w:rFonts w:ascii="Times New Roman" w:eastAsia="Times New Roman" w:hAnsi="Times New Roman" w:cs="David" w:hint="cs"/>
          <w:sz w:val="24"/>
          <w:szCs w:val="24"/>
          <w:rtl/>
          <w:lang w:eastAsia="he-IL"/>
        </w:rPr>
        <w:t>המתכנן</w:t>
      </w:r>
      <w:r w:rsidRPr="00DE0948">
        <w:rPr>
          <w:rFonts w:ascii="Times New Roman" w:eastAsia="Times New Roman" w:hAnsi="Times New Roman" w:cs="David"/>
          <w:sz w:val="24"/>
          <w:szCs w:val="24"/>
          <w:rtl/>
          <w:lang w:eastAsia="he-IL"/>
        </w:rPr>
        <w:t xml:space="preserve"> לקבל אישור בכתב מאת המנהל לפני התחלת כל קטע וכל שלב ולפני כל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 חלקי.</w:t>
      </w:r>
      <w:r w:rsidRPr="00DE0948">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114C4493" w14:textId="77777777" w:rsidR="00DE0948" w:rsidRDefault="00DE0948"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1.4</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 xml:space="preserve">התכנון והייעוץ ההידרולוגי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w:t>
      </w:r>
      <w:r w:rsidR="00CC2293">
        <w:rPr>
          <w:rFonts w:ascii="Times New Roman" w:eastAsia="Times New Roman" w:hAnsi="Times New Roman" w:cs="David" w:hint="cs"/>
          <w:sz w:val="24"/>
          <w:szCs w:val="24"/>
          <w:rtl/>
          <w:lang w:eastAsia="he-IL"/>
        </w:rPr>
        <w:t xml:space="preserve"> מ</w:t>
      </w:r>
      <w:r w:rsidRPr="00DE0948">
        <w:rPr>
          <w:rFonts w:ascii="Times New Roman" w:eastAsia="Times New Roman" w:hAnsi="Times New Roman" w:cs="David" w:hint="cs"/>
          <w:sz w:val="24"/>
          <w:szCs w:val="24"/>
          <w:rtl/>
          <w:lang w:eastAsia="he-IL"/>
        </w:rPr>
        <w:t>אדריכל</w:t>
      </w:r>
      <w:r w:rsidR="00CC2293">
        <w:rPr>
          <w:rFonts w:ascii="Times New Roman" w:eastAsia="Times New Roman" w:hAnsi="Times New Roman" w:cs="David" w:hint="cs"/>
          <w:sz w:val="24"/>
          <w:szCs w:val="24"/>
          <w:rtl/>
          <w:lang w:eastAsia="he-IL"/>
        </w:rPr>
        <w:t xml:space="preserve">ים ויועצים </w:t>
      </w:r>
      <w:r w:rsidR="00CF5395">
        <w:rPr>
          <w:rFonts w:ascii="Times New Roman" w:eastAsia="Times New Roman" w:hAnsi="Times New Roman" w:cs="David" w:hint="cs"/>
          <w:sz w:val="24"/>
          <w:szCs w:val="24"/>
          <w:rtl/>
          <w:lang w:eastAsia="he-IL"/>
        </w:rPr>
        <w:t>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כל תעבורת הקבצים תבוצע באמצעות מערכת </w:t>
      </w:r>
      <w:r w:rsidR="00CF5395">
        <w:rPr>
          <w:rFonts w:ascii="Times New Roman" w:eastAsia="Times New Roman" w:hAnsi="Times New Roman" w:cs="David" w:hint="cs"/>
          <w:sz w:val="24"/>
          <w:szCs w:val="24"/>
          <w:rtl/>
          <w:lang w:eastAsia="he-IL"/>
        </w:rPr>
        <w:t>זו</w:t>
      </w:r>
      <w:r w:rsidRPr="00DE0948">
        <w:rPr>
          <w:rFonts w:ascii="Times New Roman" w:eastAsia="Times New Roman" w:hAnsi="Times New Roman" w:cs="David"/>
          <w:sz w:val="24"/>
          <w:szCs w:val="24"/>
          <w:rtl/>
          <w:lang w:eastAsia="he-IL"/>
        </w:rPr>
        <w:t xml:space="preserve"> בלבד.</w:t>
      </w:r>
    </w:p>
    <w:p w14:paraId="35EF6DFB" w14:textId="77777777" w:rsidR="00FE4560" w:rsidRDefault="00FE4560"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3D5B00F6" w14:textId="77777777" w:rsidR="00C2594C" w:rsidRPr="00DE0948" w:rsidRDefault="00C2594C"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6740C1D8"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b/>
          <w:bCs/>
          <w:sz w:val="24"/>
          <w:szCs w:val="24"/>
          <w:rtl/>
          <w:lang w:eastAsia="he-IL"/>
        </w:rPr>
        <w:t>2.</w:t>
      </w:r>
      <w:r w:rsidRPr="00DE0948">
        <w:rPr>
          <w:rFonts w:ascii="Times New Roman" w:eastAsia="Times New Roman" w:hAnsi="Times New Roman" w:cs="David"/>
          <w:b/>
          <w:bCs/>
          <w:sz w:val="24"/>
          <w:szCs w:val="24"/>
          <w:rtl/>
          <w:lang w:eastAsia="he-IL"/>
        </w:rPr>
        <w:tab/>
      </w:r>
      <w:r w:rsidRPr="00DE0948">
        <w:rPr>
          <w:rFonts w:ascii="Times New Roman" w:eastAsia="Times New Roman" w:hAnsi="Times New Roman" w:cs="David"/>
          <w:b/>
          <w:bCs/>
          <w:sz w:val="24"/>
          <w:szCs w:val="24"/>
          <w:u w:val="single"/>
          <w:rtl/>
          <w:lang w:eastAsia="he-IL"/>
        </w:rPr>
        <w:t>שלבי העבודה ההנדסית ופירוט השירותים</w:t>
      </w:r>
      <w:r w:rsidRPr="00DE0948">
        <w:rPr>
          <w:rFonts w:ascii="Times New Roman" w:eastAsia="Times New Roman" w:hAnsi="Times New Roman" w:cs="David"/>
          <w:b/>
          <w:bCs/>
          <w:sz w:val="24"/>
          <w:szCs w:val="24"/>
          <w:rtl/>
          <w:lang w:eastAsia="he-IL"/>
        </w:rPr>
        <w:t>:</w:t>
      </w:r>
    </w:p>
    <w:p w14:paraId="3A596B90"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138042F7" w14:textId="77777777" w:rsidR="00DE0948" w:rsidRPr="00DE0948" w:rsidRDefault="00DE0948" w:rsidP="00DE0948">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העבודה תבוצע בשלבים הכוללים את השירותים כלהלן:</w:t>
      </w:r>
    </w:p>
    <w:p w14:paraId="3A95B46E"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2.1</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מוקדם</w:t>
      </w:r>
      <w:r w:rsidRPr="00DE0948">
        <w:rPr>
          <w:rFonts w:ascii="Times New Roman" w:eastAsia="Times New Roman" w:hAnsi="Times New Roman" w:cs="David"/>
          <w:sz w:val="24"/>
          <w:szCs w:val="24"/>
          <w:rtl/>
          <w:lang w:eastAsia="he-IL"/>
        </w:rPr>
        <w:t>:</w:t>
      </w:r>
    </w:p>
    <w:p w14:paraId="1C37AA5E"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קבלת תדריך תכנון מנציג המזמין, מהאדריכל, מהקונסטרוקטור,</w:t>
      </w:r>
      <w:r w:rsidRPr="00DE0948">
        <w:rPr>
          <w:rFonts w:ascii="Times New Roman" w:eastAsia="Times New Roman" w:hAnsi="Times New Roman" w:cs="David" w:hint="cs"/>
          <w:sz w:val="24"/>
          <w:szCs w:val="24"/>
          <w:rtl/>
          <w:lang w:eastAsia="he-IL"/>
        </w:rPr>
        <w:t xml:space="preserve"> מיועץ הקרקע, מיועץ האינסטלציה/ניקוז,</w:t>
      </w:r>
      <w:r w:rsidRPr="00DE0948">
        <w:rPr>
          <w:rFonts w:ascii="Times New Roman" w:eastAsia="Times New Roman" w:hAnsi="Times New Roman" w:cs="David"/>
          <w:sz w:val="24"/>
          <w:szCs w:val="24"/>
          <w:rtl/>
          <w:lang w:eastAsia="he-IL"/>
        </w:rPr>
        <w:t xml:space="preserve"> ממתכנן הפיתוח</w:t>
      </w:r>
      <w:r w:rsidRPr="00DE0948">
        <w:rPr>
          <w:rFonts w:ascii="Times New Roman" w:eastAsia="Times New Roman" w:hAnsi="Times New Roman" w:cs="David" w:hint="cs"/>
          <w:sz w:val="24"/>
          <w:szCs w:val="24"/>
          <w:rtl/>
          <w:lang w:eastAsia="he-IL"/>
        </w:rPr>
        <w:t xml:space="preserve"> ומיועץ הבניה הירוקה</w:t>
      </w:r>
      <w:r w:rsidRPr="00DE0948">
        <w:rPr>
          <w:rFonts w:ascii="Times New Roman" w:eastAsia="Times New Roman" w:hAnsi="Times New Roman" w:cs="David"/>
          <w:sz w:val="24"/>
          <w:szCs w:val="24"/>
          <w:rtl/>
          <w:lang w:eastAsia="he-IL"/>
        </w:rPr>
        <w:t xml:space="preserve"> ומהיועצים האחרים. </w:t>
      </w:r>
    </w:p>
    <w:p w14:paraId="1E8F99CA"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t>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רורים עם נציג המזמין,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רורים באתר במידת הצורך, התייעצות ותיאום עם היועצים האחרים.</w:t>
      </w:r>
    </w:p>
    <w:p w14:paraId="060B925C"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hint="cs"/>
          <w:sz w:val="24"/>
          <w:szCs w:val="24"/>
          <w:rtl/>
          <w:lang w:eastAsia="he-IL"/>
        </w:rPr>
        <w:tab/>
        <w:t>עריכת בדיקה מקדימה ברשויות של הדרישות למערך ניקוז וניהול מי הנגר העילי והטיפול בהשפלת והחדרת מי התהום במתחם לפרויקט.</w:t>
      </w:r>
    </w:p>
    <w:p w14:paraId="04FA7AD7"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lang w:eastAsia="he-IL"/>
        </w:rPr>
      </w:pPr>
      <w:r w:rsidRPr="00DE0948">
        <w:rPr>
          <w:rFonts w:ascii="Times New Roman" w:eastAsia="Times New Roman" w:hAnsi="Times New Roman" w:cs="David" w:hint="cs"/>
          <w:sz w:val="20"/>
          <w:szCs w:val="20"/>
          <w:rtl/>
          <w:lang w:eastAsia="he-IL"/>
        </w:rPr>
        <w:t>ד.</w:t>
      </w:r>
      <w:r w:rsidRPr="00DE0948">
        <w:rPr>
          <w:rFonts w:ascii="Times New Roman" w:eastAsia="Times New Roman" w:hAnsi="Times New Roman" w:cs="David" w:hint="cs"/>
          <w:sz w:val="20"/>
          <w:szCs w:val="20"/>
          <w:rtl/>
          <w:lang w:eastAsia="he-IL"/>
        </w:rPr>
        <w:tab/>
      </w:r>
      <w:r w:rsidRPr="00DE0948">
        <w:rPr>
          <w:rFonts w:ascii="Times New Roman" w:eastAsia="Times New Roman" w:hAnsi="Times New Roman" w:cs="David" w:hint="cs"/>
          <w:sz w:val="24"/>
          <w:szCs w:val="24"/>
          <w:rtl/>
          <w:lang w:eastAsia="he-IL"/>
        </w:rPr>
        <w:t>הכנת חוות דעת מוקדמת ותיאור הבעיות העקרוניות ותכנון קונספציה בתחום ההידרולוגי סביבתי בנוגע לניהול מי הנגר העילי ומי התהום.</w:t>
      </w:r>
    </w:p>
    <w:p w14:paraId="18472C0D"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hint="cs"/>
          <w:sz w:val="24"/>
          <w:szCs w:val="24"/>
          <w:rtl/>
          <w:lang w:eastAsia="he-IL"/>
        </w:rPr>
        <w:tab/>
        <w:t>הכנת פרוגראמה של האלטרנטיבות השונות, המצאת דו"ח הכולל תיאור השיטות, יתרונות וחסרונות, עלויות הקמה, עלויות תפעול והיבטי תפעול ותחזוקה וכיו"ב.</w:t>
      </w:r>
    </w:p>
    <w:p w14:paraId="7D71AD0F"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0"/>
          <w:szCs w:val="20"/>
          <w:rtl/>
          <w:lang w:eastAsia="he-IL"/>
        </w:rPr>
      </w:pP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hint="cs"/>
          <w:sz w:val="24"/>
          <w:szCs w:val="24"/>
          <w:rtl/>
          <w:lang w:eastAsia="he-IL"/>
        </w:rPr>
        <w:tab/>
        <w:t>מסירת הנתונים, הפרוגראמה וחוות הדעת למזמין, למתכנן וכן ליועצים ולמתכננים ולכל גורם אחר שייקבע על ידי המזמין.</w:t>
      </w:r>
    </w:p>
    <w:p w14:paraId="0D091D73"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2.2</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סופי</w:t>
      </w:r>
      <w:r w:rsidRPr="00DE0948">
        <w:rPr>
          <w:rFonts w:ascii="Times New Roman" w:eastAsia="Times New Roman" w:hAnsi="Times New Roman" w:cs="David"/>
          <w:sz w:val="24"/>
          <w:szCs w:val="24"/>
          <w:rtl/>
          <w:lang w:eastAsia="he-IL"/>
        </w:rPr>
        <w:t xml:space="preserve">:    </w:t>
      </w:r>
    </w:p>
    <w:p w14:paraId="31BB8824"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חתימה על בקשות להוצאת היתרי בניה כאחראי לתכנון, לפקוח העליון ולביקורת בתחום </w:t>
      </w:r>
      <w:r w:rsidRPr="00DE0948">
        <w:rPr>
          <w:rFonts w:ascii="Times New Roman" w:eastAsia="Times New Roman" w:hAnsi="Times New Roman" w:cs="David" w:hint="cs"/>
          <w:sz w:val="24"/>
          <w:szCs w:val="24"/>
          <w:rtl/>
          <w:lang w:eastAsia="he-IL"/>
        </w:rPr>
        <w:t>ההידרולוגי</w:t>
      </w:r>
      <w:r w:rsidRPr="00DE0948">
        <w:rPr>
          <w:rFonts w:ascii="Times New Roman" w:eastAsia="Times New Roman" w:hAnsi="Times New Roman" w:cs="David"/>
          <w:sz w:val="24"/>
          <w:szCs w:val="24"/>
          <w:rtl/>
          <w:lang w:eastAsia="he-IL"/>
        </w:rPr>
        <w:t>. כמו כן יכין ויחתום המתכנן על כל מסמך שיידרש ע"י הרשויות מהמתכנן בתהליך הבקשה להיתר, במהלך 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ועד לקבלת תעודת גמר. </w:t>
      </w:r>
    </w:p>
    <w:p w14:paraId="02628BDF"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199CA5BB" w14:textId="77777777" w:rsidR="00DE0948" w:rsidRPr="00DE0948" w:rsidRDefault="00973EDE"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ג.</w:t>
      </w:r>
      <w:r>
        <w:rPr>
          <w:rFonts w:ascii="Times New Roman" w:eastAsia="Times New Roman" w:hAnsi="Times New Roman" w:cs="David"/>
          <w:sz w:val="24"/>
          <w:szCs w:val="24"/>
          <w:rtl/>
          <w:lang w:eastAsia="he-IL"/>
        </w:rPr>
        <w:tab/>
        <w:t>הכנת ת</w:t>
      </w:r>
      <w:r w:rsidR="00DE0948" w:rsidRPr="00DE0948">
        <w:rPr>
          <w:rFonts w:ascii="Times New Roman" w:eastAsia="Times New Roman" w:hAnsi="Times New Roman" w:cs="David"/>
          <w:sz w:val="24"/>
          <w:szCs w:val="24"/>
          <w:rtl/>
          <w:lang w:eastAsia="he-IL"/>
        </w:rPr>
        <w:t>כניות לאישור סופי של ה</w:t>
      </w:r>
      <w:r>
        <w:rPr>
          <w:rFonts w:ascii="Times New Roman" w:eastAsia="Times New Roman" w:hAnsi="Times New Roman" w:cs="David"/>
          <w:sz w:val="24"/>
          <w:szCs w:val="24"/>
          <w:rtl/>
          <w:lang w:eastAsia="he-IL"/>
        </w:rPr>
        <w:t>יועצים והמזמין לפני התחלת שלב ת</w:t>
      </w:r>
      <w:r w:rsidR="00DE0948" w:rsidRPr="00DE0948">
        <w:rPr>
          <w:rFonts w:ascii="Times New Roman" w:eastAsia="Times New Roman" w:hAnsi="Times New Roman" w:cs="David"/>
          <w:sz w:val="24"/>
          <w:szCs w:val="24"/>
          <w:rtl/>
          <w:lang w:eastAsia="he-IL"/>
        </w:rPr>
        <w:t>כנית העבודה</w:t>
      </w:r>
      <w:r w:rsidR="00DE0948" w:rsidRPr="00DE0948">
        <w:rPr>
          <w:rFonts w:ascii="Times New Roman" w:eastAsia="Times New Roman" w:hAnsi="Times New Roman" w:cs="David" w:hint="cs"/>
          <w:sz w:val="24"/>
          <w:szCs w:val="24"/>
          <w:rtl/>
          <w:lang w:eastAsia="he-IL"/>
        </w:rPr>
        <w:t xml:space="preserve"> (משמרת מים, מאגרי מים, השפלה והחדרת מי תהום וכו')</w:t>
      </w:r>
      <w:r w:rsidR="00DE0948" w:rsidRPr="00DE0948">
        <w:rPr>
          <w:rFonts w:ascii="Times New Roman" w:eastAsia="Times New Roman" w:hAnsi="Times New Roman" w:cs="David"/>
          <w:sz w:val="24"/>
          <w:szCs w:val="24"/>
          <w:rtl/>
          <w:lang w:eastAsia="he-IL"/>
        </w:rPr>
        <w:t>.</w:t>
      </w:r>
    </w:p>
    <w:p w14:paraId="298EC7DC"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ד.</w:t>
      </w:r>
      <w:r w:rsidRPr="00DE0948">
        <w:rPr>
          <w:rFonts w:ascii="Times New Roman" w:eastAsia="Times New Roman" w:hAnsi="Times New Roman" w:cs="David"/>
          <w:sz w:val="24"/>
          <w:szCs w:val="24"/>
          <w:rtl/>
          <w:lang w:eastAsia="he-IL"/>
        </w:rPr>
        <w:tab/>
        <w:t xml:space="preserve">אישור התכנון הסופי של </w:t>
      </w:r>
      <w:r w:rsidRPr="00DE0948">
        <w:rPr>
          <w:rFonts w:ascii="Times New Roman" w:eastAsia="Times New Roman" w:hAnsi="Times New Roman" w:cs="David" w:hint="cs"/>
          <w:sz w:val="24"/>
          <w:szCs w:val="24"/>
          <w:rtl/>
          <w:lang w:eastAsia="he-IL"/>
        </w:rPr>
        <w:t xml:space="preserve">האדריכל, </w:t>
      </w:r>
      <w:r w:rsidRPr="00DE0948">
        <w:rPr>
          <w:rFonts w:ascii="Times New Roman" w:eastAsia="Times New Roman" w:hAnsi="Times New Roman" w:cs="David"/>
          <w:sz w:val="24"/>
          <w:szCs w:val="24"/>
          <w:rtl/>
          <w:lang w:eastAsia="he-IL"/>
        </w:rPr>
        <w:t>יוע</w:t>
      </w:r>
      <w:r w:rsidRPr="00DE0948">
        <w:rPr>
          <w:rFonts w:ascii="Times New Roman" w:eastAsia="Times New Roman" w:hAnsi="Times New Roman" w:cs="David" w:hint="cs"/>
          <w:sz w:val="24"/>
          <w:szCs w:val="24"/>
          <w:rtl/>
          <w:lang w:eastAsia="he-IL"/>
        </w:rPr>
        <w:t>ץ האינסטלציה, יועץ הבניה הירוקה ואיכות הסביבה.</w:t>
      </w:r>
    </w:p>
    <w:p w14:paraId="659613FE"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עדכון האומדן המשוער של ערך עבודות </w:t>
      </w:r>
      <w:r w:rsidRPr="00DE0948">
        <w:rPr>
          <w:rFonts w:ascii="Times New Roman" w:eastAsia="Times New Roman" w:hAnsi="Times New Roman" w:cs="David" w:hint="cs"/>
          <w:sz w:val="24"/>
          <w:szCs w:val="24"/>
          <w:rtl/>
          <w:lang w:eastAsia="he-IL"/>
        </w:rPr>
        <w:t>הקמת משמרת מים, מאגרי מים, השפלה והחדרת מי תהום וכו'.</w:t>
      </w:r>
    </w:p>
    <w:p w14:paraId="4989E5A4"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כל יתר הדרוש לתכנון סופי.</w:t>
      </w:r>
    </w:p>
    <w:p w14:paraId="4A3BB3C5"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2.3</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מפורט</w:t>
      </w:r>
      <w:r w:rsidRPr="00DE0948">
        <w:rPr>
          <w:rFonts w:ascii="Times New Roman" w:eastAsia="Times New Roman" w:hAnsi="Times New Roman" w:cs="David"/>
          <w:sz w:val="24"/>
          <w:szCs w:val="24"/>
          <w:rtl/>
          <w:lang w:eastAsia="he-IL"/>
        </w:rPr>
        <w:t xml:space="preserve">: </w:t>
      </w:r>
    </w:p>
    <w:p w14:paraId="6F6C7BAF"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התכנון המפורט יתאים לסוג </w:t>
      </w:r>
      <w:r w:rsidRPr="00DE0948">
        <w:rPr>
          <w:rFonts w:ascii="Times New Roman" w:eastAsia="Times New Roman" w:hAnsi="Times New Roman" w:cs="David" w:hint="cs"/>
          <w:sz w:val="24"/>
          <w:szCs w:val="24"/>
          <w:rtl/>
          <w:lang w:eastAsia="he-IL"/>
        </w:rPr>
        <w:t>הדרישות</w:t>
      </w:r>
      <w:r w:rsidRPr="00DE0948">
        <w:rPr>
          <w:rFonts w:ascii="Times New Roman" w:eastAsia="Times New Roman" w:hAnsi="Times New Roman" w:cs="David"/>
          <w:sz w:val="24"/>
          <w:szCs w:val="24"/>
          <w:rtl/>
          <w:lang w:eastAsia="he-IL"/>
        </w:rPr>
        <w:t xml:space="preserve"> שתבחר ע"י המזמין/הקבלן המבצע.</w:t>
      </w:r>
    </w:p>
    <w:p w14:paraId="2FD1D0BA"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ג.</w:t>
      </w:r>
      <w:r w:rsidRPr="00DE0948">
        <w:rPr>
          <w:rFonts w:ascii="Times New Roman" w:eastAsia="Times New Roman" w:hAnsi="Times New Roman" w:cs="David"/>
          <w:sz w:val="24"/>
          <w:szCs w:val="24"/>
          <w:rtl/>
          <w:lang w:eastAsia="he-IL"/>
        </w:rPr>
        <w:tab/>
        <w:t xml:space="preserve">פרטי </w:t>
      </w:r>
      <w:r w:rsidR="00973EDE">
        <w:rPr>
          <w:rFonts w:ascii="Times New Roman" w:eastAsia="Times New Roman" w:hAnsi="Times New Roman" w:cs="David" w:hint="cs"/>
          <w:sz w:val="24"/>
          <w:szCs w:val="24"/>
          <w:rtl/>
          <w:lang w:eastAsia="he-IL"/>
        </w:rPr>
        <w:t>ת</w:t>
      </w:r>
      <w:r w:rsidRPr="00DE0948">
        <w:rPr>
          <w:rFonts w:ascii="Times New Roman" w:eastAsia="Times New Roman" w:hAnsi="Times New Roman" w:cs="David" w:hint="cs"/>
          <w:sz w:val="24"/>
          <w:szCs w:val="24"/>
          <w:rtl/>
          <w:lang w:eastAsia="he-IL"/>
        </w:rPr>
        <w:t xml:space="preserve">כניות הקמת משמרת מים, מאגרי מים, השפלה והחדרת מי תהום וכו', </w:t>
      </w:r>
      <w:r w:rsidRPr="00DE0948">
        <w:rPr>
          <w:rFonts w:ascii="Times New Roman" w:eastAsia="Times New Roman" w:hAnsi="Times New Roman" w:cs="David"/>
          <w:sz w:val="24"/>
          <w:szCs w:val="24"/>
          <w:rtl/>
          <w:lang w:eastAsia="he-IL"/>
        </w:rPr>
        <w:t xml:space="preserve">יפורטו בקנ"מ הנדרש, השיפועים, האביזרים וכד'. </w:t>
      </w:r>
    </w:p>
    <w:p w14:paraId="1F4135A1"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ד.</w:t>
      </w:r>
      <w:r w:rsidRPr="00DE0948">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המקובלים על המזמין בצורה שיכללו את כל העבודות המתוכננות ע"י המתכנן תוך בדיקה של העדר כפילות עם מפרט מלאכה אחר בבניין או אי כיסוי נושאים הנופלים בין המתכננים והיועצים השונים. </w:t>
      </w:r>
    </w:p>
    <w:p w14:paraId="23B334F6"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w:t>
      </w:r>
      <w:r w:rsidRPr="00DE0948">
        <w:rPr>
          <w:rFonts w:ascii="Times New Roman" w:eastAsia="Times New Roman" w:hAnsi="Times New Roman" w:cs="David"/>
          <w:sz w:val="24"/>
          <w:szCs w:val="24"/>
          <w:rtl/>
          <w:lang w:eastAsia="he-IL"/>
        </w:rPr>
        <w:tab/>
        <w:t>המ</w:t>
      </w:r>
      <w:r w:rsidR="00973EDE">
        <w:rPr>
          <w:rFonts w:ascii="Times New Roman" w:eastAsia="Times New Roman" w:hAnsi="Times New Roman" w:cs="David"/>
          <w:sz w:val="24"/>
          <w:szCs w:val="24"/>
          <w:rtl/>
          <w:lang w:eastAsia="he-IL"/>
        </w:rPr>
        <w:t>פרטים וכתבי הכמויות יתבססו על ת</w:t>
      </w:r>
      <w:r w:rsidRPr="00DE0948">
        <w:rPr>
          <w:rFonts w:ascii="Times New Roman" w:eastAsia="Times New Roman" w:hAnsi="Times New Roman" w:cs="David"/>
          <w:sz w:val="24"/>
          <w:szCs w:val="24"/>
          <w:rtl/>
          <w:lang w:eastAsia="he-IL"/>
        </w:rPr>
        <w:t xml:space="preserve">כניות עבודה מפורטות, חישובי הכמויות יהיו מדויקים והתיאורים ברורים ובק.מ. שיקבע ע"י נציג המזמין. כתבי הכמויות יוכנו לפי מתכונת הנהוגה אצל המזמין של מכללי עבודות ו/או כמויות מפורטות למדידה. לפי דרישת המנהל יוכנו כתבי </w:t>
      </w:r>
      <w:r w:rsidRPr="00DE0948">
        <w:rPr>
          <w:rFonts w:ascii="Times New Roman" w:eastAsia="Times New Roman" w:hAnsi="Times New Roman" w:cs="David"/>
          <w:sz w:val="24"/>
          <w:szCs w:val="24"/>
          <w:rtl/>
          <w:lang w:eastAsia="he-IL"/>
        </w:rPr>
        <w:lastRenderedPageBreak/>
        <w:t xml:space="preserve">כמויות בחלוקה לפי אזורים. </w:t>
      </w:r>
    </w:p>
    <w:p w14:paraId="2D03822F"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ו.</w:t>
      </w:r>
      <w:r w:rsidRPr="00DE0948">
        <w:rPr>
          <w:rFonts w:ascii="Times New Roman" w:eastAsia="Times New Roman" w:hAnsi="Times New Roman" w:cs="David"/>
          <w:sz w:val="24"/>
          <w:szCs w:val="24"/>
          <w:rtl/>
          <w:lang w:eastAsia="he-IL"/>
        </w:rPr>
        <w:tab/>
        <w:t>המפרטים יודפסו באמצעות מעבד תמלילים והם יוצאו בקבצי "</w:t>
      </w:r>
      <w:r w:rsidRPr="00DE0948">
        <w:rPr>
          <w:rFonts w:ascii="Times New Roman" w:eastAsia="Times New Roman" w:hAnsi="Times New Roman" w:cs="David" w:hint="cs"/>
          <w:sz w:val="24"/>
          <w:szCs w:val="24"/>
          <w:lang w:eastAsia="he-IL"/>
        </w:rPr>
        <w:t>WORD</w:t>
      </w:r>
      <w:r w:rsidRPr="00DE0948">
        <w:rPr>
          <w:rFonts w:ascii="Times New Roman" w:eastAsia="Times New Roman" w:hAnsi="Times New Roman" w:cs="David"/>
          <w:sz w:val="24"/>
          <w:szCs w:val="24"/>
          <w:rtl/>
          <w:lang w:eastAsia="he-IL"/>
        </w:rPr>
        <w:t xml:space="preserve">", כך שניתן יהיה להעתיקם </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w:t>
      </w:r>
    </w:p>
    <w:p w14:paraId="7AA5FD1E"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ז.</w:t>
      </w:r>
      <w:r w:rsidRPr="00DE0948">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דיסקט ובתדפיס.  </w:t>
      </w:r>
    </w:p>
    <w:p w14:paraId="4CEC6301"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w:t>
      </w:r>
      <w:r w:rsidRPr="00DE0948">
        <w:rPr>
          <w:rFonts w:ascii="Times New Roman" w:eastAsia="Times New Roman" w:hAnsi="Times New Roman" w:cs="David"/>
          <w:sz w:val="24"/>
          <w:szCs w:val="24"/>
          <w:rtl/>
          <w:lang w:eastAsia="he-IL"/>
        </w:rPr>
        <w:tab/>
        <w:t xml:space="preserve">עדכון האומדן לביצוע של עבודות </w:t>
      </w:r>
      <w:r w:rsidRPr="00DE0948">
        <w:rPr>
          <w:rFonts w:ascii="Times New Roman" w:eastAsia="Times New Roman" w:hAnsi="Times New Roman" w:cs="David" w:hint="cs"/>
          <w:sz w:val="24"/>
          <w:szCs w:val="24"/>
          <w:rtl/>
          <w:lang w:eastAsia="he-IL"/>
        </w:rPr>
        <w:t xml:space="preserve">הקמת משמרת מים, מאגרי מים, השפלה והחדרת מי תהום וכו', </w:t>
      </w:r>
      <w:r w:rsidRPr="00DE0948">
        <w:rPr>
          <w:rFonts w:ascii="Times New Roman" w:eastAsia="Times New Roman" w:hAnsi="Times New Roman" w:cs="David"/>
          <w:sz w:val="24"/>
          <w:szCs w:val="24"/>
          <w:rtl/>
          <w:lang w:eastAsia="he-IL"/>
        </w:rPr>
        <w:t>שיהיה מבוסס על המפרטים וכתבי הכמויות, תוך ציון המדד התקף במועד הכנת האומדן.</w:t>
      </w:r>
    </w:p>
    <w:p w14:paraId="239F07FD"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ט.</w:t>
      </w:r>
      <w:r w:rsidRPr="00DE0948">
        <w:rPr>
          <w:rFonts w:ascii="Times New Roman" w:eastAsia="Times New Roman" w:hAnsi="Times New Roman" w:cs="David"/>
          <w:sz w:val="24"/>
          <w:szCs w:val="24"/>
          <w:rtl/>
          <w:lang w:eastAsia="he-IL"/>
        </w:rPr>
        <w:tab/>
        <w:t xml:space="preserve">הכנסת שינויים בתוכניות ככל שיתחייב להתאמת הפרויקט למסגרת התקציבית כפי שיקבע ע"י המזמין. </w:t>
      </w:r>
    </w:p>
    <w:p w14:paraId="27023A98"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w:t>
      </w:r>
      <w:r w:rsidRPr="00DE0948">
        <w:rPr>
          <w:rFonts w:ascii="Times New Roman" w:eastAsia="Times New Roman" w:hAnsi="Times New Roman" w:cs="David"/>
          <w:sz w:val="24"/>
          <w:szCs w:val="24"/>
          <w:rtl/>
          <w:lang w:eastAsia="he-IL"/>
        </w:rPr>
        <w:tab/>
        <w:t>מתן חוות דעת טכנית ויעוץ בכל הקשור בהכנת המכרזים ופרסומם.</w:t>
      </w:r>
    </w:p>
    <w:p w14:paraId="1B8EB037"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יא.</w:t>
      </w:r>
      <w:r w:rsidRPr="00DE0948">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4C0ADD09"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יב.</w:t>
      </w:r>
      <w:r w:rsidRPr="00DE0948">
        <w:rPr>
          <w:rFonts w:ascii="Times New Roman" w:eastAsia="Times New Roman" w:hAnsi="Times New Roman" w:cs="David"/>
          <w:sz w:val="24"/>
          <w:szCs w:val="24"/>
          <w:rtl/>
          <w:lang w:eastAsia="he-IL"/>
        </w:rPr>
        <w:tab/>
        <w:t>מתן חוות דעת טכנית, בכל הקשור להצעות הקבלנים</w:t>
      </w:r>
      <w:r w:rsidRPr="00DE0948">
        <w:rPr>
          <w:rFonts w:ascii="Times New Roman" w:eastAsia="Times New Roman" w:hAnsi="Times New Roman" w:cs="David" w:hint="cs"/>
          <w:sz w:val="24"/>
          <w:szCs w:val="24"/>
          <w:rtl/>
          <w:lang w:eastAsia="he-IL"/>
        </w:rPr>
        <w:t xml:space="preserve"> לרבות בדיקת ההצעות התייחסות מפורטת והמלצות לאישור חלופות תכנוניות של קבלנים</w:t>
      </w:r>
      <w:r w:rsidRPr="00DE0948">
        <w:rPr>
          <w:rFonts w:ascii="Times New Roman" w:eastAsia="Times New Roman" w:hAnsi="Times New Roman" w:cs="David"/>
          <w:sz w:val="24"/>
          <w:szCs w:val="24"/>
          <w:rtl/>
          <w:lang w:eastAsia="he-IL"/>
        </w:rPr>
        <w:t>.</w:t>
      </w:r>
    </w:p>
    <w:p w14:paraId="57CE7ECE" w14:textId="77777777" w:rsidR="00DE0948" w:rsidRPr="00DE0948" w:rsidRDefault="00973EDE"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t>הכנת ת</w:t>
      </w:r>
      <w:r w:rsidR="00DE0948" w:rsidRPr="00DE0948">
        <w:rPr>
          <w:rFonts w:ascii="Times New Roman" w:eastAsia="Times New Roman" w:hAnsi="Times New Roman" w:cs="David"/>
          <w:sz w:val="24"/>
          <w:szCs w:val="24"/>
          <w:rtl/>
          <w:lang w:eastAsia="he-IL"/>
        </w:rPr>
        <w:t>כניות עבודה, פרטים ומפרטים משלימים ככל ש</w:t>
      </w:r>
      <w:r w:rsidR="00DE0948" w:rsidRPr="00DE0948">
        <w:rPr>
          <w:rFonts w:ascii="Times New Roman" w:eastAsia="Times New Roman" w:hAnsi="Times New Roman" w:cs="David" w:hint="cs"/>
          <w:sz w:val="24"/>
          <w:szCs w:val="24"/>
          <w:rtl/>
          <w:lang w:eastAsia="he-IL"/>
        </w:rPr>
        <w:t>י</w:t>
      </w:r>
      <w:r w:rsidR="00DE0948" w:rsidRPr="00DE0948">
        <w:rPr>
          <w:rFonts w:ascii="Times New Roman" w:eastAsia="Times New Roman" w:hAnsi="Times New Roman" w:cs="David"/>
          <w:sz w:val="24"/>
          <w:szCs w:val="24"/>
          <w:rtl/>
          <w:lang w:eastAsia="he-IL"/>
        </w:rPr>
        <w:t>ידרש לבצוע עבודות האיטום</w:t>
      </w:r>
      <w:r w:rsidR="00DE0948" w:rsidRPr="00DE0948">
        <w:rPr>
          <w:rFonts w:ascii="Times New Roman" w:eastAsia="Times New Roman" w:hAnsi="Times New Roman" w:cs="David" w:hint="cs"/>
          <w:sz w:val="24"/>
          <w:szCs w:val="24"/>
          <w:rtl/>
          <w:lang w:eastAsia="he-IL"/>
        </w:rPr>
        <w:t xml:space="preserve"> והבידוד התרמי</w:t>
      </w:r>
      <w:r w:rsidR="00DE0948" w:rsidRPr="00DE0948">
        <w:rPr>
          <w:rFonts w:ascii="Times New Roman" w:eastAsia="Times New Roman" w:hAnsi="Times New Roman" w:cs="David"/>
          <w:sz w:val="24"/>
          <w:szCs w:val="24"/>
          <w:rtl/>
          <w:lang w:eastAsia="he-IL"/>
        </w:rPr>
        <w:t>.</w:t>
      </w:r>
    </w:p>
    <w:p w14:paraId="27E38B31" w14:textId="77777777" w:rsidR="00DE0948" w:rsidRPr="00DE0948" w:rsidRDefault="00DE0948" w:rsidP="00DE0948">
      <w:pPr>
        <w:widowControl w:val="0"/>
        <w:spacing w:before="120" w:beforeAutospacing="0" w:after="60" w:afterAutospacing="0" w:line="240" w:lineRule="auto"/>
        <w:ind w:left="1440" w:right="-181"/>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מובהר בזאת שהמתכנן יכין, באם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ידרש, מסמכים למכרזים עוד לפני השלמת המסמכים המפורטים לבצוע.</w:t>
      </w:r>
    </w:p>
    <w:p w14:paraId="5F5F8EEC" w14:textId="77777777" w:rsidR="00DE0948" w:rsidRPr="00DE0948" w:rsidRDefault="00DE0948" w:rsidP="00DE094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2.4</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פיקוח עליון</w:t>
      </w:r>
      <w:r w:rsidRPr="00DE0948">
        <w:rPr>
          <w:rFonts w:ascii="Times New Roman" w:eastAsia="Times New Roman" w:hAnsi="Times New Roman" w:cs="David"/>
          <w:sz w:val="24"/>
          <w:szCs w:val="24"/>
          <w:rtl/>
          <w:lang w:eastAsia="he-IL"/>
        </w:rPr>
        <w:t>:</w:t>
      </w:r>
    </w:p>
    <w:p w14:paraId="6FFACF72" w14:textId="77777777" w:rsidR="00DE0948" w:rsidRPr="00DE0948" w:rsidRDefault="00DE0948" w:rsidP="00C2594C">
      <w:pPr>
        <w:widowControl w:val="0"/>
        <w:spacing w:before="120" w:beforeAutospacing="0" w:after="60" w:afterAutospacing="0" w:line="240" w:lineRule="auto"/>
        <w:ind w:left="1785" w:hanging="34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הפ</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קוח העליון של המתכנן על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עבודות </w:t>
      </w:r>
      <w:r w:rsidRPr="00DE0948">
        <w:rPr>
          <w:rFonts w:ascii="Times New Roman" w:eastAsia="Times New Roman" w:hAnsi="Times New Roman" w:cs="David" w:hint="cs"/>
          <w:sz w:val="24"/>
          <w:szCs w:val="24"/>
          <w:rtl/>
          <w:lang w:eastAsia="he-IL"/>
        </w:rPr>
        <w:t>ההידרולוגיות</w:t>
      </w:r>
      <w:r w:rsidRPr="00DE0948">
        <w:rPr>
          <w:rFonts w:ascii="Times New Roman" w:eastAsia="Times New Roman" w:hAnsi="Times New Roman" w:cs="David"/>
          <w:sz w:val="24"/>
          <w:szCs w:val="24"/>
          <w:rtl/>
          <w:lang w:eastAsia="he-IL"/>
        </w:rPr>
        <w:t xml:space="preserve"> יכלול:</w:t>
      </w:r>
    </w:p>
    <w:p w14:paraId="03F52ED8"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7012D3A1"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פיקוח עליון על טיב ביצוע הפרויקט וביצוע התחייבויות קבלני העבודות.</w:t>
      </w:r>
    </w:p>
    <w:p w14:paraId="1D4DCC6A"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והמלצה לגבי בחירה, בדיקה ואישור של חומרים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ציוד</w:t>
      </w:r>
      <w:r w:rsidRPr="00DE0948">
        <w:rPr>
          <w:rFonts w:ascii="Times New Roman" w:eastAsia="Times New Roman" w:hAnsi="Times New Roman" w:cs="David" w:hint="cs"/>
          <w:sz w:val="24"/>
          <w:szCs w:val="24"/>
          <w:rtl/>
          <w:lang w:eastAsia="he-IL"/>
        </w:rPr>
        <w:t xml:space="preserve"> ושיטות יישום</w:t>
      </w:r>
      <w:r w:rsidRPr="00DE0948">
        <w:rPr>
          <w:rFonts w:ascii="Times New Roman" w:eastAsia="Times New Roman" w:hAnsi="Times New Roman" w:cs="David"/>
          <w:sz w:val="24"/>
          <w:szCs w:val="24"/>
          <w:rtl/>
          <w:lang w:eastAsia="he-IL"/>
        </w:rPr>
        <w:t>.</w:t>
      </w:r>
    </w:p>
    <w:p w14:paraId="4CA7BAF9"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בדיקה באתר ומחוצה</w:t>
      </w:r>
      <w:r w:rsidR="00973EDE">
        <w:rPr>
          <w:rFonts w:ascii="Times New Roman" w:eastAsia="Times New Roman" w:hAnsi="Times New Roman" w:cs="David"/>
          <w:sz w:val="24"/>
          <w:szCs w:val="24"/>
          <w:rtl/>
          <w:lang w:eastAsia="he-IL"/>
        </w:rPr>
        <w:t xml:space="preserve"> לו באם הקבלן והמפקח הבינו את ת</w:t>
      </w:r>
      <w:r w:rsidRPr="00DE0948">
        <w:rPr>
          <w:rFonts w:ascii="Times New Roman" w:eastAsia="Times New Roman" w:hAnsi="Times New Roman" w:cs="David"/>
          <w:sz w:val="24"/>
          <w:szCs w:val="24"/>
          <w:rtl/>
          <w:lang w:eastAsia="he-IL"/>
        </w:rPr>
        <w:t>כניות המתכנן ואת הוראותיו.</w:t>
      </w:r>
    </w:p>
    <w:p w14:paraId="59BCD2B3"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הדרכה ומתן הסברים למפקח, במידה ונתמנה כזה לפקוח על העבודות, הדרכה ומתן הסברים לקבלני העבודות באתר ומחוצה לו.</w:t>
      </w:r>
    </w:p>
    <w:p w14:paraId="3BEBFA9D"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דיווח למנהל על התקדמות ביצוע העבודות לאחר כל ביקור באתר ו/או בבית המלאכה.</w:t>
      </w:r>
    </w:p>
    <w:p w14:paraId="66FA2DDA"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עדכון התוכניות והמפרטים בהתאם לשינויים שיתחייבו מדרישת הרשויות ומבעיות שיופיעו במהלך בצוע העבודות. כל עדכון יבוצע בתאום עם המנהל בכתב.</w:t>
      </w:r>
    </w:p>
    <w:p w14:paraId="26BDF5B7"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60882813"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62763C63"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מתן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לפתרונות במקרים של כשלים בבצוע העבודות לעומת התכנון.</w:t>
      </w:r>
    </w:p>
    <w:p w14:paraId="6CF799D9"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עוץ למפקח בבדיקה ואישור מקצועי של מרכיבי חשבונות חלקיים והחשבונות הסופיים של קבלני העבודות, בהסתמך על ההסכמים הקיימים עימם, ולאחר אישור הכמויות ע"י המפקח.    </w:t>
      </w:r>
    </w:p>
    <w:p w14:paraId="71D60BA5"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w:t>
      </w:r>
      <w:r w:rsidRPr="00DE0948">
        <w:rPr>
          <w:rFonts w:ascii="Times New Roman" w:eastAsia="Times New Roman" w:hAnsi="Times New Roman" w:cs="David"/>
          <w:sz w:val="24"/>
          <w:szCs w:val="24"/>
          <w:rtl/>
          <w:lang w:eastAsia="he-IL"/>
        </w:rPr>
        <w:lastRenderedPageBreak/>
        <w:t>ככל הנדרש בכל בוררות או הליך משפטי בין המזמין לבין קבלני העבודות.</w:t>
      </w:r>
    </w:p>
    <w:p w14:paraId="3B89B5D9"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הכנה וחתימה על כל מסמך </w:t>
      </w:r>
      <w:r w:rsidRPr="00DE0948">
        <w:rPr>
          <w:rFonts w:ascii="Times New Roman" w:eastAsia="Times New Roman" w:hAnsi="Times New Roman" w:cs="David" w:hint="cs"/>
          <w:sz w:val="24"/>
          <w:szCs w:val="24"/>
          <w:rtl/>
          <w:lang w:eastAsia="he-IL"/>
        </w:rPr>
        <w:t>שיידר</w:t>
      </w:r>
      <w:r w:rsidRPr="00DE0948">
        <w:rPr>
          <w:rFonts w:ascii="Times New Roman" w:eastAsia="Times New Roman" w:hAnsi="Times New Roman" w:cs="David" w:hint="eastAsia"/>
          <w:sz w:val="24"/>
          <w:szCs w:val="24"/>
          <w:rtl/>
          <w:lang w:eastAsia="he-IL"/>
        </w:rPr>
        <w:t>ש</w:t>
      </w:r>
      <w:r w:rsidRPr="00DE0948">
        <w:rPr>
          <w:rFonts w:ascii="Times New Roman" w:eastAsia="Times New Roman" w:hAnsi="Times New Roman" w:cs="David"/>
          <w:sz w:val="24"/>
          <w:szCs w:val="24"/>
          <w:rtl/>
          <w:lang w:eastAsia="he-IL"/>
        </w:rPr>
        <w:t xml:space="preserve"> ע"י הרשויות מהמתכנן במהלך הבניה, על אישור לחיבור הפרויקט למערכות, ועל אישור לאכלוס ולתעודת גמר.</w:t>
      </w:r>
    </w:p>
    <w:p w14:paraId="2D1217E1"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בדיקת ביצוע עבודות הבדק וקבלה סופית של העבודות בגמר אחריות קבלני העבודות. </w:t>
      </w:r>
    </w:p>
    <w:p w14:paraId="2A2AE89C"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4B2A624B"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סיוע למזמין במתן מענה לפניות אליו בקשר לתכנון ובצוע העבודות.</w:t>
      </w:r>
    </w:p>
    <w:p w14:paraId="3409A4DF"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השתתפות עם המזמין בהגנה מפני תביעות בקשר עם תכנון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העבודות</w:t>
      </w:r>
      <w:r w:rsidRPr="00DE0948">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DE0948">
        <w:rPr>
          <w:rFonts w:ascii="Times New Roman" w:eastAsia="Times New Roman" w:hAnsi="Times New Roman" w:cs="David"/>
          <w:sz w:val="24"/>
          <w:szCs w:val="24"/>
          <w:rtl/>
          <w:lang w:eastAsia="he-IL"/>
        </w:rPr>
        <w:t>.</w:t>
      </w:r>
    </w:p>
    <w:p w14:paraId="7106DFBE"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כל יתר הדרוש לפיקוח עליון, ולביקורת על הבניה.</w:t>
      </w:r>
    </w:p>
    <w:p w14:paraId="2FC268F8" w14:textId="77777777" w:rsidR="00DE0948" w:rsidRPr="00DE0948" w:rsidRDefault="00973EDE"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t>עיבוד ת</w:t>
      </w:r>
      <w:r w:rsidR="00DE0948" w:rsidRPr="00DE0948">
        <w:rPr>
          <w:rFonts w:ascii="Times New Roman" w:eastAsia="Times New Roman" w:hAnsi="Times New Roman" w:cs="David"/>
          <w:sz w:val="24"/>
          <w:szCs w:val="24"/>
          <w:rtl/>
          <w:lang w:eastAsia="he-IL"/>
        </w:rPr>
        <w:t>כניות הפרויקט כפי שבוצעו למעשה (</w:t>
      </w:r>
      <w:r w:rsidR="00DE0948" w:rsidRPr="00DE0948">
        <w:rPr>
          <w:rFonts w:ascii="Times New Roman" w:eastAsia="Times New Roman" w:hAnsi="Times New Roman" w:cs="David"/>
          <w:sz w:val="24"/>
          <w:szCs w:val="24"/>
          <w:lang w:eastAsia="he-IL"/>
        </w:rPr>
        <w:t>AS-MADE</w:t>
      </w:r>
      <w:r>
        <w:rPr>
          <w:rFonts w:ascii="Times New Roman" w:eastAsia="Times New Roman" w:hAnsi="Times New Roman" w:cs="David"/>
          <w:sz w:val="24"/>
          <w:szCs w:val="24"/>
          <w:rtl/>
          <w:lang w:eastAsia="he-IL"/>
        </w:rPr>
        <w:t>) על בסיס ת</w:t>
      </w:r>
      <w:r w:rsidR="00DE0948" w:rsidRPr="00DE0948">
        <w:rPr>
          <w:rFonts w:ascii="Times New Roman" w:eastAsia="Times New Roman" w:hAnsi="Times New Roman" w:cs="David"/>
          <w:sz w:val="24"/>
          <w:szCs w:val="24"/>
          <w:rtl/>
          <w:lang w:eastAsia="he-IL"/>
        </w:rPr>
        <w:t xml:space="preserve">כניות </w:t>
      </w:r>
      <w:r w:rsidR="00DE0948" w:rsidRPr="00DE0948">
        <w:rPr>
          <w:rFonts w:ascii="Times New Roman" w:eastAsia="Times New Roman" w:hAnsi="Times New Roman" w:cs="David"/>
          <w:sz w:val="24"/>
          <w:szCs w:val="24"/>
          <w:lang w:eastAsia="he-IL"/>
        </w:rPr>
        <w:t>AS-MADE</w:t>
      </w:r>
      <w:r w:rsidR="00DE0948" w:rsidRPr="00DE0948">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5041D021"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07DA5A42" w14:textId="77777777" w:rsidR="00DE0948" w:rsidRPr="00DE0948" w:rsidRDefault="00DE0948" w:rsidP="00A24B63">
      <w:pPr>
        <w:widowControl w:val="0"/>
        <w:spacing w:before="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לאחר כל ביקור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w:t>
      </w:r>
      <w:r w:rsidR="00973EDE">
        <w:rPr>
          <w:rFonts w:ascii="Times New Roman" w:eastAsia="Times New Roman" w:hAnsi="Times New Roman" w:cs="David"/>
          <w:sz w:val="24"/>
          <w:szCs w:val="24"/>
          <w:rtl/>
          <w:lang w:eastAsia="he-IL"/>
        </w:rPr>
        <w:t>צוע העבודות, מצא אותן תואמות לת</w:t>
      </w:r>
      <w:r w:rsidRPr="00DE0948">
        <w:rPr>
          <w:rFonts w:ascii="Times New Roman" w:eastAsia="Times New Roman" w:hAnsi="Times New Roman" w:cs="David"/>
          <w:sz w:val="24"/>
          <w:szCs w:val="24"/>
          <w:rtl/>
          <w:lang w:eastAsia="he-IL"/>
        </w:rPr>
        <w:t xml:space="preserve">כניותיו ולתקנים מחייבים וכי בוצעו לשביעות רצונו.  </w:t>
      </w:r>
    </w:p>
    <w:p w14:paraId="5EC54867" w14:textId="77777777" w:rsidR="00DE0948" w:rsidRPr="00DE0948" w:rsidRDefault="00DE0948" w:rsidP="00A24B63">
      <w:pPr>
        <w:widowControl w:val="0"/>
        <w:spacing w:before="0" w:beforeAutospacing="0" w:after="0" w:afterAutospacing="0" w:line="240" w:lineRule="auto"/>
        <w:ind w:right="-357"/>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ללא דו"חות והצהרה אלה לא תשולם למתכנן יתרת שכרו עבור פיקוח עליון.</w:t>
      </w:r>
    </w:p>
    <w:p w14:paraId="51777A9F"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יעוץ למזמין בדבר אחזקת הפרויקט. </w:t>
      </w:r>
    </w:p>
    <w:p w14:paraId="6FA8127B"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3.</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אופציה לבחירת המזמין</w:t>
      </w:r>
      <w:r w:rsidRPr="00DE0948">
        <w:rPr>
          <w:rFonts w:ascii="Times New Roman" w:eastAsia="Times New Roman" w:hAnsi="Times New Roman" w:cs="David"/>
          <w:sz w:val="24"/>
          <w:szCs w:val="24"/>
          <w:rtl/>
          <w:lang w:eastAsia="he-IL"/>
        </w:rPr>
        <w:t>:</w:t>
      </w:r>
    </w:p>
    <w:p w14:paraId="1DD9E808"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במקרה בו יחליט המזמין להוציא מכרזים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דרש המתכנן להכין תכנון מוקדם וסופי כהגדרתו לעיל וכן מסמכים למכרזים בין קבלנים במתכונת זו.</w:t>
      </w:r>
    </w:p>
    <w:p w14:paraId="4BA72B62"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הקבלנים יהיו רשאים להציע פתרונות שונים מהפתרונות שהוצעו ע"י מתכנני המזמין. המתכנן ייעץ למזמין בבחינת הצעות הקבלנים ולאחר בחירת הקבלנים יסייע למזמין באשור התכנון שיוגש ע"י מהנדס מטעם הקבלן ובפקוח על 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לצורך כ</w:t>
      </w:r>
      <w:r w:rsidR="00973EDE">
        <w:rPr>
          <w:rFonts w:ascii="Times New Roman" w:eastAsia="Times New Roman" w:hAnsi="Times New Roman" w:cs="David"/>
          <w:sz w:val="24"/>
          <w:szCs w:val="24"/>
          <w:rtl/>
          <w:lang w:eastAsia="he-IL"/>
        </w:rPr>
        <w:t>ך ישתתף המתכנן בפגישות, יבדוק ת</w:t>
      </w:r>
      <w:r w:rsidRPr="00DE0948">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973EDE">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שורם ו/או את הערותיו לתכנון המוצע, ויבצע פקוח עליון.   </w:t>
      </w:r>
    </w:p>
    <w:p w14:paraId="67383C72"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4.</w:t>
      </w:r>
      <w:r w:rsidRPr="00DE0948">
        <w:rPr>
          <w:rFonts w:ascii="Times New Roman" w:eastAsia="Times New Roman" w:hAnsi="Times New Roman" w:cs="David"/>
          <w:sz w:val="24"/>
          <w:szCs w:val="24"/>
          <w:rtl/>
          <w:lang w:eastAsia="he-IL"/>
        </w:rPr>
        <w:tab/>
        <w:t xml:space="preserve">המתכנן מתחייב לשמור על דיסקט </w:t>
      </w:r>
      <w:r w:rsidR="00973EDE" w:rsidRPr="00DE0948">
        <w:rPr>
          <w:rFonts w:ascii="Times New Roman" w:eastAsia="Times New Roman" w:hAnsi="Times New Roman" w:cs="David" w:hint="cs"/>
          <w:sz w:val="24"/>
          <w:szCs w:val="24"/>
          <w:rtl/>
          <w:lang w:eastAsia="he-IL"/>
        </w:rPr>
        <w:t>ואוריגינלי</w:t>
      </w:r>
      <w:r w:rsidR="00973EDE" w:rsidRPr="00DE0948">
        <w:rPr>
          <w:rFonts w:ascii="Times New Roman" w:eastAsia="Times New Roman" w:hAnsi="Times New Roman" w:cs="David" w:hint="eastAsia"/>
          <w:sz w:val="24"/>
          <w:szCs w:val="24"/>
          <w:rtl/>
          <w:lang w:eastAsia="he-IL"/>
        </w:rPr>
        <w:t>ים</w:t>
      </w:r>
      <w:r w:rsidRPr="00DE0948">
        <w:rPr>
          <w:rFonts w:ascii="Times New Roman" w:eastAsia="Times New Roman" w:hAnsi="Times New Roman" w:cs="David"/>
          <w:sz w:val="24"/>
          <w:szCs w:val="24"/>
          <w:rtl/>
          <w:lang w:eastAsia="he-IL"/>
        </w:rPr>
        <w:t xml:space="preserve"> ש</w:t>
      </w:r>
      <w:r w:rsidR="00510E77">
        <w:rPr>
          <w:rFonts w:ascii="Times New Roman" w:eastAsia="Times New Roman" w:hAnsi="Times New Roman" w:cs="David"/>
          <w:sz w:val="24"/>
          <w:szCs w:val="24"/>
          <w:rtl/>
          <w:lang w:eastAsia="he-IL"/>
        </w:rPr>
        <w:t xml:space="preserve">ל התוכניות עד לאחר סיום הביצוע </w:t>
      </w:r>
      <w:r w:rsidRPr="00DE0948">
        <w:rPr>
          <w:rFonts w:ascii="Times New Roman" w:eastAsia="Times New Roman" w:hAnsi="Times New Roman" w:cs="David"/>
          <w:sz w:val="24"/>
          <w:szCs w:val="24"/>
          <w:rtl/>
          <w:lang w:eastAsia="he-IL"/>
        </w:rPr>
        <w:t>בשטח</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של</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העבודות נשוא התכנון, כך שניתן יהיה לבצע מהם העתקות, צילומים וכו' וכן ניתן יהיה לבצע בהם תיקונים ושינויים.</w:t>
      </w:r>
    </w:p>
    <w:p w14:paraId="7373C631"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5.</w:t>
      </w:r>
      <w:r w:rsidRPr="00DE0948">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3B872B67"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hint="cs"/>
          <w:sz w:val="24"/>
          <w:szCs w:val="24"/>
          <w:rtl/>
          <w:lang w:eastAsia="he-IL"/>
        </w:rPr>
        <w:t>6.</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color w:val="000000"/>
          <w:sz w:val="24"/>
          <w:szCs w:val="24"/>
          <w:rtl/>
          <w:lang w:eastAsia="he-IL"/>
        </w:rPr>
        <w:t>יובהר כדלקמן:</w:t>
      </w:r>
    </w:p>
    <w:p w14:paraId="4B98F3F2" w14:textId="77777777"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DE0948">
        <w:rPr>
          <w:rFonts w:ascii="Times New Roman" w:eastAsia="Times New Roman" w:hAnsi="Times New Roman" w:cs="David"/>
          <w:color w:val="000000"/>
          <w:sz w:val="24"/>
          <w:szCs w:val="24"/>
          <w:rtl/>
          <w:lang w:eastAsia="he-IL"/>
        </w:rPr>
        <w:t xml:space="preserve">העבודה הממוחשבת בפרויקט תיערך בתכנת </w:t>
      </w:r>
      <w:r w:rsidRPr="00DE0948">
        <w:rPr>
          <w:rFonts w:ascii="Times New Roman" w:eastAsia="Times New Roman" w:hAnsi="Times New Roman" w:cs="David"/>
          <w:color w:val="000000"/>
          <w:sz w:val="24"/>
          <w:szCs w:val="24"/>
          <w:lang w:eastAsia="he-IL"/>
        </w:rPr>
        <w:t>REVIT</w:t>
      </w:r>
      <w:r w:rsidRPr="00DE0948">
        <w:rPr>
          <w:rFonts w:ascii="Times New Roman" w:eastAsia="Times New Roman" w:hAnsi="Times New Roman" w:cs="David"/>
          <w:color w:val="000000"/>
          <w:sz w:val="24"/>
          <w:szCs w:val="24"/>
          <w:rtl/>
          <w:lang w:eastAsia="he-IL"/>
        </w:rPr>
        <w:t xml:space="preserve"> על </w:t>
      </w:r>
      <w:r w:rsidRPr="00DE0948">
        <w:rPr>
          <w:rFonts w:ascii="Times New Roman" w:eastAsia="Times New Roman" w:hAnsi="Times New Roman" w:cs="David" w:hint="cs"/>
          <w:color w:val="000000"/>
          <w:sz w:val="24"/>
          <w:szCs w:val="24"/>
          <w:rtl/>
          <w:lang w:eastAsia="he-IL"/>
        </w:rPr>
        <w:t>המתכנן</w:t>
      </w:r>
      <w:r w:rsidRPr="00DE0948">
        <w:rPr>
          <w:rFonts w:ascii="Times New Roman" w:eastAsia="Times New Roman" w:hAnsi="Times New Roman" w:cs="David"/>
          <w:color w:val="000000"/>
          <w:sz w:val="24"/>
          <w:szCs w:val="24"/>
          <w:rtl/>
          <w:lang w:eastAsia="he-IL"/>
        </w:rPr>
        <w:t xml:space="preserve"> לדאוג לעמדות עבודה וכ"א מוכשר במשרדו בהתאם.</w:t>
      </w:r>
    </w:p>
    <w:p w14:paraId="45D36979" w14:textId="77777777"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color w:val="000000"/>
          <w:sz w:val="24"/>
          <w:szCs w:val="24"/>
          <w:rtl/>
          <w:lang w:eastAsia="he-IL"/>
        </w:rPr>
        <w:t xml:space="preserve">כל קבצי התכנון והמסמכים השונים יוטענו למערכת </w:t>
      </w:r>
      <w:r w:rsidR="00510E77">
        <w:rPr>
          <w:rFonts w:ascii="Times New Roman" w:eastAsia="Times New Roman" w:hAnsi="Times New Roman" w:cs="David" w:hint="cs"/>
          <w:color w:val="000000"/>
          <w:sz w:val="24"/>
          <w:szCs w:val="24"/>
          <w:rtl/>
          <w:lang w:eastAsia="he-IL"/>
        </w:rPr>
        <w:t xml:space="preserve">כדוגמת </w:t>
      </w:r>
      <w:r w:rsidRPr="00DE0948">
        <w:rPr>
          <w:rFonts w:ascii="Times New Roman" w:eastAsia="Times New Roman" w:hAnsi="Times New Roman" w:cs="David"/>
          <w:color w:val="000000"/>
          <w:sz w:val="24"/>
          <w:szCs w:val="24"/>
          <w:rtl/>
          <w:lang w:eastAsia="he-IL"/>
        </w:rPr>
        <w:t>ה-</w:t>
      </w:r>
      <w:r w:rsidRPr="00DE0948">
        <w:rPr>
          <w:rFonts w:ascii="Times New Roman" w:eastAsia="Times New Roman" w:hAnsi="Times New Roman" w:cs="David"/>
          <w:color w:val="000000"/>
          <w:sz w:val="24"/>
          <w:szCs w:val="24"/>
          <w:lang w:eastAsia="he-IL"/>
        </w:rPr>
        <w:t>@view</w:t>
      </w:r>
      <w:r w:rsidRPr="00DE0948">
        <w:rPr>
          <w:rFonts w:ascii="Times New Roman" w:eastAsia="Times New Roman" w:hAnsi="Times New Roman" w:cs="David"/>
          <w:color w:val="000000"/>
          <w:sz w:val="24"/>
          <w:szCs w:val="24"/>
          <w:rtl/>
          <w:lang w:eastAsia="he-IL"/>
        </w:rPr>
        <w:t xml:space="preserve">, תעבורת המידע היחידה הקבילה בפרויקט. </w:t>
      </w:r>
    </w:p>
    <w:p w14:paraId="5A8229A3" w14:textId="77777777"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DE0948">
        <w:rPr>
          <w:rFonts w:ascii="Times New Roman" w:eastAsia="Times New Roman" w:hAnsi="Times New Roman" w:cs="David"/>
          <w:color w:val="000000"/>
          <w:sz w:val="24"/>
          <w:szCs w:val="24"/>
          <w:rtl/>
          <w:lang w:eastAsia="he-IL"/>
        </w:rPr>
        <w:t xml:space="preserve">חשבונות המתכנן יוטענו ע"י </w:t>
      </w:r>
      <w:r w:rsidRPr="00DE0948">
        <w:rPr>
          <w:rFonts w:ascii="Times New Roman" w:eastAsia="Times New Roman" w:hAnsi="Times New Roman" w:cs="David" w:hint="cs"/>
          <w:color w:val="000000"/>
          <w:sz w:val="24"/>
          <w:szCs w:val="24"/>
          <w:rtl/>
          <w:lang w:eastAsia="he-IL"/>
        </w:rPr>
        <w:t>המפקח</w:t>
      </w:r>
      <w:r w:rsidRPr="00DE0948">
        <w:rPr>
          <w:rFonts w:ascii="Times New Roman" w:eastAsia="Times New Roman" w:hAnsi="Times New Roman" w:cs="David"/>
          <w:color w:val="000000"/>
          <w:sz w:val="24"/>
          <w:szCs w:val="24"/>
          <w:rtl/>
          <w:lang w:eastAsia="he-IL"/>
        </w:rPr>
        <w:t xml:space="preserve"> למערכת </w:t>
      </w:r>
      <w:r w:rsidR="00510E77">
        <w:rPr>
          <w:rFonts w:ascii="Times New Roman" w:eastAsia="Times New Roman" w:hAnsi="Times New Roman" w:cs="David" w:hint="cs"/>
          <w:color w:val="000000"/>
          <w:sz w:val="24"/>
          <w:szCs w:val="24"/>
          <w:rtl/>
          <w:lang w:eastAsia="he-IL"/>
        </w:rPr>
        <w:t xml:space="preserve">כדוגמת </w:t>
      </w:r>
      <w:r w:rsidRPr="00DE0948">
        <w:rPr>
          <w:rFonts w:ascii="Times New Roman" w:eastAsia="Times New Roman" w:hAnsi="Times New Roman" w:cs="David"/>
          <w:color w:val="000000"/>
          <w:sz w:val="24"/>
          <w:szCs w:val="24"/>
          <w:rtl/>
          <w:lang w:eastAsia="he-IL"/>
        </w:rPr>
        <w:t>ה-</w:t>
      </w:r>
      <w:r w:rsidRPr="00DE0948">
        <w:rPr>
          <w:rFonts w:ascii="Times New Roman" w:eastAsia="Times New Roman" w:hAnsi="Times New Roman" w:cs="David"/>
          <w:color w:val="000000"/>
          <w:sz w:val="24"/>
          <w:szCs w:val="24"/>
          <w:lang w:eastAsia="he-IL"/>
        </w:rPr>
        <w:t>@view</w:t>
      </w:r>
      <w:r w:rsidRPr="00DE0948">
        <w:rPr>
          <w:rFonts w:ascii="Times New Roman" w:eastAsia="Times New Roman" w:hAnsi="Times New Roman" w:cs="David"/>
          <w:color w:val="000000"/>
          <w:sz w:val="24"/>
          <w:szCs w:val="24"/>
          <w:rtl/>
          <w:lang w:eastAsia="he-IL"/>
        </w:rPr>
        <w:t xml:space="preserve"> לתיקיית "חשבונות מוגשים", כתנאי לטיפול בהם.</w:t>
      </w:r>
    </w:p>
    <w:p w14:paraId="4E843485"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0DFB825" w14:textId="77777777" w:rsidR="00FE4560" w:rsidRDefault="00FE4560"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1A8378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D666EC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E0948">
        <w:rPr>
          <w:rFonts w:ascii="Times New Roman" w:eastAsia="Times New Roman" w:hAnsi="Times New Roman" w:cs="David"/>
          <w:bCs/>
          <w:sz w:val="20"/>
          <w:szCs w:val="24"/>
          <w:u w:val="single"/>
          <w:rtl/>
          <w:lang w:eastAsia="he-IL"/>
        </w:rPr>
        <w:t xml:space="preserve">נספח </w:t>
      </w:r>
      <w:r w:rsidR="00FE0659">
        <w:rPr>
          <w:rFonts w:ascii="Times New Roman" w:eastAsia="Times New Roman" w:hAnsi="Times New Roman" w:cs="David" w:hint="cs"/>
          <w:bCs/>
          <w:sz w:val="20"/>
          <w:szCs w:val="24"/>
          <w:u w:val="single"/>
          <w:rtl/>
          <w:lang w:eastAsia="he-IL"/>
        </w:rPr>
        <w:t>"</w:t>
      </w:r>
      <w:r w:rsidRPr="00DE0948">
        <w:rPr>
          <w:rFonts w:ascii="Times New Roman" w:eastAsia="Times New Roman" w:hAnsi="Times New Roman" w:cs="David"/>
          <w:bCs/>
          <w:sz w:val="20"/>
          <w:szCs w:val="24"/>
          <w:u w:val="single"/>
          <w:rtl/>
          <w:lang w:eastAsia="he-IL"/>
        </w:rPr>
        <w:t>ג'</w:t>
      </w:r>
      <w:r w:rsidR="00FE0659">
        <w:rPr>
          <w:rFonts w:ascii="Times New Roman" w:eastAsia="Times New Roman" w:hAnsi="Times New Roman" w:cs="David" w:hint="cs"/>
          <w:bCs/>
          <w:sz w:val="20"/>
          <w:szCs w:val="24"/>
          <w:u w:val="single"/>
          <w:rtl/>
          <w:lang w:eastAsia="he-IL"/>
        </w:rPr>
        <w:t>'</w:t>
      </w:r>
    </w:p>
    <w:p w14:paraId="2DB4F8D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2BA8E6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E0948">
        <w:rPr>
          <w:rFonts w:ascii="Times New Roman" w:eastAsia="Times New Roman" w:hAnsi="Times New Roman" w:cs="David"/>
          <w:bCs/>
          <w:sz w:val="20"/>
          <w:szCs w:val="24"/>
          <w:u w:val="single"/>
          <w:rtl/>
          <w:lang w:eastAsia="he-IL"/>
        </w:rPr>
        <w:t>לוח זמנים ושלבי עבודה</w:t>
      </w:r>
    </w:p>
    <w:p w14:paraId="19F5871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B4B70DD"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835B863"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DE0948">
        <w:rPr>
          <w:rFonts w:ascii="Times New Roman" w:eastAsia="Times New Roman" w:hAnsi="Times New Roman" w:cs="David"/>
          <w:sz w:val="20"/>
          <w:szCs w:val="24"/>
          <w:lang w:eastAsia="he-IL"/>
        </w:rPr>
        <w:t>–</w:t>
      </w:r>
      <w:r w:rsidRPr="00DE0948">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5FEF693B"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A4F045"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DE0948">
        <w:rPr>
          <w:rFonts w:ascii="Times New Roman" w:eastAsia="Times New Roman" w:hAnsi="Times New Roman" w:cs="David"/>
          <w:sz w:val="20"/>
          <w:szCs w:val="24"/>
          <w:rtl/>
          <w:lang w:eastAsia="he-IL"/>
        </w:rPr>
        <w:t>המהנדס וצוותו יעסקו בפרויקט לפי הצורך וללא הגבלת זמן.</w:t>
      </w:r>
    </w:p>
    <w:p w14:paraId="18A2803A"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2D1DFFF9"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72F1B132"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D27BEC7"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DE0948">
        <w:rPr>
          <w:rFonts w:ascii="Times New Roman" w:eastAsia="Times New Roman" w:hAnsi="Times New Roman" w:cs="David" w:hint="cs"/>
          <w:sz w:val="20"/>
          <w:szCs w:val="24"/>
          <w:rtl/>
          <w:lang w:eastAsia="he-IL"/>
        </w:rPr>
        <w:t>ב</w:t>
      </w:r>
      <w:r w:rsidRPr="00DE0948">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8CEBC9F"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E2701EA"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DE0948">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69816C43"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52322BA"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4"/>
          <w:szCs w:val="24"/>
          <w:lang w:eastAsia="he-IL"/>
        </w:rPr>
      </w:pPr>
      <w:r w:rsidRPr="00DE0948">
        <w:rPr>
          <w:rFonts w:ascii="Times New Roman" w:eastAsia="Times New Roman" w:hAnsi="Times New Roman" w:cs="David"/>
          <w:sz w:val="20"/>
          <w:szCs w:val="24"/>
          <w:rtl/>
          <w:lang w:eastAsia="he-IL"/>
        </w:rPr>
        <w:t xml:space="preserve">התקדמות </w:t>
      </w:r>
      <w:r w:rsidRPr="00DE0948">
        <w:rPr>
          <w:rFonts w:ascii="Times New Roman" w:eastAsia="Times New Roman" w:hAnsi="Times New Roman" w:cs="David" w:hint="cs"/>
          <w:sz w:val="20"/>
          <w:szCs w:val="24"/>
          <w:rtl/>
          <w:lang w:eastAsia="he-IL"/>
        </w:rPr>
        <w:t>הייעוץ</w:t>
      </w:r>
      <w:r w:rsidRPr="00DE0948">
        <w:rPr>
          <w:rFonts w:ascii="Times New Roman" w:eastAsia="Times New Roman" w:hAnsi="Times New Roman" w:cs="David"/>
          <w:sz w:val="20"/>
          <w:szCs w:val="24"/>
          <w:rtl/>
          <w:lang w:eastAsia="he-IL"/>
        </w:rPr>
        <w:t xml:space="preserve"> </w:t>
      </w:r>
      <w:r w:rsidRPr="00DE0948">
        <w:rPr>
          <w:rFonts w:ascii="Times New Roman" w:eastAsia="Times New Roman" w:hAnsi="Times New Roman" w:cs="David" w:hint="cs"/>
          <w:sz w:val="20"/>
          <w:szCs w:val="24"/>
          <w:rtl/>
          <w:lang w:eastAsia="he-IL"/>
        </w:rPr>
        <w:t xml:space="preserve">ההידרולוגי ותכנון </w:t>
      </w:r>
      <w:r w:rsidRPr="00DE0948">
        <w:rPr>
          <w:rFonts w:ascii="Times New Roman" w:eastAsia="Times New Roman" w:hAnsi="Times New Roman" w:cs="David" w:hint="cs"/>
          <w:sz w:val="24"/>
          <w:szCs w:val="24"/>
          <w:rtl/>
          <w:lang w:eastAsia="he-IL"/>
        </w:rPr>
        <w:t>הקמת משמרת מים, מאגרי מים, השפלה והחדרת מי תהום וכו'</w:t>
      </w:r>
      <w:r w:rsidRPr="00DE0948">
        <w:rPr>
          <w:rFonts w:ascii="Times New Roman" w:eastAsia="Times New Roman" w:hAnsi="Times New Roman" w:cs="David" w:hint="cs"/>
          <w:sz w:val="20"/>
          <w:szCs w:val="24"/>
          <w:rtl/>
          <w:lang w:eastAsia="he-IL"/>
        </w:rPr>
        <w:t>,</w:t>
      </w:r>
      <w:r w:rsidRPr="00DE0948">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4FF811FC" w14:textId="77777777" w:rsidR="00DE0948" w:rsidRPr="00DE0948" w:rsidRDefault="00DE0948" w:rsidP="00DE0948">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7AD6D745"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u w:val="single"/>
          <w:rtl/>
          <w:lang w:eastAsia="he-IL"/>
        </w:rPr>
        <w:t>לו"ז עקרוני</w:t>
      </w:r>
      <w:r w:rsidRPr="00DE0948">
        <w:rPr>
          <w:rFonts w:ascii="Times New Roman" w:eastAsia="Times New Roman" w:hAnsi="Times New Roman" w:cs="David" w:hint="cs"/>
          <w:sz w:val="20"/>
          <w:szCs w:val="24"/>
          <w:rtl/>
          <w:lang w:eastAsia="he-IL"/>
        </w:rPr>
        <w:t>:</w:t>
      </w:r>
    </w:p>
    <w:p w14:paraId="1F0D7365" w14:textId="77777777" w:rsidR="00DE0948" w:rsidRPr="00DE0948" w:rsidRDefault="00DE0948" w:rsidP="00DE0948">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6210B0F2"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השלמת תכנון מוקדם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p>
    <w:p w14:paraId="35612A27"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השלמת תכנון סופי להיתרים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r w:rsidRPr="00DE0948" w:rsidDel="00F56356">
        <w:rPr>
          <w:rFonts w:ascii="Times New Roman" w:eastAsia="Times New Roman" w:hAnsi="Times New Roman" w:cs="David" w:hint="cs"/>
          <w:sz w:val="20"/>
          <w:szCs w:val="24"/>
          <w:rtl/>
          <w:lang w:eastAsia="he-IL"/>
        </w:rPr>
        <w:t xml:space="preserve"> </w:t>
      </w:r>
    </w:p>
    <w:p w14:paraId="6B9AE5C5"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השלמת תכנון מפורט למכרזים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r w:rsidRPr="00DE0948" w:rsidDel="00F56356">
        <w:rPr>
          <w:rFonts w:ascii="Times New Roman" w:eastAsia="Times New Roman" w:hAnsi="Times New Roman" w:cs="David" w:hint="cs"/>
          <w:sz w:val="20"/>
          <w:szCs w:val="24"/>
          <w:rtl/>
          <w:lang w:eastAsia="he-IL"/>
        </w:rPr>
        <w:t xml:space="preserve"> </w:t>
      </w:r>
    </w:p>
    <w:p w14:paraId="306D9AF9"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יציאה למכרזים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 xml:space="preserve"> </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r w:rsidRPr="00DE0948" w:rsidDel="00F56356">
        <w:rPr>
          <w:rFonts w:ascii="Times New Roman" w:eastAsia="Times New Roman" w:hAnsi="Times New Roman" w:cs="David" w:hint="cs"/>
          <w:sz w:val="20"/>
          <w:szCs w:val="24"/>
          <w:rtl/>
          <w:lang w:eastAsia="he-IL"/>
        </w:rPr>
        <w:t xml:space="preserve"> </w:t>
      </w:r>
    </w:p>
    <w:p w14:paraId="77DF0537"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השלמת תכנון לביצוע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 xml:space="preserve"> </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r w:rsidRPr="00DE0948" w:rsidDel="00F56356">
        <w:rPr>
          <w:rFonts w:ascii="Times New Roman" w:eastAsia="Times New Roman" w:hAnsi="Times New Roman" w:cs="David" w:hint="cs"/>
          <w:sz w:val="20"/>
          <w:szCs w:val="24"/>
          <w:rtl/>
          <w:lang w:eastAsia="he-IL"/>
        </w:rPr>
        <w:t xml:space="preserve"> </w:t>
      </w:r>
    </w:p>
    <w:p w14:paraId="41D8091D" w14:textId="77777777" w:rsidR="00DE0948" w:rsidRPr="00DE0948" w:rsidRDefault="00DE0948" w:rsidP="00DE094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4"/>
          <w:szCs w:val="24"/>
          <w:rtl/>
          <w:lang w:eastAsia="he-IL"/>
        </w:rPr>
        <w:br w:type="page"/>
      </w:r>
      <w:r w:rsidRPr="00DE0948">
        <w:rPr>
          <w:rFonts w:ascii="Times New Roman" w:eastAsia="Times New Roman" w:hAnsi="Times New Roman" w:cs="David"/>
          <w:b/>
          <w:bCs/>
          <w:sz w:val="24"/>
          <w:szCs w:val="24"/>
          <w:u w:val="single"/>
          <w:rtl/>
          <w:lang w:eastAsia="he-IL"/>
        </w:rPr>
        <w:lastRenderedPageBreak/>
        <w:t xml:space="preserve">נספח </w:t>
      </w:r>
      <w:r w:rsidR="00FE0659">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ד</w:t>
      </w:r>
      <w:r w:rsidR="00FE0659">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w:t>
      </w:r>
    </w:p>
    <w:p w14:paraId="17E27A60" w14:textId="77777777" w:rsidR="004538E5" w:rsidRPr="00C521D8" w:rsidRDefault="004538E5" w:rsidP="004538E5">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667D6A5F" w14:textId="77777777" w:rsidR="004538E5" w:rsidRPr="00C521D8" w:rsidRDefault="004538E5" w:rsidP="004538E5">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466B2DF" w14:textId="77777777" w:rsidR="004538E5" w:rsidRPr="00C521D8" w:rsidRDefault="004538E5" w:rsidP="004538E5">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22E91897"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63610AD5"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1CE96D24" w14:textId="77777777" w:rsidR="004538E5" w:rsidRDefault="004538E5" w:rsidP="004538E5">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420CB6CD" w14:textId="77777777" w:rsidR="004538E5" w:rsidRPr="00C521D8" w:rsidRDefault="004538E5" w:rsidP="004538E5">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7CCD9D34" w14:textId="77777777" w:rsidR="004538E5" w:rsidRPr="00C521D8"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 xml:space="preserve">כניותיו של המתכנן. </w:t>
      </w:r>
    </w:p>
    <w:p w14:paraId="7714BFB6" w14:textId="77777777" w:rsidR="004538E5" w:rsidRPr="00C521D8"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720B91A4" w14:textId="77777777" w:rsidR="004538E5" w:rsidRPr="00C521D8"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המתכנן, על אותו המג</w:t>
      </w:r>
      <w:r>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כניות קיימות על כל פרטיהן ובין אם לצורך הקמתו התבקש מתכנן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40DF2967" w14:textId="77777777" w:rsidR="004538E5" w:rsidRPr="00C521D8"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4C4432C1" w14:textId="77777777" w:rsidR="004538E5" w:rsidRPr="00B27B4C" w:rsidRDefault="004538E5" w:rsidP="004538E5">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39D7B864086341D5A7418104D730C7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9" w:author="Kook Sec" w:date="2020-06-04T17:00:00Z">
            <w:r w:rsidR="00CF429B">
              <w:rPr>
                <w:rFonts w:ascii="Times New Roman" w:eastAsia="Times New Roman" w:hAnsi="Times New Roman" w:cs="David" w:hint="cs"/>
                <w:color w:val="008000"/>
                <w:sz w:val="24"/>
                <w:szCs w:val="24"/>
                <w:rtl/>
              </w:rPr>
              <w:t>שקל חדש</w:t>
            </w:r>
          </w:ins>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0912113E5CFD40BA9CDE906099581E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68DBE2504AF149658750563BC51B3D2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E95AE9">
            <w:rPr>
              <w:rStyle w:val="a7"/>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B4DAEC14F2947B6B65C9DA86C47C9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95AE9">
            <w:rPr>
              <w:rStyle w:val="a7"/>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6F5BE3E3" w14:textId="77777777" w:rsidR="004538E5" w:rsidRPr="00C521D8" w:rsidRDefault="004538E5" w:rsidP="004538E5">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33426A23" w14:textId="77777777" w:rsidR="004538E5" w:rsidRPr="00C521D8" w:rsidRDefault="004538E5" w:rsidP="004538E5">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15EE7F22"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 xml:space="preserve">שכר הטרחה יחושב כמכפלת יחידת הדיור שבתכנון ושבכוונת המזמין לבצעם בכל קטע וקטע של הפרויקט במועדו (לדוגמא: אם בקטע א' בכוונת המזמין לבצע 60 יח"ד, והמתכנן נדרש לתכנן להקמת 60 יח"ד, יהיה חייב המזמין בתשלום עבור אותן יח"ד בלבד, גם אם התכנון יתאים לקטעים הבאים). </w:t>
      </w:r>
    </w:p>
    <w:p w14:paraId="798FFA96"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 xml:space="preserve">מובהר כי שכר המתכנן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238D5863"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0084863D" w14:textId="77777777" w:rsidR="004538E5" w:rsidRPr="00C521D8" w:rsidRDefault="004538E5" w:rsidP="004538E5">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עפ"י דין.</w:t>
      </w:r>
    </w:p>
    <w:p w14:paraId="771E9571" w14:textId="77777777" w:rsidR="004538E5" w:rsidRPr="00C521D8" w:rsidRDefault="004538E5" w:rsidP="004538E5">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המתכנן הושלמו וכל המסמכים והתוכניות נמסרו למזמין. </w:t>
      </w:r>
    </w:p>
    <w:p w14:paraId="6B581499" w14:textId="77777777" w:rsidR="00DE0948" w:rsidRPr="00DE0948" w:rsidRDefault="00DE0948" w:rsidP="00DE094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0"/>
          <w:szCs w:val="20"/>
          <w:rtl/>
          <w:lang w:eastAsia="he-IL"/>
        </w:rPr>
        <w:br w:type="page"/>
      </w:r>
      <w:r w:rsidRPr="00DE0948">
        <w:rPr>
          <w:rFonts w:ascii="Times New Roman" w:eastAsia="Times New Roman" w:hAnsi="Times New Roman" w:cs="David"/>
          <w:b/>
          <w:bCs/>
          <w:sz w:val="24"/>
          <w:szCs w:val="24"/>
          <w:u w:val="single"/>
          <w:rtl/>
          <w:lang w:eastAsia="he-IL"/>
        </w:rPr>
        <w:lastRenderedPageBreak/>
        <w:t xml:space="preserve">נספח </w:t>
      </w:r>
      <w:r w:rsidR="00270213">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ה'</w:t>
      </w:r>
      <w:r w:rsidR="00270213">
        <w:rPr>
          <w:rFonts w:ascii="Times New Roman" w:eastAsia="Times New Roman" w:hAnsi="Times New Roman" w:cs="David" w:hint="cs"/>
          <w:b/>
          <w:bCs/>
          <w:sz w:val="24"/>
          <w:szCs w:val="24"/>
          <w:u w:val="single"/>
          <w:rtl/>
          <w:lang w:eastAsia="he-IL"/>
        </w:rPr>
        <w:t>'</w:t>
      </w:r>
    </w:p>
    <w:p w14:paraId="2D1B236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529D69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תשלומי שכר המתכנן</w:t>
      </w:r>
    </w:p>
    <w:p w14:paraId="311A7D8E"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604F7F7C" w14:textId="77777777" w:rsidR="00DE0948" w:rsidRPr="00DE0948" w:rsidRDefault="00DE0948" w:rsidP="00DE0948">
      <w:pPr>
        <w:widowControl w:val="0"/>
        <w:spacing w:before="120" w:beforeAutospacing="0" w:after="60" w:afterAutospacing="0" w:line="240" w:lineRule="auto"/>
        <w:ind w:left="679" w:hanging="709"/>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sz w:val="24"/>
          <w:szCs w:val="24"/>
          <w:rtl/>
          <w:lang w:eastAsia="he-IL"/>
        </w:rPr>
        <w:tab/>
        <w:t xml:space="preserve">שכר המתכנן ישולם לשיעורין כנגד גמר כל שלב ושלב של שרותי המתכנן כמוגדר בחוזה לרבות בנספחים ב' ו- ח' כדלקמן: </w:t>
      </w:r>
    </w:p>
    <w:p w14:paraId="64DA9C26" w14:textId="77777777" w:rsidR="00DE0948" w:rsidRPr="00DE0948" w:rsidRDefault="00DE094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לאחר גמר תכנון מוקדם, ואישור שלב עבודות זה ע"י המזמין </w:t>
      </w:r>
      <w:r w:rsidR="00B90A1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20%</w:t>
      </w:r>
    </w:p>
    <w:p w14:paraId="31A5516C"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t xml:space="preserve">לאחר גמר התכנון הסופי, אישור שלב זה ע"י המזמין והוצאת </w:t>
      </w:r>
    </w:p>
    <w:p w14:paraId="2E315A20" w14:textId="77777777" w:rsidR="00DE0948" w:rsidRPr="00DE0948" w:rsidRDefault="00DE094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היתרי בניה</w:t>
      </w:r>
      <w:r w:rsidR="00B90A1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 xml:space="preserve">( כולל כל אישורי הרשויות הנדרשים </w:t>
      </w:r>
      <w:r w:rsidRPr="00DE0948">
        <w:rPr>
          <w:rFonts w:ascii="Times New Roman" w:eastAsia="Times New Roman" w:hAnsi="Times New Roman" w:cs="David"/>
          <w:sz w:val="24"/>
          <w:szCs w:val="24"/>
          <w:rtl/>
          <w:lang w:eastAsia="he-IL"/>
        </w:rPr>
        <w:t>–</w:t>
      </w:r>
      <w:r w:rsidR="00B90A18">
        <w:rPr>
          <w:rFonts w:ascii="Times New Roman" w:eastAsia="Times New Roman" w:hAnsi="Times New Roman" w:cs="David" w:hint="cs"/>
          <w:sz w:val="24"/>
          <w:szCs w:val="24"/>
          <w:rtl/>
          <w:lang w:eastAsia="he-IL"/>
        </w:rPr>
        <w:t xml:space="preserve"> רשות המים, וכדומה).................................................................................</w:t>
      </w:r>
      <w:r w:rsidRPr="00DE0948">
        <w:rPr>
          <w:rFonts w:ascii="Times New Roman" w:eastAsia="Times New Roman" w:hAnsi="Times New Roman" w:cs="David"/>
          <w:sz w:val="24"/>
          <w:szCs w:val="24"/>
          <w:rtl/>
          <w:lang w:eastAsia="he-IL"/>
        </w:rPr>
        <w:t>20%</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p>
    <w:p w14:paraId="365B58D0"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ג.</w:t>
      </w:r>
      <w:r w:rsidRPr="00DE0948">
        <w:rPr>
          <w:rFonts w:ascii="Times New Roman" w:eastAsia="Times New Roman" w:hAnsi="Times New Roman" w:cs="David"/>
          <w:sz w:val="24"/>
          <w:szCs w:val="24"/>
          <w:rtl/>
          <w:lang w:eastAsia="he-IL"/>
        </w:rPr>
        <w:tab/>
        <w:t>לאחר גמר התכנון המפורט והמכרזים, ואישור עבודות שלב זה</w:t>
      </w:r>
    </w:p>
    <w:p w14:paraId="696AFF92" w14:textId="77777777" w:rsidR="00DE0948" w:rsidRPr="00DE0948" w:rsidRDefault="00B90A1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ע"י המזמין</w:t>
      </w:r>
      <w:r>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hint="cs"/>
          <w:sz w:val="24"/>
          <w:szCs w:val="24"/>
          <w:rtl/>
          <w:lang w:eastAsia="he-IL"/>
        </w:rPr>
        <w:t>30</w:t>
      </w:r>
      <w:r w:rsidR="00DE0948" w:rsidRPr="00DE0948">
        <w:rPr>
          <w:rFonts w:ascii="Times New Roman" w:eastAsia="Times New Roman" w:hAnsi="Times New Roman" w:cs="David"/>
          <w:sz w:val="24"/>
          <w:szCs w:val="24"/>
          <w:rtl/>
          <w:lang w:eastAsia="he-IL"/>
        </w:rPr>
        <w:t>%</w:t>
      </w:r>
    </w:p>
    <w:p w14:paraId="48DB8657" w14:textId="77777777" w:rsidR="00DE0948" w:rsidRPr="00DE0948" w:rsidRDefault="00DE094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ד.</w:t>
      </w:r>
      <w:r w:rsidRPr="00DE0948">
        <w:rPr>
          <w:rFonts w:ascii="Times New Roman" w:eastAsia="Times New Roman" w:hAnsi="Times New Roman" w:cs="David"/>
          <w:sz w:val="24"/>
          <w:szCs w:val="24"/>
          <w:rtl/>
          <w:lang w:eastAsia="he-IL"/>
        </w:rPr>
        <w:tab/>
        <w:t xml:space="preserve">במהלך ביצוע הפיקוח העליון </w:t>
      </w:r>
      <w:r w:rsidR="00B90A1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25</w:t>
      </w:r>
      <w:r w:rsidRPr="00DE0948">
        <w:rPr>
          <w:rFonts w:ascii="Times New Roman" w:eastAsia="Times New Roman" w:hAnsi="Times New Roman" w:cs="David"/>
          <w:sz w:val="24"/>
          <w:szCs w:val="24"/>
          <w:rtl/>
          <w:lang w:eastAsia="he-IL"/>
        </w:rPr>
        <w:t>%</w:t>
      </w:r>
    </w:p>
    <w:p w14:paraId="28BD8C93"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w:t>
      </w:r>
      <w:r w:rsidRPr="00DE0948">
        <w:rPr>
          <w:rFonts w:ascii="Times New Roman" w:eastAsia="Times New Roman" w:hAnsi="Times New Roman" w:cs="David"/>
          <w:sz w:val="24"/>
          <w:szCs w:val="24"/>
          <w:rtl/>
          <w:lang w:eastAsia="he-IL"/>
        </w:rPr>
        <w:tab/>
        <w:t xml:space="preserve">לאחר ביצוע העבודות בהתאם לחוזה זה, הפעלת הפרויקט וקבלת </w:t>
      </w:r>
    </w:p>
    <w:p w14:paraId="0AC6BC7F"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 xml:space="preserve">העבודות ע"י המזמין, ולאחר בדיקת החשבונות הסופיים בגין </w:t>
      </w:r>
    </w:p>
    <w:p w14:paraId="053A067E" w14:textId="77777777" w:rsidR="00DE0948" w:rsidRPr="00DE0948" w:rsidRDefault="00DE094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העבודות ואישורם ע"י המתכנן והמזמין, וקבלת אישור אכלוס</w:t>
      </w:r>
      <w:r w:rsidR="00B90A1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3%</w:t>
      </w:r>
    </w:p>
    <w:p w14:paraId="1E17C5A6"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ו.</w:t>
      </w:r>
      <w:r w:rsidRPr="00DE0948">
        <w:rPr>
          <w:rFonts w:ascii="Times New Roman" w:eastAsia="Times New Roman" w:hAnsi="Times New Roman" w:cs="David"/>
          <w:sz w:val="24"/>
          <w:szCs w:val="24"/>
          <w:rtl/>
          <w:lang w:eastAsia="he-IL"/>
        </w:rPr>
        <w:tab/>
        <w:t xml:space="preserve">לאחר גמר הפקוח העליון, </w:t>
      </w:r>
      <w:r w:rsidRPr="00DE0948">
        <w:rPr>
          <w:rFonts w:ascii="Times New Roman" w:eastAsia="Times New Roman" w:hAnsi="Times New Roman" w:cs="David" w:hint="cs"/>
          <w:sz w:val="24"/>
          <w:szCs w:val="24"/>
          <w:rtl/>
          <w:lang w:eastAsia="he-IL"/>
        </w:rPr>
        <w:t>תיקונ</w:t>
      </w:r>
      <w:r w:rsidRPr="00DE0948">
        <w:rPr>
          <w:rFonts w:ascii="Times New Roman" w:eastAsia="Times New Roman" w:hAnsi="Times New Roman" w:cs="David" w:hint="eastAsia"/>
          <w:sz w:val="24"/>
          <w:szCs w:val="24"/>
          <w:rtl/>
          <w:lang w:eastAsia="he-IL"/>
        </w:rPr>
        <w:t>י</w:t>
      </w:r>
      <w:r w:rsidRPr="00DE0948">
        <w:rPr>
          <w:rFonts w:ascii="Times New Roman" w:eastAsia="Times New Roman" w:hAnsi="Times New Roman" w:cs="David"/>
          <w:sz w:val="24"/>
          <w:szCs w:val="24"/>
          <w:rtl/>
          <w:lang w:eastAsia="he-IL"/>
        </w:rPr>
        <w:t xml:space="preserve"> הבדק וקבלת תעודת גמר </w:t>
      </w:r>
    </w:p>
    <w:p w14:paraId="11063BC9"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 xml:space="preserve">לפרויקט, אישור המתכנן בכתב להשלמת הפרויקט בהתאם </w:t>
      </w:r>
    </w:p>
    <w:p w14:paraId="373056A0" w14:textId="77777777" w:rsidR="00DE0948" w:rsidRPr="00DE0948" w:rsidRDefault="00973EDE"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לת</w:t>
      </w:r>
      <w:r w:rsidR="00DE0948" w:rsidRPr="00DE0948">
        <w:rPr>
          <w:rFonts w:ascii="Times New Roman" w:eastAsia="Times New Roman" w:hAnsi="Times New Roman" w:cs="David"/>
          <w:sz w:val="24"/>
          <w:szCs w:val="24"/>
          <w:rtl/>
          <w:lang w:eastAsia="he-IL"/>
        </w:rPr>
        <w:t xml:space="preserve">כניותיו, לתקנים מחייבים ולשביעות רצונו </w:t>
      </w:r>
      <w:r w:rsidR="00B90A18">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sz w:val="24"/>
          <w:szCs w:val="24"/>
          <w:rtl/>
          <w:lang w:eastAsia="he-IL"/>
        </w:rPr>
        <w:t>2%</w:t>
      </w:r>
    </w:p>
    <w:p w14:paraId="54781256"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D6461C2"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w:t>
      </w:r>
    </w:p>
    <w:p w14:paraId="2F071443"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3.</w:t>
      </w:r>
      <w:r w:rsidRPr="00DE0948">
        <w:rPr>
          <w:rFonts w:ascii="Times New Roman" w:eastAsia="Times New Roman" w:hAnsi="Times New Roman" w:cs="David"/>
          <w:sz w:val="24"/>
          <w:szCs w:val="24"/>
          <w:rtl/>
          <w:lang w:eastAsia="he-IL"/>
        </w:rPr>
        <w:tab/>
        <w:t>המתכנן יגיש חשבון לא יותר מאשר פעם בחודש.</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לכל חשבון יצרף המתכנן אישור מאת חברת הביטוח על קיומם של הביטוחים המפורטים בחוזה בנוסח המצורף כנספח "ז" לחוזה.</w:t>
      </w:r>
    </w:p>
    <w:p w14:paraId="3DA11E70"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4.</w:t>
      </w:r>
      <w:r w:rsidRPr="00DE0948">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69198F31"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5.          </w:t>
      </w:r>
      <w:r w:rsidRPr="00DE0948">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sz w:val="24"/>
          <w:szCs w:val="24"/>
          <w:rtl/>
          <w:lang w:eastAsia="he-IL"/>
        </w:rPr>
        <w:t xml:space="preserve"> ויידוע המנהל בהתאם. מובהר כי הטענת החשבון למערכת מהווה תנאי לטיפול בו.</w:t>
      </w:r>
    </w:p>
    <w:p w14:paraId="14974935"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AE03A24"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4"/>
          <w:szCs w:val="24"/>
          <w:rtl/>
          <w:lang w:eastAsia="he-IL"/>
        </w:rPr>
        <w:br w:type="page"/>
      </w:r>
      <w:r w:rsidRPr="00DE0948">
        <w:rPr>
          <w:rFonts w:ascii="Times New Roman" w:eastAsia="Times New Roman" w:hAnsi="Times New Roman" w:cs="David"/>
          <w:b/>
          <w:bCs/>
          <w:sz w:val="24"/>
          <w:szCs w:val="24"/>
          <w:u w:val="single"/>
          <w:rtl/>
          <w:lang w:eastAsia="he-IL"/>
        </w:rPr>
        <w:lastRenderedPageBreak/>
        <w:t xml:space="preserve">נספח </w:t>
      </w:r>
      <w:r w:rsidR="00270213">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ו</w:t>
      </w:r>
      <w:r w:rsidR="00270213">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w:t>
      </w:r>
    </w:p>
    <w:p w14:paraId="57234048" w14:textId="77777777" w:rsidR="00DE0948" w:rsidRPr="00DE0948" w:rsidRDefault="00DE0948" w:rsidP="00DE0948">
      <w:pPr>
        <w:widowControl w:val="0"/>
        <w:spacing w:before="240" w:beforeAutospacing="0" w:after="60" w:afterAutospacing="0" w:line="240" w:lineRule="auto"/>
        <w:jc w:val="right"/>
        <w:outlineLvl w:val="4"/>
        <w:rPr>
          <w:rFonts w:ascii="Times New Roman" w:eastAsia="Times New Roman" w:hAnsi="Times New Roman" w:cs="David"/>
          <w:b/>
          <w:bCs/>
          <w:i/>
          <w:iCs/>
          <w:sz w:val="24"/>
          <w:szCs w:val="24"/>
          <w:rtl/>
          <w:lang w:eastAsia="he-IL"/>
        </w:rPr>
      </w:pPr>
      <w:r w:rsidRPr="00270213">
        <w:rPr>
          <w:rFonts w:ascii="Times New Roman" w:eastAsia="Times New Roman" w:hAnsi="Times New Roman" w:cs="David"/>
          <w:sz w:val="24"/>
          <w:szCs w:val="24"/>
          <w:rtl/>
          <w:lang w:eastAsia="he-IL"/>
        </w:rPr>
        <w:t>תאריך</w:t>
      </w:r>
      <w:r w:rsidRPr="00DE0948">
        <w:rPr>
          <w:rFonts w:ascii="Times New Roman" w:eastAsia="Times New Roman" w:hAnsi="Times New Roman" w:cs="David"/>
          <w:b/>
          <w:bCs/>
          <w:i/>
          <w:iCs/>
          <w:sz w:val="24"/>
          <w:szCs w:val="24"/>
          <w:rtl/>
          <w:lang w:eastAsia="he-IL"/>
        </w:rPr>
        <w:t xml:space="preserve"> : </w:t>
      </w:r>
      <w:sdt>
        <w:sdtPr>
          <w:rPr>
            <w:rFonts w:ascii="Times New Roman" w:eastAsia="Times New Roman" w:hAnsi="Times New Roman" w:cs="David"/>
            <w:b/>
            <w:bCs/>
            <w:i/>
            <w:iCs/>
            <w:color w:val="008000"/>
            <w:sz w:val="24"/>
            <w:szCs w:val="24"/>
            <w:rtl/>
            <w:lang w:eastAsia="he-IL"/>
          </w:rPr>
          <w:alias w:val="תאריך חתימת חוזה"/>
          <w:tag w:val="cntSignDate"/>
          <w:id w:val="114489546"/>
          <w:placeholder>
            <w:docPart w:val="1E41B6FD745947EEB1E446D0D131DA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11-12T00:00:00Z">
            <w:dateFormat w:val="dd/MM/yyyy"/>
            <w:lid w:val="he-IL"/>
            <w:storeMappedDataAs w:val="dateTime"/>
            <w:calendar w:val="gregorian"/>
          </w:date>
        </w:sdtPr>
        <w:sdtEndPr/>
        <w:sdtContent>
          <w:ins w:id="20" w:author="Kook Sec" w:date="2020-06-04T16:53:00Z">
            <w:r w:rsidR="003D17DF">
              <w:rPr>
                <w:rFonts w:ascii="Times New Roman" w:eastAsia="Times New Roman" w:hAnsi="Times New Roman" w:cs="David" w:hint="cs"/>
                <w:b/>
                <w:bCs/>
                <w:i/>
                <w:iCs/>
                <w:color w:val="008000"/>
                <w:sz w:val="24"/>
                <w:szCs w:val="24"/>
                <w:rtl/>
                <w:lang w:eastAsia="he-IL"/>
              </w:rPr>
              <w:t>‏12/11/2019</w:t>
            </w:r>
          </w:ins>
        </w:sdtContent>
      </w:sdt>
      <w:r w:rsidRPr="00DE0948">
        <w:rPr>
          <w:rFonts w:ascii="Times New Roman" w:eastAsia="Times New Roman" w:hAnsi="Times New Roman" w:cs="David"/>
          <w:b/>
          <w:i/>
          <w:iCs/>
          <w:color w:val="FF0000"/>
          <w:sz w:val="24"/>
          <w:szCs w:val="24"/>
          <w:rtl/>
          <w:lang w:eastAsia="he-IL"/>
        </w:rPr>
        <w:br/>
      </w:r>
    </w:p>
    <w:p w14:paraId="7E65F5C0"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לכבוד</w:t>
      </w:r>
      <w:r w:rsidRPr="00DE0948">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1356184015"/>
        <w:placeholder>
          <w:docPart w:val="6DCAED888915465E9D7B028BA4153F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891C0A9" w14:textId="77777777" w:rsidR="00DE0948" w:rsidRPr="00DE0948" w:rsidRDefault="003D17DF" w:rsidP="002E5E38">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ins w:id="21" w:author="Kook Sec" w:date="2020-06-04T17:00:00Z">
            <w:r>
              <w:rPr>
                <w:rFonts w:ascii="Times New Roman" w:eastAsia="Times New Roman" w:hAnsi="Times New Roman" w:cs="David" w:hint="cs"/>
                <w:color w:val="008000"/>
                <w:sz w:val="24"/>
                <w:szCs w:val="24"/>
                <w:rtl/>
                <w:lang w:eastAsia="he-IL"/>
              </w:rPr>
              <w:b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ins>
        </w:p>
      </w:sdtContent>
    </w:sdt>
    <w:p w14:paraId="7A98DB3F"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5200782" w14:textId="77777777" w:rsidR="00DE0948" w:rsidRPr="00270213" w:rsidRDefault="00270213" w:rsidP="0027021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א.נ.,</w:t>
      </w:r>
    </w:p>
    <w:p w14:paraId="48CCD760" w14:textId="77777777" w:rsidR="00DE0948" w:rsidRPr="00DE0948" w:rsidRDefault="00DE0948" w:rsidP="00DE0948">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r w:rsidRPr="00DE0948">
        <w:rPr>
          <w:rFonts w:ascii="Calibri" w:eastAsia="Times New Roman" w:hAnsi="Calibri" w:cs="David"/>
          <w:b/>
          <w:bCs/>
          <w:sz w:val="24"/>
          <w:szCs w:val="24"/>
          <w:u w:val="single"/>
          <w:rtl/>
          <w:lang w:eastAsia="he-IL"/>
        </w:rPr>
        <w:t>הצהרה והתחייבות לשמירת סודיות</w:t>
      </w:r>
    </w:p>
    <w:p w14:paraId="756F4CD9"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E40BE7"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84720224"/>
          <w:placeholder>
            <w:docPart w:val="8A16399AC2B543149592C7D26BD5B3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2" w:author="Kook Sec" w:date="2020-06-04T16:59:00Z">
            <w:r w:rsidR="003D17DF">
              <w:rPr>
                <w:rFonts w:ascii="Times New Roman" w:eastAsia="Times New Roman" w:hAnsi="Times New Roman" w:cs="David" w:hint="cs"/>
                <w:color w:val="008000"/>
                <w:sz w:val="24"/>
                <w:szCs w:val="24"/>
                <w:rtl/>
                <w:lang w:eastAsia="he-IL"/>
              </w:rPr>
              <w:t>אינג' יוני גורן</w:t>
            </w:r>
          </w:ins>
        </w:sdtContent>
      </w:sdt>
      <w:r w:rsidRPr="00DE0948">
        <w:rPr>
          <w:rFonts w:ascii="Times New Roman" w:eastAsia="Times New Roman" w:hAnsi="Times New Roman" w:cs="David"/>
          <w:sz w:val="24"/>
          <w:szCs w:val="24"/>
          <w:rtl/>
          <w:lang w:eastAsia="he-IL"/>
        </w:rPr>
        <w:t xml:space="preserve"> / הפועל בשם חברת </w:t>
      </w:r>
      <w:r w:rsidRPr="00DE0948">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36421"/>
          <w:placeholder>
            <w:docPart w:val="01D416ACC3CD410CB3C43B0BA4FE1C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3" w:author="Kook Sec" w:date="2020-06-04T16:59:00Z">
            <w:r w:rsidR="003D17DF">
              <w:rPr>
                <w:rFonts w:ascii="Times New Roman" w:eastAsia="Times New Roman" w:hAnsi="Times New Roman" w:cs="David" w:hint="cs"/>
                <w:color w:val="008000"/>
                <w:sz w:val="24"/>
                <w:szCs w:val="24"/>
                <w:rtl/>
                <w:lang w:eastAsia="he-IL"/>
              </w:rPr>
              <w:t>אינג' יוני גורן</w:t>
            </w:r>
          </w:ins>
        </w:sdtContent>
      </w:sdt>
      <w:r w:rsidRPr="00DE0948">
        <w:rPr>
          <w:rFonts w:ascii="Times New Roman" w:eastAsia="Times New Roman" w:hAnsi="Times New Roman" w:cs="David"/>
          <w:bCs/>
          <w:sz w:val="24"/>
          <w:szCs w:val="24"/>
          <w:rtl/>
          <w:lang w:eastAsia="he-IL"/>
        </w:rPr>
        <w:t xml:space="preserve"> /</w:t>
      </w:r>
      <w:r w:rsidRPr="00DE0948">
        <w:rPr>
          <w:rFonts w:ascii="Times New Roman" w:eastAsia="Times New Roman" w:hAnsi="Times New Roman" w:cs="David"/>
          <w:sz w:val="24"/>
          <w:szCs w:val="24"/>
          <w:rtl/>
          <w:lang w:eastAsia="he-IL"/>
        </w:rPr>
        <w:t xml:space="preserve"> המספק שירותים לחברת </w:t>
      </w:r>
      <w:r w:rsidRPr="00DE0948">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2974847"/>
          <w:placeholder>
            <w:docPart w:val="4BC640A2EC6F43DF946C1BA19448D0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4" w:author="Kook Sec" w:date="2020-06-04T16:59:00Z">
            <w:r w:rsidR="003D17DF">
              <w:rPr>
                <w:rFonts w:ascii="Times New Roman" w:eastAsia="Times New Roman" w:hAnsi="Times New Roman" w:cs="David" w:hint="cs"/>
                <w:color w:val="008000"/>
                <w:sz w:val="24"/>
                <w:szCs w:val="24"/>
                <w:rtl/>
                <w:lang w:eastAsia="he-IL"/>
              </w:rPr>
              <w:t>אינג' יוני גורן</w:t>
            </w:r>
          </w:ins>
        </w:sdtContent>
      </w:sdt>
      <w:r w:rsidRPr="00DE0948">
        <w:rPr>
          <w:rFonts w:ascii="Times New Roman" w:eastAsia="Times New Roman" w:hAnsi="Times New Roman" w:cs="David"/>
          <w:sz w:val="24"/>
          <w:szCs w:val="24"/>
          <w:rtl/>
          <w:lang w:eastAsia="he-IL"/>
        </w:rPr>
        <w:t xml:space="preserve"> *,מצהיר בזאת ומתחייב כלפיכם כדלקמן:</w:t>
      </w:r>
    </w:p>
    <w:p w14:paraId="4CA98C7C"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F7F5CA5" w14:textId="77777777" w:rsidR="00DE0948" w:rsidRPr="00DE0948" w:rsidRDefault="00DE0948" w:rsidP="00270213">
      <w:pPr>
        <w:widowControl w:val="0"/>
        <w:numPr>
          <w:ilvl w:val="0"/>
          <w:numId w:val="2"/>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803119870"/>
          <w:placeholder>
            <w:docPart w:val="14EF8D63DCA443479863DA51C6C004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5" w:author="Kook Sec" w:date="2020-06-04T16:59:00Z">
            <w:r w:rsidR="003D17DF">
              <w:rPr>
                <w:rFonts w:ascii="Times New Roman" w:eastAsia="Times New Roman" w:hAnsi="Times New Roman" w:cs="David" w:hint="cs"/>
                <w:color w:val="008000"/>
                <w:sz w:val="24"/>
                <w:szCs w:val="24"/>
                <w:rtl/>
                <w:lang w:eastAsia="he-IL"/>
              </w:rPr>
              <w:t>אינג' יוני גורן</w:t>
            </w:r>
          </w:ins>
        </w:sdtContent>
      </w:sdt>
      <w:r w:rsidRPr="00DE0948">
        <w:rPr>
          <w:rFonts w:ascii="Times New Roman" w:eastAsia="Times New Roman" w:hAnsi="Times New Roman" w:cs="David"/>
          <w:sz w:val="24"/>
          <w:szCs w:val="24"/>
          <w:rtl/>
          <w:lang w:eastAsia="he-IL"/>
        </w:rPr>
        <w:t xml:space="preserve"> , המבצעת עבורכם </w:t>
      </w:r>
      <w:r w:rsidR="00CD21D7">
        <w:rPr>
          <w:rFonts w:ascii="Times New Roman" w:eastAsia="Times New Roman" w:hAnsi="Times New Roman" w:cs="David" w:hint="cs"/>
          <w:sz w:val="24"/>
          <w:szCs w:val="24"/>
          <w:rtl/>
          <w:lang w:eastAsia="he-IL"/>
        </w:rPr>
        <w:t>יועץ</w:t>
      </w:r>
      <w:r w:rsidRPr="00DE0948">
        <w:rPr>
          <w:rFonts w:ascii="Times New Roman" w:eastAsia="Times New Roman" w:hAnsi="Times New Roman" w:cs="David"/>
          <w:sz w:val="24"/>
          <w:szCs w:val="24"/>
          <w:rtl/>
          <w:lang w:eastAsia="he-IL"/>
        </w:rPr>
        <w:t xml:space="preserve"> </w:t>
      </w:r>
      <w:sdt>
        <w:sdtPr>
          <w:rPr>
            <w:rStyle w:val="AutoFieldsChar"/>
            <w:color w:val="00B0F0"/>
            <w:rtl/>
          </w:rPr>
          <w:alias w:val="תבנית חוזה"/>
          <w:tag w:val="cntContractType"/>
          <w:id w:val="-472452915"/>
          <w:placeholder>
            <w:docPart w:val="3679AD1659844A4199300360E7ACF9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sChar"/>
          </w:rPr>
        </w:sdtEndPr>
        <w:sdtContent>
          <w:r w:rsidR="00FE4560">
            <w:rPr>
              <w:rStyle w:val="AutoFieldsChar"/>
              <w:color w:val="00B0F0"/>
              <w:rtl/>
            </w:rPr>
            <w:t>הידרולוג</w:t>
          </w:r>
        </w:sdtContent>
      </w:sdt>
      <w:r w:rsidRPr="00DE0948">
        <w:rPr>
          <w:rFonts w:ascii="Times New Roman" w:eastAsia="Times New Roman" w:hAnsi="Times New Roman" w:cs="David"/>
          <w:bCs/>
          <w:color w:val="008000"/>
          <w:sz w:val="24"/>
          <w:szCs w:val="24"/>
          <w:rtl/>
          <w:lang w:eastAsia="he-IL"/>
        </w:rPr>
        <w:t xml:space="preserve"> </w:t>
      </w:r>
      <w:r w:rsidR="00D32FC6">
        <w:rPr>
          <w:rFonts w:ascii="Times New Roman" w:eastAsia="Times New Roman" w:hAnsi="Times New Roman" w:cs="David"/>
          <w:sz w:val="24"/>
          <w:szCs w:val="24"/>
          <w:rtl/>
          <w:lang w:eastAsia="he-IL"/>
        </w:rPr>
        <w:t>בפרוי</w:t>
      </w:r>
      <w:r w:rsidRPr="00DE0948">
        <w:rPr>
          <w:rFonts w:ascii="Times New Roman" w:eastAsia="Times New Roman" w:hAnsi="Times New Roman" w:cs="David"/>
          <w:sz w:val="24"/>
          <w:szCs w:val="24"/>
          <w:rtl/>
          <w:lang w:eastAsia="he-IL"/>
        </w:rPr>
        <w:t>קט</w:t>
      </w:r>
      <w:r w:rsidR="00270213">
        <w:rPr>
          <w:rFonts w:ascii="Times New Roman" w:eastAsia="Times New Roman" w:hAnsi="Times New Roman" w:cs="David" w:hint="cs"/>
          <w:sz w:val="24"/>
          <w:szCs w:val="24"/>
          <w:rtl/>
          <w:lang w:eastAsia="he-IL"/>
        </w:rPr>
        <w:t xml:space="preserve"> </w:t>
      </w:r>
      <w:r w:rsidR="001E0876">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u w:val="single"/>
            <w:rtl/>
            <w:lang w:eastAsia="he-IL"/>
          </w:rPr>
          <w:alias w:val="שם הפרויקט"/>
          <w:tag w:val="cntProjectName"/>
          <w:id w:val="-1828508544"/>
          <w:placeholder>
            <w:docPart w:val="CBBF114E956F41A29526507E4B1E8F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6" w:author="Kook Sec" w:date="2020-06-04T16:50:00Z">
            <w:r w:rsidR="003D17DF">
              <w:rPr>
                <w:rFonts w:ascii="Times New Roman" w:eastAsia="Times New Roman" w:hAnsi="Times New Roman" w:cs="David" w:hint="cs"/>
                <w:sz w:val="24"/>
                <w:szCs w:val="24"/>
                <w:u w:val="single"/>
                <w:rtl/>
                <w:lang w:eastAsia="he-IL"/>
              </w:rPr>
              <w:t>א.מ ישראל מגורים יזמות בע"מ</w:t>
            </w:r>
          </w:ins>
        </w:sdtContent>
      </w:sdt>
      <w:r w:rsidR="00270213">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color w:val="008000"/>
          <w:sz w:val="24"/>
          <w:szCs w:val="24"/>
          <w:rtl/>
          <w:lang w:eastAsia="he-IL"/>
        </w:rPr>
        <w:t>.</w:t>
      </w:r>
    </w:p>
    <w:p w14:paraId="7411F97C"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09CF830" w14:textId="77777777" w:rsidR="00DE0948" w:rsidRPr="00DE0948"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44620228"/>
          <w:placeholder>
            <w:docPart w:val="D7ABE23DACA34BF0A8FD0ADB543A574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7" w:author="Kook Sec" w:date="2020-06-04T16:59:00Z">
            <w:r w:rsidR="003D17DF">
              <w:rPr>
                <w:rFonts w:ascii="Times New Roman" w:eastAsia="Times New Roman" w:hAnsi="Times New Roman" w:cs="David" w:hint="cs"/>
                <w:color w:val="008000"/>
                <w:sz w:val="24"/>
                <w:szCs w:val="24"/>
                <w:rtl/>
                <w:lang w:eastAsia="he-IL"/>
              </w:rPr>
              <w:t>אינג' יוני גורן</w:t>
            </w:r>
          </w:ins>
        </w:sdtContent>
      </w:sdt>
      <w:r w:rsidRPr="00DE0948">
        <w:rPr>
          <w:rFonts w:ascii="Times New Roman" w:eastAsia="Times New Roman" w:hAnsi="Times New Roman" w:cs="David"/>
          <w:bCs/>
          <w:color w:val="008000"/>
          <w:sz w:val="24"/>
          <w:szCs w:val="24"/>
          <w:rtl/>
          <w:lang w:eastAsia="he-IL"/>
        </w:rPr>
        <w:t xml:space="preserve"> </w:t>
      </w:r>
      <w:r w:rsidRPr="00DE0948">
        <w:rPr>
          <w:rFonts w:ascii="Times New Roman" w:eastAsia="Times New Roman" w:hAnsi="Times New Roman" w:cs="David"/>
          <w:sz w:val="24"/>
          <w:szCs w:val="24"/>
          <w:rtl/>
          <w:lang w:eastAsia="he-IL"/>
        </w:rPr>
        <w:t>עשוי להגיע לרשותי מידע חסוי כמוגדר להלן:</w:t>
      </w:r>
    </w:p>
    <w:p w14:paraId="50EA4A3D" w14:textId="77777777" w:rsidR="00DE0948" w:rsidRPr="00DE0948" w:rsidRDefault="00DE0948" w:rsidP="00DE0948">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72EE94A" w14:textId="77777777" w:rsidR="00DE0948" w:rsidRPr="005D7684" w:rsidRDefault="00DE0948" w:rsidP="00DE0948">
      <w:pPr>
        <w:widowControl w:val="0"/>
        <w:tabs>
          <w:tab w:val="left" w:pos="515"/>
        </w:tabs>
        <w:spacing w:before="0" w:beforeAutospacing="0" w:after="0" w:afterAutospacing="0" w:line="360" w:lineRule="auto"/>
        <w:ind w:left="1790" w:hanging="1790"/>
        <w:jc w:val="both"/>
        <w:rPr>
          <w:rStyle w:val="AutoFieldsChar"/>
          <w:rtl/>
          <w:lang w:eastAsia="he-IL"/>
        </w:rPr>
      </w:pPr>
      <w:r w:rsidRPr="00DE0948">
        <w:rPr>
          <w:rFonts w:ascii="Times New Roman" w:eastAsia="Times New Roman" w:hAnsi="Times New Roman" w:cs="David"/>
          <w:sz w:val="24"/>
          <w:szCs w:val="24"/>
          <w:rtl/>
          <w:lang w:eastAsia="he-IL"/>
        </w:rPr>
        <w:tab/>
        <w:t>"</w:t>
      </w:r>
      <w:r w:rsidRPr="00DE0948">
        <w:rPr>
          <w:rFonts w:ascii="Times New Roman" w:eastAsia="Times New Roman" w:hAnsi="Times New Roman" w:cs="David"/>
          <w:b/>
          <w:bCs/>
          <w:sz w:val="24"/>
          <w:szCs w:val="24"/>
          <w:rtl/>
          <w:lang w:eastAsia="he-IL"/>
        </w:rPr>
        <w:t>מידע חסוי</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Style w:val="AutoFieldsChar"/>
            <w:rtl/>
          </w:rPr>
          <w:alias w:val="שם ספק"/>
          <w:tag w:val="cntSupllierName"/>
          <w:id w:val="235902700"/>
          <w:placeholder>
            <w:docPart w:val="3952585EC8FF40AC998DE07A033CD2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Style w:val="AutoFieldsChar"/>
          </w:rPr>
        </w:sdtEndPr>
        <w:sdtContent>
          <w:ins w:id="28" w:author="Kook Sec" w:date="2020-06-04T16:59:00Z">
            <w:r w:rsidR="003D17DF">
              <w:rPr>
                <w:rStyle w:val="AutoFieldsChar"/>
                <w:rFonts w:hint="cs"/>
                <w:rtl/>
              </w:rPr>
              <w:t>אינג' יוני גורן</w:t>
            </w:r>
          </w:ins>
        </w:sdtContent>
      </w:sdt>
      <w:r w:rsidR="00270213">
        <w:rPr>
          <w:rStyle w:val="AutoFieldsChar"/>
          <w:rFonts w:hint="cs"/>
          <w:rtl/>
        </w:rPr>
        <w:t>.</w:t>
      </w:r>
    </w:p>
    <w:p w14:paraId="6DB8A1A2" w14:textId="77777777" w:rsidR="00DE0948" w:rsidRPr="00DE0948" w:rsidRDefault="00DE0948" w:rsidP="00DE0948">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F1DB751" w14:textId="77777777" w:rsidR="00DE0948" w:rsidRPr="00DE0948"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120E74D2"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FA46053" w14:textId="77777777" w:rsidR="00DE0948" w:rsidRPr="00DE0948"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010274B"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6C04B9A" w14:textId="77777777" w:rsidR="00DE0948" w:rsidRPr="00DE0948"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הנני מאשר כי התחייבויותיי הנ"ל תחולנה הן במהלך ביצוע הפרויקט והן לאחריו.</w:t>
      </w:r>
    </w:p>
    <w:p w14:paraId="0A212765"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4F0F601" w14:textId="77777777" w:rsidR="00DE0948" w:rsidRPr="00DE0948" w:rsidRDefault="00270213" w:rsidP="0027021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sz w:val="24"/>
          <w:szCs w:val="24"/>
          <w:rtl/>
          <w:lang w:eastAsia="he-IL"/>
        </w:rPr>
        <w:t>בכבוד רב,</w:t>
      </w:r>
    </w:p>
    <w:p w14:paraId="1B1A5391" w14:textId="77777777" w:rsidR="00270213" w:rsidRPr="009130F0"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C0494ED" w14:textId="77777777" w:rsidR="00270213" w:rsidRPr="009130F0" w:rsidRDefault="00270213" w:rsidP="006B600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Style w:val="AutoFieldsChar"/>
            <w:rtl/>
          </w:rPr>
          <w:alias w:val="שם ספק"/>
          <w:tag w:val="cntSupllierName"/>
          <w:id w:val="-588306306"/>
          <w:placeholder>
            <w:docPart w:val="1CF224759DD7493C9BFE8B080CC3B1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Style w:val="AutoFieldsChar"/>
          </w:rPr>
        </w:sdtEndPr>
        <w:sdtContent>
          <w:ins w:id="29" w:author="Kook Sec" w:date="2020-06-04T16:59:00Z">
            <w:r w:rsidR="003D17DF">
              <w:rPr>
                <w:rStyle w:val="AutoFieldsChar"/>
                <w:rFonts w:hint="cs"/>
                <w:rtl/>
              </w:rPr>
              <w:t>אינג' יוני גורן</w:t>
            </w:r>
          </w:ins>
        </w:sdtContent>
      </w:sdt>
    </w:p>
    <w:p w14:paraId="36D22B3B" w14:textId="77777777" w:rsidR="00270213" w:rsidRDefault="00270213"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p>
    <w:p w14:paraId="37D135D3"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שם:____________</w:t>
      </w:r>
    </w:p>
    <w:p w14:paraId="700AACC0"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ת.ז:____________</w:t>
      </w:r>
    </w:p>
    <w:p w14:paraId="64923E6E"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כתובת:__________</w:t>
      </w:r>
    </w:p>
    <w:p w14:paraId="5971E564" w14:textId="77777777" w:rsidR="00DE0948" w:rsidRDefault="00DE0948"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151EFF">
        <w:rPr>
          <w:rFonts w:ascii="Times New Roman" w:eastAsia="Times New Roman" w:hAnsi="Times New Roman" w:cs="David"/>
          <w:sz w:val="24"/>
          <w:szCs w:val="24"/>
          <w:highlight w:val="yellow"/>
          <w:rtl/>
          <w:lang w:eastAsia="he-IL"/>
        </w:rPr>
        <w:t>*מחק את המיותר</w:t>
      </w:r>
    </w:p>
    <w:p w14:paraId="017A0898" w14:textId="77777777" w:rsidR="00FE4560" w:rsidRDefault="00FE4560"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41A86BD6" w14:textId="77777777" w:rsidR="00151EFF" w:rsidRDefault="00151EFF"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53DC88E" w14:textId="77777777" w:rsidR="00151EFF"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5E43F6C1" w14:textId="77777777" w:rsidR="00535F97" w:rsidRPr="00232692" w:rsidRDefault="00535F97" w:rsidP="00535F97">
      <w:pPr>
        <w:bidi w:val="0"/>
        <w:spacing w:before="0" w:beforeAutospacing="0" w:after="0" w:afterAutospacing="0" w:line="240" w:lineRule="auto"/>
        <w:jc w:val="center"/>
        <w:rPr>
          <w:rFonts w:ascii="Times New Roman" w:eastAsia="Times New Roman" w:hAnsi="Times New Roman" w:cs="David"/>
          <w:sz w:val="20"/>
          <w:szCs w:val="24"/>
          <w:rtl/>
          <w:lang w:eastAsia="he-IL"/>
        </w:rPr>
      </w:pPr>
    </w:p>
    <w:p w14:paraId="705E3E06" w14:textId="77777777" w:rsidR="00535F97" w:rsidRPr="002419E5" w:rsidRDefault="00535F97" w:rsidP="00535F97">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6A7E6C4E" w14:textId="77777777" w:rsidR="00535F97" w:rsidRPr="0009511C" w:rsidRDefault="00535F97" w:rsidP="00535F97">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0F0DDD8E"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21F955AC"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75586D17"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5C5E01BE"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1D75AF91"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46DD0379"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27DB22D5"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1CD4121C" w14:textId="77777777" w:rsidR="00535F97" w:rsidRPr="0009511C" w:rsidRDefault="00535F97" w:rsidP="00535F97">
      <w:pPr>
        <w:numPr>
          <w:ilvl w:val="0"/>
          <w:numId w:val="10"/>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EC76FA7" w14:textId="77777777" w:rsidR="00535F97" w:rsidRPr="0009511C" w:rsidRDefault="00535F97" w:rsidP="00535F97">
      <w:pPr>
        <w:numPr>
          <w:ilvl w:val="0"/>
          <w:numId w:val="10"/>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141304FB" w14:textId="77777777" w:rsidR="00535F97" w:rsidRPr="0009511C" w:rsidRDefault="00535F97" w:rsidP="00535F97">
      <w:pPr>
        <w:numPr>
          <w:ilvl w:val="0"/>
          <w:numId w:val="10"/>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38B2C436" w14:textId="77777777" w:rsidR="00535F97" w:rsidRPr="0009511C" w:rsidRDefault="00535F97" w:rsidP="00535F97">
      <w:pPr>
        <w:numPr>
          <w:ilvl w:val="0"/>
          <w:numId w:val="10"/>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3D1E19D8" w14:textId="77777777" w:rsidR="00535F97" w:rsidRPr="0009511C" w:rsidRDefault="00535F97" w:rsidP="00535F97">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46D23F39" w14:textId="77777777" w:rsidR="00535F97" w:rsidRPr="0009511C" w:rsidRDefault="00535F97" w:rsidP="00535F97">
      <w:pPr>
        <w:ind w:left="364"/>
        <w:contextualSpacing/>
        <w:rPr>
          <w:rFonts w:ascii="Times New Roman" w:eastAsia="Calibri" w:hAnsi="Times New Roman" w:cs="Arial"/>
          <w:rtl/>
        </w:rPr>
      </w:pPr>
    </w:p>
    <w:p w14:paraId="0AD039B0"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141CF74"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4C09007"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A620BD2"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E6C68BB"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FFAA7EC"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E08E858"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6C6491D"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FEFD2E0"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E79A03D"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B04F4DD"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8329EAC"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8FE04E6"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40ED249"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7A5EF1E"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3D33F5E"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A32E173"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FFCC9F"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59D36B"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1079AC"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18B877"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69862C"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4D10C4"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88ED51"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052C85"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89B9F6"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B015CB"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40D74E"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90748D"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D3F4F4"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69032B"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AB5559"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F6112B"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FD96A8"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898492"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AFB133"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2DDB67"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46CB39"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EF0427"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7F19B8"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0A819B"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1B085F"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1D2862"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A32BD0" w14:textId="77777777" w:rsidR="00535F97" w:rsidRDefault="00535F97" w:rsidP="00535F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3ED4C033" w14:textId="77777777" w:rsidR="00535F97" w:rsidRPr="002419E5" w:rsidRDefault="00535F97" w:rsidP="00535F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2DE4544" w14:textId="77777777" w:rsidR="00535F97" w:rsidRDefault="00535F97" w:rsidP="00535F97">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2413E1ED" w14:textId="77777777" w:rsidR="00535F97" w:rsidRPr="00400B84" w:rsidRDefault="00535F97" w:rsidP="00535F9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535F97" w:rsidRPr="0009511C" w14:paraId="12DCE9B0" w14:textId="77777777" w:rsidTr="007F75C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29CEF8A0"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424CD19"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535F97" w:rsidRPr="0009511C" w14:paraId="0502BBE3" w14:textId="77777777" w:rsidTr="007F75C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3FFDC1DB"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535F97" w:rsidRPr="0009511C" w14:paraId="6CB8BE0E" w14:textId="77777777" w:rsidTr="007F75C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54EEB853"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65221F38"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691483BA"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530E7559"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535F97" w:rsidRPr="0009511C" w14:paraId="71EA5288" w14:textId="77777777" w:rsidTr="007F75C0">
        <w:trPr>
          <w:trHeight w:val="551"/>
        </w:trPr>
        <w:tc>
          <w:tcPr>
            <w:tcW w:w="4068" w:type="dxa"/>
            <w:tcBorders>
              <w:top w:val="single" w:sz="4" w:space="0" w:color="auto"/>
              <w:left w:val="single" w:sz="4" w:space="0" w:color="auto"/>
              <w:bottom w:val="single" w:sz="4" w:space="0" w:color="auto"/>
              <w:right w:val="single" w:sz="4" w:space="0" w:color="auto"/>
            </w:tcBorders>
            <w:hideMark/>
          </w:tcPr>
          <w:p w14:paraId="0660206B"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30C849C4"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0EC2B414"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5E832EDE" w14:textId="77777777" w:rsidR="00535F97" w:rsidRPr="0009511C" w:rsidRDefault="00535F97" w:rsidP="007F75C0">
            <w:pPr>
              <w:spacing w:before="0" w:beforeAutospacing="0" w:after="0" w:afterAutospacing="0" w:line="240" w:lineRule="auto"/>
              <w:ind w:left="50" w:right="78"/>
              <w:rPr>
                <w:rFonts w:ascii="David" w:eastAsia="Calibri" w:hAnsi="David" w:cs="David"/>
                <w:b/>
                <w:sz w:val="24"/>
                <w:szCs w:val="24"/>
                <w:rtl/>
                <w:lang w:eastAsia="he-IL"/>
              </w:rPr>
            </w:pPr>
          </w:p>
          <w:p w14:paraId="69A9DF0D" w14:textId="77777777" w:rsidR="00535F97" w:rsidRPr="0009511C" w:rsidRDefault="00535F97"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34DEDED9" w14:textId="77777777" w:rsidR="00535F97" w:rsidRPr="0009511C" w:rsidRDefault="00535F97" w:rsidP="007F75C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517FE9A" w14:textId="77777777" w:rsidR="00535F97" w:rsidRPr="0009511C" w:rsidRDefault="00535F97" w:rsidP="007F75C0">
            <w:pPr>
              <w:spacing w:before="0" w:beforeAutospacing="0" w:after="0" w:afterAutospacing="0" w:line="240" w:lineRule="auto"/>
              <w:ind w:left="50" w:right="78"/>
              <w:rPr>
                <w:rFonts w:ascii="David" w:eastAsia="Calibri" w:hAnsi="David" w:cs="David"/>
                <w:b/>
                <w:sz w:val="24"/>
                <w:szCs w:val="24"/>
                <w:rtl/>
                <w:lang w:eastAsia="he-IL"/>
              </w:rPr>
            </w:pPr>
          </w:p>
          <w:p w14:paraId="648F36A1" w14:textId="77777777" w:rsidR="00535F97" w:rsidRPr="0009511C" w:rsidRDefault="00535F97"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652FB2C6" w14:textId="77777777" w:rsidR="00535F97" w:rsidRPr="0009511C" w:rsidRDefault="00535F97" w:rsidP="007F75C0">
            <w:pPr>
              <w:spacing w:before="0" w:beforeAutospacing="0" w:after="0" w:afterAutospacing="0" w:line="240" w:lineRule="auto"/>
              <w:ind w:left="50" w:right="78"/>
              <w:rPr>
                <w:rFonts w:ascii="David" w:eastAsia="Calibri" w:hAnsi="David" w:cs="David"/>
                <w:b/>
                <w:sz w:val="24"/>
                <w:szCs w:val="24"/>
                <w:rtl/>
                <w:lang w:eastAsia="he-IL"/>
              </w:rPr>
            </w:pPr>
          </w:p>
        </w:tc>
      </w:tr>
      <w:tr w:rsidR="00535F97" w:rsidRPr="0009511C" w14:paraId="02B8B8E5" w14:textId="77777777" w:rsidTr="007F75C0">
        <w:trPr>
          <w:trHeight w:val="571"/>
        </w:trPr>
        <w:tc>
          <w:tcPr>
            <w:tcW w:w="4068" w:type="dxa"/>
            <w:tcBorders>
              <w:top w:val="single" w:sz="4" w:space="0" w:color="auto"/>
              <w:left w:val="single" w:sz="4" w:space="0" w:color="auto"/>
              <w:bottom w:val="single" w:sz="4" w:space="0" w:color="auto"/>
              <w:right w:val="single" w:sz="4" w:space="0" w:color="auto"/>
            </w:tcBorders>
            <w:hideMark/>
          </w:tcPr>
          <w:p w14:paraId="456D2E3B"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08936CF9"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AC83046"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F0C087" w14:textId="77777777" w:rsidR="00535F97" w:rsidRPr="0009511C" w:rsidRDefault="00535F97"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16BF62" w14:textId="77777777" w:rsidR="00535F97" w:rsidRPr="0009511C" w:rsidRDefault="00535F97" w:rsidP="007F75C0">
            <w:pPr>
              <w:spacing w:before="0" w:beforeAutospacing="0" w:after="0" w:afterAutospacing="0" w:line="256" w:lineRule="auto"/>
              <w:rPr>
                <w:rFonts w:ascii="David" w:eastAsia="Calibri" w:hAnsi="David" w:cs="David"/>
                <w:b/>
                <w:sz w:val="24"/>
                <w:szCs w:val="24"/>
                <w:lang w:eastAsia="he-IL"/>
              </w:rPr>
            </w:pPr>
          </w:p>
        </w:tc>
      </w:tr>
      <w:tr w:rsidR="00535F97" w:rsidRPr="0009511C" w14:paraId="45AEC187" w14:textId="77777777" w:rsidTr="007F75C0">
        <w:trPr>
          <w:trHeight w:val="391"/>
        </w:trPr>
        <w:tc>
          <w:tcPr>
            <w:tcW w:w="4068" w:type="dxa"/>
            <w:tcBorders>
              <w:top w:val="single" w:sz="4" w:space="0" w:color="auto"/>
              <w:left w:val="single" w:sz="4" w:space="0" w:color="auto"/>
              <w:bottom w:val="single" w:sz="4" w:space="0" w:color="auto"/>
              <w:right w:val="single" w:sz="4" w:space="0" w:color="auto"/>
            </w:tcBorders>
            <w:hideMark/>
          </w:tcPr>
          <w:p w14:paraId="0399D5B4"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3FA809D3"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C8DAD4D" w14:textId="77777777" w:rsidR="00535F97" w:rsidRPr="0009511C" w:rsidRDefault="00535F97" w:rsidP="007F75C0">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3E1C5E" w14:textId="77777777" w:rsidR="00535F97" w:rsidRPr="0009511C" w:rsidRDefault="00535F97"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3D3213C" w14:textId="77777777" w:rsidR="00535F97" w:rsidRPr="0009511C" w:rsidRDefault="00535F97" w:rsidP="007F75C0">
            <w:pPr>
              <w:spacing w:before="0" w:beforeAutospacing="0" w:after="0" w:afterAutospacing="0" w:line="256" w:lineRule="auto"/>
              <w:rPr>
                <w:rFonts w:ascii="David" w:eastAsia="Calibri" w:hAnsi="David" w:cs="David"/>
                <w:b/>
                <w:sz w:val="24"/>
                <w:szCs w:val="24"/>
                <w:lang w:eastAsia="he-IL"/>
              </w:rPr>
            </w:pPr>
          </w:p>
        </w:tc>
      </w:tr>
    </w:tbl>
    <w:p w14:paraId="5C4343DD" w14:textId="77777777" w:rsidR="00535F97" w:rsidRPr="0009511C" w:rsidRDefault="00535F97" w:rsidP="00535F97">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535F97" w:rsidRPr="0009511C" w14:paraId="660BD714" w14:textId="77777777" w:rsidTr="007F75C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1B8F5DBD"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535F97" w:rsidRPr="0009511C" w14:paraId="670E3DD6" w14:textId="77777777" w:rsidTr="007F75C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6F46F5AD"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104BDEC5"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p>
          <w:p w14:paraId="49ADD4DA"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CCB8C42"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7D08A62"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659933D"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572697F"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145FAEA"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4B7AB50"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753400C3"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535F97" w:rsidRPr="0009511C" w14:paraId="2FF7BB46" w14:textId="77777777" w:rsidTr="007F75C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8672478" w14:textId="77777777" w:rsidR="00535F97" w:rsidRPr="0009511C" w:rsidRDefault="00535F97" w:rsidP="007F75C0">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17EECE63" w14:textId="77777777" w:rsidR="00535F97" w:rsidRPr="0009511C" w:rsidRDefault="00535F97" w:rsidP="007F75C0">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F7067AF" w14:textId="77777777" w:rsidR="00535F97" w:rsidRPr="0009511C" w:rsidRDefault="00535F97" w:rsidP="007F75C0">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646757F" w14:textId="77777777" w:rsidR="00535F97" w:rsidRPr="0009511C" w:rsidRDefault="00535F97" w:rsidP="007F75C0">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8166991" w14:textId="77777777" w:rsidR="00535F97" w:rsidRPr="0009511C" w:rsidRDefault="00535F97" w:rsidP="007F75C0">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EDCD71D"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9353B8B"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4A3A0C53" w14:textId="77777777" w:rsidR="00535F97" w:rsidRPr="0009511C" w:rsidRDefault="00535F97" w:rsidP="007F75C0">
            <w:pPr>
              <w:spacing w:before="0" w:beforeAutospacing="0" w:after="0" w:afterAutospacing="0" w:line="256" w:lineRule="auto"/>
              <w:rPr>
                <w:rFonts w:ascii="David" w:eastAsia="Calibri" w:hAnsi="David" w:cs="David"/>
                <w:sz w:val="24"/>
                <w:szCs w:val="24"/>
                <w:lang w:eastAsia="he-IL"/>
              </w:rPr>
            </w:pPr>
          </w:p>
        </w:tc>
      </w:tr>
      <w:tr w:rsidR="00535F97" w:rsidRPr="0009511C" w14:paraId="1ADA08B8"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DD82E37"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971E040"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0B4E326"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67AF1DC"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59D6295"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1DBC9EB"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7DE0368"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B3567C1" w14:textId="77777777" w:rsidR="00535F97" w:rsidRPr="0009511C" w:rsidRDefault="00535F97"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535F97" w:rsidRPr="0009511C" w14:paraId="0D8B736F"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98D37C3"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9A1012A"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30B6937B"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6744ACD3"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50A6FE02"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316B6706"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05C11EC"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67283BCF" w14:textId="77777777" w:rsidR="00535F97" w:rsidRPr="0009511C" w:rsidRDefault="00535F97"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535F97" w:rsidRPr="0009511C" w14:paraId="488349F9"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9D81528"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1B08356" w14:textId="77777777" w:rsidR="00535F97" w:rsidRPr="0009511C" w:rsidRDefault="00535F97" w:rsidP="007F75C0">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BAB51FB" w14:textId="77777777" w:rsidR="00535F97" w:rsidRPr="0009511C" w:rsidRDefault="00535F97" w:rsidP="007F75C0">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674FEEC" w14:textId="77777777" w:rsidR="00535F97" w:rsidRPr="0009511C" w:rsidRDefault="00535F97" w:rsidP="007F75C0">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1647D6C" w14:textId="77777777" w:rsidR="00535F97" w:rsidRPr="0009511C" w:rsidRDefault="00535F97" w:rsidP="007F75C0">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72C8255" w14:textId="77777777" w:rsidR="00535F97" w:rsidRPr="0009511C" w:rsidRDefault="00535F97" w:rsidP="007F75C0">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190D883" w14:textId="77777777" w:rsidR="00535F97" w:rsidRPr="0009511C" w:rsidRDefault="00535F97"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CCEE711" w14:textId="77777777" w:rsidR="00535F97" w:rsidRPr="0009511C" w:rsidRDefault="00535F97" w:rsidP="007F75C0">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FB9A447" w14:textId="77777777" w:rsidR="00535F97" w:rsidRPr="0009511C" w:rsidRDefault="00535F97" w:rsidP="00535F97">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35F97" w:rsidRPr="0009511C" w14:paraId="184F7DB2" w14:textId="77777777" w:rsidTr="007F75C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FE03B4B" w14:textId="77777777" w:rsidR="00535F97" w:rsidRPr="0009511C" w:rsidRDefault="00535F97"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535F97" w:rsidRPr="0009511C" w14:paraId="5BDEBE64" w14:textId="77777777" w:rsidTr="007F75C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3C95DA26" w14:textId="77777777" w:rsidR="00535F97" w:rsidRPr="0009511C" w:rsidRDefault="00535F97"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0B3AF353" w14:textId="77777777" w:rsidR="00535F97" w:rsidRPr="0009511C" w:rsidRDefault="00535F97" w:rsidP="00535F97">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35F97" w:rsidRPr="0009511C" w14:paraId="51A9F9DA" w14:textId="77777777" w:rsidTr="007F75C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F956754" w14:textId="77777777" w:rsidR="00535F97" w:rsidRPr="0009511C" w:rsidRDefault="00535F97" w:rsidP="007F75C0">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535F97" w:rsidRPr="0009511C" w14:paraId="1D010F91" w14:textId="77777777" w:rsidTr="007F75C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00E2EF40" w14:textId="77777777" w:rsidR="00535F97" w:rsidRPr="0009511C" w:rsidRDefault="00535F97"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4CBEF2AF" w14:textId="77777777" w:rsidR="00B63C59" w:rsidRDefault="00B63C59" w:rsidP="00DE0948">
      <w:pPr>
        <w:widowControl w:val="0"/>
        <w:spacing w:before="0" w:beforeAutospacing="0" w:after="0" w:afterAutospacing="0" w:line="240" w:lineRule="auto"/>
        <w:rPr>
          <w:rFonts w:ascii="David" w:eastAsia="Calibri" w:hAnsi="David" w:cs="David"/>
          <w:b/>
          <w:bCs/>
          <w:sz w:val="24"/>
          <w:szCs w:val="24"/>
          <w:u w:val="single"/>
          <w:rtl/>
          <w:lang w:eastAsia="he-IL"/>
        </w:rPr>
      </w:pPr>
    </w:p>
    <w:p w14:paraId="54711414" w14:textId="77777777" w:rsidR="00B63C59" w:rsidRDefault="00B63C59" w:rsidP="00DE0948">
      <w:pPr>
        <w:widowControl w:val="0"/>
        <w:spacing w:before="0" w:beforeAutospacing="0" w:after="0" w:afterAutospacing="0" w:line="240" w:lineRule="auto"/>
        <w:rPr>
          <w:rFonts w:ascii="David" w:eastAsia="Calibri" w:hAnsi="David" w:cs="David"/>
          <w:b/>
          <w:bCs/>
          <w:sz w:val="24"/>
          <w:szCs w:val="24"/>
          <w:u w:val="single"/>
          <w:rtl/>
          <w:lang w:eastAsia="he-IL"/>
        </w:rPr>
      </w:pPr>
    </w:p>
    <w:p w14:paraId="111C2606" w14:textId="77777777" w:rsidR="00B63C59" w:rsidRDefault="00B63C59" w:rsidP="00DE0948">
      <w:pPr>
        <w:widowControl w:val="0"/>
        <w:spacing w:before="0" w:beforeAutospacing="0" w:after="0" w:afterAutospacing="0" w:line="240"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63C59" w:rsidRPr="0009511C" w14:paraId="07448F11"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FEB7716" w14:textId="77777777" w:rsidR="00B63C59" w:rsidRPr="0009511C" w:rsidRDefault="00B63C59"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B63C59" w:rsidRPr="0009511C" w14:paraId="35A20BA7"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C312D41" w14:textId="77777777" w:rsidR="00B63C59" w:rsidRPr="0009511C" w:rsidRDefault="00B63C59" w:rsidP="00786B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24A5D505" w14:textId="77777777" w:rsidR="00B63C59" w:rsidRDefault="00B63C59" w:rsidP="00DE0948">
      <w:pPr>
        <w:widowControl w:val="0"/>
        <w:spacing w:before="0" w:beforeAutospacing="0" w:after="0" w:afterAutospacing="0" w:line="240" w:lineRule="auto"/>
        <w:rPr>
          <w:rFonts w:ascii="David" w:eastAsia="Calibri" w:hAnsi="David" w:cs="David"/>
          <w:b/>
          <w:bCs/>
          <w:sz w:val="24"/>
          <w:szCs w:val="24"/>
          <w:u w:val="single"/>
          <w:rtl/>
          <w:lang w:eastAsia="he-IL"/>
        </w:rPr>
      </w:pPr>
    </w:p>
    <w:p w14:paraId="08E9E202" w14:textId="77777777" w:rsidR="00DE0948" w:rsidRPr="00DE0948" w:rsidRDefault="00535F97" w:rsidP="00DE0948">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0F901B41"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6724CC1"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lang w:eastAsia="he-IL"/>
        </w:rPr>
      </w:pPr>
    </w:p>
    <w:p w14:paraId="09F74E2D"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F7EC174" w14:textId="77777777" w:rsidR="00B63C59" w:rsidRDefault="00B63C59" w:rsidP="00535F9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6CD06651" w14:textId="77777777" w:rsidR="00DE0948" w:rsidRPr="00DE0948" w:rsidRDefault="00DE0948" w:rsidP="00535F9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lastRenderedPageBreak/>
        <w:t xml:space="preserve">נספח </w:t>
      </w:r>
      <w:r w:rsidR="000613F6">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ח'</w:t>
      </w:r>
      <w:r w:rsidR="000613F6">
        <w:rPr>
          <w:rFonts w:ascii="Times New Roman" w:eastAsia="Times New Roman" w:hAnsi="Times New Roman" w:cs="David" w:hint="cs"/>
          <w:b/>
          <w:bCs/>
          <w:sz w:val="24"/>
          <w:szCs w:val="24"/>
          <w:u w:val="single"/>
          <w:rtl/>
          <w:lang w:eastAsia="he-IL"/>
        </w:rPr>
        <w:t>'</w:t>
      </w:r>
    </w:p>
    <w:p w14:paraId="11F20FEA"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רשימת התוכניות והמסמכים שעל המתכנן להנפיק</w:t>
      </w:r>
    </w:p>
    <w:p w14:paraId="0E59396F" w14:textId="77777777" w:rsidR="00DE0948" w:rsidRPr="00DE0948" w:rsidRDefault="00DE0948" w:rsidP="00DE0948">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DE0948">
        <w:rPr>
          <w:rFonts w:ascii="Times New Roman" w:eastAsia="Times New Roman" w:hAnsi="Times New Roman" w:cs="David"/>
          <w:sz w:val="24"/>
          <w:szCs w:val="24"/>
          <w:u w:val="single"/>
          <w:rtl/>
          <w:lang w:eastAsia="he-IL"/>
        </w:rPr>
        <w:t>מסמך זה מהווה השלמה לנספח ב' ואינו גורע ממנו</w:t>
      </w:r>
    </w:p>
    <w:p w14:paraId="0FFD1E5C"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7C826A63"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u w:val="single"/>
          <w:rtl/>
          <w:lang w:eastAsia="he-IL"/>
        </w:rPr>
      </w:pPr>
      <w:r w:rsidRPr="00DE0948">
        <w:rPr>
          <w:rFonts w:ascii="Times New Roman" w:eastAsia="Times New Roman" w:hAnsi="Times New Roman" w:cs="David" w:hint="cs"/>
          <w:sz w:val="24"/>
          <w:szCs w:val="24"/>
          <w:rtl/>
          <w:lang w:eastAsia="he-IL"/>
        </w:rPr>
        <w:t>1.</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מ</w:t>
      </w:r>
      <w:r w:rsidRPr="00DE0948">
        <w:rPr>
          <w:rFonts w:ascii="Times New Roman" w:eastAsia="Times New Roman" w:hAnsi="Times New Roman" w:cs="David"/>
          <w:sz w:val="24"/>
          <w:szCs w:val="24"/>
          <w:u w:val="single"/>
          <w:rtl/>
          <w:lang w:eastAsia="he-IL"/>
        </w:rPr>
        <w:t>י נגר עילי</w:t>
      </w:r>
      <w:r w:rsidRPr="00DE0948">
        <w:rPr>
          <w:rFonts w:ascii="Times New Roman" w:eastAsia="Times New Roman" w:hAnsi="Times New Roman" w:cs="David" w:hint="cs"/>
          <w:sz w:val="24"/>
          <w:szCs w:val="24"/>
          <w:u w:val="single"/>
          <w:rtl/>
          <w:lang w:eastAsia="he-IL"/>
        </w:rPr>
        <w:t>:</w:t>
      </w:r>
    </w:p>
    <w:p w14:paraId="3238564C" w14:textId="77777777" w:rsidR="00DE0948" w:rsidRPr="00DE0948" w:rsidRDefault="00151EFF"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DE0948" w:rsidRPr="00DE0948">
        <w:rPr>
          <w:rFonts w:ascii="Times New Roman" w:eastAsia="Times New Roman" w:hAnsi="Times New Roman" w:cs="David" w:hint="cs"/>
          <w:sz w:val="24"/>
          <w:szCs w:val="24"/>
          <w:rtl/>
          <w:lang w:eastAsia="he-IL"/>
        </w:rPr>
        <w:t>כניות כללית למיקום מאגרי המים, בורות החלחול וההחדרה ("משמרת מים").</w:t>
      </w:r>
    </w:p>
    <w:p w14:paraId="36535EAD" w14:textId="77777777" w:rsidR="00DE0948" w:rsidRPr="00DE0948" w:rsidRDefault="00DE0948"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sidRPr="00DE0948">
        <w:rPr>
          <w:rFonts w:ascii="Times New Roman" w:eastAsia="Times New Roman" w:hAnsi="Times New Roman" w:cs="David" w:hint="cs"/>
          <w:sz w:val="24"/>
          <w:szCs w:val="24"/>
          <w:rtl/>
          <w:lang w:eastAsia="he-IL"/>
        </w:rPr>
        <w:t>פרטים של מאגרי המים, בורות החלחול ו"משמרות המים".</w:t>
      </w:r>
    </w:p>
    <w:p w14:paraId="3763EE1C" w14:textId="77777777" w:rsidR="00DE0948" w:rsidRPr="00DE0948" w:rsidRDefault="00151EFF"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DE0948" w:rsidRPr="00DE0948">
        <w:rPr>
          <w:rFonts w:ascii="Times New Roman" w:eastAsia="Times New Roman" w:hAnsi="Times New Roman" w:cs="David" w:hint="cs"/>
          <w:sz w:val="24"/>
          <w:szCs w:val="24"/>
          <w:rtl/>
          <w:lang w:eastAsia="he-IL"/>
        </w:rPr>
        <w:t xml:space="preserve">כניות לחיבור מערך האינסטלציה המנקז את </w:t>
      </w:r>
      <w:r w:rsidR="00DE0948" w:rsidRPr="00DE0948">
        <w:rPr>
          <w:rFonts w:ascii="Times New Roman" w:eastAsia="Times New Roman" w:hAnsi="Times New Roman" w:cs="David"/>
          <w:sz w:val="24"/>
          <w:szCs w:val="24"/>
          <w:rtl/>
          <w:lang w:eastAsia="he-IL"/>
        </w:rPr>
        <w:t xml:space="preserve">מי </w:t>
      </w:r>
      <w:r w:rsidR="00DE0948" w:rsidRPr="00DE0948">
        <w:rPr>
          <w:rFonts w:ascii="Times New Roman" w:eastAsia="Times New Roman" w:hAnsi="Times New Roman" w:cs="David" w:hint="cs"/>
          <w:sz w:val="24"/>
          <w:szCs w:val="24"/>
          <w:rtl/>
          <w:lang w:eastAsia="he-IL"/>
        </w:rPr>
        <w:t>ה</w:t>
      </w:r>
      <w:r w:rsidR="00DE0948" w:rsidRPr="00DE0948">
        <w:rPr>
          <w:rFonts w:ascii="Times New Roman" w:eastAsia="Times New Roman" w:hAnsi="Times New Roman" w:cs="David"/>
          <w:sz w:val="24"/>
          <w:szCs w:val="24"/>
          <w:rtl/>
          <w:lang w:eastAsia="he-IL"/>
        </w:rPr>
        <w:t xml:space="preserve">מזגנים, </w:t>
      </w:r>
      <w:r w:rsidR="00DE0948" w:rsidRPr="00DE0948">
        <w:rPr>
          <w:rFonts w:ascii="Times New Roman" w:eastAsia="Times New Roman" w:hAnsi="Times New Roman" w:cs="David" w:hint="cs"/>
          <w:sz w:val="24"/>
          <w:szCs w:val="24"/>
          <w:rtl/>
          <w:lang w:eastAsia="he-IL"/>
        </w:rPr>
        <w:t>ה</w:t>
      </w:r>
      <w:r w:rsidR="00DE0948" w:rsidRPr="00DE0948">
        <w:rPr>
          <w:rFonts w:ascii="Times New Roman" w:eastAsia="Times New Roman" w:hAnsi="Times New Roman" w:cs="David"/>
          <w:sz w:val="24"/>
          <w:szCs w:val="24"/>
          <w:rtl/>
          <w:lang w:eastAsia="he-IL"/>
        </w:rPr>
        <w:t xml:space="preserve">דלוחין ומי </w:t>
      </w:r>
      <w:r w:rsidR="00DE0948" w:rsidRPr="00DE0948">
        <w:rPr>
          <w:rFonts w:ascii="Times New Roman" w:eastAsia="Times New Roman" w:hAnsi="Times New Roman" w:cs="David" w:hint="cs"/>
          <w:sz w:val="24"/>
          <w:szCs w:val="24"/>
          <w:rtl/>
          <w:lang w:eastAsia="he-IL"/>
        </w:rPr>
        <w:t>ה</w:t>
      </w:r>
      <w:r w:rsidR="00DE0948" w:rsidRPr="00DE0948">
        <w:rPr>
          <w:rFonts w:ascii="Times New Roman" w:eastAsia="Times New Roman" w:hAnsi="Times New Roman" w:cs="David"/>
          <w:sz w:val="24"/>
          <w:szCs w:val="24"/>
          <w:rtl/>
          <w:lang w:eastAsia="he-IL"/>
        </w:rPr>
        <w:t>גשם במרפסות</w:t>
      </w:r>
      <w:r w:rsidR="00DE0948" w:rsidRPr="00DE0948">
        <w:rPr>
          <w:rFonts w:ascii="Times New Roman" w:eastAsia="Times New Roman" w:hAnsi="Times New Roman" w:cs="David" w:hint="cs"/>
          <w:sz w:val="24"/>
          <w:szCs w:val="24"/>
          <w:rtl/>
          <w:lang w:eastAsia="he-IL"/>
        </w:rPr>
        <w:t xml:space="preserve"> למאגרי המים, בורות החלחול ו"משמרות המים".</w:t>
      </w:r>
    </w:p>
    <w:p w14:paraId="0FB28B28" w14:textId="77777777" w:rsidR="00DE0948" w:rsidRPr="00DE0948" w:rsidRDefault="00DE0948"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מפרטים טכניים להקמת מאגרי המים, בורות החלחול ו"משמרות המים".</w:t>
      </w:r>
    </w:p>
    <w:p w14:paraId="4F912EFC" w14:textId="77777777" w:rsidR="00DE0948" w:rsidRPr="00DE0948" w:rsidRDefault="00DE0948"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כתבי כמויות ואומדן מפורט</w:t>
      </w:r>
      <w:r w:rsidRPr="00DE0948">
        <w:rPr>
          <w:rFonts w:ascii="Times New Roman" w:eastAsia="Times New Roman" w:hAnsi="Times New Roman" w:cs="David" w:hint="cs"/>
          <w:sz w:val="24"/>
          <w:szCs w:val="24"/>
          <w:rtl/>
          <w:lang w:eastAsia="he-IL"/>
        </w:rPr>
        <w:t xml:space="preserve"> להקמת מאגרי המים, בורות החלחול ו"משמרות המים".</w:t>
      </w:r>
    </w:p>
    <w:p w14:paraId="0FC44EE5" w14:textId="77777777" w:rsidR="00DE0948" w:rsidRPr="00DE0948" w:rsidRDefault="00DE0948" w:rsidP="00270213">
      <w:pPr>
        <w:widowControl w:val="0"/>
        <w:spacing w:before="120" w:beforeAutospacing="0" w:after="60" w:afterAutospacing="0" w:line="276" w:lineRule="auto"/>
        <w:ind w:left="720"/>
        <w:rPr>
          <w:rFonts w:ascii="Times New Roman" w:eastAsia="Times New Roman" w:hAnsi="Times New Roman" w:cs="David"/>
          <w:sz w:val="24"/>
          <w:szCs w:val="24"/>
          <w:rtl/>
          <w:lang w:eastAsia="he-IL"/>
        </w:rPr>
      </w:pPr>
    </w:p>
    <w:p w14:paraId="79135665" w14:textId="77777777" w:rsidR="00DE0948" w:rsidRPr="00DE0948" w:rsidRDefault="00DE0948" w:rsidP="00270213">
      <w:pPr>
        <w:widowControl w:val="0"/>
        <w:spacing w:before="120" w:beforeAutospacing="0" w:after="60" w:afterAutospacing="0" w:line="276" w:lineRule="auto"/>
        <w:rPr>
          <w:rFonts w:ascii="Times New Roman" w:eastAsia="Times New Roman" w:hAnsi="Times New Roman" w:cs="David"/>
          <w:sz w:val="24"/>
          <w:szCs w:val="24"/>
          <w:u w:val="single"/>
          <w:rtl/>
          <w:lang w:eastAsia="he-IL"/>
        </w:rPr>
      </w:pP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u w:val="single"/>
          <w:rtl/>
          <w:lang w:eastAsia="he-IL"/>
        </w:rPr>
        <w:t>מי תהום</w:t>
      </w:r>
      <w:r w:rsidRPr="00DE0948">
        <w:rPr>
          <w:rFonts w:ascii="Times New Roman" w:eastAsia="Times New Roman" w:hAnsi="Times New Roman" w:cs="David" w:hint="cs"/>
          <w:sz w:val="24"/>
          <w:szCs w:val="24"/>
          <w:rtl/>
          <w:lang w:eastAsia="he-IL"/>
        </w:rPr>
        <w:t>:</w:t>
      </w:r>
    </w:p>
    <w:p w14:paraId="75E64B29" w14:textId="77777777" w:rsidR="00DE0948" w:rsidRPr="00DE0948" w:rsidRDefault="00DE0948" w:rsidP="00270213">
      <w:pPr>
        <w:widowControl w:val="0"/>
        <w:numPr>
          <w:ilvl w:val="0"/>
          <w:numId w:val="8"/>
        </w:numPr>
        <w:spacing w:before="120" w:beforeAutospacing="0" w:after="60" w:afterAutospacing="0" w:line="276" w:lineRule="auto"/>
        <w:ind w:left="1218" w:hanging="425"/>
        <w:rPr>
          <w:rFonts w:ascii="Times New Roman" w:eastAsia="Times New Roman" w:hAnsi="Times New Roman" w:cs="David"/>
          <w:sz w:val="24"/>
          <w:szCs w:val="24"/>
          <w:lang w:eastAsia="he-IL"/>
        </w:rPr>
      </w:pPr>
      <w:r w:rsidRPr="00DE0948">
        <w:rPr>
          <w:rFonts w:ascii="Times New Roman" w:eastAsia="Times New Roman" w:hAnsi="Times New Roman" w:cs="David" w:hint="cs"/>
          <w:sz w:val="24"/>
          <w:szCs w:val="24"/>
          <w:rtl/>
          <w:lang w:eastAsia="he-IL"/>
        </w:rPr>
        <w:t xml:space="preserve">חו"ד ניתוח </w:t>
      </w:r>
      <w:r w:rsidRPr="00DE0948">
        <w:rPr>
          <w:rFonts w:ascii="Times New Roman" w:eastAsia="Times New Roman" w:hAnsi="Times New Roman" w:cs="David"/>
          <w:sz w:val="24"/>
          <w:szCs w:val="24"/>
          <w:rtl/>
          <w:lang w:eastAsia="he-IL"/>
        </w:rPr>
        <w:t>הידרולוגי של התנהגות רום מפלסי מי התהום באזור</w:t>
      </w:r>
      <w:r w:rsidRPr="00DE0948">
        <w:rPr>
          <w:rFonts w:ascii="Times New Roman" w:eastAsia="Times New Roman" w:hAnsi="Times New Roman" w:cs="David" w:hint="cs"/>
          <w:sz w:val="24"/>
          <w:szCs w:val="24"/>
          <w:rtl/>
          <w:lang w:eastAsia="he-IL"/>
        </w:rPr>
        <w:t xml:space="preserve"> וצפי לעליית הרום בעתיד.</w:t>
      </w:r>
    </w:p>
    <w:p w14:paraId="1EDE6872" w14:textId="77777777" w:rsidR="00DE0948" w:rsidRPr="00DE0948" w:rsidRDefault="00151EFF" w:rsidP="00270213">
      <w:pPr>
        <w:widowControl w:val="0"/>
        <w:numPr>
          <w:ilvl w:val="0"/>
          <w:numId w:val="8"/>
        </w:numPr>
        <w:spacing w:before="120" w:beforeAutospacing="0" w:after="60" w:afterAutospacing="0" w:line="276" w:lineRule="auto"/>
        <w:ind w:left="1218" w:hanging="425"/>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ת</w:t>
      </w:r>
      <w:r w:rsidR="00DE0948" w:rsidRPr="00DE0948">
        <w:rPr>
          <w:rFonts w:ascii="Times New Roman" w:eastAsia="Times New Roman" w:hAnsi="Times New Roman" w:cs="David" w:hint="cs"/>
          <w:sz w:val="24"/>
          <w:szCs w:val="24"/>
          <w:rtl/>
          <w:lang w:eastAsia="he-IL"/>
        </w:rPr>
        <w:t xml:space="preserve">כניות, פרטים, כתבי כמויות ואומדנים מפורטים לתכנון </w:t>
      </w:r>
      <w:r w:rsidR="00DE0948" w:rsidRPr="00DE0948">
        <w:rPr>
          <w:rFonts w:ascii="Times New Roman" w:eastAsia="Times New Roman" w:hAnsi="Times New Roman" w:cs="David"/>
          <w:sz w:val="24"/>
          <w:szCs w:val="24"/>
          <w:rtl/>
          <w:lang w:eastAsia="he-IL"/>
        </w:rPr>
        <w:t>מערכת השפלת והחדרת מי תהום לביצוע המרתפים התת קרקעיים</w:t>
      </w:r>
      <w:r w:rsidR="00DE0948" w:rsidRPr="00DE0948">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sz w:val="24"/>
          <w:szCs w:val="24"/>
          <w:rtl/>
          <w:lang w:eastAsia="he-IL"/>
        </w:rPr>
        <w:t xml:space="preserve"> כולל ניתוח טכנו-כלכלי לבחינת חלופות לביצוע ההשפלה וההחדרה</w:t>
      </w:r>
      <w:r w:rsidR="00DE0948" w:rsidRPr="00DE0948">
        <w:rPr>
          <w:rFonts w:ascii="Times New Roman" w:eastAsia="Times New Roman" w:hAnsi="Times New Roman" w:cs="David" w:hint="cs"/>
          <w:sz w:val="24"/>
          <w:szCs w:val="24"/>
          <w:rtl/>
          <w:lang w:eastAsia="he-IL"/>
        </w:rPr>
        <w:t>.</w:t>
      </w:r>
    </w:p>
    <w:p w14:paraId="55599D54" w14:textId="77777777" w:rsidR="00DE0948" w:rsidRPr="00DE0948" w:rsidRDefault="00DE0948" w:rsidP="00270213">
      <w:pPr>
        <w:widowControl w:val="0"/>
        <w:spacing w:before="120" w:beforeAutospacing="0" w:after="60" w:afterAutospacing="0" w:line="276"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3</w:t>
      </w:r>
      <w:r w:rsidR="00151EFF">
        <w:rPr>
          <w:rFonts w:ascii="Times New Roman" w:eastAsia="Times New Roman" w:hAnsi="Times New Roman" w:cs="David"/>
          <w:sz w:val="24"/>
          <w:szCs w:val="24"/>
          <w:rtl/>
          <w:lang w:eastAsia="he-IL"/>
        </w:rPr>
        <w:t>.</w:t>
      </w:r>
      <w:r w:rsidR="00151EFF">
        <w:rPr>
          <w:rFonts w:ascii="Times New Roman" w:eastAsia="Times New Roman" w:hAnsi="Times New Roman" w:cs="David"/>
          <w:sz w:val="24"/>
          <w:szCs w:val="24"/>
          <w:rtl/>
          <w:lang w:eastAsia="he-IL"/>
        </w:rPr>
        <w:tab/>
        <w:t>כל ת</w:t>
      </w:r>
      <w:r w:rsidRPr="00DE0948">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69F57708" w14:textId="77777777" w:rsidR="00DE0948" w:rsidRPr="00DE0948" w:rsidRDefault="00DE0948" w:rsidP="00270213">
      <w:pPr>
        <w:widowControl w:val="0"/>
        <w:spacing w:before="120" w:beforeAutospacing="0" w:after="60" w:afterAutospacing="0" w:line="276"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4</w:t>
      </w:r>
      <w:r w:rsidR="00151EFF">
        <w:rPr>
          <w:rFonts w:ascii="Times New Roman" w:eastAsia="Times New Roman" w:hAnsi="Times New Roman" w:cs="David"/>
          <w:sz w:val="24"/>
          <w:szCs w:val="24"/>
          <w:rtl/>
          <w:lang w:eastAsia="he-IL"/>
        </w:rPr>
        <w:t>.</w:t>
      </w:r>
      <w:r w:rsidR="00151EFF">
        <w:rPr>
          <w:rFonts w:ascii="Times New Roman" w:eastAsia="Times New Roman" w:hAnsi="Times New Roman" w:cs="David"/>
          <w:sz w:val="24"/>
          <w:szCs w:val="24"/>
          <w:rtl/>
          <w:lang w:eastAsia="he-IL"/>
        </w:rPr>
        <w:tab/>
        <w:t>כל שאר ת</w:t>
      </w:r>
      <w:r w:rsidRPr="00DE0948">
        <w:rPr>
          <w:rFonts w:ascii="Times New Roman" w:eastAsia="Times New Roman" w:hAnsi="Times New Roman" w:cs="David"/>
          <w:sz w:val="24"/>
          <w:szCs w:val="24"/>
          <w:rtl/>
          <w:lang w:eastAsia="he-IL"/>
        </w:rPr>
        <w:t>כניות הביצוע המתחייבות מכל תקן ודין, לרבות אך לא רק</w:t>
      </w:r>
      <w:r w:rsidR="00151EFF">
        <w:rPr>
          <w:rFonts w:ascii="Times New Roman" w:eastAsia="Times New Roman" w:hAnsi="Times New Roman" w:cs="David"/>
          <w:sz w:val="24"/>
          <w:szCs w:val="24"/>
          <w:rtl/>
          <w:lang w:eastAsia="he-IL"/>
        </w:rPr>
        <w:t xml:space="preserve"> מחלקיו השונים של ת"י 1547 - "ת</w:t>
      </w:r>
      <w:r w:rsidRPr="00DE0948">
        <w:rPr>
          <w:rFonts w:ascii="Times New Roman" w:eastAsia="Times New Roman" w:hAnsi="Times New Roman" w:cs="David"/>
          <w:sz w:val="24"/>
          <w:szCs w:val="24"/>
          <w:rtl/>
          <w:lang w:eastAsia="he-IL"/>
        </w:rPr>
        <w:t>כניות ביצוע לבניינים ולעבודות פיתוח סביבתי".</w:t>
      </w:r>
    </w:p>
    <w:p w14:paraId="08E44DBE" w14:textId="77777777" w:rsidR="00DE0948" w:rsidRPr="00DE0948" w:rsidRDefault="00DE0948" w:rsidP="00270213">
      <w:pPr>
        <w:widowControl w:val="0"/>
        <w:spacing w:before="120" w:beforeAutospacing="0" w:after="60" w:afterAutospacing="0" w:line="276"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כל המסמכים והתוכניות יערכו בשפה העברית.  </w:t>
      </w:r>
    </w:p>
    <w:p w14:paraId="398731B7"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28AFC18" w14:textId="77777777" w:rsidR="00DE0948" w:rsidRPr="00DE0948" w:rsidRDefault="00DE0948" w:rsidP="00DE0948">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r w:rsidRPr="00DE0948">
        <w:rPr>
          <w:rFonts w:ascii="Times New Roman" w:eastAsia="Times New Roman" w:hAnsi="Times New Roman" w:cs="David"/>
          <w:sz w:val="20"/>
          <w:szCs w:val="24"/>
          <w:rtl/>
          <w:lang w:eastAsia="he-IL"/>
        </w:rPr>
        <w:br w:type="page"/>
      </w:r>
    </w:p>
    <w:p w14:paraId="78F5EA8C" w14:textId="77777777" w:rsidR="00DE0948" w:rsidRPr="00DE0948" w:rsidRDefault="00DE0948" w:rsidP="00DE0948">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b/>
          <w:bCs/>
          <w:sz w:val="24"/>
          <w:szCs w:val="24"/>
          <w:u w:val="single"/>
          <w:rtl/>
          <w:lang w:eastAsia="he-IL"/>
        </w:rPr>
        <w:lastRenderedPageBreak/>
        <w:t>נספח "ט"</w:t>
      </w:r>
    </w:p>
    <w:p w14:paraId="0D340828"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0298D6C"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DE0948">
        <w:rPr>
          <w:rFonts w:ascii="Times New Roman" w:eastAsia="Times New Roman" w:hAnsi="Times New Roman" w:cs="David" w:hint="cs"/>
          <w:b/>
          <w:bCs/>
          <w:sz w:val="24"/>
          <w:szCs w:val="24"/>
          <w:u w:val="single"/>
          <w:rtl/>
          <w:lang w:eastAsia="he-IL"/>
        </w:rPr>
        <w:t>דוגמא לנוסח אישור השלמת הפרויקט/קטע מהפרויקט</w:t>
      </w:r>
    </w:p>
    <w:p w14:paraId="7523261F"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607A74D0"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54E02BA6"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36F76236"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לכבוד :</w:t>
      </w:r>
    </w:p>
    <w:p w14:paraId="4B7F8277" w14:textId="77777777" w:rsidR="00DE0948" w:rsidRPr="00DE0948" w:rsidRDefault="00CF429B" w:rsidP="00DE094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392012182"/>
          <w:placeholder>
            <w:docPart w:val="C7574A924C1D43C5B0AA79FE16E31E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0" w:author="Kook Sec" w:date="2020-06-04T17:00:00Z">
            <w:r w:rsidR="003D17DF">
              <w:rPr>
                <w:rFonts w:ascii="Times New Roman" w:eastAsia="Times New Roman" w:hAnsi="Times New Roman" w:cs="David" w:hint="cs"/>
                <w:color w:val="008000"/>
                <w:sz w:val="24"/>
                <w:szCs w:val="24"/>
                <w:rtl/>
                <w:lang w:eastAsia="he-IL"/>
              </w:rPr>
              <w:br/>
              <w:t>א.מ. ישראל מגורים יזמות בע"מ</w:t>
            </w:r>
            <w:r w:rsidR="003D17DF">
              <w:rPr>
                <w:rFonts w:ascii="Times New Roman" w:eastAsia="Times New Roman" w:hAnsi="Times New Roman" w:cs="David" w:hint="cs"/>
                <w:color w:val="008000"/>
                <w:sz w:val="24"/>
                <w:szCs w:val="24"/>
                <w:rtl/>
                <w:lang w:eastAsia="he-IL"/>
              </w:rPr>
              <w:br/>
              <w:t>יוני נתניהו 1 אור יהודה</w:t>
            </w:r>
            <w:r w:rsidR="003D17DF">
              <w:rPr>
                <w:rFonts w:ascii="Times New Roman" w:eastAsia="Times New Roman" w:hAnsi="Times New Roman" w:cs="David" w:hint="cs"/>
                <w:color w:val="008000"/>
                <w:sz w:val="24"/>
                <w:szCs w:val="24"/>
                <w:rtl/>
                <w:lang w:eastAsia="he-IL"/>
              </w:rPr>
              <w:br/>
              <w:t>514957794</w:t>
            </w:r>
            <w:r w:rsidR="003D17DF">
              <w:rPr>
                <w:rFonts w:ascii="Times New Roman" w:eastAsia="Times New Roman" w:hAnsi="Times New Roman" w:cs="David" w:hint="cs"/>
                <w:color w:val="008000"/>
                <w:sz w:val="24"/>
                <w:szCs w:val="24"/>
                <w:rtl/>
                <w:lang w:eastAsia="he-IL"/>
              </w:rPr>
              <w:br/>
            </w:r>
          </w:ins>
        </w:sdtContent>
      </w:sdt>
      <w:r w:rsidR="00DE0948" w:rsidRPr="00DE0948">
        <w:rPr>
          <w:rFonts w:ascii="Times New Roman" w:eastAsia="Times New Roman" w:hAnsi="Times New Roman" w:cs="David" w:hint="cs"/>
          <w:color w:val="008000"/>
          <w:sz w:val="24"/>
          <w:szCs w:val="24"/>
          <w:rtl/>
          <w:lang w:eastAsia="he-IL"/>
        </w:rPr>
        <w:br/>
      </w:r>
      <w:r w:rsidR="00DE0948" w:rsidRPr="00DE0948">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hint="cs"/>
          <w:sz w:val="24"/>
          <w:szCs w:val="24"/>
          <w:u w:val="single"/>
          <w:rtl/>
          <w:lang w:eastAsia="he-IL"/>
        </w:rPr>
        <w:t>המזמין</w:t>
      </w:r>
      <w:r w:rsidR="00DE0948" w:rsidRPr="00DE0948">
        <w:rPr>
          <w:rFonts w:ascii="Times New Roman" w:eastAsia="Times New Roman" w:hAnsi="Times New Roman" w:cs="David" w:hint="cs"/>
          <w:sz w:val="24"/>
          <w:szCs w:val="24"/>
          <w:rtl/>
          <w:lang w:eastAsia="he-IL"/>
        </w:rPr>
        <w:t>)</w:t>
      </w:r>
    </w:p>
    <w:p w14:paraId="75BCE8B1"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B37C9DB"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647C4A1"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A4F27E3"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9B9E94F" w14:textId="77777777" w:rsidR="00DE0948" w:rsidRPr="00DE0948" w:rsidRDefault="00DE0948" w:rsidP="00270213">
      <w:pPr>
        <w:widowControl w:val="0"/>
        <w:spacing w:before="0" w:beforeAutospacing="0" w:after="0" w:afterAutospacing="0" w:line="480" w:lineRule="auto"/>
        <w:ind w:left="85" w:right="85" w:firstLine="6"/>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1135714105"/>
          <w:placeholder>
            <w:docPart w:val="B7C3BA06052F435F9152E26AFF8E30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1" w:author="Kook Sec" w:date="2020-06-04T16:59:00Z">
            <w:r w:rsidR="003D17DF">
              <w:rPr>
                <w:rFonts w:ascii="Times New Roman" w:eastAsia="Times New Roman" w:hAnsi="Times New Roman" w:cs="David" w:hint="cs"/>
                <w:color w:val="008000"/>
                <w:sz w:val="24"/>
                <w:szCs w:val="24"/>
                <w:rtl/>
                <w:lang w:eastAsia="he-IL"/>
              </w:rPr>
              <w:t>אינג' יוני גורן</w:t>
            </w:r>
          </w:ins>
        </w:sdtContent>
      </w:sdt>
      <w:r w:rsidRPr="00DE0948">
        <w:rPr>
          <w:rFonts w:ascii="Times New Roman" w:eastAsia="Times New Roman" w:hAnsi="Times New Roman" w:cs="David" w:hint="cs"/>
          <w:bCs/>
          <w:color w:val="008000"/>
          <w:sz w:val="24"/>
          <w:szCs w:val="24"/>
          <w:rtl/>
          <w:lang w:eastAsia="he-IL"/>
        </w:rPr>
        <w:t xml:space="preserve"> </w:t>
      </w:r>
      <w:r w:rsidRPr="00DE0948">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hint="cs"/>
            <w:sz w:val="24"/>
            <w:szCs w:val="24"/>
            <w:rtl/>
            <w:lang w:eastAsia="he-IL"/>
          </w:rPr>
          <w:alias w:val="שם אתר"/>
          <w:tag w:val="cntSite"/>
          <w:id w:val="-2035879818"/>
          <w:placeholder>
            <w:docPart w:val="2F22D2FB3172454496E1B59DFF0408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2" w:author="Kook Sec" w:date="2020-06-04T16:51:00Z">
            <w:r w:rsidR="003D17DF">
              <w:rPr>
                <w:rFonts w:ascii="Times New Roman" w:eastAsia="Times New Roman" w:hAnsi="Times New Roman" w:cs="David" w:hint="cs"/>
                <w:sz w:val="24"/>
                <w:szCs w:val="24"/>
                <w:rtl/>
                <w:lang w:eastAsia="he-IL"/>
              </w:rPr>
              <w:t>נס ציונה מחיר למשתכן</w:t>
            </w:r>
          </w:ins>
        </w:sdtContent>
      </w:sdt>
      <w:r w:rsidR="006942D4">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בקשר עם</w:t>
      </w:r>
      <w:r w:rsidRPr="00DE0948">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763263071"/>
          <w:placeholder>
            <w:docPart w:val="96B6E47B0D5B4710A9F67519F7FFA0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3" w:author="Kook Sec" w:date="2020-06-04T16:52:00Z">
            <w:r w:rsidR="003D17DF">
              <w:rPr>
                <w:rFonts w:ascii="Times New Roman" w:eastAsia="Times New Roman" w:hAnsi="Times New Roman" w:cs="David" w:hint="cs"/>
                <w:color w:val="008000"/>
                <w:sz w:val="24"/>
                <w:szCs w:val="24"/>
                <w:rtl/>
              </w:rPr>
              <w:t>ליווי הידרולוגי</w:t>
            </w:r>
          </w:ins>
        </w:sdtContent>
      </w:sdt>
      <w:r w:rsidRPr="00DE0948">
        <w:rPr>
          <w:rFonts w:ascii="Times New Roman" w:eastAsia="Times New Roman" w:hAnsi="Times New Roman" w:cs="David" w:hint="cs"/>
          <w:color w:val="008000"/>
          <w:sz w:val="24"/>
          <w:szCs w:val="24"/>
          <w:rtl/>
          <w:lang w:eastAsia="he-IL"/>
        </w:rPr>
        <w:t xml:space="preserve"> </w:t>
      </w:r>
      <w:r w:rsidRPr="00DE0948">
        <w:rPr>
          <w:rFonts w:ascii="Times New Roman" w:eastAsia="Times New Roman" w:hAnsi="Times New Roman" w:cs="David" w:hint="cs"/>
          <w:sz w:val="24"/>
          <w:szCs w:val="24"/>
          <w:rtl/>
          <w:lang w:eastAsia="he-IL"/>
        </w:rPr>
        <w:t>, מאשר בזאת שהעבודות הנ"ל בוצעו והושלמו בהתאם להנחיותי</w:t>
      </w:r>
      <w:r w:rsidR="00151EFF">
        <w:rPr>
          <w:rFonts w:ascii="Times New Roman" w:eastAsia="Times New Roman" w:hAnsi="Times New Roman" w:cs="David" w:hint="cs"/>
          <w:sz w:val="24"/>
          <w:szCs w:val="24"/>
          <w:rtl/>
          <w:lang w:eastAsia="he-IL"/>
        </w:rPr>
        <w:t>י</w:t>
      </w:r>
      <w:r w:rsidRPr="00DE0948">
        <w:rPr>
          <w:rFonts w:ascii="Times New Roman" w:eastAsia="Times New Roman" w:hAnsi="Times New Roman" w:cs="David" w:hint="cs"/>
          <w:sz w:val="24"/>
          <w:szCs w:val="24"/>
          <w:rtl/>
          <w:lang w:eastAsia="he-IL"/>
        </w:rPr>
        <w:t>, לתכניות</w:t>
      </w:r>
      <w:r w:rsidR="00151EFF">
        <w:rPr>
          <w:rFonts w:ascii="Times New Roman" w:eastAsia="Times New Roman" w:hAnsi="Times New Roman" w:cs="David" w:hint="cs"/>
          <w:sz w:val="24"/>
          <w:szCs w:val="24"/>
          <w:rtl/>
          <w:lang w:eastAsia="he-IL"/>
        </w:rPr>
        <w:t>י</w:t>
      </w:r>
      <w:r w:rsidRPr="00DE0948">
        <w:rPr>
          <w:rFonts w:ascii="Times New Roman" w:eastAsia="Times New Roman" w:hAnsi="Times New Roman" w:cs="David" w:hint="cs"/>
          <w:sz w:val="24"/>
          <w:szCs w:val="24"/>
          <w:rtl/>
          <w:lang w:eastAsia="he-IL"/>
        </w:rPr>
        <w:t>י, בהתאם לתקנים מחייבים ולשביעות רצוני.</w:t>
      </w:r>
    </w:p>
    <w:p w14:paraId="1C385E3C"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983D1CE"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1114938C"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5D6D0ED1"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3BDE412A"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5876CEE9" w14:textId="77777777" w:rsidR="00DE0948" w:rsidRPr="00DE0948" w:rsidRDefault="00DE0948" w:rsidP="00DE094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                                                                                      בכבוד רב,</w:t>
      </w:r>
    </w:p>
    <w:p w14:paraId="60EC94A3"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t xml:space="preserve">   </w:t>
      </w:r>
    </w:p>
    <w:p w14:paraId="6F0F22CE" w14:textId="77777777" w:rsidR="00DE0948" w:rsidRPr="00DE0948" w:rsidRDefault="00CD21D7" w:rsidP="00CD21D7">
      <w:pPr>
        <w:widowControl w:val="0"/>
        <w:bidi w:val="0"/>
        <w:spacing w:before="0" w:beforeAutospacing="0" w:after="0" w:afterAutospacing="0" w:line="240" w:lineRule="auto"/>
        <w:jc w:val="right"/>
        <w:rPr>
          <w:rFonts w:ascii="Times New Roman" w:eastAsia="Times New Roman" w:hAnsi="Times New Roman" w:cs="David"/>
          <w:b/>
          <w:bCs/>
          <w:sz w:val="24"/>
          <w:szCs w:val="24"/>
          <w:lang w:eastAsia="he-IL"/>
        </w:rPr>
      </w:pPr>
      <w:r>
        <w:rPr>
          <w:rFonts w:ascii="Times New Roman" w:eastAsia="Times New Roman" w:hAnsi="Times New Roman" w:cs="David"/>
          <w:b/>
          <w:bCs/>
          <w:sz w:val="24"/>
          <w:szCs w:val="24"/>
          <w:lang w:eastAsia="he-IL"/>
        </w:rPr>
        <w:t xml:space="preserve">    </w:t>
      </w:r>
      <w:r>
        <w:rPr>
          <w:rFonts w:ascii="Times New Roman" w:eastAsia="Times New Roman" w:hAnsi="Times New Roman" w:cs="David" w:hint="cs"/>
          <w:b/>
          <w:bCs/>
          <w:sz w:val="24"/>
          <w:szCs w:val="24"/>
          <w:rtl/>
          <w:lang w:eastAsia="he-IL"/>
        </w:rPr>
        <w:t xml:space="preserve">                                                                                 _____________________</w:t>
      </w:r>
    </w:p>
    <w:p w14:paraId="32B720C3" w14:textId="77777777" w:rsidR="00151EFF" w:rsidRPr="00DE0948" w:rsidRDefault="00CF429B" w:rsidP="00151EFF">
      <w:pPr>
        <w:widowControl w:val="0"/>
        <w:tabs>
          <w:tab w:val="center" w:pos="6920"/>
        </w:tabs>
        <w:spacing w:before="0" w:beforeAutospacing="0" w:after="0" w:afterAutospacing="0" w:line="240" w:lineRule="auto"/>
        <w:ind w:left="3600" w:right="84" w:hanging="720"/>
        <w:jc w:val="center"/>
        <w:rPr>
          <w:rFonts w:ascii="Times New Roman" w:eastAsia="Times New Roman" w:hAnsi="Times New Roman" w:cs="David"/>
          <w:sz w:val="24"/>
          <w:szCs w:val="24"/>
          <w:lang w:eastAsia="he-IL"/>
        </w:rPr>
      </w:pPr>
      <w:sdt>
        <w:sdtPr>
          <w:rPr>
            <w:rFonts w:ascii="Times New Roman" w:eastAsia="Times New Roman" w:hAnsi="Times New Roman" w:cs="David"/>
            <w:color w:val="008000"/>
            <w:sz w:val="24"/>
            <w:szCs w:val="24"/>
            <w:rtl/>
            <w:lang w:eastAsia="he-IL"/>
          </w:rPr>
          <w:alias w:val="שם ספק"/>
          <w:tag w:val="cntSupllierName"/>
          <w:id w:val="-435596775"/>
          <w:placeholder>
            <w:docPart w:val="78023971A54844F2862BF98A3289251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4" w:author="Kook Sec" w:date="2020-06-04T16:59:00Z">
            <w:r w:rsidR="003D17DF">
              <w:rPr>
                <w:rFonts w:ascii="Times New Roman" w:eastAsia="Times New Roman" w:hAnsi="Times New Roman" w:cs="David" w:hint="cs"/>
                <w:color w:val="008000"/>
                <w:sz w:val="24"/>
                <w:szCs w:val="24"/>
                <w:rtl/>
                <w:lang w:eastAsia="he-IL"/>
              </w:rPr>
              <w:t>אינג' יוני גורן</w:t>
            </w:r>
          </w:ins>
        </w:sdtContent>
      </w:sdt>
    </w:p>
    <w:p w14:paraId="3670B048" w14:textId="77777777" w:rsidR="00DE0948" w:rsidRPr="00DE0948" w:rsidRDefault="00151EFF" w:rsidP="00151EF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hint="cs"/>
          <w:sz w:val="24"/>
          <w:szCs w:val="24"/>
          <w:rtl/>
          <w:lang w:eastAsia="he-IL"/>
        </w:rPr>
        <w:br w:type="page"/>
      </w:r>
      <w:r w:rsidR="00DE0948" w:rsidRPr="00DE0948">
        <w:rPr>
          <w:rFonts w:ascii="Times New Roman" w:eastAsia="Times New Roman" w:hAnsi="Times New Roman" w:cs="David" w:hint="cs"/>
          <w:b/>
          <w:bCs/>
          <w:sz w:val="24"/>
          <w:szCs w:val="24"/>
          <w:u w:val="single"/>
          <w:rtl/>
          <w:lang w:eastAsia="he-IL"/>
        </w:rPr>
        <w:lastRenderedPageBreak/>
        <w:t xml:space="preserve">נספח "י" </w:t>
      </w:r>
    </w:p>
    <w:p w14:paraId="1C279306"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54010F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DE0948">
        <w:rPr>
          <w:rFonts w:ascii="Times New Roman" w:eastAsia="Times New Roman" w:hAnsi="Times New Roman" w:cs="David" w:hint="cs"/>
          <w:b/>
          <w:bCs/>
          <w:sz w:val="24"/>
          <w:szCs w:val="24"/>
          <w:u w:val="single"/>
          <w:rtl/>
          <w:lang w:eastAsia="he-IL"/>
        </w:rPr>
        <w:t>דוגמא לנוסח הצהרת היועץ בדבר היעדר תביעות</w:t>
      </w:r>
    </w:p>
    <w:p w14:paraId="75D8A282" w14:textId="77777777" w:rsidR="00DE0948" w:rsidRPr="00DE0948" w:rsidRDefault="00DE0948" w:rsidP="00DE0948">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2DF44F3" w14:textId="77777777" w:rsidR="00DE0948" w:rsidRPr="00DE0948" w:rsidRDefault="00DE0948" w:rsidP="000613F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DE0948">
        <w:rPr>
          <w:rFonts w:ascii="Times New Roman" w:eastAsia="Times New Roman" w:hAnsi="Times New Roman" w:cs="David" w:hint="cs"/>
          <w:sz w:val="24"/>
          <w:szCs w:val="24"/>
          <w:rtl/>
          <w:lang w:eastAsia="he-IL"/>
        </w:rPr>
        <w:t>לכבוד</w:t>
      </w:r>
      <w:r w:rsidRPr="00DE0948">
        <w:rPr>
          <w:rFonts w:ascii="Times New Roman" w:eastAsia="Times New Roman" w:hAnsi="Times New Roman" w:cs="David" w:hint="cs"/>
          <w:color w:val="000000"/>
          <w:sz w:val="24"/>
          <w:szCs w:val="24"/>
          <w:rtl/>
          <w:lang w:eastAsia="he-IL"/>
        </w:rPr>
        <w:tab/>
      </w:r>
      <w:r w:rsidRPr="00DE0948">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983896768"/>
          <w:placeholder>
            <w:docPart w:val="6701CB41B052489888F71F6C52125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5" w:author="Kook Sec" w:date="2020-06-04T17:00:00Z">
            <w:r w:rsidR="003D17DF">
              <w:rPr>
                <w:rFonts w:ascii="Times New Roman" w:eastAsia="Times New Roman" w:hAnsi="Times New Roman" w:cs="David" w:hint="cs"/>
                <w:color w:val="00B0F0"/>
                <w:sz w:val="24"/>
                <w:szCs w:val="24"/>
                <w:rtl/>
                <w:lang w:eastAsia="he-IL"/>
              </w:rPr>
              <w:br/>
              <w:t>א.מ. ישראל מגורים יזמות בע"מ</w:t>
            </w:r>
            <w:r w:rsidR="003D17DF">
              <w:rPr>
                <w:rFonts w:ascii="Times New Roman" w:eastAsia="Times New Roman" w:hAnsi="Times New Roman" w:cs="David" w:hint="cs"/>
                <w:color w:val="00B0F0"/>
                <w:sz w:val="24"/>
                <w:szCs w:val="24"/>
                <w:rtl/>
                <w:lang w:eastAsia="he-IL"/>
              </w:rPr>
              <w:br/>
              <w:t>יוני נתניהו 1 אור יהודה</w:t>
            </w:r>
            <w:r w:rsidR="003D17DF">
              <w:rPr>
                <w:rFonts w:ascii="Times New Roman" w:eastAsia="Times New Roman" w:hAnsi="Times New Roman" w:cs="David" w:hint="cs"/>
                <w:color w:val="00B0F0"/>
                <w:sz w:val="24"/>
                <w:szCs w:val="24"/>
                <w:rtl/>
                <w:lang w:eastAsia="he-IL"/>
              </w:rPr>
              <w:br/>
              <w:t>514957794</w:t>
            </w:r>
            <w:r w:rsidR="003D17DF">
              <w:rPr>
                <w:rFonts w:ascii="Times New Roman" w:eastAsia="Times New Roman" w:hAnsi="Times New Roman" w:cs="David" w:hint="cs"/>
                <w:color w:val="00B0F0"/>
                <w:sz w:val="24"/>
                <w:szCs w:val="24"/>
                <w:rtl/>
                <w:lang w:eastAsia="he-IL"/>
              </w:rPr>
              <w:br/>
            </w:r>
          </w:ins>
        </w:sdtContent>
      </w:sdt>
    </w:p>
    <w:p w14:paraId="1A64CB29"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7D2B62B"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ג.א.נ.,</w:t>
      </w:r>
    </w:p>
    <w:p w14:paraId="59A35408"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9DB8A86"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אנו הח"מ מצהירים בזאת שעם קבלת סך של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ש"ח (להלן:"</w:t>
      </w:r>
      <w:r w:rsidRPr="00DE0948">
        <w:rPr>
          <w:rFonts w:ascii="Times New Roman" w:eastAsia="Times New Roman" w:hAnsi="Times New Roman" w:cs="David" w:hint="cs"/>
          <w:b/>
          <w:bCs/>
          <w:sz w:val="24"/>
          <w:szCs w:val="24"/>
          <w:rtl/>
          <w:lang w:eastAsia="he-IL"/>
        </w:rPr>
        <w:t>היתרה הסופית</w:t>
      </w:r>
      <w:r w:rsidRPr="00DE0948">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440616210"/>
          <w:placeholder>
            <w:docPart w:val="E1120A28A33A41328D4494F614A85E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6" w:author="Kook Sec" w:date="2020-06-04T16:51:00Z">
            <w:r w:rsidR="003D17DF">
              <w:rPr>
                <w:rFonts w:ascii="Times New Roman" w:eastAsia="Times New Roman" w:hAnsi="Times New Roman" w:cs="David" w:hint="cs"/>
                <w:color w:val="008000"/>
                <w:sz w:val="24"/>
                <w:szCs w:val="24"/>
                <w:rtl/>
                <w:lang w:eastAsia="he-IL"/>
              </w:rPr>
              <w:t>נס ציונה מחיר למשתכן</w:t>
            </w:r>
          </w:ins>
        </w:sdtContent>
      </w:sdt>
      <w:r w:rsidRPr="00DE0948">
        <w:rPr>
          <w:rFonts w:ascii="Times New Roman" w:eastAsia="Times New Roman" w:hAnsi="Times New Roman" w:cs="David" w:hint="cs"/>
          <w:sz w:val="24"/>
          <w:szCs w:val="24"/>
          <w:rtl/>
          <w:lang w:eastAsia="he-IL"/>
        </w:rPr>
        <w:t xml:space="preserve"> עפ"י חוזה מיום </w:t>
      </w:r>
      <w:r w:rsidRPr="00DE0948">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764371600"/>
          <w:placeholder>
            <w:docPart w:val="FAB9D5A5718E44908F06054A68B7BB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11-12T00:00:00Z">
            <w:dateFormat w:val="dd/MM/yyyy"/>
            <w:lid w:val="he-IL"/>
            <w:storeMappedDataAs w:val="dateTime"/>
            <w:calendar w:val="gregorian"/>
          </w:date>
        </w:sdtPr>
        <w:sdtEndPr>
          <w:rPr>
            <w:rFonts w:hint="cs"/>
          </w:rPr>
        </w:sdtEndPr>
        <w:sdtContent>
          <w:ins w:id="37" w:author="Kook Sec" w:date="2020-06-04T16:53:00Z">
            <w:r w:rsidR="003D17DF">
              <w:rPr>
                <w:rFonts w:ascii="Times New Roman" w:eastAsia="Times New Roman" w:hAnsi="Times New Roman" w:cs="David" w:hint="cs"/>
                <w:color w:val="008000"/>
                <w:sz w:val="24"/>
                <w:szCs w:val="24"/>
                <w:rtl/>
                <w:lang w:eastAsia="he-IL"/>
              </w:rPr>
              <w:t>‏12/11/2019</w:t>
            </w:r>
          </w:ins>
        </w:sdtContent>
      </w:sdt>
      <w:r w:rsidR="00B90A1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או עבור חלקן כמפורט להלן:</w:t>
      </w:r>
    </w:p>
    <w:p w14:paraId="265E2BCB"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w:t>
      </w:r>
      <w:r w:rsidR="00B90A18">
        <w:rPr>
          <w:rFonts w:ascii="Times New Roman" w:eastAsia="Times New Roman" w:hAnsi="Times New Roman" w:cs="David" w:hint="cs"/>
          <w:sz w:val="24"/>
          <w:szCs w:val="24"/>
          <w:rtl/>
          <w:lang w:eastAsia="he-IL"/>
        </w:rPr>
        <w:t>___________________________________________________</w:t>
      </w:r>
      <w:r w:rsidRPr="00DE0948">
        <w:rPr>
          <w:rFonts w:ascii="Times New Roman" w:eastAsia="Times New Roman" w:hAnsi="Times New Roman" w:cs="David" w:hint="cs"/>
          <w:sz w:val="24"/>
          <w:szCs w:val="24"/>
          <w:rtl/>
          <w:lang w:eastAsia="he-IL"/>
        </w:rPr>
        <w:t>_</w:t>
      </w:r>
    </w:p>
    <w:p w14:paraId="05C2E0EB"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03B4681"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D0C8002"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3978899"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600E13"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B08ED74"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08A7353"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A771E7A"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6D91AAA"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1E0DEA1"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b/>
          <w:bCs/>
          <w:sz w:val="24"/>
          <w:szCs w:val="24"/>
          <w:rtl/>
          <w:lang w:eastAsia="he-IL"/>
        </w:rPr>
        <w:t>ולראיה באנו על החתום:</w:t>
      </w:r>
    </w:p>
    <w:p w14:paraId="2AC96523"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39AE5C"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היום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לחודש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לשנה _________</w:t>
      </w:r>
    </w:p>
    <w:p w14:paraId="3EE2C435" w14:textId="77777777" w:rsidR="00DE0948" w:rsidRPr="00DE0948" w:rsidRDefault="00DE0948" w:rsidP="00DE0948">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C8DF55B" w14:textId="77777777" w:rsidR="00DE0948" w:rsidRDefault="00DE0948"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חתימה וחותמת היועץ: </w:t>
      </w:r>
    </w:p>
    <w:p w14:paraId="0D0A5E35" w14:textId="77777777" w:rsidR="00270213"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1CCC8EE" w14:textId="77777777" w:rsidR="00270213" w:rsidRPr="009130F0"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8453CB7" w14:textId="77777777" w:rsidR="00270213" w:rsidRPr="009130F0" w:rsidRDefault="00270213" w:rsidP="006B600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0654766"/>
          <w:placeholder>
            <w:docPart w:val="552A05E7E02E4BACB79D9E45880648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8" w:author="Kook Sec" w:date="2020-06-04T16:59:00Z">
            <w:r w:rsidR="003D17DF">
              <w:rPr>
                <w:rFonts w:ascii="Times New Roman" w:eastAsia="Times New Roman" w:hAnsi="Times New Roman" w:cs="David" w:hint="cs"/>
                <w:color w:val="008000"/>
                <w:sz w:val="24"/>
                <w:szCs w:val="24"/>
                <w:rtl/>
                <w:lang w:eastAsia="he-IL"/>
              </w:rPr>
              <w:t>אינג' יוני גורן</w:t>
            </w:r>
          </w:ins>
        </w:sdtContent>
      </w:sdt>
    </w:p>
    <w:p w14:paraId="6336DB52" w14:textId="77777777" w:rsidR="00270213" w:rsidRPr="00DE0948"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4A88C463"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BE2DD82"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958B25F"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b/>
          <w:bCs/>
          <w:sz w:val="24"/>
          <w:szCs w:val="24"/>
          <w:rtl/>
          <w:lang w:eastAsia="he-IL"/>
        </w:rPr>
        <w:t>אישור</w:t>
      </w:r>
    </w:p>
    <w:p w14:paraId="6ABFC0F3"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DE0948">
        <w:rPr>
          <w:rFonts w:ascii="Times New Roman" w:eastAsia="Times New Roman" w:hAnsi="Times New Roman" w:cs="David" w:hint="cs"/>
          <w:b/>
          <w:bCs/>
          <w:sz w:val="24"/>
          <w:szCs w:val="24"/>
          <w:rtl/>
          <w:lang w:eastAsia="he-IL"/>
        </w:rPr>
        <w:t>החברה</w:t>
      </w:r>
      <w:r w:rsidRPr="00DE0948">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595A0D55" w14:textId="77777777" w:rsidR="00DE0948" w:rsidRPr="00DE0948" w:rsidRDefault="00DE0948" w:rsidP="00DE0948">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EBE54A9" w14:textId="77777777" w:rsidR="00DE0948" w:rsidRPr="00DE0948" w:rsidRDefault="00DE0948" w:rsidP="00DE0948">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    תאריך : _______   </w:t>
      </w:r>
      <w:r w:rsidRPr="00DE0948">
        <w:rPr>
          <w:rFonts w:ascii="Times New Roman" w:eastAsia="Times New Roman" w:hAnsi="Times New Roman" w:cs="David" w:hint="cs"/>
          <w:sz w:val="24"/>
          <w:szCs w:val="24"/>
          <w:rtl/>
          <w:lang w:eastAsia="he-IL"/>
        </w:rPr>
        <w:tab/>
        <w:t>חתימה וחותמת עו"ד/רו"ח : _______________________</w:t>
      </w:r>
    </w:p>
    <w:p w14:paraId="16C2CEFC"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8B4920" w14:textId="77777777" w:rsidR="00DE0948" w:rsidRPr="00DE0948" w:rsidRDefault="00DE0948" w:rsidP="00DE0948">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lang w:eastAsia="he-IL"/>
        </w:rPr>
      </w:pPr>
    </w:p>
    <w:p w14:paraId="5C813793"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999999"/>
          <w:sz w:val="24"/>
          <w:szCs w:val="24"/>
          <w:rtl/>
          <w:lang w:eastAsia="he-IL"/>
        </w:rPr>
      </w:pPr>
    </w:p>
    <w:p w14:paraId="643DF245" w14:textId="77777777" w:rsidR="00DE0948" w:rsidRPr="00DE0948" w:rsidRDefault="00DE0948" w:rsidP="00DE0948">
      <w:pPr>
        <w:spacing w:before="0" w:beforeAutospacing="0" w:after="0" w:afterAutospacing="0" w:line="240" w:lineRule="auto"/>
        <w:rPr>
          <w:rFonts w:ascii="Times New Roman" w:eastAsia="Times New Roman" w:hAnsi="Times New Roman" w:cs="David"/>
          <w:sz w:val="24"/>
          <w:szCs w:val="24"/>
          <w:rtl/>
        </w:rPr>
      </w:pPr>
    </w:p>
    <w:p w14:paraId="3784222D" w14:textId="77777777" w:rsidR="00DE0948" w:rsidRPr="00DE0948" w:rsidRDefault="00DE0948" w:rsidP="00DE0948">
      <w:pPr>
        <w:spacing w:before="0" w:beforeAutospacing="0" w:after="0" w:afterAutospacing="0" w:line="240" w:lineRule="auto"/>
        <w:rPr>
          <w:rFonts w:ascii="Times New Roman" w:eastAsia="Times New Roman" w:hAnsi="Times New Roman" w:cs="David"/>
          <w:sz w:val="24"/>
          <w:szCs w:val="24"/>
          <w:rtl/>
        </w:rPr>
      </w:pPr>
    </w:p>
    <w:p w14:paraId="631FDB68" w14:textId="77777777" w:rsidR="00DE0948" w:rsidRPr="00DE0948" w:rsidRDefault="00DE0948" w:rsidP="00DE0948">
      <w:pPr>
        <w:widowControl w:val="0"/>
        <w:spacing w:before="0" w:beforeAutospacing="0" w:after="0" w:afterAutospacing="0" w:line="240" w:lineRule="auto"/>
        <w:jc w:val="center"/>
        <w:outlineLvl w:val="7"/>
        <w:rPr>
          <w:rFonts w:ascii="Times New Roman" w:eastAsia="Times New Roman" w:hAnsi="Times New Roman" w:cs="David"/>
          <w:color w:val="339966"/>
          <w:sz w:val="20"/>
          <w:szCs w:val="24"/>
          <w:rtl/>
        </w:rPr>
      </w:pPr>
    </w:p>
    <w:p w14:paraId="5831146C" w14:textId="77777777" w:rsidR="001A69D5" w:rsidRPr="00DE0948" w:rsidRDefault="001A69D5" w:rsidP="00DE0948">
      <w:pPr>
        <w:rPr>
          <w:rtl/>
        </w:rPr>
      </w:pPr>
    </w:p>
    <w:sectPr w:rsidR="001A69D5" w:rsidRPr="00DE0948"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4C817B" w14:textId="77777777" w:rsidR="003D17DF" w:rsidRDefault="003D17DF" w:rsidP="00AF234B">
      <w:pPr>
        <w:spacing w:before="0" w:after="0" w:line="240" w:lineRule="auto"/>
      </w:pPr>
      <w:r>
        <w:separator/>
      </w:r>
    </w:p>
  </w:endnote>
  <w:endnote w:type="continuationSeparator" w:id="0">
    <w:p w14:paraId="2C81C013" w14:textId="77777777" w:rsidR="003D17DF" w:rsidRDefault="003D17DF" w:rsidP="00AF234B">
      <w:pPr>
        <w:spacing w:before="0" w:after="0" w:line="240" w:lineRule="auto"/>
      </w:pPr>
      <w:r>
        <w:continuationSeparator/>
      </w:r>
    </w:p>
  </w:endnote>
  <w:endnote w:type="continuationNotice" w:id="1">
    <w:p w14:paraId="3EEECB75" w14:textId="77777777" w:rsidR="003D17DF" w:rsidRDefault="003D17D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avid">
    <w:panose1 w:val="020E0502060401010101"/>
    <w:charset w:val="B1"/>
    <w:family w:val="swiss"/>
    <w:pitch w:val="variable"/>
    <w:sig w:usb0="00000801" w:usb1="00000000" w:usb2="00000000" w:usb3="00000000" w:csb0="00000020"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5A1DAC" w:rsidRPr="005A1DAC" w14:paraId="13D5F81A" w14:textId="77777777" w:rsidTr="005A1DAC">
      <w:tc>
        <w:tcPr>
          <w:tcW w:w="810" w:type="dxa"/>
        </w:tcPr>
        <w:p w14:paraId="6BA9B75E"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68EC81C3" w14:textId="77777777" w:rsidR="005A1DAC" w:rsidRPr="005A1DAC" w:rsidRDefault="003D17DF" w:rsidP="005A1DAC">
              <w:pPr>
                <w:tabs>
                  <w:tab w:val="center" w:pos="4153"/>
                  <w:tab w:val="right" w:pos="8306"/>
                </w:tabs>
                <w:spacing w:before="0" w:after="0" w:line="240" w:lineRule="auto"/>
                <w:rPr>
                  <w:rFonts w:ascii="David" w:hAnsi="David"/>
                  <w:color w:val="00B0F0"/>
                  <w:sz w:val="20"/>
                  <w:szCs w:val="20"/>
                  <w:rtl/>
                </w:rPr>
              </w:pPr>
              <w:ins w:id="39" w:author="Kook Sec" w:date="2020-06-04T16:50:00Z">
                <w:r>
                  <w:rPr>
                    <w:rFonts w:ascii="David" w:hAnsi="David" w:hint="cs"/>
                    <w:color w:val="00B0F0"/>
                    <w:sz w:val="20"/>
                    <w:szCs w:val="20"/>
                    <w:rtl/>
                  </w:rPr>
                  <w:t>א.מ ישראל מגורים יזמות בע"מ</w:t>
                </w:r>
              </w:ins>
            </w:p>
          </w:tc>
        </w:sdtContent>
      </w:sdt>
      <w:tc>
        <w:tcPr>
          <w:tcW w:w="2810" w:type="dxa"/>
        </w:tcPr>
        <w:p w14:paraId="543B1657"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FE4560">
                <w:rPr>
                  <w:rFonts w:ascii="David" w:hAnsi="David" w:hint="cs"/>
                  <w:sz w:val="20"/>
                  <w:szCs w:val="20"/>
                  <w:rtl/>
                </w:rPr>
                <w:t>הידרולוג</w:t>
              </w:r>
            </w:sdtContent>
          </w:sdt>
        </w:p>
      </w:tc>
      <w:tc>
        <w:tcPr>
          <w:tcW w:w="233" w:type="dxa"/>
        </w:tcPr>
        <w:p w14:paraId="79D4F526" w14:textId="77777777" w:rsidR="005A1DAC" w:rsidRPr="005A1DAC" w:rsidRDefault="005A1DAC" w:rsidP="005A1DAC">
          <w:pPr>
            <w:tabs>
              <w:tab w:val="center" w:pos="4153"/>
              <w:tab w:val="right" w:pos="8306"/>
            </w:tabs>
            <w:spacing w:before="0" w:after="0" w:line="240" w:lineRule="auto"/>
            <w:rPr>
              <w:rFonts w:ascii="David" w:hAnsi="David"/>
              <w:sz w:val="16"/>
              <w:szCs w:val="16"/>
              <w:rtl/>
            </w:rPr>
          </w:pPr>
        </w:p>
      </w:tc>
      <w:tc>
        <w:tcPr>
          <w:tcW w:w="1044" w:type="dxa"/>
        </w:tcPr>
        <w:p w14:paraId="79CDA212"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r w:rsidRPr="005A1DAC">
            <w:rPr>
              <w:rFonts w:ascii="David" w:hAnsi="David"/>
              <w:sz w:val="20"/>
              <w:szCs w:val="20"/>
              <w:rtl/>
            </w:rPr>
            <w:t>מס' חוזה</w:t>
          </w:r>
          <w:r w:rsidRPr="005A1DA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60CF82B3"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r>
                <w:rPr>
                  <w:rFonts w:ascii="David" w:hAnsi="David" w:hint="cs"/>
                  <w:sz w:val="20"/>
                  <w:szCs w:val="20"/>
                </w:rPr>
                <w:t>CONT-5-667</w:t>
              </w:r>
            </w:p>
          </w:tc>
        </w:sdtContent>
      </w:sdt>
    </w:tr>
    <w:tr w:rsidR="005A1DAC" w:rsidRPr="005A1DAC" w14:paraId="4CA647E3" w14:textId="77777777" w:rsidTr="005A1DAC">
      <w:tc>
        <w:tcPr>
          <w:tcW w:w="810" w:type="dxa"/>
        </w:tcPr>
        <w:p w14:paraId="129BC694"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7D1DDA07" w14:textId="77777777" w:rsidR="005A1DAC" w:rsidRPr="005A1DAC" w:rsidRDefault="003D17DF" w:rsidP="005A1DAC">
              <w:pPr>
                <w:tabs>
                  <w:tab w:val="center" w:pos="4153"/>
                  <w:tab w:val="right" w:pos="8306"/>
                </w:tabs>
                <w:spacing w:before="0" w:after="0" w:line="240" w:lineRule="auto"/>
                <w:rPr>
                  <w:rFonts w:ascii="David" w:hAnsi="David"/>
                  <w:color w:val="00B0F0"/>
                  <w:sz w:val="20"/>
                  <w:szCs w:val="20"/>
                  <w:rtl/>
                </w:rPr>
              </w:pPr>
              <w:ins w:id="40" w:author="Kook Sec" w:date="2020-06-04T16:59:00Z">
                <w:r>
                  <w:rPr>
                    <w:rFonts w:ascii="David" w:hAnsi="David" w:hint="cs"/>
                    <w:color w:val="00B0F0"/>
                    <w:sz w:val="20"/>
                    <w:szCs w:val="20"/>
                    <w:rtl/>
                  </w:rPr>
                  <w:t>אינג' יוני גורן</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A1DAC" w:rsidRPr="005A1DAC" w14:paraId="24B794D4" w14:textId="77777777" w:rsidTr="00623070">
            <w:trPr>
              <w:trHeight w:val="201"/>
            </w:trPr>
            <w:tc>
              <w:tcPr>
                <w:tcW w:w="926" w:type="dxa"/>
              </w:tcPr>
              <w:p w14:paraId="7D423C92"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711A9AF5" w14:textId="77777777" w:rsidR="005A1DAC" w:rsidRPr="005A1DAC" w:rsidRDefault="005A1DAC" w:rsidP="005A1DAC">
                    <w:pPr>
                      <w:tabs>
                        <w:tab w:val="center" w:pos="4153"/>
                        <w:tab w:val="right" w:pos="8306"/>
                      </w:tabs>
                      <w:spacing w:before="0" w:after="0" w:line="240" w:lineRule="auto"/>
                      <w:ind w:left="1" w:hanging="1"/>
                      <w:rPr>
                        <w:rFonts w:ascii="David" w:hAnsi="David"/>
                        <w:color w:val="00B0F0"/>
                        <w:sz w:val="20"/>
                        <w:szCs w:val="20"/>
                        <w:rtl/>
                      </w:rPr>
                    </w:pPr>
                    <w:r w:rsidRPr="005A1DAC">
                      <w:rPr>
                        <w:rFonts w:ascii="David" w:hAnsi="David"/>
                        <w:color w:val="00B0F0"/>
                        <w:sz w:val="20"/>
                        <w:szCs w:val="20"/>
                        <w:rtl/>
                      </w:rPr>
                      <w:t>[גרסת חוזה]</w:t>
                    </w:r>
                  </w:p>
                </w:tc>
              </w:sdtContent>
            </w:sdt>
          </w:tr>
        </w:tbl>
        <w:p w14:paraId="31D54B2E"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p>
      </w:tc>
      <w:tc>
        <w:tcPr>
          <w:tcW w:w="233" w:type="dxa"/>
        </w:tcPr>
        <w:p w14:paraId="5EB1E619"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p>
      </w:tc>
      <w:tc>
        <w:tcPr>
          <w:tcW w:w="1044" w:type="dxa"/>
        </w:tcPr>
        <w:p w14:paraId="69D5245F"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סטטוס:</w:t>
          </w:r>
        </w:p>
      </w:tc>
      <w:tc>
        <w:tcPr>
          <w:tcW w:w="1763" w:type="dxa"/>
        </w:tcPr>
        <w:p w14:paraId="30E141CE" w14:textId="77777777" w:rsidR="005A1DAC" w:rsidRPr="005A1DAC" w:rsidRDefault="00CF429B" w:rsidP="005A1DA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5A1DAC" w:rsidRPr="005A1DAC">
                <w:rPr>
                  <w:rFonts w:ascii="David" w:hAnsi="David"/>
                  <w:color w:val="00B0F0"/>
                  <w:sz w:val="20"/>
                  <w:szCs w:val="20"/>
                  <w:rtl/>
                </w:rPr>
                <w:t>[סטטוס חוזה]</w:t>
              </w:r>
            </w:sdtContent>
          </w:sdt>
        </w:p>
      </w:tc>
    </w:tr>
    <w:tr w:rsidR="005A1DAC" w:rsidRPr="005A1DAC" w14:paraId="10414DC0" w14:textId="77777777" w:rsidTr="005A1DAC">
      <w:trPr>
        <w:trHeight w:val="80"/>
      </w:trPr>
      <w:tc>
        <w:tcPr>
          <w:tcW w:w="810" w:type="dxa"/>
        </w:tcPr>
        <w:p w14:paraId="2220B751"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p>
      </w:tc>
      <w:tc>
        <w:tcPr>
          <w:tcW w:w="1646" w:type="dxa"/>
        </w:tcPr>
        <w:p w14:paraId="5C256ED3" w14:textId="77777777" w:rsidR="005A1DAC" w:rsidRPr="005A1DAC" w:rsidRDefault="005A1DAC" w:rsidP="005A1DAC">
          <w:pPr>
            <w:tabs>
              <w:tab w:val="center" w:pos="4153"/>
              <w:tab w:val="right" w:pos="8306"/>
            </w:tabs>
            <w:spacing w:before="0" w:after="0" w:line="240" w:lineRule="auto"/>
            <w:rPr>
              <w:rFonts w:ascii="David" w:hAnsi="David"/>
              <w:color w:val="00B0F0"/>
              <w:sz w:val="20"/>
              <w:szCs w:val="20"/>
              <w:rtl/>
            </w:rPr>
          </w:pPr>
        </w:p>
      </w:tc>
      <w:tc>
        <w:tcPr>
          <w:tcW w:w="2810" w:type="dxa"/>
        </w:tcPr>
        <w:p w14:paraId="23196AAC"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p>
      </w:tc>
      <w:tc>
        <w:tcPr>
          <w:tcW w:w="233" w:type="dxa"/>
        </w:tcPr>
        <w:p w14:paraId="211E100B"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p>
      </w:tc>
      <w:tc>
        <w:tcPr>
          <w:tcW w:w="1044" w:type="dxa"/>
        </w:tcPr>
        <w:p w14:paraId="195A3B62"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p>
      </w:tc>
      <w:tc>
        <w:tcPr>
          <w:tcW w:w="1763" w:type="dxa"/>
        </w:tcPr>
        <w:p w14:paraId="35A4D9B9"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p>
      </w:tc>
    </w:tr>
  </w:tbl>
  <w:p w14:paraId="3450736D" w14:textId="77777777" w:rsidR="00C2594C" w:rsidRPr="0012688C" w:rsidRDefault="005A1DAC" w:rsidP="005A1DAC">
    <w:pPr>
      <w:spacing w:before="0" w:beforeAutospacing="0" w:after="0" w:afterAutospacing="0" w:line="240" w:lineRule="auto"/>
      <w:rPr>
        <w:rFonts w:ascii="Arial" w:hAnsi="Arial" w:cs="Arial"/>
        <w:sz w:val="16"/>
        <w:szCs w:val="16"/>
      </w:rPr>
    </w:pPr>
    <w:r w:rsidRPr="005A1DAC">
      <w:rPr>
        <w:rFonts w:ascii="Arial" w:hAnsi="Arial" w:cs="Arial" w:hint="cs"/>
        <w:sz w:val="16"/>
        <w:szCs w:val="16"/>
        <w:rtl/>
      </w:rPr>
      <w:t xml:space="preserve">   </w:t>
    </w:r>
    <w:r w:rsidRPr="005A1DA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B483AA" w14:textId="77777777" w:rsidR="003D17DF" w:rsidRDefault="003D17DF" w:rsidP="00AF234B">
      <w:pPr>
        <w:spacing w:before="0" w:after="0" w:line="240" w:lineRule="auto"/>
      </w:pPr>
      <w:r>
        <w:separator/>
      </w:r>
    </w:p>
  </w:footnote>
  <w:footnote w:type="continuationSeparator" w:id="0">
    <w:p w14:paraId="0BC05034" w14:textId="77777777" w:rsidR="003D17DF" w:rsidRDefault="003D17DF" w:rsidP="00AF234B">
      <w:pPr>
        <w:spacing w:before="0" w:after="0" w:line="240" w:lineRule="auto"/>
      </w:pPr>
      <w:r>
        <w:continuationSeparator/>
      </w:r>
    </w:p>
  </w:footnote>
  <w:footnote w:type="continuationNotice" w:id="1">
    <w:p w14:paraId="61359EFC" w14:textId="77777777" w:rsidR="003D17DF" w:rsidRDefault="003D17DF">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2170C5A0" w14:textId="77777777" w:rsidR="00C2594C" w:rsidRDefault="00C2594C" w:rsidP="00CF334C">
        <w:pPr>
          <w:pStyle w:val="a3"/>
          <w:jc w:val="center"/>
        </w:pPr>
        <w:r>
          <w:fldChar w:fldCharType="begin"/>
        </w:r>
        <w:r>
          <w:instrText xml:space="preserve"> PAGE   \* MERGEFORMAT </w:instrText>
        </w:r>
        <w:r>
          <w:fldChar w:fldCharType="separate"/>
        </w:r>
        <w:r w:rsidR="00CF429B">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9F24B8"/>
    <w:multiLevelType w:val="hybridMultilevel"/>
    <w:tmpl w:val="7F2C334C"/>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nsid w:val="36E7759A"/>
    <w:multiLevelType w:val="hybridMultilevel"/>
    <w:tmpl w:val="A83237A4"/>
    <w:lvl w:ilvl="0" w:tplc="CE9CD31C">
      <w:start w:val="1"/>
      <w:numFmt w:val="hebrew1"/>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5">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6">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7">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9"/>
  </w:num>
  <w:num w:numId="2">
    <w:abstractNumId w:val="6"/>
  </w:num>
  <w:num w:numId="3">
    <w:abstractNumId w:val="4"/>
  </w:num>
  <w:num w:numId="4">
    <w:abstractNumId w:val="3"/>
  </w:num>
  <w:num w:numId="5">
    <w:abstractNumId w:val="8"/>
  </w:num>
  <w:num w:numId="6">
    <w:abstractNumId w:val="7"/>
  </w:num>
  <w:num w:numId="7">
    <w:abstractNumId w:val="0"/>
  </w:num>
  <w:num w:numId="8">
    <w:abstractNumId w:val="2"/>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41475"/>
    <w:rsid w:val="000613F6"/>
    <w:rsid w:val="000A39FE"/>
    <w:rsid w:val="000F0EF8"/>
    <w:rsid w:val="0012688C"/>
    <w:rsid w:val="00134C85"/>
    <w:rsid w:val="00151EFF"/>
    <w:rsid w:val="001A0C3C"/>
    <w:rsid w:val="001A69D5"/>
    <w:rsid w:val="001D4EC2"/>
    <w:rsid w:val="001E0876"/>
    <w:rsid w:val="00210955"/>
    <w:rsid w:val="00214ACF"/>
    <w:rsid w:val="00225FC0"/>
    <w:rsid w:val="002436F3"/>
    <w:rsid w:val="00264D14"/>
    <w:rsid w:val="00270213"/>
    <w:rsid w:val="00272745"/>
    <w:rsid w:val="00291ECA"/>
    <w:rsid w:val="002B2234"/>
    <w:rsid w:val="002E5E38"/>
    <w:rsid w:val="003D17DF"/>
    <w:rsid w:val="004538E5"/>
    <w:rsid w:val="00510E77"/>
    <w:rsid w:val="00535F97"/>
    <w:rsid w:val="00552E11"/>
    <w:rsid w:val="005A1DAC"/>
    <w:rsid w:val="005B6AFF"/>
    <w:rsid w:val="005D6E29"/>
    <w:rsid w:val="005D7684"/>
    <w:rsid w:val="00650D2D"/>
    <w:rsid w:val="00666119"/>
    <w:rsid w:val="006942D4"/>
    <w:rsid w:val="006A2EA5"/>
    <w:rsid w:val="006B6001"/>
    <w:rsid w:val="007107E4"/>
    <w:rsid w:val="0072103C"/>
    <w:rsid w:val="00877D5E"/>
    <w:rsid w:val="008C64C6"/>
    <w:rsid w:val="00942177"/>
    <w:rsid w:val="00973EDE"/>
    <w:rsid w:val="009F52EC"/>
    <w:rsid w:val="00A17DE8"/>
    <w:rsid w:val="00A24B63"/>
    <w:rsid w:val="00A42271"/>
    <w:rsid w:val="00AD327D"/>
    <w:rsid w:val="00AF234B"/>
    <w:rsid w:val="00B404AC"/>
    <w:rsid w:val="00B5510D"/>
    <w:rsid w:val="00B63C59"/>
    <w:rsid w:val="00B90A18"/>
    <w:rsid w:val="00BD1E53"/>
    <w:rsid w:val="00BD5FDA"/>
    <w:rsid w:val="00BD72C4"/>
    <w:rsid w:val="00BE0D09"/>
    <w:rsid w:val="00BE17B4"/>
    <w:rsid w:val="00BF0AA7"/>
    <w:rsid w:val="00C0395E"/>
    <w:rsid w:val="00C2594C"/>
    <w:rsid w:val="00CC2293"/>
    <w:rsid w:val="00CD21D7"/>
    <w:rsid w:val="00CF334C"/>
    <w:rsid w:val="00CF429B"/>
    <w:rsid w:val="00CF5395"/>
    <w:rsid w:val="00D32FC6"/>
    <w:rsid w:val="00DE0948"/>
    <w:rsid w:val="00E679C7"/>
    <w:rsid w:val="00E870A8"/>
    <w:rsid w:val="00EC37B6"/>
    <w:rsid w:val="00F753B4"/>
    <w:rsid w:val="00FE0659"/>
    <w:rsid w:val="00FE456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445BF3"/>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DE0948"/>
  </w:style>
  <w:style w:type="table" w:customStyle="1" w:styleId="13">
    <w:name w:val="רשת טבלה1"/>
    <w:basedOn w:val="a1"/>
    <w:next w:val="a8"/>
    <w:rsid w:val="005A1D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9">
    <w:name w:val="היסט_כפול"/>
    <w:basedOn w:val="a"/>
    <w:rsid w:val="006A2EA5"/>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0EAF307C6914348A604378A7F04B112"/>
        <w:category>
          <w:name w:val="General"/>
          <w:gallery w:val="placeholder"/>
        </w:category>
        <w:types>
          <w:type w:val="bbPlcHdr"/>
        </w:types>
        <w:behaviors>
          <w:behavior w:val="content"/>
        </w:behaviors>
        <w:guid w:val="{27A1860C-8C03-470E-B417-C47BE7ECB8D7}"/>
      </w:docPartPr>
      <w:docPartBody>
        <w:p w:rsidR="00765A9F" w:rsidRDefault="00765A9F">
          <w:r w:rsidRPr="00C45A51">
            <w:rPr>
              <w:rStyle w:val="a3"/>
              <w:rtl/>
            </w:rPr>
            <w:t>[שם הפרויקט]</w:t>
          </w:r>
        </w:p>
      </w:docPartBody>
    </w:docPart>
    <w:docPart>
      <w:docPartPr>
        <w:name w:val="1166699B2E6046A9802124A12EB7BA74"/>
        <w:category>
          <w:name w:val="General"/>
          <w:gallery w:val="placeholder"/>
        </w:category>
        <w:types>
          <w:type w:val="bbPlcHdr"/>
        </w:types>
        <w:behaviors>
          <w:behavior w:val="content"/>
        </w:behaviors>
        <w:guid w:val="{0FD46689-E853-4F8B-9703-7FEA6FE4144C}"/>
      </w:docPartPr>
      <w:docPartBody>
        <w:p w:rsidR="00765A9F" w:rsidRDefault="00765A9F">
          <w:r w:rsidRPr="00C45A51">
            <w:rPr>
              <w:rStyle w:val="a3"/>
              <w:rtl/>
            </w:rPr>
            <w:t>[תאריך חתימת חוזה]</w:t>
          </w:r>
        </w:p>
      </w:docPartBody>
    </w:docPart>
    <w:docPart>
      <w:docPartPr>
        <w:name w:val="6E79E80757F74DF8AD26CD445F405638"/>
        <w:category>
          <w:name w:val="General"/>
          <w:gallery w:val="placeholder"/>
        </w:category>
        <w:types>
          <w:type w:val="bbPlcHdr"/>
        </w:types>
        <w:behaviors>
          <w:behavior w:val="content"/>
        </w:behaviors>
        <w:guid w:val="{1CF3BB70-B4F2-4497-8421-EFE8C45998C0}"/>
      </w:docPartPr>
      <w:docPartBody>
        <w:p w:rsidR="00765A9F" w:rsidRDefault="00765A9F">
          <w:r w:rsidRPr="00C45A51">
            <w:rPr>
              <w:rStyle w:val="a3"/>
              <w:rtl/>
            </w:rPr>
            <w:t>[צד א בחוזה]</w:t>
          </w:r>
        </w:p>
      </w:docPartBody>
    </w:docPart>
    <w:docPart>
      <w:docPartPr>
        <w:name w:val="EB0BD9BA044A42B89ACDC44A6642BBA1"/>
        <w:category>
          <w:name w:val="General"/>
          <w:gallery w:val="placeholder"/>
        </w:category>
        <w:types>
          <w:type w:val="bbPlcHdr"/>
        </w:types>
        <w:behaviors>
          <w:behavior w:val="content"/>
        </w:behaviors>
        <w:guid w:val="{4B378550-0EAB-490F-AB97-D38AEACAF009}"/>
      </w:docPartPr>
      <w:docPartBody>
        <w:p w:rsidR="00765A9F" w:rsidRDefault="00765A9F">
          <w:r w:rsidRPr="00C45A51">
            <w:rPr>
              <w:rStyle w:val="a3"/>
              <w:rtl/>
            </w:rPr>
            <w:t>[צדדים נוספים]</w:t>
          </w:r>
        </w:p>
      </w:docPartBody>
    </w:docPart>
    <w:docPart>
      <w:docPartPr>
        <w:name w:val="2C929E29347D4A2C8F7435DF6768DF2E"/>
        <w:category>
          <w:name w:val="General"/>
          <w:gallery w:val="placeholder"/>
        </w:category>
        <w:types>
          <w:type w:val="bbPlcHdr"/>
        </w:types>
        <w:behaviors>
          <w:behavior w:val="content"/>
        </w:behaviors>
        <w:guid w:val="{CFC5D800-997E-42A2-BEB8-3450779F1590}"/>
      </w:docPartPr>
      <w:docPartBody>
        <w:p w:rsidR="00765A9F" w:rsidRDefault="00765A9F">
          <w:r w:rsidRPr="00C45A51">
            <w:rPr>
              <w:rStyle w:val="a3"/>
              <w:rtl/>
            </w:rPr>
            <w:t>[רשות מקומית]</w:t>
          </w:r>
        </w:p>
      </w:docPartBody>
    </w:docPart>
    <w:docPart>
      <w:docPartPr>
        <w:name w:val="07CCB7DCC1D24418827B6E9A2DE443B1"/>
        <w:category>
          <w:name w:val="General"/>
          <w:gallery w:val="placeholder"/>
        </w:category>
        <w:types>
          <w:type w:val="bbPlcHdr"/>
        </w:types>
        <w:behaviors>
          <w:behavior w:val="content"/>
        </w:behaviors>
        <w:guid w:val="{55A39BD9-785A-4225-A5CE-77AD3D04C4A4}"/>
      </w:docPartPr>
      <w:docPartBody>
        <w:p w:rsidR="00765A9F" w:rsidRDefault="00765A9F">
          <w:r w:rsidRPr="00C45A51">
            <w:rPr>
              <w:rStyle w:val="a3"/>
              <w:rtl/>
            </w:rPr>
            <w:t>[שם אתר]</w:t>
          </w:r>
        </w:p>
      </w:docPartBody>
    </w:docPart>
    <w:docPart>
      <w:docPartPr>
        <w:name w:val="67A72140154F4A92950F3C3BC6858255"/>
        <w:category>
          <w:name w:val="General"/>
          <w:gallery w:val="placeholder"/>
        </w:category>
        <w:types>
          <w:type w:val="bbPlcHdr"/>
        </w:types>
        <w:behaviors>
          <w:behavior w:val="content"/>
        </w:behaviors>
        <w:guid w:val="{FDC282D5-59D4-4031-82A4-14A1D0A24A0C}"/>
      </w:docPartPr>
      <w:docPartBody>
        <w:p w:rsidR="00765A9F" w:rsidRDefault="00765A9F">
          <w:r w:rsidRPr="00C45A51">
            <w:rPr>
              <w:rStyle w:val="a3"/>
              <w:rtl/>
            </w:rPr>
            <w:t>[שם הפרויקט]</w:t>
          </w:r>
        </w:p>
      </w:docPartBody>
    </w:docPart>
    <w:docPart>
      <w:docPartPr>
        <w:name w:val="86AEE5E2F0B241329C6ED1A091D067BE"/>
        <w:category>
          <w:name w:val="General"/>
          <w:gallery w:val="placeholder"/>
        </w:category>
        <w:types>
          <w:type w:val="bbPlcHdr"/>
        </w:types>
        <w:behaviors>
          <w:behavior w:val="content"/>
        </w:behaviors>
        <w:guid w:val="{B993C15A-0663-45B8-914B-0AA68A70FC67}"/>
      </w:docPartPr>
      <w:docPartBody>
        <w:p w:rsidR="00765A9F" w:rsidRDefault="00765A9F">
          <w:r w:rsidRPr="00C45A51">
            <w:rPr>
              <w:rStyle w:val="a3"/>
              <w:rtl/>
            </w:rPr>
            <w:t>[שדה נוסף 2]</w:t>
          </w:r>
        </w:p>
      </w:docPartBody>
    </w:docPart>
    <w:docPart>
      <w:docPartPr>
        <w:name w:val="BA08B92974E84F86AEE7317EB5FDFEAC"/>
        <w:category>
          <w:name w:val="General"/>
          <w:gallery w:val="placeholder"/>
        </w:category>
        <w:types>
          <w:type w:val="bbPlcHdr"/>
        </w:types>
        <w:behaviors>
          <w:behavior w:val="content"/>
        </w:behaviors>
        <w:guid w:val="{86CD4DCA-5B31-436D-A437-A9FF9E2F029C}"/>
      </w:docPartPr>
      <w:docPartBody>
        <w:p w:rsidR="00765A9F" w:rsidRDefault="00765A9F">
          <w:r w:rsidRPr="00C45A51">
            <w:rPr>
              <w:rStyle w:val="a3"/>
              <w:rtl/>
            </w:rPr>
            <w:t>[שדה נוסף 1]</w:t>
          </w:r>
        </w:p>
      </w:docPartBody>
    </w:docPart>
    <w:docPart>
      <w:docPartPr>
        <w:name w:val="C7CF35A0A9E54692AD2CEE93004BF714"/>
        <w:category>
          <w:name w:val="General"/>
          <w:gallery w:val="placeholder"/>
        </w:category>
        <w:types>
          <w:type w:val="bbPlcHdr"/>
        </w:types>
        <w:behaviors>
          <w:behavior w:val="content"/>
        </w:behaviors>
        <w:guid w:val="{CD0F9616-7D05-45B3-A425-10BE7D4AA3E2}"/>
      </w:docPartPr>
      <w:docPartBody>
        <w:p w:rsidR="00765A9F" w:rsidRDefault="00765A9F">
          <w:r w:rsidRPr="00C45A51">
            <w:rPr>
              <w:rStyle w:val="a3"/>
              <w:rtl/>
            </w:rPr>
            <w:t>[רשות מקומית]</w:t>
          </w:r>
        </w:p>
      </w:docPartBody>
    </w:docPart>
    <w:docPart>
      <w:docPartPr>
        <w:name w:val="95B8DFCCFB3446779227AA645BECFE78"/>
        <w:category>
          <w:name w:val="General"/>
          <w:gallery w:val="placeholder"/>
        </w:category>
        <w:types>
          <w:type w:val="bbPlcHdr"/>
        </w:types>
        <w:behaviors>
          <w:behavior w:val="content"/>
        </w:behaviors>
        <w:guid w:val="{E3A07786-D95A-4924-9770-E370BA9D2D3F}"/>
      </w:docPartPr>
      <w:docPartBody>
        <w:p w:rsidR="00765A9F" w:rsidRDefault="00765A9F">
          <w:r w:rsidRPr="00C45A51">
            <w:rPr>
              <w:rStyle w:val="a3"/>
              <w:rtl/>
            </w:rPr>
            <w:t>[שדה נוסף 3]</w:t>
          </w:r>
        </w:p>
      </w:docPartBody>
    </w:docPart>
    <w:docPart>
      <w:docPartPr>
        <w:name w:val="80D86BDB674F4059B71DCFC9F384E622"/>
        <w:category>
          <w:name w:val="General"/>
          <w:gallery w:val="placeholder"/>
        </w:category>
        <w:types>
          <w:type w:val="bbPlcHdr"/>
        </w:types>
        <w:behaviors>
          <w:behavior w:val="content"/>
        </w:behaviors>
        <w:guid w:val="{99D7D47C-4596-41E4-9A91-156B554C960A}"/>
      </w:docPartPr>
      <w:docPartBody>
        <w:p w:rsidR="00765A9F" w:rsidRDefault="00765A9F">
          <w:r w:rsidRPr="00C45A51">
            <w:rPr>
              <w:rStyle w:val="a3"/>
              <w:rtl/>
            </w:rPr>
            <w:t>[שדה נוסף 4]</w:t>
          </w:r>
        </w:p>
      </w:docPartBody>
    </w:docPart>
    <w:docPart>
      <w:docPartPr>
        <w:name w:val="0511D846A6E34AD781BC7EE87C659127"/>
        <w:category>
          <w:name w:val="General"/>
          <w:gallery w:val="placeholder"/>
        </w:category>
        <w:types>
          <w:type w:val="bbPlcHdr"/>
        </w:types>
        <w:behaviors>
          <w:behavior w:val="content"/>
        </w:behaviors>
        <w:guid w:val="{EC2A8E44-6C77-4264-A77F-641AF9CEBCAA}"/>
      </w:docPartPr>
      <w:docPartBody>
        <w:p w:rsidR="00765A9F" w:rsidRDefault="00765A9F">
          <w:r w:rsidRPr="00C45A51">
            <w:rPr>
              <w:rStyle w:val="a3"/>
              <w:rtl/>
            </w:rPr>
            <w:t>[שדה נוסף 5]</w:t>
          </w:r>
        </w:p>
      </w:docPartBody>
    </w:docPart>
    <w:docPart>
      <w:docPartPr>
        <w:name w:val="35ABE3E6ACCD4CBBAB06DE00CF8410DF"/>
        <w:category>
          <w:name w:val="General"/>
          <w:gallery w:val="placeholder"/>
        </w:category>
        <w:types>
          <w:type w:val="bbPlcHdr"/>
        </w:types>
        <w:behaviors>
          <w:behavior w:val="content"/>
        </w:behaviors>
        <w:guid w:val="{01AE0E03-CC35-4B8E-81EF-CB0B91D8FEC0}"/>
      </w:docPartPr>
      <w:docPartBody>
        <w:p w:rsidR="00765A9F" w:rsidRDefault="00765A9F">
          <w:r w:rsidRPr="00C45A51">
            <w:rPr>
              <w:rStyle w:val="a3"/>
              <w:rtl/>
            </w:rPr>
            <w:t>[שדה נוסף 6]</w:t>
          </w:r>
        </w:p>
      </w:docPartBody>
    </w:docPart>
    <w:docPart>
      <w:docPartPr>
        <w:name w:val="1876C24E93F6490CA908D13BB1D34F61"/>
        <w:category>
          <w:name w:val="General"/>
          <w:gallery w:val="placeholder"/>
        </w:category>
        <w:types>
          <w:type w:val="bbPlcHdr"/>
        </w:types>
        <w:behaviors>
          <w:behavior w:val="content"/>
        </w:behaviors>
        <w:guid w:val="{57ABEABA-D356-4D5D-8381-115E4BB20AF4}"/>
      </w:docPartPr>
      <w:docPartBody>
        <w:p w:rsidR="00765A9F" w:rsidRDefault="00765A9F">
          <w:r w:rsidRPr="00C45A51">
            <w:rPr>
              <w:rStyle w:val="a3"/>
              <w:rtl/>
            </w:rPr>
            <w:t>[אחוז השתתפות צד א]</w:t>
          </w:r>
        </w:p>
      </w:docPartBody>
    </w:docPart>
    <w:docPart>
      <w:docPartPr>
        <w:name w:val="1E41B6FD745947EEB1E446D0D131DAA6"/>
        <w:category>
          <w:name w:val="General"/>
          <w:gallery w:val="placeholder"/>
        </w:category>
        <w:types>
          <w:type w:val="bbPlcHdr"/>
        </w:types>
        <w:behaviors>
          <w:behavior w:val="content"/>
        </w:behaviors>
        <w:guid w:val="{9C0D80BF-CE04-4C56-9F0B-C6E7F2DC9934}"/>
      </w:docPartPr>
      <w:docPartBody>
        <w:p w:rsidR="00765A9F" w:rsidRDefault="00765A9F">
          <w:r w:rsidRPr="00C45A51">
            <w:rPr>
              <w:rStyle w:val="a3"/>
              <w:rtl/>
            </w:rPr>
            <w:t>[תאריך חתימת חוזה]</w:t>
          </w:r>
        </w:p>
      </w:docPartBody>
    </w:docPart>
    <w:docPart>
      <w:docPartPr>
        <w:name w:val="8A16399AC2B543149592C7D26BD5B39A"/>
        <w:category>
          <w:name w:val="General"/>
          <w:gallery w:val="placeholder"/>
        </w:category>
        <w:types>
          <w:type w:val="bbPlcHdr"/>
        </w:types>
        <w:behaviors>
          <w:behavior w:val="content"/>
        </w:behaviors>
        <w:guid w:val="{3FF5D813-C18B-40B3-BE1F-0ED0934410CD}"/>
      </w:docPartPr>
      <w:docPartBody>
        <w:p w:rsidR="00765A9F" w:rsidRDefault="00765A9F">
          <w:r w:rsidRPr="00C45A51">
            <w:rPr>
              <w:rStyle w:val="a3"/>
              <w:rtl/>
            </w:rPr>
            <w:t>[שם ספק]</w:t>
          </w:r>
        </w:p>
      </w:docPartBody>
    </w:docPart>
    <w:docPart>
      <w:docPartPr>
        <w:name w:val="01D416ACC3CD410CB3C43B0BA4FE1C18"/>
        <w:category>
          <w:name w:val="General"/>
          <w:gallery w:val="placeholder"/>
        </w:category>
        <w:types>
          <w:type w:val="bbPlcHdr"/>
        </w:types>
        <w:behaviors>
          <w:behavior w:val="content"/>
        </w:behaviors>
        <w:guid w:val="{F368F01A-2783-491D-9BA8-D40C40A541FD}"/>
      </w:docPartPr>
      <w:docPartBody>
        <w:p w:rsidR="00765A9F" w:rsidRDefault="00765A9F">
          <w:r w:rsidRPr="00C45A51">
            <w:rPr>
              <w:rStyle w:val="a3"/>
              <w:rtl/>
            </w:rPr>
            <w:t>[שם ספק]</w:t>
          </w:r>
        </w:p>
      </w:docPartBody>
    </w:docPart>
    <w:docPart>
      <w:docPartPr>
        <w:name w:val="4BC640A2EC6F43DF946C1BA19448D08E"/>
        <w:category>
          <w:name w:val="General"/>
          <w:gallery w:val="placeholder"/>
        </w:category>
        <w:types>
          <w:type w:val="bbPlcHdr"/>
        </w:types>
        <w:behaviors>
          <w:behavior w:val="content"/>
        </w:behaviors>
        <w:guid w:val="{A9A8219D-D3FD-474A-831D-C7F80A5AB09F}"/>
      </w:docPartPr>
      <w:docPartBody>
        <w:p w:rsidR="00765A9F" w:rsidRDefault="00765A9F">
          <w:r w:rsidRPr="00C45A51">
            <w:rPr>
              <w:rStyle w:val="a3"/>
              <w:rtl/>
            </w:rPr>
            <w:t>[שם ספק]</w:t>
          </w:r>
        </w:p>
      </w:docPartBody>
    </w:docPart>
    <w:docPart>
      <w:docPartPr>
        <w:name w:val="14EF8D63DCA443479863DA51C6C00449"/>
        <w:category>
          <w:name w:val="General"/>
          <w:gallery w:val="placeholder"/>
        </w:category>
        <w:types>
          <w:type w:val="bbPlcHdr"/>
        </w:types>
        <w:behaviors>
          <w:behavior w:val="content"/>
        </w:behaviors>
        <w:guid w:val="{EE958B2D-D417-49B7-89CC-A05462710B2A}"/>
      </w:docPartPr>
      <w:docPartBody>
        <w:p w:rsidR="00765A9F" w:rsidRDefault="00765A9F">
          <w:r w:rsidRPr="00C45A51">
            <w:rPr>
              <w:rStyle w:val="a3"/>
              <w:rtl/>
            </w:rPr>
            <w:t>[שם ספק]</w:t>
          </w:r>
        </w:p>
      </w:docPartBody>
    </w:docPart>
    <w:docPart>
      <w:docPartPr>
        <w:name w:val="3679AD1659844A4199300360E7ACF978"/>
        <w:category>
          <w:name w:val="General"/>
          <w:gallery w:val="placeholder"/>
        </w:category>
        <w:types>
          <w:type w:val="bbPlcHdr"/>
        </w:types>
        <w:behaviors>
          <w:behavior w:val="content"/>
        </w:behaviors>
        <w:guid w:val="{19387EEC-E2BC-43A6-BB45-A55ACA8956DB}"/>
      </w:docPartPr>
      <w:docPartBody>
        <w:p w:rsidR="00765A9F" w:rsidRDefault="00765A9F">
          <w:r w:rsidRPr="00C45A51">
            <w:rPr>
              <w:rStyle w:val="a3"/>
              <w:rtl/>
            </w:rPr>
            <w:t>[תבנית חוזה]</w:t>
          </w:r>
        </w:p>
      </w:docPartBody>
    </w:docPart>
    <w:docPart>
      <w:docPartPr>
        <w:name w:val="D7ABE23DACA34BF0A8FD0ADB543A5741"/>
        <w:category>
          <w:name w:val="General"/>
          <w:gallery w:val="placeholder"/>
        </w:category>
        <w:types>
          <w:type w:val="bbPlcHdr"/>
        </w:types>
        <w:behaviors>
          <w:behavior w:val="content"/>
        </w:behaviors>
        <w:guid w:val="{5F3ADA22-1E87-4D49-A423-7A83D1B7A879}"/>
      </w:docPartPr>
      <w:docPartBody>
        <w:p w:rsidR="00765A9F" w:rsidRDefault="00765A9F">
          <w:r w:rsidRPr="00C45A51">
            <w:rPr>
              <w:rStyle w:val="a3"/>
              <w:rtl/>
            </w:rPr>
            <w:t>[שם ספק]</w:t>
          </w:r>
        </w:p>
      </w:docPartBody>
    </w:docPart>
    <w:docPart>
      <w:docPartPr>
        <w:name w:val="3952585EC8FF40AC998DE07A033CD2E8"/>
        <w:category>
          <w:name w:val="General"/>
          <w:gallery w:val="placeholder"/>
        </w:category>
        <w:types>
          <w:type w:val="bbPlcHdr"/>
        </w:types>
        <w:behaviors>
          <w:behavior w:val="content"/>
        </w:behaviors>
        <w:guid w:val="{11E0AF6F-23C1-4CAC-A5F2-CB9B18E84757}"/>
      </w:docPartPr>
      <w:docPartBody>
        <w:p w:rsidR="00765A9F" w:rsidRDefault="00765A9F">
          <w:r w:rsidRPr="00C45A51">
            <w:rPr>
              <w:rStyle w:val="a3"/>
              <w:rtl/>
            </w:rPr>
            <w:t>[שם ספק]</w:t>
          </w:r>
        </w:p>
      </w:docPartBody>
    </w:docPart>
    <w:docPart>
      <w:docPartPr>
        <w:name w:val="B7C3BA06052F435F9152E26AFF8E3047"/>
        <w:category>
          <w:name w:val="General"/>
          <w:gallery w:val="placeholder"/>
        </w:category>
        <w:types>
          <w:type w:val="bbPlcHdr"/>
        </w:types>
        <w:behaviors>
          <w:behavior w:val="content"/>
        </w:behaviors>
        <w:guid w:val="{6EF05C21-A38B-4119-92B7-15689AF327C7}"/>
      </w:docPartPr>
      <w:docPartBody>
        <w:p w:rsidR="00625A6F" w:rsidRDefault="00765A9F">
          <w:r w:rsidRPr="00C45A51">
            <w:rPr>
              <w:rStyle w:val="a3"/>
              <w:rtl/>
            </w:rPr>
            <w:t>[שם ספק]</w:t>
          </w:r>
        </w:p>
      </w:docPartBody>
    </w:docPart>
    <w:docPart>
      <w:docPartPr>
        <w:name w:val="96B6E47B0D5B4710A9F67519F7FFA04C"/>
        <w:category>
          <w:name w:val="General"/>
          <w:gallery w:val="placeholder"/>
        </w:category>
        <w:types>
          <w:type w:val="bbPlcHdr"/>
        </w:types>
        <w:behaviors>
          <w:behavior w:val="content"/>
        </w:behaviors>
        <w:guid w:val="{415D7A2A-1FA9-4782-97E2-983BA4D44CCE}"/>
      </w:docPartPr>
      <w:docPartBody>
        <w:p w:rsidR="00625A6F" w:rsidRDefault="00765A9F">
          <w:r w:rsidRPr="00C45A51">
            <w:rPr>
              <w:rStyle w:val="a3"/>
              <w:rtl/>
            </w:rPr>
            <w:t>[תיאור עבודה]</w:t>
          </w:r>
        </w:p>
      </w:docPartBody>
    </w:docPart>
    <w:docPart>
      <w:docPartPr>
        <w:name w:val="E1120A28A33A41328D4494F614A85E59"/>
        <w:category>
          <w:name w:val="General"/>
          <w:gallery w:val="placeholder"/>
        </w:category>
        <w:types>
          <w:type w:val="bbPlcHdr"/>
        </w:types>
        <w:behaviors>
          <w:behavior w:val="content"/>
        </w:behaviors>
        <w:guid w:val="{8C5FA77F-A9B2-46FB-8623-BA5076A880AA}"/>
      </w:docPartPr>
      <w:docPartBody>
        <w:p w:rsidR="00625A6F" w:rsidRDefault="00765A9F">
          <w:r w:rsidRPr="00C45A51">
            <w:rPr>
              <w:rStyle w:val="a3"/>
              <w:rtl/>
            </w:rPr>
            <w:t>[שם אתר]</w:t>
          </w:r>
        </w:p>
      </w:docPartBody>
    </w:docPart>
    <w:docPart>
      <w:docPartPr>
        <w:name w:val="FAB9D5A5718E44908F06054A68B7BBCF"/>
        <w:category>
          <w:name w:val="General"/>
          <w:gallery w:val="placeholder"/>
        </w:category>
        <w:types>
          <w:type w:val="bbPlcHdr"/>
        </w:types>
        <w:behaviors>
          <w:behavior w:val="content"/>
        </w:behaviors>
        <w:guid w:val="{CDB1FE34-5FC5-4460-8023-36CF955BF2B5}"/>
      </w:docPartPr>
      <w:docPartBody>
        <w:p w:rsidR="00625A6F" w:rsidRDefault="00765A9F">
          <w:r w:rsidRPr="00C45A51">
            <w:rPr>
              <w:rStyle w:val="a3"/>
              <w:rtl/>
            </w:rPr>
            <w:t>[תאריך חתימת חוזה]</w:t>
          </w:r>
        </w:p>
      </w:docPartBody>
    </w:docPart>
    <w:docPart>
      <w:docPartPr>
        <w:name w:val="97E284EA75A34FACB005DCAE06435E34"/>
        <w:category>
          <w:name w:val="כללי"/>
          <w:gallery w:val="placeholder"/>
        </w:category>
        <w:types>
          <w:type w:val="bbPlcHdr"/>
        </w:types>
        <w:behaviors>
          <w:behavior w:val="content"/>
        </w:behaviors>
        <w:guid w:val="{C3B1F630-15AE-4B14-9BE8-6131E097A4C0}"/>
      </w:docPartPr>
      <w:docPartBody>
        <w:p w:rsidR="00625A6F" w:rsidRDefault="00625A6F" w:rsidP="00625A6F">
          <w:pPr>
            <w:pStyle w:val="97E284EA75A34FACB005DCAE06435E34"/>
          </w:pPr>
          <w:r w:rsidRPr="00C45A51">
            <w:rPr>
              <w:rStyle w:val="a3"/>
              <w:rtl/>
            </w:rPr>
            <w:t>[שם אתר]</w:t>
          </w:r>
        </w:p>
      </w:docPartBody>
    </w:docPart>
    <w:docPart>
      <w:docPartPr>
        <w:name w:val="CBBF114E956F41A29526507E4B1E8FEE"/>
        <w:category>
          <w:name w:val="כללי"/>
          <w:gallery w:val="placeholder"/>
        </w:category>
        <w:types>
          <w:type w:val="bbPlcHdr"/>
        </w:types>
        <w:behaviors>
          <w:behavior w:val="content"/>
        </w:behaviors>
        <w:guid w:val="{E7525FE0-8F2D-4A19-A5C0-176873AD0718}"/>
      </w:docPartPr>
      <w:docPartBody>
        <w:p w:rsidR="00DE018F" w:rsidRDefault="00CF309E">
          <w:r w:rsidRPr="00E53665">
            <w:rPr>
              <w:rStyle w:val="a3"/>
              <w:rtl/>
            </w:rPr>
            <w:t>[שם הפרויקט]</w:t>
          </w:r>
        </w:p>
      </w:docPartBody>
    </w:docPart>
    <w:docPart>
      <w:docPartPr>
        <w:name w:val="C7574A924C1D43C5B0AA79FE16E31EFF"/>
        <w:category>
          <w:name w:val="כללי"/>
          <w:gallery w:val="placeholder"/>
        </w:category>
        <w:types>
          <w:type w:val="bbPlcHdr"/>
        </w:types>
        <w:behaviors>
          <w:behavior w:val="content"/>
        </w:behaviors>
        <w:guid w:val="{0E24DB76-545D-4D30-9035-C83B50274ECD}"/>
      </w:docPartPr>
      <w:docPartBody>
        <w:p w:rsidR="001605B5" w:rsidRDefault="00DE018F">
          <w:r w:rsidRPr="00EA366E">
            <w:rPr>
              <w:rStyle w:val="a3"/>
              <w:rtl/>
            </w:rPr>
            <w:t>[צד א בחוזה]</w:t>
          </w:r>
        </w:p>
      </w:docPartBody>
    </w:docPart>
    <w:docPart>
      <w:docPartPr>
        <w:name w:val="6DCAED888915465E9D7B028BA4153FA6"/>
        <w:category>
          <w:name w:val="כללי"/>
          <w:gallery w:val="placeholder"/>
        </w:category>
        <w:types>
          <w:type w:val="bbPlcHdr"/>
        </w:types>
        <w:behaviors>
          <w:behavior w:val="content"/>
        </w:behaviors>
        <w:guid w:val="{E94A95A1-0519-46AC-9F9B-9EC89785305E}"/>
      </w:docPartPr>
      <w:docPartBody>
        <w:p w:rsidR="00EE2E49" w:rsidRDefault="0048792C">
          <w:r w:rsidRPr="00C5438E">
            <w:rPr>
              <w:rStyle w:val="a3"/>
              <w:rtl/>
            </w:rPr>
            <w:t>[צד א בחוזה]</w:t>
          </w:r>
        </w:p>
      </w:docPartBody>
    </w:docPart>
    <w:docPart>
      <w:docPartPr>
        <w:name w:val="2F22D2FB3172454496E1B59DFF0408C3"/>
        <w:category>
          <w:name w:val="כללי"/>
          <w:gallery w:val="placeholder"/>
        </w:category>
        <w:types>
          <w:type w:val="bbPlcHdr"/>
        </w:types>
        <w:behaviors>
          <w:behavior w:val="content"/>
        </w:behaviors>
        <w:guid w:val="{4F9C617A-AF92-492B-8398-41DDD8946038}"/>
      </w:docPartPr>
      <w:docPartBody>
        <w:p w:rsidR="00EE2E49" w:rsidRDefault="0048792C">
          <w:r w:rsidRPr="00C5438E">
            <w:rPr>
              <w:rStyle w:val="a3"/>
              <w:rtl/>
            </w:rPr>
            <w:t>[שם אתר]</w:t>
          </w:r>
        </w:p>
      </w:docPartBody>
    </w:docPart>
    <w:docPart>
      <w:docPartPr>
        <w:name w:val="6701CB41B052489888F71F6C52125CDE"/>
        <w:category>
          <w:name w:val="כללי"/>
          <w:gallery w:val="placeholder"/>
        </w:category>
        <w:types>
          <w:type w:val="bbPlcHdr"/>
        </w:types>
        <w:behaviors>
          <w:behavior w:val="content"/>
        </w:behaviors>
        <w:guid w:val="{51E626D0-230A-479C-969F-3D41006D74A6}"/>
      </w:docPartPr>
      <w:docPartBody>
        <w:p w:rsidR="00F939CD" w:rsidRDefault="00EE2E49">
          <w:r w:rsidRPr="00421C9D">
            <w:rPr>
              <w:rStyle w:val="a3"/>
              <w:rtl/>
            </w:rPr>
            <w:t>[צד א בחוזה]</w:t>
          </w:r>
        </w:p>
      </w:docPartBody>
    </w:docPart>
    <w:docPart>
      <w:docPartPr>
        <w:name w:val="39D7B864086341D5A7418104D730C784"/>
        <w:category>
          <w:name w:val="כללי"/>
          <w:gallery w:val="placeholder"/>
        </w:category>
        <w:types>
          <w:type w:val="bbPlcHdr"/>
        </w:types>
        <w:behaviors>
          <w:behavior w:val="content"/>
        </w:behaviors>
        <w:guid w:val="{ABE61799-FB41-4A2E-9E45-1E7C614EB07B}"/>
      </w:docPartPr>
      <w:docPartBody>
        <w:p w:rsidR="00CA5CAB" w:rsidRDefault="00F939CD" w:rsidP="00F939CD">
          <w:pPr>
            <w:pStyle w:val="39D7B864086341D5A7418104D730C784"/>
          </w:pPr>
          <w:r w:rsidRPr="00064388">
            <w:rPr>
              <w:rStyle w:val="a3"/>
              <w:rtl/>
            </w:rPr>
            <w:t>[סוג מדד כותרת]</w:t>
          </w:r>
        </w:p>
      </w:docPartBody>
    </w:docPart>
    <w:docPart>
      <w:docPartPr>
        <w:name w:val="0912113E5CFD40BA9CDE906099581E9A"/>
        <w:category>
          <w:name w:val="כללי"/>
          <w:gallery w:val="placeholder"/>
        </w:category>
        <w:types>
          <w:type w:val="bbPlcHdr"/>
        </w:types>
        <w:behaviors>
          <w:behavior w:val="content"/>
        </w:behaviors>
        <w:guid w:val="{BC7692E6-1A31-43C0-9A0A-937F96CE09CA}"/>
      </w:docPartPr>
      <w:docPartBody>
        <w:p w:rsidR="00CA5CAB" w:rsidRDefault="00F939CD" w:rsidP="00F939CD">
          <w:pPr>
            <w:pStyle w:val="0912113E5CFD40BA9CDE906099581E9A"/>
          </w:pPr>
          <w:r w:rsidRPr="00033B28">
            <w:rPr>
              <w:rStyle w:val="a3"/>
              <w:rtl/>
            </w:rPr>
            <w:t>[מדד בגין/ידוע - כותרת]</w:t>
          </w:r>
        </w:p>
      </w:docPartBody>
    </w:docPart>
    <w:docPart>
      <w:docPartPr>
        <w:name w:val="68DBE2504AF149658750563BC51B3D2E"/>
        <w:category>
          <w:name w:val="כללי"/>
          <w:gallery w:val="placeholder"/>
        </w:category>
        <w:types>
          <w:type w:val="bbPlcHdr"/>
        </w:types>
        <w:behaviors>
          <w:behavior w:val="content"/>
        </w:behaviors>
        <w:guid w:val="{FE4D7525-5287-4D35-AAA4-2F9FE1C742B1}"/>
      </w:docPartPr>
      <w:docPartBody>
        <w:p w:rsidR="00CA5CAB" w:rsidRDefault="00F939CD" w:rsidP="00F939CD">
          <w:pPr>
            <w:pStyle w:val="68DBE2504AF149658750563BC51B3D2E"/>
          </w:pPr>
          <w:r w:rsidRPr="003059F5">
            <w:rPr>
              <w:rStyle w:val="a3"/>
              <w:rtl/>
            </w:rPr>
            <w:t>[מדד בסיס]</w:t>
          </w:r>
        </w:p>
      </w:docPartBody>
    </w:docPart>
    <w:docPart>
      <w:docPartPr>
        <w:name w:val="6B4DAEC14F2947B6B65C9DA86C47C900"/>
        <w:category>
          <w:name w:val="כללי"/>
          <w:gallery w:val="placeholder"/>
        </w:category>
        <w:types>
          <w:type w:val="bbPlcHdr"/>
        </w:types>
        <w:behaviors>
          <w:behavior w:val="content"/>
        </w:behaviors>
        <w:guid w:val="{7B21E0B2-817A-449B-BA7C-D801F94662C8}"/>
      </w:docPartPr>
      <w:docPartBody>
        <w:p w:rsidR="00CA5CAB" w:rsidRDefault="00F939CD" w:rsidP="00F939CD">
          <w:pPr>
            <w:pStyle w:val="6B4DAEC14F2947B6B65C9DA86C47C900"/>
          </w:pPr>
          <w:r w:rsidRPr="003059F5">
            <w:rPr>
              <w:rStyle w:val="a3"/>
              <w:rtl/>
            </w:rPr>
            <w:t>[נקודות מדד]</w:t>
          </w:r>
        </w:p>
      </w:docPartBody>
    </w:docPart>
    <w:docPart>
      <w:docPartPr>
        <w:name w:val="7911AC70D17949CDB9EB7C625CCC9B69"/>
        <w:category>
          <w:name w:val="כללי"/>
          <w:gallery w:val="placeholder"/>
        </w:category>
        <w:types>
          <w:type w:val="bbPlcHdr"/>
        </w:types>
        <w:behaviors>
          <w:behavior w:val="content"/>
        </w:behaviors>
        <w:guid w:val="{B4CF15D6-7AE1-4D18-8206-3120020DACBB}"/>
      </w:docPartPr>
      <w:docPartBody>
        <w:p w:rsidR="00843B45" w:rsidRDefault="002B5C57" w:rsidP="002B5C57">
          <w:pPr>
            <w:pStyle w:val="7911AC70D17949CDB9EB7C625CCC9B69"/>
          </w:pPr>
          <w:r w:rsidRPr="003E6FC4">
            <w:rPr>
              <w:rStyle w:val="a3"/>
              <w:rtl/>
            </w:rPr>
            <w:t>[שם ספק]</w:t>
          </w:r>
        </w:p>
      </w:docPartBody>
    </w:docPart>
    <w:docPart>
      <w:docPartPr>
        <w:name w:val="40725C5275C947BAA2B30F402BD9F210"/>
        <w:category>
          <w:name w:val="כללי"/>
          <w:gallery w:val="placeholder"/>
        </w:category>
        <w:types>
          <w:type w:val="bbPlcHdr"/>
        </w:types>
        <w:behaviors>
          <w:behavior w:val="content"/>
        </w:behaviors>
        <w:guid w:val="{F750973F-2B29-468A-8D8F-A9BFC5A65A2C}"/>
      </w:docPartPr>
      <w:docPartBody>
        <w:p w:rsidR="00843B45" w:rsidRDefault="002B5C57" w:rsidP="002B5C57">
          <w:pPr>
            <w:pStyle w:val="40725C5275C947BAA2B30F402BD9F210"/>
          </w:pPr>
          <w:r w:rsidRPr="003E6FC4">
            <w:rPr>
              <w:rStyle w:val="a3"/>
              <w:rtl/>
            </w:rPr>
            <w:t>[שם צד א]</w:t>
          </w:r>
        </w:p>
      </w:docPartBody>
    </w:docPart>
    <w:docPart>
      <w:docPartPr>
        <w:name w:val="1CF224759DD7493C9BFE8B080CC3B1F6"/>
        <w:category>
          <w:name w:val="כללי"/>
          <w:gallery w:val="placeholder"/>
        </w:category>
        <w:types>
          <w:type w:val="bbPlcHdr"/>
        </w:types>
        <w:behaviors>
          <w:behavior w:val="content"/>
        </w:behaviors>
        <w:guid w:val="{7AABEE03-4FBF-456A-9003-63F2072AD0FD}"/>
      </w:docPartPr>
      <w:docPartBody>
        <w:p w:rsidR="00843B45" w:rsidRDefault="002B5C57" w:rsidP="002B5C57">
          <w:pPr>
            <w:pStyle w:val="1CF224759DD7493C9BFE8B080CC3B1F6"/>
          </w:pPr>
          <w:r w:rsidRPr="00C45A51">
            <w:rPr>
              <w:rStyle w:val="a3"/>
              <w:rtl/>
            </w:rPr>
            <w:t>[שם ספק]</w:t>
          </w:r>
        </w:p>
      </w:docPartBody>
    </w:docPart>
    <w:docPart>
      <w:docPartPr>
        <w:name w:val="78023971A54844F2862BF98A32892515"/>
        <w:category>
          <w:name w:val="כללי"/>
          <w:gallery w:val="placeholder"/>
        </w:category>
        <w:types>
          <w:type w:val="bbPlcHdr"/>
        </w:types>
        <w:behaviors>
          <w:behavior w:val="content"/>
        </w:behaviors>
        <w:guid w:val="{46E560BE-6810-4A68-861C-CA3F7A86985A}"/>
      </w:docPartPr>
      <w:docPartBody>
        <w:p w:rsidR="00843B45" w:rsidRDefault="002B5C57" w:rsidP="002B5C57">
          <w:pPr>
            <w:pStyle w:val="78023971A54844F2862BF98A32892515"/>
          </w:pPr>
          <w:r w:rsidRPr="00C45A51">
            <w:rPr>
              <w:rStyle w:val="a3"/>
              <w:rtl/>
            </w:rPr>
            <w:t>[שם ספק]</w:t>
          </w:r>
        </w:p>
      </w:docPartBody>
    </w:docPart>
    <w:docPart>
      <w:docPartPr>
        <w:name w:val="552A05E7E02E4BACB79D9E45880648F6"/>
        <w:category>
          <w:name w:val="כללי"/>
          <w:gallery w:val="placeholder"/>
        </w:category>
        <w:types>
          <w:type w:val="bbPlcHdr"/>
        </w:types>
        <w:behaviors>
          <w:behavior w:val="content"/>
        </w:behaviors>
        <w:guid w:val="{908BBDB1-F344-4C80-8BA8-85D960B15347}"/>
      </w:docPartPr>
      <w:docPartBody>
        <w:p w:rsidR="00843B45" w:rsidRDefault="002B5C57" w:rsidP="002B5C57">
          <w:pPr>
            <w:pStyle w:val="552A05E7E02E4BACB79D9E45880648F6"/>
          </w:pPr>
          <w:r w:rsidRPr="00C45A51">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avid">
    <w:panose1 w:val="020E0502060401010101"/>
    <w:charset w:val="B1"/>
    <w:family w:val="swiss"/>
    <w:pitch w:val="variable"/>
    <w:sig w:usb0="00000801" w:usb1="00000000" w:usb2="00000000" w:usb3="00000000" w:csb0="00000020"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605B5"/>
    <w:rsid w:val="00172407"/>
    <w:rsid w:val="002B5C57"/>
    <w:rsid w:val="0032380B"/>
    <w:rsid w:val="003D3172"/>
    <w:rsid w:val="0048792C"/>
    <w:rsid w:val="00600309"/>
    <w:rsid w:val="00625A6F"/>
    <w:rsid w:val="006865A5"/>
    <w:rsid w:val="00765A9F"/>
    <w:rsid w:val="00843B45"/>
    <w:rsid w:val="00874A5F"/>
    <w:rsid w:val="00CA5CAB"/>
    <w:rsid w:val="00CF309E"/>
    <w:rsid w:val="00DE018F"/>
    <w:rsid w:val="00EE2E49"/>
    <w:rsid w:val="00F939CD"/>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43B4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D2FBA14F674E437E865037339D267F51">
    <w:name w:val="D2FBA14F674E437E865037339D267F51"/>
    <w:rsid w:val="00625A6F"/>
    <w:pPr>
      <w:bidi/>
    </w:pPr>
  </w:style>
  <w:style w:type="paragraph" w:customStyle="1" w:styleId="97E284EA75A34FACB005DCAE06435E34">
    <w:name w:val="97E284EA75A34FACB005DCAE06435E34"/>
    <w:rsid w:val="00625A6F"/>
    <w:pPr>
      <w:bidi/>
    </w:pPr>
  </w:style>
  <w:style w:type="paragraph" w:customStyle="1" w:styleId="3261740D3CA549FDAA41DADF852C1EFD">
    <w:name w:val="3261740D3CA549FDAA41DADF852C1EFD"/>
    <w:rsid w:val="00625A6F"/>
    <w:pPr>
      <w:bidi/>
    </w:pPr>
  </w:style>
  <w:style w:type="paragraph" w:customStyle="1" w:styleId="92C6E5245E5A4C92A630C31ECEBC3F22">
    <w:name w:val="92C6E5245E5A4C92A630C31ECEBC3F22"/>
    <w:rsid w:val="0048792C"/>
    <w:pPr>
      <w:bidi/>
    </w:pPr>
  </w:style>
  <w:style w:type="paragraph" w:customStyle="1" w:styleId="C8DE813B165744099237B63CE7F3471D">
    <w:name w:val="C8DE813B165744099237B63CE7F3471D"/>
    <w:rsid w:val="0048792C"/>
    <w:pPr>
      <w:bidi/>
    </w:pPr>
  </w:style>
  <w:style w:type="paragraph" w:customStyle="1" w:styleId="C1E27E0B98764899B74C81957ACFBBCE">
    <w:name w:val="C1E27E0B98764899B74C81957ACFBBCE"/>
    <w:rsid w:val="0048792C"/>
    <w:pPr>
      <w:bidi/>
    </w:pPr>
  </w:style>
  <w:style w:type="paragraph" w:customStyle="1" w:styleId="100F8D6EBF4D492CA1113BDD89F9A6DE">
    <w:name w:val="100F8D6EBF4D492CA1113BDD89F9A6DE"/>
    <w:rsid w:val="0048792C"/>
    <w:pPr>
      <w:bidi/>
    </w:pPr>
  </w:style>
  <w:style w:type="paragraph" w:customStyle="1" w:styleId="09BD84F0955440ABA7084C2F8A65293B">
    <w:name w:val="09BD84F0955440ABA7084C2F8A65293B"/>
    <w:rsid w:val="0048792C"/>
    <w:pPr>
      <w:bidi/>
    </w:pPr>
  </w:style>
  <w:style w:type="paragraph" w:customStyle="1" w:styleId="2D53514091734E568749FEB6FD908725">
    <w:name w:val="2D53514091734E568749FEB6FD908725"/>
    <w:rsid w:val="0048792C"/>
    <w:pPr>
      <w:bidi/>
    </w:pPr>
  </w:style>
  <w:style w:type="paragraph" w:customStyle="1" w:styleId="8F875825C426415990C94C9A78A126E7">
    <w:name w:val="8F875825C426415990C94C9A78A126E7"/>
    <w:rsid w:val="0048792C"/>
    <w:pPr>
      <w:bidi/>
    </w:pPr>
  </w:style>
  <w:style w:type="paragraph" w:customStyle="1" w:styleId="25D0311E27A342C8861984DAE7EFB40A">
    <w:name w:val="25D0311E27A342C8861984DAE7EFB40A"/>
    <w:rsid w:val="0048792C"/>
    <w:pPr>
      <w:bidi/>
    </w:pPr>
  </w:style>
  <w:style w:type="paragraph" w:customStyle="1" w:styleId="D18CCEA4B9C342C38E8CDBA78CD40BC8">
    <w:name w:val="D18CCEA4B9C342C38E8CDBA78CD40BC8"/>
    <w:rsid w:val="0048792C"/>
    <w:pPr>
      <w:bidi/>
    </w:pPr>
  </w:style>
  <w:style w:type="paragraph" w:customStyle="1" w:styleId="39D7B864086341D5A7418104D730C784">
    <w:name w:val="39D7B864086341D5A7418104D730C784"/>
    <w:rsid w:val="00F939CD"/>
    <w:pPr>
      <w:bidi/>
    </w:pPr>
  </w:style>
  <w:style w:type="paragraph" w:customStyle="1" w:styleId="0912113E5CFD40BA9CDE906099581E9A">
    <w:name w:val="0912113E5CFD40BA9CDE906099581E9A"/>
    <w:rsid w:val="00F939CD"/>
    <w:pPr>
      <w:bidi/>
    </w:pPr>
  </w:style>
  <w:style w:type="paragraph" w:customStyle="1" w:styleId="68DBE2504AF149658750563BC51B3D2E">
    <w:name w:val="68DBE2504AF149658750563BC51B3D2E"/>
    <w:rsid w:val="00F939CD"/>
    <w:pPr>
      <w:bidi/>
    </w:pPr>
  </w:style>
  <w:style w:type="paragraph" w:customStyle="1" w:styleId="6B4DAEC14F2947B6B65C9DA86C47C900">
    <w:name w:val="6B4DAEC14F2947B6B65C9DA86C47C900"/>
    <w:rsid w:val="00F939CD"/>
    <w:pPr>
      <w:bidi/>
    </w:pPr>
  </w:style>
  <w:style w:type="paragraph" w:customStyle="1" w:styleId="7911AC70D17949CDB9EB7C625CCC9B69">
    <w:name w:val="7911AC70D17949CDB9EB7C625CCC9B69"/>
    <w:rsid w:val="002B5C57"/>
    <w:pPr>
      <w:bidi/>
    </w:pPr>
  </w:style>
  <w:style w:type="paragraph" w:customStyle="1" w:styleId="40725C5275C947BAA2B30F402BD9F210">
    <w:name w:val="40725C5275C947BAA2B30F402BD9F210"/>
    <w:rsid w:val="002B5C57"/>
    <w:pPr>
      <w:bidi/>
    </w:pPr>
  </w:style>
  <w:style w:type="paragraph" w:customStyle="1" w:styleId="1CF224759DD7493C9BFE8B080CC3B1F6">
    <w:name w:val="1CF224759DD7493C9BFE8B080CC3B1F6"/>
    <w:rsid w:val="002B5C57"/>
    <w:pPr>
      <w:bidi/>
    </w:pPr>
  </w:style>
  <w:style w:type="paragraph" w:customStyle="1" w:styleId="7619B0219C3B41ADA171C6EC64F796A2">
    <w:name w:val="7619B0219C3B41ADA171C6EC64F796A2"/>
    <w:rsid w:val="002B5C57"/>
    <w:pPr>
      <w:bidi/>
    </w:pPr>
  </w:style>
  <w:style w:type="paragraph" w:customStyle="1" w:styleId="78023971A54844F2862BF98A32892515">
    <w:name w:val="78023971A54844F2862BF98A32892515"/>
    <w:rsid w:val="002B5C57"/>
    <w:pPr>
      <w:bidi/>
    </w:pPr>
  </w:style>
  <w:style w:type="paragraph" w:customStyle="1" w:styleId="552A05E7E02E4BACB79D9E45880648F6">
    <w:name w:val="552A05E7E02E4BACB79D9E45880648F6"/>
    <w:rsid w:val="002B5C57"/>
    <w:pPr>
      <w:bidi/>
    </w:pPr>
  </w:style>
  <w:style w:type="paragraph" w:customStyle="1" w:styleId="54D6459D1970477F88F12C93CA2362A1">
    <w:name w:val="54D6459D1970477F88F12C93CA2362A1"/>
    <w:rsid w:val="00843B45"/>
    <w:pPr>
      <w:bidi/>
    </w:pPr>
  </w:style>
  <w:style w:type="paragraph" w:customStyle="1" w:styleId="607E54105C234BC99FA6F97F249A76B2">
    <w:name w:val="607E54105C234BC99FA6F97F249A76B2"/>
    <w:rsid w:val="00843B45"/>
    <w:pPr>
      <w:bidi/>
    </w:pPr>
  </w:style>
  <w:style w:type="paragraph" w:customStyle="1" w:styleId="ADBB57557BB542EFACD9E5380FB54DBD">
    <w:name w:val="ADBB57557BB542EFACD9E5380FB54DBD"/>
    <w:rsid w:val="00843B45"/>
    <w:pPr>
      <w:bidi/>
    </w:pPr>
  </w:style>
  <w:style w:type="paragraph" w:customStyle="1" w:styleId="98E5B4BDEFF046EF94C9CE19C32B852C">
    <w:name w:val="98E5B4BDEFF046EF94C9CE19C32B852C"/>
    <w:rsid w:val="00843B45"/>
    <w:pPr>
      <w:bidi/>
    </w:pPr>
  </w:style>
  <w:style w:type="paragraph" w:customStyle="1" w:styleId="2653AE5CA11B43699E2078201B276021">
    <w:name w:val="2653AE5CA11B43699E2078201B276021"/>
    <w:rsid w:val="00843B45"/>
    <w:pPr>
      <w:bidi/>
    </w:pPr>
  </w:style>
  <w:style w:type="paragraph" w:customStyle="1" w:styleId="72C7766839FD403986C3CFC4A120398E">
    <w:name w:val="72C7766839FD403986C3CFC4A120398E"/>
    <w:rsid w:val="00843B4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35801D52-3B23-4205-9724-02BADE007D15}"/>
</file>

<file path=customXml/itemProps3.xml><?xml version="1.0" encoding="utf-8"?>
<ds:datastoreItem xmlns:ds="http://schemas.openxmlformats.org/officeDocument/2006/customXml" ds:itemID="{0F3A8EFD-40E4-42E2-A3B8-423A983DCE2D}"/>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9CC20D93-26BD-4DB8-AC4C-927FB30E3615}"/>
</file>

<file path=docProps/app.xml><?xml version="1.0" encoding="utf-8"?>
<Properties xmlns="http://schemas.openxmlformats.org/officeDocument/2006/extended-properties" xmlns:vt="http://schemas.openxmlformats.org/officeDocument/2006/docPropsVTypes">
  <Template>Normal.dotm</Template>
  <TotalTime>11</TotalTime>
  <Pages>34</Pages>
  <Words>10177</Words>
  <Characters>50886</Characters>
  <Application>Microsoft Office Word</Application>
  <DocSecurity>0</DocSecurity>
  <Lines>424</Lines>
  <Paragraphs>121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2020-06-04T13:50:00Z</dcterms:created>
  <dcterms:modified xsi:type="dcterms:W3CDTF">2020-06-04T14:01:00Z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984d2e21-287f-4a65-a22c-5e6c27470162</vt:lpwstr>
  </property>
</Properties>
</file>